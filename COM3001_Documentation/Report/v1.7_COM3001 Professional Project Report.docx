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3C74EA" w:rsidRDefault="00672422" w:rsidP="003C74EA">
      <w:pPr>
        <w:spacing w:line="360" w:lineRule="auto"/>
        <w:contextualSpacing/>
        <w:jc w:val="both"/>
        <w:rPr>
          <w:rFonts w:ascii="Times" w:hAnsi="Times" w:cs="Times New Roman"/>
          <w:sz w:val="22"/>
          <w:szCs w:val="22"/>
          <w:lang w:val="en-GB"/>
        </w:rPr>
      </w:pPr>
      <w:bookmarkStart w:id="0" w:name="_GoBack"/>
      <w:bookmarkEnd w:id="0"/>
      <w:r w:rsidRPr="003C74EA">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3C74EA" w:rsidRDefault="00672422" w:rsidP="003C74EA">
      <w:pPr>
        <w:spacing w:line="360" w:lineRule="auto"/>
        <w:contextualSpacing/>
        <w:jc w:val="both"/>
        <w:rPr>
          <w:rFonts w:ascii="Times" w:hAnsi="Times" w:cs="Times New Roman"/>
          <w:sz w:val="22"/>
          <w:szCs w:val="22"/>
          <w:lang w:val="en-GB"/>
        </w:rPr>
      </w:pPr>
    </w:p>
    <w:p w14:paraId="6C0A22E0" w14:textId="77777777" w:rsidR="00672422" w:rsidRPr="003C74EA" w:rsidRDefault="00672422" w:rsidP="003C74EA">
      <w:pPr>
        <w:spacing w:line="360" w:lineRule="auto"/>
        <w:contextualSpacing/>
        <w:jc w:val="both"/>
        <w:rPr>
          <w:rFonts w:ascii="Times" w:hAnsi="Times" w:cs="Times New Roman"/>
          <w:sz w:val="22"/>
          <w:szCs w:val="22"/>
          <w:lang w:val="en-GB"/>
        </w:rPr>
      </w:pPr>
    </w:p>
    <w:p w14:paraId="5BE8DE3D" w14:textId="77777777" w:rsidR="00672422" w:rsidRPr="003C74EA" w:rsidRDefault="00672422" w:rsidP="003C74EA">
      <w:pPr>
        <w:spacing w:line="360" w:lineRule="auto"/>
        <w:contextualSpacing/>
        <w:jc w:val="both"/>
        <w:rPr>
          <w:rFonts w:ascii="Times" w:hAnsi="Times" w:cs="Times New Roman"/>
          <w:sz w:val="22"/>
          <w:szCs w:val="22"/>
          <w:lang w:val="en-GB"/>
        </w:rPr>
      </w:pPr>
    </w:p>
    <w:p w14:paraId="0FA2B589" w14:textId="77777777" w:rsidR="00672422" w:rsidRPr="003C74EA" w:rsidRDefault="00672422" w:rsidP="003C74EA">
      <w:pPr>
        <w:spacing w:line="360" w:lineRule="auto"/>
        <w:contextualSpacing/>
        <w:jc w:val="both"/>
        <w:rPr>
          <w:rFonts w:ascii="Times" w:hAnsi="Times" w:cs="Times New Roman"/>
          <w:sz w:val="22"/>
          <w:szCs w:val="22"/>
          <w:lang w:val="en-GB"/>
        </w:rPr>
      </w:pPr>
    </w:p>
    <w:p w14:paraId="701B0768" w14:textId="77777777" w:rsidR="00672422" w:rsidRPr="003C74EA" w:rsidRDefault="00672422" w:rsidP="003C74EA">
      <w:pPr>
        <w:spacing w:line="360" w:lineRule="auto"/>
        <w:contextualSpacing/>
        <w:jc w:val="both"/>
        <w:rPr>
          <w:rFonts w:ascii="Times" w:hAnsi="Times" w:cs="Times New Roman"/>
          <w:sz w:val="22"/>
          <w:szCs w:val="22"/>
          <w:lang w:val="en-GB"/>
        </w:rPr>
      </w:pPr>
    </w:p>
    <w:p w14:paraId="57F81B4A" w14:textId="77567928" w:rsidR="00672422" w:rsidRPr="003C74EA" w:rsidRDefault="00EC0BC2" w:rsidP="003C74EA">
      <w:pPr>
        <w:spacing w:line="360" w:lineRule="auto"/>
        <w:contextualSpacing/>
        <w:jc w:val="center"/>
        <w:rPr>
          <w:rFonts w:ascii="Times" w:hAnsi="Times" w:cs="Times New Roman"/>
          <w:b/>
          <w:sz w:val="22"/>
          <w:szCs w:val="22"/>
          <w:lang w:val="en-GB"/>
        </w:rPr>
      </w:pPr>
      <w:r w:rsidRPr="003C74EA">
        <w:rPr>
          <w:rFonts w:ascii="Times" w:hAnsi="Times" w:cs="Times New Roman"/>
          <w:b/>
          <w:sz w:val="22"/>
          <w:szCs w:val="22"/>
          <w:lang w:val="en-GB"/>
        </w:rPr>
        <w:t>UNIVERSITY</w:t>
      </w:r>
      <w:r w:rsidR="00672422" w:rsidRPr="003C74EA">
        <w:rPr>
          <w:rFonts w:ascii="Times" w:hAnsi="Times" w:cs="Times New Roman"/>
          <w:b/>
          <w:sz w:val="22"/>
          <w:szCs w:val="22"/>
          <w:lang w:val="en-GB"/>
        </w:rPr>
        <w:t xml:space="preserve"> OF SURREY</w:t>
      </w:r>
    </w:p>
    <w:p w14:paraId="643BBF1F" w14:textId="77777777" w:rsidR="00672422" w:rsidRPr="003C74EA" w:rsidRDefault="00672422" w:rsidP="003C74EA">
      <w:pPr>
        <w:spacing w:line="360" w:lineRule="auto"/>
        <w:contextualSpacing/>
        <w:jc w:val="center"/>
        <w:rPr>
          <w:rFonts w:ascii="Times" w:eastAsia="Times New Roman" w:hAnsi="Times" w:cs="Times New Roman"/>
          <w:sz w:val="22"/>
          <w:szCs w:val="22"/>
          <w:lang w:val="en-GB"/>
        </w:rPr>
      </w:pPr>
    </w:p>
    <w:p w14:paraId="631FEEE9" w14:textId="77777777" w:rsidR="00672422" w:rsidRPr="003C74EA" w:rsidRDefault="00672422" w:rsidP="003C74EA">
      <w:pPr>
        <w:spacing w:line="360" w:lineRule="auto"/>
        <w:contextualSpacing/>
        <w:jc w:val="center"/>
        <w:rPr>
          <w:rFonts w:ascii="Times" w:hAnsi="Times" w:cs="Times New Roman"/>
          <w:b/>
          <w:sz w:val="22"/>
          <w:szCs w:val="22"/>
          <w:lang w:val="en-GB"/>
        </w:rPr>
      </w:pPr>
      <w:r w:rsidRPr="003C74EA">
        <w:rPr>
          <w:rFonts w:ascii="Times" w:hAnsi="Times" w:cs="Times New Roman"/>
          <w:b/>
          <w:bCs/>
          <w:sz w:val="22"/>
          <w:szCs w:val="22"/>
          <w:lang w:val="en-GB"/>
        </w:rPr>
        <w:t>Faculty of Engineering and Physical Sciences</w:t>
      </w:r>
    </w:p>
    <w:p w14:paraId="5B1D5B00" w14:textId="77777777" w:rsidR="00672422" w:rsidRPr="003C74EA" w:rsidRDefault="00672422" w:rsidP="003C74EA">
      <w:pPr>
        <w:spacing w:line="360" w:lineRule="auto"/>
        <w:contextualSpacing/>
        <w:jc w:val="center"/>
        <w:rPr>
          <w:rFonts w:ascii="Times" w:hAnsi="Times" w:cs="Times New Roman"/>
          <w:b/>
          <w:sz w:val="22"/>
          <w:szCs w:val="22"/>
          <w:lang w:val="en-GB"/>
        </w:rPr>
      </w:pPr>
      <w:r w:rsidRPr="003C74EA">
        <w:rPr>
          <w:rFonts w:ascii="Times" w:hAnsi="Times" w:cs="Times New Roman"/>
          <w:b/>
          <w:bCs/>
          <w:sz w:val="22"/>
          <w:szCs w:val="22"/>
          <w:lang w:val="en-GB"/>
        </w:rPr>
        <w:t>Department of Computing </w:t>
      </w:r>
    </w:p>
    <w:p w14:paraId="10390098"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BSc Undergraduate Programmes in Computing</w:t>
      </w:r>
    </w:p>
    <w:p w14:paraId="75D888C7"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Module COM3001: 45 credits</w:t>
      </w:r>
    </w:p>
    <w:p w14:paraId="0F043807" w14:textId="77777777" w:rsidR="00672422" w:rsidRPr="003C74EA" w:rsidRDefault="00672422" w:rsidP="003C74EA">
      <w:pPr>
        <w:spacing w:line="360" w:lineRule="auto"/>
        <w:contextualSpacing/>
        <w:jc w:val="center"/>
        <w:rPr>
          <w:rFonts w:ascii="Times" w:eastAsia="Times New Roman" w:hAnsi="Times" w:cs="Times New Roman"/>
          <w:sz w:val="22"/>
          <w:szCs w:val="22"/>
          <w:lang w:val="en-GB"/>
        </w:rPr>
      </w:pPr>
    </w:p>
    <w:p w14:paraId="2FE6103A" w14:textId="77777777" w:rsidR="00672422" w:rsidRPr="003C74EA" w:rsidRDefault="00672422" w:rsidP="003C74EA">
      <w:pPr>
        <w:spacing w:line="360" w:lineRule="auto"/>
        <w:contextualSpacing/>
        <w:jc w:val="center"/>
        <w:rPr>
          <w:rFonts w:ascii="Times" w:hAnsi="Times" w:cs="Times New Roman"/>
          <w:b/>
          <w:sz w:val="22"/>
          <w:szCs w:val="22"/>
          <w:lang w:val="en-GB"/>
        </w:rPr>
      </w:pPr>
      <w:r w:rsidRPr="003C74EA">
        <w:rPr>
          <w:rFonts w:ascii="Times" w:hAnsi="Times" w:cs="Times New Roman"/>
          <w:b/>
          <w:sz w:val="22"/>
          <w:szCs w:val="22"/>
          <w:lang w:val="en-GB"/>
        </w:rPr>
        <w:t>COM3001: Professional Project</w:t>
      </w:r>
    </w:p>
    <w:p w14:paraId="280956F1"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2014-15</w:t>
      </w:r>
    </w:p>
    <w:p w14:paraId="0959152D"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FHEQ Level 6 (Year 3)</w:t>
      </w:r>
    </w:p>
    <w:p w14:paraId="398E069C" w14:textId="77777777" w:rsidR="00672422" w:rsidRPr="003C74EA" w:rsidRDefault="00672422" w:rsidP="003C74EA">
      <w:pPr>
        <w:spacing w:line="360" w:lineRule="auto"/>
        <w:contextualSpacing/>
        <w:jc w:val="center"/>
        <w:rPr>
          <w:rFonts w:ascii="Times" w:eastAsiaTheme="majorEastAsia" w:hAnsi="Times" w:cs="Times New Roman"/>
          <w:sz w:val="22"/>
          <w:szCs w:val="22"/>
          <w:lang w:val="en-GB"/>
        </w:rPr>
      </w:pPr>
    </w:p>
    <w:p w14:paraId="18A06F68"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 xml:space="preserve">Student: </w:t>
      </w:r>
      <w:r w:rsidRPr="003C74EA">
        <w:rPr>
          <w:rFonts w:ascii="Times" w:hAnsi="Times" w:cs="Times New Roman"/>
          <w:b/>
          <w:sz w:val="22"/>
          <w:szCs w:val="22"/>
          <w:lang w:val="en-GB"/>
        </w:rPr>
        <w:t>Chara Katiri</w:t>
      </w:r>
    </w:p>
    <w:p w14:paraId="5DDEAF5D"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 xml:space="preserve">Email: </w:t>
      </w:r>
      <w:r w:rsidR="00302475" w:rsidRPr="003C74EA">
        <w:rPr>
          <w:rFonts w:ascii="Times" w:hAnsi="Times" w:cs="Times New Roman"/>
          <w:sz w:val="22"/>
          <w:szCs w:val="22"/>
        </w:rPr>
        <w:fldChar w:fldCharType="begin"/>
      </w:r>
      <w:r w:rsidR="00302475" w:rsidRPr="003C74EA">
        <w:rPr>
          <w:rFonts w:ascii="Times" w:hAnsi="Times" w:cs="Times New Roman"/>
          <w:sz w:val="22"/>
          <w:szCs w:val="22"/>
          <w:rPrChange w:id="1" w:author="Chara Katiri" w:date="2015-04-12T03:47:00Z">
            <w:rPr/>
          </w:rPrChange>
        </w:rPr>
        <w:instrText xml:space="preserve"> HYPERLINK "mailto:ck00113@surrey.ac.uk" </w:instrText>
      </w:r>
      <w:r w:rsidR="00302475" w:rsidRPr="003C74EA">
        <w:rPr>
          <w:rFonts w:ascii="Times" w:hAnsi="Times" w:cs="Times New Roman"/>
          <w:sz w:val="22"/>
          <w:szCs w:val="22"/>
        </w:rPr>
        <w:fldChar w:fldCharType="separate"/>
      </w:r>
      <w:r w:rsidRPr="003C74EA">
        <w:rPr>
          <w:rFonts w:ascii="Times" w:hAnsi="Times" w:cs="Times New Roman"/>
          <w:sz w:val="22"/>
          <w:szCs w:val="22"/>
        </w:rPr>
        <w:t>ck00113@surrey.ac.uk</w:t>
      </w:r>
      <w:r w:rsidR="00302475" w:rsidRPr="003C74EA">
        <w:rPr>
          <w:rFonts w:ascii="Times" w:hAnsi="Times" w:cs="Times New Roman"/>
          <w:sz w:val="22"/>
          <w:szCs w:val="22"/>
        </w:rPr>
        <w:fldChar w:fldCharType="end"/>
      </w:r>
    </w:p>
    <w:p w14:paraId="42FA60AC" w14:textId="77777777" w:rsidR="00672422" w:rsidRPr="003C74EA" w:rsidRDefault="00672422" w:rsidP="003C74EA">
      <w:pPr>
        <w:spacing w:line="360" w:lineRule="auto"/>
        <w:contextualSpacing/>
        <w:jc w:val="center"/>
        <w:rPr>
          <w:rFonts w:ascii="Times" w:hAnsi="Times" w:cs="Times New Roman"/>
          <w:sz w:val="22"/>
          <w:szCs w:val="22"/>
          <w:lang w:val="en-GB"/>
        </w:rPr>
      </w:pPr>
      <w:r w:rsidRPr="003C74EA">
        <w:rPr>
          <w:rFonts w:ascii="Times" w:hAnsi="Times" w:cs="Times New Roman"/>
          <w:sz w:val="22"/>
          <w:szCs w:val="22"/>
          <w:lang w:val="en-GB"/>
        </w:rPr>
        <w:t>URN: 6166668</w:t>
      </w:r>
    </w:p>
    <w:p w14:paraId="4103BC98" w14:textId="292FFEFD" w:rsidR="009E462F" w:rsidRPr="003C74EA" w:rsidRDefault="0075009D" w:rsidP="003C74EA">
      <w:pPr>
        <w:spacing w:line="360" w:lineRule="auto"/>
        <w:contextualSpacing/>
        <w:jc w:val="both"/>
        <w:rPr>
          <w:rFonts w:ascii="Times" w:hAnsi="Times" w:cs="Times New Roman"/>
          <w:bCs/>
          <w:sz w:val="22"/>
          <w:szCs w:val="22"/>
          <w:lang w:val="en-GB"/>
        </w:rPr>
      </w:pPr>
      <w:r w:rsidRPr="003C74EA">
        <w:rPr>
          <w:rFonts w:ascii="Times" w:hAnsi="Times" w:cs="Times New Roman"/>
          <w:bCs/>
          <w:sz w:val="22"/>
          <w:szCs w:val="22"/>
          <w:lang w:val="en-GB"/>
        </w:rPr>
        <w:br w:type="page"/>
      </w:r>
      <w:r w:rsidR="009E462F" w:rsidRPr="003C74EA">
        <w:rPr>
          <w:rFonts w:ascii="Times" w:hAnsi="Times" w:cs="Times New Roman"/>
          <w:b/>
          <w:sz w:val="22"/>
          <w:szCs w:val="22"/>
        </w:rPr>
        <w:lastRenderedPageBreak/>
        <w:t>Document Control</w:t>
      </w:r>
    </w:p>
    <w:p w14:paraId="4766F5AD" w14:textId="77777777" w:rsidR="009E462F" w:rsidRPr="003C74EA" w:rsidRDefault="009E462F" w:rsidP="003C74EA">
      <w:pPr>
        <w:spacing w:line="360" w:lineRule="auto"/>
        <w:contextualSpacing/>
        <w:jc w:val="both"/>
        <w:rPr>
          <w:rFonts w:ascii="Times" w:hAnsi="Times" w:cs="Times New Roman"/>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3C74EA"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3C74EA" w:rsidRDefault="009E462F">
            <w:pPr>
              <w:pStyle w:val="TableHeadingRow"/>
              <w:spacing w:line="360" w:lineRule="auto"/>
              <w:ind w:right="-401"/>
              <w:contextualSpacing/>
              <w:jc w:val="center"/>
              <w:rPr>
                <w:rFonts w:ascii="Times" w:hAnsi="Times"/>
                <w:color w:val="FFFFFF" w:themeColor="background1"/>
                <w:szCs w:val="22"/>
              </w:rPr>
              <w:pPrChange w:id="2" w:author="Chara Katiri" w:date="2015-04-12T03:47:00Z">
                <w:pPr>
                  <w:pStyle w:val="TableHeadingRow"/>
                  <w:spacing w:line="360" w:lineRule="auto"/>
                  <w:ind w:right="-401"/>
                  <w:contextualSpacing/>
                  <w:jc w:val="both"/>
                </w:pPr>
              </w:pPrChange>
            </w:pPr>
            <w:r w:rsidRPr="003C74EA">
              <w:rPr>
                <w:rFonts w:ascii="Times" w:hAnsi="Times"/>
                <w:color w:val="FFFFFF" w:themeColor="background1"/>
                <w:szCs w:val="22"/>
              </w:rPr>
              <w:t>Version History</w:t>
            </w:r>
          </w:p>
        </w:tc>
      </w:tr>
      <w:tr w:rsidR="009E462F" w:rsidRPr="003C74EA"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Issued By</w:t>
            </w:r>
          </w:p>
        </w:tc>
      </w:tr>
      <w:tr w:rsidR="009E462F" w:rsidRPr="003C74EA"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Document setup &amp; contents creation</w:t>
            </w:r>
            <w:r w:rsidR="009E20EB" w:rsidRPr="003C74EA">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9E462F" w:rsidRPr="003C74EA"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3C74EA" w:rsidRDefault="009E20EB" w:rsidP="003C74EA">
            <w:pPr>
              <w:pStyle w:val="TableCellBody"/>
              <w:spacing w:line="360" w:lineRule="auto"/>
              <w:contextualSpacing/>
              <w:jc w:val="both"/>
              <w:rPr>
                <w:rFonts w:ascii="Times" w:hAnsi="Times"/>
                <w:color w:val="auto"/>
                <w:sz w:val="22"/>
              </w:rPr>
            </w:pPr>
            <w:r w:rsidRPr="003C74EA">
              <w:rPr>
                <w:rFonts w:ascii="Times" w:hAnsi="Times"/>
                <w:color w:val="auto"/>
                <w:sz w:val="22"/>
              </w:rPr>
              <w:t xml:space="preserve">30.10.2014 </w:t>
            </w:r>
            <w:r w:rsidR="000F5FFB" w:rsidRPr="003C74EA">
              <w:rPr>
                <w:rFonts w:ascii="Times" w:hAnsi="Times"/>
                <w:color w:val="auto"/>
                <w:sz w:val="22"/>
              </w:rPr>
              <w:t>-</w:t>
            </w:r>
            <w:r w:rsidR="009E462F" w:rsidRPr="003C74EA">
              <w:rPr>
                <w:rFonts w:ascii="Times" w:hAnsi="Times"/>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3C74EA" w:rsidRDefault="009E20EB" w:rsidP="003C74EA">
            <w:pPr>
              <w:pStyle w:val="TableCellBody"/>
              <w:spacing w:line="360" w:lineRule="auto"/>
              <w:contextualSpacing/>
              <w:jc w:val="both"/>
              <w:rPr>
                <w:rFonts w:ascii="Times" w:hAnsi="Times"/>
                <w:color w:val="auto"/>
                <w:sz w:val="22"/>
              </w:rPr>
            </w:pPr>
            <w:r w:rsidRPr="003C74EA">
              <w:rPr>
                <w:rFonts w:ascii="Times" w:hAnsi="Times"/>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9E462F" w:rsidRPr="003C74EA"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3C74EA" w:rsidRDefault="00E50283" w:rsidP="003C74EA">
            <w:pPr>
              <w:pStyle w:val="TableCellBody"/>
              <w:spacing w:line="360" w:lineRule="auto"/>
              <w:contextualSpacing/>
              <w:jc w:val="both"/>
              <w:rPr>
                <w:rFonts w:ascii="Times" w:hAnsi="Times"/>
                <w:color w:val="auto"/>
                <w:sz w:val="22"/>
              </w:rPr>
            </w:pPr>
            <w:r w:rsidRPr="003C74EA">
              <w:rPr>
                <w:rFonts w:ascii="Times" w:hAnsi="Times"/>
                <w:color w:val="auto"/>
                <w:sz w:val="22"/>
              </w:rPr>
              <w:t>13</w:t>
            </w:r>
            <w:r w:rsidR="009E462F" w:rsidRPr="003C74EA">
              <w:rPr>
                <w:rFonts w:ascii="Times" w:hAnsi="Times"/>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3C74EA" w:rsidRDefault="00987437" w:rsidP="003C74EA">
            <w:pPr>
              <w:pStyle w:val="TableCellBody"/>
              <w:spacing w:line="360" w:lineRule="auto"/>
              <w:contextualSpacing/>
              <w:jc w:val="both"/>
              <w:rPr>
                <w:rFonts w:ascii="Times" w:hAnsi="Times"/>
                <w:color w:val="auto"/>
                <w:sz w:val="22"/>
              </w:rPr>
            </w:pPr>
            <w:r w:rsidRPr="003C74EA">
              <w:rPr>
                <w:rFonts w:ascii="Times" w:hAnsi="Times"/>
                <w:color w:val="auto"/>
                <w:sz w:val="22"/>
              </w:rPr>
              <w:t>Draft table of contents</w:t>
            </w:r>
            <w:r w:rsidR="009E20EB" w:rsidRPr="003C74EA">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9E462F" w:rsidRPr="003C74EA"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3C74EA" w:rsidRDefault="00E50283" w:rsidP="003C74EA">
            <w:pPr>
              <w:pStyle w:val="TableCellBody"/>
              <w:spacing w:line="360" w:lineRule="auto"/>
              <w:contextualSpacing/>
              <w:jc w:val="both"/>
              <w:rPr>
                <w:rFonts w:ascii="Times" w:hAnsi="Times"/>
                <w:color w:val="auto"/>
                <w:sz w:val="22"/>
              </w:rPr>
            </w:pPr>
            <w:r w:rsidRPr="003C74EA">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3C74EA" w:rsidRDefault="00E50283" w:rsidP="003C74EA">
            <w:pPr>
              <w:pStyle w:val="TableCellBody"/>
              <w:spacing w:line="360" w:lineRule="auto"/>
              <w:contextualSpacing/>
              <w:jc w:val="both"/>
              <w:rPr>
                <w:rFonts w:ascii="Times" w:hAnsi="Times"/>
                <w:color w:val="auto"/>
                <w:sz w:val="22"/>
              </w:rPr>
            </w:pPr>
            <w:r w:rsidRPr="003C74EA">
              <w:rPr>
                <w:rFonts w:ascii="Times" w:hAnsi="Times"/>
                <w:color w:val="auto"/>
                <w:sz w:val="22"/>
              </w:rPr>
              <w:t>16</w:t>
            </w:r>
            <w:r w:rsidR="00987437" w:rsidRPr="003C74EA">
              <w:rPr>
                <w:rFonts w:ascii="Times" w:hAnsi="Times"/>
                <w:color w:val="auto"/>
                <w:sz w:val="22"/>
              </w:rPr>
              <w:t>.2.2015</w:t>
            </w:r>
            <w:r w:rsidR="009E20EB" w:rsidRPr="003C74EA">
              <w:rPr>
                <w:rFonts w:ascii="Times" w:hAnsi="Times"/>
                <w:color w:val="auto"/>
                <w:sz w:val="22"/>
              </w:rPr>
              <w:t xml:space="preserve"> </w:t>
            </w:r>
            <w:r w:rsidR="000F5FFB" w:rsidRPr="003C74EA">
              <w:rPr>
                <w:rFonts w:ascii="Times" w:hAnsi="Times"/>
                <w:color w:val="auto"/>
                <w:sz w:val="22"/>
              </w:rPr>
              <w:t>-</w:t>
            </w:r>
            <w:r w:rsidRPr="003C74EA">
              <w:rPr>
                <w:rFonts w:ascii="Times" w:hAnsi="Times"/>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3C74EA" w:rsidRDefault="00E50283" w:rsidP="003C74EA">
            <w:pPr>
              <w:pStyle w:val="TableCellBody"/>
              <w:spacing w:line="360" w:lineRule="auto"/>
              <w:contextualSpacing/>
              <w:jc w:val="both"/>
              <w:rPr>
                <w:rFonts w:ascii="Times" w:hAnsi="Times"/>
                <w:color w:val="auto"/>
                <w:sz w:val="22"/>
              </w:rPr>
            </w:pPr>
            <w:r w:rsidRPr="003C74EA">
              <w:rPr>
                <w:rFonts w:ascii="Times" w:hAnsi="Times"/>
                <w:color w:val="auto"/>
                <w:sz w:val="22"/>
              </w:rPr>
              <w:t>Update o</w:t>
            </w:r>
            <w:r w:rsidR="00987437" w:rsidRPr="003C74EA">
              <w:rPr>
                <w:rFonts w:ascii="Times" w:hAnsi="Times"/>
                <w:color w:val="auto"/>
                <w:sz w:val="22"/>
              </w:rPr>
              <w:t xml:space="preserve">f table of contents and </w:t>
            </w:r>
            <w:r w:rsidRPr="003C74EA">
              <w:rPr>
                <w:rFonts w:ascii="Times" w:hAnsi="Times"/>
                <w:color w:val="auto"/>
                <w:sz w:val="22"/>
              </w:rPr>
              <w:t>creation of</w:t>
            </w:r>
            <w:r w:rsidR="00987437" w:rsidRPr="003C74EA">
              <w:rPr>
                <w:rFonts w:ascii="Times" w:hAnsi="Times"/>
                <w:color w:val="auto"/>
                <w:sz w:val="22"/>
              </w:rPr>
              <w:t xml:space="preserve"> introduction</w:t>
            </w:r>
            <w:r w:rsidRPr="003C74EA">
              <w:rPr>
                <w:rFonts w:ascii="Times" w:hAnsi="Times"/>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3C74EA" w:rsidRDefault="00E50283"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DB3056" w:rsidRPr="003C74EA"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3C74EA" w:rsidRDefault="00DB3056" w:rsidP="003C74EA">
            <w:pPr>
              <w:pStyle w:val="TableCellBody"/>
              <w:spacing w:line="360" w:lineRule="auto"/>
              <w:contextualSpacing/>
              <w:jc w:val="both"/>
              <w:rPr>
                <w:rFonts w:ascii="Times" w:hAnsi="Times"/>
                <w:color w:val="auto"/>
                <w:sz w:val="22"/>
              </w:rPr>
            </w:pPr>
            <w:r w:rsidRPr="003C74EA">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3C74EA" w:rsidRDefault="00DB3056" w:rsidP="003C74EA">
            <w:pPr>
              <w:pStyle w:val="TableCellBody"/>
              <w:spacing w:line="360" w:lineRule="auto"/>
              <w:contextualSpacing/>
              <w:jc w:val="both"/>
              <w:rPr>
                <w:rFonts w:ascii="Times" w:hAnsi="Times"/>
                <w:color w:val="auto"/>
                <w:sz w:val="22"/>
              </w:rPr>
            </w:pPr>
            <w:r w:rsidRPr="003C74EA">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3C74EA" w:rsidRDefault="00DB3056" w:rsidP="003C74EA">
            <w:pPr>
              <w:pStyle w:val="TableCellBody"/>
              <w:spacing w:line="360" w:lineRule="auto"/>
              <w:contextualSpacing/>
              <w:jc w:val="both"/>
              <w:rPr>
                <w:rFonts w:ascii="Times" w:hAnsi="Times"/>
                <w:color w:val="auto"/>
                <w:sz w:val="22"/>
              </w:rPr>
            </w:pPr>
            <w:r w:rsidRPr="003C74EA">
              <w:rPr>
                <w:rFonts w:ascii="Times" w:hAnsi="Times"/>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3C74EA" w:rsidRDefault="00DB3056"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BA3E89" w:rsidRPr="003C74EA"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3C74EA" w:rsidRDefault="00BA3E89" w:rsidP="003C74EA">
            <w:pPr>
              <w:pStyle w:val="TableCellBody"/>
              <w:spacing w:line="360" w:lineRule="auto"/>
              <w:contextualSpacing/>
              <w:jc w:val="both"/>
              <w:rPr>
                <w:rFonts w:ascii="Times" w:hAnsi="Times"/>
                <w:color w:val="auto"/>
                <w:sz w:val="22"/>
              </w:rPr>
            </w:pPr>
            <w:r w:rsidRPr="003C74EA">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3C74EA" w:rsidRDefault="00BA3E89" w:rsidP="003C74EA">
            <w:pPr>
              <w:pStyle w:val="TableCellBody"/>
              <w:spacing w:line="360" w:lineRule="auto"/>
              <w:contextualSpacing/>
              <w:jc w:val="both"/>
              <w:rPr>
                <w:rFonts w:ascii="Times" w:hAnsi="Times"/>
                <w:color w:val="auto"/>
                <w:sz w:val="22"/>
              </w:rPr>
            </w:pPr>
            <w:r w:rsidRPr="003C74EA">
              <w:rPr>
                <w:rFonts w:ascii="Times" w:hAnsi="Times"/>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3C74EA" w:rsidRDefault="00BA3E89" w:rsidP="003C74EA">
            <w:pPr>
              <w:pStyle w:val="TableCellBody"/>
              <w:spacing w:line="360" w:lineRule="auto"/>
              <w:contextualSpacing/>
              <w:jc w:val="both"/>
              <w:rPr>
                <w:rFonts w:ascii="Times" w:hAnsi="Times"/>
                <w:color w:val="auto"/>
                <w:sz w:val="22"/>
              </w:rPr>
            </w:pPr>
            <w:r w:rsidRPr="003C74EA">
              <w:rPr>
                <w:rFonts w:ascii="Times" w:hAnsi="Times"/>
                <w:color w:val="auto"/>
                <w:sz w:val="22"/>
              </w:rPr>
              <w:t>Update of diagrams</w:t>
            </w:r>
            <w:r w:rsidR="009E20EB" w:rsidRPr="003C74EA">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3C74EA" w:rsidRDefault="00BA3E89"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BA3E89" w:rsidRPr="003C74EA"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3C74EA" w:rsidRDefault="00BA3E89" w:rsidP="003C74EA">
            <w:pPr>
              <w:pStyle w:val="TableCellBody"/>
              <w:spacing w:line="360" w:lineRule="auto"/>
              <w:contextualSpacing/>
              <w:jc w:val="both"/>
              <w:rPr>
                <w:rFonts w:ascii="Times" w:hAnsi="Times"/>
                <w:color w:val="auto"/>
                <w:sz w:val="22"/>
              </w:rPr>
            </w:pPr>
            <w:r w:rsidRPr="003C74EA">
              <w:rPr>
                <w:rFonts w:ascii="Times" w:hAnsi="Times"/>
                <w:color w:val="auto"/>
                <w:sz w:val="22"/>
              </w:rPr>
              <w:t>1.</w:t>
            </w:r>
            <w:r w:rsidR="00492A27" w:rsidRPr="003C74EA">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3C74EA" w:rsidRDefault="00492A27" w:rsidP="003C74EA">
            <w:pPr>
              <w:pStyle w:val="TableCellBody"/>
              <w:spacing w:line="360" w:lineRule="auto"/>
              <w:contextualSpacing/>
              <w:jc w:val="both"/>
              <w:rPr>
                <w:rFonts w:ascii="Times" w:hAnsi="Times"/>
                <w:color w:val="auto"/>
                <w:sz w:val="22"/>
              </w:rPr>
            </w:pPr>
            <w:r w:rsidRPr="003C74EA">
              <w:rPr>
                <w:rFonts w:ascii="Times" w:hAnsi="Times"/>
                <w:color w:val="auto"/>
                <w:sz w:val="22"/>
              </w:rPr>
              <w:t>19.03</w:t>
            </w:r>
            <w:r w:rsidR="009E20EB" w:rsidRPr="003C74EA">
              <w:rPr>
                <w:rFonts w:ascii="Times" w:hAnsi="Times"/>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3C74EA" w:rsidRDefault="009E20EB" w:rsidP="003C74EA">
            <w:pPr>
              <w:pStyle w:val="TableCellBody"/>
              <w:spacing w:line="360" w:lineRule="auto"/>
              <w:contextualSpacing/>
              <w:jc w:val="both"/>
              <w:rPr>
                <w:rFonts w:ascii="Times" w:hAnsi="Times"/>
                <w:color w:val="auto"/>
                <w:sz w:val="22"/>
              </w:rPr>
            </w:pPr>
            <w:r w:rsidRPr="003C74EA">
              <w:rPr>
                <w:rFonts w:ascii="Times" w:hAnsi="Times"/>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3C74EA" w:rsidRDefault="009E20EB"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BA3E89" w:rsidRPr="003C74EA"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3C74EA" w:rsidRDefault="00492A27" w:rsidP="003C74EA">
            <w:pPr>
              <w:pStyle w:val="TableCellBody"/>
              <w:spacing w:line="360" w:lineRule="auto"/>
              <w:contextualSpacing/>
              <w:jc w:val="both"/>
              <w:rPr>
                <w:rFonts w:ascii="Times" w:hAnsi="Times"/>
                <w:color w:val="auto"/>
                <w:sz w:val="22"/>
              </w:rPr>
            </w:pPr>
            <w:r w:rsidRPr="003C74EA">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3C74EA" w:rsidRDefault="00940BD2" w:rsidP="003C74EA">
            <w:pPr>
              <w:pStyle w:val="TableCellBody"/>
              <w:spacing w:line="360" w:lineRule="auto"/>
              <w:contextualSpacing/>
              <w:jc w:val="both"/>
              <w:rPr>
                <w:rFonts w:ascii="Times" w:hAnsi="Times"/>
                <w:color w:val="auto"/>
                <w:sz w:val="22"/>
              </w:rPr>
            </w:pPr>
            <w:r w:rsidRPr="003C74EA">
              <w:rPr>
                <w:rFonts w:ascii="Times" w:hAnsi="Times"/>
                <w:color w:val="auto"/>
                <w:sz w:val="22"/>
              </w:rPr>
              <w:t>20</w:t>
            </w:r>
            <w:r w:rsidR="00492A27" w:rsidRPr="003C74EA">
              <w:rPr>
                <w:rFonts w:ascii="Times" w:hAnsi="Times"/>
                <w:color w:val="auto"/>
                <w:sz w:val="22"/>
              </w:rPr>
              <w:t>.03.201</w:t>
            </w:r>
            <w:ins w:id="3" w:author="Chara Katiri" w:date="2015-04-11T16:45:00Z">
              <w:r w:rsidR="00B85CDC" w:rsidRPr="003C74EA">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3C74EA" w:rsidRDefault="00492A27" w:rsidP="003C74EA">
            <w:pPr>
              <w:pStyle w:val="TableCellBody"/>
              <w:spacing w:line="360" w:lineRule="auto"/>
              <w:contextualSpacing/>
              <w:jc w:val="both"/>
              <w:rPr>
                <w:rFonts w:ascii="Times" w:hAnsi="Times"/>
                <w:color w:val="auto"/>
                <w:sz w:val="22"/>
              </w:rPr>
            </w:pPr>
            <w:r w:rsidRPr="003C74EA">
              <w:rPr>
                <w:rFonts w:ascii="Times" w:hAnsi="Times"/>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3C74EA" w:rsidRDefault="00492A27"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492A27" w:rsidRPr="003C74EA"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3C74EA" w:rsidRDefault="00940BD2" w:rsidP="003C74EA">
            <w:pPr>
              <w:pStyle w:val="TableCellBody"/>
              <w:spacing w:line="360" w:lineRule="auto"/>
              <w:contextualSpacing/>
              <w:jc w:val="both"/>
              <w:rPr>
                <w:rFonts w:ascii="Times" w:hAnsi="Times"/>
                <w:color w:val="auto"/>
                <w:sz w:val="22"/>
              </w:rPr>
            </w:pPr>
            <w:r w:rsidRPr="003C74EA">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3C74EA" w:rsidRDefault="00940BD2" w:rsidP="003C74EA">
            <w:pPr>
              <w:pStyle w:val="TableCellBody"/>
              <w:spacing w:line="360" w:lineRule="auto"/>
              <w:contextualSpacing/>
              <w:jc w:val="both"/>
              <w:rPr>
                <w:rFonts w:ascii="Times" w:hAnsi="Times"/>
                <w:color w:val="auto"/>
                <w:sz w:val="22"/>
              </w:rPr>
            </w:pPr>
            <w:r w:rsidRPr="003C74EA">
              <w:rPr>
                <w:rFonts w:ascii="Times" w:hAnsi="Times"/>
                <w:color w:val="auto"/>
                <w:sz w:val="22"/>
              </w:rPr>
              <w:t>21.03.201</w:t>
            </w:r>
            <w:ins w:id="4" w:author="Chara Katiri" w:date="2015-04-11T16:45:00Z">
              <w:r w:rsidR="00B85CDC" w:rsidRPr="003C74EA">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3C74EA" w:rsidRDefault="00940BD2" w:rsidP="003C74EA">
            <w:pPr>
              <w:pStyle w:val="TableCellBody"/>
              <w:spacing w:line="360" w:lineRule="auto"/>
              <w:contextualSpacing/>
              <w:jc w:val="both"/>
              <w:rPr>
                <w:rFonts w:ascii="Times" w:hAnsi="Times"/>
                <w:color w:val="auto"/>
                <w:sz w:val="22"/>
              </w:rPr>
            </w:pPr>
            <w:r w:rsidRPr="003C74EA">
              <w:rPr>
                <w:rFonts w:ascii="Times" w:hAnsi="Times"/>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3C74EA" w:rsidRDefault="00940BD2"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492A27" w:rsidRPr="003C74EA"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3C74EA" w:rsidRDefault="008C7C45" w:rsidP="003C74EA">
            <w:pPr>
              <w:pStyle w:val="TableCellBody"/>
              <w:spacing w:line="360" w:lineRule="auto"/>
              <w:contextualSpacing/>
              <w:jc w:val="both"/>
              <w:rPr>
                <w:rFonts w:ascii="Times" w:hAnsi="Times"/>
                <w:color w:val="auto"/>
                <w:sz w:val="22"/>
              </w:rPr>
            </w:pPr>
            <w:r w:rsidRPr="003C74EA">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3C74EA" w:rsidRDefault="008C7C45" w:rsidP="003C74EA">
            <w:pPr>
              <w:pStyle w:val="TableCellBody"/>
              <w:spacing w:line="360" w:lineRule="auto"/>
              <w:contextualSpacing/>
              <w:jc w:val="both"/>
              <w:rPr>
                <w:rFonts w:ascii="Times" w:hAnsi="Times"/>
                <w:color w:val="auto"/>
                <w:sz w:val="22"/>
              </w:rPr>
            </w:pPr>
            <w:r w:rsidRPr="003C74EA">
              <w:rPr>
                <w:rFonts w:ascii="Times" w:hAnsi="Times"/>
                <w:color w:val="auto"/>
                <w:sz w:val="22"/>
              </w:rPr>
              <w:t>21.03.201</w:t>
            </w:r>
            <w:ins w:id="5" w:author="Chara Katiri" w:date="2015-04-11T16:45:00Z">
              <w:r w:rsidR="00B85CDC" w:rsidRPr="003C74EA">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3C74EA" w:rsidRDefault="008C7C45" w:rsidP="003C74EA">
            <w:pPr>
              <w:pStyle w:val="TableCellBody"/>
              <w:spacing w:line="360" w:lineRule="auto"/>
              <w:contextualSpacing/>
              <w:jc w:val="both"/>
              <w:rPr>
                <w:rFonts w:ascii="Times" w:hAnsi="Times"/>
                <w:color w:val="auto"/>
                <w:sz w:val="22"/>
              </w:rPr>
            </w:pPr>
            <w:r w:rsidRPr="003C74EA">
              <w:rPr>
                <w:rFonts w:ascii="Times" w:hAnsi="Times"/>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3C74EA" w:rsidRDefault="008C7C45" w:rsidP="003C74EA">
            <w:pPr>
              <w:pStyle w:val="TableCellBody"/>
              <w:spacing w:line="360" w:lineRule="auto"/>
              <w:contextualSpacing/>
              <w:jc w:val="both"/>
              <w:rPr>
                <w:rFonts w:ascii="Times" w:hAnsi="Times"/>
                <w:color w:val="auto"/>
                <w:sz w:val="22"/>
              </w:rPr>
            </w:pPr>
            <w:r w:rsidRPr="003C74EA">
              <w:rPr>
                <w:rFonts w:ascii="Times" w:hAnsi="Times"/>
                <w:color w:val="auto"/>
                <w:sz w:val="22"/>
              </w:rPr>
              <w:t>CK</w:t>
            </w:r>
          </w:p>
        </w:tc>
      </w:tr>
      <w:tr w:rsidR="00B85CDC" w:rsidRPr="003C74EA" w14:paraId="4ECE1DC6" w14:textId="77777777" w:rsidTr="009E20EB">
        <w:trPr>
          <w:cantSplit/>
          <w:jc w:val="center"/>
          <w:ins w:id="6"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40C79C4C" w:rsidR="00B85CDC" w:rsidRPr="003C74EA" w:rsidRDefault="00B85CDC" w:rsidP="003C74EA">
            <w:pPr>
              <w:pStyle w:val="TableCellBody"/>
              <w:spacing w:line="360" w:lineRule="auto"/>
              <w:contextualSpacing/>
              <w:jc w:val="both"/>
              <w:rPr>
                <w:ins w:id="7" w:author="Chara Katiri" w:date="2015-04-11T16:44:00Z"/>
                <w:rFonts w:ascii="Times" w:hAnsi="Times"/>
                <w:color w:val="auto"/>
                <w:sz w:val="22"/>
              </w:rPr>
            </w:pPr>
            <w:ins w:id="8" w:author="Chara Katiri" w:date="2015-04-11T16:45:00Z">
              <w:r w:rsidRPr="003C74EA">
                <w:rPr>
                  <w:rFonts w:ascii="Times" w:hAnsi="Times"/>
                  <w:color w:val="auto"/>
                  <w:sz w:val="22"/>
                </w:rPr>
                <w:t>1.5</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3C74EA" w:rsidRDefault="00B85CDC" w:rsidP="003C74EA">
            <w:pPr>
              <w:pStyle w:val="TableCellBody"/>
              <w:spacing w:line="360" w:lineRule="auto"/>
              <w:contextualSpacing/>
              <w:jc w:val="both"/>
              <w:rPr>
                <w:ins w:id="9" w:author="Chara Katiri" w:date="2015-04-11T16:44:00Z"/>
                <w:rFonts w:ascii="Times" w:hAnsi="Times"/>
                <w:color w:val="auto"/>
                <w:sz w:val="22"/>
              </w:rPr>
            </w:pPr>
            <w:ins w:id="10" w:author="Chara Katiri" w:date="2015-04-11T16:45:00Z">
              <w:r w:rsidRPr="003C74EA">
                <w:rPr>
                  <w:rFonts w:ascii="Times" w:hAnsi="Times"/>
                  <w:color w:val="auto"/>
                  <w:sz w:val="22"/>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3C74EA" w:rsidRDefault="00B85CDC" w:rsidP="003C74EA">
            <w:pPr>
              <w:pStyle w:val="TableCellBody"/>
              <w:spacing w:line="360" w:lineRule="auto"/>
              <w:contextualSpacing/>
              <w:jc w:val="both"/>
              <w:rPr>
                <w:ins w:id="11" w:author="Chara Katiri" w:date="2015-04-11T16:44:00Z"/>
                <w:rFonts w:ascii="Times" w:hAnsi="Times"/>
                <w:color w:val="auto"/>
                <w:sz w:val="22"/>
              </w:rPr>
            </w:pPr>
            <w:ins w:id="12" w:author="Chara Katiri" w:date="2015-04-11T16:45:00Z">
              <w:r w:rsidRPr="003C74EA">
                <w:rPr>
                  <w:rFonts w:ascii="Times" w:hAnsi="Times"/>
                  <w:color w:val="auto"/>
                  <w:sz w:val="22"/>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3C74EA" w:rsidRDefault="00B85CDC" w:rsidP="003C74EA">
            <w:pPr>
              <w:pStyle w:val="TableCellBody"/>
              <w:spacing w:line="360" w:lineRule="auto"/>
              <w:contextualSpacing/>
              <w:jc w:val="both"/>
              <w:rPr>
                <w:ins w:id="13" w:author="Chara Katiri" w:date="2015-04-11T16:44:00Z"/>
                <w:rFonts w:ascii="Times" w:hAnsi="Times"/>
                <w:color w:val="auto"/>
                <w:sz w:val="22"/>
              </w:rPr>
            </w:pPr>
            <w:ins w:id="14" w:author="Chara Katiri" w:date="2015-04-11T16:45:00Z">
              <w:r w:rsidRPr="003C74EA">
                <w:rPr>
                  <w:rFonts w:ascii="Times" w:hAnsi="Times"/>
                  <w:color w:val="auto"/>
                  <w:sz w:val="22"/>
                </w:rPr>
                <w:t>CK</w:t>
              </w:r>
            </w:ins>
          </w:p>
        </w:tc>
      </w:tr>
      <w:tr w:rsidR="00B85CDC" w:rsidRPr="003C74EA" w14:paraId="26591580" w14:textId="77777777" w:rsidTr="009E20EB">
        <w:trPr>
          <w:cantSplit/>
          <w:jc w:val="center"/>
          <w:ins w:id="15"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E872900" w:rsidR="00B85CDC" w:rsidRPr="003C74EA" w:rsidRDefault="00B85CDC" w:rsidP="003C74EA">
            <w:pPr>
              <w:pStyle w:val="TableCellBody"/>
              <w:spacing w:line="360" w:lineRule="auto"/>
              <w:contextualSpacing/>
              <w:jc w:val="both"/>
              <w:rPr>
                <w:ins w:id="16" w:author="Chara Katiri" w:date="2015-04-11T16:45:00Z"/>
                <w:rFonts w:ascii="Times" w:hAnsi="Times"/>
                <w:color w:val="auto"/>
                <w:sz w:val="22"/>
              </w:rPr>
            </w:pPr>
            <w:ins w:id="17" w:author="Chara Katiri" w:date="2015-04-11T16:45:00Z">
              <w:r w:rsidRPr="003C74EA">
                <w:rPr>
                  <w:rFonts w:ascii="Times" w:hAnsi="Times"/>
                  <w:color w:val="auto"/>
                  <w:sz w:val="22"/>
                </w:rPr>
                <w:t>1.6</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3C74EA" w:rsidRDefault="00B85CDC" w:rsidP="003C74EA">
            <w:pPr>
              <w:pStyle w:val="TableCellBody"/>
              <w:spacing w:line="360" w:lineRule="auto"/>
              <w:contextualSpacing/>
              <w:jc w:val="both"/>
              <w:rPr>
                <w:ins w:id="18" w:author="Chara Katiri" w:date="2015-04-11T16:45:00Z"/>
                <w:rFonts w:ascii="Times" w:hAnsi="Times"/>
                <w:color w:val="auto"/>
                <w:sz w:val="22"/>
              </w:rPr>
            </w:pPr>
            <w:ins w:id="19" w:author="Chara Katiri" w:date="2015-04-11T16:45:00Z">
              <w:r w:rsidRPr="003C74EA">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3C74EA" w:rsidRDefault="00B85CDC" w:rsidP="003C74EA">
            <w:pPr>
              <w:pStyle w:val="TableCellBody"/>
              <w:spacing w:line="360" w:lineRule="auto"/>
              <w:contextualSpacing/>
              <w:jc w:val="both"/>
              <w:rPr>
                <w:ins w:id="20" w:author="Chara Katiri" w:date="2015-04-11T16:45:00Z"/>
                <w:rFonts w:ascii="Times" w:hAnsi="Times"/>
                <w:color w:val="auto"/>
                <w:sz w:val="22"/>
              </w:rPr>
            </w:pPr>
            <w:ins w:id="21" w:author="Chara Katiri" w:date="2015-04-11T16:45:00Z">
              <w:r w:rsidRPr="003C74EA">
                <w:rPr>
                  <w:rFonts w:ascii="Times" w:hAnsi="Times"/>
                  <w:color w:val="auto"/>
                  <w:sz w:val="22"/>
                </w:rPr>
                <w:t>Update based on feedback from Draf</w:t>
              </w:r>
              <w:r w:rsidR="003E2990" w:rsidRPr="003C74EA">
                <w:rPr>
                  <w:rFonts w:ascii="Times" w:hAnsi="Times"/>
                  <w:color w:val="auto"/>
                  <w:sz w:val="22"/>
                </w:rPr>
                <w:t>t report submission (Chapter 3-4</w:t>
              </w:r>
              <w:r w:rsidRPr="003C74EA">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3C74EA" w:rsidRDefault="00B85CDC" w:rsidP="003C74EA">
            <w:pPr>
              <w:pStyle w:val="TableCellBody"/>
              <w:spacing w:line="360" w:lineRule="auto"/>
              <w:contextualSpacing/>
              <w:jc w:val="both"/>
              <w:rPr>
                <w:ins w:id="22" w:author="Chara Katiri" w:date="2015-04-11T16:45:00Z"/>
                <w:rFonts w:ascii="Times" w:hAnsi="Times"/>
                <w:color w:val="auto"/>
                <w:sz w:val="22"/>
              </w:rPr>
            </w:pPr>
            <w:ins w:id="23" w:author="Chara Katiri" w:date="2015-04-11T16:45:00Z">
              <w:r w:rsidRPr="003C74EA">
                <w:rPr>
                  <w:rFonts w:ascii="Times" w:hAnsi="Times"/>
                  <w:color w:val="auto"/>
                  <w:sz w:val="22"/>
                </w:rPr>
                <w:t>CK</w:t>
              </w:r>
            </w:ins>
          </w:p>
        </w:tc>
      </w:tr>
      <w:tr w:rsidR="00B85CDC" w:rsidRPr="003C74EA" w14:paraId="0A53739E" w14:textId="77777777" w:rsidTr="009E20EB">
        <w:trPr>
          <w:cantSplit/>
          <w:jc w:val="center"/>
          <w:ins w:id="24"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44432DF0" w:rsidR="00B85CDC" w:rsidRPr="003C74EA" w:rsidRDefault="003E2990" w:rsidP="003C74EA">
            <w:pPr>
              <w:pStyle w:val="TableCellBody"/>
              <w:spacing w:line="360" w:lineRule="auto"/>
              <w:contextualSpacing/>
              <w:jc w:val="both"/>
              <w:rPr>
                <w:ins w:id="25" w:author="Chara Katiri" w:date="2015-04-11T16:45:00Z"/>
                <w:rFonts w:ascii="Times" w:hAnsi="Times"/>
                <w:color w:val="auto"/>
                <w:sz w:val="22"/>
              </w:rPr>
            </w:pPr>
            <w:ins w:id="26" w:author="Chara Katiri" w:date="2015-04-11T23:36:00Z">
              <w:r w:rsidRPr="003C74EA">
                <w:rPr>
                  <w:rFonts w:ascii="Times" w:hAnsi="Times"/>
                  <w:color w:val="auto"/>
                  <w:sz w:val="22"/>
                </w:rPr>
                <w:t>1.</w:t>
              </w:r>
            </w:ins>
            <w:r w:rsidR="00607D9A" w:rsidRPr="003C74EA">
              <w:rPr>
                <w:rFonts w:ascii="Times" w:hAnsi="Times"/>
                <w:color w:val="auto"/>
                <w:sz w:val="22"/>
              </w:rPr>
              <w:t>7</w:t>
            </w:r>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3C74EA" w:rsidRDefault="003E2990" w:rsidP="003C74EA">
            <w:pPr>
              <w:pStyle w:val="TableCellBody"/>
              <w:spacing w:line="360" w:lineRule="auto"/>
              <w:contextualSpacing/>
              <w:jc w:val="both"/>
              <w:rPr>
                <w:ins w:id="27" w:author="Chara Katiri" w:date="2015-04-11T16:45:00Z"/>
                <w:rFonts w:ascii="Times" w:hAnsi="Times"/>
                <w:color w:val="auto"/>
                <w:sz w:val="22"/>
              </w:rPr>
            </w:pPr>
            <w:ins w:id="28" w:author="Chara Katiri" w:date="2015-04-11T23:36:00Z">
              <w:r w:rsidRPr="003C74EA">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3C74EA" w:rsidRDefault="00607D9A" w:rsidP="003C74EA">
            <w:pPr>
              <w:pStyle w:val="TableCellBody"/>
              <w:spacing w:line="360" w:lineRule="auto"/>
              <w:contextualSpacing/>
              <w:jc w:val="both"/>
              <w:rPr>
                <w:ins w:id="29" w:author="Chara Katiri" w:date="2015-04-11T16:45:00Z"/>
                <w:rFonts w:ascii="Times" w:hAnsi="Times"/>
                <w:color w:val="auto"/>
                <w:sz w:val="22"/>
              </w:rPr>
            </w:pPr>
            <w:ins w:id="30" w:author="Chara Katiri" w:date="2015-04-11T16:45:00Z">
              <w:r w:rsidRPr="003C74EA">
                <w:rPr>
                  <w:rFonts w:ascii="Times" w:hAnsi="Times"/>
                  <w:color w:val="auto"/>
                  <w:sz w:val="22"/>
                </w:rPr>
                <w:t xml:space="preserve">Update based on feedback from Draft report submission (Chapter </w:t>
              </w:r>
            </w:ins>
            <w:r w:rsidRPr="003C74EA">
              <w:rPr>
                <w:rFonts w:ascii="Times" w:hAnsi="Times"/>
                <w:color w:val="auto"/>
                <w:sz w:val="22"/>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3C74EA" w:rsidRDefault="00607D9A" w:rsidP="003C74EA">
            <w:pPr>
              <w:pStyle w:val="TableCellBody"/>
              <w:spacing w:line="360" w:lineRule="auto"/>
              <w:contextualSpacing/>
              <w:jc w:val="both"/>
              <w:rPr>
                <w:ins w:id="31" w:author="Chara Katiri" w:date="2015-04-11T16:45:00Z"/>
                <w:rFonts w:ascii="Times" w:hAnsi="Times"/>
                <w:color w:val="auto"/>
                <w:sz w:val="22"/>
              </w:rPr>
            </w:pPr>
            <w:r w:rsidRPr="003C74EA">
              <w:rPr>
                <w:rFonts w:ascii="Times" w:hAnsi="Times"/>
                <w:color w:val="auto"/>
                <w:sz w:val="22"/>
              </w:rPr>
              <w:t>CK</w:t>
            </w:r>
          </w:p>
        </w:tc>
      </w:tr>
      <w:tr w:rsidR="00B85CDC" w:rsidRPr="003C74EA" w14:paraId="2905D17B" w14:textId="77777777" w:rsidTr="009E20EB">
        <w:trPr>
          <w:cantSplit/>
          <w:jc w:val="center"/>
          <w:ins w:id="3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77777777" w:rsidR="00B85CDC" w:rsidRPr="003C74EA" w:rsidRDefault="00B85CDC" w:rsidP="003C74EA">
            <w:pPr>
              <w:pStyle w:val="TableCellBody"/>
              <w:spacing w:line="360" w:lineRule="auto"/>
              <w:contextualSpacing/>
              <w:jc w:val="both"/>
              <w:rPr>
                <w:ins w:id="33" w:author="Chara Katiri" w:date="2015-04-11T16:45:00Z"/>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539E1102" w14:textId="77777777" w:rsidR="00B85CDC" w:rsidRPr="003C74EA" w:rsidRDefault="00B85CDC" w:rsidP="003C74EA">
            <w:pPr>
              <w:pStyle w:val="TableCellBody"/>
              <w:spacing w:line="360" w:lineRule="auto"/>
              <w:contextualSpacing/>
              <w:jc w:val="both"/>
              <w:rPr>
                <w:ins w:id="34" w:author="Chara Katiri" w:date="2015-04-11T16:45:00Z"/>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71FF6BC4" w14:textId="77777777" w:rsidR="00B85CDC" w:rsidRPr="003C74EA" w:rsidRDefault="00B85CDC" w:rsidP="003C74EA">
            <w:pPr>
              <w:pStyle w:val="TableCellBody"/>
              <w:spacing w:line="360" w:lineRule="auto"/>
              <w:contextualSpacing/>
              <w:jc w:val="both"/>
              <w:rPr>
                <w:ins w:id="35" w:author="Chara Katiri" w:date="2015-04-11T16:45:00Z"/>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6ED62993" w14:textId="77777777" w:rsidR="00B85CDC" w:rsidRPr="003C74EA" w:rsidRDefault="00B85CDC" w:rsidP="003C74EA">
            <w:pPr>
              <w:pStyle w:val="TableCellBody"/>
              <w:spacing w:line="360" w:lineRule="auto"/>
              <w:contextualSpacing/>
              <w:jc w:val="both"/>
              <w:rPr>
                <w:ins w:id="36" w:author="Chara Katiri" w:date="2015-04-11T16:45:00Z"/>
                <w:rFonts w:ascii="Times" w:hAnsi="Times"/>
                <w:color w:val="auto"/>
                <w:sz w:val="22"/>
              </w:rPr>
            </w:pPr>
          </w:p>
        </w:tc>
      </w:tr>
      <w:tr w:rsidR="00BA3E89" w:rsidRPr="003C74EA"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AE86715" w:rsidR="00BA3E89" w:rsidRPr="003C74EA" w:rsidRDefault="00BA3E89" w:rsidP="003C74EA">
            <w:pPr>
              <w:pStyle w:val="TableCellBody"/>
              <w:spacing w:line="360" w:lineRule="auto"/>
              <w:contextualSpacing/>
              <w:jc w:val="both"/>
              <w:rPr>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65FD1A59" w14:textId="4252E973" w:rsidR="00BA3E89" w:rsidRPr="003C74EA" w:rsidRDefault="00BA3E89" w:rsidP="003C74EA">
            <w:pPr>
              <w:pStyle w:val="TableCellBody"/>
              <w:spacing w:line="360" w:lineRule="auto"/>
              <w:contextualSpacing/>
              <w:jc w:val="both"/>
              <w:rPr>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39E8B85A" w14:textId="160008D6" w:rsidR="00BA3E89" w:rsidRPr="003C74EA" w:rsidRDefault="00BA3E89" w:rsidP="003C74EA">
            <w:pPr>
              <w:pStyle w:val="TableCellBody"/>
              <w:spacing w:line="360" w:lineRule="auto"/>
              <w:contextualSpacing/>
              <w:jc w:val="both"/>
              <w:rPr>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2B6E33A6" w:rsidR="00BA3E89" w:rsidRPr="003C74EA" w:rsidRDefault="00BA3E89" w:rsidP="003C74EA">
            <w:pPr>
              <w:pStyle w:val="TableCellBody"/>
              <w:spacing w:line="360" w:lineRule="auto"/>
              <w:contextualSpacing/>
              <w:jc w:val="both"/>
              <w:rPr>
                <w:rFonts w:ascii="Times" w:hAnsi="Times"/>
                <w:color w:val="auto"/>
                <w:sz w:val="22"/>
              </w:rPr>
            </w:pPr>
          </w:p>
        </w:tc>
      </w:tr>
    </w:tbl>
    <w:p w14:paraId="40EB827B" w14:textId="77777777" w:rsidR="009E462F" w:rsidRPr="003C74EA" w:rsidRDefault="009E462F" w:rsidP="003C74EA">
      <w:pPr>
        <w:spacing w:line="360" w:lineRule="auto"/>
        <w:ind w:left="-851"/>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3C74EA"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3C74EA" w:rsidRDefault="009E462F">
            <w:pPr>
              <w:pStyle w:val="TableHeadingRow"/>
              <w:tabs>
                <w:tab w:val="left" w:pos="0"/>
              </w:tabs>
              <w:spacing w:line="360" w:lineRule="auto"/>
              <w:ind w:left="-959"/>
              <w:contextualSpacing/>
              <w:jc w:val="center"/>
              <w:rPr>
                <w:rFonts w:ascii="Times" w:hAnsi="Times"/>
                <w:color w:val="FFFFFF" w:themeColor="background1"/>
                <w:szCs w:val="22"/>
              </w:rPr>
              <w:pPrChange w:id="37" w:author="Chara Katiri" w:date="2015-04-12T03:47:00Z">
                <w:pPr>
                  <w:pStyle w:val="TableHeadingRow"/>
                  <w:tabs>
                    <w:tab w:val="left" w:pos="0"/>
                  </w:tabs>
                  <w:spacing w:line="360" w:lineRule="auto"/>
                  <w:ind w:left="-959"/>
                  <w:contextualSpacing/>
                  <w:jc w:val="both"/>
                </w:pPr>
              </w:pPrChange>
            </w:pPr>
            <w:r w:rsidRPr="003C74EA">
              <w:rPr>
                <w:rFonts w:ascii="Times" w:hAnsi="Times"/>
                <w:color w:val="FFFFFF" w:themeColor="background1"/>
                <w:szCs w:val="22"/>
              </w:rPr>
              <w:t>Document Reviewers</w:t>
            </w:r>
          </w:p>
        </w:tc>
      </w:tr>
      <w:tr w:rsidR="003F4AEA" w:rsidRPr="003C74EA"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3C74EA" w:rsidRDefault="003F4AEA" w:rsidP="003C74EA">
            <w:pPr>
              <w:pStyle w:val="TableHeadingRow"/>
              <w:spacing w:line="360" w:lineRule="auto"/>
              <w:contextualSpacing/>
              <w:jc w:val="both"/>
              <w:rPr>
                <w:rFonts w:ascii="Times" w:hAnsi="Times"/>
                <w:szCs w:val="22"/>
              </w:rPr>
            </w:pPr>
            <w:r w:rsidRPr="003C74EA">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3C74EA" w:rsidRDefault="003F4AEA" w:rsidP="003C74EA">
            <w:pPr>
              <w:pStyle w:val="TableHeadingRow"/>
              <w:spacing w:line="360" w:lineRule="auto"/>
              <w:contextualSpacing/>
              <w:jc w:val="both"/>
              <w:rPr>
                <w:rFonts w:ascii="Times" w:hAnsi="Times"/>
                <w:szCs w:val="22"/>
              </w:rPr>
            </w:pPr>
            <w:r w:rsidRPr="003C74EA">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3C74EA" w:rsidRDefault="003F4AEA" w:rsidP="003C74EA">
            <w:pPr>
              <w:pStyle w:val="TableHeadingRow"/>
              <w:spacing w:line="360" w:lineRule="auto"/>
              <w:contextualSpacing/>
              <w:jc w:val="both"/>
              <w:rPr>
                <w:rFonts w:ascii="Times" w:hAnsi="Times"/>
                <w:szCs w:val="22"/>
              </w:rPr>
            </w:pPr>
            <w:r w:rsidRPr="003C74EA">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3C74EA" w:rsidRDefault="003F4AEA" w:rsidP="003C74EA">
            <w:pPr>
              <w:pStyle w:val="TableHeadingRow"/>
              <w:spacing w:line="360" w:lineRule="auto"/>
              <w:contextualSpacing/>
              <w:jc w:val="both"/>
              <w:rPr>
                <w:rFonts w:ascii="Times" w:hAnsi="Times"/>
                <w:szCs w:val="22"/>
              </w:rPr>
            </w:pPr>
            <w:r w:rsidRPr="003C74EA">
              <w:rPr>
                <w:rFonts w:ascii="Times" w:hAnsi="Times"/>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3C74EA" w:rsidRDefault="003F4AEA" w:rsidP="003C74EA">
            <w:pPr>
              <w:pStyle w:val="TableHeadingRow"/>
              <w:spacing w:line="360" w:lineRule="auto"/>
              <w:contextualSpacing/>
              <w:jc w:val="both"/>
              <w:rPr>
                <w:rFonts w:ascii="Times" w:hAnsi="Times"/>
                <w:szCs w:val="22"/>
              </w:rPr>
            </w:pPr>
            <w:r w:rsidRPr="003C74EA">
              <w:rPr>
                <w:rFonts w:ascii="Times" w:hAnsi="Times"/>
                <w:szCs w:val="22"/>
              </w:rPr>
              <w:t>Comments</w:t>
            </w:r>
          </w:p>
        </w:tc>
      </w:tr>
      <w:tr w:rsidR="003F4AEA" w:rsidRPr="003C74EA"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3C74EA" w:rsidRDefault="00924BA5"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3C74EA" w:rsidRDefault="00302475" w:rsidP="003C74EA">
            <w:pPr>
              <w:pStyle w:val="s4-wptoptable1"/>
              <w:spacing w:before="0" w:beforeAutospacing="0" w:after="0" w:afterAutospacing="0" w:line="360" w:lineRule="auto"/>
              <w:contextualSpacing/>
              <w:jc w:val="both"/>
              <w:rPr>
                <w:rFonts w:ascii="Times" w:hAnsi="Times"/>
                <w:sz w:val="22"/>
                <w:szCs w:val="22"/>
              </w:rPr>
            </w:pPr>
            <w:ins w:id="38" w:author="Chara Katiri" w:date="2015-04-10T19:23:00Z">
              <w:r w:rsidRPr="003C74EA">
                <w:rPr>
                  <w:rFonts w:ascii="Times" w:hAnsi="Times"/>
                  <w:sz w:val="22"/>
                  <w:szCs w:val="22"/>
                </w:rPr>
                <w:t>See CK-Formative-Feedback.pdf</w:t>
              </w:r>
              <w:r w:rsidRPr="003C74EA" w:rsidDel="00302475">
                <w:rPr>
                  <w:rFonts w:ascii="Times" w:hAnsi="Times"/>
                  <w:sz w:val="22"/>
                  <w:szCs w:val="22"/>
                </w:rPr>
                <w:t xml:space="preserve"> </w:t>
              </w:r>
            </w:ins>
          </w:p>
        </w:tc>
      </w:tr>
      <w:tr w:rsidR="003F4AEA" w:rsidRPr="003C74EA"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3C74EA" w:rsidRDefault="003F4AEA" w:rsidP="003C74EA">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3C74EA" w:rsidRDefault="00302475" w:rsidP="003C74EA">
            <w:pPr>
              <w:pStyle w:val="s4-wptoptable1"/>
              <w:spacing w:before="0" w:beforeAutospacing="0" w:after="0" w:afterAutospacing="0" w:line="360" w:lineRule="auto"/>
              <w:contextualSpacing/>
              <w:jc w:val="both"/>
              <w:rPr>
                <w:rFonts w:ascii="Times" w:hAnsi="Times"/>
                <w:sz w:val="22"/>
                <w:szCs w:val="22"/>
              </w:rPr>
            </w:pPr>
          </w:p>
        </w:tc>
      </w:tr>
      <w:tr w:rsidR="003F4AEA" w:rsidRPr="003C74EA"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3C74EA" w:rsidRDefault="003F4AEA" w:rsidP="003C74EA">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3C74EA" w:rsidRDefault="003F4AEA" w:rsidP="003C74EA">
            <w:pPr>
              <w:pStyle w:val="s4-wptoptable1"/>
              <w:spacing w:before="0" w:beforeAutospacing="0" w:after="0" w:afterAutospacing="0" w:line="360" w:lineRule="auto"/>
              <w:contextualSpacing/>
              <w:jc w:val="both"/>
              <w:rPr>
                <w:rFonts w:ascii="Times" w:hAnsi="Times"/>
                <w:sz w:val="22"/>
                <w:szCs w:val="22"/>
              </w:rPr>
            </w:pPr>
          </w:p>
        </w:tc>
      </w:tr>
    </w:tbl>
    <w:p w14:paraId="2BCCC2E4" w14:textId="77777777" w:rsidR="009E462F" w:rsidRPr="003C74EA" w:rsidRDefault="009E462F" w:rsidP="003C74EA">
      <w:pPr>
        <w:spacing w:line="360" w:lineRule="auto"/>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3C74EA"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3C74EA" w:rsidRDefault="009E462F">
            <w:pPr>
              <w:pStyle w:val="TableHeadingRow"/>
              <w:spacing w:line="360" w:lineRule="auto"/>
              <w:ind w:left="-959"/>
              <w:contextualSpacing/>
              <w:jc w:val="center"/>
              <w:rPr>
                <w:rFonts w:ascii="Times" w:hAnsi="Times"/>
                <w:color w:val="FFFFFF" w:themeColor="background1"/>
                <w:szCs w:val="22"/>
              </w:rPr>
              <w:pPrChange w:id="39" w:author="Chara Katiri" w:date="2015-04-12T03:47:00Z">
                <w:pPr>
                  <w:pStyle w:val="TableHeadingRow"/>
                  <w:spacing w:line="360" w:lineRule="auto"/>
                  <w:ind w:left="-959"/>
                  <w:contextualSpacing/>
                  <w:jc w:val="both"/>
                </w:pPr>
              </w:pPrChange>
            </w:pPr>
            <w:r w:rsidRPr="003C74EA">
              <w:rPr>
                <w:rFonts w:ascii="Times" w:hAnsi="Times"/>
                <w:color w:val="FFFFFF" w:themeColor="background1"/>
                <w:szCs w:val="22"/>
              </w:rPr>
              <w:t>Document Approval</w:t>
            </w:r>
          </w:p>
        </w:tc>
      </w:tr>
      <w:tr w:rsidR="009E462F" w:rsidRPr="003C74EA"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Signature</w:t>
            </w:r>
          </w:p>
        </w:tc>
        <w:tc>
          <w:tcPr>
            <w:tcW w:w="1560" w:type="dxa"/>
            <w:vAlign w:val="center"/>
          </w:tcPr>
          <w:p w14:paraId="1C7C19C8"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Date</w:t>
            </w:r>
          </w:p>
        </w:tc>
      </w:tr>
      <w:tr w:rsidR="009E462F" w:rsidRPr="003C74EA"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p>
        </w:tc>
        <w:tc>
          <w:tcPr>
            <w:tcW w:w="1560" w:type="dxa"/>
          </w:tcPr>
          <w:p w14:paraId="3BE0E350" w14:textId="443B02F8" w:rsidR="009E462F" w:rsidRPr="003C74EA" w:rsidRDefault="00924BA5"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23.03.2015</w:t>
            </w:r>
          </w:p>
        </w:tc>
      </w:tr>
      <w:tr w:rsidR="009E462F" w:rsidRPr="003C74EA"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3C74EA" w:rsidRDefault="009E462F"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p>
        </w:tc>
        <w:tc>
          <w:tcPr>
            <w:tcW w:w="1560" w:type="dxa"/>
          </w:tcPr>
          <w:p w14:paraId="284E860B" w14:textId="793673B3" w:rsidR="009E462F" w:rsidRPr="003C74EA" w:rsidRDefault="00333945"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25.05.2015</w:t>
            </w:r>
          </w:p>
        </w:tc>
      </w:tr>
      <w:tr w:rsidR="009E462F" w:rsidRPr="003C74EA"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3C74EA" w:rsidRDefault="00333945"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3C74EA" w:rsidRDefault="00333945"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3C74EA" w:rsidRDefault="00333945"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3C74EA" w:rsidRDefault="009E462F" w:rsidP="003C74EA">
            <w:pPr>
              <w:pStyle w:val="s4-wptoptable1"/>
              <w:spacing w:before="0" w:beforeAutospacing="0" w:after="0" w:afterAutospacing="0" w:line="360" w:lineRule="auto"/>
              <w:contextualSpacing/>
              <w:jc w:val="both"/>
              <w:rPr>
                <w:rFonts w:ascii="Times" w:hAnsi="Times"/>
                <w:sz w:val="22"/>
                <w:szCs w:val="22"/>
              </w:rPr>
            </w:pPr>
          </w:p>
        </w:tc>
        <w:tc>
          <w:tcPr>
            <w:tcW w:w="1560" w:type="dxa"/>
          </w:tcPr>
          <w:p w14:paraId="41B46F13" w14:textId="706F6285" w:rsidR="009E462F" w:rsidRPr="003C74EA" w:rsidRDefault="00333945" w:rsidP="003C74EA">
            <w:pPr>
              <w:pStyle w:val="s4-wptoptable1"/>
              <w:spacing w:before="0" w:beforeAutospacing="0" w:after="0" w:afterAutospacing="0" w:line="360" w:lineRule="auto"/>
              <w:contextualSpacing/>
              <w:jc w:val="both"/>
              <w:rPr>
                <w:rFonts w:ascii="Times" w:hAnsi="Times"/>
                <w:sz w:val="22"/>
                <w:szCs w:val="22"/>
              </w:rPr>
            </w:pPr>
            <w:r w:rsidRPr="003C74EA">
              <w:rPr>
                <w:rFonts w:ascii="Times" w:hAnsi="Times"/>
                <w:sz w:val="22"/>
                <w:szCs w:val="22"/>
              </w:rPr>
              <w:t>25.05.2015</w:t>
            </w:r>
          </w:p>
        </w:tc>
      </w:tr>
    </w:tbl>
    <w:p w14:paraId="01363314" w14:textId="77777777" w:rsidR="009E462F" w:rsidRPr="003C74EA" w:rsidRDefault="009E462F" w:rsidP="003C74EA">
      <w:pPr>
        <w:spacing w:line="360" w:lineRule="auto"/>
        <w:contextualSpacing/>
        <w:jc w:val="both"/>
        <w:rPr>
          <w:rFonts w:ascii="Times" w:hAnsi="Times" w:cs="Times New Roman"/>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3C74EA"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3C74EA" w:rsidRDefault="009E462F">
            <w:pPr>
              <w:pStyle w:val="TableHeadingRow"/>
              <w:spacing w:line="360" w:lineRule="auto"/>
              <w:ind w:left="27"/>
              <w:contextualSpacing/>
              <w:jc w:val="center"/>
              <w:rPr>
                <w:rFonts w:ascii="Times" w:hAnsi="Times"/>
                <w:color w:val="FFFFFF" w:themeColor="background1"/>
                <w:szCs w:val="22"/>
              </w:rPr>
              <w:pPrChange w:id="40" w:author="Chara Katiri" w:date="2015-04-12T03:47:00Z">
                <w:pPr>
                  <w:pStyle w:val="TableHeadingRow"/>
                  <w:spacing w:line="360" w:lineRule="auto"/>
                  <w:ind w:left="27"/>
                  <w:contextualSpacing/>
                  <w:jc w:val="both"/>
                </w:pPr>
              </w:pPrChange>
            </w:pPr>
            <w:r w:rsidRPr="003C74EA">
              <w:rPr>
                <w:rFonts w:ascii="Times" w:hAnsi="Times"/>
                <w:color w:val="FFFFFF" w:themeColor="background1"/>
                <w:szCs w:val="22"/>
              </w:rPr>
              <w:t>Project Owners</w:t>
            </w:r>
          </w:p>
        </w:tc>
      </w:tr>
      <w:tr w:rsidR="009E462F" w:rsidRPr="003C74EA"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3C74EA" w:rsidRDefault="009E462F" w:rsidP="003C74EA">
            <w:pPr>
              <w:pStyle w:val="TableHeadingRow"/>
              <w:spacing w:line="360" w:lineRule="auto"/>
              <w:contextualSpacing/>
              <w:jc w:val="both"/>
              <w:rPr>
                <w:rFonts w:ascii="Times" w:hAnsi="Times"/>
                <w:szCs w:val="22"/>
              </w:rPr>
            </w:pPr>
            <w:r w:rsidRPr="003C74EA">
              <w:rPr>
                <w:rFonts w:ascii="Times" w:hAnsi="Times"/>
                <w:szCs w:val="22"/>
              </w:rPr>
              <w:t>Name</w:t>
            </w:r>
          </w:p>
        </w:tc>
      </w:tr>
      <w:tr w:rsidR="009E462F" w:rsidRPr="003C74EA"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3C74EA" w:rsidRDefault="009E462F"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Chara Katiri</w:t>
            </w:r>
          </w:p>
        </w:tc>
      </w:tr>
      <w:tr w:rsidR="009E462F" w:rsidRPr="003C74EA"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 xml:space="preserve">Dr Steve Wesemeyer </w:t>
            </w:r>
          </w:p>
        </w:tc>
      </w:tr>
    </w:tbl>
    <w:p w14:paraId="5C6CDC00" w14:textId="77777777" w:rsidR="009E462F" w:rsidRPr="003C74EA" w:rsidRDefault="009E462F" w:rsidP="003C74EA">
      <w:pPr>
        <w:spacing w:line="360" w:lineRule="auto"/>
        <w:contextualSpacing/>
        <w:jc w:val="both"/>
        <w:rPr>
          <w:rFonts w:ascii="Times" w:hAnsi="Times" w:cs="Times New Roman"/>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3C74EA"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3C74EA" w:rsidRDefault="009E462F">
            <w:pPr>
              <w:pStyle w:val="TableHeadingRow"/>
              <w:tabs>
                <w:tab w:val="left" w:pos="3840"/>
              </w:tabs>
              <w:spacing w:line="360" w:lineRule="auto"/>
              <w:contextualSpacing/>
              <w:jc w:val="center"/>
              <w:rPr>
                <w:rFonts w:ascii="Times" w:hAnsi="Times"/>
                <w:color w:val="FFFFFF" w:themeColor="background1"/>
                <w:szCs w:val="22"/>
              </w:rPr>
              <w:pPrChange w:id="41" w:author="Chara Katiri" w:date="2015-04-12T03:47:00Z">
                <w:pPr>
                  <w:pStyle w:val="TableHeadingRow"/>
                  <w:tabs>
                    <w:tab w:val="left" w:pos="3840"/>
                  </w:tabs>
                  <w:spacing w:line="360" w:lineRule="auto"/>
                  <w:contextualSpacing/>
                  <w:jc w:val="both"/>
                </w:pPr>
              </w:pPrChange>
            </w:pPr>
            <w:r w:rsidRPr="003C74EA">
              <w:rPr>
                <w:rFonts w:ascii="Times" w:hAnsi="Times"/>
                <w:color w:val="FFFFFF" w:themeColor="background1"/>
                <w:szCs w:val="22"/>
              </w:rPr>
              <w:t>Contact Details</w:t>
            </w:r>
          </w:p>
        </w:tc>
      </w:tr>
      <w:tr w:rsidR="009E462F" w:rsidRPr="003C74EA"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Chara Katiri</w:t>
            </w:r>
          </w:p>
        </w:tc>
      </w:tr>
      <w:tr w:rsidR="009E462F" w:rsidRPr="003C74EA"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3C74EA" w:rsidRDefault="009E462F" w:rsidP="003C74EA">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 xml:space="preserve">Computing, </w:t>
            </w:r>
            <w:r w:rsidR="00EC0BC2" w:rsidRPr="003C74EA">
              <w:rPr>
                <w:rFonts w:ascii="Times" w:hAnsi="Times"/>
                <w:color w:val="auto"/>
                <w:sz w:val="22"/>
              </w:rPr>
              <w:t>University</w:t>
            </w:r>
            <w:r w:rsidRPr="003C74EA">
              <w:rPr>
                <w:rFonts w:ascii="Times" w:hAnsi="Times"/>
                <w:color w:val="auto"/>
                <w:sz w:val="22"/>
              </w:rPr>
              <w:t xml:space="preserve"> of Surrey</w:t>
            </w:r>
          </w:p>
        </w:tc>
      </w:tr>
      <w:tr w:rsidR="009E462F" w:rsidRPr="003C74EA"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3C74EA" w:rsidRDefault="009E462F" w:rsidP="003C74EA">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e-mail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ck00113@surrey.ac.uk</w:t>
            </w:r>
          </w:p>
        </w:tc>
      </w:tr>
      <w:tr w:rsidR="009E462F" w:rsidRPr="003C74EA"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3C74EA" w:rsidRDefault="009E462F" w:rsidP="003C74EA">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3C74EA" w:rsidRDefault="009E462F" w:rsidP="003C74EA">
            <w:pPr>
              <w:pStyle w:val="TableCellBody"/>
              <w:spacing w:line="360" w:lineRule="auto"/>
              <w:contextualSpacing/>
              <w:jc w:val="both"/>
              <w:rPr>
                <w:rFonts w:ascii="Times" w:hAnsi="Times"/>
                <w:color w:val="auto"/>
                <w:sz w:val="22"/>
              </w:rPr>
            </w:pPr>
            <w:r w:rsidRPr="003C74EA">
              <w:rPr>
                <w:rFonts w:ascii="Times" w:hAnsi="Times"/>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3C74EA" w:rsidRDefault="00EC0BC2"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University</w:t>
            </w:r>
            <w:r w:rsidR="009E462F" w:rsidRPr="003C74EA">
              <w:rPr>
                <w:rFonts w:ascii="Times" w:eastAsia="Times New Roman" w:hAnsi="Times" w:cs="Times New Roman"/>
                <w:sz w:val="22"/>
                <w:szCs w:val="22"/>
                <w:lang w:val="en-GB"/>
              </w:rPr>
              <w:t xml:space="preserve"> of Surrey, Guildford, Surrey, GU2 7XH</w:t>
            </w:r>
          </w:p>
        </w:tc>
      </w:tr>
    </w:tbl>
    <w:p w14:paraId="39876D21" w14:textId="77777777" w:rsidR="009E462F" w:rsidRPr="003C74EA" w:rsidRDefault="009E462F" w:rsidP="003C74EA">
      <w:pPr>
        <w:spacing w:line="360" w:lineRule="auto"/>
        <w:contextualSpacing/>
        <w:jc w:val="both"/>
        <w:rPr>
          <w:rFonts w:ascii="Times" w:hAnsi="Times" w:cs="Times New Roman"/>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3C74EA" w14:paraId="6B191091" w14:textId="77777777" w:rsidTr="00C94460">
        <w:tc>
          <w:tcPr>
            <w:tcW w:w="1710" w:type="pct"/>
          </w:tcPr>
          <w:p w14:paraId="1B72662E" w14:textId="77777777" w:rsidR="009E462F" w:rsidRPr="003C74EA" w:rsidRDefault="009E462F" w:rsidP="003C74EA">
            <w:pPr>
              <w:tabs>
                <w:tab w:val="left" w:pos="2160"/>
              </w:tabs>
              <w:spacing w:line="360" w:lineRule="auto"/>
              <w:contextualSpacing/>
              <w:jc w:val="both"/>
              <w:rPr>
                <w:rFonts w:ascii="Times" w:hAnsi="Times" w:cs="Times New Roman"/>
                <w:sz w:val="22"/>
                <w:szCs w:val="22"/>
              </w:rPr>
            </w:pPr>
            <w:r w:rsidRPr="003C74EA">
              <w:rPr>
                <w:rFonts w:ascii="Times" w:hAnsi="Times" w:cs="Times New Roman"/>
                <w:sz w:val="22"/>
                <w:szCs w:val="22"/>
              </w:rPr>
              <w:t>Document Name: COM3001 Professional Project. Project Requirements Document</w:t>
            </w:r>
          </w:p>
        </w:tc>
        <w:tc>
          <w:tcPr>
            <w:tcW w:w="1813" w:type="pct"/>
          </w:tcPr>
          <w:p w14:paraId="0EC6A85D" w14:textId="77777777" w:rsidR="009E462F" w:rsidRPr="003C74EA" w:rsidRDefault="009E462F" w:rsidP="003C74EA">
            <w:pPr>
              <w:pStyle w:val="Footer"/>
              <w:spacing w:line="360" w:lineRule="auto"/>
              <w:contextualSpacing/>
              <w:jc w:val="both"/>
              <w:rPr>
                <w:rFonts w:ascii="Times" w:hAnsi="Times" w:cs="Times New Roman"/>
                <w:sz w:val="22"/>
                <w:szCs w:val="22"/>
              </w:rPr>
            </w:pPr>
            <w:r w:rsidRPr="003C74EA">
              <w:rPr>
                <w:rFonts w:ascii="Times" w:hAnsi="Times" w:cs="Times New Roman"/>
                <w:sz w:val="22"/>
                <w:szCs w:val="22"/>
              </w:rPr>
              <w:t>Security Level: Private</w:t>
            </w:r>
          </w:p>
        </w:tc>
        <w:tc>
          <w:tcPr>
            <w:tcW w:w="768" w:type="pct"/>
          </w:tcPr>
          <w:p w14:paraId="7635AD5B" w14:textId="18CC60B9" w:rsidR="009E462F" w:rsidRPr="003C74EA" w:rsidRDefault="00A43B38" w:rsidP="003C74EA">
            <w:pPr>
              <w:pStyle w:val="Foote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Version Date: </w:t>
            </w:r>
            <w:ins w:id="42" w:author="Chara Katiri" w:date="2015-04-10T19:25:00Z">
              <w:r w:rsidR="00302475" w:rsidRPr="003C74EA">
                <w:rPr>
                  <w:rFonts w:ascii="Times" w:hAnsi="Times" w:cs="Times New Roman"/>
                  <w:sz w:val="22"/>
                  <w:szCs w:val="22"/>
                </w:rPr>
                <w:t>1</w:t>
              </w:r>
              <w:r w:rsidR="00FC3FF5" w:rsidRPr="003C74EA">
                <w:rPr>
                  <w:rFonts w:ascii="Times" w:hAnsi="Times" w:cs="Times New Roman"/>
                  <w:sz w:val="22"/>
                  <w:szCs w:val="22"/>
                </w:rPr>
                <w:t>1</w:t>
              </w:r>
            </w:ins>
            <w:r w:rsidRPr="003C74EA">
              <w:rPr>
                <w:rFonts w:ascii="Times" w:hAnsi="Times" w:cs="Times New Roman"/>
                <w:sz w:val="22"/>
                <w:szCs w:val="22"/>
              </w:rPr>
              <w:t>/0</w:t>
            </w:r>
            <w:ins w:id="43" w:author="Chara Katiri" w:date="2015-04-10T19:25:00Z">
              <w:r w:rsidR="00FC3FF5" w:rsidRPr="003C74EA">
                <w:rPr>
                  <w:rFonts w:ascii="Times" w:hAnsi="Times" w:cs="Times New Roman"/>
                  <w:sz w:val="22"/>
                  <w:szCs w:val="22"/>
                </w:rPr>
                <w:t>4</w:t>
              </w:r>
            </w:ins>
            <w:r w:rsidRPr="003C74EA">
              <w:rPr>
                <w:rFonts w:ascii="Times" w:hAnsi="Times" w:cs="Times New Roman"/>
                <w:sz w:val="22"/>
                <w:szCs w:val="22"/>
              </w:rPr>
              <w:t>/2015</w:t>
            </w:r>
          </w:p>
        </w:tc>
        <w:tc>
          <w:tcPr>
            <w:tcW w:w="709" w:type="pct"/>
          </w:tcPr>
          <w:p w14:paraId="04487765" w14:textId="27D8DE84" w:rsidR="009E462F" w:rsidRPr="003C74EA" w:rsidRDefault="0075306F" w:rsidP="003C74EA">
            <w:pPr>
              <w:pStyle w:val="Foote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Version: </w:t>
            </w:r>
            <w:r w:rsidR="00A43B38" w:rsidRPr="003C74EA">
              <w:rPr>
                <w:rFonts w:ascii="Times" w:hAnsi="Times" w:cs="Times New Roman"/>
                <w:sz w:val="22"/>
                <w:szCs w:val="22"/>
              </w:rPr>
              <w:t>1.</w:t>
            </w:r>
            <w:r w:rsidR="00607D9A" w:rsidRPr="003C74EA">
              <w:rPr>
                <w:rFonts w:ascii="Times" w:hAnsi="Times" w:cs="Times New Roman"/>
                <w:sz w:val="22"/>
                <w:szCs w:val="22"/>
              </w:rPr>
              <w:t>7</w:t>
            </w:r>
          </w:p>
        </w:tc>
      </w:tr>
    </w:tbl>
    <w:p w14:paraId="3B9D7154" w14:textId="77777777" w:rsidR="009E462F" w:rsidRPr="003C74EA" w:rsidRDefault="009E462F" w:rsidP="003C74EA">
      <w:pPr>
        <w:spacing w:line="360" w:lineRule="auto"/>
        <w:contextualSpacing/>
        <w:jc w:val="both"/>
        <w:rPr>
          <w:rFonts w:ascii="Times" w:hAnsi="Times" w:cs="Times New Roman"/>
          <w:sz w:val="22"/>
          <w:szCs w:val="22"/>
        </w:rPr>
      </w:pPr>
      <w:r w:rsidRPr="003C74EA">
        <w:rPr>
          <w:rFonts w:ascii="Times" w:hAnsi="Times" w:cs="Times New Roman"/>
          <w:b/>
          <w:sz w:val="22"/>
          <w:szCs w:val="22"/>
        </w:rPr>
        <w:t>If printed this is an uncontrolled document</w:t>
      </w:r>
    </w:p>
    <w:p w14:paraId="221177AA"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13286790"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1019B8A3" w14:textId="77777777" w:rsidR="0075306F" w:rsidRPr="003C74EA" w:rsidRDefault="0075306F" w:rsidP="003C74EA">
      <w:pPr>
        <w:spacing w:line="360" w:lineRule="auto"/>
        <w:contextualSpacing/>
        <w:jc w:val="both"/>
        <w:rPr>
          <w:rFonts w:ascii="Times" w:hAnsi="Times" w:cs="Times New Roman"/>
          <w:sz w:val="22"/>
          <w:szCs w:val="22"/>
        </w:rPr>
      </w:pPr>
    </w:p>
    <w:p w14:paraId="45CCF6F8" w14:textId="77777777" w:rsidR="0075306F" w:rsidRPr="003C74EA" w:rsidRDefault="0075306F" w:rsidP="003C74EA">
      <w:pPr>
        <w:spacing w:line="360" w:lineRule="auto"/>
        <w:contextualSpacing/>
        <w:jc w:val="both"/>
        <w:rPr>
          <w:rFonts w:ascii="Times" w:hAnsi="Times" w:cs="Times New Roman"/>
          <w:sz w:val="22"/>
          <w:szCs w:val="22"/>
        </w:rPr>
      </w:pPr>
    </w:p>
    <w:p w14:paraId="632B52F2"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1019F95D"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4F802A65"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02E734B8"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7ADE2A04"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37FEDDFB" w14:textId="77777777" w:rsidR="0075306F" w:rsidRPr="003C74EA" w:rsidRDefault="0075306F" w:rsidP="003C74EA">
      <w:pPr>
        <w:spacing w:after="240" w:line="360" w:lineRule="auto"/>
        <w:contextualSpacing/>
        <w:jc w:val="both"/>
        <w:rPr>
          <w:rFonts w:ascii="Times" w:eastAsia="Times New Roman" w:hAnsi="Times" w:cs="Times New Roman"/>
          <w:b/>
          <w:sz w:val="22"/>
          <w:szCs w:val="22"/>
          <w:lang w:val="en-GB"/>
        </w:rPr>
      </w:pPr>
    </w:p>
    <w:p w14:paraId="4796C0C6" w14:textId="77777777" w:rsidR="0075306F" w:rsidRPr="003C74EA" w:rsidDel="00F5699F" w:rsidRDefault="0075306F">
      <w:pPr>
        <w:spacing w:after="240" w:line="360" w:lineRule="auto"/>
        <w:contextualSpacing/>
        <w:jc w:val="both"/>
        <w:rPr>
          <w:del w:id="44" w:author="Chara Katiri" w:date="2015-04-12T03:45:00Z"/>
          <w:rFonts w:ascii="Times" w:eastAsia="Times New Roman" w:hAnsi="Times" w:cs="Times New Roman"/>
          <w:b/>
          <w:sz w:val="22"/>
          <w:szCs w:val="22"/>
          <w:lang w:val="en-GB"/>
        </w:rPr>
      </w:pPr>
    </w:p>
    <w:p w14:paraId="7D6E368E" w14:textId="77777777" w:rsidR="0075306F" w:rsidRPr="003C74EA" w:rsidDel="00F5699F" w:rsidRDefault="0075306F">
      <w:pPr>
        <w:spacing w:after="240" w:line="360" w:lineRule="auto"/>
        <w:contextualSpacing/>
        <w:jc w:val="both"/>
        <w:rPr>
          <w:del w:id="45" w:author="Chara Katiri" w:date="2015-04-12T03:45:00Z"/>
          <w:rFonts w:ascii="Times" w:eastAsia="Times New Roman" w:hAnsi="Times" w:cs="Times New Roman"/>
          <w:b/>
          <w:sz w:val="22"/>
          <w:szCs w:val="22"/>
          <w:lang w:val="en-GB"/>
        </w:rPr>
      </w:pPr>
    </w:p>
    <w:p w14:paraId="082FE27F" w14:textId="77777777" w:rsidR="0075306F" w:rsidRPr="003C74EA" w:rsidDel="00F5699F" w:rsidRDefault="0075306F">
      <w:pPr>
        <w:spacing w:after="240" w:line="360" w:lineRule="auto"/>
        <w:contextualSpacing/>
        <w:jc w:val="both"/>
        <w:rPr>
          <w:del w:id="46" w:author="Chara Katiri" w:date="2015-04-12T03:45:00Z"/>
          <w:rFonts w:ascii="Times" w:eastAsia="Times New Roman" w:hAnsi="Times" w:cs="Times New Roman"/>
          <w:b/>
          <w:sz w:val="22"/>
          <w:szCs w:val="22"/>
          <w:lang w:val="en-GB"/>
        </w:rPr>
      </w:pPr>
    </w:p>
    <w:p w14:paraId="3010CDD2" w14:textId="77777777" w:rsidR="0075306F" w:rsidRPr="003C74EA" w:rsidDel="00F5699F" w:rsidRDefault="0075306F">
      <w:pPr>
        <w:spacing w:after="240" w:line="360" w:lineRule="auto"/>
        <w:contextualSpacing/>
        <w:jc w:val="both"/>
        <w:rPr>
          <w:del w:id="47" w:author="Chara Katiri" w:date="2015-04-12T03:45:00Z"/>
          <w:rFonts w:ascii="Times" w:eastAsia="Times New Roman" w:hAnsi="Times" w:cs="Times New Roman"/>
          <w:b/>
          <w:sz w:val="22"/>
          <w:szCs w:val="22"/>
          <w:lang w:val="en-GB"/>
        </w:rPr>
      </w:pPr>
    </w:p>
    <w:p w14:paraId="0FB4C729" w14:textId="77777777" w:rsidR="0075306F" w:rsidRPr="003C74EA" w:rsidDel="00F5699F" w:rsidRDefault="0075306F">
      <w:pPr>
        <w:spacing w:after="240" w:line="360" w:lineRule="auto"/>
        <w:contextualSpacing/>
        <w:jc w:val="both"/>
        <w:rPr>
          <w:del w:id="48" w:author="Chara Katiri" w:date="2015-04-12T03:45:00Z"/>
          <w:rFonts w:ascii="Times" w:eastAsia="Times New Roman" w:hAnsi="Times" w:cs="Times New Roman"/>
          <w:b/>
          <w:sz w:val="22"/>
          <w:szCs w:val="22"/>
          <w:lang w:val="en-GB"/>
        </w:rPr>
      </w:pPr>
    </w:p>
    <w:p w14:paraId="25492984" w14:textId="77777777" w:rsidR="0075306F" w:rsidRPr="003C74EA" w:rsidDel="00F5699F" w:rsidRDefault="0075306F">
      <w:pPr>
        <w:spacing w:after="240" w:line="360" w:lineRule="auto"/>
        <w:contextualSpacing/>
        <w:jc w:val="both"/>
        <w:rPr>
          <w:del w:id="49" w:author="Chara Katiri" w:date="2015-04-12T03:45:00Z"/>
          <w:rFonts w:ascii="Times" w:eastAsia="Times New Roman" w:hAnsi="Times" w:cs="Times New Roman"/>
          <w:b/>
          <w:sz w:val="22"/>
          <w:szCs w:val="22"/>
          <w:lang w:val="en-GB"/>
        </w:rPr>
      </w:pPr>
    </w:p>
    <w:p w14:paraId="02CA7A95" w14:textId="77777777" w:rsidR="0075306F" w:rsidRPr="003C74EA" w:rsidDel="00F5699F" w:rsidRDefault="0075306F">
      <w:pPr>
        <w:spacing w:after="240" w:line="360" w:lineRule="auto"/>
        <w:contextualSpacing/>
        <w:jc w:val="both"/>
        <w:rPr>
          <w:del w:id="50" w:author="Chara Katiri" w:date="2015-04-12T03:45:00Z"/>
          <w:rFonts w:ascii="Times" w:eastAsia="Times New Roman" w:hAnsi="Times" w:cs="Times New Roman"/>
          <w:b/>
          <w:sz w:val="22"/>
          <w:szCs w:val="22"/>
          <w:lang w:val="en-GB"/>
        </w:rPr>
      </w:pPr>
    </w:p>
    <w:p w14:paraId="2CCD6080" w14:textId="77777777" w:rsidR="0075306F" w:rsidRPr="003C74EA" w:rsidDel="00F5699F" w:rsidRDefault="0075306F">
      <w:pPr>
        <w:spacing w:after="240" w:line="360" w:lineRule="auto"/>
        <w:contextualSpacing/>
        <w:jc w:val="both"/>
        <w:rPr>
          <w:del w:id="51" w:author="Chara Katiri" w:date="2015-04-12T03:45:00Z"/>
          <w:rFonts w:ascii="Times" w:eastAsia="Times New Roman" w:hAnsi="Times" w:cs="Times New Roman"/>
          <w:b/>
          <w:sz w:val="22"/>
          <w:szCs w:val="22"/>
          <w:lang w:val="en-GB"/>
        </w:rPr>
      </w:pPr>
    </w:p>
    <w:p w14:paraId="0C9AE5CA" w14:textId="2D6E2909" w:rsidR="000A1977" w:rsidRPr="003C74EA" w:rsidRDefault="00333945" w:rsidP="003C74EA">
      <w:pPr>
        <w:spacing w:line="360" w:lineRule="auto"/>
        <w:contextualSpacing/>
        <w:jc w:val="both"/>
        <w:rPr>
          <w:rFonts w:ascii="Times" w:eastAsia="Times New Roman" w:hAnsi="Times" w:cs="Times New Roman"/>
          <w:b/>
          <w:sz w:val="22"/>
          <w:szCs w:val="22"/>
          <w:lang w:val="en-GB"/>
        </w:rPr>
      </w:pPr>
      <w:del w:id="52" w:author="Chara Katiri" w:date="2015-04-12T03:45:00Z">
        <w:r w:rsidRPr="003C74EA" w:rsidDel="00F5699F">
          <w:rPr>
            <w:rFonts w:ascii="Times" w:eastAsia="Times New Roman" w:hAnsi="Times" w:cs="Times New Roman"/>
            <w:b/>
            <w:sz w:val="22"/>
            <w:szCs w:val="22"/>
            <w:lang w:val="en-GB"/>
          </w:rPr>
          <w:br w:type="page"/>
        </w:r>
      </w:del>
    </w:p>
    <w:p w14:paraId="0599141A" w14:textId="77777777" w:rsidR="00DF45F0" w:rsidRPr="003C74EA" w:rsidRDefault="00DF45F0" w:rsidP="003C74EA">
      <w:pPr>
        <w:pStyle w:val="Heading5"/>
        <w:numPr>
          <w:ilvl w:val="0"/>
          <w:numId w:val="0"/>
        </w:numPr>
        <w:spacing w:line="360" w:lineRule="auto"/>
        <w:contextualSpacing/>
        <w:jc w:val="both"/>
        <w:rPr>
          <w:rFonts w:ascii="Times" w:hAnsi="Times" w:cs="Times New Roman"/>
          <w:b/>
          <w:color w:val="auto"/>
          <w:sz w:val="22"/>
          <w:szCs w:val="22"/>
          <w:lang w:val="en-GB"/>
        </w:rPr>
      </w:pPr>
      <w:r w:rsidRPr="003C74EA">
        <w:rPr>
          <w:rFonts w:ascii="Times" w:hAnsi="Times" w:cs="Times New Roman"/>
          <w:b/>
          <w:color w:val="auto"/>
          <w:sz w:val="22"/>
          <w:szCs w:val="22"/>
          <w:lang w:val="en-GB"/>
        </w:rPr>
        <w:t>Acknowledgements</w:t>
      </w:r>
    </w:p>
    <w:p w14:paraId="1AD1F606" w14:textId="77777777" w:rsidR="005B7D10" w:rsidRPr="003C74EA" w:rsidRDefault="005B7D10" w:rsidP="003C74EA">
      <w:pPr>
        <w:spacing w:line="360" w:lineRule="auto"/>
        <w:contextualSpacing/>
        <w:jc w:val="both"/>
        <w:rPr>
          <w:rFonts w:ascii="Times" w:eastAsia="Times New Roman" w:hAnsi="Times" w:cs="Times New Roman"/>
          <w:b/>
          <w:sz w:val="22"/>
          <w:szCs w:val="22"/>
          <w:lang w:val="en-GB"/>
        </w:rPr>
      </w:pPr>
      <w:r w:rsidRPr="003C74EA">
        <w:rPr>
          <w:rFonts w:ascii="Times" w:eastAsia="Times New Roman" w:hAnsi="Times" w:cs="Times New Roman"/>
          <w:b/>
          <w:sz w:val="22"/>
          <w:szCs w:val="22"/>
          <w:lang w:val="en-GB"/>
        </w:rPr>
        <w:br w:type="page"/>
      </w:r>
    </w:p>
    <w:p w14:paraId="3ADEC55D" w14:textId="77777777" w:rsidR="00DF45F0" w:rsidRPr="003C74EA" w:rsidRDefault="00DF45F0" w:rsidP="003C74EA">
      <w:pPr>
        <w:pStyle w:val="Heading5"/>
        <w:numPr>
          <w:ilvl w:val="0"/>
          <w:numId w:val="0"/>
        </w:numPr>
        <w:spacing w:line="360" w:lineRule="auto"/>
        <w:contextualSpacing/>
        <w:jc w:val="both"/>
        <w:rPr>
          <w:rFonts w:ascii="Times" w:hAnsi="Times" w:cs="Times New Roman"/>
          <w:b/>
          <w:color w:val="auto"/>
          <w:sz w:val="22"/>
          <w:szCs w:val="22"/>
          <w:lang w:val="en-GB"/>
        </w:rPr>
      </w:pPr>
      <w:r w:rsidRPr="003C74EA">
        <w:rPr>
          <w:rFonts w:ascii="Times" w:hAnsi="Times" w:cs="Times New Roman"/>
          <w:b/>
          <w:color w:val="auto"/>
          <w:sz w:val="22"/>
          <w:szCs w:val="22"/>
          <w:lang w:val="en-GB"/>
        </w:rPr>
        <w:t>Table of contents</w:t>
      </w:r>
    </w:p>
    <w:p w14:paraId="30C6D407" w14:textId="77777777" w:rsidR="003C74EA" w:rsidRPr="003C74EA" w:rsidRDefault="009E462F" w:rsidP="003C74EA">
      <w:pPr>
        <w:pStyle w:val="TOC1"/>
        <w:tabs>
          <w:tab w:val="left" w:pos="405"/>
          <w:tab w:val="right" w:leader="dot" w:pos="9010"/>
        </w:tabs>
        <w:rPr>
          <w:ins w:id="53" w:author="Chara Katiri" w:date="2015-04-12T03:47:00Z"/>
          <w:noProof/>
          <w:lang w:val="en-GB" w:eastAsia="ja-JP"/>
          <w:rPrChange w:id="54" w:author="Chara Katiri" w:date="2015-04-12T03:47:00Z">
            <w:rPr>
              <w:ins w:id="55" w:author="Chara Katiri" w:date="2015-04-12T03:47:00Z"/>
              <w:rFonts w:asciiTheme="minorHAnsi" w:hAnsiTheme="minorHAnsi"/>
              <w:noProof/>
              <w:sz w:val="24"/>
              <w:szCs w:val="24"/>
              <w:lang w:val="en-GB" w:eastAsia="ja-JP"/>
            </w:rPr>
          </w:rPrChange>
        </w:rPr>
      </w:pPr>
      <w:r w:rsidRPr="003C74EA">
        <w:rPr>
          <w:rFonts w:cs="Times New Roman"/>
          <w:lang w:val="en-GB"/>
        </w:rPr>
        <w:fldChar w:fldCharType="begin"/>
      </w:r>
      <w:r w:rsidRPr="003C74EA">
        <w:rPr>
          <w:rFonts w:cs="Times New Roman"/>
          <w:lang w:val="en-GB"/>
        </w:rPr>
        <w:instrText xml:space="preserve"> TOC \o "1-3" </w:instrText>
      </w:r>
      <w:r w:rsidRPr="003C74EA">
        <w:rPr>
          <w:rFonts w:cs="Times New Roman"/>
          <w:lang w:val="en-GB"/>
        </w:rPr>
        <w:fldChar w:fldCharType="separate"/>
      </w:r>
      <w:ins w:id="56" w:author="Chara Katiri" w:date="2015-04-12T03:47:00Z">
        <w:r w:rsidR="003C74EA" w:rsidRPr="003C74EA">
          <w:rPr>
            <w:rFonts w:cs="Times New Roman"/>
            <w:noProof/>
            <w:lang w:val="en-GB"/>
          </w:rPr>
          <w:t>1.</w:t>
        </w:r>
        <w:r w:rsidR="003C74EA" w:rsidRPr="003C74EA">
          <w:rPr>
            <w:noProof/>
            <w:lang w:val="en-GB" w:eastAsia="ja-JP"/>
            <w:rPrChange w:id="57" w:author="Chara Katiri" w:date="2015-04-12T03:47:00Z">
              <w:rPr>
                <w:rFonts w:asciiTheme="minorHAnsi" w:hAnsiTheme="minorHAnsi"/>
                <w:noProof/>
                <w:sz w:val="24"/>
                <w:szCs w:val="24"/>
                <w:lang w:val="en-GB" w:eastAsia="ja-JP"/>
              </w:rPr>
            </w:rPrChange>
          </w:rPr>
          <w:tab/>
        </w:r>
        <w:r w:rsidR="003C74EA" w:rsidRPr="003C74EA">
          <w:rPr>
            <w:rFonts w:cs="Times New Roman"/>
            <w:noProof/>
            <w:lang w:val="en-GB"/>
          </w:rPr>
          <w:t>Introduction</w:t>
        </w:r>
        <w:r w:rsidR="003C74EA" w:rsidRPr="003C74EA">
          <w:rPr>
            <w:noProof/>
          </w:rPr>
          <w:tab/>
        </w:r>
        <w:r w:rsidR="003C74EA" w:rsidRPr="003C74EA">
          <w:rPr>
            <w:noProof/>
          </w:rPr>
          <w:fldChar w:fldCharType="begin"/>
        </w:r>
        <w:r w:rsidR="003C74EA" w:rsidRPr="003C74EA">
          <w:rPr>
            <w:noProof/>
          </w:rPr>
          <w:instrText xml:space="preserve"> PAGEREF _Toc290429753 \h </w:instrText>
        </w:r>
      </w:ins>
      <w:r w:rsidR="003C74EA" w:rsidRPr="003C74EA">
        <w:rPr>
          <w:noProof/>
        </w:rPr>
      </w:r>
      <w:r w:rsidR="003C74EA" w:rsidRPr="003C74EA">
        <w:rPr>
          <w:noProof/>
        </w:rPr>
        <w:fldChar w:fldCharType="separate"/>
      </w:r>
      <w:ins w:id="58" w:author="Chara Katiri" w:date="2015-04-12T03:47:00Z">
        <w:r w:rsidR="003C74EA" w:rsidRPr="003C74EA">
          <w:rPr>
            <w:noProof/>
          </w:rPr>
          <w:t>9</w:t>
        </w:r>
        <w:r w:rsidR="003C74EA" w:rsidRPr="003C74EA">
          <w:rPr>
            <w:noProof/>
          </w:rPr>
          <w:fldChar w:fldCharType="end"/>
        </w:r>
      </w:ins>
    </w:p>
    <w:p w14:paraId="56C0E057" w14:textId="77777777" w:rsidR="003C74EA" w:rsidRPr="003C74EA" w:rsidRDefault="003C74EA">
      <w:pPr>
        <w:pStyle w:val="TOC2"/>
        <w:tabs>
          <w:tab w:val="left" w:pos="840"/>
          <w:tab w:val="right" w:leader="dot" w:pos="9010"/>
        </w:tabs>
        <w:spacing w:line="360" w:lineRule="auto"/>
        <w:contextualSpacing/>
        <w:rPr>
          <w:ins w:id="59" w:author="Chara Katiri" w:date="2015-04-12T03:47:00Z"/>
          <w:rFonts w:ascii="Times" w:hAnsi="Times"/>
          <w:noProof/>
          <w:sz w:val="22"/>
          <w:szCs w:val="22"/>
          <w:lang w:val="en-GB" w:eastAsia="ja-JP"/>
          <w:rPrChange w:id="60" w:author="Chara Katiri" w:date="2015-04-12T03:47:00Z">
            <w:rPr>
              <w:ins w:id="61" w:author="Chara Katiri" w:date="2015-04-12T03:47:00Z"/>
              <w:noProof/>
              <w:lang w:val="en-GB" w:eastAsia="ja-JP"/>
            </w:rPr>
          </w:rPrChange>
        </w:rPr>
        <w:pPrChange w:id="62" w:author="Chara Katiri" w:date="2015-04-12T03:47:00Z">
          <w:pPr>
            <w:pStyle w:val="TOC2"/>
            <w:tabs>
              <w:tab w:val="left" w:pos="840"/>
              <w:tab w:val="right" w:leader="dot" w:pos="9010"/>
            </w:tabs>
          </w:pPr>
        </w:pPrChange>
      </w:pPr>
      <w:ins w:id="63" w:author="Chara Katiri" w:date="2015-04-12T03:47:00Z">
        <w:r w:rsidRPr="003C74EA">
          <w:rPr>
            <w:rFonts w:ascii="Times" w:hAnsi="Times" w:cs="Times New Roman"/>
            <w:noProof/>
            <w:sz w:val="22"/>
            <w:szCs w:val="22"/>
            <w:lang w:val="en-GB"/>
            <w:rPrChange w:id="64" w:author="Chara Katiri" w:date="2015-04-12T03:47:00Z">
              <w:rPr>
                <w:rFonts w:ascii="Times" w:hAnsi="Times" w:cs="Times New Roman"/>
                <w:noProof/>
                <w:lang w:val="en-GB"/>
              </w:rPr>
            </w:rPrChange>
          </w:rPr>
          <w:t>1.1.</w:t>
        </w:r>
        <w:r w:rsidRPr="003C74EA">
          <w:rPr>
            <w:rFonts w:ascii="Times" w:hAnsi="Times"/>
            <w:noProof/>
            <w:sz w:val="22"/>
            <w:szCs w:val="22"/>
            <w:lang w:val="en-GB" w:eastAsia="ja-JP"/>
            <w:rPrChange w:id="65" w:author="Chara Katiri" w:date="2015-04-12T03:47:00Z">
              <w:rPr>
                <w:noProof/>
                <w:lang w:val="en-GB" w:eastAsia="ja-JP"/>
              </w:rPr>
            </w:rPrChange>
          </w:rPr>
          <w:tab/>
        </w:r>
        <w:r w:rsidRPr="003C74EA">
          <w:rPr>
            <w:rFonts w:ascii="Times" w:hAnsi="Times" w:cs="Times New Roman"/>
            <w:noProof/>
            <w:sz w:val="22"/>
            <w:szCs w:val="22"/>
            <w:lang w:val="en-GB"/>
            <w:rPrChange w:id="66" w:author="Chara Katiri" w:date="2015-04-12T03:47:00Z">
              <w:rPr>
                <w:rFonts w:ascii="Times" w:hAnsi="Times" w:cs="Times New Roman"/>
                <w:noProof/>
                <w:lang w:val="en-GB"/>
              </w:rPr>
            </w:rPrChange>
          </w:rPr>
          <w:t>Motivation</w:t>
        </w:r>
        <w:r w:rsidRPr="003C74EA">
          <w:rPr>
            <w:rFonts w:ascii="Times" w:hAnsi="Times"/>
            <w:noProof/>
            <w:sz w:val="22"/>
            <w:szCs w:val="22"/>
            <w:rPrChange w:id="67" w:author="Chara Katiri" w:date="2015-04-12T03:47:00Z">
              <w:rPr>
                <w:noProof/>
              </w:rPr>
            </w:rPrChange>
          </w:rPr>
          <w:tab/>
        </w:r>
        <w:r w:rsidRPr="003C74EA">
          <w:rPr>
            <w:rFonts w:ascii="Times" w:hAnsi="Times"/>
            <w:noProof/>
            <w:sz w:val="22"/>
            <w:szCs w:val="22"/>
            <w:rPrChange w:id="68" w:author="Chara Katiri" w:date="2015-04-12T03:47:00Z">
              <w:rPr>
                <w:noProof/>
              </w:rPr>
            </w:rPrChange>
          </w:rPr>
          <w:fldChar w:fldCharType="begin"/>
        </w:r>
        <w:r w:rsidRPr="003C74EA">
          <w:rPr>
            <w:rFonts w:ascii="Times" w:hAnsi="Times"/>
            <w:noProof/>
            <w:sz w:val="22"/>
            <w:szCs w:val="22"/>
            <w:rPrChange w:id="69" w:author="Chara Katiri" w:date="2015-04-12T03:47:00Z">
              <w:rPr>
                <w:noProof/>
              </w:rPr>
            </w:rPrChange>
          </w:rPr>
          <w:instrText xml:space="preserve"> PAGEREF _Toc290429754 \h </w:instrText>
        </w:r>
      </w:ins>
      <w:r w:rsidRPr="003C74EA">
        <w:rPr>
          <w:rFonts w:ascii="Times" w:hAnsi="Times"/>
          <w:noProof/>
          <w:sz w:val="22"/>
          <w:szCs w:val="22"/>
          <w:rPrChange w:id="70" w:author="Chara Katiri" w:date="2015-04-12T03:47:00Z">
            <w:rPr>
              <w:rFonts w:ascii="Times" w:hAnsi="Times"/>
              <w:noProof/>
              <w:sz w:val="22"/>
              <w:szCs w:val="22"/>
            </w:rPr>
          </w:rPrChange>
        </w:rPr>
      </w:r>
      <w:r w:rsidRPr="003C74EA">
        <w:rPr>
          <w:rFonts w:ascii="Times" w:hAnsi="Times"/>
          <w:noProof/>
          <w:sz w:val="22"/>
          <w:szCs w:val="22"/>
          <w:rPrChange w:id="71" w:author="Chara Katiri" w:date="2015-04-12T03:47:00Z">
            <w:rPr>
              <w:noProof/>
            </w:rPr>
          </w:rPrChange>
        </w:rPr>
        <w:fldChar w:fldCharType="separate"/>
      </w:r>
      <w:ins w:id="72" w:author="Chara Katiri" w:date="2015-04-12T03:47:00Z">
        <w:r w:rsidRPr="003C74EA">
          <w:rPr>
            <w:rFonts w:ascii="Times" w:hAnsi="Times"/>
            <w:noProof/>
            <w:sz w:val="22"/>
            <w:szCs w:val="22"/>
            <w:rPrChange w:id="73" w:author="Chara Katiri" w:date="2015-04-12T03:47:00Z">
              <w:rPr>
                <w:noProof/>
              </w:rPr>
            </w:rPrChange>
          </w:rPr>
          <w:t>9</w:t>
        </w:r>
        <w:r w:rsidRPr="003C74EA">
          <w:rPr>
            <w:rFonts w:ascii="Times" w:hAnsi="Times"/>
            <w:noProof/>
            <w:sz w:val="22"/>
            <w:szCs w:val="22"/>
            <w:rPrChange w:id="74" w:author="Chara Katiri" w:date="2015-04-12T03:47:00Z">
              <w:rPr>
                <w:noProof/>
              </w:rPr>
            </w:rPrChange>
          </w:rPr>
          <w:fldChar w:fldCharType="end"/>
        </w:r>
      </w:ins>
    </w:p>
    <w:p w14:paraId="406B549A" w14:textId="77777777" w:rsidR="003C74EA" w:rsidRPr="003C74EA" w:rsidRDefault="003C74EA">
      <w:pPr>
        <w:pStyle w:val="TOC2"/>
        <w:tabs>
          <w:tab w:val="left" w:pos="840"/>
          <w:tab w:val="right" w:leader="dot" w:pos="9010"/>
        </w:tabs>
        <w:spacing w:line="360" w:lineRule="auto"/>
        <w:contextualSpacing/>
        <w:rPr>
          <w:ins w:id="75" w:author="Chara Katiri" w:date="2015-04-12T03:47:00Z"/>
          <w:rFonts w:ascii="Times" w:hAnsi="Times"/>
          <w:noProof/>
          <w:sz w:val="22"/>
          <w:szCs w:val="22"/>
          <w:lang w:val="en-GB" w:eastAsia="ja-JP"/>
          <w:rPrChange w:id="76" w:author="Chara Katiri" w:date="2015-04-12T03:47:00Z">
            <w:rPr>
              <w:ins w:id="77" w:author="Chara Katiri" w:date="2015-04-12T03:47:00Z"/>
              <w:noProof/>
              <w:lang w:val="en-GB" w:eastAsia="ja-JP"/>
            </w:rPr>
          </w:rPrChange>
        </w:rPr>
        <w:pPrChange w:id="78" w:author="Chara Katiri" w:date="2015-04-12T03:47:00Z">
          <w:pPr>
            <w:pStyle w:val="TOC2"/>
            <w:tabs>
              <w:tab w:val="left" w:pos="840"/>
              <w:tab w:val="right" w:leader="dot" w:pos="9010"/>
            </w:tabs>
          </w:pPr>
        </w:pPrChange>
      </w:pPr>
      <w:ins w:id="79" w:author="Chara Katiri" w:date="2015-04-12T03:47:00Z">
        <w:r w:rsidRPr="003C74EA">
          <w:rPr>
            <w:rFonts w:ascii="Times" w:hAnsi="Times" w:cs="Times New Roman"/>
            <w:noProof/>
            <w:sz w:val="22"/>
            <w:szCs w:val="22"/>
            <w:lang w:val="en-GB"/>
            <w:rPrChange w:id="80" w:author="Chara Katiri" w:date="2015-04-12T03:47:00Z">
              <w:rPr>
                <w:rFonts w:ascii="Times" w:hAnsi="Times" w:cs="Times New Roman"/>
                <w:noProof/>
                <w:lang w:val="en-GB"/>
              </w:rPr>
            </w:rPrChange>
          </w:rPr>
          <w:t>1.2.</w:t>
        </w:r>
        <w:r w:rsidRPr="003C74EA">
          <w:rPr>
            <w:rFonts w:ascii="Times" w:hAnsi="Times"/>
            <w:noProof/>
            <w:sz w:val="22"/>
            <w:szCs w:val="22"/>
            <w:lang w:val="en-GB" w:eastAsia="ja-JP"/>
            <w:rPrChange w:id="81" w:author="Chara Katiri" w:date="2015-04-12T03:47:00Z">
              <w:rPr>
                <w:noProof/>
                <w:lang w:val="en-GB" w:eastAsia="ja-JP"/>
              </w:rPr>
            </w:rPrChange>
          </w:rPr>
          <w:tab/>
        </w:r>
        <w:r w:rsidRPr="003C74EA">
          <w:rPr>
            <w:rFonts w:ascii="Times" w:hAnsi="Times" w:cs="Times New Roman"/>
            <w:noProof/>
            <w:sz w:val="22"/>
            <w:szCs w:val="22"/>
            <w:lang w:val="en-GB"/>
            <w:rPrChange w:id="82" w:author="Chara Katiri" w:date="2015-04-12T03:47:00Z">
              <w:rPr>
                <w:rFonts w:ascii="Times" w:hAnsi="Times" w:cs="Times New Roman"/>
                <w:noProof/>
                <w:lang w:val="en-GB"/>
              </w:rPr>
            </w:rPrChange>
          </w:rPr>
          <w:t>Project idea and description</w:t>
        </w:r>
        <w:r w:rsidRPr="003C74EA">
          <w:rPr>
            <w:rFonts w:ascii="Times" w:hAnsi="Times"/>
            <w:noProof/>
            <w:sz w:val="22"/>
            <w:szCs w:val="22"/>
            <w:rPrChange w:id="83" w:author="Chara Katiri" w:date="2015-04-12T03:47:00Z">
              <w:rPr>
                <w:noProof/>
              </w:rPr>
            </w:rPrChange>
          </w:rPr>
          <w:tab/>
        </w:r>
        <w:r w:rsidRPr="003C74EA">
          <w:rPr>
            <w:rFonts w:ascii="Times" w:hAnsi="Times"/>
            <w:noProof/>
            <w:sz w:val="22"/>
            <w:szCs w:val="22"/>
            <w:rPrChange w:id="84" w:author="Chara Katiri" w:date="2015-04-12T03:47:00Z">
              <w:rPr>
                <w:noProof/>
              </w:rPr>
            </w:rPrChange>
          </w:rPr>
          <w:fldChar w:fldCharType="begin"/>
        </w:r>
        <w:r w:rsidRPr="003C74EA">
          <w:rPr>
            <w:rFonts w:ascii="Times" w:hAnsi="Times"/>
            <w:noProof/>
            <w:sz w:val="22"/>
            <w:szCs w:val="22"/>
            <w:rPrChange w:id="85" w:author="Chara Katiri" w:date="2015-04-12T03:47:00Z">
              <w:rPr>
                <w:noProof/>
              </w:rPr>
            </w:rPrChange>
          </w:rPr>
          <w:instrText xml:space="preserve"> PAGEREF _Toc290429755 \h </w:instrText>
        </w:r>
      </w:ins>
      <w:r w:rsidRPr="003C74EA">
        <w:rPr>
          <w:rFonts w:ascii="Times" w:hAnsi="Times"/>
          <w:noProof/>
          <w:sz w:val="22"/>
          <w:szCs w:val="22"/>
          <w:rPrChange w:id="86" w:author="Chara Katiri" w:date="2015-04-12T03:47:00Z">
            <w:rPr>
              <w:rFonts w:ascii="Times" w:hAnsi="Times"/>
              <w:noProof/>
              <w:sz w:val="22"/>
              <w:szCs w:val="22"/>
            </w:rPr>
          </w:rPrChange>
        </w:rPr>
      </w:r>
      <w:r w:rsidRPr="003C74EA">
        <w:rPr>
          <w:rFonts w:ascii="Times" w:hAnsi="Times"/>
          <w:noProof/>
          <w:sz w:val="22"/>
          <w:szCs w:val="22"/>
          <w:rPrChange w:id="87" w:author="Chara Katiri" w:date="2015-04-12T03:47:00Z">
            <w:rPr>
              <w:noProof/>
            </w:rPr>
          </w:rPrChange>
        </w:rPr>
        <w:fldChar w:fldCharType="separate"/>
      </w:r>
      <w:ins w:id="88" w:author="Chara Katiri" w:date="2015-04-12T03:47:00Z">
        <w:r w:rsidRPr="003C74EA">
          <w:rPr>
            <w:rFonts w:ascii="Times" w:hAnsi="Times"/>
            <w:noProof/>
            <w:sz w:val="22"/>
            <w:szCs w:val="22"/>
            <w:rPrChange w:id="89" w:author="Chara Katiri" w:date="2015-04-12T03:47:00Z">
              <w:rPr>
                <w:noProof/>
              </w:rPr>
            </w:rPrChange>
          </w:rPr>
          <w:t>9</w:t>
        </w:r>
        <w:r w:rsidRPr="003C74EA">
          <w:rPr>
            <w:rFonts w:ascii="Times" w:hAnsi="Times"/>
            <w:noProof/>
            <w:sz w:val="22"/>
            <w:szCs w:val="22"/>
            <w:rPrChange w:id="90" w:author="Chara Katiri" w:date="2015-04-12T03:47:00Z">
              <w:rPr>
                <w:noProof/>
              </w:rPr>
            </w:rPrChange>
          </w:rPr>
          <w:fldChar w:fldCharType="end"/>
        </w:r>
      </w:ins>
    </w:p>
    <w:p w14:paraId="70998078" w14:textId="77777777" w:rsidR="003C74EA" w:rsidRPr="003C74EA" w:rsidRDefault="003C74EA">
      <w:pPr>
        <w:pStyle w:val="TOC2"/>
        <w:tabs>
          <w:tab w:val="left" w:pos="840"/>
          <w:tab w:val="right" w:leader="dot" w:pos="9010"/>
        </w:tabs>
        <w:spacing w:line="360" w:lineRule="auto"/>
        <w:contextualSpacing/>
        <w:rPr>
          <w:ins w:id="91" w:author="Chara Katiri" w:date="2015-04-12T03:47:00Z"/>
          <w:rFonts w:ascii="Times" w:hAnsi="Times"/>
          <w:noProof/>
          <w:sz w:val="22"/>
          <w:szCs w:val="22"/>
          <w:lang w:val="en-GB" w:eastAsia="ja-JP"/>
          <w:rPrChange w:id="92" w:author="Chara Katiri" w:date="2015-04-12T03:47:00Z">
            <w:rPr>
              <w:ins w:id="93" w:author="Chara Katiri" w:date="2015-04-12T03:47:00Z"/>
              <w:noProof/>
              <w:lang w:val="en-GB" w:eastAsia="ja-JP"/>
            </w:rPr>
          </w:rPrChange>
        </w:rPr>
        <w:pPrChange w:id="94" w:author="Chara Katiri" w:date="2015-04-12T03:47:00Z">
          <w:pPr>
            <w:pStyle w:val="TOC2"/>
            <w:tabs>
              <w:tab w:val="left" w:pos="840"/>
              <w:tab w:val="right" w:leader="dot" w:pos="9010"/>
            </w:tabs>
          </w:pPr>
        </w:pPrChange>
      </w:pPr>
      <w:ins w:id="95" w:author="Chara Katiri" w:date="2015-04-12T03:47:00Z">
        <w:r w:rsidRPr="003C74EA">
          <w:rPr>
            <w:rFonts w:ascii="Times" w:hAnsi="Times" w:cs="Times New Roman"/>
            <w:noProof/>
            <w:sz w:val="22"/>
            <w:szCs w:val="22"/>
            <w:lang w:val="en-GB"/>
            <w:rPrChange w:id="96" w:author="Chara Katiri" w:date="2015-04-12T03:47:00Z">
              <w:rPr>
                <w:rFonts w:ascii="Times" w:hAnsi="Times" w:cs="Times New Roman"/>
                <w:noProof/>
                <w:lang w:val="en-GB"/>
              </w:rPr>
            </w:rPrChange>
          </w:rPr>
          <w:t>1.3.</w:t>
        </w:r>
        <w:r w:rsidRPr="003C74EA">
          <w:rPr>
            <w:rFonts w:ascii="Times" w:hAnsi="Times"/>
            <w:noProof/>
            <w:sz w:val="22"/>
            <w:szCs w:val="22"/>
            <w:lang w:val="en-GB" w:eastAsia="ja-JP"/>
            <w:rPrChange w:id="97" w:author="Chara Katiri" w:date="2015-04-12T03:47:00Z">
              <w:rPr>
                <w:noProof/>
                <w:lang w:val="en-GB" w:eastAsia="ja-JP"/>
              </w:rPr>
            </w:rPrChange>
          </w:rPr>
          <w:tab/>
        </w:r>
        <w:r w:rsidRPr="003C74EA">
          <w:rPr>
            <w:rFonts w:ascii="Times" w:hAnsi="Times" w:cs="Times New Roman"/>
            <w:noProof/>
            <w:sz w:val="22"/>
            <w:szCs w:val="22"/>
            <w:lang w:val="en-GB"/>
            <w:rPrChange w:id="98" w:author="Chara Katiri" w:date="2015-04-12T03:47:00Z">
              <w:rPr>
                <w:rFonts w:ascii="Times" w:hAnsi="Times" w:cs="Times New Roman"/>
                <w:noProof/>
                <w:lang w:val="en-GB"/>
              </w:rPr>
            </w:rPrChange>
          </w:rPr>
          <w:t>Project objectives and goal statement</w:t>
        </w:r>
        <w:r w:rsidRPr="003C74EA">
          <w:rPr>
            <w:rFonts w:ascii="Times" w:hAnsi="Times"/>
            <w:noProof/>
            <w:sz w:val="22"/>
            <w:szCs w:val="22"/>
            <w:rPrChange w:id="99" w:author="Chara Katiri" w:date="2015-04-12T03:47:00Z">
              <w:rPr>
                <w:noProof/>
              </w:rPr>
            </w:rPrChange>
          </w:rPr>
          <w:tab/>
        </w:r>
        <w:r w:rsidRPr="003C74EA">
          <w:rPr>
            <w:rFonts w:ascii="Times" w:hAnsi="Times"/>
            <w:noProof/>
            <w:sz w:val="22"/>
            <w:szCs w:val="22"/>
            <w:rPrChange w:id="100" w:author="Chara Katiri" w:date="2015-04-12T03:47:00Z">
              <w:rPr>
                <w:noProof/>
              </w:rPr>
            </w:rPrChange>
          </w:rPr>
          <w:fldChar w:fldCharType="begin"/>
        </w:r>
        <w:r w:rsidRPr="003C74EA">
          <w:rPr>
            <w:rFonts w:ascii="Times" w:hAnsi="Times"/>
            <w:noProof/>
            <w:sz w:val="22"/>
            <w:szCs w:val="22"/>
            <w:rPrChange w:id="101" w:author="Chara Katiri" w:date="2015-04-12T03:47:00Z">
              <w:rPr>
                <w:noProof/>
              </w:rPr>
            </w:rPrChange>
          </w:rPr>
          <w:instrText xml:space="preserve"> PAGEREF _Toc290429756 \h </w:instrText>
        </w:r>
      </w:ins>
      <w:r w:rsidRPr="003C74EA">
        <w:rPr>
          <w:rFonts w:ascii="Times" w:hAnsi="Times"/>
          <w:noProof/>
          <w:sz w:val="22"/>
          <w:szCs w:val="22"/>
          <w:rPrChange w:id="102" w:author="Chara Katiri" w:date="2015-04-12T03:47:00Z">
            <w:rPr>
              <w:rFonts w:ascii="Times" w:hAnsi="Times"/>
              <w:noProof/>
              <w:sz w:val="22"/>
              <w:szCs w:val="22"/>
            </w:rPr>
          </w:rPrChange>
        </w:rPr>
      </w:r>
      <w:r w:rsidRPr="003C74EA">
        <w:rPr>
          <w:rFonts w:ascii="Times" w:hAnsi="Times"/>
          <w:noProof/>
          <w:sz w:val="22"/>
          <w:szCs w:val="22"/>
          <w:rPrChange w:id="103" w:author="Chara Katiri" w:date="2015-04-12T03:47:00Z">
            <w:rPr>
              <w:noProof/>
            </w:rPr>
          </w:rPrChange>
        </w:rPr>
        <w:fldChar w:fldCharType="separate"/>
      </w:r>
      <w:ins w:id="104" w:author="Chara Katiri" w:date="2015-04-12T03:47:00Z">
        <w:r w:rsidRPr="003C74EA">
          <w:rPr>
            <w:rFonts w:ascii="Times" w:hAnsi="Times"/>
            <w:noProof/>
            <w:sz w:val="22"/>
            <w:szCs w:val="22"/>
            <w:rPrChange w:id="105" w:author="Chara Katiri" w:date="2015-04-12T03:47:00Z">
              <w:rPr>
                <w:noProof/>
              </w:rPr>
            </w:rPrChange>
          </w:rPr>
          <w:t>11</w:t>
        </w:r>
        <w:r w:rsidRPr="003C74EA">
          <w:rPr>
            <w:rFonts w:ascii="Times" w:hAnsi="Times"/>
            <w:noProof/>
            <w:sz w:val="22"/>
            <w:szCs w:val="22"/>
            <w:rPrChange w:id="106" w:author="Chara Katiri" w:date="2015-04-12T03:47:00Z">
              <w:rPr>
                <w:noProof/>
              </w:rPr>
            </w:rPrChange>
          </w:rPr>
          <w:fldChar w:fldCharType="end"/>
        </w:r>
      </w:ins>
    </w:p>
    <w:p w14:paraId="4BE26458" w14:textId="77777777" w:rsidR="003C74EA" w:rsidRPr="003C74EA" w:rsidRDefault="003C74EA">
      <w:pPr>
        <w:pStyle w:val="TOC2"/>
        <w:tabs>
          <w:tab w:val="left" w:pos="840"/>
          <w:tab w:val="right" w:leader="dot" w:pos="9010"/>
        </w:tabs>
        <w:spacing w:line="360" w:lineRule="auto"/>
        <w:contextualSpacing/>
        <w:rPr>
          <w:ins w:id="107" w:author="Chara Katiri" w:date="2015-04-12T03:47:00Z"/>
          <w:rFonts w:ascii="Times" w:hAnsi="Times"/>
          <w:noProof/>
          <w:sz w:val="22"/>
          <w:szCs w:val="22"/>
          <w:lang w:val="en-GB" w:eastAsia="ja-JP"/>
          <w:rPrChange w:id="108" w:author="Chara Katiri" w:date="2015-04-12T03:47:00Z">
            <w:rPr>
              <w:ins w:id="109" w:author="Chara Katiri" w:date="2015-04-12T03:47:00Z"/>
              <w:noProof/>
              <w:lang w:val="en-GB" w:eastAsia="ja-JP"/>
            </w:rPr>
          </w:rPrChange>
        </w:rPr>
        <w:pPrChange w:id="110" w:author="Chara Katiri" w:date="2015-04-12T03:47:00Z">
          <w:pPr>
            <w:pStyle w:val="TOC2"/>
            <w:tabs>
              <w:tab w:val="left" w:pos="840"/>
              <w:tab w:val="right" w:leader="dot" w:pos="9010"/>
            </w:tabs>
          </w:pPr>
        </w:pPrChange>
      </w:pPr>
      <w:ins w:id="111" w:author="Chara Katiri" w:date="2015-04-12T03:47:00Z">
        <w:r w:rsidRPr="003C74EA">
          <w:rPr>
            <w:rFonts w:ascii="Times" w:hAnsi="Times" w:cs="Times New Roman"/>
            <w:noProof/>
            <w:sz w:val="22"/>
            <w:szCs w:val="22"/>
            <w:lang w:val="en-GB"/>
            <w:rPrChange w:id="112" w:author="Chara Katiri" w:date="2015-04-12T03:47:00Z">
              <w:rPr>
                <w:rFonts w:ascii="Times" w:hAnsi="Times" w:cs="Times New Roman"/>
                <w:noProof/>
                <w:lang w:val="en-GB"/>
              </w:rPr>
            </w:rPrChange>
          </w:rPr>
          <w:t>1.4.</w:t>
        </w:r>
        <w:r w:rsidRPr="003C74EA">
          <w:rPr>
            <w:rFonts w:ascii="Times" w:hAnsi="Times"/>
            <w:noProof/>
            <w:sz w:val="22"/>
            <w:szCs w:val="22"/>
            <w:lang w:val="en-GB" w:eastAsia="ja-JP"/>
            <w:rPrChange w:id="113" w:author="Chara Katiri" w:date="2015-04-12T03:47:00Z">
              <w:rPr>
                <w:noProof/>
                <w:lang w:val="en-GB" w:eastAsia="ja-JP"/>
              </w:rPr>
            </w:rPrChange>
          </w:rPr>
          <w:tab/>
        </w:r>
        <w:r w:rsidRPr="003C74EA">
          <w:rPr>
            <w:rFonts w:ascii="Times" w:hAnsi="Times" w:cs="Times New Roman"/>
            <w:noProof/>
            <w:sz w:val="22"/>
            <w:szCs w:val="22"/>
            <w:lang w:val="en-GB"/>
            <w:rPrChange w:id="114" w:author="Chara Katiri" w:date="2015-04-12T03:47:00Z">
              <w:rPr>
                <w:rFonts w:ascii="Times" w:hAnsi="Times" w:cs="Times New Roman"/>
                <w:noProof/>
                <w:lang w:val="en-GB"/>
              </w:rPr>
            </w:rPrChange>
          </w:rPr>
          <w:t>Project benefits</w:t>
        </w:r>
        <w:r w:rsidRPr="003C74EA">
          <w:rPr>
            <w:rFonts w:ascii="Times" w:hAnsi="Times"/>
            <w:noProof/>
            <w:sz w:val="22"/>
            <w:szCs w:val="22"/>
            <w:rPrChange w:id="115" w:author="Chara Katiri" w:date="2015-04-12T03:47:00Z">
              <w:rPr>
                <w:noProof/>
              </w:rPr>
            </w:rPrChange>
          </w:rPr>
          <w:tab/>
        </w:r>
        <w:r w:rsidRPr="003C74EA">
          <w:rPr>
            <w:rFonts w:ascii="Times" w:hAnsi="Times"/>
            <w:noProof/>
            <w:sz w:val="22"/>
            <w:szCs w:val="22"/>
            <w:rPrChange w:id="116" w:author="Chara Katiri" w:date="2015-04-12T03:47:00Z">
              <w:rPr>
                <w:noProof/>
              </w:rPr>
            </w:rPrChange>
          </w:rPr>
          <w:fldChar w:fldCharType="begin"/>
        </w:r>
        <w:r w:rsidRPr="003C74EA">
          <w:rPr>
            <w:rFonts w:ascii="Times" w:hAnsi="Times"/>
            <w:noProof/>
            <w:sz w:val="22"/>
            <w:szCs w:val="22"/>
            <w:rPrChange w:id="117" w:author="Chara Katiri" w:date="2015-04-12T03:47:00Z">
              <w:rPr>
                <w:noProof/>
              </w:rPr>
            </w:rPrChange>
          </w:rPr>
          <w:instrText xml:space="preserve"> PAGEREF _Toc290429757 \h </w:instrText>
        </w:r>
      </w:ins>
      <w:r w:rsidRPr="003C74EA">
        <w:rPr>
          <w:rFonts w:ascii="Times" w:hAnsi="Times"/>
          <w:noProof/>
          <w:sz w:val="22"/>
          <w:szCs w:val="22"/>
          <w:rPrChange w:id="118" w:author="Chara Katiri" w:date="2015-04-12T03:47:00Z">
            <w:rPr>
              <w:rFonts w:ascii="Times" w:hAnsi="Times"/>
              <w:noProof/>
              <w:sz w:val="22"/>
              <w:szCs w:val="22"/>
            </w:rPr>
          </w:rPrChange>
        </w:rPr>
      </w:r>
      <w:r w:rsidRPr="003C74EA">
        <w:rPr>
          <w:rFonts w:ascii="Times" w:hAnsi="Times"/>
          <w:noProof/>
          <w:sz w:val="22"/>
          <w:szCs w:val="22"/>
          <w:rPrChange w:id="119" w:author="Chara Katiri" w:date="2015-04-12T03:47:00Z">
            <w:rPr>
              <w:noProof/>
            </w:rPr>
          </w:rPrChange>
        </w:rPr>
        <w:fldChar w:fldCharType="separate"/>
      </w:r>
      <w:ins w:id="120" w:author="Chara Katiri" w:date="2015-04-12T03:47:00Z">
        <w:r w:rsidRPr="003C74EA">
          <w:rPr>
            <w:rFonts w:ascii="Times" w:hAnsi="Times"/>
            <w:noProof/>
            <w:sz w:val="22"/>
            <w:szCs w:val="22"/>
            <w:rPrChange w:id="121" w:author="Chara Katiri" w:date="2015-04-12T03:47:00Z">
              <w:rPr>
                <w:noProof/>
              </w:rPr>
            </w:rPrChange>
          </w:rPr>
          <w:t>11</w:t>
        </w:r>
        <w:r w:rsidRPr="003C74EA">
          <w:rPr>
            <w:rFonts w:ascii="Times" w:hAnsi="Times"/>
            <w:noProof/>
            <w:sz w:val="22"/>
            <w:szCs w:val="22"/>
            <w:rPrChange w:id="122" w:author="Chara Katiri" w:date="2015-04-12T03:47:00Z">
              <w:rPr>
                <w:noProof/>
              </w:rPr>
            </w:rPrChange>
          </w:rPr>
          <w:fldChar w:fldCharType="end"/>
        </w:r>
      </w:ins>
    </w:p>
    <w:p w14:paraId="47305B69" w14:textId="77777777" w:rsidR="003C74EA" w:rsidRPr="003C74EA" w:rsidRDefault="003C74EA">
      <w:pPr>
        <w:pStyle w:val="TOC2"/>
        <w:tabs>
          <w:tab w:val="left" w:pos="840"/>
          <w:tab w:val="right" w:leader="dot" w:pos="9010"/>
        </w:tabs>
        <w:spacing w:line="360" w:lineRule="auto"/>
        <w:contextualSpacing/>
        <w:rPr>
          <w:ins w:id="123" w:author="Chara Katiri" w:date="2015-04-12T03:47:00Z"/>
          <w:rFonts w:ascii="Times" w:hAnsi="Times"/>
          <w:noProof/>
          <w:sz w:val="22"/>
          <w:szCs w:val="22"/>
          <w:lang w:val="en-GB" w:eastAsia="ja-JP"/>
          <w:rPrChange w:id="124" w:author="Chara Katiri" w:date="2015-04-12T03:47:00Z">
            <w:rPr>
              <w:ins w:id="125" w:author="Chara Katiri" w:date="2015-04-12T03:47:00Z"/>
              <w:noProof/>
              <w:lang w:val="en-GB" w:eastAsia="ja-JP"/>
            </w:rPr>
          </w:rPrChange>
        </w:rPr>
        <w:pPrChange w:id="126" w:author="Chara Katiri" w:date="2015-04-12T03:47:00Z">
          <w:pPr>
            <w:pStyle w:val="TOC2"/>
            <w:tabs>
              <w:tab w:val="left" w:pos="840"/>
              <w:tab w:val="right" w:leader="dot" w:pos="9010"/>
            </w:tabs>
          </w:pPr>
        </w:pPrChange>
      </w:pPr>
      <w:ins w:id="127" w:author="Chara Katiri" w:date="2015-04-12T03:47:00Z">
        <w:r w:rsidRPr="003C74EA">
          <w:rPr>
            <w:rFonts w:ascii="Times" w:hAnsi="Times" w:cs="Times New Roman"/>
            <w:noProof/>
            <w:sz w:val="22"/>
            <w:szCs w:val="22"/>
            <w:lang w:val="en-GB"/>
            <w:rPrChange w:id="128" w:author="Chara Katiri" w:date="2015-04-12T03:47:00Z">
              <w:rPr>
                <w:rFonts w:ascii="Times" w:hAnsi="Times" w:cs="Times New Roman"/>
                <w:noProof/>
                <w:lang w:val="en-GB"/>
              </w:rPr>
            </w:rPrChange>
          </w:rPr>
          <w:t>1.5.</w:t>
        </w:r>
        <w:r w:rsidRPr="003C74EA">
          <w:rPr>
            <w:rFonts w:ascii="Times" w:hAnsi="Times"/>
            <w:noProof/>
            <w:sz w:val="22"/>
            <w:szCs w:val="22"/>
            <w:lang w:val="en-GB" w:eastAsia="ja-JP"/>
            <w:rPrChange w:id="129" w:author="Chara Katiri" w:date="2015-04-12T03:47:00Z">
              <w:rPr>
                <w:noProof/>
                <w:lang w:val="en-GB" w:eastAsia="ja-JP"/>
              </w:rPr>
            </w:rPrChange>
          </w:rPr>
          <w:tab/>
        </w:r>
        <w:r w:rsidRPr="003C74EA">
          <w:rPr>
            <w:rFonts w:ascii="Times" w:hAnsi="Times" w:cs="Times New Roman"/>
            <w:noProof/>
            <w:sz w:val="22"/>
            <w:szCs w:val="22"/>
            <w:lang w:val="en-GB"/>
            <w:rPrChange w:id="130" w:author="Chara Katiri" w:date="2015-04-12T03:47:00Z">
              <w:rPr>
                <w:rFonts w:ascii="Times" w:hAnsi="Times" w:cs="Times New Roman"/>
                <w:noProof/>
                <w:lang w:val="en-GB"/>
              </w:rPr>
            </w:rPrChange>
          </w:rPr>
          <w:t>Project stages</w:t>
        </w:r>
        <w:r w:rsidRPr="003C74EA">
          <w:rPr>
            <w:rFonts w:ascii="Times" w:hAnsi="Times"/>
            <w:noProof/>
            <w:sz w:val="22"/>
            <w:szCs w:val="22"/>
            <w:rPrChange w:id="131" w:author="Chara Katiri" w:date="2015-04-12T03:47:00Z">
              <w:rPr>
                <w:noProof/>
              </w:rPr>
            </w:rPrChange>
          </w:rPr>
          <w:tab/>
        </w:r>
        <w:r w:rsidRPr="003C74EA">
          <w:rPr>
            <w:rFonts w:ascii="Times" w:hAnsi="Times"/>
            <w:noProof/>
            <w:sz w:val="22"/>
            <w:szCs w:val="22"/>
            <w:rPrChange w:id="132" w:author="Chara Katiri" w:date="2015-04-12T03:47:00Z">
              <w:rPr>
                <w:noProof/>
              </w:rPr>
            </w:rPrChange>
          </w:rPr>
          <w:fldChar w:fldCharType="begin"/>
        </w:r>
        <w:r w:rsidRPr="003C74EA">
          <w:rPr>
            <w:rFonts w:ascii="Times" w:hAnsi="Times"/>
            <w:noProof/>
            <w:sz w:val="22"/>
            <w:szCs w:val="22"/>
            <w:rPrChange w:id="133" w:author="Chara Katiri" w:date="2015-04-12T03:47:00Z">
              <w:rPr>
                <w:noProof/>
              </w:rPr>
            </w:rPrChange>
          </w:rPr>
          <w:instrText xml:space="preserve"> PAGEREF _Toc290429758 \h </w:instrText>
        </w:r>
      </w:ins>
      <w:r w:rsidRPr="003C74EA">
        <w:rPr>
          <w:rFonts w:ascii="Times" w:hAnsi="Times"/>
          <w:noProof/>
          <w:sz w:val="22"/>
          <w:szCs w:val="22"/>
          <w:rPrChange w:id="134" w:author="Chara Katiri" w:date="2015-04-12T03:47:00Z">
            <w:rPr>
              <w:rFonts w:ascii="Times" w:hAnsi="Times"/>
              <w:noProof/>
              <w:sz w:val="22"/>
              <w:szCs w:val="22"/>
            </w:rPr>
          </w:rPrChange>
        </w:rPr>
      </w:r>
      <w:r w:rsidRPr="003C74EA">
        <w:rPr>
          <w:rFonts w:ascii="Times" w:hAnsi="Times"/>
          <w:noProof/>
          <w:sz w:val="22"/>
          <w:szCs w:val="22"/>
          <w:rPrChange w:id="135" w:author="Chara Katiri" w:date="2015-04-12T03:47:00Z">
            <w:rPr>
              <w:noProof/>
            </w:rPr>
          </w:rPrChange>
        </w:rPr>
        <w:fldChar w:fldCharType="separate"/>
      </w:r>
      <w:ins w:id="136" w:author="Chara Katiri" w:date="2015-04-12T03:47:00Z">
        <w:r w:rsidRPr="003C74EA">
          <w:rPr>
            <w:rFonts w:ascii="Times" w:hAnsi="Times"/>
            <w:noProof/>
            <w:sz w:val="22"/>
            <w:szCs w:val="22"/>
            <w:rPrChange w:id="137" w:author="Chara Katiri" w:date="2015-04-12T03:47:00Z">
              <w:rPr>
                <w:noProof/>
              </w:rPr>
            </w:rPrChange>
          </w:rPr>
          <w:t>11</w:t>
        </w:r>
        <w:r w:rsidRPr="003C74EA">
          <w:rPr>
            <w:rFonts w:ascii="Times" w:hAnsi="Times"/>
            <w:noProof/>
            <w:sz w:val="22"/>
            <w:szCs w:val="22"/>
            <w:rPrChange w:id="138" w:author="Chara Katiri" w:date="2015-04-12T03:47:00Z">
              <w:rPr>
                <w:noProof/>
              </w:rPr>
            </w:rPrChange>
          </w:rPr>
          <w:fldChar w:fldCharType="end"/>
        </w:r>
      </w:ins>
    </w:p>
    <w:p w14:paraId="252FA403" w14:textId="77777777" w:rsidR="003C74EA" w:rsidRPr="003C74EA" w:rsidRDefault="003C74EA" w:rsidP="003C74EA">
      <w:pPr>
        <w:pStyle w:val="TOC1"/>
        <w:tabs>
          <w:tab w:val="left" w:pos="405"/>
          <w:tab w:val="right" w:leader="dot" w:pos="9010"/>
        </w:tabs>
        <w:rPr>
          <w:ins w:id="139" w:author="Chara Katiri" w:date="2015-04-12T03:47:00Z"/>
          <w:noProof/>
          <w:lang w:val="en-GB" w:eastAsia="ja-JP"/>
          <w:rPrChange w:id="140" w:author="Chara Katiri" w:date="2015-04-12T03:47:00Z">
            <w:rPr>
              <w:ins w:id="141" w:author="Chara Katiri" w:date="2015-04-12T03:47:00Z"/>
              <w:rFonts w:asciiTheme="minorHAnsi" w:hAnsiTheme="minorHAnsi"/>
              <w:noProof/>
              <w:sz w:val="24"/>
              <w:szCs w:val="24"/>
              <w:lang w:val="en-GB" w:eastAsia="ja-JP"/>
            </w:rPr>
          </w:rPrChange>
        </w:rPr>
      </w:pPr>
      <w:ins w:id="142" w:author="Chara Katiri" w:date="2015-04-12T03:47:00Z">
        <w:r w:rsidRPr="003C74EA">
          <w:rPr>
            <w:rFonts w:cs="Times New Roman"/>
            <w:noProof/>
            <w:lang w:val="en-GB"/>
          </w:rPr>
          <w:t>2.</w:t>
        </w:r>
        <w:r w:rsidRPr="003C74EA">
          <w:rPr>
            <w:noProof/>
            <w:lang w:val="en-GB" w:eastAsia="ja-JP"/>
            <w:rPrChange w:id="143" w:author="Chara Katiri" w:date="2015-04-12T03:47:00Z">
              <w:rPr>
                <w:rFonts w:asciiTheme="minorHAnsi" w:hAnsiTheme="minorHAnsi"/>
                <w:noProof/>
                <w:sz w:val="24"/>
                <w:szCs w:val="24"/>
                <w:lang w:val="en-GB" w:eastAsia="ja-JP"/>
              </w:rPr>
            </w:rPrChange>
          </w:rPr>
          <w:tab/>
        </w:r>
        <w:r w:rsidRPr="003C74EA">
          <w:rPr>
            <w:rFonts w:cs="Times New Roman"/>
            <w:noProof/>
            <w:lang w:val="en-GB"/>
          </w:rPr>
          <w:t>Literature review</w:t>
        </w:r>
        <w:r w:rsidRPr="003C74EA">
          <w:rPr>
            <w:noProof/>
          </w:rPr>
          <w:tab/>
        </w:r>
        <w:r w:rsidRPr="003C74EA">
          <w:rPr>
            <w:noProof/>
          </w:rPr>
          <w:fldChar w:fldCharType="begin"/>
        </w:r>
        <w:r w:rsidRPr="003C74EA">
          <w:rPr>
            <w:noProof/>
          </w:rPr>
          <w:instrText xml:space="preserve"> PAGEREF _Toc290429759 \h </w:instrText>
        </w:r>
      </w:ins>
      <w:r w:rsidRPr="003C74EA">
        <w:rPr>
          <w:noProof/>
        </w:rPr>
      </w:r>
      <w:r w:rsidRPr="003C74EA">
        <w:rPr>
          <w:noProof/>
        </w:rPr>
        <w:fldChar w:fldCharType="separate"/>
      </w:r>
      <w:ins w:id="144" w:author="Chara Katiri" w:date="2015-04-12T03:47:00Z">
        <w:r w:rsidRPr="003C74EA">
          <w:rPr>
            <w:noProof/>
          </w:rPr>
          <w:t>13</w:t>
        </w:r>
        <w:r w:rsidRPr="003C74EA">
          <w:rPr>
            <w:noProof/>
          </w:rPr>
          <w:fldChar w:fldCharType="end"/>
        </w:r>
      </w:ins>
    </w:p>
    <w:p w14:paraId="2FB3CAE7" w14:textId="77777777" w:rsidR="003C74EA" w:rsidRPr="003C74EA" w:rsidRDefault="003C74EA">
      <w:pPr>
        <w:pStyle w:val="TOC2"/>
        <w:tabs>
          <w:tab w:val="left" w:pos="840"/>
          <w:tab w:val="right" w:leader="dot" w:pos="9010"/>
        </w:tabs>
        <w:spacing w:line="360" w:lineRule="auto"/>
        <w:contextualSpacing/>
        <w:rPr>
          <w:ins w:id="145" w:author="Chara Katiri" w:date="2015-04-12T03:47:00Z"/>
          <w:rFonts w:ascii="Times" w:hAnsi="Times"/>
          <w:noProof/>
          <w:sz w:val="22"/>
          <w:szCs w:val="22"/>
          <w:lang w:val="en-GB" w:eastAsia="ja-JP"/>
          <w:rPrChange w:id="146" w:author="Chara Katiri" w:date="2015-04-12T03:47:00Z">
            <w:rPr>
              <w:ins w:id="147" w:author="Chara Katiri" w:date="2015-04-12T03:47:00Z"/>
              <w:noProof/>
              <w:lang w:val="en-GB" w:eastAsia="ja-JP"/>
            </w:rPr>
          </w:rPrChange>
        </w:rPr>
        <w:pPrChange w:id="148" w:author="Chara Katiri" w:date="2015-04-12T03:47:00Z">
          <w:pPr>
            <w:pStyle w:val="TOC2"/>
            <w:tabs>
              <w:tab w:val="left" w:pos="840"/>
              <w:tab w:val="right" w:leader="dot" w:pos="9010"/>
            </w:tabs>
          </w:pPr>
        </w:pPrChange>
      </w:pPr>
      <w:ins w:id="149" w:author="Chara Katiri" w:date="2015-04-12T03:47:00Z">
        <w:r w:rsidRPr="003C74EA">
          <w:rPr>
            <w:rFonts w:ascii="Times" w:hAnsi="Times" w:cs="Times New Roman"/>
            <w:noProof/>
            <w:color w:val="000000" w:themeColor="text1"/>
            <w:sz w:val="22"/>
            <w:szCs w:val="22"/>
            <w:lang w:val="en-GB"/>
            <w:rPrChange w:id="150" w:author="Chara Katiri" w:date="2015-04-12T03:47:00Z">
              <w:rPr>
                <w:rFonts w:ascii="Times" w:hAnsi="Times" w:cs="Times New Roman"/>
                <w:noProof/>
                <w:color w:val="000000" w:themeColor="text1"/>
                <w:lang w:val="en-GB"/>
              </w:rPr>
            </w:rPrChange>
          </w:rPr>
          <w:t>2.1.</w:t>
        </w:r>
        <w:r w:rsidRPr="003C74EA">
          <w:rPr>
            <w:rFonts w:ascii="Times" w:hAnsi="Times"/>
            <w:noProof/>
            <w:sz w:val="22"/>
            <w:szCs w:val="22"/>
            <w:lang w:val="en-GB" w:eastAsia="ja-JP"/>
            <w:rPrChange w:id="151" w:author="Chara Katiri" w:date="2015-04-12T03:47:00Z">
              <w:rPr>
                <w:noProof/>
                <w:lang w:val="en-GB" w:eastAsia="ja-JP"/>
              </w:rPr>
            </w:rPrChange>
          </w:rPr>
          <w:tab/>
        </w:r>
        <w:r w:rsidRPr="003C74EA">
          <w:rPr>
            <w:rFonts w:ascii="Times" w:hAnsi="Times" w:cs="Times New Roman"/>
            <w:noProof/>
            <w:sz w:val="22"/>
            <w:szCs w:val="22"/>
            <w:lang w:val="en-GB"/>
            <w:rPrChange w:id="152" w:author="Chara Katiri" w:date="2015-04-12T03:47:00Z">
              <w:rPr>
                <w:rFonts w:ascii="Times" w:hAnsi="Times" w:cs="Times New Roman"/>
                <w:noProof/>
                <w:lang w:val="en-GB"/>
              </w:rPr>
            </w:rPrChange>
          </w:rPr>
          <w:t>Background research</w:t>
        </w:r>
        <w:r w:rsidRPr="003C74EA">
          <w:rPr>
            <w:rFonts w:ascii="Times" w:hAnsi="Times"/>
            <w:noProof/>
            <w:sz w:val="22"/>
            <w:szCs w:val="22"/>
            <w:rPrChange w:id="153" w:author="Chara Katiri" w:date="2015-04-12T03:47:00Z">
              <w:rPr>
                <w:noProof/>
              </w:rPr>
            </w:rPrChange>
          </w:rPr>
          <w:tab/>
        </w:r>
        <w:r w:rsidRPr="003C74EA">
          <w:rPr>
            <w:rFonts w:ascii="Times" w:hAnsi="Times"/>
            <w:noProof/>
            <w:sz w:val="22"/>
            <w:szCs w:val="22"/>
            <w:rPrChange w:id="154" w:author="Chara Katiri" w:date="2015-04-12T03:47:00Z">
              <w:rPr>
                <w:noProof/>
              </w:rPr>
            </w:rPrChange>
          </w:rPr>
          <w:fldChar w:fldCharType="begin"/>
        </w:r>
        <w:r w:rsidRPr="003C74EA">
          <w:rPr>
            <w:rFonts w:ascii="Times" w:hAnsi="Times"/>
            <w:noProof/>
            <w:sz w:val="22"/>
            <w:szCs w:val="22"/>
            <w:rPrChange w:id="155" w:author="Chara Katiri" w:date="2015-04-12T03:47:00Z">
              <w:rPr>
                <w:noProof/>
              </w:rPr>
            </w:rPrChange>
          </w:rPr>
          <w:instrText xml:space="preserve"> PAGEREF _Toc290429760 \h </w:instrText>
        </w:r>
      </w:ins>
      <w:r w:rsidRPr="003C74EA">
        <w:rPr>
          <w:rFonts w:ascii="Times" w:hAnsi="Times"/>
          <w:noProof/>
          <w:sz w:val="22"/>
          <w:szCs w:val="22"/>
          <w:rPrChange w:id="156" w:author="Chara Katiri" w:date="2015-04-12T03:47:00Z">
            <w:rPr>
              <w:rFonts w:ascii="Times" w:hAnsi="Times"/>
              <w:noProof/>
              <w:sz w:val="22"/>
              <w:szCs w:val="22"/>
            </w:rPr>
          </w:rPrChange>
        </w:rPr>
      </w:r>
      <w:r w:rsidRPr="003C74EA">
        <w:rPr>
          <w:rFonts w:ascii="Times" w:hAnsi="Times"/>
          <w:noProof/>
          <w:sz w:val="22"/>
          <w:szCs w:val="22"/>
          <w:rPrChange w:id="157" w:author="Chara Katiri" w:date="2015-04-12T03:47:00Z">
            <w:rPr>
              <w:noProof/>
            </w:rPr>
          </w:rPrChange>
        </w:rPr>
        <w:fldChar w:fldCharType="separate"/>
      </w:r>
      <w:ins w:id="158" w:author="Chara Katiri" w:date="2015-04-12T03:47:00Z">
        <w:r w:rsidRPr="003C74EA">
          <w:rPr>
            <w:rFonts w:ascii="Times" w:hAnsi="Times"/>
            <w:noProof/>
            <w:sz w:val="22"/>
            <w:szCs w:val="22"/>
            <w:rPrChange w:id="159" w:author="Chara Katiri" w:date="2015-04-12T03:47:00Z">
              <w:rPr>
                <w:noProof/>
              </w:rPr>
            </w:rPrChange>
          </w:rPr>
          <w:t>13</w:t>
        </w:r>
        <w:r w:rsidRPr="003C74EA">
          <w:rPr>
            <w:rFonts w:ascii="Times" w:hAnsi="Times"/>
            <w:noProof/>
            <w:sz w:val="22"/>
            <w:szCs w:val="22"/>
            <w:rPrChange w:id="160" w:author="Chara Katiri" w:date="2015-04-12T03:47:00Z">
              <w:rPr>
                <w:noProof/>
              </w:rPr>
            </w:rPrChange>
          </w:rPr>
          <w:fldChar w:fldCharType="end"/>
        </w:r>
      </w:ins>
    </w:p>
    <w:p w14:paraId="1F7BC228" w14:textId="77777777" w:rsidR="003C74EA" w:rsidRPr="003C74EA" w:rsidRDefault="003C74EA">
      <w:pPr>
        <w:pStyle w:val="TOC2"/>
        <w:tabs>
          <w:tab w:val="left" w:pos="840"/>
          <w:tab w:val="right" w:leader="dot" w:pos="9010"/>
        </w:tabs>
        <w:spacing w:line="360" w:lineRule="auto"/>
        <w:contextualSpacing/>
        <w:rPr>
          <w:ins w:id="161" w:author="Chara Katiri" w:date="2015-04-12T03:47:00Z"/>
          <w:rFonts w:ascii="Times" w:hAnsi="Times"/>
          <w:noProof/>
          <w:sz w:val="22"/>
          <w:szCs w:val="22"/>
          <w:lang w:val="en-GB" w:eastAsia="ja-JP"/>
          <w:rPrChange w:id="162" w:author="Chara Katiri" w:date="2015-04-12T03:47:00Z">
            <w:rPr>
              <w:ins w:id="163" w:author="Chara Katiri" w:date="2015-04-12T03:47:00Z"/>
              <w:noProof/>
              <w:lang w:val="en-GB" w:eastAsia="ja-JP"/>
            </w:rPr>
          </w:rPrChange>
        </w:rPr>
        <w:pPrChange w:id="164" w:author="Chara Katiri" w:date="2015-04-12T03:47:00Z">
          <w:pPr>
            <w:pStyle w:val="TOC2"/>
            <w:tabs>
              <w:tab w:val="left" w:pos="840"/>
              <w:tab w:val="right" w:leader="dot" w:pos="9010"/>
            </w:tabs>
          </w:pPr>
        </w:pPrChange>
      </w:pPr>
      <w:ins w:id="165" w:author="Chara Katiri" w:date="2015-04-12T03:47:00Z">
        <w:r w:rsidRPr="003C74EA">
          <w:rPr>
            <w:rFonts w:ascii="Times" w:hAnsi="Times" w:cs="Times New Roman"/>
            <w:noProof/>
            <w:color w:val="000000" w:themeColor="text1"/>
            <w:sz w:val="22"/>
            <w:szCs w:val="22"/>
            <w:lang w:val="en-GB"/>
            <w:rPrChange w:id="166" w:author="Chara Katiri" w:date="2015-04-12T03:47:00Z">
              <w:rPr>
                <w:rFonts w:ascii="Times" w:hAnsi="Times" w:cs="Times New Roman"/>
                <w:noProof/>
                <w:color w:val="000000" w:themeColor="text1"/>
                <w:lang w:val="en-GB"/>
              </w:rPr>
            </w:rPrChange>
          </w:rPr>
          <w:t>2.2.</w:t>
        </w:r>
        <w:r w:rsidRPr="003C74EA">
          <w:rPr>
            <w:rFonts w:ascii="Times" w:hAnsi="Times"/>
            <w:noProof/>
            <w:sz w:val="22"/>
            <w:szCs w:val="22"/>
            <w:lang w:val="en-GB" w:eastAsia="ja-JP"/>
            <w:rPrChange w:id="167" w:author="Chara Katiri" w:date="2015-04-12T03:47:00Z">
              <w:rPr>
                <w:noProof/>
                <w:lang w:val="en-GB" w:eastAsia="ja-JP"/>
              </w:rPr>
            </w:rPrChange>
          </w:rPr>
          <w:tab/>
        </w:r>
        <w:r w:rsidRPr="003C74EA">
          <w:rPr>
            <w:rFonts w:ascii="Times" w:hAnsi="Times" w:cs="Times New Roman"/>
            <w:noProof/>
            <w:sz w:val="22"/>
            <w:szCs w:val="22"/>
            <w:lang w:val="en-GB"/>
            <w:rPrChange w:id="168" w:author="Chara Katiri" w:date="2015-04-12T03:47:00Z">
              <w:rPr>
                <w:rFonts w:ascii="Times" w:hAnsi="Times" w:cs="Times New Roman"/>
                <w:noProof/>
                <w:lang w:val="en-GB"/>
              </w:rPr>
            </w:rPrChange>
          </w:rPr>
          <w:t>Tackling the problem</w:t>
        </w:r>
        <w:r w:rsidRPr="003C74EA">
          <w:rPr>
            <w:rFonts w:ascii="Times" w:hAnsi="Times"/>
            <w:noProof/>
            <w:sz w:val="22"/>
            <w:szCs w:val="22"/>
            <w:rPrChange w:id="169" w:author="Chara Katiri" w:date="2015-04-12T03:47:00Z">
              <w:rPr>
                <w:noProof/>
              </w:rPr>
            </w:rPrChange>
          </w:rPr>
          <w:tab/>
        </w:r>
        <w:r w:rsidRPr="003C74EA">
          <w:rPr>
            <w:rFonts w:ascii="Times" w:hAnsi="Times"/>
            <w:noProof/>
            <w:sz w:val="22"/>
            <w:szCs w:val="22"/>
            <w:rPrChange w:id="170" w:author="Chara Katiri" w:date="2015-04-12T03:47:00Z">
              <w:rPr>
                <w:noProof/>
              </w:rPr>
            </w:rPrChange>
          </w:rPr>
          <w:fldChar w:fldCharType="begin"/>
        </w:r>
        <w:r w:rsidRPr="003C74EA">
          <w:rPr>
            <w:rFonts w:ascii="Times" w:hAnsi="Times"/>
            <w:noProof/>
            <w:sz w:val="22"/>
            <w:szCs w:val="22"/>
            <w:rPrChange w:id="171" w:author="Chara Katiri" w:date="2015-04-12T03:47:00Z">
              <w:rPr>
                <w:noProof/>
              </w:rPr>
            </w:rPrChange>
          </w:rPr>
          <w:instrText xml:space="preserve"> PAGEREF _Toc290429761 \h </w:instrText>
        </w:r>
      </w:ins>
      <w:r w:rsidRPr="003C74EA">
        <w:rPr>
          <w:rFonts w:ascii="Times" w:hAnsi="Times"/>
          <w:noProof/>
          <w:sz w:val="22"/>
          <w:szCs w:val="22"/>
          <w:rPrChange w:id="172" w:author="Chara Katiri" w:date="2015-04-12T03:47:00Z">
            <w:rPr>
              <w:rFonts w:ascii="Times" w:hAnsi="Times"/>
              <w:noProof/>
              <w:sz w:val="22"/>
              <w:szCs w:val="22"/>
            </w:rPr>
          </w:rPrChange>
        </w:rPr>
      </w:r>
      <w:r w:rsidRPr="003C74EA">
        <w:rPr>
          <w:rFonts w:ascii="Times" w:hAnsi="Times"/>
          <w:noProof/>
          <w:sz w:val="22"/>
          <w:szCs w:val="22"/>
          <w:rPrChange w:id="173" w:author="Chara Katiri" w:date="2015-04-12T03:47:00Z">
            <w:rPr>
              <w:noProof/>
            </w:rPr>
          </w:rPrChange>
        </w:rPr>
        <w:fldChar w:fldCharType="separate"/>
      </w:r>
      <w:ins w:id="174" w:author="Chara Katiri" w:date="2015-04-12T03:47:00Z">
        <w:r w:rsidRPr="003C74EA">
          <w:rPr>
            <w:rFonts w:ascii="Times" w:hAnsi="Times"/>
            <w:noProof/>
            <w:sz w:val="22"/>
            <w:szCs w:val="22"/>
            <w:rPrChange w:id="175" w:author="Chara Katiri" w:date="2015-04-12T03:47:00Z">
              <w:rPr>
                <w:noProof/>
              </w:rPr>
            </w:rPrChange>
          </w:rPr>
          <w:t>18</w:t>
        </w:r>
        <w:r w:rsidRPr="003C74EA">
          <w:rPr>
            <w:rFonts w:ascii="Times" w:hAnsi="Times"/>
            <w:noProof/>
            <w:sz w:val="22"/>
            <w:szCs w:val="22"/>
            <w:rPrChange w:id="176" w:author="Chara Katiri" w:date="2015-04-12T03:47:00Z">
              <w:rPr>
                <w:noProof/>
              </w:rPr>
            </w:rPrChange>
          </w:rPr>
          <w:fldChar w:fldCharType="end"/>
        </w:r>
      </w:ins>
    </w:p>
    <w:p w14:paraId="69D441E2" w14:textId="77777777" w:rsidR="003C74EA" w:rsidRPr="003C74EA" w:rsidRDefault="003C74EA">
      <w:pPr>
        <w:pStyle w:val="TOC2"/>
        <w:tabs>
          <w:tab w:val="left" w:pos="840"/>
          <w:tab w:val="right" w:leader="dot" w:pos="9010"/>
        </w:tabs>
        <w:spacing w:line="360" w:lineRule="auto"/>
        <w:contextualSpacing/>
        <w:rPr>
          <w:ins w:id="177" w:author="Chara Katiri" w:date="2015-04-12T03:47:00Z"/>
          <w:rFonts w:ascii="Times" w:hAnsi="Times"/>
          <w:noProof/>
          <w:sz w:val="22"/>
          <w:szCs w:val="22"/>
          <w:lang w:val="en-GB" w:eastAsia="ja-JP"/>
          <w:rPrChange w:id="178" w:author="Chara Katiri" w:date="2015-04-12T03:47:00Z">
            <w:rPr>
              <w:ins w:id="179" w:author="Chara Katiri" w:date="2015-04-12T03:47:00Z"/>
              <w:noProof/>
              <w:lang w:val="en-GB" w:eastAsia="ja-JP"/>
            </w:rPr>
          </w:rPrChange>
        </w:rPr>
        <w:pPrChange w:id="180" w:author="Chara Katiri" w:date="2015-04-12T03:47:00Z">
          <w:pPr>
            <w:pStyle w:val="TOC2"/>
            <w:tabs>
              <w:tab w:val="left" w:pos="840"/>
              <w:tab w:val="right" w:leader="dot" w:pos="9010"/>
            </w:tabs>
          </w:pPr>
        </w:pPrChange>
      </w:pPr>
      <w:ins w:id="181" w:author="Chara Katiri" w:date="2015-04-12T03:47:00Z">
        <w:r w:rsidRPr="003C74EA">
          <w:rPr>
            <w:rFonts w:ascii="Times" w:hAnsi="Times" w:cs="Times New Roman"/>
            <w:noProof/>
            <w:color w:val="000000" w:themeColor="text1"/>
            <w:sz w:val="22"/>
            <w:szCs w:val="22"/>
            <w:lang w:val="en-GB"/>
            <w:rPrChange w:id="182" w:author="Chara Katiri" w:date="2015-04-12T03:47:00Z">
              <w:rPr>
                <w:rFonts w:ascii="Times" w:hAnsi="Times" w:cs="Times New Roman"/>
                <w:noProof/>
                <w:color w:val="000000" w:themeColor="text1"/>
                <w:lang w:val="en-GB"/>
              </w:rPr>
            </w:rPrChange>
          </w:rPr>
          <w:t>2.3.</w:t>
        </w:r>
        <w:r w:rsidRPr="003C74EA">
          <w:rPr>
            <w:rFonts w:ascii="Times" w:hAnsi="Times"/>
            <w:noProof/>
            <w:sz w:val="22"/>
            <w:szCs w:val="22"/>
            <w:lang w:val="en-GB" w:eastAsia="ja-JP"/>
            <w:rPrChange w:id="183" w:author="Chara Katiri" w:date="2015-04-12T03:47:00Z">
              <w:rPr>
                <w:noProof/>
                <w:lang w:val="en-GB" w:eastAsia="ja-JP"/>
              </w:rPr>
            </w:rPrChange>
          </w:rPr>
          <w:tab/>
        </w:r>
        <w:r w:rsidRPr="003C74EA">
          <w:rPr>
            <w:rFonts w:ascii="Times" w:hAnsi="Times" w:cs="Times New Roman"/>
            <w:noProof/>
            <w:sz w:val="22"/>
            <w:szCs w:val="22"/>
            <w:lang w:val="en-GB"/>
            <w:rPrChange w:id="184" w:author="Chara Katiri" w:date="2015-04-12T03:47:00Z">
              <w:rPr>
                <w:rFonts w:ascii="Times" w:hAnsi="Times" w:cs="Times New Roman"/>
                <w:noProof/>
                <w:lang w:val="en-GB"/>
              </w:rPr>
            </w:rPrChange>
          </w:rPr>
          <w:t>Acceptance and usability concerns</w:t>
        </w:r>
        <w:r w:rsidRPr="003C74EA">
          <w:rPr>
            <w:rFonts w:ascii="Times" w:hAnsi="Times"/>
            <w:noProof/>
            <w:sz w:val="22"/>
            <w:szCs w:val="22"/>
            <w:rPrChange w:id="185" w:author="Chara Katiri" w:date="2015-04-12T03:47:00Z">
              <w:rPr>
                <w:noProof/>
              </w:rPr>
            </w:rPrChange>
          </w:rPr>
          <w:tab/>
        </w:r>
        <w:r w:rsidRPr="003C74EA">
          <w:rPr>
            <w:rFonts w:ascii="Times" w:hAnsi="Times"/>
            <w:noProof/>
            <w:sz w:val="22"/>
            <w:szCs w:val="22"/>
            <w:rPrChange w:id="186" w:author="Chara Katiri" w:date="2015-04-12T03:47:00Z">
              <w:rPr>
                <w:noProof/>
              </w:rPr>
            </w:rPrChange>
          </w:rPr>
          <w:fldChar w:fldCharType="begin"/>
        </w:r>
        <w:r w:rsidRPr="003C74EA">
          <w:rPr>
            <w:rFonts w:ascii="Times" w:hAnsi="Times"/>
            <w:noProof/>
            <w:sz w:val="22"/>
            <w:szCs w:val="22"/>
            <w:rPrChange w:id="187" w:author="Chara Katiri" w:date="2015-04-12T03:47:00Z">
              <w:rPr>
                <w:noProof/>
              </w:rPr>
            </w:rPrChange>
          </w:rPr>
          <w:instrText xml:space="preserve"> PAGEREF _Toc290429762 \h </w:instrText>
        </w:r>
      </w:ins>
      <w:r w:rsidRPr="003C74EA">
        <w:rPr>
          <w:rFonts w:ascii="Times" w:hAnsi="Times"/>
          <w:noProof/>
          <w:sz w:val="22"/>
          <w:szCs w:val="22"/>
          <w:rPrChange w:id="188" w:author="Chara Katiri" w:date="2015-04-12T03:47:00Z">
            <w:rPr>
              <w:rFonts w:ascii="Times" w:hAnsi="Times"/>
              <w:noProof/>
              <w:sz w:val="22"/>
              <w:szCs w:val="22"/>
            </w:rPr>
          </w:rPrChange>
        </w:rPr>
      </w:r>
      <w:r w:rsidRPr="003C74EA">
        <w:rPr>
          <w:rFonts w:ascii="Times" w:hAnsi="Times"/>
          <w:noProof/>
          <w:sz w:val="22"/>
          <w:szCs w:val="22"/>
          <w:rPrChange w:id="189" w:author="Chara Katiri" w:date="2015-04-12T03:47:00Z">
            <w:rPr>
              <w:noProof/>
            </w:rPr>
          </w:rPrChange>
        </w:rPr>
        <w:fldChar w:fldCharType="separate"/>
      </w:r>
      <w:ins w:id="190" w:author="Chara Katiri" w:date="2015-04-12T03:47:00Z">
        <w:r w:rsidRPr="003C74EA">
          <w:rPr>
            <w:rFonts w:ascii="Times" w:hAnsi="Times"/>
            <w:noProof/>
            <w:sz w:val="22"/>
            <w:szCs w:val="22"/>
            <w:rPrChange w:id="191" w:author="Chara Katiri" w:date="2015-04-12T03:47:00Z">
              <w:rPr>
                <w:noProof/>
              </w:rPr>
            </w:rPrChange>
          </w:rPr>
          <w:t>18</w:t>
        </w:r>
        <w:r w:rsidRPr="003C74EA">
          <w:rPr>
            <w:rFonts w:ascii="Times" w:hAnsi="Times"/>
            <w:noProof/>
            <w:sz w:val="22"/>
            <w:szCs w:val="22"/>
            <w:rPrChange w:id="192" w:author="Chara Katiri" w:date="2015-04-12T03:47:00Z">
              <w:rPr>
                <w:noProof/>
              </w:rPr>
            </w:rPrChange>
          </w:rPr>
          <w:fldChar w:fldCharType="end"/>
        </w:r>
      </w:ins>
    </w:p>
    <w:p w14:paraId="0EF074A3" w14:textId="77777777" w:rsidR="003C74EA" w:rsidRPr="003C74EA" w:rsidRDefault="003C74EA">
      <w:pPr>
        <w:pStyle w:val="TOC2"/>
        <w:tabs>
          <w:tab w:val="left" w:pos="840"/>
          <w:tab w:val="right" w:leader="dot" w:pos="9010"/>
        </w:tabs>
        <w:spacing w:line="360" w:lineRule="auto"/>
        <w:contextualSpacing/>
        <w:rPr>
          <w:ins w:id="193" w:author="Chara Katiri" w:date="2015-04-12T03:47:00Z"/>
          <w:rFonts w:ascii="Times" w:hAnsi="Times"/>
          <w:noProof/>
          <w:sz w:val="22"/>
          <w:szCs w:val="22"/>
          <w:lang w:val="en-GB" w:eastAsia="ja-JP"/>
          <w:rPrChange w:id="194" w:author="Chara Katiri" w:date="2015-04-12T03:47:00Z">
            <w:rPr>
              <w:ins w:id="195" w:author="Chara Katiri" w:date="2015-04-12T03:47:00Z"/>
              <w:noProof/>
              <w:lang w:val="en-GB" w:eastAsia="ja-JP"/>
            </w:rPr>
          </w:rPrChange>
        </w:rPr>
        <w:pPrChange w:id="196" w:author="Chara Katiri" w:date="2015-04-12T03:47:00Z">
          <w:pPr>
            <w:pStyle w:val="TOC2"/>
            <w:tabs>
              <w:tab w:val="left" w:pos="840"/>
              <w:tab w:val="right" w:leader="dot" w:pos="9010"/>
            </w:tabs>
          </w:pPr>
        </w:pPrChange>
      </w:pPr>
      <w:ins w:id="197" w:author="Chara Katiri" w:date="2015-04-12T03:47:00Z">
        <w:r w:rsidRPr="003C74EA">
          <w:rPr>
            <w:rFonts w:ascii="Times" w:hAnsi="Times" w:cs="Times New Roman"/>
            <w:noProof/>
            <w:color w:val="000000" w:themeColor="text1"/>
            <w:sz w:val="22"/>
            <w:szCs w:val="22"/>
            <w:lang w:val="en-GB"/>
            <w:rPrChange w:id="198" w:author="Chara Katiri" w:date="2015-04-12T03:47:00Z">
              <w:rPr>
                <w:rFonts w:ascii="Times" w:hAnsi="Times" w:cs="Times New Roman"/>
                <w:noProof/>
                <w:color w:val="000000" w:themeColor="text1"/>
                <w:lang w:val="en-GB"/>
              </w:rPr>
            </w:rPrChange>
          </w:rPr>
          <w:t>2.4.</w:t>
        </w:r>
        <w:r w:rsidRPr="003C74EA">
          <w:rPr>
            <w:rFonts w:ascii="Times" w:hAnsi="Times"/>
            <w:noProof/>
            <w:sz w:val="22"/>
            <w:szCs w:val="22"/>
            <w:lang w:val="en-GB" w:eastAsia="ja-JP"/>
            <w:rPrChange w:id="199" w:author="Chara Katiri" w:date="2015-04-12T03:47:00Z">
              <w:rPr>
                <w:noProof/>
                <w:lang w:val="en-GB" w:eastAsia="ja-JP"/>
              </w:rPr>
            </w:rPrChange>
          </w:rPr>
          <w:tab/>
        </w:r>
        <w:r w:rsidRPr="003C74EA">
          <w:rPr>
            <w:rFonts w:ascii="Times" w:hAnsi="Times" w:cs="Times New Roman"/>
            <w:noProof/>
            <w:sz w:val="22"/>
            <w:szCs w:val="22"/>
            <w:lang w:val="en-GB"/>
            <w:rPrChange w:id="200" w:author="Chara Katiri" w:date="2015-04-12T03:47:00Z">
              <w:rPr>
                <w:rFonts w:ascii="Times" w:hAnsi="Times" w:cs="Times New Roman"/>
                <w:noProof/>
                <w:lang w:val="en-GB"/>
              </w:rPr>
            </w:rPrChange>
          </w:rPr>
          <w:t>Research on technology</w:t>
        </w:r>
        <w:r w:rsidRPr="003C74EA">
          <w:rPr>
            <w:rFonts w:ascii="Times" w:hAnsi="Times"/>
            <w:noProof/>
            <w:sz w:val="22"/>
            <w:szCs w:val="22"/>
            <w:rPrChange w:id="201" w:author="Chara Katiri" w:date="2015-04-12T03:47:00Z">
              <w:rPr>
                <w:noProof/>
              </w:rPr>
            </w:rPrChange>
          </w:rPr>
          <w:tab/>
        </w:r>
        <w:r w:rsidRPr="003C74EA">
          <w:rPr>
            <w:rFonts w:ascii="Times" w:hAnsi="Times"/>
            <w:noProof/>
            <w:sz w:val="22"/>
            <w:szCs w:val="22"/>
            <w:rPrChange w:id="202" w:author="Chara Katiri" w:date="2015-04-12T03:47:00Z">
              <w:rPr>
                <w:noProof/>
              </w:rPr>
            </w:rPrChange>
          </w:rPr>
          <w:fldChar w:fldCharType="begin"/>
        </w:r>
        <w:r w:rsidRPr="003C74EA">
          <w:rPr>
            <w:rFonts w:ascii="Times" w:hAnsi="Times"/>
            <w:noProof/>
            <w:sz w:val="22"/>
            <w:szCs w:val="22"/>
            <w:rPrChange w:id="203" w:author="Chara Katiri" w:date="2015-04-12T03:47:00Z">
              <w:rPr>
                <w:noProof/>
              </w:rPr>
            </w:rPrChange>
          </w:rPr>
          <w:instrText xml:space="preserve"> PAGEREF _Toc290429763 \h </w:instrText>
        </w:r>
      </w:ins>
      <w:r w:rsidRPr="003C74EA">
        <w:rPr>
          <w:rFonts w:ascii="Times" w:hAnsi="Times"/>
          <w:noProof/>
          <w:sz w:val="22"/>
          <w:szCs w:val="22"/>
          <w:rPrChange w:id="204" w:author="Chara Katiri" w:date="2015-04-12T03:47:00Z">
            <w:rPr>
              <w:rFonts w:ascii="Times" w:hAnsi="Times"/>
              <w:noProof/>
              <w:sz w:val="22"/>
              <w:szCs w:val="22"/>
            </w:rPr>
          </w:rPrChange>
        </w:rPr>
      </w:r>
      <w:r w:rsidRPr="003C74EA">
        <w:rPr>
          <w:rFonts w:ascii="Times" w:hAnsi="Times"/>
          <w:noProof/>
          <w:sz w:val="22"/>
          <w:szCs w:val="22"/>
          <w:rPrChange w:id="205" w:author="Chara Katiri" w:date="2015-04-12T03:47:00Z">
            <w:rPr>
              <w:noProof/>
            </w:rPr>
          </w:rPrChange>
        </w:rPr>
        <w:fldChar w:fldCharType="separate"/>
      </w:r>
      <w:ins w:id="206" w:author="Chara Katiri" w:date="2015-04-12T03:47:00Z">
        <w:r w:rsidRPr="003C74EA">
          <w:rPr>
            <w:rFonts w:ascii="Times" w:hAnsi="Times"/>
            <w:noProof/>
            <w:sz w:val="22"/>
            <w:szCs w:val="22"/>
            <w:rPrChange w:id="207" w:author="Chara Katiri" w:date="2015-04-12T03:47:00Z">
              <w:rPr>
                <w:noProof/>
              </w:rPr>
            </w:rPrChange>
          </w:rPr>
          <w:t>19</w:t>
        </w:r>
        <w:r w:rsidRPr="003C74EA">
          <w:rPr>
            <w:rFonts w:ascii="Times" w:hAnsi="Times"/>
            <w:noProof/>
            <w:sz w:val="22"/>
            <w:szCs w:val="22"/>
            <w:rPrChange w:id="208" w:author="Chara Katiri" w:date="2015-04-12T03:47:00Z">
              <w:rPr>
                <w:noProof/>
              </w:rPr>
            </w:rPrChange>
          </w:rPr>
          <w:fldChar w:fldCharType="end"/>
        </w:r>
      </w:ins>
    </w:p>
    <w:p w14:paraId="39B75C85" w14:textId="77777777" w:rsidR="003C74EA" w:rsidRPr="003C74EA" w:rsidRDefault="003C74EA">
      <w:pPr>
        <w:pStyle w:val="TOC2"/>
        <w:tabs>
          <w:tab w:val="left" w:pos="1020"/>
          <w:tab w:val="right" w:leader="dot" w:pos="9010"/>
        </w:tabs>
        <w:spacing w:line="360" w:lineRule="auto"/>
        <w:contextualSpacing/>
        <w:rPr>
          <w:ins w:id="209" w:author="Chara Katiri" w:date="2015-04-12T03:47:00Z"/>
          <w:rFonts w:ascii="Times" w:hAnsi="Times"/>
          <w:noProof/>
          <w:sz w:val="22"/>
          <w:szCs w:val="22"/>
          <w:lang w:val="en-GB" w:eastAsia="ja-JP"/>
          <w:rPrChange w:id="210" w:author="Chara Katiri" w:date="2015-04-12T03:47:00Z">
            <w:rPr>
              <w:ins w:id="211" w:author="Chara Katiri" w:date="2015-04-12T03:47:00Z"/>
              <w:noProof/>
              <w:lang w:val="en-GB" w:eastAsia="ja-JP"/>
            </w:rPr>
          </w:rPrChange>
        </w:rPr>
        <w:pPrChange w:id="212" w:author="Chara Katiri" w:date="2015-04-12T03:47:00Z">
          <w:pPr>
            <w:pStyle w:val="TOC2"/>
            <w:tabs>
              <w:tab w:val="left" w:pos="1020"/>
              <w:tab w:val="right" w:leader="dot" w:pos="9010"/>
            </w:tabs>
          </w:pPr>
        </w:pPrChange>
      </w:pPr>
      <w:ins w:id="213" w:author="Chara Katiri" w:date="2015-04-12T03:47:00Z">
        <w:r w:rsidRPr="003C74EA">
          <w:rPr>
            <w:rFonts w:ascii="Times" w:hAnsi="Times" w:cs="Times New Roman"/>
            <w:noProof/>
            <w:sz w:val="22"/>
            <w:szCs w:val="22"/>
            <w:lang w:val="en-GB"/>
            <w:rPrChange w:id="214" w:author="Chara Katiri" w:date="2015-04-12T03:47:00Z">
              <w:rPr>
                <w:rFonts w:ascii="Times" w:hAnsi="Times" w:cs="Times New Roman"/>
                <w:noProof/>
                <w:lang w:val="en-GB"/>
              </w:rPr>
            </w:rPrChange>
          </w:rPr>
          <w:t>2.4.1.</w:t>
        </w:r>
        <w:r w:rsidRPr="003C74EA">
          <w:rPr>
            <w:rFonts w:ascii="Times" w:hAnsi="Times"/>
            <w:noProof/>
            <w:sz w:val="22"/>
            <w:szCs w:val="22"/>
            <w:lang w:val="en-GB" w:eastAsia="ja-JP"/>
            <w:rPrChange w:id="215" w:author="Chara Katiri" w:date="2015-04-12T03:47:00Z">
              <w:rPr>
                <w:noProof/>
                <w:lang w:val="en-GB" w:eastAsia="ja-JP"/>
              </w:rPr>
            </w:rPrChange>
          </w:rPr>
          <w:tab/>
        </w:r>
        <w:r w:rsidRPr="003C74EA">
          <w:rPr>
            <w:rFonts w:ascii="Times" w:hAnsi="Times" w:cs="Times New Roman"/>
            <w:noProof/>
            <w:sz w:val="22"/>
            <w:szCs w:val="22"/>
            <w:lang w:val="en-GB"/>
            <w:rPrChange w:id="216" w:author="Chara Katiri" w:date="2015-04-12T03:47:00Z">
              <w:rPr>
                <w:rFonts w:ascii="Times" w:hAnsi="Times" w:cs="Times New Roman"/>
                <w:noProof/>
                <w:lang w:val="en-GB"/>
              </w:rPr>
            </w:rPrChange>
          </w:rPr>
          <w:t>Types of MVC Frameworks</w:t>
        </w:r>
        <w:r w:rsidRPr="003C74EA">
          <w:rPr>
            <w:rFonts w:ascii="Times" w:hAnsi="Times"/>
            <w:noProof/>
            <w:sz w:val="22"/>
            <w:szCs w:val="22"/>
            <w:rPrChange w:id="217" w:author="Chara Katiri" w:date="2015-04-12T03:47:00Z">
              <w:rPr>
                <w:noProof/>
              </w:rPr>
            </w:rPrChange>
          </w:rPr>
          <w:tab/>
        </w:r>
        <w:r w:rsidRPr="003C74EA">
          <w:rPr>
            <w:rFonts w:ascii="Times" w:hAnsi="Times"/>
            <w:noProof/>
            <w:sz w:val="22"/>
            <w:szCs w:val="22"/>
            <w:rPrChange w:id="218" w:author="Chara Katiri" w:date="2015-04-12T03:47:00Z">
              <w:rPr>
                <w:noProof/>
              </w:rPr>
            </w:rPrChange>
          </w:rPr>
          <w:fldChar w:fldCharType="begin"/>
        </w:r>
        <w:r w:rsidRPr="003C74EA">
          <w:rPr>
            <w:rFonts w:ascii="Times" w:hAnsi="Times"/>
            <w:noProof/>
            <w:sz w:val="22"/>
            <w:szCs w:val="22"/>
            <w:rPrChange w:id="219" w:author="Chara Katiri" w:date="2015-04-12T03:47:00Z">
              <w:rPr>
                <w:noProof/>
              </w:rPr>
            </w:rPrChange>
          </w:rPr>
          <w:instrText xml:space="preserve"> PAGEREF _Toc290429764 \h </w:instrText>
        </w:r>
      </w:ins>
      <w:r w:rsidRPr="003C74EA">
        <w:rPr>
          <w:rFonts w:ascii="Times" w:hAnsi="Times"/>
          <w:noProof/>
          <w:sz w:val="22"/>
          <w:szCs w:val="22"/>
          <w:rPrChange w:id="220" w:author="Chara Katiri" w:date="2015-04-12T03:47:00Z">
            <w:rPr>
              <w:rFonts w:ascii="Times" w:hAnsi="Times"/>
              <w:noProof/>
              <w:sz w:val="22"/>
              <w:szCs w:val="22"/>
            </w:rPr>
          </w:rPrChange>
        </w:rPr>
      </w:r>
      <w:r w:rsidRPr="003C74EA">
        <w:rPr>
          <w:rFonts w:ascii="Times" w:hAnsi="Times"/>
          <w:noProof/>
          <w:sz w:val="22"/>
          <w:szCs w:val="22"/>
          <w:rPrChange w:id="221" w:author="Chara Katiri" w:date="2015-04-12T03:47:00Z">
            <w:rPr>
              <w:noProof/>
            </w:rPr>
          </w:rPrChange>
        </w:rPr>
        <w:fldChar w:fldCharType="separate"/>
      </w:r>
      <w:ins w:id="222" w:author="Chara Katiri" w:date="2015-04-12T03:47:00Z">
        <w:r w:rsidRPr="003C74EA">
          <w:rPr>
            <w:rFonts w:ascii="Times" w:hAnsi="Times"/>
            <w:noProof/>
            <w:sz w:val="22"/>
            <w:szCs w:val="22"/>
            <w:rPrChange w:id="223" w:author="Chara Katiri" w:date="2015-04-12T03:47:00Z">
              <w:rPr>
                <w:noProof/>
              </w:rPr>
            </w:rPrChange>
          </w:rPr>
          <w:t>19</w:t>
        </w:r>
        <w:r w:rsidRPr="003C74EA">
          <w:rPr>
            <w:rFonts w:ascii="Times" w:hAnsi="Times"/>
            <w:noProof/>
            <w:sz w:val="22"/>
            <w:szCs w:val="22"/>
            <w:rPrChange w:id="224" w:author="Chara Katiri" w:date="2015-04-12T03:47:00Z">
              <w:rPr>
                <w:noProof/>
              </w:rPr>
            </w:rPrChange>
          </w:rPr>
          <w:fldChar w:fldCharType="end"/>
        </w:r>
      </w:ins>
    </w:p>
    <w:p w14:paraId="4A6522D9" w14:textId="77777777" w:rsidR="003C74EA" w:rsidRPr="003C74EA" w:rsidRDefault="003C74EA">
      <w:pPr>
        <w:pStyle w:val="TOC2"/>
        <w:tabs>
          <w:tab w:val="left" w:pos="840"/>
          <w:tab w:val="right" w:leader="dot" w:pos="9010"/>
        </w:tabs>
        <w:spacing w:line="360" w:lineRule="auto"/>
        <w:contextualSpacing/>
        <w:rPr>
          <w:ins w:id="225" w:author="Chara Katiri" w:date="2015-04-12T03:47:00Z"/>
          <w:rFonts w:ascii="Times" w:hAnsi="Times"/>
          <w:noProof/>
          <w:sz w:val="22"/>
          <w:szCs w:val="22"/>
          <w:lang w:val="en-GB" w:eastAsia="ja-JP"/>
          <w:rPrChange w:id="226" w:author="Chara Katiri" w:date="2015-04-12T03:47:00Z">
            <w:rPr>
              <w:ins w:id="227" w:author="Chara Katiri" w:date="2015-04-12T03:47:00Z"/>
              <w:noProof/>
              <w:lang w:val="en-GB" w:eastAsia="ja-JP"/>
            </w:rPr>
          </w:rPrChange>
        </w:rPr>
        <w:pPrChange w:id="228" w:author="Chara Katiri" w:date="2015-04-12T03:47:00Z">
          <w:pPr>
            <w:pStyle w:val="TOC2"/>
            <w:tabs>
              <w:tab w:val="left" w:pos="840"/>
              <w:tab w:val="right" w:leader="dot" w:pos="9010"/>
            </w:tabs>
          </w:pPr>
        </w:pPrChange>
      </w:pPr>
      <w:ins w:id="229" w:author="Chara Katiri" w:date="2015-04-12T03:47:00Z">
        <w:r w:rsidRPr="003C74EA">
          <w:rPr>
            <w:rFonts w:ascii="Times" w:hAnsi="Times" w:cs="Times New Roman"/>
            <w:noProof/>
            <w:color w:val="000000" w:themeColor="text1"/>
            <w:sz w:val="22"/>
            <w:szCs w:val="22"/>
            <w:lang w:val="en-GB"/>
            <w:rPrChange w:id="230" w:author="Chara Katiri" w:date="2015-04-12T03:47:00Z">
              <w:rPr>
                <w:rFonts w:ascii="Times" w:hAnsi="Times" w:cs="Times New Roman"/>
                <w:noProof/>
                <w:color w:val="000000" w:themeColor="text1"/>
                <w:lang w:val="en-GB"/>
              </w:rPr>
            </w:rPrChange>
          </w:rPr>
          <w:t>2.5.</w:t>
        </w:r>
        <w:r w:rsidRPr="003C74EA">
          <w:rPr>
            <w:rFonts w:ascii="Times" w:hAnsi="Times"/>
            <w:noProof/>
            <w:sz w:val="22"/>
            <w:szCs w:val="22"/>
            <w:lang w:val="en-GB" w:eastAsia="ja-JP"/>
            <w:rPrChange w:id="231" w:author="Chara Katiri" w:date="2015-04-12T03:47:00Z">
              <w:rPr>
                <w:noProof/>
                <w:lang w:val="en-GB" w:eastAsia="ja-JP"/>
              </w:rPr>
            </w:rPrChange>
          </w:rPr>
          <w:tab/>
        </w:r>
        <w:r w:rsidRPr="003C74EA">
          <w:rPr>
            <w:rFonts w:ascii="Times" w:hAnsi="Times" w:cs="Times New Roman"/>
            <w:noProof/>
            <w:sz w:val="22"/>
            <w:szCs w:val="22"/>
            <w:lang w:val="en-GB"/>
            <w:rPrChange w:id="232" w:author="Chara Katiri" w:date="2015-04-12T03:47:00Z">
              <w:rPr>
                <w:rFonts w:ascii="Times" w:hAnsi="Times" w:cs="Times New Roman"/>
                <w:noProof/>
                <w:lang w:val="en-GB"/>
              </w:rPr>
            </w:rPrChange>
          </w:rPr>
          <w:t>Spring MVC Framework</w:t>
        </w:r>
        <w:r w:rsidRPr="003C74EA">
          <w:rPr>
            <w:rFonts w:ascii="Times" w:hAnsi="Times"/>
            <w:noProof/>
            <w:sz w:val="22"/>
            <w:szCs w:val="22"/>
            <w:rPrChange w:id="233" w:author="Chara Katiri" w:date="2015-04-12T03:47:00Z">
              <w:rPr>
                <w:noProof/>
              </w:rPr>
            </w:rPrChange>
          </w:rPr>
          <w:tab/>
        </w:r>
        <w:r w:rsidRPr="003C74EA">
          <w:rPr>
            <w:rFonts w:ascii="Times" w:hAnsi="Times"/>
            <w:noProof/>
            <w:sz w:val="22"/>
            <w:szCs w:val="22"/>
            <w:rPrChange w:id="234" w:author="Chara Katiri" w:date="2015-04-12T03:47:00Z">
              <w:rPr>
                <w:noProof/>
              </w:rPr>
            </w:rPrChange>
          </w:rPr>
          <w:fldChar w:fldCharType="begin"/>
        </w:r>
        <w:r w:rsidRPr="003C74EA">
          <w:rPr>
            <w:rFonts w:ascii="Times" w:hAnsi="Times"/>
            <w:noProof/>
            <w:sz w:val="22"/>
            <w:szCs w:val="22"/>
            <w:rPrChange w:id="235" w:author="Chara Katiri" w:date="2015-04-12T03:47:00Z">
              <w:rPr>
                <w:noProof/>
              </w:rPr>
            </w:rPrChange>
          </w:rPr>
          <w:instrText xml:space="preserve"> PAGEREF _Toc290429765 \h </w:instrText>
        </w:r>
      </w:ins>
      <w:r w:rsidRPr="003C74EA">
        <w:rPr>
          <w:rFonts w:ascii="Times" w:hAnsi="Times"/>
          <w:noProof/>
          <w:sz w:val="22"/>
          <w:szCs w:val="22"/>
          <w:rPrChange w:id="236" w:author="Chara Katiri" w:date="2015-04-12T03:47:00Z">
            <w:rPr>
              <w:rFonts w:ascii="Times" w:hAnsi="Times"/>
              <w:noProof/>
              <w:sz w:val="22"/>
              <w:szCs w:val="22"/>
            </w:rPr>
          </w:rPrChange>
        </w:rPr>
      </w:r>
      <w:r w:rsidRPr="003C74EA">
        <w:rPr>
          <w:rFonts w:ascii="Times" w:hAnsi="Times"/>
          <w:noProof/>
          <w:sz w:val="22"/>
          <w:szCs w:val="22"/>
          <w:rPrChange w:id="237" w:author="Chara Katiri" w:date="2015-04-12T03:47:00Z">
            <w:rPr>
              <w:noProof/>
            </w:rPr>
          </w:rPrChange>
        </w:rPr>
        <w:fldChar w:fldCharType="separate"/>
      </w:r>
      <w:ins w:id="238" w:author="Chara Katiri" w:date="2015-04-12T03:47:00Z">
        <w:r w:rsidRPr="003C74EA">
          <w:rPr>
            <w:rFonts w:ascii="Times" w:hAnsi="Times"/>
            <w:noProof/>
            <w:sz w:val="22"/>
            <w:szCs w:val="22"/>
            <w:rPrChange w:id="239" w:author="Chara Katiri" w:date="2015-04-12T03:47:00Z">
              <w:rPr>
                <w:noProof/>
              </w:rPr>
            </w:rPrChange>
          </w:rPr>
          <w:t>20</w:t>
        </w:r>
        <w:r w:rsidRPr="003C74EA">
          <w:rPr>
            <w:rFonts w:ascii="Times" w:hAnsi="Times"/>
            <w:noProof/>
            <w:sz w:val="22"/>
            <w:szCs w:val="22"/>
            <w:rPrChange w:id="240" w:author="Chara Katiri" w:date="2015-04-12T03:47:00Z">
              <w:rPr>
                <w:noProof/>
              </w:rPr>
            </w:rPrChange>
          </w:rPr>
          <w:fldChar w:fldCharType="end"/>
        </w:r>
      </w:ins>
    </w:p>
    <w:p w14:paraId="24F6B214" w14:textId="77777777" w:rsidR="003C74EA" w:rsidRPr="003C74EA" w:rsidRDefault="003C74EA">
      <w:pPr>
        <w:pStyle w:val="TOC2"/>
        <w:tabs>
          <w:tab w:val="left" w:pos="1020"/>
          <w:tab w:val="right" w:leader="dot" w:pos="9010"/>
        </w:tabs>
        <w:spacing w:line="360" w:lineRule="auto"/>
        <w:contextualSpacing/>
        <w:rPr>
          <w:ins w:id="241" w:author="Chara Katiri" w:date="2015-04-12T03:47:00Z"/>
          <w:rFonts w:ascii="Times" w:hAnsi="Times"/>
          <w:noProof/>
          <w:sz w:val="22"/>
          <w:szCs w:val="22"/>
          <w:lang w:val="en-GB" w:eastAsia="ja-JP"/>
          <w:rPrChange w:id="242" w:author="Chara Katiri" w:date="2015-04-12T03:47:00Z">
            <w:rPr>
              <w:ins w:id="243" w:author="Chara Katiri" w:date="2015-04-12T03:47:00Z"/>
              <w:noProof/>
              <w:lang w:val="en-GB" w:eastAsia="ja-JP"/>
            </w:rPr>
          </w:rPrChange>
        </w:rPr>
        <w:pPrChange w:id="244" w:author="Chara Katiri" w:date="2015-04-12T03:47:00Z">
          <w:pPr>
            <w:pStyle w:val="TOC2"/>
            <w:tabs>
              <w:tab w:val="left" w:pos="1020"/>
              <w:tab w:val="right" w:leader="dot" w:pos="9010"/>
            </w:tabs>
          </w:pPr>
        </w:pPrChange>
      </w:pPr>
      <w:ins w:id="245" w:author="Chara Katiri" w:date="2015-04-12T03:47:00Z">
        <w:r w:rsidRPr="003C74EA">
          <w:rPr>
            <w:rFonts w:ascii="Times" w:hAnsi="Times" w:cs="Times New Roman"/>
            <w:noProof/>
            <w:sz w:val="22"/>
            <w:szCs w:val="22"/>
            <w:lang w:val="en-GB"/>
            <w:rPrChange w:id="246" w:author="Chara Katiri" w:date="2015-04-12T03:47:00Z">
              <w:rPr>
                <w:rFonts w:ascii="Times" w:hAnsi="Times" w:cs="Times New Roman"/>
                <w:noProof/>
                <w:lang w:val="en-GB"/>
              </w:rPr>
            </w:rPrChange>
          </w:rPr>
          <w:t>2.5.1.</w:t>
        </w:r>
        <w:r w:rsidRPr="003C74EA">
          <w:rPr>
            <w:rFonts w:ascii="Times" w:hAnsi="Times"/>
            <w:noProof/>
            <w:sz w:val="22"/>
            <w:szCs w:val="22"/>
            <w:lang w:val="en-GB" w:eastAsia="ja-JP"/>
            <w:rPrChange w:id="247" w:author="Chara Katiri" w:date="2015-04-12T03:47:00Z">
              <w:rPr>
                <w:noProof/>
                <w:lang w:val="en-GB" w:eastAsia="ja-JP"/>
              </w:rPr>
            </w:rPrChange>
          </w:rPr>
          <w:tab/>
        </w:r>
        <w:r w:rsidRPr="003C74EA">
          <w:rPr>
            <w:rFonts w:ascii="Times" w:hAnsi="Times" w:cs="Times New Roman"/>
            <w:noProof/>
            <w:sz w:val="22"/>
            <w:szCs w:val="22"/>
            <w:lang w:val="en-GB"/>
            <w:rPrChange w:id="248" w:author="Chara Katiri" w:date="2015-04-12T03:47:00Z">
              <w:rPr>
                <w:rFonts w:ascii="Times" w:hAnsi="Times" w:cs="Times New Roman"/>
                <w:noProof/>
                <w:lang w:val="en-GB"/>
              </w:rPr>
            </w:rPrChange>
          </w:rPr>
          <w:t>Benefits of Spring MVC framework</w:t>
        </w:r>
        <w:r w:rsidRPr="003C74EA">
          <w:rPr>
            <w:rFonts w:ascii="Times" w:hAnsi="Times"/>
            <w:noProof/>
            <w:sz w:val="22"/>
            <w:szCs w:val="22"/>
            <w:rPrChange w:id="249" w:author="Chara Katiri" w:date="2015-04-12T03:47:00Z">
              <w:rPr>
                <w:noProof/>
              </w:rPr>
            </w:rPrChange>
          </w:rPr>
          <w:tab/>
        </w:r>
        <w:r w:rsidRPr="003C74EA">
          <w:rPr>
            <w:rFonts w:ascii="Times" w:hAnsi="Times"/>
            <w:noProof/>
            <w:sz w:val="22"/>
            <w:szCs w:val="22"/>
            <w:rPrChange w:id="250" w:author="Chara Katiri" w:date="2015-04-12T03:47:00Z">
              <w:rPr>
                <w:noProof/>
              </w:rPr>
            </w:rPrChange>
          </w:rPr>
          <w:fldChar w:fldCharType="begin"/>
        </w:r>
        <w:r w:rsidRPr="003C74EA">
          <w:rPr>
            <w:rFonts w:ascii="Times" w:hAnsi="Times"/>
            <w:noProof/>
            <w:sz w:val="22"/>
            <w:szCs w:val="22"/>
            <w:rPrChange w:id="251" w:author="Chara Katiri" w:date="2015-04-12T03:47:00Z">
              <w:rPr>
                <w:noProof/>
              </w:rPr>
            </w:rPrChange>
          </w:rPr>
          <w:instrText xml:space="preserve"> PAGEREF _Toc290429766 \h </w:instrText>
        </w:r>
      </w:ins>
      <w:r w:rsidRPr="003C74EA">
        <w:rPr>
          <w:rFonts w:ascii="Times" w:hAnsi="Times"/>
          <w:noProof/>
          <w:sz w:val="22"/>
          <w:szCs w:val="22"/>
          <w:rPrChange w:id="252" w:author="Chara Katiri" w:date="2015-04-12T03:47:00Z">
            <w:rPr>
              <w:rFonts w:ascii="Times" w:hAnsi="Times"/>
              <w:noProof/>
              <w:sz w:val="22"/>
              <w:szCs w:val="22"/>
            </w:rPr>
          </w:rPrChange>
        </w:rPr>
      </w:r>
      <w:r w:rsidRPr="003C74EA">
        <w:rPr>
          <w:rFonts w:ascii="Times" w:hAnsi="Times"/>
          <w:noProof/>
          <w:sz w:val="22"/>
          <w:szCs w:val="22"/>
          <w:rPrChange w:id="253" w:author="Chara Katiri" w:date="2015-04-12T03:47:00Z">
            <w:rPr>
              <w:noProof/>
            </w:rPr>
          </w:rPrChange>
        </w:rPr>
        <w:fldChar w:fldCharType="separate"/>
      </w:r>
      <w:ins w:id="254" w:author="Chara Katiri" w:date="2015-04-12T03:47:00Z">
        <w:r w:rsidRPr="003C74EA">
          <w:rPr>
            <w:rFonts w:ascii="Times" w:hAnsi="Times"/>
            <w:noProof/>
            <w:sz w:val="22"/>
            <w:szCs w:val="22"/>
            <w:rPrChange w:id="255" w:author="Chara Katiri" w:date="2015-04-12T03:47:00Z">
              <w:rPr>
                <w:noProof/>
              </w:rPr>
            </w:rPrChange>
          </w:rPr>
          <w:t>22</w:t>
        </w:r>
        <w:r w:rsidRPr="003C74EA">
          <w:rPr>
            <w:rFonts w:ascii="Times" w:hAnsi="Times"/>
            <w:noProof/>
            <w:sz w:val="22"/>
            <w:szCs w:val="22"/>
            <w:rPrChange w:id="256" w:author="Chara Katiri" w:date="2015-04-12T03:47:00Z">
              <w:rPr>
                <w:noProof/>
              </w:rPr>
            </w:rPrChange>
          </w:rPr>
          <w:fldChar w:fldCharType="end"/>
        </w:r>
      </w:ins>
    </w:p>
    <w:p w14:paraId="271A7B8A" w14:textId="77777777" w:rsidR="003C74EA" w:rsidRPr="003C74EA" w:rsidRDefault="003C74EA">
      <w:pPr>
        <w:pStyle w:val="TOC2"/>
        <w:tabs>
          <w:tab w:val="left" w:pos="1020"/>
          <w:tab w:val="right" w:leader="dot" w:pos="9010"/>
        </w:tabs>
        <w:spacing w:line="360" w:lineRule="auto"/>
        <w:contextualSpacing/>
        <w:rPr>
          <w:ins w:id="257" w:author="Chara Katiri" w:date="2015-04-12T03:47:00Z"/>
          <w:rFonts w:ascii="Times" w:hAnsi="Times"/>
          <w:noProof/>
          <w:sz w:val="22"/>
          <w:szCs w:val="22"/>
          <w:lang w:val="en-GB" w:eastAsia="ja-JP"/>
          <w:rPrChange w:id="258" w:author="Chara Katiri" w:date="2015-04-12T03:47:00Z">
            <w:rPr>
              <w:ins w:id="259" w:author="Chara Katiri" w:date="2015-04-12T03:47:00Z"/>
              <w:noProof/>
              <w:lang w:val="en-GB" w:eastAsia="ja-JP"/>
            </w:rPr>
          </w:rPrChange>
        </w:rPr>
        <w:pPrChange w:id="260" w:author="Chara Katiri" w:date="2015-04-12T03:47:00Z">
          <w:pPr>
            <w:pStyle w:val="TOC2"/>
            <w:tabs>
              <w:tab w:val="left" w:pos="1020"/>
              <w:tab w:val="right" w:leader="dot" w:pos="9010"/>
            </w:tabs>
          </w:pPr>
        </w:pPrChange>
      </w:pPr>
      <w:ins w:id="261" w:author="Chara Katiri" w:date="2015-04-12T03:47:00Z">
        <w:r w:rsidRPr="003C74EA">
          <w:rPr>
            <w:rFonts w:ascii="Times" w:hAnsi="Times" w:cs="Times New Roman"/>
            <w:noProof/>
            <w:sz w:val="22"/>
            <w:szCs w:val="22"/>
            <w:lang w:val="en-GB"/>
            <w:rPrChange w:id="262" w:author="Chara Katiri" w:date="2015-04-12T03:47:00Z">
              <w:rPr>
                <w:rFonts w:ascii="Times" w:hAnsi="Times" w:cs="Times New Roman"/>
                <w:noProof/>
                <w:lang w:val="en-GB"/>
              </w:rPr>
            </w:rPrChange>
          </w:rPr>
          <w:t>2.5.2.</w:t>
        </w:r>
        <w:r w:rsidRPr="003C74EA">
          <w:rPr>
            <w:rFonts w:ascii="Times" w:hAnsi="Times"/>
            <w:noProof/>
            <w:sz w:val="22"/>
            <w:szCs w:val="22"/>
            <w:lang w:val="en-GB" w:eastAsia="ja-JP"/>
            <w:rPrChange w:id="263" w:author="Chara Katiri" w:date="2015-04-12T03:47:00Z">
              <w:rPr>
                <w:noProof/>
                <w:lang w:val="en-GB" w:eastAsia="ja-JP"/>
              </w:rPr>
            </w:rPrChange>
          </w:rPr>
          <w:tab/>
        </w:r>
        <w:r w:rsidRPr="003C74EA">
          <w:rPr>
            <w:rFonts w:ascii="Times" w:hAnsi="Times" w:cs="Times New Roman"/>
            <w:noProof/>
            <w:sz w:val="22"/>
            <w:szCs w:val="22"/>
            <w:lang w:val="en-GB"/>
            <w:rPrChange w:id="264" w:author="Chara Katiri" w:date="2015-04-12T03:47:00Z">
              <w:rPr>
                <w:rFonts w:ascii="Times" w:hAnsi="Times" w:cs="Times New Roman"/>
                <w:noProof/>
                <w:lang w:val="en-GB"/>
              </w:rPr>
            </w:rPrChange>
          </w:rPr>
          <w:t>Features of Spring MVC framework</w:t>
        </w:r>
        <w:r w:rsidRPr="003C74EA">
          <w:rPr>
            <w:rFonts w:ascii="Times" w:hAnsi="Times"/>
            <w:noProof/>
            <w:sz w:val="22"/>
            <w:szCs w:val="22"/>
            <w:rPrChange w:id="265" w:author="Chara Katiri" w:date="2015-04-12T03:47:00Z">
              <w:rPr>
                <w:noProof/>
              </w:rPr>
            </w:rPrChange>
          </w:rPr>
          <w:tab/>
        </w:r>
        <w:r w:rsidRPr="003C74EA">
          <w:rPr>
            <w:rFonts w:ascii="Times" w:hAnsi="Times"/>
            <w:noProof/>
            <w:sz w:val="22"/>
            <w:szCs w:val="22"/>
            <w:rPrChange w:id="266" w:author="Chara Katiri" w:date="2015-04-12T03:47:00Z">
              <w:rPr>
                <w:noProof/>
              </w:rPr>
            </w:rPrChange>
          </w:rPr>
          <w:fldChar w:fldCharType="begin"/>
        </w:r>
        <w:r w:rsidRPr="003C74EA">
          <w:rPr>
            <w:rFonts w:ascii="Times" w:hAnsi="Times"/>
            <w:noProof/>
            <w:sz w:val="22"/>
            <w:szCs w:val="22"/>
            <w:rPrChange w:id="267" w:author="Chara Katiri" w:date="2015-04-12T03:47:00Z">
              <w:rPr>
                <w:noProof/>
              </w:rPr>
            </w:rPrChange>
          </w:rPr>
          <w:instrText xml:space="preserve"> PAGEREF _Toc290429767 \h </w:instrText>
        </w:r>
      </w:ins>
      <w:r w:rsidRPr="003C74EA">
        <w:rPr>
          <w:rFonts w:ascii="Times" w:hAnsi="Times"/>
          <w:noProof/>
          <w:sz w:val="22"/>
          <w:szCs w:val="22"/>
          <w:rPrChange w:id="268" w:author="Chara Katiri" w:date="2015-04-12T03:47:00Z">
            <w:rPr>
              <w:rFonts w:ascii="Times" w:hAnsi="Times"/>
              <w:noProof/>
              <w:sz w:val="22"/>
              <w:szCs w:val="22"/>
            </w:rPr>
          </w:rPrChange>
        </w:rPr>
      </w:r>
      <w:r w:rsidRPr="003C74EA">
        <w:rPr>
          <w:rFonts w:ascii="Times" w:hAnsi="Times"/>
          <w:noProof/>
          <w:sz w:val="22"/>
          <w:szCs w:val="22"/>
          <w:rPrChange w:id="269" w:author="Chara Katiri" w:date="2015-04-12T03:47:00Z">
            <w:rPr>
              <w:noProof/>
            </w:rPr>
          </w:rPrChange>
        </w:rPr>
        <w:fldChar w:fldCharType="separate"/>
      </w:r>
      <w:ins w:id="270" w:author="Chara Katiri" w:date="2015-04-12T03:47:00Z">
        <w:r w:rsidRPr="003C74EA">
          <w:rPr>
            <w:rFonts w:ascii="Times" w:hAnsi="Times"/>
            <w:noProof/>
            <w:sz w:val="22"/>
            <w:szCs w:val="22"/>
            <w:rPrChange w:id="271" w:author="Chara Katiri" w:date="2015-04-12T03:47:00Z">
              <w:rPr>
                <w:noProof/>
              </w:rPr>
            </w:rPrChange>
          </w:rPr>
          <w:t>23</w:t>
        </w:r>
        <w:r w:rsidRPr="003C74EA">
          <w:rPr>
            <w:rFonts w:ascii="Times" w:hAnsi="Times"/>
            <w:noProof/>
            <w:sz w:val="22"/>
            <w:szCs w:val="22"/>
            <w:rPrChange w:id="272" w:author="Chara Katiri" w:date="2015-04-12T03:47:00Z">
              <w:rPr>
                <w:noProof/>
              </w:rPr>
            </w:rPrChange>
          </w:rPr>
          <w:fldChar w:fldCharType="end"/>
        </w:r>
      </w:ins>
    </w:p>
    <w:p w14:paraId="3E02218B" w14:textId="77777777" w:rsidR="003C74EA" w:rsidRPr="003C74EA" w:rsidRDefault="003C74EA" w:rsidP="003C74EA">
      <w:pPr>
        <w:pStyle w:val="TOC1"/>
        <w:tabs>
          <w:tab w:val="left" w:pos="405"/>
          <w:tab w:val="right" w:leader="dot" w:pos="9010"/>
        </w:tabs>
        <w:rPr>
          <w:ins w:id="273" w:author="Chara Katiri" w:date="2015-04-12T03:47:00Z"/>
          <w:noProof/>
          <w:lang w:val="en-GB" w:eastAsia="ja-JP"/>
          <w:rPrChange w:id="274" w:author="Chara Katiri" w:date="2015-04-12T03:47:00Z">
            <w:rPr>
              <w:ins w:id="275" w:author="Chara Katiri" w:date="2015-04-12T03:47:00Z"/>
              <w:rFonts w:asciiTheme="minorHAnsi" w:hAnsiTheme="minorHAnsi"/>
              <w:noProof/>
              <w:sz w:val="24"/>
              <w:szCs w:val="24"/>
              <w:lang w:val="en-GB" w:eastAsia="ja-JP"/>
            </w:rPr>
          </w:rPrChange>
        </w:rPr>
      </w:pPr>
      <w:ins w:id="276" w:author="Chara Katiri" w:date="2015-04-12T03:47:00Z">
        <w:r w:rsidRPr="003C74EA">
          <w:rPr>
            <w:rFonts w:cs="Times New Roman"/>
            <w:noProof/>
            <w:lang w:val="en-GB"/>
          </w:rPr>
          <w:t>3.</w:t>
        </w:r>
        <w:r w:rsidRPr="003C74EA">
          <w:rPr>
            <w:noProof/>
            <w:lang w:val="en-GB" w:eastAsia="ja-JP"/>
            <w:rPrChange w:id="277" w:author="Chara Katiri" w:date="2015-04-12T03:47:00Z">
              <w:rPr>
                <w:rFonts w:asciiTheme="minorHAnsi" w:hAnsiTheme="minorHAnsi"/>
                <w:noProof/>
                <w:sz w:val="24"/>
                <w:szCs w:val="24"/>
                <w:lang w:val="en-GB" w:eastAsia="ja-JP"/>
              </w:rPr>
            </w:rPrChange>
          </w:rPr>
          <w:tab/>
        </w:r>
        <w:r w:rsidRPr="003C74EA">
          <w:rPr>
            <w:rFonts w:cs="Times New Roman"/>
            <w:noProof/>
            <w:lang w:val="en-GB"/>
          </w:rPr>
          <w:t>System analysis</w:t>
        </w:r>
        <w:r w:rsidRPr="003C74EA">
          <w:rPr>
            <w:noProof/>
          </w:rPr>
          <w:tab/>
        </w:r>
        <w:r w:rsidRPr="003C74EA">
          <w:rPr>
            <w:noProof/>
          </w:rPr>
          <w:fldChar w:fldCharType="begin"/>
        </w:r>
        <w:r w:rsidRPr="003C74EA">
          <w:rPr>
            <w:noProof/>
          </w:rPr>
          <w:instrText xml:space="preserve"> PAGEREF _Toc290429768 \h </w:instrText>
        </w:r>
      </w:ins>
      <w:r w:rsidRPr="003C74EA">
        <w:rPr>
          <w:noProof/>
        </w:rPr>
      </w:r>
      <w:r w:rsidRPr="003C74EA">
        <w:rPr>
          <w:noProof/>
        </w:rPr>
        <w:fldChar w:fldCharType="separate"/>
      </w:r>
      <w:ins w:id="278" w:author="Chara Katiri" w:date="2015-04-12T03:47:00Z">
        <w:r w:rsidRPr="003C74EA">
          <w:rPr>
            <w:noProof/>
          </w:rPr>
          <w:t>27</w:t>
        </w:r>
        <w:r w:rsidRPr="003C74EA">
          <w:rPr>
            <w:noProof/>
          </w:rPr>
          <w:fldChar w:fldCharType="end"/>
        </w:r>
      </w:ins>
    </w:p>
    <w:p w14:paraId="72CDA51D" w14:textId="77777777" w:rsidR="003C74EA" w:rsidRPr="003C74EA" w:rsidRDefault="003C74EA">
      <w:pPr>
        <w:pStyle w:val="TOC2"/>
        <w:tabs>
          <w:tab w:val="left" w:pos="840"/>
          <w:tab w:val="right" w:leader="dot" w:pos="9010"/>
        </w:tabs>
        <w:spacing w:line="360" w:lineRule="auto"/>
        <w:contextualSpacing/>
        <w:rPr>
          <w:ins w:id="279" w:author="Chara Katiri" w:date="2015-04-12T03:47:00Z"/>
          <w:rFonts w:ascii="Times" w:hAnsi="Times"/>
          <w:noProof/>
          <w:sz w:val="22"/>
          <w:szCs w:val="22"/>
          <w:lang w:val="en-GB" w:eastAsia="ja-JP"/>
          <w:rPrChange w:id="280" w:author="Chara Katiri" w:date="2015-04-12T03:47:00Z">
            <w:rPr>
              <w:ins w:id="281" w:author="Chara Katiri" w:date="2015-04-12T03:47:00Z"/>
              <w:noProof/>
              <w:lang w:val="en-GB" w:eastAsia="ja-JP"/>
            </w:rPr>
          </w:rPrChange>
        </w:rPr>
        <w:pPrChange w:id="282" w:author="Chara Katiri" w:date="2015-04-12T03:47:00Z">
          <w:pPr>
            <w:pStyle w:val="TOC2"/>
            <w:tabs>
              <w:tab w:val="left" w:pos="840"/>
              <w:tab w:val="right" w:leader="dot" w:pos="9010"/>
            </w:tabs>
          </w:pPr>
        </w:pPrChange>
      </w:pPr>
      <w:ins w:id="283" w:author="Chara Katiri" w:date="2015-04-12T03:47:00Z">
        <w:r w:rsidRPr="003C74EA">
          <w:rPr>
            <w:rFonts w:ascii="Times" w:hAnsi="Times" w:cs="Times New Roman"/>
            <w:noProof/>
            <w:color w:val="000000" w:themeColor="text1"/>
            <w:sz w:val="22"/>
            <w:szCs w:val="22"/>
            <w:lang w:val="en-GB"/>
            <w:rPrChange w:id="284" w:author="Chara Katiri" w:date="2015-04-12T03:47:00Z">
              <w:rPr>
                <w:rFonts w:ascii="Times" w:hAnsi="Times" w:cs="Times New Roman"/>
                <w:noProof/>
                <w:color w:val="000000" w:themeColor="text1"/>
                <w:lang w:val="en-GB"/>
              </w:rPr>
            </w:rPrChange>
          </w:rPr>
          <w:t>3.1.</w:t>
        </w:r>
        <w:r w:rsidRPr="003C74EA">
          <w:rPr>
            <w:rFonts w:ascii="Times" w:hAnsi="Times"/>
            <w:noProof/>
            <w:sz w:val="22"/>
            <w:szCs w:val="22"/>
            <w:lang w:val="en-GB" w:eastAsia="ja-JP"/>
            <w:rPrChange w:id="285" w:author="Chara Katiri" w:date="2015-04-12T03:47:00Z">
              <w:rPr>
                <w:noProof/>
                <w:lang w:val="en-GB" w:eastAsia="ja-JP"/>
              </w:rPr>
            </w:rPrChange>
          </w:rPr>
          <w:tab/>
        </w:r>
        <w:r w:rsidRPr="003C74EA">
          <w:rPr>
            <w:rFonts w:ascii="Times" w:hAnsi="Times" w:cs="Times New Roman"/>
            <w:noProof/>
            <w:sz w:val="22"/>
            <w:szCs w:val="22"/>
            <w:lang w:val="en-GB"/>
            <w:rPrChange w:id="286" w:author="Chara Katiri" w:date="2015-04-12T03:47:00Z">
              <w:rPr>
                <w:rFonts w:ascii="Times" w:hAnsi="Times" w:cs="Times New Roman"/>
                <w:noProof/>
                <w:lang w:val="en-GB"/>
              </w:rPr>
            </w:rPrChange>
          </w:rPr>
          <w:t>Current process</w:t>
        </w:r>
        <w:r w:rsidRPr="003C74EA">
          <w:rPr>
            <w:rFonts w:ascii="Times" w:hAnsi="Times"/>
            <w:noProof/>
            <w:sz w:val="22"/>
            <w:szCs w:val="22"/>
            <w:rPrChange w:id="287" w:author="Chara Katiri" w:date="2015-04-12T03:47:00Z">
              <w:rPr>
                <w:noProof/>
              </w:rPr>
            </w:rPrChange>
          </w:rPr>
          <w:tab/>
        </w:r>
        <w:r w:rsidRPr="003C74EA">
          <w:rPr>
            <w:rFonts w:ascii="Times" w:hAnsi="Times"/>
            <w:noProof/>
            <w:sz w:val="22"/>
            <w:szCs w:val="22"/>
            <w:rPrChange w:id="288" w:author="Chara Katiri" w:date="2015-04-12T03:47:00Z">
              <w:rPr>
                <w:noProof/>
              </w:rPr>
            </w:rPrChange>
          </w:rPr>
          <w:fldChar w:fldCharType="begin"/>
        </w:r>
        <w:r w:rsidRPr="003C74EA">
          <w:rPr>
            <w:rFonts w:ascii="Times" w:hAnsi="Times"/>
            <w:noProof/>
            <w:sz w:val="22"/>
            <w:szCs w:val="22"/>
            <w:rPrChange w:id="289" w:author="Chara Katiri" w:date="2015-04-12T03:47:00Z">
              <w:rPr>
                <w:noProof/>
              </w:rPr>
            </w:rPrChange>
          </w:rPr>
          <w:instrText xml:space="preserve"> PAGEREF _Toc290429769 \h </w:instrText>
        </w:r>
      </w:ins>
      <w:r w:rsidRPr="003C74EA">
        <w:rPr>
          <w:rFonts w:ascii="Times" w:hAnsi="Times"/>
          <w:noProof/>
          <w:sz w:val="22"/>
          <w:szCs w:val="22"/>
          <w:rPrChange w:id="290" w:author="Chara Katiri" w:date="2015-04-12T03:47:00Z">
            <w:rPr>
              <w:rFonts w:ascii="Times" w:hAnsi="Times"/>
              <w:noProof/>
              <w:sz w:val="22"/>
              <w:szCs w:val="22"/>
            </w:rPr>
          </w:rPrChange>
        </w:rPr>
      </w:r>
      <w:r w:rsidRPr="003C74EA">
        <w:rPr>
          <w:rFonts w:ascii="Times" w:hAnsi="Times"/>
          <w:noProof/>
          <w:sz w:val="22"/>
          <w:szCs w:val="22"/>
          <w:rPrChange w:id="291" w:author="Chara Katiri" w:date="2015-04-12T03:47:00Z">
            <w:rPr>
              <w:noProof/>
            </w:rPr>
          </w:rPrChange>
        </w:rPr>
        <w:fldChar w:fldCharType="separate"/>
      </w:r>
      <w:ins w:id="292" w:author="Chara Katiri" w:date="2015-04-12T03:47:00Z">
        <w:r w:rsidRPr="003C74EA">
          <w:rPr>
            <w:rFonts w:ascii="Times" w:hAnsi="Times"/>
            <w:noProof/>
            <w:sz w:val="22"/>
            <w:szCs w:val="22"/>
            <w:rPrChange w:id="293" w:author="Chara Katiri" w:date="2015-04-12T03:47:00Z">
              <w:rPr>
                <w:noProof/>
              </w:rPr>
            </w:rPrChange>
          </w:rPr>
          <w:t>27</w:t>
        </w:r>
        <w:r w:rsidRPr="003C74EA">
          <w:rPr>
            <w:rFonts w:ascii="Times" w:hAnsi="Times"/>
            <w:noProof/>
            <w:sz w:val="22"/>
            <w:szCs w:val="22"/>
            <w:rPrChange w:id="294" w:author="Chara Katiri" w:date="2015-04-12T03:47:00Z">
              <w:rPr>
                <w:noProof/>
              </w:rPr>
            </w:rPrChange>
          </w:rPr>
          <w:fldChar w:fldCharType="end"/>
        </w:r>
      </w:ins>
    </w:p>
    <w:p w14:paraId="56443EA6" w14:textId="77777777" w:rsidR="003C74EA" w:rsidRPr="003C74EA" w:rsidRDefault="003C74EA">
      <w:pPr>
        <w:pStyle w:val="TOC2"/>
        <w:tabs>
          <w:tab w:val="left" w:pos="840"/>
          <w:tab w:val="right" w:leader="dot" w:pos="9010"/>
        </w:tabs>
        <w:spacing w:line="360" w:lineRule="auto"/>
        <w:contextualSpacing/>
        <w:rPr>
          <w:ins w:id="295" w:author="Chara Katiri" w:date="2015-04-12T03:47:00Z"/>
          <w:rFonts w:ascii="Times" w:hAnsi="Times"/>
          <w:noProof/>
          <w:sz w:val="22"/>
          <w:szCs w:val="22"/>
          <w:lang w:val="en-GB" w:eastAsia="ja-JP"/>
          <w:rPrChange w:id="296" w:author="Chara Katiri" w:date="2015-04-12T03:47:00Z">
            <w:rPr>
              <w:ins w:id="297" w:author="Chara Katiri" w:date="2015-04-12T03:47:00Z"/>
              <w:noProof/>
              <w:lang w:val="en-GB" w:eastAsia="ja-JP"/>
            </w:rPr>
          </w:rPrChange>
        </w:rPr>
        <w:pPrChange w:id="298" w:author="Chara Katiri" w:date="2015-04-12T03:47:00Z">
          <w:pPr>
            <w:pStyle w:val="TOC2"/>
            <w:tabs>
              <w:tab w:val="left" w:pos="840"/>
              <w:tab w:val="right" w:leader="dot" w:pos="9010"/>
            </w:tabs>
          </w:pPr>
        </w:pPrChange>
      </w:pPr>
      <w:ins w:id="299" w:author="Chara Katiri" w:date="2015-04-12T03:47:00Z">
        <w:r w:rsidRPr="003C74EA">
          <w:rPr>
            <w:rFonts w:ascii="Times" w:hAnsi="Times" w:cs="Times New Roman"/>
            <w:noProof/>
            <w:color w:val="000000" w:themeColor="text1"/>
            <w:sz w:val="22"/>
            <w:szCs w:val="22"/>
            <w:lang w:val="en-GB"/>
            <w:rPrChange w:id="300" w:author="Chara Katiri" w:date="2015-04-12T03:47:00Z">
              <w:rPr>
                <w:rFonts w:ascii="Times" w:hAnsi="Times" w:cs="Times New Roman"/>
                <w:noProof/>
                <w:color w:val="000000" w:themeColor="text1"/>
                <w:lang w:val="en-GB"/>
              </w:rPr>
            </w:rPrChange>
          </w:rPr>
          <w:t>3.2.</w:t>
        </w:r>
        <w:r w:rsidRPr="003C74EA">
          <w:rPr>
            <w:rFonts w:ascii="Times" w:hAnsi="Times"/>
            <w:noProof/>
            <w:sz w:val="22"/>
            <w:szCs w:val="22"/>
            <w:lang w:val="en-GB" w:eastAsia="ja-JP"/>
            <w:rPrChange w:id="301" w:author="Chara Katiri" w:date="2015-04-12T03:47:00Z">
              <w:rPr>
                <w:noProof/>
                <w:lang w:val="en-GB" w:eastAsia="ja-JP"/>
              </w:rPr>
            </w:rPrChange>
          </w:rPr>
          <w:tab/>
        </w:r>
        <w:r w:rsidRPr="003C74EA">
          <w:rPr>
            <w:rFonts w:ascii="Times" w:hAnsi="Times" w:cs="Times New Roman"/>
            <w:noProof/>
            <w:sz w:val="22"/>
            <w:szCs w:val="22"/>
            <w:lang w:val="en-GB"/>
            <w:rPrChange w:id="302" w:author="Chara Katiri" w:date="2015-04-12T03:47:00Z">
              <w:rPr>
                <w:rFonts w:ascii="Times" w:hAnsi="Times" w:cs="Times New Roman"/>
                <w:noProof/>
                <w:lang w:val="en-GB"/>
              </w:rPr>
            </w:rPrChange>
          </w:rPr>
          <w:t>System requirements and analysis</w:t>
        </w:r>
        <w:r w:rsidRPr="003C74EA">
          <w:rPr>
            <w:rFonts w:ascii="Times" w:hAnsi="Times"/>
            <w:noProof/>
            <w:sz w:val="22"/>
            <w:szCs w:val="22"/>
            <w:rPrChange w:id="303" w:author="Chara Katiri" w:date="2015-04-12T03:47:00Z">
              <w:rPr>
                <w:noProof/>
              </w:rPr>
            </w:rPrChange>
          </w:rPr>
          <w:tab/>
        </w:r>
        <w:r w:rsidRPr="003C74EA">
          <w:rPr>
            <w:rFonts w:ascii="Times" w:hAnsi="Times"/>
            <w:noProof/>
            <w:sz w:val="22"/>
            <w:szCs w:val="22"/>
            <w:rPrChange w:id="304" w:author="Chara Katiri" w:date="2015-04-12T03:47:00Z">
              <w:rPr>
                <w:noProof/>
              </w:rPr>
            </w:rPrChange>
          </w:rPr>
          <w:fldChar w:fldCharType="begin"/>
        </w:r>
        <w:r w:rsidRPr="003C74EA">
          <w:rPr>
            <w:rFonts w:ascii="Times" w:hAnsi="Times"/>
            <w:noProof/>
            <w:sz w:val="22"/>
            <w:szCs w:val="22"/>
            <w:rPrChange w:id="305" w:author="Chara Katiri" w:date="2015-04-12T03:47:00Z">
              <w:rPr>
                <w:noProof/>
              </w:rPr>
            </w:rPrChange>
          </w:rPr>
          <w:instrText xml:space="preserve"> PAGEREF _Toc290429770 \h </w:instrText>
        </w:r>
      </w:ins>
      <w:r w:rsidRPr="003C74EA">
        <w:rPr>
          <w:rFonts w:ascii="Times" w:hAnsi="Times"/>
          <w:noProof/>
          <w:sz w:val="22"/>
          <w:szCs w:val="22"/>
          <w:rPrChange w:id="306" w:author="Chara Katiri" w:date="2015-04-12T03:47:00Z">
            <w:rPr>
              <w:rFonts w:ascii="Times" w:hAnsi="Times"/>
              <w:noProof/>
              <w:sz w:val="22"/>
              <w:szCs w:val="22"/>
            </w:rPr>
          </w:rPrChange>
        </w:rPr>
      </w:r>
      <w:r w:rsidRPr="003C74EA">
        <w:rPr>
          <w:rFonts w:ascii="Times" w:hAnsi="Times"/>
          <w:noProof/>
          <w:sz w:val="22"/>
          <w:szCs w:val="22"/>
          <w:rPrChange w:id="307" w:author="Chara Katiri" w:date="2015-04-12T03:47:00Z">
            <w:rPr>
              <w:noProof/>
            </w:rPr>
          </w:rPrChange>
        </w:rPr>
        <w:fldChar w:fldCharType="separate"/>
      </w:r>
      <w:ins w:id="308" w:author="Chara Katiri" w:date="2015-04-12T03:47:00Z">
        <w:r w:rsidRPr="003C74EA">
          <w:rPr>
            <w:rFonts w:ascii="Times" w:hAnsi="Times"/>
            <w:noProof/>
            <w:sz w:val="22"/>
            <w:szCs w:val="22"/>
            <w:rPrChange w:id="309" w:author="Chara Katiri" w:date="2015-04-12T03:47:00Z">
              <w:rPr>
                <w:noProof/>
              </w:rPr>
            </w:rPrChange>
          </w:rPr>
          <w:t>27</w:t>
        </w:r>
        <w:r w:rsidRPr="003C74EA">
          <w:rPr>
            <w:rFonts w:ascii="Times" w:hAnsi="Times"/>
            <w:noProof/>
            <w:sz w:val="22"/>
            <w:szCs w:val="22"/>
            <w:rPrChange w:id="310" w:author="Chara Katiri" w:date="2015-04-12T03:47:00Z">
              <w:rPr>
                <w:noProof/>
              </w:rPr>
            </w:rPrChange>
          </w:rPr>
          <w:fldChar w:fldCharType="end"/>
        </w:r>
      </w:ins>
    </w:p>
    <w:p w14:paraId="13243C8D" w14:textId="77777777" w:rsidR="003C74EA" w:rsidRPr="003C74EA" w:rsidRDefault="003C74EA">
      <w:pPr>
        <w:pStyle w:val="TOC2"/>
        <w:tabs>
          <w:tab w:val="left" w:pos="1020"/>
          <w:tab w:val="right" w:leader="dot" w:pos="9010"/>
        </w:tabs>
        <w:spacing w:line="360" w:lineRule="auto"/>
        <w:contextualSpacing/>
        <w:rPr>
          <w:ins w:id="311" w:author="Chara Katiri" w:date="2015-04-12T03:47:00Z"/>
          <w:rFonts w:ascii="Times" w:hAnsi="Times"/>
          <w:noProof/>
          <w:sz w:val="22"/>
          <w:szCs w:val="22"/>
          <w:lang w:val="en-GB" w:eastAsia="ja-JP"/>
          <w:rPrChange w:id="312" w:author="Chara Katiri" w:date="2015-04-12T03:47:00Z">
            <w:rPr>
              <w:ins w:id="313" w:author="Chara Katiri" w:date="2015-04-12T03:47:00Z"/>
              <w:noProof/>
              <w:lang w:val="en-GB" w:eastAsia="ja-JP"/>
            </w:rPr>
          </w:rPrChange>
        </w:rPr>
        <w:pPrChange w:id="314" w:author="Chara Katiri" w:date="2015-04-12T03:47:00Z">
          <w:pPr>
            <w:pStyle w:val="TOC2"/>
            <w:tabs>
              <w:tab w:val="left" w:pos="1020"/>
              <w:tab w:val="right" w:leader="dot" w:pos="9010"/>
            </w:tabs>
          </w:pPr>
        </w:pPrChange>
      </w:pPr>
      <w:ins w:id="315" w:author="Chara Katiri" w:date="2015-04-12T03:47:00Z">
        <w:r w:rsidRPr="003C74EA">
          <w:rPr>
            <w:rFonts w:ascii="Times" w:hAnsi="Times" w:cs="Times New Roman"/>
            <w:noProof/>
            <w:sz w:val="22"/>
            <w:szCs w:val="22"/>
            <w:lang w:val="en-GB"/>
            <w:rPrChange w:id="316" w:author="Chara Katiri" w:date="2015-04-12T03:47:00Z">
              <w:rPr>
                <w:rFonts w:ascii="Times" w:hAnsi="Times" w:cs="Times New Roman"/>
                <w:noProof/>
                <w:lang w:val="en-GB"/>
              </w:rPr>
            </w:rPrChange>
          </w:rPr>
          <w:t>3.2.1.</w:t>
        </w:r>
        <w:r w:rsidRPr="003C74EA">
          <w:rPr>
            <w:rFonts w:ascii="Times" w:hAnsi="Times"/>
            <w:noProof/>
            <w:sz w:val="22"/>
            <w:szCs w:val="22"/>
            <w:lang w:val="en-GB" w:eastAsia="ja-JP"/>
            <w:rPrChange w:id="317" w:author="Chara Katiri" w:date="2015-04-12T03:47:00Z">
              <w:rPr>
                <w:noProof/>
                <w:lang w:val="en-GB" w:eastAsia="ja-JP"/>
              </w:rPr>
            </w:rPrChange>
          </w:rPr>
          <w:tab/>
        </w:r>
        <w:r w:rsidRPr="003C74EA">
          <w:rPr>
            <w:rFonts w:ascii="Times" w:hAnsi="Times" w:cs="Times New Roman"/>
            <w:noProof/>
            <w:sz w:val="22"/>
            <w:szCs w:val="22"/>
            <w:lang w:val="en-GB"/>
            <w:rPrChange w:id="318" w:author="Chara Katiri" w:date="2015-04-12T03:47:00Z">
              <w:rPr>
                <w:rFonts w:ascii="Times" w:hAnsi="Times" w:cs="Times New Roman"/>
                <w:noProof/>
                <w:lang w:val="en-GB"/>
              </w:rPr>
            </w:rPrChange>
          </w:rPr>
          <w:t>Functional and non-functional requirements</w:t>
        </w:r>
        <w:r w:rsidRPr="003C74EA">
          <w:rPr>
            <w:rFonts w:ascii="Times" w:hAnsi="Times"/>
            <w:noProof/>
            <w:sz w:val="22"/>
            <w:szCs w:val="22"/>
            <w:rPrChange w:id="319" w:author="Chara Katiri" w:date="2015-04-12T03:47:00Z">
              <w:rPr>
                <w:noProof/>
              </w:rPr>
            </w:rPrChange>
          </w:rPr>
          <w:tab/>
        </w:r>
        <w:r w:rsidRPr="003C74EA">
          <w:rPr>
            <w:rFonts w:ascii="Times" w:hAnsi="Times"/>
            <w:noProof/>
            <w:sz w:val="22"/>
            <w:szCs w:val="22"/>
            <w:rPrChange w:id="320" w:author="Chara Katiri" w:date="2015-04-12T03:47:00Z">
              <w:rPr>
                <w:noProof/>
              </w:rPr>
            </w:rPrChange>
          </w:rPr>
          <w:fldChar w:fldCharType="begin"/>
        </w:r>
        <w:r w:rsidRPr="003C74EA">
          <w:rPr>
            <w:rFonts w:ascii="Times" w:hAnsi="Times"/>
            <w:noProof/>
            <w:sz w:val="22"/>
            <w:szCs w:val="22"/>
            <w:rPrChange w:id="321" w:author="Chara Katiri" w:date="2015-04-12T03:47:00Z">
              <w:rPr>
                <w:noProof/>
              </w:rPr>
            </w:rPrChange>
          </w:rPr>
          <w:instrText xml:space="preserve"> PAGEREF _Toc290429771 \h </w:instrText>
        </w:r>
      </w:ins>
      <w:r w:rsidRPr="003C74EA">
        <w:rPr>
          <w:rFonts w:ascii="Times" w:hAnsi="Times"/>
          <w:noProof/>
          <w:sz w:val="22"/>
          <w:szCs w:val="22"/>
          <w:rPrChange w:id="322" w:author="Chara Katiri" w:date="2015-04-12T03:47:00Z">
            <w:rPr>
              <w:rFonts w:ascii="Times" w:hAnsi="Times"/>
              <w:noProof/>
              <w:sz w:val="22"/>
              <w:szCs w:val="22"/>
            </w:rPr>
          </w:rPrChange>
        </w:rPr>
      </w:r>
      <w:r w:rsidRPr="003C74EA">
        <w:rPr>
          <w:rFonts w:ascii="Times" w:hAnsi="Times"/>
          <w:noProof/>
          <w:sz w:val="22"/>
          <w:szCs w:val="22"/>
          <w:rPrChange w:id="323" w:author="Chara Katiri" w:date="2015-04-12T03:47:00Z">
            <w:rPr>
              <w:noProof/>
            </w:rPr>
          </w:rPrChange>
        </w:rPr>
        <w:fldChar w:fldCharType="separate"/>
      </w:r>
      <w:ins w:id="324" w:author="Chara Katiri" w:date="2015-04-12T03:47:00Z">
        <w:r w:rsidRPr="003C74EA">
          <w:rPr>
            <w:rFonts w:ascii="Times" w:hAnsi="Times"/>
            <w:noProof/>
            <w:sz w:val="22"/>
            <w:szCs w:val="22"/>
            <w:rPrChange w:id="325" w:author="Chara Katiri" w:date="2015-04-12T03:47:00Z">
              <w:rPr>
                <w:noProof/>
              </w:rPr>
            </w:rPrChange>
          </w:rPr>
          <w:t>28</w:t>
        </w:r>
        <w:r w:rsidRPr="003C74EA">
          <w:rPr>
            <w:rFonts w:ascii="Times" w:hAnsi="Times"/>
            <w:noProof/>
            <w:sz w:val="22"/>
            <w:szCs w:val="22"/>
            <w:rPrChange w:id="326" w:author="Chara Katiri" w:date="2015-04-12T03:47:00Z">
              <w:rPr>
                <w:noProof/>
              </w:rPr>
            </w:rPrChange>
          </w:rPr>
          <w:fldChar w:fldCharType="end"/>
        </w:r>
      </w:ins>
    </w:p>
    <w:p w14:paraId="7033A351" w14:textId="77777777" w:rsidR="003C74EA" w:rsidRPr="003C74EA" w:rsidRDefault="003C74EA">
      <w:pPr>
        <w:pStyle w:val="TOC2"/>
        <w:tabs>
          <w:tab w:val="left" w:pos="1020"/>
          <w:tab w:val="right" w:leader="dot" w:pos="9010"/>
        </w:tabs>
        <w:spacing w:line="360" w:lineRule="auto"/>
        <w:contextualSpacing/>
        <w:rPr>
          <w:ins w:id="327" w:author="Chara Katiri" w:date="2015-04-12T03:47:00Z"/>
          <w:rFonts w:ascii="Times" w:hAnsi="Times"/>
          <w:noProof/>
          <w:sz w:val="22"/>
          <w:szCs w:val="22"/>
          <w:lang w:val="en-GB" w:eastAsia="ja-JP"/>
          <w:rPrChange w:id="328" w:author="Chara Katiri" w:date="2015-04-12T03:47:00Z">
            <w:rPr>
              <w:ins w:id="329" w:author="Chara Katiri" w:date="2015-04-12T03:47:00Z"/>
              <w:noProof/>
              <w:lang w:val="en-GB" w:eastAsia="ja-JP"/>
            </w:rPr>
          </w:rPrChange>
        </w:rPr>
        <w:pPrChange w:id="330" w:author="Chara Katiri" w:date="2015-04-12T03:47:00Z">
          <w:pPr>
            <w:pStyle w:val="TOC2"/>
            <w:tabs>
              <w:tab w:val="left" w:pos="1020"/>
              <w:tab w:val="right" w:leader="dot" w:pos="9010"/>
            </w:tabs>
          </w:pPr>
        </w:pPrChange>
      </w:pPr>
      <w:ins w:id="331" w:author="Chara Katiri" w:date="2015-04-12T03:47:00Z">
        <w:r w:rsidRPr="003C74EA">
          <w:rPr>
            <w:rFonts w:ascii="Times" w:hAnsi="Times" w:cs="Times New Roman"/>
            <w:noProof/>
            <w:sz w:val="22"/>
            <w:szCs w:val="22"/>
            <w:lang w:val="en-GB"/>
            <w:rPrChange w:id="332" w:author="Chara Katiri" w:date="2015-04-12T03:47:00Z">
              <w:rPr>
                <w:rFonts w:ascii="Times" w:hAnsi="Times" w:cs="Times New Roman"/>
                <w:noProof/>
                <w:lang w:val="en-GB"/>
              </w:rPr>
            </w:rPrChange>
          </w:rPr>
          <w:t>3.2.2.</w:t>
        </w:r>
        <w:r w:rsidRPr="003C74EA">
          <w:rPr>
            <w:rFonts w:ascii="Times" w:hAnsi="Times"/>
            <w:noProof/>
            <w:sz w:val="22"/>
            <w:szCs w:val="22"/>
            <w:lang w:val="en-GB" w:eastAsia="ja-JP"/>
            <w:rPrChange w:id="333" w:author="Chara Katiri" w:date="2015-04-12T03:47:00Z">
              <w:rPr>
                <w:noProof/>
                <w:lang w:val="en-GB" w:eastAsia="ja-JP"/>
              </w:rPr>
            </w:rPrChange>
          </w:rPr>
          <w:tab/>
        </w:r>
        <w:r w:rsidRPr="003C74EA">
          <w:rPr>
            <w:rFonts w:ascii="Times" w:hAnsi="Times" w:cs="Times New Roman"/>
            <w:noProof/>
            <w:sz w:val="22"/>
            <w:szCs w:val="22"/>
            <w:lang w:val="en-GB"/>
            <w:rPrChange w:id="334" w:author="Chara Katiri" w:date="2015-04-12T03:47:00Z">
              <w:rPr>
                <w:rFonts w:ascii="Times" w:hAnsi="Times" w:cs="Times New Roman"/>
                <w:noProof/>
                <w:lang w:val="en-GB"/>
              </w:rPr>
            </w:rPrChange>
          </w:rPr>
          <w:t>Feasibility analysis</w:t>
        </w:r>
        <w:r w:rsidRPr="003C74EA">
          <w:rPr>
            <w:rFonts w:ascii="Times" w:hAnsi="Times"/>
            <w:noProof/>
            <w:sz w:val="22"/>
            <w:szCs w:val="22"/>
            <w:rPrChange w:id="335" w:author="Chara Katiri" w:date="2015-04-12T03:47:00Z">
              <w:rPr>
                <w:noProof/>
              </w:rPr>
            </w:rPrChange>
          </w:rPr>
          <w:tab/>
        </w:r>
        <w:r w:rsidRPr="003C74EA">
          <w:rPr>
            <w:rFonts w:ascii="Times" w:hAnsi="Times"/>
            <w:noProof/>
            <w:sz w:val="22"/>
            <w:szCs w:val="22"/>
            <w:rPrChange w:id="336" w:author="Chara Katiri" w:date="2015-04-12T03:47:00Z">
              <w:rPr>
                <w:noProof/>
              </w:rPr>
            </w:rPrChange>
          </w:rPr>
          <w:fldChar w:fldCharType="begin"/>
        </w:r>
        <w:r w:rsidRPr="003C74EA">
          <w:rPr>
            <w:rFonts w:ascii="Times" w:hAnsi="Times"/>
            <w:noProof/>
            <w:sz w:val="22"/>
            <w:szCs w:val="22"/>
            <w:rPrChange w:id="337" w:author="Chara Katiri" w:date="2015-04-12T03:47:00Z">
              <w:rPr>
                <w:noProof/>
              </w:rPr>
            </w:rPrChange>
          </w:rPr>
          <w:instrText xml:space="preserve"> PAGEREF _Toc290429772 \h </w:instrText>
        </w:r>
      </w:ins>
      <w:r w:rsidRPr="003C74EA">
        <w:rPr>
          <w:rFonts w:ascii="Times" w:hAnsi="Times"/>
          <w:noProof/>
          <w:sz w:val="22"/>
          <w:szCs w:val="22"/>
          <w:rPrChange w:id="338" w:author="Chara Katiri" w:date="2015-04-12T03:47:00Z">
            <w:rPr>
              <w:rFonts w:ascii="Times" w:hAnsi="Times"/>
              <w:noProof/>
              <w:sz w:val="22"/>
              <w:szCs w:val="22"/>
            </w:rPr>
          </w:rPrChange>
        </w:rPr>
      </w:r>
      <w:r w:rsidRPr="003C74EA">
        <w:rPr>
          <w:rFonts w:ascii="Times" w:hAnsi="Times"/>
          <w:noProof/>
          <w:sz w:val="22"/>
          <w:szCs w:val="22"/>
          <w:rPrChange w:id="339" w:author="Chara Katiri" w:date="2015-04-12T03:47:00Z">
            <w:rPr>
              <w:noProof/>
            </w:rPr>
          </w:rPrChange>
        </w:rPr>
        <w:fldChar w:fldCharType="separate"/>
      </w:r>
      <w:ins w:id="340" w:author="Chara Katiri" w:date="2015-04-12T03:47:00Z">
        <w:r w:rsidRPr="003C74EA">
          <w:rPr>
            <w:rFonts w:ascii="Times" w:hAnsi="Times"/>
            <w:noProof/>
            <w:sz w:val="22"/>
            <w:szCs w:val="22"/>
            <w:rPrChange w:id="341" w:author="Chara Katiri" w:date="2015-04-12T03:47:00Z">
              <w:rPr>
                <w:noProof/>
              </w:rPr>
            </w:rPrChange>
          </w:rPr>
          <w:t>29</w:t>
        </w:r>
        <w:r w:rsidRPr="003C74EA">
          <w:rPr>
            <w:rFonts w:ascii="Times" w:hAnsi="Times"/>
            <w:noProof/>
            <w:sz w:val="22"/>
            <w:szCs w:val="22"/>
            <w:rPrChange w:id="342" w:author="Chara Katiri" w:date="2015-04-12T03:47:00Z">
              <w:rPr>
                <w:noProof/>
              </w:rPr>
            </w:rPrChange>
          </w:rPr>
          <w:fldChar w:fldCharType="end"/>
        </w:r>
      </w:ins>
    </w:p>
    <w:p w14:paraId="080D602D" w14:textId="77777777" w:rsidR="003C74EA" w:rsidRPr="003C74EA" w:rsidRDefault="003C74EA">
      <w:pPr>
        <w:pStyle w:val="TOC2"/>
        <w:tabs>
          <w:tab w:val="left" w:pos="840"/>
          <w:tab w:val="right" w:leader="dot" w:pos="9010"/>
        </w:tabs>
        <w:spacing w:line="360" w:lineRule="auto"/>
        <w:contextualSpacing/>
        <w:rPr>
          <w:ins w:id="343" w:author="Chara Katiri" w:date="2015-04-12T03:47:00Z"/>
          <w:rFonts w:ascii="Times" w:hAnsi="Times"/>
          <w:noProof/>
          <w:sz w:val="22"/>
          <w:szCs w:val="22"/>
          <w:lang w:val="en-GB" w:eastAsia="ja-JP"/>
          <w:rPrChange w:id="344" w:author="Chara Katiri" w:date="2015-04-12T03:47:00Z">
            <w:rPr>
              <w:ins w:id="345" w:author="Chara Katiri" w:date="2015-04-12T03:47:00Z"/>
              <w:noProof/>
              <w:lang w:val="en-GB" w:eastAsia="ja-JP"/>
            </w:rPr>
          </w:rPrChange>
        </w:rPr>
        <w:pPrChange w:id="346" w:author="Chara Katiri" w:date="2015-04-12T03:47:00Z">
          <w:pPr>
            <w:pStyle w:val="TOC2"/>
            <w:tabs>
              <w:tab w:val="left" w:pos="840"/>
              <w:tab w:val="right" w:leader="dot" w:pos="9010"/>
            </w:tabs>
          </w:pPr>
        </w:pPrChange>
      </w:pPr>
      <w:ins w:id="347" w:author="Chara Katiri" w:date="2015-04-12T03:47:00Z">
        <w:r w:rsidRPr="003C74EA">
          <w:rPr>
            <w:rFonts w:ascii="Times" w:hAnsi="Times" w:cs="Times New Roman"/>
            <w:noProof/>
            <w:color w:val="000000" w:themeColor="text1"/>
            <w:sz w:val="22"/>
            <w:szCs w:val="22"/>
            <w:rPrChange w:id="348" w:author="Chara Katiri" w:date="2015-04-12T03:47:00Z">
              <w:rPr>
                <w:rFonts w:ascii="Times" w:hAnsi="Times" w:cs="Times New Roman"/>
                <w:noProof/>
                <w:color w:val="000000" w:themeColor="text1"/>
              </w:rPr>
            </w:rPrChange>
          </w:rPr>
          <w:t>3.3.</w:t>
        </w:r>
        <w:r w:rsidRPr="003C74EA">
          <w:rPr>
            <w:rFonts w:ascii="Times" w:hAnsi="Times"/>
            <w:noProof/>
            <w:sz w:val="22"/>
            <w:szCs w:val="22"/>
            <w:lang w:val="en-GB" w:eastAsia="ja-JP"/>
            <w:rPrChange w:id="349" w:author="Chara Katiri" w:date="2015-04-12T03:47:00Z">
              <w:rPr>
                <w:noProof/>
                <w:lang w:val="en-GB" w:eastAsia="ja-JP"/>
              </w:rPr>
            </w:rPrChange>
          </w:rPr>
          <w:tab/>
        </w:r>
        <w:r w:rsidRPr="003C74EA">
          <w:rPr>
            <w:rFonts w:ascii="Times" w:hAnsi="Times" w:cs="Times New Roman"/>
            <w:noProof/>
            <w:sz w:val="22"/>
            <w:szCs w:val="22"/>
            <w:lang w:val="en-GB"/>
            <w:rPrChange w:id="350" w:author="Chara Katiri" w:date="2015-04-12T03:47:00Z">
              <w:rPr>
                <w:rFonts w:ascii="Times" w:hAnsi="Times" w:cs="Times New Roman"/>
                <w:noProof/>
                <w:lang w:val="en-GB"/>
              </w:rPr>
            </w:rPrChange>
          </w:rPr>
          <w:t>Summary of deliverables</w:t>
        </w:r>
        <w:r w:rsidRPr="003C74EA">
          <w:rPr>
            <w:rFonts w:ascii="Times" w:hAnsi="Times"/>
            <w:noProof/>
            <w:sz w:val="22"/>
            <w:szCs w:val="22"/>
            <w:rPrChange w:id="351" w:author="Chara Katiri" w:date="2015-04-12T03:47:00Z">
              <w:rPr>
                <w:noProof/>
              </w:rPr>
            </w:rPrChange>
          </w:rPr>
          <w:tab/>
        </w:r>
        <w:r w:rsidRPr="003C74EA">
          <w:rPr>
            <w:rFonts w:ascii="Times" w:hAnsi="Times"/>
            <w:noProof/>
            <w:sz w:val="22"/>
            <w:szCs w:val="22"/>
            <w:rPrChange w:id="352" w:author="Chara Katiri" w:date="2015-04-12T03:47:00Z">
              <w:rPr>
                <w:noProof/>
              </w:rPr>
            </w:rPrChange>
          </w:rPr>
          <w:fldChar w:fldCharType="begin"/>
        </w:r>
        <w:r w:rsidRPr="003C74EA">
          <w:rPr>
            <w:rFonts w:ascii="Times" w:hAnsi="Times"/>
            <w:noProof/>
            <w:sz w:val="22"/>
            <w:szCs w:val="22"/>
            <w:rPrChange w:id="353" w:author="Chara Katiri" w:date="2015-04-12T03:47:00Z">
              <w:rPr>
                <w:noProof/>
              </w:rPr>
            </w:rPrChange>
          </w:rPr>
          <w:instrText xml:space="preserve"> PAGEREF _Toc290429773 \h </w:instrText>
        </w:r>
      </w:ins>
      <w:r w:rsidRPr="003C74EA">
        <w:rPr>
          <w:rFonts w:ascii="Times" w:hAnsi="Times"/>
          <w:noProof/>
          <w:sz w:val="22"/>
          <w:szCs w:val="22"/>
          <w:rPrChange w:id="354" w:author="Chara Katiri" w:date="2015-04-12T03:47:00Z">
            <w:rPr>
              <w:rFonts w:ascii="Times" w:hAnsi="Times"/>
              <w:noProof/>
              <w:sz w:val="22"/>
              <w:szCs w:val="22"/>
            </w:rPr>
          </w:rPrChange>
        </w:rPr>
      </w:r>
      <w:r w:rsidRPr="003C74EA">
        <w:rPr>
          <w:rFonts w:ascii="Times" w:hAnsi="Times"/>
          <w:noProof/>
          <w:sz w:val="22"/>
          <w:szCs w:val="22"/>
          <w:rPrChange w:id="355" w:author="Chara Katiri" w:date="2015-04-12T03:47:00Z">
            <w:rPr>
              <w:noProof/>
            </w:rPr>
          </w:rPrChange>
        </w:rPr>
        <w:fldChar w:fldCharType="separate"/>
      </w:r>
      <w:ins w:id="356" w:author="Chara Katiri" w:date="2015-04-12T03:47:00Z">
        <w:r w:rsidRPr="003C74EA">
          <w:rPr>
            <w:rFonts w:ascii="Times" w:hAnsi="Times"/>
            <w:noProof/>
            <w:sz w:val="22"/>
            <w:szCs w:val="22"/>
            <w:rPrChange w:id="357" w:author="Chara Katiri" w:date="2015-04-12T03:47:00Z">
              <w:rPr>
                <w:noProof/>
              </w:rPr>
            </w:rPrChange>
          </w:rPr>
          <w:t>30</w:t>
        </w:r>
        <w:r w:rsidRPr="003C74EA">
          <w:rPr>
            <w:rFonts w:ascii="Times" w:hAnsi="Times"/>
            <w:noProof/>
            <w:sz w:val="22"/>
            <w:szCs w:val="22"/>
            <w:rPrChange w:id="358" w:author="Chara Katiri" w:date="2015-04-12T03:47:00Z">
              <w:rPr>
                <w:noProof/>
              </w:rPr>
            </w:rPrChange>
          </w:rPr>
          <w:fldChar w:fldCharType="end"/>
        </w:r>
      </w:ins>
    </w:p>
    <w:p w14:paraId="042F5AAB" w14:textId="77777777" w:rsidR="003C74EA" w:rsidRPr="003C74EA" w:rsidRDefault="003C74EA">
      <w:pPr>
        <w:pStyle w:val="TOC2"/>
        <w:tabs>
          <w:tab w:val="left" w:pos="840"/>
          <w:tab w:val="right" w:leader="dot" w:pos="9010"/>
        </w:tabs>
        <w:spacing w:line="360" w:lineRule="auto"/>
        <w:contextualSpacing/>
        <w:rPr>
          <w:ins w:id="359" w:author="Chara Katiri" w:date="2015-04-12T03:47:00Z"/>
          <w:rFonts w:ascii="Times" w:hAnsi="Times"/>
          <w:noProof/>
          <w:sz w:val="22"/>
          <w:szCs w:val="22"/>
          <w:lang w:val="en-GB" w:eastAsia="ja-JP"/>
          <w:rPrChange w:id="360" w:author="Chara Katiri" w:date="2015-04-12T03:47:00Z">
            <w:rPr>
              <w:ins w:id="361" w:author="Chara Katiri" w:date="2015-04-12T03:47:00Z"/>
              <w:noProof/>
              <w:lang w:val="en-GB" w:eastAsia="ja-JP"/>
            </w:rPr>
          </w:rPrChange>
        </w:rPr>
        <w:pPrChange w:id="362" w:author="Chara Katiri" w:date="2015-04-12T03:47:00Z">
          <w:pPr>
            <w:pStyle w:val="TOC2"/>
            <w:tabs>
              <w:tab w:val="left" w:pos="840"/>
              <w:tab w:val="right" w:leader="dot" w:pos="9010"/>
            </w:tabs>
          </w:pPr>
        </w:pPrChange>
      </w:pPr>
      <w:ins w:id="363" w:author="Chara Katiri" w:date="2015-04-12T03:47:00Z">
        <w:r w:rsidRPr="003C74EA">
          <w:rPr>
            <w:rFonts w:ascii="Times" w:hAnsi="Times" w:cs="Times New Roman"/>
            <w:noProof/>
            <w:color w:val="000000" w:themeColor="text1"/>
            <w:sz w:val="22"/>
            <w:szCs w:val="22"/>
            <w:lang w:val="en-GB"/>
            <w:rPrChange w:id="364" w:author="Chara Katiri" w:date="2015-04-12T03:47:00Z">
              <w:rPr>
                <w:rFonts w:ascii="Times" w:hAnsi="Times" w:cs="Times New Roman"/>
                <w:noProof/>
                <w:color w:val="000000" w:themeColor="text1"/>
                <w:lang w:val="en-GB"/>
              </w:rPr>
            </w:rPrChange>
          </w:rPr>
          <w:t>3.4.</w:t>
        </w:r>
        <w:r w:rsidRPr="003C74EA">
          <w:rPr>
            <w:rFonts w:ascii="Times" w:hAnsi="Times"/>
            <w:noProof/>
            <w:sz w:val="22"/>
            <w:szCs w:val="22"/>
            <w:lang w:val="en-GB" w:eastAsia="ja-JP"/>
            <w:rPrChange w:id="365" w:author="Chara Katiri" w:date="2015-04-12T03:47:00Z">
              <w:rPr>
                <w:noProof/>
                <w:lang w:val="en-GB" w:eastAsia="ja-JP"/>
              </w:rPr>
            </w:rPrChange>
          </w:rPr>
          <w:tab/>
        </w:r>
        <w:r w:rsidRPr="003C74EA">
          <w:rPr>
            <w:rFonts w:ascii="Times" w:hAnsi="Times" w:cs="Times New Roman"/>
            <w:noProof/>
            <w:sz w:val="22"/>
            <w:szCs w:val="22"/>
            <w:lang w:val="en-GB"/>
            <w:rPrChange w:id="366" w:author="Chara Katiri" w:date="2015-04-12T03:47:00Z">
              <w:rPr>
                <w:rFonts w:ascii="Times" w:hAnsi="Times" w:cs="Times New Roman"/>
                <w:noProof/>
                <w:lang w:val="en-GB"/>
              </w:rPr>
            </w:rPrChange>
          </w:rPr>
          <w:t>Stakeholders</w:t>
        </w:r>
        <w:r w:rsidRPr="003C74EA">
          <w:rPr>
            <w:rFonts w:ascii="Times" w:hAnsi="Times"/>
            <w:noProof/>
            <w:sz w:val="22"/>
            <w:szCs w:val="22"/>
            <w:rPrChange w:id="367" w:author="Chara Katiri" w:date="2015-04-12T03:47:00Z">
              <w:rPr>
                <w:noProof/>
              </w:rPr>
            </w:rPrChange>
          </w:rPr>
          <w:tab/>
        </w:r>
        <w:r w:rsidRPr="003C74EA">
          <w:rPr>
            <w:rFonts w:ascii="Times" w:hAnsi="Times"/>
            <w:noProof/>
            <w:sz w:val="22"/>
            <w:szCs w:val="22"/>
            <w:rPrChange w:id="368" w:author="Chara Katiri" w:date="2015-04-12T03:47:00Z">
              <w:rPr>
                <w:noProof/>
              </w:rPr>
            </w:rPrChange>
          </w:rPr>
          <w:fldChar w:fldCharType="begin"/>
        </w:r>
        <w:r w:rsidRPr="003C74EA">
          <w:rPr>
            <w:rFonts w:ascii="Times" w:hAnsi="Times"/>
            <w:noProof/>
            <w:sz w:val="22"/>
            <w:szCs w:val="22"/>
            <w:rPrChange w:id="369" w:author="Chara Katiri" w:date="2015-04-12T03:47:00Z">
              <w:rPr>
                <w:noProof/>
              </w:rPr>
            </w:rPrChange>
          </w:rPr>
          <w:instrText xml:space="preserve"> PAGEREF _Toc290429774 \h </w:instrText>
        </w:r>
      </w:ins>
      <w:r w:rsidRPr="003C74EA">
        <w:rPr>
          <w:rFonts w:ascii="Times" w:hAnsi="Times"/>
          <w:noProof/>
          <w:sz w:val="22"/>
          <w:szCs w:val="22"/>
          <w:rPrChange w:id="370" w:author="Chara Katiri" w:date="2015-04-12T03:47:00Z">
            <w:rPr>
              <w:rFonts w:ascii="Times" w:hAnsi="Times"/>
              <w:noProof/>
              <w:sz w:val="22"/>
              <w:szCs w:val="22"/>
            </w:rPr>
          </w:rPrChange>
        </w:rPr>
      </w:r>
      <w:r w:rsidRPr="003C74EA">
        <w:rPr>
          <w:rFonts w:ascii="Times" w:hAnsi="Times"/>
          <w:noProof/>
          <w:sz w:val="22"/>
          <w:szCs w:val="22"/>
          <w:rPrChange w:id="371" w:author="Chara Katiri" w:date="2015-04-12T03:47:00Z">
            <w:rPr>
              <w:noProof/>
            </w:rPr>
          </w:rPrChange>
        </w:rPr>
        <w:fldChar w:fldCharType="separate"/>
      </w:r>
      <w:ins w:id="372" w:author="Chara Katiri" w:date="2015-04-12T03:47:00Z">
        <w:r w:rsidRPr="003C74EA">
          <w:rPr>
            <w:rFonts w:ascii="Times" w:hAnsi="Times"/>
            <w:noProof/>
            <w:sz w:val="22"/>
            <w:szCs w:val="22"/>
            <w:rPrChange w:id="373" w:author="Chara Katiri" w:date="2015-04-12T03:47:00Z">
              <w:rPr>
                <w:noProof/>
              </w:rPr>
            </w:rPrChange>
          </w:rPr>
          <w:t>30</w:t>
        </w:r>
        <w:r w:rsidRPr="003C74EA">
          <w:rPr>
            <w:rFonts w:ascii="Times" w:hAnsi="Times"/>
            <w:noProof/>
            <w:sz w:val="22"/>
            <w:szCs w:val="22"/>
            <w:rPrChange w:id="374" w:author="Chara Katiri" w:date="2015-04-12T03:47:00Z">
              <w:rPr>
                <w:noProof/>
              </w:rPr>
            </w:rPrChange>
          </w:rPr>
          <w:fldChar w:fldCharType="end"/>
        </w:r>
      </w:ins>
    </w:p>
    <w:p w14:paraId="27B60E11" w14:textId="77777777" w:rsidR="003C74EA" w:rsidRPr="003C74EA" w:rsidRDefault="003C74EA" w:rsidP="003C74EA">
      <w:pPr>
        <w:pStyle w:val="TOC1"/>
        <w:tabs>
          <w:tab w:val="left" w:pos="405"/>
          <w:tab w:val="right" w:leader="dot" w:pos="9010"/>
        </w:tabs>
        <w:rPr>
          <w:ins w:id="375" w:author="Chara Katiri" w:date="2015-04-12T03:47:00Z"/>
          <w:noProof/>
          <w:lang w:val="en-GB" w:eastAsia="ja-JP"/>
          <w:rPrChange w:id="376" w:author="Chara Katiri" w:date="2015-04-12T03:47:00Z">
            <w:rPr>
              <w:ins w:id="377" w:author="Chara Katiri" w:date="2015-04-12T03:47:00Z"/>
              <w:rFonts w:asciiTheme="minorHAnsi" w:hAnsiTheme="minorHAnsi"/>
              <w:noProof/>
              <w:sz w:val="24"/>
              <w:szCs w:val="24"/>
              <w:lang w:val="en-GB" w:eastAsia="ja-JP"/>
            </w:rPr>
          </w:rPrChange>
        </w:rPr>
      </w:pPr>
      <w:ins w:id="378" w:author="Chara Katiri" w:date="2015-04-12T03:47:00Z">
        <w:r w:rsidRPr="003C74EA">
          <w:rPr>
            <w:rFonts w:cs="Times New Roman"/>
            <w:noProof/>
            <w:lang w:val="en-GB"/>
          </w:rPr>
          <w:t>4.</w:t>
        </w:r>
        <w:r w:rsidRPr="003C74EA">
          <w:rPr>
            <w:noProof/>
            <w:lang w:val="en-GB" w:eastAsia="ja-JP"/>
            <w:rPrChange w:id="379" w:author="Chara Katiri" w:date="2015-04-12T03:47:00Z">
              <w:rPr>
                <w:rFonts w:asciiTheme="minorHAnsi" w:hAnsiTheme="minorHAnsi"/>
                <w:noProof/>
                <w:sz w:val="24"/>
                <w:szCs w:val="24"/>
                <w:lang w:val="en-GB" w:eastAsia="ja-JP"/>
              </w:rPr>
            </w:rPrChange>
          </w:rPr>
          <w:tab/>
        </w:r>
        <w:r w:rsidRPr="003C74EA">
          <w:rPr>
            <w:rFonts w:cs="Times New Roman"/>
            <w:noProof/>
            <w:lang w:val="en-GB"/>
          </w:rPr>
          <w:t>System design</w:t>
        </w:r>
        <w:r w:rsidRPr="003C74EA">
          <w:rPr>
            <w:noProof/>
          </w:rPr>
          <w:tab/>
        </w:r>
        <w:r w:rsidRPr="003C74EA">
          <w:rPr>
            <w:noProof/>
          </w:rPr>
          <w:fldChar w:fldCharType="begin"/>
        </w:r>
        <w:r w:rsidRPr="003C74EA">
          <w:rPr>
            <w:noProof/>
          </w:rPr>
          <w:instrText xml:space="preserve"> PAGEREF _Toc290429775 \h </w:instrText>
        </w:r>
      </w:ins>
      <w:r w:rsidRPr="003C74EA">
        <w:rPr>
          <w:noProof/>
        </w:rPr>
      </w:r>
      <w:r w:rsidRPr="003C74EA">
        <w:rPr>
          <w:noProof/>
        </w:rPr>
        <w:fldChar w:fldCharType="separate"/>
      </w:r>
      <w:ins w:id="380" w:author="Chara Katiri" w:date="2015-04-12T03:47:00Z">
        <w:r w:rsidRPr="003C74EA">
          <w:rPr>
            <w:noProof/>
          </w:rPr>
          <w:t>32</w:t>
        </w:r>
        <w:r w:rsidRPr="003C74EA">
          <w:rPr>
            <w:noProof/>
          </w:rPr>
          <w:fldChar w:fldCharType="end"/>
        </w:r>
      </w:ins>
    </w:p>
    <w:p w14:paraId="0E4661A5" w14:textId="77777777" w:rsidR="003C74EA" w:rsidRPr="003C74EA" w:rsidRDefault="003C74EA">
      <w:pPr>
        <w:pStyle w:val="TOC2"/>
        <w:tabs>
          <w:tab w:val="left" w:pos="840"/>
          <w:tab w:val="right" w:leader="dot" w:pos="9010"/>
        </w:tabs>
        <w:spacing w:line="360" w:lineRule="auto"/>
        <w:contextualSpacing/>
        <w:rPr>
          <w:ins w:id="381" w:author="Chara Katiri" w:date="2015-04-12T03:47:00Z"/>
          <w:rFonts w:ascii="Times" w:hAnsi="Times"/>
          <w:noProof/>
          <w:sz w:val="22"/>
          <w:szCs w:val="22"/>
          <w:lang w:val="en-GB" w:eastAsia="ja-JP"/>
          <w:rPrChange w:id="382" w:author="Chara Katiri" w:date="2015-04-12T03:47:00Z">
            <w:rPr>
              <w:ins w:id="383" w:author="Chara Katiri" w:date="2015-04-12T03:47:00Z"/>
              <w:noProof/>
              <w:lang w:val="en-GB" w:eastAsia="ja-JP"/>
            </w:rPr>
          </w:rPrChange>
        </w:rPr>
        <w:pPrChange w:id="384" w:author="Chara Katiri" w:date="2015-04-12T03:47:00Z">
          <w:pPr>
            <w:pStyle w:val="TOC2"/>
            <w:tabs>
              <w:tab w:val="left" w:pos="840"/>
              <w:tab w:val="right" w:leader="dot" w:pos="9010"/>
            </w:tabs>
          </w:pPr>
        </w:pPrChange>
      </w:pPr>
      <w:ins w:id="385" w:author="Chara Katiri" w:date="2015-04-12T03:47:00Z">
        <w:r w:rsidRPr="003C74EA">
          <w:rPr>
            <w:rFonts w:ascii="Times" w:hAnsi="Times" w:cs="Times New Roman"/>
            <w:noProof/>
            <w:color w:val="000000" w:themeColor="text1"/>
            <w:sz w:val="22"/>
            <w:szCs w:val="22"/>
            <w:lang w:val="en-GB"/>
            <w:rPrChange w:id="386" w:author="Chara Katiri" w:date="2015-04-12T03:47:00Z">
              <w:rPr>
                <w:rFonts w:ascii="Times" w:hAnsi="Times" w:cs="Times New Roman"/>
                <w:noProof/>
                <w:color w:val="000000" w:themeColor="text1"/>
                <w:lang w:val="en-GB"/>
              </w:rPr>
            </w:rPrChange>
          </w:rPr>
          <w:t>4.1.</w:t>
        </w:r>
        <w:r w:rsidRPr="003C74EA">
          <w:rPr>
            <w:rFonts w:ascii="Times" w:hAnsi="Times"/>
            <w:noProof/>
            <w:sz w:val="22"/>
            <w:szCs w:val="22"/>
            <w:lang w:val="en-GB" w:eastAsia="ja-JP"/>
            <w:rPrChange w:id="387" w:author="Chara Katiri" w:date="2015-04-12T03:47:00Z">
              <w:rPr>
                <w:noProof/>
                <w:lang w:val="en-GB" w:eastAsia="ja-JP"/>
              </w:rPr>
            </w:rPrChange>
          </w:rPr>
          <w:tab/>
        </w:r>
        <w:r w:rsidRPr="003C74EA">
          <w:rPr>
            <w:rFonts w:ascii="Times" w:hAnsi="Times" w:cs="Times New Roman"/>
            <w:noProof/>
            <w:sz w:val="22"/>
            <w:szCs w:val="22"/>
            <w:lang w:val="en-GB"/>
            <w:rPrChange w:id="388" w:author="Chara Katiri" w:date="2015-04-12T03:47:00Z">
              <w:rPr>
                <w:rFonts w:ascii="Times" w:hAnsi="Times" w:cs="Times New Roman"/>
                <w:noProof/>
                <w:lang w:val="en-GB"/>
              </w:rPr>
            </w:rPrChange>
          </w:rPr>
          <w:t>Design method</w:t>
        </w:r>
        <w:r w:rsidRPr="003C74EA">
          <w:rPr>
            <w:rFonts w:ascii="Times" w:hAnsi="Times"/>
            <w:noProof/>
            <w:sz w:val="22"/>
            <w:szCs w:val="22"/>
            <w:rPrChange w:id="389" w:author="Chara Katiri" w:date="2015-04-12T03:47:00Z">
              <w:rPr>
                <w:noProof/>
              </w:rPr>
            </w:rPrChange>
          </w:rPr>
          <w:tab/>
        </w:r>
        <w:r w:rsidRPr="003C74EA">
          <w:rPr>
            <w:rFonts w:ascii="Times" w:hAnsi="Times"/>
            <w:noProof/>
            <w:sz w:val="22"/>
            <w:szCs w:val="22"/>
            <w:rPrChange w:id="390" w:author="Chara Katiri" w:date="2015-04-12T03:47:00Z">
              <w:rPr>
                <w:noProof/>
              </w:rPr>
            </w:rPrChange>
          </w:rPr>
          <w:fldChar w:fldCharType="begin"/>
        </w:r>
        <w:r w:rsidRPr="003C74EA">
          <w:rPr>
            <w:rFonts w:ascii="Times" w:hAnsi="Times"/>
            <w:noProof/>
            <w:sz w:val="22"/>
            <w:szCs w:val="22"/>
            <w:rPrChange w:id="391" w:author="Chara Katiri" w:date="2015-04-12T03:47:00Z">
              <w:rPr>
                <w:noProof/>
              </w:rPr>
            </w:rPrChange>
          </w:rPr>
          <w:instrText xml:space="preserve"> PAGEREF _Toc290429776 \h </w:instrText>
        </w:r>
      </w:ins>
      <w:r w:rsidRPr="003C74EA">
        <w:rPr>
          <w:rFonts w:ascii="Times" w:hAnsi="Times"/>
          <w:noProof/>
          <w:sz w:val="22"/>
          <w:szCs w:val="22"/>
          <w:rPrChange w:id="392" w:author="Chara Katiri" w:date="2015-04-12T03:47:00Z">
            <w:rPr>
              <w:rFonts w:ascii="Times" w:hAnsi="Times"/>
              <w:noProof/>
              <w:sz w:val="22"/>
              <w:szCs w:val="22"/>
            </w:rPr>
          </w:rPrChange>
        </w:rPr>
      </w:r>
      <w:r w:rsidRPr="003C74EA">
        <w:rPr>
          <w:rFonts w:ascii="Times" w:hAnsi="Times"/>
          <w:noProof/>
          <w:sz w:val="22"/>
          <w:szCs w:val="22"/>
          <w:rPrChange w:id="393" w:author="Chara Katiri" w:date="2015-04-12T03:47:00Z">
            <w:rPr>
              <w:noProof/>
            </w:rPr>
          </w:rPrChange>
        </w:rPr>
        <w:fldChar w:fldCharType="separate"/>
      </w:r>
      <w:ins w:id="394" w:author="Chara Katiri" w:date="2015-04-12T03:47:00Z">
        <w:r w:rsidRPr="003C74EA">
          <w:rPr>
            <w:rFonts w:ascii="Times" w:hAnsi="Times"/>
            <w:noProof/>
            <w:sz w:val="22"/>
            <w:szCs w:val="22"/>
            <w:rPrChange w:id="395" w:author="Chara Katiri" w:date="2015-04-12T03:47:00Z">
              <w:rPr>
                <w:noProof/>
              </w:rPr>
            </w:rPrChange>
          </w:rPr>
          <w:t>32</w:t>
        </w:r>
        <w:r w:rsidRPr="003C74EA">
          <w:rPr>
            <w:rFonts w:ascii="Times" w:hAnsi="Times"/>
            <w:noProof/>
            <w:sz w:val="22"/>
            <w:szCs w:val="22"/>
            <w:rPrChange w:id="396" w:author="Chara Katiri" w:date="2015-04-12T03:47:00Z">
              <w:rPr>
                <w:noProof/>
              </w:rPr>
            </w:rPrChange>
          </w:rPr>
          <w:fldChar w:fldCharType="end"/>
        </w:r>
      </w:ins>
    </w:p>
    <w:p w14:paraId="3D1CA4A6" w14:textId="77777777" w:rsidR="003C74EA" w:rsidRPr="003C74EA" w:rsidRDefault="003C74EA">
      <w:pPr>
        <w:pStyle w:val="TOC2"/>
        <w:tabs>
          <w:tab w:val="left" w:pos="840"/>
          <w:tab w:val="right" w:leader="dot" w:pos="9010"/>
        </w:tabs>
        <w:spacing w:line="360" w:lineRule="auto"/>
        <w:contextualSpacing/>
        <w:rPr>
          <w:ins w:id="397" w:author="Chara Katiri" w:date="2015-04-12T03:47:00Z"/>
          <w:rFonts w:ascii="Times" w:hAnsi="Times"/>
          <w:noProof/>
          <w:sz w:val="22"/>
          <w:szCs w:val="22"/>
          <w:lang w:val="en-GB" w:eastAsia="ja-JP"/>
          <w:rPrChange w:id="398" w:author="Chara Katiri" w:date="2015-04-12T03:47:00Z">
            <w:rPr>
              <w:ins w:id="399" w:author="Chara Katiri" w:date="2015-04-12T03:47:00Z"/>
              <w:noProof/>
              <w:lang w:val="en-GB" w:eastAsia="ja-JP"/>
            </w:rPr>
          </w:rPrChange>
        </w:rPr>
        <w:pPrChange w:id="400" w:author="Chara Katiri" w:date="2015-04-12T03:47:00Z">
          <w:pPr>
            <w:pStyle w:val="TOC2"/>
            <w:tabs>
              <w:tab w:val="left" w:pos="840"/>
              <w:tab w:val="right" w:leader="dot" w:pos="9010"/>
            </w:tabs>
          </w:pPr>
        </w:pPrChange>
      </w:pPr>
      <w:ins w:id="401" w:author="Chara Katiri" w:date="2015-04-12T03:47:00Z">
        <w:r w:rsidRPr="003C74EA">
          <w:rPr>
            <w:rFonts w:ascii="Times" w:hAnsi="Times" w:cs="Times New Roman"/>
            <w:noProof/>
            <w:color w:val="000000" w:themeColor="text1"/>
            <w:sz w:val="22"/>
            <w:szCs w:val="22"/>
            <w:lang w:val="en-GB"/>
            <w:rPrChange w:id="402" w:author="Chara Katiri" w:date="2015-04-12T03:47:00Z">
              <w:rPr>
                <w:rFonts w:ascii="Times" w:hAnsi="Times" w:cs="Times New Roman"/>
                <w:noProof/>
                <w:color w:val="000000" w:themeColor="text1"/>
                <w:lang w:val="en-GB"/>
              </w:rPr>
            </w:rPrChange>
          </w:rPr>
          <w:t>4.2.</w:t>
        </w:r>
        <w:r w:rsidRPr="003C74EA">
          <w:rPr>
            <w:rFonts w:ascii="Times" w:hAnsi="Times"/>
            <w:noProof/>
            <w:sz w:val="22"/>
            <w:szCs w:val="22"/>
            <w:lang w:val="en-GB" w:eastAsia="ja-JP"/>
            <w:rPrChange w:id="403" w:author="Chara Katiri" w:date="2015-04-12T03:47:00Z">
              <w:rPr>
                <w:noProof/>
                <w:lang w:val="en-GB" w:eastAsia="ja-JP"/>
              </w:rPr>
            </w:rPrChange>
          </w:rPr>
          <w:tab/>
        </w:r>
        <w:r w:rsidRPr="003C74EA">
          <w:rPr>
            <w:rFonts w:ascii="Times" w:hAnsi="Times" w:cs="Times New Roman"/>
            <w:noProof/>
            <w:sz w:val="22"/>
            <w:szCs w:val="22"/>
            <w:lang w:val="en-GB"/>
            <w:rPrChange w:id="404" w:author="Chara Katiri" w:date="2015-04-12T03:47:00Z">
              <w:rPr>
                <w:rFonts w:ascii="Times" w:hAnsi="Times" w:cs="Times New Roman"/>
                <w:noProof/>
                <w:lang w:val="en-GB"/>
              </w:rPr>
            </w:rPrChange>
          </w:rPr>
          <w:t>Design plan</w:t>
        </w:r>
        <w:r w:rsidRPr="003C74EA">
          <w:rPr>
            <w:rFonts w:ascii="Times" w:hAnsi="Times"/>
            <w:noProof/>
            <w:sz w:val="22"/>
            <w:szCs w:val="22"/>
            <w:rPrChange w:id="405" w:author="Chara Katiri" w:date="2015-04-12T03:47:00Z">
              <w:rPr>
                <w:noProof/>
              </w:rPr>
            </w:rPrChange>
          </w:rPr>
          <w:tab/>
        </w:r>
        <w:r w:rsidRPr="003C74EA">
          <w:rPr>
            <w:rFonts w:ascii="Times" w:hAnsi="Times"/>
            <w:noProof/>
            <w:sz w:val="22"/>
            <w:szCs w:val="22"/>
            <w:rPrChange w:id="406" w:author="Chara Katiri" w:date="2015-04-12T03:47:00Z">
              <w:rPr>
                <w:noProof/>
              </w:rPr>
            </w:rPrChange>
          </w:rPr>
          <w:fldChar w:fldCharType="begin"/>
        </w:r>
        <w:r w:rsidRPr="003C74EA">
          <w:rPr>
            <w:rFonts w:ascii="Times" w:hAnsi="Times"/>
            <w:noProof/>
            <w:sz w:val="22"/>
            <w:szCs w:val="22"/>
            <w:rPrChange w:id="407" w:author="Chara Katiri" w:date="2015-04-12T03:47:00Z">
              <w:rPr>
                <w:noProof/>
              </w:rPr>
            </w:rPrChange>
          </w:rPr>
          <w:instrText xml:space="preserve"> PAGEREF _Toc290429777 \h </w:instrText>
        </w:r>
      </w:ins>
      <w:r w:rsidRPr="003C74EA">
        <w:rPr>
          <w:rFonts w:ascii="Times" w:hAnsi="Times"/>
          <w:noProof/>
          <w:sz w:val="22"/>
          <w:szCs w:val="22"/>
          <w:rPrChange w:id="408" w:author="Chara Katiri" w:date="2015-04-12T03:47:00Z">
            <w:rPr>
              <w:rFonts w:ascii="Times" w:hAnsi="Times"/>
              <w:noProof/>
              <w:sz w:val="22"/>
              <w:szCs w:val="22"/>
            </w:rPr>
          </w:rPrChange>
        </w:rPr>
      </w:r>
      <w:r w:rsidRPr="003C74EA">
        <w:rPr>
          <w:rFonts w:ascii="Times" w:hAnsi="Times"/>
          <w:noProof/>
          <w:sz w:val="22"/>
          <w:szCs w:val="22"/>
          <w:rPrChange w:id="409" w:author="Chara Katiri" w:date="2015-04-12T03:47:00Z">
            <w:rPr>
              <w:noProof/>
            </w:rPr>
          </w:rPrChange>
        </w:rPr>
        <w:fldChar w:fldCharType="separate"/>
      </w:r>
      <w:ins w:id="410" w:author="Chara Katiri" w:date="2015-04-12T03:47:00Z">
        <w:r w:rsidRPr="003C74EA">
          <w:rPr>
            <w:rFonts w:ascii="Times" w:hAnsi="Times"/>
            <w:noProof/>
            <w:sz w:val="22"/>
            <w:szCs w:val="22"/>
            <w:rPrChange w:id="411" w:author="Chara Katiri" w:date="2015-04-12T03:47:00Z">
              <w:rPr>
                <w:noProof/>
              </w:rPr>
            </w:rPrChange>
          </w:rPr>
          <w:t>32</w:t>
        </w:r>
        <w:r w:rsidRPr="003C74EA">
          <w:rPr>
            <w:rFonts w:ascii="Times" w:hAnsi="Times"/>
            <w:noProof/>
            <w:sz w:val="22"/>
            <w:szCs w:val="22"/>
            <w:rPrChange w:id="412" w:author="Chara Katiri" w:date="2015-04-12T03:47:00Z">
              <w:rPr>
                <w:noProof/>
              </w:rPr>
            </w:rPrChange>
          </w:rPr>
          <w:fldChar w:fldCharType="end"/>
        </w:r>
      </w:ins>
    </w:p>
    <w:p w14:paraId="0EE54681" w14:textId="77777777" w:rsidR="003C74EA" w:rsidRPr="003C74EA" w:rsidRDefault="003C74EA">
      <w:pPr>
        <w:pStyle w:val="TOC2"/>
        <w:tabs>
          <w:tab w:val="left" w:pos="840"/>
          <w:tab w:val="right" w:leader="dot" w:pos="9010"/>
        </w:tabs>
        <w:spacing w:line="360" w:lineRule="auto"/>
        <w:contextualSpacing/>
        <w:rPr>
          <w:ins w:id="413" w:author="Chara Katiri" w:date="2015-04-12T03:47:00Z"/>
          <w:rFonts w:ascii="Times" w:hAnsi="Times"/>
          <w:noProof/>
          <w:sz w:val="22"/>
          <w:szCs w:val="22"/>
          <w:lang w:val="en-GB" w:eastAsia="ja-JP"/>
          <w:rPrChange w:id="414" w:author="Chara Katiri" w:date="2015-04-12T03:47:00Z">
            <w:rPr>
              <w:ins w:id="415" w:author="Chara Katiri" w:date="2015-04-12T03:47:00Z"/>
              <w:noProof/>
              <w:lang w:val="en-GB" w:eastAsia="ja-JP"/>
            </w:rPr>
          </w:rPrChange>
        </w:rPr>
        <w:pPrChange w:id="416" w:author="Chara Katiri" w:date="2015-04-12T03:47:00Z">
          <w:pPr>
            <w:pStyle w:val="TOC2"/>
            <w:tabs>
              <w:tab w:val="left" w:pos="840"/>
              <w:tab w:val="right" w:leader="dot" w:pos="9010"/>
            </w:tabs>
          </w:pPr>
        </w:pPrChange>
      </w:pPr>
      <w:ins w:id="417" w:author="Chara Katiri" w:date="2015-04-12T03:47:00Z">
        <w:r w:rsidRPr="003C74EA">
          <w:rPr>
            <w:rFonts w:ascii="Times" w:hAnsi="Times" w:cs="Times New Roman"/>
            <w:noProof/>
            <w:color w:val="000000" w:themeColor="text1"/>
            <w:sz w:val="22"/>
            <w:szCs w:val="22"/>
            <w:lang w:val="en-GB"/>
            <w:rPrChange w:id="418" w:author="Chara Katiri" w:date="2015-04-12T03:47:00Z">
              <w:rPr>
                <w:rFonts w:ascii="Times" w:hAnsi="Times" w:cs="Times New Roman"/>
                <w:noProof/>
                <w:color w:val="000000" w:themeColor="text1"/>
                <w:lang w:val="en-GB"/>
              </w:rPr>
            </w:rPrChange>
          </w:rPr>
          <w:t>4.3.</w:t>
        </w:r>
        <w:r w:rsidRPr="003C74EA">
          <w:rPr>
            <w:rFonts w:ascii="Times" w:hAnsi="Times"/>
            <w:noProof/>
            <w:sz w:val="22"/>
            <w:szCs w:val="22"/>
            <w:lang w:val="en-GB" w:eastAsia="ja-JP"/>
            <w:rPrChange w:id="419" w:author="Chara Katiri" w:date="2015-04-12T03:47:00Z">
              <w:rPr>
                <w:noProof/>
                <w:lang w:val="en-GB" w:eastAsia="ja-JP"/>
              </w:rPr>
            </w:rPrChange>
          </w:rPr>
          <w:tab/>
        </w:r>
        <w:r w:rsidRPr="003C74EA">
          <w:rPr>
            <w:rFonts w:ascii="Times" w:hAnsi="Times" w:cs="Times New Roman"/>
            <w:noProof/>
            <w:sz w:val="22"/>
            <w:szCs w:val="22"/>
            <w:lang w:val="en-GB"/>
            <w:rPrChange w:id="420" w:author="Chara Katiri" w:date="2015-04-12T03:47:00Z">
              <w:rPr>
                <w:rFonts w:ascii="Times" w:hAnsi="Times" w:cs="Times New Roman"/>
                <w:noProof/>
                <w:lang w:val="en-GB"/>
              </w:rPr>
            </w:rPrChange>
          </w:rPr>
          <w:t>Diagrams</w:t>
        </w:r>
        <w:r w:rsidRPr="003C74EA">
          <w:rPr>
            <w:rFonts w:ascii="Times" w:hAnsi="Times"/>
            <w:noProof/>
            <w:sz w:val="22"/>
            <w:szCs w:val="22"/>
            <w:rPrChange w:id="421" w:author="Chara Katiri" w:date="2015-04-12T03:47:00Z">
              <w:rPr>
                <w:noProof/>
              </w:rPr>
            </w:rPrChange>
          </w:rPr>
          <w:tab/>
        </w:r>
        <w:r w:rsidRPr="003C74EA">
          <w:rPr>
            <w:rFonts w:ascii="Times" w:hAnsi="Times"/>
            <w:noProof/>
            <w:sz w:val="22"/>
            <w:szCs w:val="22"/>
            <w:rPrChange w:id="422" w:author="Chara Katiri" w:date="2015-04-12T03:47:00Z">
              <w:rPr>
                <w:noProof/>
              </w:rPr>
            </w:rPrChange>
          </w:rPr>
          <w:fldChar w:fldCharType="begin"/>
        </w:r>
        <w:r w:rsidRPr="003C74EA">
          <w:rPr>
            <w:rFonts w:ascii="Times" w:hAnsi="Times"/>
            <w:noProof/>
            <w:sz w:val="22"/>
            <w:szCs w:val="22"/>
            <w:rPrChange w:id="423" w:author="Chara Katiri" w:date="2015-04-12T03:47:00Z">
              <w:rPr>
                <w:noProof/>
              </w:rPr>
            </w:rPrChange>
          </w:rPr>
          <w:instrText xml:space="preserve"> PAGEREF _Toc290429778 \h </w:instrText>
        </w:r>
      </w:ins>
      <w:r w:rsidRPr="003C74EA">
        <w:rPr>
          <w:rFonts w:ascii="Times" w:hAnsi="Times"/>
          <w:noProof/>
          <w:sz w:val="22"/>
          <w:szCs w:val="22"/>
          <w:rPrChange w:id="424" w:author="Chara Katiri" w:date="2015-04-12T03:47:00Z">
            <w:rPr>
              <w:rFonts w:ascii="Times" w:hAnsi="Times"/>
              <w:noProof/>
              <w:sz w:val="22"/>
              <w:szCs w:val="22"/>
            </w:rPr>
          </w:rPrChange>
        </w:rPr>
      </w:r>
      <w:r w:rsidRPr="003C74EA">
        <w:rPr>
          <w:rFonts w:ascii="Times" w:hAnsi="Times"/>
          <w:noProof/>
          <w:sz w:val="22"/>
          <w:szCs w:val="22"/>
          <w:rPrChange w:id="425" w:author="Chara Katiri" w:date="2015-04-12T03:47:00Z">
            <w:rPr>
              <w:noProof/>
            </w:rPr>
          </w:rPrChange>
        </w:rPr>
        <w:fldChar w:fldCharType="separate"/>
      </w:r>
      <w:ins w:id="426" w:author="Chara Katiri" w:date="2015-04-12T03:47:00Z">
        <w:r w:rsidRPr="003C74EA">
          <w:rPr>
            <w:rFonts w:ascii="Times" w:hAnsi="Times"/>
            <w:noProof/>
            <w:sz w:val="22"/>
            <w:szCs w:val="22"/>
            <w:rPrChange w:id="427" w:author="Chara Katiri" w:date="2015-04-12T03:47:00Z">
              <w:rPr>
                <w:noProof/>
              </w:rPr>
            </w:rPrChange>
          </w:rPr>
          <w:t>33</w:t>
        </w:r>
        <w:r w:rsidRPr="003C74EA">
          <w:rPr>
            <w:rFonts w:ascii="Times" w:hAnsi="Times"/>
            <w:noProof/>
            <w:sz w:val="22"/>
            <w:szCs w:val="22"/>
            <w:rPrChange w:id="428" w:author="Chara Katiri" w:date="2015-04-12T03:47:00Z">
              <w:rPr>
                <w:noProof/>
              </w:rPr>
            </w:rPrChange>
          </w:rPr>
          <w:fldChar w:fldCharType="end"/>
        </w:r>
      </w:ins>
    </w:p>
    <w:p w14:paraId="0CCE804F" w14:textId="77777777" w:rsidR="003C74EA" w:rsidRPr="003C74EA" w:rsidRDefault="003C74EA">
      <w:pPr>
        <w:pStyle w:val="TOC2"/>
        <w:tabs>
          <w:tab w:val="left" w:pos="1020"/>
          <w:tab w:val="right" w:leader="dot" w:pos="9010"/>
        </w:tabs>
        <w:spacing w:line="360" w:lineRule="auto"/>
        <w:contextualSpacing/>
        <w:rPr>
          <w:ins w:id="429" w:author="Chara Katiri" w:date="2015-04-12T03:47:00Z"/>
          <w:rFonts w:ascii="Times" w:hAnsi="Times"/>
          <w:noProof/>
          <w:sz w:val="22"/>
          <w:szCs w:val="22"/>
          <w:lang w:val="en-GB" w:eastAsia="ja-JP"/>
          <w:rPrChange w:id="430" w:author="Chara Katiri" w:date="2015-04-12T03:47:00Z">
            <w:rPr>
              <w:ins w:id="431" w:author="Chara Katiri" w:date="2015-04-12T03:47:00Z"/>
              <w:noProof/>
              <w:lang w:val="en-GB" w:eastAsia="ja-JP"/>
            </w:rPr>
          </w:rPrChange>
        </w:rPr>
        <w:pPrChange w:id="432" w:author="Chara Katiri" w:date="2015-04-12T03:47:00Z">
          <w:pPr>
            <w:pStyle w:val="TOC2"/>
            <w:tabs>
              <w:tab w:val="left" w:pos="1020"/>
              <w:tab w:val="right" w:leader="dot" w:pos="9010"/>
            </w:tabs>
          </w:pPr>
        </w:pPrChange>
      </w:pPr>
      <w:ins w:id="433" w:author="Chara Katiri" w:date="2015-04-12T03:47:00Z">
        <w:r w:rsidRPr="003C74EA">
          <w:rPr>
            <w:rFonts w:ascii="Times" w:hAnsi="Times" w:cs="Times New Roman"/>
            <w:noProof/>
            <w:sz w:val="22"/>
            <w:szCs w:val="22"/>
            <w:lang w:val="en-GB"/>
            <w:rPrChange w:id="434" w:author="Chara Katiri" w:date="2015-04-12T03:47:00Z">
              <w:rPr>
                <w:rFonts w:ascii="Times" w:hAnsi="Times" w:cs="Times New Roman"/>
                <w:noProof/>
                <w:lang w:val="en-GB"/>
              </w:rPr>
            </w:rPrChange>
          </w:rPr>
          <w:t>4.3.1.</w:t>
        </w:r>
        <w:r w:rsidRPr="003C74EA">
          <w:rPr>
            <w:rFonts w:ascii="Times" w:hAnsi="Times"/>
            <w:noProof/>
            <w:sz w:val="22"/>
            <w:szCs w:val="22"/>
            <w:lang w:val="en-GB" w:eastAsia="ja-JP"/>
            <w:rPrChange w:id="435" w:author="Chara Katiri" w:date="2015-04-12T03:47:00Z">
              <w:rPr>
                <w:noProof/>
                <w:lang w:val="en-GB" w:eastAsia="ja-JP"/>
              </w:rPr>
            </w:rPrChange>
          </w:rPr>
          <w:tab/>
        </w:r>
        <w:r w:rsidRPr="003C74EA">
          <w:rPr>
            <w:rFonts w:ascii="Times" w:hAnsi="Times" w:cs="Times New Roman"/>
            <w:noProof/>
            <w:sz w:val="22"/>
            <w:szCs w:val="22"/>
            <w:lang w:val="en-GB"/>
            <w:rPrChange w:id="436" w:author="Chara Katiri" w:date="2015-04-12T03:47:00Z">
              <w:rPr>
                <w:rFonts w:ascii="Times" w:hAnsi="Times" w:cs="Times New Roman"/>
                <w:noProof/>
                <w:lang w:val="en-GB"/>
              </w:rPr>
            </w:rPrChange>
          </w:rPr>
          <w:t>Class diagram</w:t>
        </w:r>
        <w:r w:rsidRPr="003C74EA">
          <w:rPr>
            <w:rFonts w:ascii="Times" w:hAnsi="Times"/>
            <w:noProof/>
            <w:sz w:val="22"/>
            <w:szCs w:val="22"/>
            <w:rPrChange w:id="437" w:author="Chara Katiri" w:date="2015-04-12T03:47:00Z">
              <w:rPr>
                <w:noProof/>
              </w:rPr>
            </w:rPrChange>
          </w:rPr>
          <w:tab/>
        </w:r>
        <w:r w:rsidRPr="003C74EA">
          <w:rPr>
            <w:rFonts w:ascii="Times" w:hAnsi="Times"/>
            <w:noProof/>
            <w:sz w:val="22"/>
            <w:szCs w:val="22"/>
            <w:rPrChange w:id="438" w:author="Chara Katiri" w:date="2015-04-12T03:47:00Z">
              <w:rPr>
                <w:noProof/>
              </w:rPr>
            </w:rPrChange>
          </w:rPr>
          <w:fldChar w:fldCharType="begin"/>
        </w:r>
        <w:r w:rsidRPr="003C74EA">
          <w:rPr>
            <w:rFonts w:ascii="Times" w:hAnsi="Times"/>
            <w:noProof/>
            <w:sz w:val="22"/>
            <w:szCs w:val="22"/>
            <w:rPrChange w:id="439" w:author="Chara Katiri" w:date="2015-04-12T03:47:00Z">
              <w:rPr>
                <w:noProof/>
              </w:rPr>
            </w:rPrChange>
          </w:rPr>
          <w:instrText xml:space="preserve"> PAGEREF _Toc290429779 \h </w:instrText>
        </w:r>
      </w:ins>
      <w:r w:rsidRPr="003C74EA">
        <w:rPr>
          <w:rFonts w:ascii="Times" w:hAnsi="Times"/>
          <w:noProof/>
          <w:sz w:val="22"/>
          <w:szCs w:val="22"/>
          <w:rPrChange w:id="440" w:author="Chara Katiri" w:date="2015-04-12T03:47:00Z">
            <w:rPr>
              <w:rFonts w:ascii="Times" w:hAnsi="Times"/>
              <w:noProof/>
              <w:sz w:val="22"/>
              <w:szCs w:val="22"/>
            </w:rPr>
          </w:rPrChange>
        </w:rPr>
      </w:r>
      <w:r w:rsidRPr="003C74EA">
        <w:rPr>
          <w:rFonts w:ascii="Times" w:hAnsi="Times"/>
          <w:noProof/>
          <w:sz w:val="22"/>
          <w:szCs w:val="22"/>
          <w:rPrChange w:id="441" w:author="Chara Katiri" w:date="2015-04-12T03:47:00Z">
            <w:rPr>
              <w:noProof/>
            </w:rPr>
          </w:rPrChange>
        </w:rPr>
        <w:fldChar w:fldCharType="separate"/>
      </w:r>
      <w:ins w:id="442" w:author="Chara Katiri" w:date="2015-04-12T03:47:00Z">
        <w:r w:rsidRPr="003C74EA">
          <w:rPr>
            <w:rFonts w:ascii="Times" w:hAnsi="Times"/>
            <w:noProof/>
            <w:sz w:val="22"/>
            <w:szCs w:val="22"/>
            <w:rPrChange w:id="443" w:author="Chara Katiri" w:date="2015-04-12T03:47:00Z">
              <w:rPr>
                <w:noProof/>
              </w:rPr>
            </w:rPrChange>
          </w:rPr>
          <w:t>33</w:t>
        </w:r>
        <w:r w:rsidRPr="003C74EA">
          <w:rPr>
            <w:rFonts w:ascii="Times" w:hAnsi="Times"/>
            <w:noProof/>
            <w:sz w:val="22"/>
            <w:szCs w:val="22"/>
            <w:rPrChange w:id="444" w:author="Chara Katiri" w:date="2015-04-12T03:47:00Z">
              <w:rPr>
                <w:noProof/>
              </w:rPr>
            </w:rPrChange>
          </w:rPr>
          <w:fldChar w:fldCharType="end"/>
        </w:r>
      </w:ins>
    </w:p>
    <w:p w14:paraId="691D0813" w14:textId="77777777" w:rsidR="003C74EA" w:rsidRPr="003C74EA" w:rsidRDefault="003C74EA">
      <w:pPr>
        <w:pStyle w:val="TOC2"/>
        <w:tabs>
          <w:tab w:val="left" w:pos="1020"/>
          <w:tab w:val="right" w:leader="dot" w:pos="9010"/>
        </w:tabs>
        <w:spacing w:line="360" w:lineRule="auto"/>
        <w:contextualSpacing/>
        <w:rPr>
          <w:ins w:id="445" w:author="Chara Katiri" w:date="2015-04-12T03:47:00Z"/>
          <w:rFonts w:ascii="Times" w:hAnsi="Times"/>
          <w:noProof/>
          <w:sz w:val="22"/>
          <w:szCs w:val="22"/>
          <w:lang w:val="en-GB" w:eastAsia="ja-JP"/>
          <w:rPrChange w:id="446" w:author="Chara Katiri" w:date="2015-04-12T03:47:00Z">
            <w:rPr>
              <w:ins w:id="447" w:author="Chara Katiri" w:date="2015-04-12T03:47:00Z"/>
              <w:noProof/>
              <w:lang w:val="en-GB" w:eastAsia="ja-JP"/>
            </w:rPr>
          </w:rPrChange>
        </w:rPr>
        <w:pPrChange w:id="448" w:author="Chara Katiri" w:date="2015-04-12T03:47:00Z">
          <w:pPr>
            <w:pStyle w:val="TOC2"/>
            <w:tabs>
              <w:tab w:val="left" w:pos="1020"/>
              <w:tab w:val="right" w:leader="dot" w:pos="9010"/>
            </w:tabs>
          </w:pPr>
        </w:pPrChange>
      </w:pPr>
      <w:ins w:id="449" w:author="Chara Katiri" w:date="2015-04-12T03:47:00Z">
        <w:r w:rsidRPr="003C74EA">
          <w:rPr>
            <w:rFonts w:ascii="Times" w:hAnsi="Times" w:cs="Times New Roman"/>
            <w:noProof/>
            <w:sz w:val="22"/>
            <w:szCs w:val="22"/>
            <w:lang w:val="en-GB"/>
            <w:rPrChange w:id="450" w:author="Chara Katiri" w:date="2015-04-12T03:47:00Z">
              <w:rPr>
                <w:rFonts w:ascii="Times" w:hAnsi="Times" w:cs="Times New Roman"/>
                <w:noProof/>
                <w:lang w:val="en-GB"/>
              </w:rPr>
            </w:rPrChange>
          </w:rPr>
          <w:t>4.3.2.</w:t>
        </w:r>
        <w:r w:rsidRPr="003C74EA">
          <w:rPr>
            <w:rFonts w:ascii="Times" w:hAnsi="Times"/>
            <w:noProof/>
            <w:sz w:val="22"/>
            <w:szCs w:val="22"/>
            <w:lang w:val="en-GB" w:eastAsia="ja-JP"/>
            <w:rPrChange w:id="451" w:author="Chara Katiri" w:date="2015-04-12T03:47:00Z">
              <w:rPr>
                <w:noProof/>
                <w:lang w:val="en-GB" w:eastAsia="ja-JP"/>
              </w:rPr>
            </w:rPrChange>
          </w:rPr>
          <w:tab/>
        </w:r>
        <w:r w:rsidRPr="003C74EA">
          <w:rPr>
            <w:rFonts w:ascii="Times" w:hAnsi="Times" w:cs="Times New Roman"/>
            <w:noProof/>
            <w:sz w:val="22"/>
            <w:szCs w:val="22"/>
            <w:lang w:val="en-GB"/>
            <w:rPrChange w:id="452" w:author="Chara Katiri" w:date="2015-04-12T03:47:00Z">
              <w:rPr>
                <w:rFonts w:ascii="Times" w:hAnsi="Times" w:cs="Times New Roman"/>
                <w:noProof/>
                <w:lang w:val="en-GB"/>
              </w:rPr>
            </w:rPrChange>
          </w:rPr>
          <w:t>Use case diagram</w:t>
        </w:r>
        <w:r w:rsidRPr="003C74EA">
          <w:rPr>
            <w:rFonts w:ascii="Times" w:hAnsi="Times"/>
            <w:noProof/>
            <w:sz w:val="22"/>
            <w:szCs w:val="22"/>
            <w:rPrChange w:id="453" w:author="Chara Katiri" w:date="2015-04-12T03:47:00Z">
              <w:rPr>
                <w:noProof/>
              </w:rPr>
            </w:rPrChange>
          </w:rPr>
          <w:tab/>
        </w:r>
        <w:r w:rsidRPr="003C74EA">
          <w:rPr>
            <w:rFonts w:ascii="Times" w:hAnsi="Times"/>
            <w:noProof/>
            <w:sz w:val="22"/>
            <w:szCs w:val="22"/>
            <w:rPrChange w:id="454" w:author="Chara Katiri" w:date="2015-04-12T03:47:00Z">
              <w:rPr>
                <w:noProof/>
              </w:rPr>
            </w:rPrChange>
          </w:rPr>
          <w:fldChar w:fldCharType="begin"/>
        </w:r>
        <w:r w:rsidRPr="003C74EA">
          <w:rPr>
            <w:rFonts w:ascii="Times" w:hAnsi="Times"/>
            <w:noProof/>
            <w:sz w:val="22"/>
            <w:szCs w:val="22"/>
            <w:rPrChange w:id="455" w:author="Chara Katiri" w:date="2015-04-12T03:47:00Z">
              <w:rPr>
                <w:noProof/>
              </w:rPr>
            </w:rPrChange>
          </w:rPr>
          <w:instrText xml:space="preserve"> PAGEREF _Toc290429780 \h </w:instrText>
        </w:r>
      </w:ins>
      <w:r w:rsidRPr="003C74EA">
        <w:rPr>
          <w:rFonts w:ascii="Times" w:hAnsi="Times"/>
          <w:noProof/>
          <w:sz w:val="22"/>
          <w:szCs w:val="22"/>
          <w:rPrChange w:id="456" w:author="Chara Katiri" w:date="2015-04-12T03:47:00Z">
            <w:rPr>
              <w:rFonts w:ascii="Times" w:hAnsi="Times"/>
              <w:noProof/>
              <w:sz w:val="22"/>
              <w:szCs w:val="22"/>
            </w:rPr>
          </w:rPrChange>
        </w:rPr>
      </w:r>
      <w:r w:rsidRPr="003C74EA">
        <w:rPr>
          <w:rFonts w:ascii="Times" w:hAnsi="Times"/>
          <w:noProof/>
          <w:sz w:val="22"/>
          <w:szCs w:val="22"/>
          <w:rPrChange w:id="457" w:author="Chara Katiri" w:date="2015-04-12T03:47:00Z">
            <w:rPr>
              <w:noProof/>
            </w:rPr>
          </w:rPrChange>
        </w:rPr>
        <w:fldChar w:fldCharType="separate"/>
      </w:r>
      <w:ins w:id="458" w:author="Chara Katiri" w:date="2015-04-12T03:47:00Z">
        <w:r w:rsidRPr="003C74EA">
          <w:rPr>
            <w:rFonts w:ascii="Times" w:hAnsi="Times"/>
            <w:noProof/>
            <w:sz w:val="22"/>
            <w:szCs w:val="22"/>
            <w:rPrChange w:id="459" w:author="Chara Katiri" w:date="2015-04-12T03:47:00Z">
              <w:rPr>
                <w:noProof/>
              </w:rPr>
            </w:rPrChange>
          </w:rPr>
          <w:t>34</w:t>
        </w:r>
        <w:r w:rsidRPr="003C74EA">
          <w:rPr>
            <w:rFonts w:ascii="Times" w:hAnsi="Times"/>
            <w:noProof/>
            <w:sz w:val="22"/>
            <w:szCs w:val="22"/>
            <w:rPrChange w:id="460" w:author="Chara Katiri" w:date="2015-04-12T03:47:00Z">
              <w:rPr>
                <w:noProof/>
              </w:rPr>
            </w:rPrChange>
          </w:rPr>
          <w:fldChar w:fldCharType="end"/>
        </w:r>
      </w:ins>
    </w:p>
    <w:p w14:paraId="19CBB5A5" w14:textId="77777777" w:rsidR="003C74EA" w:rsidRPr="003C74EA" w:rsidRDefault="003C74EA">
      <w:pPr>
        <w:pStyle w:val="TOC2"/>
        <w:tabs>
          <w:tab w:val="left" w:pos="840"/>
          <w:tab w:val="right" w:leader="dot" w:pos="9010"/>
        </w:tabs>
        <w:spacing w:line="360" w:lineRule="auto"/>
        <w:contextualSpacing/>
        <w:rPr>
          <w:ins w:id="461" w:author="Chara Katiri" w:date="2015-04-12T03:47:00Z"/>
          <w:rFonts w:ascii="Times" w:hAnsi="Times"/>
          <w:noProof/>
          <w:sz w:val="22"/>
          <w:szCs w:val="22"/>
          <w:lang w:val="en-GB" w:eastAsia="ja-JP"/>
          <w:rPrChange w:id="462" w:author="Chara Katiri" w:date="2015-04-12T03:47:00Z">
            <w:rPr>
              <w:ins w:id="463" w:author="Chara Katiri" w:date="2015-04-12T03:47:00Z"/>
              <w:noProof/>
              <w:lang w:val="en-GB" w:eastAsia="ja-JP"/>
            </w:rPr>
          </w:rPrChange>
        </w:rPr>
        <w:pPrChange w:id="464" w:author="Chara Katiri" w:date="2015-04-12T03:47:00Z">
          <w:pPr>
            <w:pStyle w:val="TOC2"/>
            <w:tabs>
              <w:tab w:val="left" w:pos="840"/>
              <w:tab w:val="right" w:leader="dot" w:pos="9010"/>
            </w:tabs>
          </w:pPr>
        </w:pPrChange>
      </w:pPr>
      <w:ins w:id="465" w:author="Chara Katiri" w:date="2015-04-12T03:47:00Z">
        <w:r w:rsidRPr="003C74EA">
          <w:rPr>
            <w:rFonts w:ascii="Times" w:hAnsi="Times" w:cs="Times New Roman"/>
            <w:noProof/>
            <w:color w:val="000000" w:themeColor="text1"/>
            <w:sz w:val="22"/>
            <w:szCs w:val="22"/>
            <w:lang w:val="en-GB"/>
            <w:rPrChange w:id="466" w:author="Chara Katiri" w:date="2015-04-12T03:47:00Z">
              <w:rPr>
                <w:rFonts w:ascii="Times" w:hAnsi="Times" w:cs="Times New Roman"/>
                <w:noProof/>
                <w:color w:val="000000" w:themeColor="text1"/>
                <w:lang w:val="en-GB"/>
              </w:rPr>
            </w:rPrChange>
          </w:rPr>
          <w:t>4.4.</w:t>
        </w:r>
        <w:r w:rsidRPr="003C74EA">
          <w:rPr>
            <w:rFonts w:ascii="Times" w:hAnsi="Times"/>
            <w:noProof/>
            <w:sz w:val="22"/>
            <w:szCs w:val="22"/>
            <w:lang w:val="en-GB" w:eastAsia="ja-JP"/>
            <w:rPrChange w:id="467" w:author="Chara Katiri" w:date="2015-04-12T03:47:00Z">
              <w:rPr>
                <w:noProof/>
                <w:lang w:val="en-GB" w:eastAsia="ja-JP"/>
              </w:rPr>
            </w:rPrChange>
          </w:rPr>
          <w:tab/>
        </w:r>
        <w:r w:rsidRPr="003C74EA">
          <w:rPr>
            <w:rFonts w:ascii="Times" w:hAnsi="Times" w:cs="Times New Roman"/>
            <w:noProof/>
            <w:sz w:val="22"/>
            <w:szCs w:val="22"/>
            <w:lang w:val="en-GB"/>
            <w:rPrChange w:id="468" w:author="Chara Katiri" w:date="2015-04-12T03:47:00Z">
              <w:rPr>
                <w:rFonts w:ascii="Times" w:hAnsi="Times" w:cs="Times New Roman"/>
                <w:noProof/>
                <w:lang w:val="en-GB"/>
              </w:rPr>
            </w:rPrChange>
          </w:rPr>
          <w:t>Technology options</w:t>
        </w:r>
        <w:r w:rsidRPr="003C74EA">
          <w:rPr>
            <w:rFonts w:ascii="Times" w:hAnsi="Times"/>
            <w:noProof/>
            <w:sz w:val="22"/>
            <w:szCs w:val="22"/>
            <w:rPrChange w:id="469" w:author="Chara Katiri" w:date="2015-04-12T03:47:00Z">
              <w:rPr>
                <w:noProof/>
              </w:rPr>
            </w:rPrChange>
          </w:rPr>
          <w:tab/>
        </w:r>
        <w:r w:rsidRPr="003C74EA">
          <w:rPr>
            <w:rFonts w:ascii="Times" w:hAnsi="Times"/>
            <w:noProof/>
            <w:sz w:val="22"/>
            <w:szCs w:val="22"/>
            <w:rPrChange w:id="470" w:author="Chara Katiri" w:date="2015-04-12T03:47:00Z">
              <w:rPr>
                <w:noProof/>
              </w:rPr>
            </w:rPrChange>
          </w:rPr>
          <w:fldChar w:fldCharType="begin"/>
        </w:r>
        <w:r w:rsidRPr="003C74EA">
          <w:rPr>
            <w:rFonts w:ascii="Times" w:hAnsi="Times"/>
            <w:noProof/>
            <w:sz w:val="22"/>
            <w:szCs w:val="22"/>
            <w:rPrChange w:id="471" w:author="Chara Katiri" w:date="2015-04-12T03:47:00Z">
              <w:rPr>
                <w:noProof/>
              </w:rPr>
            </w:rPrChange>
          </w:rPr>
          <w:instrText xml:space="preserve"> PAGEREF _Toc290429781 \h </w:instrText>
        </w:r>
      </w:ins>
      <w:r w:rsidRPr="003C74EA">
        <w:rPr>
          <w:rFonts w:ascii="Times" w:hAnsi="Times"/>
          <w:noProof/>
          <w:sz w:val="22"/>
          <w:szCs w:val="22"/>
          <w:rPrChange w:id="472" w:author="Chara Katiri" w:date="2015-04-12T03:47:00Z">
            <w:rPr>
              <w:rFonts w:ascii="Times" w:hAnsi="Times"/>
              <w:noProof/>
              <w:sz w:val="22"/>
              <w:szCs w:val="22"/>
            </w:rPr>
          </w:rPrChange>
        </w:rPr>
      </w:r>
      <w:r w:rsidRPr="003C74EA">
        <w:rPr>
          <w:rFonts w:ascii="Times" w:hAnsi="Times"/>
          <w:noProof/>
          <w:sz w:val="22"/>
          <w:szCs w:val="22"/>
          <w:rPrChange w:id="473" w:author="Chara Katiri" w:date="2015-04-12T03:47:00Z">
            <w:rPr>
              <w:noProof/>
            </w:rPr>
          </w:rPrChange>
        </w:rPr>
        <w:fldChar w:fldCharType="separate"/>
      </w:r>
      <w:ins w:id="474" w:author="Chara Katiri" w:date="2015-04-12T03:47:00Z">
        <w:r w:rsidRPr="003C74EA">
          <w:rPr>
            <w:rFonts w:ascii="Times" w:hAnsi="Times"/>
            <w:noProof/>
            <w:sz w:val="22"/>
            <w:szCs w:val="22"/>
            <w:rPrChange w:id="475" w:author="Chara Katiri" w:date="2015-04-12T03:47:00Z">
              <w:rPr>
                <w:noProof/>
              </w:rPr>
            </w:rPrChange>
          </w:rPr>
          <w:t>35</w:t>
        </w:r>
        <w:r w:rsidRPr="003C74EA">
          <w:rPr>
            <w:rFonts w:ascii="Times" w:hAnsi="Times"/>
            <w:noProof/>
            <w:sz w:val="22"/>
            <w:szCs w:val="22"/>
            <w:rPrChange w:id="476" w:author="Chara Katiri" w:date="2015-04-12T03:47:00Z">
              <w:rPr>
                <w:noProof/>
              </w:rPr>
            </w:rPrChange>
          </w:rPr>
          <w:fldChar w:fldCharType="end"/>
        </w:r>
      </w:ins>
    </w:p>
    <w:p w14:paraId="37042E45" w14:textId="77777777" w:rsidR="003C74EA" w:rsidRPr="003C74EA" w:rsidRDefault="003C74EA">
      <w:pPr>
        <w:pStyle w:val="TOC2"/>
        <w:tabs>
          <w:tab w:val="left" w:pos="1020"/>
          <w:tab w:val="right" w:leader="dot" w:pos="9010"/>
        </w:tabs>
        <w:spacing w:line="360" w:lineRule="auto"/>
        <w:contextualSpacing/>
        <w:rPr>
          <w:ins w:id="477" w:author="Chara Katiri" w:date="2015-04-12T03:47:00Z"/>
          <w:rFonts w:ascii="Times" w:hAnsi="Times"/>
          <w:noProof/>
          <w:sz w:val="22"/>
          <w:szCs w:val="22"/>
          <w:lang w:val="en-GB" w:eastAsia="ja-JP"/>
          <w:rPrChange w:id="478" w:author="Chara Katiri" w:date="2015-04-12T03:47:00Z">
            <w:rPr>
              <w:ins w:id="479" w:author="Chara Katiri" w:date="2015-04-12T03:47:00Z"/>
              <w:noProof/>
              <w:lang w:val="en-GB" w:eastAsia="ja-JP"/>
            </w:rPr>
          </w:rPrChange>
        </w:rPr>
        <w:pPrChange w:id="480" w:author="Chara Katiri" w:date="2015-04-12T03:47:00Z">
          <w:pPr>
            <w:pStyle w:val="TOC2"/>
            <w:tabs>
              <w:tab w:val="left" w:pos="1020"/>
              <w:tab w:val="right" w:leader="dot" w:pos="9010"/>
            </w:tabs>
          </w:pPr>
        </w:pPrChange>
      </w:pPr>
      <w:ins w:id="481" w:author="Chara Katiri" w:date="2015-04-12T03:47:00Z">
        <w:r w:rsidRPr="003C74EA">
          <w:rPr>
            <w:rFonts w:ascii="Times" w:hAnsi="Times" w:cs="Times New Roman"/>
            <w:noProof/>
            <w:sz w:val="22"/>
            <w:szCs w:val="22"/>
            <w:lang w:val="en-GB"/>
            <w:rPrChange w:id="482" w:author="Chara Katiri" w:date="2015-04-12T03:47:00Z">
              <w:rPr>
                <w:rFonts w:ascii="Times" w:hAnsi="Times" w:cs="Times New Roman"/>
                <w:noProof/>
                <w:lang w:val="en-GB"/>
              </w:rPr>
            </w:rPrChange>
          </w:rPr>
          <w:t>4.4.1.</w:t>
        </w:r>
        <w:r w:rsidRPr="003C74EA">
          <w:rPr>
            <w:rFonts w:ascii="Times" w:hAnsi="Times"/>
            <w:noProof/>
            <w:sz w:val="22"/>
            <w:szCs w:val="22"/>
            <w:lang w:val="en-GB" w:eastAsia="ja-JP"/>
            <w:rPrChange w:id="483" w:author="Chara Katiri" w:date="2015-04-12T03:47:00Z">
              <w:rPr>
                <w:noProof/>
                <w:lang w:val="en-GB" w:eastAsia="ja-JP"/>
              </w:rPr>
            </w:rPrChange>
          </w:rPr>
          <w:tab/>
        </w:r>
        <w:r w:rsidRPr="003C74EA">
          <w:rPr>
            <w:rFonts w:ascii="Times" w:hAnsi="Times" w:cs="Times New Roman"/>
            <w:noProof/>
            <w:sz w:val="22"/>
            <w:szCs w:val="22"/>
            <w:lang w:val="en-GB"/>
            <w:rPrChange w:id="484" w:author="Chara Katiri" w:date="2015-04-12T03:47:00Z">
              <w:rPr>
                <w:rFonts w:ascii="Times" w:hAnsi="Times" w:cs="Times New Roman"/>
                <w:noProof/>
                <w:lang w:val="en-GB"/>
              </w:rPr>
            </w:rPrChange>
          </w:rPr>
          <w:t>Architecture and programming language</w:t>
        </w:r>
        <w:r w:rsidRPr="003C74EA">
          <w:rPr>
            <w:rFonts w:ascii="Times" w:hAnsi="Times"/>
            <w:noProof/>
            <w:sz w:val="22"/>
            <w:szCs w:val="22"/>
            <w:rPrChange w:id="485" w:author="Chara Katiri" w:date="2015-04-12T03:47:00Z">
              <w:rPr>
                <w:noProof/>
              </w:rPr>
            </w:rPrChange>
          </w:rPr>
          <w:tab/>
        </w:r>
        <w:r w:rsidRPr="003C74EA">
          <w:rPr>
            <w:rFonts w:ascii="Times" w:hAnsi="Times"/>
            <w:noProof/>
            <w:sz w:val="22"/>
            <w:szCs w:val="22"/>
            <w:rPrChange w:id="486" w:author="Chara Katiri" w:date="2015-04-12T03:47:00Z">
              <w:rPr>
                <w:noProof/>
              </w:rPr>
            </w:rPrChange>
          </w:rPr>
          <w:fldChar w:fldCharType="begin"/>
        </w:r>
        <w:r w:rsidRPr="003C74EA">
          <w:rPr>
            <w:rFonts w:ascii="Times" w:hAnsi="Times"/>
            <w:noProof/>
            <w:sz w:val="22"/>
            <w:szCs w:val="22"/>
            <w:rPrChange w:id="487" w:author="Chara Katiri" w:date="2015-04-12T03:47:00Z">
              <w:rPr>
                <w:noProof/>
              </w:rPr>
            </w:rPrChange>
          </w:rPr>
          <w:instrText xml:space="preserve"> PAGEREF _Toc290429782 \h </w:instrText>
        </w:r>
      </w:ins>
      <w:r w:rsidRPr="003C74EA">
        <w:rPr>
          <w:rFonts w:ascii="Times" w:hAnsi="Times"/>
          <w:noProof/>
          <w:sz w:val="22"/>
          <w:szCs w:val="22"/>
          <w:rPrChange w:id="488" w:author="Chara Katiri" w:date="2015-04-12T03:47:00Z">
            <w:rPr>
              <w:rFonts w:ascii="Times" w:hAnsi="Times"/>
              <w:noProof/>
              <w:sz w:val="22"/>
              <w:szCs w:val="22"/>
            </w:rPr>
          </w:rPrChange>
        </w:rPr>
      </w:r>
      <w:r w:rsidRPr="003C74EA">
        <w:rPr>
          <w:rFonts w:ascii="Times" w:hAnsi="Times"/>
          <w:noProof/>
          <w:sz w:val="22"/>
          <w:szCs w:val="22"/>
          <w:rPrChange w:id="489" w:author="Chara Katiri" w:date="2015-04-12T03:47:00Z">
            <w:rPr>
              <w:noProof/>
            </w:rPr>
          </w:rPrChange>
        </w:rPr>
        <w:fldChar w:fldCharType="separate"/>
      </w:r>
      <w:ins w:id="490" w:author="Chara Katiri" w:date="2015-04-12T03:47:00Z">
        <w:r w:rsidRPr="003C74EA">
          <w:rPr>
            <w:rFonts w:ascii="Times" w:hAnsi="Times"/>
            <w:noProof/>
            <w:sz w:val="22"/>
            <w:szCs w:val="22"/>
            <w:rPrChange w:id="491" w:author="Chara Katiri" w:date="2015-04-12T03:47:00Z">
              <w:rPr>
                <w:noProof/>
              </w:rPr>
            </w:rPrChange>
          </w:rPr>
          <w:t>35</w:t>
        </w:r>
        <w:r w:rsidRPr="003C74EA">
          <w:rPr>
            <w:rFonts w:ascii="Times" w:hAnsi="Times"/>
            <w:noProof/>
            <w:sz w:val="22"/>
            <w:szCs w:val="22"/>
            <w:rPrChange w:id="492" w:author="Chara Katiri" w:date="2015-04-12T03:47:00Z">
              <w:rPr>
                <w:noProof/>
              </w:rPr>
            </w:rPrChange>
          </w:rPr>
          <w:fldChar w:fldCharType="end"/>
        </w:r>
      </w:ins>
    </w:p>
    <w:p w14:paraId="366FD0CD" w14:textId="77777777" w:rsidR="003C74EA" w:rsidRPr="003C74EA" w:rsidRDefault="003C74EA">
      <w:pPr>
        <w:pStyle w:val="TOC2"/>
        <w:tabs>
          <w:tab w:val="left" w:pos="1020"/>
          <w:tab w:val="right" w:leader="dot" w:pos="9010"/>
        </w:tabs>
        <w:spacing w:line="360" w:lineRule="auto"/>
        <w:contextualSpacing/>
        <w:rPr>
          <w:ins w:id="493" w:author="Chara Katiri" w:date="2015-04-12T03:47:00Z"/>
          <w:rFonts w:ascii="Times" w:hAnsi="Times"/>
          <w:noProof/>
          <w:sz w:val="22"/>
          <w:szCs w:val="22"/>
          <w:lang w:val="en-GB" w:eastAsia="ja-JP"/>
          <w:rPrChange w:id="494" w:author="Chara Katiri" w:date="2015-04-12T03:47:00Z">
            <w:rPr>
              <w:ins w:id="495" w:author="Chara Katiri" w:date="2015-04-12T03:47:00Z"/>
              <w:noProof/>
              <w:lang w:val="en-GB" w:eastAsia="ja-JP"/>
            </w:rPr>
          </w:rPrChange>
        </w:rPr>
        <w:pPrChange w:id="496" w:author="Chara Katiri" w:date="2015-04-12T03:47:00Z">
          <w:pPr>
            <w:pStyle w:val="TOC2"/>
            <w:tabs>
              <w:tab w:val="left" w:pos="1020"/>
              <w:tab w:val="right" w:leader="dot" w:pos="9010"/>
            </w:tabs>
          </w:pPr>
        </w:pPrChange>
      </w:pPr>
      <w:ins w:id="497" w:author="Chara Katiri" w:date="2015-04-12T03:47:00Z">
        <w:r w:rsidRPr="003C74EA">
          <w:rPr>
            <w:rFonts w:ascii="Times" w:hAnsi="Times" w:cs="Times New Roman"/>
            <w:noProof/>
            <w:sz w:val="22"/>
            <w:szCs w:val="22"/>
            <w:lang w:val="en-GB"/>
            <w:rPrChange w:id="498" w:author="Chara Katiri" w:date="2015-04-12T03:47:00Z">
              <w:rPr>
                <w:rFonts w:ascii="Times" w:hAnsi="Times" w:cs="Times New Roman"/>
                <w:noProof/>
                <w:lang w:val="en-GB"/>
              </w:rPr>
            </w:rPrChange>
          </w:rPr>
          <w:t>4.4.2.</w:t>
        </w:r>
        <w:r w:rsidRPr="003C74EA">
          <w:rPr>
            <w:rFonts w:ascii="Times" w:hAnsi="Times"/>
            <w:noProof/>
            <w:sz w:val="22"/>
            <w:szCs w:val="22"/>
            <w:lang w:val="en-GB" w:eastAsia="ja-JP"/>
            <w:rPrChange w:id="499" w:author="Chara Katiri" w:date="2015-04-12T03:47:00Z">
              <w:rPr>
                <w:noProof/>
                <w:lang w:val="en-GB" w:eastAsia="ja-JP"/>
              </w:rPr>
            </w:rPrChange>
          </w:rPr>
          <w:tab/>
        </w:r>
        <w:r w:rsidRPr="003C74EA">
          <w:rPr>
            <w:rFonts w:ascii="Times" w:hAnsi="Times" w:cs="Times New Roman"/>
            <w:noProof/>
            <w:sz w:val="22"/>
            <w:szCs w:val="22"/>
            <w:lang w:val="en-GB"/>
            <w:rPrChange w:id="500" w:author="Chara Katiri" w:date="2015-04-12T03:47:00Z">
              <w:rPr>
                <w:rFonts w:ascii="Times" w:hAnsi="Times" w:cs="Times New Roman"/>
                <w:noProof/>
                <w:lang w:val="en-GB"/>
              </w:rPr>
            </w:rPrChange>
          </w:rPr>
          <w:t>Security levels</w:t>
        </w:r>
        <w:r w:rsidRPr="003C74EA">
          <w:rPr>
            <w:rFonts w:ascii="Times" w:hAnsi="Times"/>
            <w:noProof/>
            <w:sz w:val="22"/>
            <w:szCs w:val="22"/>
            <w:rPrChange w:id="501" w:author="Chara Katiri" w:date="2015-04-12T03:47:00Z">
              <w:rPr>
                <w:noProof/>
              </w:rPr>
            </w:rPrChange>
          </w:rPr>
          <w:tab/>
        </w:r>
        <w:r w:rsidRPr="003C74EA">
          <w:rPr>
            <w:rFonts w:ascii="Times" w:hAnsi="Times"/>
            <w:noProof/>
            <w:sz w:val="22"/>
            <w:szCs w:val="22"/>
            <w:rPrChange w:id="502" w:author="Chara Katiri" w:date="2015-04-12T03:47:00Z">
              <w:rPr>
                <w:noProof/>
              </w:rPr>
            </w:rPrChange>
          </w:rPr>
          <w:fldChar w:fldCharType="begin"/>
        </w:r>
        <w:r w:rsidRPr="003C74EA">
          <w:rPr>
            <w:rFonts w:ascii="Times" w:hAnsi="Times"/>
            <w:noProof/>
            <w:sz w:val="22"/>
            <w:szCs w:val="22"/>
            <w:rPrChange w:id="503" w:author="Chara Katiri" w:date="2015-04-12T03:47:00Z">
              <w:rPr>
                <w:noProof/>
              </w:rPr>
            </w:rPrChange>
          </w:rPr>
          <w:instrText xml:space="preserve"> PAGEREF _Toc290429783 \h </w:instrText>
        </w:r>
      </w:ins>
      <w:r w:rsidRPr="003C74EA">
        <w:rPr>
          <w:rFonts w:ascii="Times" w:hAnsi="Times"/>
          <w:noProof/>
          <w:sz w:val="22"/>
          <w:szCs w:val="22"/>
          <w:rPrChange w:id="504" w:author="Chara Katiri" w:date="2015-04-12T03:47:00Z">
            <w:rPr>
              <w:rFonts w:ascii="Times" w:hAnsi="Times"/>
              <w:noProof/>
              <w:sz w:val="22"/>
              <w:szCs w:val="22"/>
            </w:rPr>
          </w:rPrChange>
        </w:rPr>
      </w:r>
      <w:r w:rsidRPr="003C74EA">
        <w:rPr>
          <w:rFonts w:ascii="Times" w:hAnsi="Times"/>
          <w:noProof/>
          <w:sz w:val="22"/>
          <w:szCs w:val="22"/>
          <w:rPrChange w:id="505" w:author="Chara Katiri" w:date="2015-04-12T03:47:00Z">
            <w:rPr>
              <w:noProof/>
            </w:rPr>
          </w:rPrChange>
        </w:rPr>
        <w:fldChar w:fldCharType="separate"/>
      </w:r>
      <w:ins w:id="506" w:author="Chara Katiri" w:date="2015-04-12T03:47:00Z">
        <w:r w:rsidRPr="003C74EA">
          <w:rPr>
            <w:rFonts w:ascii="Times" w:hAnsi="Times"/>
            <w:noProof/>
            <w:sz w:val="22"/>
            <w:szCs w:val="22"/>
            <w:rPrChange w:id="507" w:author="Chara Katiri" w:date="2015-04-12T03:47:00Z">
              <w:rPr>
                <w:noProof/>
              </w:rPr>
            </w:rPrChange>
          </w:rPr>
          <w:t>36</w:t>
        </w:r>
        <w:r w:rsidRPr="003C74EA">
          <w:rPr>
            <w:rFonts w:ascii="Times" w:hAnsi="Times"/>
            <w:noProof/>
            <w:sz w:val="22"/>
            <w:szCs w:val="22"/>
            <w:rPrChange w:id="508" w:author="Chara Katiri" w:date="2015-04-12T03:47:00Z">
              <w:rPr>
                <w:noProof/>
              </w:rPr>
            </w:rPrChange>
          </w:rPr>
          <w:fldChar w:fldCharType="end"/>
        </w:r>
      </w:ins>
    </w:p>
    <w:p w14:paraId="7AAA2A1A" w14:textId="77777777" w:rsidR="003C74EA" w:rsidRPr="003C74EA" w:rsidRDefault="003C74EA">
      <w:pPr>
        <w:pStyle w:val="TOC2"/>
        <w:tabs>
          <w:tab w:val="left" w:pos="840"/>
          <w:tab w:val="right" w:leader="dot" w:pos="9010"/>
        </w:tabs>
        <w:spacing w:line="360" w:lineRule="auto"/>
        <w:contextualSpacing/>
        <w:rPr>
          <w:ins w:id="509" w:author="Chara Katiri" w:date="2015-04-12T03:47:00Z"/>
          <w:rFonts w:ascii="Times" w:hAnsi="Times"/>
          <w:noProof/>
          <w:sz w:val="22"/>
          <w:szCs w:val="22"/>
          <w:lang w:val="en-GB" w:eastAsia="ja-JP"/>
          <w:rPrChange w:id="510" w:author="Chara Katiri" w:date="2015-04-12T03:47:00Z">
            <w:rPr>
              <w:ins w:id="511" w:author="Chara Katiri" w:date="2015-04-12T03:47:00Z"/>
              <w:noProof/>
              <w:lang w:val="en-GB" w:eastAsia="ja-JP"/>
            </w:rPr>
          </w:rPrChange>
        </w:rPr>
        <w:pPrChange w:id="512" w:author="Chara Katiri" w:date="2015-04-12T03:47:00Z">
          <w:pPr>
            <w:pStyle w:val="TOC2"/>
            <w:tabs>
              <w:tab w:val="left" w:pos="840"/>
              <w:tab w:val="right" w:leader="dot" w:pos="9010"/>
            </w:tabs>
          </w:pPr>
        </w:pPrChange>
      </w:pPr>
      <w:ins w:id="513" w:author="Chara Katiri" w:date="2015-04-12T03:47:00Z">
        <w:r w:rsidRPr="003C74EA">
          <w:rPr>
            <w:rFonts w:ascii="Times" w:hAnsi="Times" w:cs="Times New Roman"/>
            <w:noProof/>
            <w:color w:val="000000" w:themeColor="text1"/>
            <w:sz w:val="22"/>
            <w:szCs w:val="22"/>
            <w:lang w:val="en-GB"/>
            <w:rPrChange w:id="514" w:author="Chara Katiri" w:date="2015-04-12T03:47:00Z">
              <w:rPr>
                <w:rFonts w:ascii="Times" w:hAnsi="Times" w:cs="Times New Roman"/>
                <w:noProof/>
                <w:color w:val="000000" w:themeColor="text1"/>
                <w:lang w:val="en-GB"/>
              </w:rPr>
            </w:rPrChange>
          </w:rPr>
          <w:t>4.5.</w:t>
        </w:r>
        <w:r w:rsidRPr="003C74EA">
          <w:rPr>
            <w:rFonts w:ascii="Times" w:hAnsi="Times"/>
            <w:noProof/>
            <w:sz w:val="22"/>
            <w:szCs w:val="22"/>
            <w:lang w:val="en-GB" w:eastAsia="ja-JP"/>
            <w:rPrChange w:id="515" w:author="Chara Katiri" w:date="2015-04-12T03:47:00Z">
              <w:rPr>
                <w:noProof/>
                <w:lang w:val="en-GB" w:eastAsia="ja-JP"/>
              </w:rPr>
            </w:rPrChange>
          </w:rPr>
          <w:tab/>
        </w:r>
        <w:r w:rsidRPr="003C74EA">
          <w:rPr>
            <w:rFonts w:ascii="Times" w:hAnsi="Times" w:cs="Times New Roman"/>
            <w:noProof/>
            <w:sz w:val="22"/>
            <w:szCs w:val="22"/>
            <w:lang w:val="en-GB"/>
            <w:rPrChange w:id="516" w:author="Chara Katiri" w:date="2015-04-12T03:47:00Z">
              <w:rPr>
                <w:rFonts w:ascii="Times" w:hAnsi="Times" w:cs="Times New Roman"/>
                <w:noProof/>
                <w:lang w:val="en-GB"/>
              </w:rPr>
            </w:rPrChange>
          </w:rPr>
          <w:t>System risks and issues</w:t>
        </w:r>
        <w:r w:rsidRPr="003C74EA">
          <w:rPr>
            <w:rFonts w:ascii="Times" w:hAnsi="Times"/>
            <w:noProof/>
            <w:sz w:val="22"/>
            <w:szCs w:val="22"/>
            <w:rPrChange w:id="517" w:author="Chara Katiri" w:date="2015-04-12T03:47:00Z">
              <w:rPr>
                <w:noProof/>
              </w:rPr>
            </w:rPrChange>
          </w:rPr>
          <w:tab/>
        </w:r>
        <w:r w:rsidRPr="003C74EA">
          <w:rPr>
            <w:rFonts w:ascii="Times" w:hAnsi="Times"/>
            <w:noProof/>
            <w:sz w:val="22"/>
            <w:szCs w:val="22"/>
            <w:rPrChange w:id="518" w:author="Chara Katiri" w:date="2015-04-12T03:47:00Z">
              <w:rPr>
                <w:noProof/>
              </w:rPr>
            </w:rPrChange>
          </w:rPr>
          <w:fldChar w:fldCharType="begin"/>
        </w:r>
        <w:r w:rsidRPr="003C74EA">
          <w:rPr>
            <w:rFonts w:ascii="Times" w:hAnsi="Times"/>
            <w:noProof/>
            <w:sz w:val="22"/>
            <w:szCs w:val="22"/>
            <w:rPrChange w:id="519" w:author="Chara Katiri" w:date="2015-04-12T03:47:00Z">
              <w:rPr>
                <w:noProof/>
              </w:rPr>
            </w:rPrChange>
          </w:rPr>
          <w:instrText xml:space="preserve"> PAGEREF _Toc290429784 \h </w:instrText>
        </w:r>
      </w:ins>
      <w:r w:rsidRPr="003C74EA">
        <w:rPr>
          <w:rFonts w:ascii="Times" w:hAnsi="Times"/>
          <w:noProof/>
          <w:sz w:val="22"/>
          <w:szCs w:val="22"/>
          <w:rPrChange w:id="520" w:author="Chara Katiri" w:date="2015-04-12T03:47:00Z">
            <w:rPr>
              <w:rFonts w:ascii="Times" w:hAnsi="Times"/>
              <w:noProof/>
              <w:sz w:val="22"/>
              <w:szCs w:val="22"/>
            </w:rPr>
          </w:rPrChange>
        </w:rPr>
      </w:r>
      <w:r w:rsidRPr="003C74EA">
        <w:rPr>
          <w:rFonts w:ascii="Times" w:hAnsi="Times"/>
          <w:noProof/>
          <w:sz w:val="22"/>
          <w:szCs w:val="22"/>
          <w:rPrChange w:id="521" w:author="Chara Katiri" w:date="2015-04-12T03:47:00Z">
            <w:rPr>
              <w:noProof/>
            </w:rPr>
          </w:rPrChange>
        </w:rPr>
        <w:fldChar w:fldCharType="separate"/>
      </w:r>
      <w:ins w:id="522" w:author="Chara Katiri" w:date="2015-04-12T03:47:00Z">
        <w:r w:rsidRPr="003C74EA">
          <w:rPr>
            <w:rFonts w:ascii="Times" w:hAnsi="Times"/>
            <w:noProof/>
            <w:sz w:val="22"/>
            <w:szCs w:val="22"/>
            <w:rPrChange w:id="523" w:author="Chara Katiri" w:date="2015-04-12T03:47:00Z">
              <w:rPr>
                <w:noProof/>
              </w:rPr>
            </w:rPrChange>
          </w:rPr>
          <w:t>37</w:t>
        </w:r>
        <w:r w:rsidRPr="003C74EA">
          <w:rPr>
            <w:rFonts w:ascii="Times" w:hAnsi="Times"/>
            <w:noProof/>
            <w:sz w:val="22"/>
            <w:szCs w:val="22"/>
            <w:rPrChange w:id="524" w:author="Chara Katiri" w:date="2015-04-12T03:47:00Z">
              <w:rPr>
                <w:noProof/>
              </w:rPr>
            </w:rPrChange>
          </w:rPr>
          <w:fldChar w:fldCharType="end"/>
        </w:r>
      </w:ins>
    </w:p>
    <w:p w14:paraId="6D1E1B48" w14:textId="77777777" w:rsidR="003C74EA" w:rsidRPr="003C74EA" w:rsidRDefault="003C74EA">
      <w:pPr>
        <w:pStyle w:val="TOC2"/>
        <w:tabs>
          <w:tab w:val="left" w:pos="1020"/>
          <w:tab w:val="right" w:leader="dot" w:pos="9010"/>
        </w:tabs>
        <w:spacing w:line="360" w:lineRule="auto"/>
        <w:contextualSpacing/>
        <w:rPr>
          <w:ins w:id="525" w:author="Chara Katiri" w:date="2015-04-12T03:47:00Z"/>
          <w:rFonts w:ascii="Times" w:hAnsi="Times"/>
          <w:noProof/>
          <w:sz w:val="22"/>
          <w:szCs w:val="22"/>
          <w:lang w:val="en-GB" w:eastAsia="ja-JP"/>
          <w:rPrChange w:id="526" w:author="Chara Katiri" w:date="2015-04-12T03:47:00Z">
            <w:rPr>
              <w:ins w:id="527" w:author="Chara Katiri" w:date="2015-04-12T03:47:00Z"/>
              <w:noProof/>
              <w:lang w:val="en-GB" w:eastAsia="ja-JP"/>
            </w:rPr>
          </w:rPrChange>
        </w:rPr>
        <w:pPrChange w:id="528" w:author="Chara Katiri" w:date="2015-04-12T03:47:00Z">
          <w:pPr>
            <w:pStyle w:val="TOC2"/>
            <w:tabs>
              <w:tab w:val="left" w:pos="1020"/>
              <w:tab w:val="right" w:leader="dot" w:pos="9010"/>
            </w:tabs>
          </w:pPr>
        </w:pPrChange>
      </w:pPr>
      <w:ins w:id="529" w:author="Chara Katiri" w:date="2015-04-12T03:47:00Z">
        <w:r w:rsidRPr="003C74EA">
          <w:rPr>
            <w:rFonts w:ascii="Times" w:hAnsi="Times" w:cs="Times New Roman"/>
            <w:noProof/>
            <w:sz w:val="22"/>
            <w:szCs w:val="22"/>
            <w:lang w:val="en-GB"/>
            <w:rPrChange w:id="530" w:author="Chara Katiri" w:date="2015-04-12T03:47:00Z">
              <w:rPr>
                <w:rFonts w:ascii="Times" w:hAnsi="Times" w:cs="Times New Roman"/>
                <w:noProof/>
                <w:lang w:val="en-GB"/>
              </w:rPr>
            </w:rPrChange>
          </w:rPr>
          <w:t>4.5.1.</w:t>
        </w:r>
        <w:r w:rsidRPr="003C74EA">
          <w:rPr>
            <w:rFonts w:ascii="Times" w:hAnsi="Times"/>
            <w:noProof/>
            <w:sz w:val="22"/>
            <w:szCs w:val="22"/>
            <w:lang w:val="en-GB" w:eastAsia="ja-JP"/>
            <w:rPrChange w:id="531" w:author="Chara Katiri" w:date="2015-04-12T03:47:00Z">
              <w:rPr>
                <w:noProof/>
                <w:lang w:val="en-GB" w:eastAsia="ja-JP"/>
              </w:rPr>
            </w:rPrChange>
          </w:rPr>
          <w:tab/>
        </w:r>
        <w:r w:rsidRPr="003C74EA">
          <w:rPr>
            <w:rFonts w:ascii="Times" w:hAnsi="Times" w:cs="Times New Roman"/>
            <w:noProof/>
            <w:sz w:val="22"/>
            <w:szCs w:val="22"/>
            <w:lang w:val="en-GB"/>
            <w:rPrChange w:id="532" w:author="Chara Katiri" w:date="2015-04-12T03:47:00Z">
              <w:rPr>
                <w:rFonts w:ascii="Times" w:hAnsi="Times" w:cs="Times New Roman"/>
                <w:noProof/>
                <w:lang w:val="en-GB"/>
              </w:rPr>
            </w:rPrChange>
          </w:rPr>
          <w:t>System risks</w:t>
        </w:r>
        <w:r w:rsidRPr="003C74EA">
          <w:rPr>
            <w:rFonts w:ascii="Times" w:hAnsi="Times"/>
            <w:noProof/>
            <w:sz w:val="22"/>
            <w:szCs w:val="22"/>
            <w:rPrChange w:id="533" w:author="Chara Katiri" w:date="2015-04-12T03:47:00Z">
              <w:rPr>
                <w:noProof/>
              </w:rPr>
            </w:rPrChange>
          </w:rPr>
          <w:tab/>
        </w:r>
        <w:r w:rsidRPr="003C74EA">
          <w:rPr>
            <w:rFonts w:ascii="Times" w:hAnsi="Times"/>
            <w:noProof/>
            <w:sz w:val="22"/>
            <w:szCs w:val="22"/>
            <w:rPrChange w:id="534" w:author="Chara Katiri" w:date="2015-04-12T03:47:00Z">
              <w:rPr>
                <w:noProof/>
              </w:rPr>
            </w:rPrChange>
          </w:rPr>
          <w:fldChar w:fldCharType="begin"/>
        </w:r>
        <w:r w:rsidRPr="003C74EA">
          <w:rPr>
            <w:rFonts w:ascii="Times" w:hAnsi="Times"/>
            <w:noProof/>
            <w:sz w:val="22"/>
            <w:szCs w:val="22"/>
            <w:rPrChange w:id="535" w:author="Chara Katiri" w:date="2015-04-12T03:47:00Z">
              <w:rPr>
                <w:noProof/>
              </w:rPr>
            </w:rPrChange>
          </w:rPr>
          <w:instrText xml:space="preserve"> PAGEREF _Toc290429785 \h </w:instrText>
        </w:r>
      </w:ins>
      <w:r w:rsidRPr="003C74EA">
        <w:rPr>
          <w:rFonts w:ascii="Times" w:hAnsi="Times"/>
          <w:noProof/>
          <w:sz w:val="22"/>
          <w:szCs w:val="22"/>
          <w:rPrChange w:id="536" w:author="Chara Katiri" w:date="2015-04-12T03:47:00Z">
            <w:rPr>
              <w:rFonts w:ascii="Times" w:hAnsi="Times"/>
              <w:noProof/>
              <w:sz w:val="22"/>
              <w:szCs w:val="22"/>
            </w:rPr>
          </w:rPrChange>
        </w:rPr>
      </w:r>
      <w:r w:rsidRPr="003C74EA">
        <w:rPr>
          <w:rFonts w:ascii="Times" w:hAnsi="Times"/>
          <w:noProof/>
          <w:sz w:val="22"/>
          <w:szCs w:val="22"/>
          <w:rPrChange w:id="537" w:author="Chara Katiri" w:date="2015-04-12T03:47:00Z">
            <w:rPr>
              <w:noProof/>
            </w:rPr>
          </w:rPrChange>
        </w:rPr>
        <w:fldChar w:fldCharType="separate"/>
      </w:r>
      <w:ins w:id="538" w:author="Chara Katiri" w:date="2015-04-12T03:47:00Z">
        <w:r w:rsidRPr="003C74EA">
          <w:rPr>
            <w:rFonts w:ascii="Times" w:hAnsi="Times"/>
            <w:noProof/>
            <w:sz w:val="22"/>
            <w:szCs w:val="22"/>
            <w:rPrChange w:id="539" w:author="Chara Katiri" w:date="2015-04-12T03:47:00Z">
              <w:rPr>
                <w:noProof/>
              </w:rPr>
            </w:rPrChange>
          </w:rPr>
          <w:t>37</w:t>
        </w:r>
        <w:r w:rsidRPr="003C74EA">
          <w:rPr>
            <w:rFonts w:ascii="Times" w:hAnsi="Times"/>
            <w:noProof/>
            <w:sz w:val="22"/>
            <w:szCs w:val="22"/>
            <w:rPrChange w:id="540" w:author="Chara Katiri" w:date="2015-04-12T03:47:00Z">
              <w:rPr>
                <w:noProof/>
              </w:rPr>
            </w:rPrChange>
          </w:rPr>
          <w:fldChar w:fldCharType="end"/>
        </w:r>
      </w:ins>
    </w:p>
    <w:p w14:paraId="37099277" w14:textId="77777777" w:rsidR="003C74EA" w:rsidRPr="003C74EA" w:rsidRDefault="003C74EA">
      <w:pPr>
        <w:pStyle w:val="TOC2"/>
        <w:tabs>
          <w:tab w:val="left" w:pos="1020"/>
          <w:tab w:val="right" w:leader="dot" w:pos="9010"/>
        </w:tabs>
        <w:spacing w:line="360" w:lineRule="auto"/>
        <w:contextualSpacing/>
        <w:rPr>
          <w:ins w:id="541" w:author="Chara Katiri" w:date="2015-04-12T03:47:00Z"/>
          <w:rFonts w:ascii="Times" w:hAnsi="Times"/>
          <w:noProof/>
          <w:sz w:val="22"/>
          <w:szCs w:val="22"/>
          <w:lang w:val="en-GB" w:eastAsia="ja-JP"/>
          <w:rPrChange w:id="542" w:author="Chara Katiri" w:date="2015-04-12T03:47:00Z">
            <w:rPr>
              <w:ins w:id="543" w:author="Chara Katiri" w:date="2015-04-12T03:47:00Z"/>
              <w:noProof/>
              <w:lang w:val="en-GB" w:eastAsia="ja-JP"/>
            </w:rPr>
          </w:rPrChange>
        </w:rPr>
        <w:pPrChange w:id="544" w:author="Chara Katiri" w:date="2015-04-12T03:47:00Z">
          <w:pPr>
            <w:pStyle w:val="TOC2"/>
            <w:tabs>
              <w:tab w:val="left" w:pos="1020"/>
              <w:tab w:val="right" w:leader="dot" w:pos="9010"/>
            </w:tabs>
          </w:pPr>
        </w:pPrChange>
      </w:pPr>
      <w:ins w:id="545" w:author="Chara Katiri" w:date="2015-04-12T03:47:00Z">
        <w:r w:rsidRPr="003C74EA">
          <w:rPr>
            <w:rFonts w:ascii="Times" w:hAnsi="Times" w:cs="Times New Roman"/>
            <w:noProof/>
            <w:sz w:val="22"/>
            <w:szCs w:val="22"/>
            <w:lang w:val="en-GB"/>
            <w:rPrChange w:id="546" w:author="Chara Katiri" w:date="2015-04-12T03:47:00Z">
              <w:rPr>
                <w:rFonts w:ascii="Times" w:hAnsi="Times" w:cs="Times New Roman"/>
                <w:noProof/>
                <w:lang w:val="en-GB"/>
              </w:rPr>
            </w:rPrChange>
          </w:rPr>
          <w:t>4.5.2.</w:t>
        </w:r>
        <w:r w:rsidRPr="003C74EA">
          <w:rPr>
            <w:rFonts w:ascii="Times" w:hAnsi="Times"/>
            <w:noProof/>
            <w:sz w:val="22"/>
            <w:szCs w:val="22"/>
            <w:lang w:val="en-GB" w:eastAsia="ja-JP"/>
            <w:rPrChange w:id="547" w:author="Chara Katiri" w:date="2015-04-12T03:47:00Z">
              <w:rPr>
                <w:noProof/>
                <w:lang w:val="en-GB" w:eastAsia="ja-JP"/>
              </w:rPr>
            </w:rPrChange>
          </w:rPr>
          <w:tab/>
        </w:r>
        <w:r w:rsidRPr="003C74EA">
          <w:rPr>
            <w:rFonts w:ascii="Times" w:hAnsi="Times" w:cs="Times New Roman"/>
            <w:noProof/>
            <w:sz w:val="22"/>
            <w:szCs w:val="22"/>
            <w:lang w:val="en-GB"/>
            <w:rPrChange w:id="548" w:author="Chara Katiri" w:date="2015-04-12T03:47:00Z">
              <w:rPr>
                <w:rFonts w:ascii="Times" w:hAnsi="Times" w:cs="Times New Roman"/>
                <w:noProof/>
                <w:lang w:val="en-GB"/>
              </w:rPr>
            </w:rPrChange>
          </w:rPr>
          <w:t>System issues</w:t>
        </w:r>
        <w:r w:rsidRPr="003C74EA">
          <w:rPr>
            <w:rFonts w:ascii="Times" w:hAnsi="Times"/>
            <w:noProof/>
            <w:sz w:val="22"/>
            <w:szCs w:val="22"/>
            <w:rPrChange w:id="549" w:author="Chara Katiri" w:date="2015-04-12T03:47:00Z">
              <w:rPr>
                <w:noProof/>
              </w:rPr>
            </w:rPrChange>
          </w:rPr>
          <w:tab/>
        </w:r>
        <w:r w:rsidRPr="003C74EA">
          <w:rPr>
            <w:rFonts w:ascii="Times" w:hAnsi="Times"/>
            <w:noProof/>
            <w:sz w:val="22"/>
            <w:szCs w:val="22"/>
            <w:rPrChange w:id="550" w:author="Chara Katiri" w:date="2015-04-12T03:47:00Z">
              <w:rPr>
                <w:noProof/>
              </w:rPr>
            </w:rPrChange>
          </w:rPr>
          <w:fldChar w:fldCharType="begin"/>
        </w:r>
        <w:r w:rsidRPr="003C74EA">
          <w:rPr>
            <w:rFonts w:ascii="Times" w:hAnsi="Times"/>
            <w:noProof/>
            <w:sz w:val="22"/>
            <w:szCs w:val="22"/>
            <w:rPrChange w:id="551" w:author="Chara Katiri" w:date="2015-04-12T03:47:00Z">
              <w:rPr>
                <w:noProof/>
              </w:rPr>
            </w:rPrChange>
          </w:rPr>
          <w:instrText xml:space="preserve"> PAGEREF _Toc290429786 \h </w:instrText>
        </w:r>
      </w:ins>
      <w:r w:rsidRPr="003C74EA">
        <w:rPr>
          <w:rFonts w:ascii="Times" w:hAnsi="Times"/>
          <w:noProof/>
          <w:sz w:val="22"/>
          <w:szCs w:val="22"/>
          <w:rPrChange w:id="552" w:author="Chara Katiri" w:date="2015-04-12T03:47:00Z">
            <w:rPr>
              <w:rFonts w:ascii="Times" w:hAnsi="Times"/>
              <w:noProof/>
              <w:sz w:val="22"/>
              <w:szCs w:val="22"/>
            </w:rPr>
          </w:rPrChange>
        </w:rPr>
      </w:r>
      <w:r w:rsidRPr="003C74EA">
        <w:rPr>
          <w:rFonts w:ascii="Times" w:hAnsi="Times"/>
          <w:noProof/>
          <w:sz w:val="22"/>
          <w:szCs w:val="22"/>
          <w:rPrChange w:id="553" w:author="Chara Katiri" w:date="2015-04-12T03:47:00Z">
            <w:rPr>
              <w:noProof/>
            </w:rPr>
          </w:rPrChange>
        </w:rPr>
        <w:fldChar w:fldCharType="separate"/>
      </w:r>
      <w:ins w:id="554" w:author="Chara Katiri" w:date="2015-04-12T03:47:00Z">
        <w:r w:rsidRPr="003C74EA">
          <w:rPr>
            <w:rFonts w:ascii="Times" w:hAnsi="Times"/>
            <w:noProof/>
            <w:sz w:val="22"/>
            <w:szCs w:val="22"/>
            <w:rPrChange w:id="555" w:author="Chara Katiri" w:date="2015-04-12T03:47:00Z">
              <w:rPr>
                <w:noProof/>
              </w:rPr>
            </w:rPrChange>
          </w:rPr>
          <w:t>37</w:t>
        </w:r>
        <w:r w:rsidRPr="003C74EA">
          <w:rPr>
            <w:rFonts w:ascii="Times" w:hAnsi="Times"/>
            <w:noProof/>
            <w:sz w:val="22"/>
            <w:szCs w:val="22"/>
            <w:rPrChange w:id="556" w:author="Chara Katiri" w:date="2015-04-12T03:47:00Z">
              <w:rPr>
                <w:noProof/>
              </w:rPr>
            </w:rPrChange>
          </w:rPr>
          <w:fldChar w:fldCharType="end"/>
        </w:r>
      </w:ins>
    </w:p>
    <w:p w14:paraId="0544BC12" w14:textId="77777777" w:rsidR="003C74EA" w:rsidRPr="003C74EA" w:rsidRDefault="003C74EA">
      <w:pPr>
        <w:pStyle w:val="TOC2"/>
        <w:tabs>
          <w:tab w:val="left" w:pos="840"/>
          <w:tab w:val="right" w:leader="dot" w:pos="9010"/>
        </w:tabs>
        <w:spacing w:line="360" w:lineRule="auto"/>
        <w:contextualSpacing/>
        <w:rPr>
          <w:ins w:id="557" w:author="Chara Katiri" w:date="2015-04-12T03:47:00Z"/>
          <w:rFonts w:ascii="Times" w:hAnsi="Times"/>
          <w:noProof/>
          <w:sz w:val="22"/>
          <w:szCs w:val="22"/>
          <w:lang w:val="en-GB" w:eastAsia="ja-JP"/>
          <w:rPrChange w:id="558" w:author="Chara Katiri" w:date="2015-04-12T03:47:00Z">
            <w:rPr>
              <w:ins w:id="559" w:author="Chara Katiri" w:date="2015-04-12T03:47:00Z"/>
              <w:noProof/>
              <w:lang w:val="en-GB" w:eastAsia="ja-JP"/>
            </w:rPr>
          </w:rPrChange>
        </w:rPr>
        <w:pPrChange w:id="560" w:author="Chara Katiri" w:date="2015-04-12T03:47:00Z">
          <w:pPr>
            <w:pStyle w:val="TOC2"/>
            <w:tabs>
              <w:tab w:val="left" w:pos="840"/>
              <w:tab w:val="right" w:leader="dot" w:pos="9010"/>
            </w:tabs>
          </w:pPr>
        </w:pPrChange>
      </w:pPr>
      <w:ins w:id="561" w:author="Chara Katiri" w:date="2015-04-12T03:47:00Z">
        <w:r w:rsidRPr="003C74EA">
          <w:rPr>
            <w:rFonts w:ascii="Times" w:hAnsi="Times" w:cs="Times New Roman"/>
            <w:noProof/>
            <w:color w:val="000000" w:themeColor="text1"/>
            <w:sz w:val="22"/>
            <w:szCs w:val="22"/>
            <w:lang w:val="en-GB"/>
            <w:rPrChange w:id="562" w:author="Chara Katiri" w:date="2015-04-12T03:47:00Z">
              <w:rPr>
                <w:rFonts w:ascii="Times" w:hAnsi="Times" w:cs="Times New Roman"/>
                <w:noProof/>
                <w:color w:val="000000" w:themeColor="text1"/>
                <w:lang w:val="en-GB"/>
              </w:rPr>
            </w:rPrChange>
          </w:rPr>
          <w:t>4.6.</w:t>
        </w:r>
        <w:r w:rsidRPr="003C74EA">
          <w:rPr>
            <w:rFonts w:ascii="Times" w:hAnsi="Times"/>
            <w:noProof/>
            <w:sz w:val="22"/>
            <w:szCs w:val="22"/>
            <w:lang w:val="en-GB" w:eastAsia="ja-JP"/>
            <w:rPrChange w:id="563" w:author="Chara Katiri" w:date="2015-04-12T03:47:00Z">
              <w:rPr>
                <w:noProof/>
                <w:lang w:val="en-GB" w:eastAsia="ja-JP"/>
              </w:rPr>
            </w:rPrChange>
          </w:rPr>
          <w:tab/>
        </w:r>
        <w:r w:rsidRPr="003C74EA">
          <w:rPr>
            <w:rFonts w:ascii="Times" w:hAnsi="Times" w:cs="Times New Roman"/>
            <w:noProof/>
            <w:sz w:val="22"/>
            <w:szCs w:val="22"/>
            <w:lang w:val="en-GB"/>
            <w:rPrChange w:id="564" w:author="Chara Katiri" w:date="2015-04-12T03:47:00Z">
              <w:rPr>
                <w:rFonts w:ascii="Times" w:hAnsi="Times" w:cs="Times New Roman"/>
                <w:noProof/>
                <w:lang w:val="en-GB"/>
              </w:rPr>
            </w:rPrChange>
          </w:rPr>
          <w:t>System risks, dependencies and timescales</w:t>
        </w:r>
        <w:r w:rsidRPr="003C74EA">
          <w:rPr>
            <w:rFonts w:ascii="Times" w:hAnsi="Times"/>
            <w:noProof/>
            <w:sz w:val="22"/>
            <w:szCs w:val="22"/>
            <w:rPrChange w:id="565" w:author="Chara Katiri" w:date="2015-04-12T03:47:00Z">
              <w:rPr>
                <w:noProof/>
              </w:rPr>
            </w:rPrChange>
          </w:rPr>
          <w:tab/>
        </w:r>
        <w:r w:rsidRPr="003C74EA">
          <w:rPr>
            <w:rFonts w:ascii="Times" w:hAnsi="Times"/>
            <w:noProof/>
            <w:sz w:val="22"/>
            <w:szCs w:val="22"/>
            <w:rPrChange w:id="566" w:author="Chara Katiri" w:date="2015-04-12T03:47:00Z">
              <w:rPr>
                <w:noProof/>
              </w:rPr>
            </w:rPrChange>
          </w:rPr>
          <w:fldChar w:fldCharType="begin"/>
        </w:r>
        <w:r w:rsidRPr="003C74EA">
          <w:rPr>
            <w:rFonts w:ascii="Times" w:hAnsi="Times"/>
            <w:noProof/>
            <w:sz w:val="22"/>
            <w:szCs w:val="22"/>
            <w:rPrChange w:id="567" w:author="Chara Katiri" w:date="2015-04-12T03:47:00Z">
              <w:rPr>
                <w:noProof/>
              </w:rPr>
            </w:rPrChange>
          </w:rPr>
          <w:instrText xml:space="preserve"> PAGEREF _Toc290429787 \h </w:instrText>
        </w:r>
      </w:ins>
      <w:r w:rsidRPr="003C74EA">
        <w:rPr>
          <w:rFonts w:ascii="Times" w:hAnsi="Times"/>
          <w:noProof/>
          <w:sz w:val="22"/>
          <w:szCs w:val="22"/>
          <w:rPrChange w:id="568" w:author="Chara Katiri" w:date="2015-04-12T03:47:00Z">
            <w:rPr>
              <w:rFonts w:ascii="Times" w:hAnsi="Times"/>
              <w:noProof/>
              <w:sz w:val="22"/>
              <w:szCs w:val="22"/>
            </w:rPr>
          </w:rPrChange>
        </w:rPr>
      </w:r>
      <w:r w:rsidRPr="003C74EA">
        <w:rPr>
          <w:rFonts w:ascii="Times" w:hAnsi="Times"/>
          <w:noProof/>
          <w:sz w:val="22"/>
          <w:szCs w:val="22"/>
          <w:rPrChange w:id="569" w:author="Chara Katiri" w:date="2015-04-12T03:47:00Z">
            <w:rPr>
              <w:noProof/>
            </w:rPr>
          </w:rPrChange>
        </w:rPr>
        <w:fldChar w:fldCharType="separate"/>
      </w:r>
      <w:ins w:id="570" w:author="Chara Katiri" w:date="2015-04-12T03:47:00Z">
        <w:r w:rsidRPr="003C74EA">
          <w:rPr>
            <w:rFonts w:ascii="Times" w:hAnsi="Times"/>
            <w:noProof/>
            <w:sz w:val="22"/>
            <w:szCs w:val="22"/>
            <w:rPrChange w:id="571" w:author="Chara Katiri" w:date="2015-04-12T03:47:00Z">
              <w:rPr>
                <w:noProof/>
              </w:rPr>
            </w:rPrChange>
          </w:rPr>
          <w:t>38</w:t>
        </w:r>
        <w:r w:rsidRPr="003C74EA">
          <w:rPr>
            <w:rFonts w:ascii="Times" w:hAnsi="Times"/>
            <w:noProof/>
            <w:sz w:val="22"/>
            <w:szCs w:val="22"/>
            <w:rPrChange w:id="572" w:author="Chara Katiri" w:date="2015-04-12T03:47:00Z">
              <w:rPr>
                <w:noProof/>
              </w:rPr>
            </w:rPrChange>
          </w:rPr>
          <w:fldChar w:fldCharType="end"/>
        </w:r>
      </w:ins>
    </w:p>
    <w:p w14:paraId="38EFB40A" w14:textId="77777777" w:rsidR="003C74EA" w:rsidRPr="003C74EA" w:rsidRDefault="003C74EA">
      <w:pPr>
        <w:pStyle w:val="TOC2"/>
        <w:tabs>
          <w:tab w:val="left" w:pos="1020"/>
          <w:tab w:val="right" w:leader="dot" w:pos="9010"/>
        </w:tabs>
        <w:spacing w:line="360" w:lineRule="auto"/>
        <w:contextualSpacing/>
        <w:rPr>
          <w:ins w:id="573" w:author="Chara Katiri" w:date="2015-04-12T03:47:00Z"/>
          <w:rFonts w:ascii="Times" w:hAnsi="Times"/>
          <w:noProof/>
          <w:sz w:val="22"/>
          <w:szCs w:val="22"/>
          <w:lang w:val="en-GB" w:eastAsia="ja-JP"/>
          <w:rPrChange w:id="574" w:author="Chara Katiri" w:date="2015-04-12T03:47:00Z">
            <w:rPr>
              <w:ins w:id="575" w:author="Chara Katiri" w:date="2015-04-12T03:47:00Z"/>
              <w:noProof/>
              <w:lang w:val="en-GB" w:eastAsia="ja-JP"/>
            </w:rPr>
          </w:rPrChange>
        </w:rPr>
        <w:pPrChange w:id="576" w:author="Chara Katiri" w:date="2015-04-12T03:47:00Z">
          <w:pPr>
            <w:pStyle w:val="TOC2"/>
            <w:tabs>
              <w:tab w:val="left" w:pos="1020"/>
              <w:tab w:val="right" w:leader="dot" w:pos="9010"/>
            </w:tabs>
          </w:pPr>
        </w:pPrChange>
      </w:pPr>
      <w:ins w:id="577" w:author="Chara Katiri" w:date="2015-04-12T03:47:00Z">
        <w:r w:rsidRPr="003C74EA">
          <w:rPr>
            <w:rFonts w:ascii="Times" w:hAnsi="Times" w:cs="Times New Roman"/>
            <w:noProof/>
            <w:sz w:val="22"/>
            <w:szCs w:val="22"/>
            <w:lang w:val="en-GB"/>
            <w:rPrChange w:id="578" w:author="Chara Katiri" w:date="2015-04-12T03:47:00Z">
              <w:rPr>
                <w:rFonts w:ascii="Times" w:hAnsi="Times" w:cs="Times New Roman"/>
                <w:noProof/>
                <w:lang w:val="en-GB"/>
              </w:rPr>
            </w:rPrChange>
          </w:rPr>
          <w:t>4.6.1.</w:t>
        </w:r>
        <w:r w:rsidRPr="003C74EA">
          <w:rPr>
            <w:rFonts w:ascii="Times" w:hAnsi="Times"/>
            <w:noProof/>
            <w:sz w:val="22"/>
            <w:szCs w:val="22"/>
            <w:lang w:val="en-GB" w:eastAsia="ja-JP"/>
            <w:rPrChange w:id="579" w:author="Chara Katiri" w:date="2015-04-12T03:47:00Z">
              <w:rPr>
                <w:noProof/>
                <w:lang w:val="en-GB" w:eastAsia="ja-JP"/>
              </w:rPr>
            </w:rPrChange>
          </w:rPr>
          <w:tab/>
        </w:r>
        <w:r w:rsidRPr="003C74EA">
          <w:rPr>
            <w:rFonts w:ascii="Times" w:hAnsi="Times" w:cs="Times New Roman"/>
            <w:noProof/>
            <w:sz w:val="22"/>
            <w:szCs w:val="22"/>
            <w:lang w:val="en-GB"/>
            <w:rPrChange w:id="580" w:author="Chara Katiri" w:date="2015-04-12T03:47:00Z">
              <w:rPr>
                <w:rFonts w:ascii="Times" w:hAnsi="Times" w:cs="Times New Roman"/>
                <w:noProof/>
                <w:lang w:val="en-GB"/>
              </w:rPr>
            </w:rPrChange>
          </w:rPr>
          <w:t>System risks</w:t>
        </w:r>
        <w:r w:rsidRPr="003C74EA">
          <w:rPr>
            <w:rFonts w:ascii="Times" w:hAnsi="Times"/>
            <w:noProof/>
            <w:sz w:val="22"/>
            <w:szCs w:val="22"/>
            <w:rPrChange w:id="581" w:author="Chara Katiri" w:date="2015-04-12T03:47:00Z">
              <w:rPr>
                <w:noProof/>
              </w:rPr>
            </w:rPrChange>
          </w:rPr>
          <w:tab/>
        </w:r>
        <w:r w:rsidRPr="003C74EA">
          <w:rPr>
            <w:rFonts w:ascii="Times" w:hAnsi="Times"/>
            <w:noProof/>
            <w:sz w:val="22"/>
            <w:szCs w:val="22"/>
            <w:rPrChange w:id="582" w:author="Chara Katiri" w:date="2015-04-12T03:47:00Z">
              <w:rPr>
                <w:noProof/>
              </w:rPr>
            </w:rPrChange>
          </w:rPr>
          <w:fldChar w:fldCharType="begin"/>
        </w:r>
        <w:r w:rsidRPr="003C74EA">
          <w:rPr>
            <w:rFonts w:ascii="Times" w:hAnsi="Times"/>
            <w:noProof/>
            <w:sz w:val="22"/>
            <w:szCs w:val="22"/>
            <w:rPrChange w:id="583" w:author="Chara Katiri" w:date="2015-04-12T03:47:00Z">
              <w:rPr>
                <w:noProof/>
              </w:rPr>
            </w:rPrChange>
          </w:rPr>
          <w:instrText xml:space="preserve"> PAGEREF _Toc290429788 \h </w:instrText>
        </w:r>
      </w:ins>
      <w:r w:rsidRPr="003C74EA">
        <w:rPr>
          <w:rFonts w:ascii="Times" w:hAnsi="Times"/>
          <w:noProof/>
          <w:sz w:val="22"/>
          <w:szCs w:val="22"/>
          <w:rPrChange w:id="584" w:author="Chara Katiri" w:date="2015-04-12T03:47:00Z">
            <w:rPr>
              <w:rFonts w:ascii="Times" w:hAnsi="Times"/>
              <w:noProof/>
              <w:sz w:val="22"/>
              <w:szCs w:val="22"/>
            </w:rPr>
          </w:rPrChange>
        </w:rPr>
      </w:r>
      <w:r w:rsidRPr="003C74EA">
        <w:rPr>
          <w:rFonts w:ascii="Times" w:hAnsi="Times"/>
          <w:noProof/>
          <w:sz w:val="22"/>
          <w:szCs w:val="22"/>
          <w:rPrChange w:id="585" w:author="Chara Katiri" w:date="2015-04-12T03:47:00Z">
            <w:rPr>
              <w:noProof/>
            </w:rPr>
          </w:rPrChange>
        </w:rPr>
        <w:fldChar w:fldCharType="separate"/>
      </w:r>
      <w:ins w:id="586" w:author="Chara Katiri" w:date="2015-04-12T03:47:00Z">
        <w:r w:rsidRPr="003C74EA">
          <w:rPr>
            <w:rFonts w:ascii="Times" w:hAnsi="Times"/>
            <w:noProof/>
            <w:sz w:val="22"/>
            <w:szCs w:val="22"/>
            <w:rPrChange w:id="587" w:author="Chara Katiri" w:date="2015-04-12T03:47:00Z">
              <w:rPr>
                <w:noProof/>
              </w:rPr>
            </w:rPrChange>
          </w:rPr>
          <w:t>38</w:t>
        </w:r>
        <w:r w:rsidRPr="003C74EA">
          <w:rPr>
            <w:rFonts w:ascii="Times" w:hAnsi="Times"/>
            <w:noProof/>
            <w:sz w:val="22"/>
            <w:szCs w:val="22"/>
            <w:rPrChange w:id="588" w:author="Chara Katiri" w:date="2015-04-12T03:47:00Z">
              <w:rPr>
                <w:noProof/>
              </w:rPr>
            </w:rPrChange>
          </w:rPr>
          <w:fldChar w:fldCharType="end"/>
        </w:r>
      </w:ins>
    </w:p>
    <w:p w14:paraId="5EDAB1A2" w14:textId="77777777" w:rsidR="003C74EA" w:rsidRPr="003C74EA" w:rsidRDefault="003C74EA">
      <w:pPr>
        <w:pStyle w:val="TOC2"/>
        <w:tabs>
          <w:tab w:val="left" w:pos="1020"/>
          <w:tab w:val="right" w:leader="dot" w:pos="9010"/>
        </w:tabs>
        <w:spacing w:line="360" w:lineRule="auto"/>
        <w:contextualSpacing/>
        <w:rPr>
          <w:ins w:id="589" w:author="Chara Katiri" w:date="2015-04-12T03:47:00Z"/>
          <w:rFonts w:ascii="Times" w:hAnsi="Times"/>
          <w:noProof/>
          <w:sz w:val="22"/>
          <w:szCs w:val="22"/>
          <w:lang w:val="en-GB" w:eastAsia="ja-JP"/>
          <w:rPrChange w:id="590" w:author="Chara Katiri" w:date="2015-04-12T03:47:00Z">
            <w:rPr>
              <w:ins w:id="591" w:author="Chara Katiri" w:date="2015-04-12T03:47:00Z"/>
              <w:noProof/>
              <w:lang w:val="en-GB" w:eastAsia="ja-JP"/>
            </w:rPr>
          </w:rPrChange>
        </w:rPr>
        <w:pPrChange w:id="592" w:author="Chara Katiri" w:date="2015-04-12T03:47:00Z">
          <w:pPr>
            <w:pStyle w:val="TOC2"/>
            <w:tabs>
              <w:tab w:val="left" w:pos="1020"/>
              <w:tab w:val="right" w:leader="dot" w:pos="9010"/>
            </w:tabs>
          </w:pPr>
        </w:pPrChange>
      </w:pPr>
      <w:ins w:id="593" w:author="Chara Katiri" w:date="2015-04-12T03:47:00Z">
        <w:r w:rsidRPr="003C74EA">
          <w:rPr>
            <w:rFonts w:ascii="Times" w:hAnsi="Times" w:cs="Times New Roman"/>
            <w:noProof/>
            <w:sz w:val="22"/>
            <w:szCs w:val="22"/>
            <w:lang w:val="en-GB"/>
            <w:rPrChange w:id="594" w:author="Chara Katiri" w:date="2015-04-12T03:47:00Z">
              <w:rPr>
                <w:rFonts w:ascii="Times" w:hAnsi="Times" w:cs="Times New Roman"/>
                <w:noProof/>
                <w:lang w:val="en-GB"/>
              </w:rPr>
            </w:rPrChange>
          </w:rPr>
          <w:t>4.6.2.</w:t>
        </w:r>
        <w:r w:rsidRPr="003C74EA">
          <w:rPr>
            <w:rFonts w:ascii="Times" w:hAnsi="Times"/>
            <w:noProof/>
            <w:sz w:val="22"/>
            <w:szCs w:val="22"/>
            <w:lang w:val="en-GB" w:eastAsia="ja-JP"/>
            <w:rPrChange w:id="595" w:author="Chara Katiri" w:date="2015-04-12T03:47:00Z">
              <w:rPr>
                <w:noProof/>
                <w:lang w:val="en-GB" w:eastAsia="ja-JP"/>
              </w:rPr>
            </w:rPrChange>
          </w:rPr>
          <w:tab/>
        </w:r>
        <w:r w:rsidRPr="003C74EA">
          <w:rPr>
            <w:rFonts w:ascii="Times" w:hAnsi="Times" w:cs="Times New Roman"/>
            <w:noProof/>
            <w:sz w:val="22"/>
            <w:szCs w:val="22"/>
            <w:lang w:val="en-GB"/>
            <w:rPrChange w:id="596" w:author="Chara Katiri" w:date="2015-04-12T03:47:00Z">
              <w:rPr>
                <w:rFonts w:ascii="Times" w:hAnsi="Times" w:cs="Times New Roman"/>
                <w:noProof/>
                <w:lang w:val="en-GB"/>
              </w:rPr>
            </w:rPrChange>
          </w:rPr>
          <w:t xml:space="preserve">System constraints </w:t>
        </w:r>
        <w:r w:rsidRPr="003C74EA">
          <w:rPr>
            <w:rFonts w:ascii="Times" w:hAnsi="Times"/>
            <w:noProof/>
            <w:sz w:val="22"/>
            <w:szCs w:val="22"/>
            <w:rPrChange w:id="597" w:author="Chara Katiri" w:date="2015-04-12T03:47:00Z">
              <w:rPr>
                <w:noProof/>
              </w:rPr>
            </w:rPrChange>
          </w:rPr>
          <w:tab/>
        </w:r>
        <w:r w:rsidRPr="003C74EA">
          <w:rPr>
            <w:rFonts w:ascii="Times" w:hAnsi="Times"/>
            <w:noProof/>
            <w:sz w:val="22"/>
            <w:szCs w:val="22"/>
            <w:rPrChange w:id="598" w:author="Chara Katiri" w:date="2015-04-12T03:47:00Z">
              <w:rPr>
                <w:noProof/>
              </w:rPr>
            </w:rPrChange>
          </w:rPr>
          <w:fldChar w:fldCharType="begin"/>
        </w:r>
        <w:r w:rsidRPr="003C74EA">
          <w:rPr>
            <w:rFonts w:ascii="Times" w:hAnsi="Times"/>
            <w:noProof/>
            <w:sz w:val="22"/>
            <w:szCs w:val="22"/>
            <w:rPrChange w:id="599" w:author="Chara Katiri" w:date="2015-04-12T03:47:00Z">
              <w:rPr>
                <w:noProof/>
              </w:rPr>
            </w:rPrChange>
          </w:rPr>
          <w:instrText xml:space="preserve"> PAGEREF _Toc290429789 \h </w:instrText>
        </w:r>
      </w:ins>
      <w:r w:rsidRPr="003C74EA">
        <w:rPr>
          <w:rFonts w:ascii="Times" w:hAnsi="Times"/>
          <w:noProof/>
          <w:sz w:val="22"/>
          <w:szCs w:val="22"/>
          <w:rPrChange w:id="600" w:author="Chara Katiri" w:date="2015-04-12T03:47:00Z">
            <w:rPr>
              <w:rFonts w:ascii="Times" w:hAnsi="Times"/>
              <w:noProof/>
              <w:sz w:val="22"/>
              <w:szCs w:val="22"/>
            </w:rPr>
          </w:rPrChange>
        </w:rPr>
      </w:r>
      <w:r w:rsidRPr="003C74EA">
        <w:rPr>
          <w:rFonts w:ascii="Times" w:hAnsi="Times"/>
          <w:noProof/>
          <w:sz w:val="22"/>
          <w:szCs w:val="22"/>
          <w:rPrChange w:id="601" w:author="Chara Katiri" w:date="2015-04-12T03:47:00Z">
            <w:rPr>
              <w:noProof/>
            </w:rPr>
          </w:rPrChange>
        </w:rPr>
        <w:fldChar w:fldCharType="separate"/>
      </w:r>
      <w:ins w:id="602" w:author="Chara Katiri" w:date="2015-04-12T03:47:00Z">
        <w:r w:rsidRPr="003C74EA">
          <w:rPr>
            <w:rFonts w:ascii="Times" w:hAnsi="Times"/>
            <w:noProof/>
            <w:sz w:val="22"/>
            <w:szCs w:val="22"/>
            <w:rPrChange w:id="603" w:author="Chara Katiri" w:date="2015-04-12T03:47:00Z">
              <w:rPr>
                <w:noProof/>
              </w:rPr>
            </w:rPrChange>
          </w:rPr>
          <w:t>38</w:t>
        </w:r>
        <w:r w:rsidRPr="003C74EA">
          <w:rPr>
            <w:rFonts w:ascii="Times" w:hAnsi="Times"/>
            <w:noProof/>
            <w:sz w:val="22"/>
            <w:szCs w:val="22"/>
            <w:rPrChange w:id="604" w:author="Chara Katiri" w:date="2015-04-12T03:47:00Z">
              <w:rPr>
                <w:noProof/>
              </w:rPr>
            </w:rPrChange>
          </w:rPr>
          <w:fldChar w:fldCharType="end"/>
        </w:r>
      </w:ins>
    </w:p>
    <w:p w14:paraId="06DD7111" w14:textId="77777777" w:rsidR="003C74EA" w:rsidRPr="003C74EA" w:rsidRDefault="003C74EA">
      <w:pPr>
        <w:pStyle w:val="TOC2"/>
        <w:tabs>
          <w:tab w:val="left" w:pos="1020"/>
          <w:tab w:val="right" w:leader="dot" w:pos="9010"/>
        </w:tabs>
        <w:spacing w:line="360" w:lineRule="auto"/>
        <w:contextualSpacing/>
        <w:rPr>
          <w:ins w:id="605" w:author="Chara Katiri" w:date="2015-04-12T03:47:00Z"/>
          <w:rFonts w:ascii="Times" w:hAnsi="Times"/>
          <w:noProof/>
          <w:sz w:val="22"/>
          <w:szCs w:val="22"/>
          <w:lang w:val="en-GB" w:eastAsia="ja-JP"/>
          <w:rPrChange w:id="606" w:author="Chara Katiri" w:date="2015-04-12T03:47:00Z">
            <w:rPr>
              <w:ins w:id="607" w:author="Chara Katiri" w:date="2015-04-12T03:47:00Z"/>
              <w:noProof/>
              <w:lang w:val="en-GB" w:eastAsia="ja-JP"/>
            </w:rPr>
          </w:rPrChange>
        </w:rPr>
        <w:pPrChange w:id="608" w:author="Chara Katiri" w:date="2015-04-12T03:47:00Z">
          <w:pPr>
            <w:pStyle w:val="TOC2"/>
            <w:tabs>
              <w:tab w:val="left" w:pos="1020"/>
              <w:tab w:val="right" w:leader="dot" w:pos="9010"/>
            </w:tabs>
          </w:pPr>
        </w:pPrChange>
      </w:pPr>
      <w:ins w:id="609" w:author="Chara Katiri" w:date="2015-04-12T03:47:00Z">
        <w:r w:rsidRPr="003C74EA">
          <w:rPr>
            <w:rFonts w:ascii="Times" w:hAnsi="Times" w:cs="Times New Roman"/>
            <w:noProof/>
            <w:sz w:val="22"/>
            <w:szCs w:val="22"/>
            <w:lang w:val="en-GB"/>
            <w:rPrChange w:id="610" w:author="Chara Katiri" w:date="2015-04-12T03:47:00Z">
              <w:rPr>
                <w:rFonts w:ascii="Times" w:hAnsi="Times" w:cs="Times New Roman"/>
                <w:noProof/>
                <w:lang w:val="en-GB"/>
              </w:rPr>
            </w:rPrChange>
          </w:rPr>
          <w:t>4.6.3.</w:t>
        </w:r>
        <w:r w:rsidRPr="003C74EA">
          <w:rPr>
            <w:rFonts w:ascii="Times" w:hAnsi="Times"/>
            <w:noProof/>
            <w:sz w:val="22"/>
            <w:szCs w:val="22"/>
            <w:lang w:val="en-GB" w:eastAsia="ja-JP"/>
            <w:rPrChange w:id="611" w:author="Chara Katiri" w:date="2015-04-12T03:47:00Z">
              <w:rPr>
                <w:noProof/>
                <w:lang w:val="en-GB" w:eastAsia="ja-JP"/>
              </w:rPr>
            </w:rPrChange>
          </w:rPr>
          <w:tab/>
        </w:r>
        <w:r w:rsidRPr="003C74EA">
          <w:rPr>
            <w:rFonts w:ascii="Times" w:hAnsi="Times" w:cs="Times New Roman"/>
            <w:noProof/>
            <w:sz w:val="22"/>
            <w:szCs w:val="22"/>
            <w:lang w:val="en-GB"/>
            <w:rPrChange w:id="612" w:author="Chara Katiri" w:date="2015-04-12T03:47:00Z">
              <w:rPr>
                <w:rFonts w:ascii="Times" w:hAnsi="Times" w:cs="Times New Roman"/>
                <w:noProof/>
                <w:lang w:val="en-GB"/>
              </w:rPr>
            </w:rPrChange>
          </w:rPr>
          <w:t>System dependencies</w:t>
        </w:r>
        <w:r w:rsidRPr="003C74EA">
          <w:rPr>
            <w:rFonts w:ascii="Times" w:hAnsi="Times"/>
            <w:noProof/>
            <w:sz w:val="22"/>
            <w:szCs w:val="22"/>
            <w:rPrChange w:id="613" w:author="Chara Katiri" w:date="2015-04-12T03:47:00Z">
              <w:rPr>
                <w:noProof/>
              </w:rPr>
            </w:rPrChange>
          </w:rPr>
          <w:tab/>
        </w:r>
        <w:r w:rsidRPr="003C74EA">
          <w:rPr>
            <w:rFonts w:ascii="Times" w:hAnsi="Times"/>
            <w:noProof/>
            <w:sz w:val="22"/>
            <w:szCs w:val="22"/>
            <w:rPrChange w:id="614" w:author="Chara Katiri" w:date="2015-04-12T03:47:00Z">
              <w:rPr>
                <w:noProof/>
              </w:rPr>
            </w:rPrChange>
          </w:rPr>
          <w:fldChar w:fldCharType="begin"/>
        </w:r>
        <w:r w:rsidRPr="003C74EA">
          <w:rPr>
            <w:rFonts w:ascii="Times" w:hAnsi="Times"/>
            <w:noProof/>
            <w:sz w:val="22"/>
            <w:szCs w:val="22"/>
            <w:rPrChange w:id="615" w:author="Chara Katiri" w:date="2015-04-12T03:47:00Z">
              <w:rPr>
                <w:noProof/>
              </w:rPr>
            </w:rPrChange>
          </w:rPr>
          <w:instrText xml:space="preserve"> PAGEREF _Toc290429790 \h </w:instrText>
        </w:r>
      </w:ins>
      <w:r w:rsidRPr="003C74EA">
        <w:rPr>
          <w:rFonts w:ascii="Times" w:hAnsi="Times"/>
          <w:noProof/>
          <w:sz w:val="22"/>
          <w:szCs w:val="22"/>
          <w:rPrChange w:id="616" w:author="Chara Katiri" w:date="2015-04-12T03:47:00Z">
            <w:rPr>
              <w:rFonts w:ascii="Times" w:hAnsi="Times"/>
              <w:noProof/>
              <w:sz w:val="22"/>
              <w:szCs w:val="22"/>
            </w:rPr>
          </w:rPrChange>
        </w:rPr>
      </w:r>
      <w:r w:rsidRPr="003C74EA">
        <w:rPr>
          <w:rFonts w:ascii="Times" w:hAnsi="Times"/>
          <w:noProof/>
          <w:sz w:val="22"/>
          <w:szCs w:val="22"/>
          <w:rPrChange w:id="617" w:author="Chara Katiri" w:date="2015-04-12T03:47:00Z">
            <w:rPr>
              <w:noProof/>
            </w:rPr>
          </w:rPrChange>
        </w:rPr>
        <w:fldChar w:fldCharType="separate"/>
      </w:r>
      <w:ins w:id="618" w:author="Chara Katiri" w:date="2015-04-12T03:47:00Z">
        <w:r w:rsidRPr="003C74EA">
          <w:rPr>
            <w:rFonts w:ascii="Times" w:hAnsi="Times"/>
            <w:noProof/>
            <w:sz w:val="22"/>
            <w:szCs w:val="22"/>
            <w:rPrChange w:id="619" w:author="Chara Katiri" w:date="2015-04-12T03:47:00Z">
              <w:rPr>
                <w:noProof/>
              </w:rPr>
            </w:rPrChange>
          </w:rPr>
          <w:t>38</w:t>
        </w:r>
        <w:r w:rsidRPr="003C74EA">
          <w:rPr>
            <w:rFonts w:ascii="Times" w:hAnsi="Times"/>
            <w:noProof/>
            <w:sz w:val="22"/>
            <w:szCs w:val="22"/>
            <w:rPrChange w:id="620" w:author="Chara Katiri" w:date="2015-04-12T03:47:00Z">
              <w:rPr>
                <w:noProof/>
              </w:rPr>
            </w:rPrChange>
          </w:rPr>
          <w:fldChar w:fldCharType="end"/>
        </w:r>
      </w:ins>
    </w:p>
    <w:p w14:paraId="78474B26" w14:textId="77777777" w:rsidR="003C74EA" w:rsidRPr="003C74EA" w:rsidRDefault="003C74EA">
      <w:pPr>
        <w:pStyle w:val="TOC2"/>
        <w:tabs>
          <w:tab w:val="left" w:pos="1020"/>
          <w:tab w:val="right" w:leader="dot" w:pos="9010"/>
        </w:tabs>
        <w:spacing w:line="360" w:lineRule="auto"/>
        <w:contextualSpacing/>
        <w:rPr>
          <w:ins w:id="621" w:author="Chara Katiri" w:date="2015-04-12T03:47:00Z"/>
          <w:rFonts w:ascii="Times" w:hAnsi="Times"/>
          <w:noProof/>
          <w:sz w:val="22"/>
          <w:szCs w:val="22"/>
          <w:lang w:val="en-GB" w:eastAsia="ja-JP"/>
          <w:rPrChange w:id="622" w:author="Chara Katiri" w:date="2015-04-12T03:47:00Z">
            <w:rPr>
              <w:ins w:id="623" w:author="Chara Katiri" w:date="2015-04-12T03:47:00Z"/>
              <w:noProof/>
              <w:lang w:val="en-GB" w:eastAsia="ja-JP"/>
            </w:rPr>
          </w:rPrChange>
        </w:rPr>
        <w:pPrChange w:id="624" w:author="Chara Katiri" w:date="2015-04-12T03:47:00Z">
          <w:pPr>
            <w:pStyle w:val="TOC2"/>
            <w:tabs>
              <w:tab w:val="left" w:pos="1020"/>
              <w:tab w:val="right" w:leader="dot" w:pos="9010"/>
            </w:tabs>
          </w:pPr>
        </w:pPrChange>
      </w:pPr>
      <w:ins w:id="625" w:author="Chara Katiri" w:date="2015-04-12T03:47:00Z">
        <w:r w:rsidRPr="003C74EA">
          <w:rPr>
            <w:rFonts w:ascii="Times" w:hAnsi="Times" w:cs="Times New Roman"/>
            <w:noProof/>
            <w:sz w:val="22"/>
            <w:szCs w:val="22"/>
            <w:lang w:val="en-GB"/>
            <w:rPrChange w:id="626" w:author="Chara Katiri" w:date="2015-04-12T03:47:00Z">
              <w:rPr>
                <w:rFonts w:ascii="Times" w:hAnsi="Times" w:cs="Times New Roman"/>
                <w:noProof/>
                <w:lang w:val="en-GB"/>
              </w:rPr>
            </w:rPrChange>
          </w:rPr>
          <w:t>4.6.4.</w:t>
        </w:r>
        <w:r w:rsidRPr="003C74EA">
          <w:rPr>
            <w:rFonts w:ascii="Times" w:hAnsi="Times"/>
            <w:noProof/>
            <w:sz w:val="22"/>
            <w:szCs w:val="22"/>
            <w:lang w:val="en-GB" w:eastAsia="ja-JP"/>
            <w:rPrChange w:id="627" w:author="Chara Katiri" w:date="2015-04-12T03:47:00Z">
              <w:rPr>
                <w:noProof/>
                <w:lang w:val="en-GB" w:eastAsia="ja-JP"/>
              </w:rPr>
            </w:rPrChange>
          </w:rPr>
          <w:tab/>
        </w:r>
        <w:r w:rsidRPr="003C74EA">
          <w:rPr>
            <w:rFonts w:ascii="Times" w:hAnsi="Times" w:cs="Times New Roman"/>
            <w:noProof/>
            <w:sz w:val="22"/>
            <w:szCs w:val="22"/>
            <w:lang w:val="en-GB"/>
            <w:rPrChange w:id="628" w:author="Chara Katiri" w:date="2015-04-12T03:47:00Z">
              <w:rPr>
                <w:rFonts w:ascii="Times" w:hAnsi="Times" w:cs="Times New Roman"/>
                <w:noProof/>
                <w:lang w:val="en-GB"/>
              </w:rPr>
            </w:rPrChange>
          </w:rPr>
          <w:t>System timescales</w:t>
        </w:r>
        <w:r w:rsidRPr="003C74EA">
          <w:rPr>
            <w:rFonts w:ascii="Times" w:hAnsi="Times"/>
            <w:noProof/>
            <w:sz w:val="22"/>
            <w:szCs w:val="22"/>
            <w:rPrChange w:id="629" w:author="Chara Katiri" w:date="2015-04-12T03:47:00Z">
              <w:rPr>
                <w:noProof/>
              </w:rPr>
            </w:rPrChange>
          </w:rPr>
          <w:tab/>
        </w:r>
        <w:r w:rsidRPr="003C74EA">
          <w:rPr>
            <w:rFonts w:ascii="Times" w:hAnsi="Times"/>
            <w:noProof/>
            <w:sz w:val="22"/>
            <w:szCs w:val="22"/>
            <w:rPrChange w:id="630" w:author="Chara Katiri" w:date="2015-04-12T03:47:00Z">
              <w:rPr>
                <w:noProof/>
              </w:rPr>
            </w:rPrChange>
          </w:rPr>
          <w:fldChar w:fldCharType="begin"/>
        </w:r>
        <w:r w:rsidRPr="003C74EA">
          <w:rPr>
            <w:rFonts w:ascii="Times" w:hAnsi="Times"/>
            <w:noProof/>
            <w:sz w:val="22"/>
            <w:szCs w:val="22"/>
            <w:rPrChange w:id="631" w:author="Chara Katiri" w:date="2015-04-12T03:47:00Z">
              <w:rPr>
                <w:noProof/>
              </w:rPr>
            </w:rPrChange>
          </w:rPr>
          <w:instrText xml:space="preserve"> PAGEREF _Toc290429791 \h </w:instrText>
        </w:r>
      </w:ins>
      <w:r w:rsidRPr="003C74EA">
        <w:rPr>
          <w:rFonts w:ascii="Times" w:hAnsi="Times"/>
          <w:noProof/>
          <w:sz w:val="22"/>
          <w:szCs w:val="22"/>
          <w:rPrChange w:id="632" w:author="Chara Katiri" w:date="2015-04-12T03:47:00Z">
            <w:rPr>
              <w:rFonts w:ascii="Times" w:hAnsi="Times"/>
              <w:noProof/>
              <w:sz w:val="22"/>
              <w:szCs w:val="22"/>
            </w:rPr>
          </w:rPrChange>
        </w:rPr>
      </w:r>
      <w:r w:rsidRPr="003C74EA">
        <w:rPr>
          <w:rFonts w:ascii="Times" w:hAnsi="Times"/>
          <w:noProof/>
          <w:sz w:val="22"/>
          <w:szCs w:val="22"/>
          <w:rPrChange w:id="633" w:author="Chara Katiri" w:date="2015-04-12T03:47:00Z">
            <w:rPr>
              <w:noProof/>
            </w:rPr>
          </w:rPrChange>
        </w:rPr>
        <w:fldChar w:fldCharType="separate"/>
      </w:r>
      <w:ins w:id="634" w:author="Chara Katiri" w:date="2015-04-12T03:47:00Z">
        <w:r w:rsidRPr="003C74EA">
          <w:rPr>
            <w:rFonts w:ascii="Times" w:hAnsi="Times"/>
            <w:noProof/>
            <w:sz w:val="22"/>
            <w:szCs w:val="22"/>
            <w:rPrChange w:id="635" w:author="Chara Katiri" w:date="2015-04-12T03:47:00Z">
              <w:rPr>
                <w:noProof/>
              </w:rPr>
            </w:rPrChange>
          </w:rPr>
          <w:t>39</w:t>
        </w:r>
        <w:r w:rsidRPr="003C74EA">
          <w:rPr>
            <w:rFonts w:ascii="Times" w:hAnsi="Times"/>
            <w:noProof/>
            <w:sz w:val="22"/>
            <w:szCs w:val="22"/>
            <w:rPrChange w:id="636" w:author="Chara Katiri" w:date="2015-04-12T03:47:00Z">
              <w:rPr>
                <w:noProof/>
              </w:rPr>
            </w:rPrChange>
          </w:rPr>
          <w:fldChar w:fldCharType="end"/>
        </w:r>
      </w:ins>
    </w:p>
    <w:p w14:paraId="621AF6ED" w14:textId="77777777" w:rsidR="003C74EA" w:rsidRPr="003C74EA" w:rsidRDefault="003C74EA" w:rsidP="003C74EA">
      <w:pPr>
        <w:pStyle w:val="TOC1"/>
        <w:tabs>
          <w:tab w:val="left" w:pos="405"/>
          <w:tab w:val="right" w:leader="dot" w:pos="9010"/>
        </w:tabs>
        <w:rPr>
          <w:ins w:id="637" w:author="Chara Katiri" w:date="2015-04-12T03:47:00Z"/>
          <w:noProof/>
          <w:lang w:val="en-GB" w:eastAsia="ja-JP"/>
          <w:rPrChange w:id="638" w:author="Chara Katiri" w:date="2015-04-12T03:47:00Z">
            <w:rPr>
              <w:ins w:id="639" w:author="Chara Katiri" w:date="2015-04-12T03:47:00Z"/>
              <w:rFonts w:asciiTheme="minorHAnsi" w:hAnsiTheme="minorHAnsi"/>
              <w:noProof/>
              <w:sz w:val="24"/>
              <w:szCs w:val="24"/>
              <w:lang w:val="en-GB" w:eastAsia="ja-JP"/>
            </w:rPr>
          </w:rPrChange>
        </w:rPr>
      </w:pPr>
      <w:ins w:id="640" w:author="Chara Katiri" w:date="2015-04-12T03:47:00Z">
        <w:r w:rsidRPr="003C74EA">
          <w:rPr>
            <w:rFonts w:cs="Times New Roman"/>
            <w:noProof/>
            <w:lang w:val="en-GB"/>
          </w:rPr>
          <w:t>5.</w:t>
        </w:r>
        <w:r w:rsidRPr="003C74EA">
          <w:rPr>
            <w:noProof/>
            <w:lang w:val="en-GB" w:eastAsia="ja-JP"/>
            <w:rPrChange w:id="641" w:author="Chara Katiri" w:date="2015-04-12T03:47:00Z">
              <w:rPr>
                <w:rFonts w:asciiTheme="minorHAnsi" w:hAnsiTheme="minorHAnsi"/>
                <w:noProof/>
                <w:sz w:val="24"/>
                <w:szCs w:val="24"/>
                <w:lang w:val="en-GB" w:eastAsia="ja-JP"/>
              </w:rPr>
            </w:rPrChange>
          </w:rPr>
          <w:tab/>
        </w:r>
        <w:r w:rsidRPr="003C74EA">
          <w:rPr>
            <w:rFonts w:cs="Times New Roman"/>
            <w:noProof/>
            <w:lang w:val="en-GB"/>
          </w:rPr>
          <w:t>System implementation</w:t>
        </w:r>
        <w:r w:rsidRPr="003C74EA">
          <w:rPr>
            <w:noProof/>
          </w:rPr>
          <w:tab/>
        </w:r>
        <w:r w:rsidRPr="003C74EA">
          <w:rPr>
            <w:noProof/>
          </w:rPr>
          <w:fldChar w:fldCharType="begin"/>
        </w:r>
        <w:r w:rsidRPr="003C74EA">
          <w:rPr>
            <w:noProof/>
          </w:rPr>
          <w:instrText xml:space="preserve"> PAGEREF _Toc290429792 \h </w:instrText>
        </w:r>
      </w:ins>
      <w:r w:rsidRPr="003C74EA">
        <w:rPr>
          <w:noProof/>
        </w:rPr>
      </w:r>
      <w:r w:rsidRPr="003C74EA">
        <w:rPr>
          <w:noProof/>
        </w:rPr>
        <w:fldChar w:fldCharType="separate"/>
      </w:r>
      <w:ins w:id="642" w:author="Chara Katiri" w:date="2015-04-12T03:47:00Z">
        <w:r w:rsidRPr="003C74EA">
          <w:rPr>
            <w:noProof/>
          </w:rPr>
          <w:t>40</w:t>
        </w:r>
        <w:r w:rsidRPr="003C74EA">
          <w:rPr>
            <w:noProof/>
          </w:rPr>
          <w:fldChar w:fldCharType="end"/>
        </w:r>
      </w:ins>
    </w:p>
    <w:p w14:paraId="3F7FC155" w14:textId="77777777" w:rsidR="003C74EA" w:rsidRPr="003C74EA" w:rsidRDefault="003C74EA">
      <w:pPr>
        <w:pStyle w:val="TOC2"/>
        <w:tabs>
          <w:tab w:val="left" w:pos="840"/>
          <w:tab w:val="right" w:leader="dot" w:pos="9010"/>
        </w:tabs>
        <w:spacing w:line="360" w:lineRule="auto"/>
        <w:contextualSpacing/>
        <w:rPr>
          <w:ins w:id="643" w:author="Chara Katiri" w:date="2015-04-12T03:47:00Z"/>
          <w:rFonts w:ascii="Times" w:hAnsi="Times"/>
          <w:noProof/>
          <w:sz w:val="22"/>
          <w:szCs w:val="22"/>
          <w:lang w:val="en-GB" w:eastAsia="ja-JP"/>
          <w:rPrChange w:id="644" w:author="Chara Katiri" w:date="2015-04-12T03:47:00Z">
            <w:rPr>
              <w:ins w:id="645" w:author="Chara Katiri" w:date="2015-04-12T03:47:00Z"/>
              <w:noProof/>
              <w:lang w:val="en-GB" w:eastAsia="ja-JP"/>
            </w:rPr>
          </w:rPrChange>
        </w:rPr>
        <w:pPrChange w:id="646" w:author="Chara Katiri" w:date="2015-04-12T03:47:00Z">
          <w:pPr>
            <w:pStyle w:val="TOC2"/>
            <w:tabs>
              <w:tab w:val="left" w:pos="840"/>
              <w:tab w:val="right" w:leader="dot" w:pos="9010"/>
            </w:tabs>
          </w:pPr>
        </w:pPrChange>
      </w:pPr>
      <w:ins w:id="647" w:author="Chara Katiri" w:date="2015-04-12T03:47:00Z">
        <w:r w:rsidRPr="003C74EA">
          <w:rPr>
            <w:rFonts w:ascii="Times" w:hAnsi="Times" w:cs="Times New Roman"/>
            <w:noProof/>
            <w:sz w:val="22"/>
            <w:szCs w:val="22"/>
            <w:lang w:val="en-GB"/>
            <w:rPrChange w:id="648" w:author="Chara Katiri" w:date="2015-04-12T03:47:00Z">
              <w:rPr>
                <w:rFonts w:ascii="Times" w:hAnsi="Times" w:cs="Times New Roman"/>
                <w:noProof/>
                <w:lang w:val="en-GB"/>
              </w:rPr>
            </w:rPrChange>
          </w:rPr>
          <w:t>5.1.</w:t>
        </w:r>
        <w:r w:rsidRPr="003C74EA">
          <w:rPr>
            <w:rFonts w:ascii="Times" w:hAnsi="Times"/>
            <w:noProof/>
            <w:sz w:val="22"/>
            <w:szCs w:val="22"/>
            <w:lang w:val="en-GB" w:eastAsia="ja-JP"/>
            <w:rPrChange w:id="649" w:author="Chara Katiri" w:date="2015-04-12T03:47:00Z">
              <w:rPr>
                <w:noProof/>
                <w:lang w:val="en-GB" w:eastAsia="ja-JP"/>
              </w:rPr>
            </w:rPrChange>
          </w:rPr>
          <w:tab/>
        </w:r>
        <w:r w:rsidRPr="003C74EA">
          <w:rPr>
            <w:rFonts w:ascii="Times" w:hAnsi="Times" w:cs="Times New Roman"/>
            <w:noProof/>
            <w:sz w:val="22"/>
            <w:szCs w:val="22"/>
            <w:lang w:val="en-GB"/>
            <w:rPrChange w:id="650" w:author="Chara Katiri" w:date="2015-04-12T03:47:00Z">
              <w:rPr>
                <w:rFonts w:ascii="Times" w:hAnsi="Times" w:cs="Times New Roman"/>
                <w:noProof/>
                <w:lang w:val="en-GB"/>
              </w:rPr>
            </w:rPrChange>
          </w:rPr>
          <w:t>Implementation plan</w:t>
        </w:r>
        <w:r w:rsidRPr="003C74EA">
          <w:rPr>
            <w:rFonts w:ascii="Times" w:hAnsi="Times"/>
            <w:noProof/>
            <w:sz w:val="22"/>
            <w:szCs w:val="22"/>
            <w:rPrChange w:id="651" w:author="Chara Katiri" w:date="2015-04-12T03:47:00Z">
              <w:rPr>
                <w:noProof/>
              </w:rPr>
            </w:rPrChange>
          </w:rPr>
          <w:tab/>
        </w:r>
        <w:r w:rsidRPr="003C74EA">
          <w:rPr>
            <w:rFonts w:ascii="Times" w:hAnsi="Times"/>
            <w:noProof/>
            <w:sz w:val="22"/>
            <w:szCs w:val="22"/>
            <w:rPrChange w:id="652" w:author="Chara Katiri" w:date="2015-04-12T03:47:00Z">
              <w:rPr>
                <w:noProof/>
              </w:rPr>
            </w:rPrChange>
          </w:rPr>
          <w:fldChar w:fldCharType="begin"/>
        </w:r>
        <w:r w:rsidRPr="003C74EA">
          <w:rPr>
            <w:rFonts w:ascii="Times" w:hAnsi="Times"/>
            <w:noProof/>
            <w:sz w:val="22"/>
            <w:szCs w:val="22"/>
            <w:rPrChange w:id="653" w:author="Chara Katiri" w:date="2015-04-12T03:47:00Z">
              <w:rPr>
                <w:noProof/>
              </w:rPr>
            </w:rPrChange>
          </w:rPr>
          <w:instrText xml:space="preserve"> PAGEREF _Toc290429793 \h </w:instrText>
        </w:r>
      </w:ins>
      <w:r w:rsidRPr="003C74EA">
        <w:rPr>
          <w:rFonts w:ascii="Times" w:hAnsi="Times"/>
          <w:noProof/>
          <w:sz w:val="22"/>
          <w:szCs w:val="22"/>
          <w:rPrChange w:id="654" w:author="Chara Katiri" w:date="2015-04-12T03:47:00Z">
            <w:rPr>
              <w:rFonts w:ascii="Times" w:hAnsi="Times"/>
              <w:noProof/>
              <w:sz w:val="22"/>
              <w:szCs w:val="22"/>
            </w:rPr>
          </w:rPrChange>
        </w:rPr>
      </w:r>
      <w:r w:rsidRPr="003C74EA">
        <w:rPr>
          <w:rFonts w:ascii="Times" w:hAnsi="Times"/>
          <w:noProof/>
          <w:sz w:val="22"/>
          <w:szCs w:val="22"/>
          <w:rPrChange w:id="655" w:author="Chara Katiri" w:date="2015-04-12T03:47:00Z">
            <w:rPr>
              <w:noProof/>
            </w:rPr>
          </w:rPrChange>
        </w:rPr>
        <w:fldChar w:fldCharType="separate"/>
      </w:r>
      <w:ins w:id="656" w:author="Chara Katiri" w:date="2015-04-12T03:47:00Z">
        <w:r w:rsidRPr="003C74EA">
          <w:rPr>
            <w:rFonts w:ascii="Times" w:hAnsi="Times"/>
            <w:noProof/>
            <w:sz w:val="22"/>
            <w:szCs w:val="22"/>
            <w:rPrChange w:id="657" w:author="Chara Katiri" w:date="2015-04-12T03:47:00Z">
              <w:rPr>
                <w:noProof/>
              </w:rPr>
            </w:rPrChange>
          </w:rPr>
          <w:t>40</w:t>
        </w:r>
        <w:r w:rsidRPr="003C74EA">
          <w:rPr>
            <w:rFonts w:ascii="Times" w:hAnsi="Times"/>
            <w:noProof/>
            <w:sz w:val="22"/>
            <w:szCs w:val="22"/>
            <w:rPrChange w:id="658" w:author="Chara Katiri" w:date="2015-04-12T03:47:00Z">
              <w:rPr>
                <w:noProof/>
              </w:rPr>
            </w:rPrChange>
          </w:rPr>
          <w:fldChar w:fldCharType="end"/>
        </w:r>
      </w:ins>
    </w:p>
    <w:p w14:paraId="2328AE8D" w14:textId="77777777" w:rsidR="003C74EA" w:rsidRPr="003C74EA" w:rsidRDefault="003C74EA">
      <w:pPr>
        <w:pStyle w:val="TOC2"/>
        <w:tabs>
          <w:tab w:val="left" w:pos="840"/>
          <w:tab w:val="right" w:leader="dot" w:pos="9010"/>
        </w:tabs>
        <w:spacing w:line="360" w:lineRule="auto"/>
        <w:contextualSpacing/>
        <w:rPr>
          <w:ins w:id="659" w:author="Chara Katiri" w:date="2015-04-12T03:47:00Z"/>
          <w:rFonts w:ascii="Times" w:hAnsi="Times"/>
          <w:noProof/>
          <w:sz w:val="22"/>
          <w:szCs w:val="22"/>
          <w:lang w:val="en-GB" w:eastAsia="ja-JP"/>
          <w:rPrChange w:id="660" w:author="Chara Katiri" w:date="2015-04-12T03:47:00Z">
            <w:rPr>
              <w:ins w:id="661" w:author="Chara Katiri" w:date="2015-04-12T03:47:00Z"/>
              <w:noProof/>
              <w:lang w:val="en-GB" w:eastAsia="ja-JP"/>
            </w:rPr>
          </w:rPrChange>
        </w:rPr>
        <w:pPrChange w:id="662" w:author="Chara Katiri" w:date="2015-04-12T03:47:00Z">
          <w:pPr>
            <w:pStyle w:val="TOC2"/>
            <w:tabs>
              <w:tab w:val="left" w:pos="840"/>
              <w:tab w:val="right" w:leader="dot" w:pos="9010"/>
            </w:tabs>
          </w:pPr>
        </w:pPrChange>
      </w:pPr>
      <w:ins w:id="663" w:author="Chara Katiri" w:date="2015-04-12T03:47:00Z">
        <w:r w:rsidRPr="003C74EA">
          <w:rPr>
            <w:rFonts w:ascii="Times" w:hAnsi="Times" w:cs="Times New Roman"/>
            <w:noProof/>
            <w:sz w:val="22"/>
            <w:szCs w:val="22"/>
            <w:lang w:val="en-GB"/>
            <w:rPrChange w:id="664" w:author="Chara Katiri" w:date="2015-04-12T03:47:00Z">
              <w:rPr>
                <w:rFonts w:ascii="Times" w:hAnsi="Times" w:cs="Times New Roman"/>
                <w:noProof/>
                <w:lang w:val="en-GB"/>
              </w:rPr>
            </w:rPrChange>
          </w:rPr>
          <w:t>5.2.</w:t>
        </w:r>
        <w:r w:rsidRPr="003C74EA">
          <w:rPr>
            <w:rFonts w:ascii="Times" w:hAnsi="Times"/>
            <w:noProof/>
            <w:sz w:val="22"/>
            <w:szCs w:val="22"/>
            <w:lang w:val="en-GB" w:eastAsia="ja-JP"/>
            <w:rPrChange w:id="665" w:author="Chara Katiri" w:date="2015-04-12T03:47:00Z">
              <w:rPr>
                <w:noProof/>
                <w:lang w:val="en-GB" w:eastAsia="ja-JP"/>
              </w:rPr>
            </w:rPrChange>
          </w:rPr>
          <w:tab/>
        </w:r>
        <w:r w:rsidRPr="003C74EA">
          <w:rPr>
            <w:rFonts w:ascii="Times" w:hAnsi="Times" w:cs="Times New Roman"/>
            <w:noProof/>
            <w:sz w:val="22"/>
            <w:szCs w:val="22"/>
            <w:lang w:val="en-GB"/>
            <w:rPrChange w:id="666" w:author="Chara Katiri" w:date="2015-04-12T03:47:00Z">
              <w:rPr>
                <w:rFonts w:ascii="Times" w:hAnsi="Times" w:cs="Times New Roman"/>
                <w:noProof/>
                <w:lang w:val="en-GB"/>
              </w:rPr>
            </w:rPrChange>
          </w:rPr>
          <w:t>Build tools and libraries</w:t>
        </w:r>
        <w:r w:rsidRPr="003C74EA">
          <w:rPr>
            <w:rFonts w:ascii="Times" w:hAnsi="Times"/>
            <w:noProof/>
            <w:sz w:val="22"/>
            <w:szCs w:val="22"/>
            <w:rPrChange w:id="667" w:author="Chara Katiri" w:date="2015-04-12T03:47:00Z">
              <w:rPr>
                <w:noProof/>
              </w:rPr>
            </w:rPrChange>
          </w:rPr>
          <w:tab/>
        </w:r>
        <w:r w:rsidRPr="003C74EA">
          <w:rPr>
            <w:rFonts w:ascii="Times" w:hAnsi="Times"/>
            <w:noProof/>
            <w:sz w:val="22"/>
            <w:szCs w:val="22"/>
            <w:rPrChange w:id="668" w:author="Chara Katiri" w:date="2015-04-12T03:47:00Z">
              <w:rPr>
                <w:noProof/>
              </w:rPr>
            </w:rPrChange>
          </w:rPr>
          <w:fldChar w:fldCharType="begin"/>
        </w:r>
        <w:r w:rsidRPr="003C74EA">
          <w:rPr>
            <w:rFonts w:ascii="Times" w:hAnsi="Times"/>
            <w:noProof/>
            <w:sz w:val="22"/>
            <w:szCs w:val="22"/>
            <w:rPrChange w:id="669" w:author="Chara Katiri" w:date="2015-04-12T03:47:00Z">
              <w:rPr>
                <w:noProof/>
              </w:rPr>
            </w:rPrChange>
          </w:rPr>
          <w:instrText xml:space="preserve"> PAGEREF _Toc290429794 \h </w:instrText>
        </w:r>
      </w:ins>
      <w:r w:rsidRPr="003C74EA">
        <w:rPr>
          <w:rFonts w:ascii="Times" w:hAnsi="Times"/>
          <w:noProof/>
          <w:sz w:val="22"/>
          <w:szCs w:val="22"/>
          <w:rPrChange w:id="670" w:author="Chara Katiri" w:date="2015-04-12T03:47:00Z">
            <w:rPr>
              <w:rFonts w:ascii="Times" w:hAnsi="Times"/>
              <w:noProof/>
              <w:sz w:val="22"/>
              <w:szCs w:val="22"/>
            </w:rPr>
          </w:rPrChange>
        </w:rPr>
      </w:r>
      <w:r w:rsidRPr="003C74EA">
        <w:rPr>
          <w:rFonts w:ascii="Times" w:hAnsi="Times"/>
          <w:noProof/>
          <w:sz w:val="22"/>
          <w:szCs w:val="22"/>
          <w:rPrChange w:id="671" w:author="Chara Katiri" w:date="2015-04-12T03:47:00Z">
            <w:rPr>
              <w:noProof/>
            </w:rPr>
          </w:rPrChange>
        </w:rPr>
        <w:fldChar w:fldCharType="separate"/>
      </w:r>
      <w:ins w:id="672" w:author="Chara Katiri" w:date="2015-04-12T03:47:00Z">
        <w:r w:rsidRPr="003C74EA">
          <w:rPr>
            <w:rFonts w:ascii="Times" w:hAnsi="Times"/>
            <w:noProof/>
            <w:sz w:val="22"/>
            <w:szCs w:val="22"/>
            <w:rPrChange w:id="673" w:author="Chara Katiri" w:date="2015-04-12T03:47:00Z">
              <w:rPr>
                <w:noProof/>
              </w:rPr>
            </w:rPrChange>
          </w:rPr>
          <w:t>40</w:t>
        </w:r>
        <w:r w:rsidRPr="003C74EA">
          <w:rPr>
            <w:rFonts w:ascii="Times" w:hAnsi="Times"/>
            <w:noProof/>
            <w:sz w:val="22"/>
            <w:szCs w:val="22"/>
            <w:rPrChange w:id="674" w:author="Chara Katiri" w:date="2015-04-12T03:47:00Z">
              <w:rPr>
                <w:noProof/>
              </w:rPr>
            </w:rPrChange>
          </w:rPr>
          <w:fldChar w:fldCharType="end"/>
        </w:r>
      </w:ins>
    </w:p>
    <w:p w14:paraId="6ABD1470" w14:textId="77777777" w:rsidR="003C74EA" w:rsidRPr="003C74EA" w:rsidRDefault="003C74EA">
      <w:pPr>
        <w:pStyle w:val="TOC2"/>
        <w:tabs>
          <w:tab w:val="left" w:pos="840"/>
          <w:tab w:val="right" w:leader="dot" w:pos="9010"/>
        </w:tabs>
        <w:spacing w:line="360" w:lineRule="auto"/>
        <w:contextualSpacing/>
        <w:rPr>
          <w:ins w:id="675" w:author="Chara Katiri" w:date="2015-04-12T03:47:00Z"/>
          <w:rFonts w:ascii="Times" w:hAnsi="Times"/>
          <w:noProof/>
          <w:sz w:val="22"/>
          <w:szCs w:val="22"/>
          <w:lang w:val="en-GB" w:eastAsia="ja-JP"/>
          <w:rPrChange w:id="676" w:author="Chara Katiri" w:date="2015-04-12T03:47:00Z">
            <w:rPr>
              <w:ins w:id="677" w:author="Chara Katiri" w:date="2015-04-12T03:47:00Z"/>
              <w:noProof/>
              <w:lang w:val="en-GB" w:eastAsia="ja-JP"/>
            </w:rPr>
          </w:rPrChange>
        </w:rPr>
        <w:pPrChange w:id="678" w:author="Chara Katiri" w:date="2015-04-12T03:47:00Z">
          <w:pPr>
            <w:pStyle w:val="TOC2"/>
            <w:tabs>
              <w:tab w:val="left" w:pos="840"/>
              <w:tab w:val="right" w:leader="dot" w:pos="9010"/>
            </w:tabs>
          </w:pPr>
        </w:pPrChange>
      </w:pPr>
      <w:ins w:id="679" w:author="Chara Katiri" w:date="2015-04-12T03:47:00Z">
        <w:r w:rsidRPr="003C74EA">
          <w:rPr>
            <w:rFonts w:ascii="Times" w:hAnsi="Times" w:cs="Times New Roman"/>
            <w:noProof/>
            <w:sz w:val="22"/>
            <w:szCs w:val="22"/>
            <w:lang w:val="en-GB"/>
            <w:rPrChange w:id="680" w:author="Chara Katiri" w:date="2015-04-12T03:47:00Z">
              <w:rPr>
                <w:rFonts w:ascii="Times" w:hAnsi="Times" w:cs="Times New Roman"/>
                <w:noProof/>
                <w:lang w:val="en-GB"/>
              </w:rPr>
            </w:rPrChange>
          </w:rPr>
          <w:t>5.3.</w:t>
        </w:r>
        <w:r w:rsidRPr="003C74EA">
          <w:rPr>
            <w:rFonts w:ascii="Times" w:hAnsi="Times"/>
            <w:noProof/>
            <w:sz w:val="22"/>
            <w:szCs w:val="22"/>
            <w:lang w:val="en-GB" w:eastAsia="ja-JP"/>
            <w:rPrChange w:id="681" w:author="Chara Katiri" w:date="2015-04-12T03:47:00Z">
              <w:rPr>
                <w:noProof/>
                <w:lang w:val="en-GB" w:eastAsia="ja-JP"/>
              </w:rPr>
            </w:rPrChange>
          </w:rPr>
          <w:tab/>
        </w:r>
        <w:r w:rsidRPr="003C74EA">
          <w:rPr>
            <w:rFonts w:ascii="Times" w:hAnsi="Times" w:cs="Times New Roman"/>
            <w:noProof/>
            <w:sz w:val="22"/>
            <w:szCs w:val="22"/>
            <w:lang w:val="en-GB"/>
            <w:rPrChange w:id="682" w:author="Chara Katiri" w:date="2015-04-12T03:47:00Z">
              <w:rPr>
                <w:rFonts w:ascii="Times" w:hAnsi="Times" w:cs="Times New Roman"/>
                <w:noProof/>
                <w:lang w:val="en-GB"/>
              </w:rPr>
            </w:rPrChange>
          </w:rPr>
          <w:t>Database creation and integration</w:t>
        </w:r>
        <w:r w:rsidRPr="003C74EA">
          <w:rPr>
            <w:rFonts w:ascii="Times" w:hAnsi="Times"/>
            <w:noProof/>
            <w:sz w:val="22"/>
            <w:szCs w:val="22"/>
            <w:rPrChange w:id="683" w:author="Chara Katiri" w:date="2015-04-12T03:47:00Z">
              <w:rPr>
                <w:noProof/>
              </w:rPr>
            </w:rPrChange>
          </w:rPr>
          <w:tab/>
        </w:r>
        <w:r w:rsidRPr="003C74EA">
          <w:rPr>
            <w:rFonts w:ascii="Times" w:hAnsi="Times"/>
            <w:noProof/>
            <w:sz w:val="22"/>
            <w:szCs w:val="22"/>
            <w:rPrChange w:id="684" w:author="Chara Katiri" w:date="2015-04-12T03:47:00Z">
              <w:rPr>
                <w:noProof/>
              </w:rPr>
            </w:rPrChange>
          </w:rPr>
          <w:fldChar w:fldCharType="begin"/>
        </w:r>
        <w:r w:rsidRPr="003C74EA">
          <w:rPr>
            <w:rFonts w:ascii="Times" w:hAnsi="Times"/>
            <w:noProof/>
            <w:sz w:val="22"/>
            <w:szCs w:val="22"/>
            <w:rPrChange w:id="685" w:author="Chara Katiri" w:date="2015-04-12T03:47:00Z">
              <w:rPr>
                <w:noProof/>
              </w:rPr>
            </w:rPrChange>
          </w:rPr>
          <w:instrText xml:space="preserve"> PAGEREF _Toc290429795 \h </w:instrText>
        </w:r>
      </w:ins>
      <w:r w:rsidRPr="003C74EA">
        <w:rPr>
          <w:rFonts w:ascii="Times" w:hAnsi="Times"/>
          <w:noProof/>
          <w:sz w:val="22"/>
          <w:szCs w:val="22"/>
          <w:rPrChange w:id="686" w:author="Chara Katiri" w:date="2015-04-12T03:47:00Z">
            <w:rPr>
              <w:rFonts w:ascii="Times" w:hAnsi="Times"/>
              <w:noProof/>
              <w:sz w:val="22"/>
              <w:szCs w:val="22"/>
            </w:rPr>
          </w:rPrChange>
        </w:rPr>
      </w:r>
      <w:r w:rsidRPr="003C74EA">
        <w:rPr>
          <w:rFonts w:ascii="Times" w:hAnsi="Times"/>
          <w:noProof/>
          <w:sz w:val="22"/>
          <w:szCs w:val="22"/>
          <w:rPrChange w:id="687" w:author="Chara Katiri" w:date="2015-04-12T03:47:00Z">
            <w:rPr>
              <w:noProof/>
            </w:rPr>
          </w:rPrChange>
        </w:rPr>
        <w:fldChar w:fldCharType="separate"/>
      </w:r>
      <w:ins w:id="688" w:author="Chara Katiri" w:date="2015-04-12T03:47:00Z">
        <w:r w:rsidRPr="003C74EA">
          <w:rPr>
            <w:rFonts w:ascii="Times" w:hAnsi="Times"/>
            <w:noProof/>
            <w:sz w:val="22"/>
            <w:szCs w:val="22"/>
            <w:rPrChange w:id="689" w:author="Chara Katiri" w:date="2015-04-12T03:47:00Z">
              <w:rPr>
                <w:noProof/>
              </w:rPr>
            </w:rPrChange>
          </w:rPr>
          <w:t>40</w:t>
        </w:r>
        <w:r w:rsidRPr="003C74EA">
          <w:rPr>
            <w:rFonts w:ascii="Times" w:hAnsi="Times"/>
            <w:noProof/>
            <w:sz w:val="22"/>
            <w:szCs w:val="22"/>
            <w:rPrChange w:id="690" w:author="Chara Katiri" w:date="2015-04-12T03:47:00Z">
              <w:rPr>
                <w:noProof/>
              </w:rPr>
            </w:rPrChange>
          </w:rPr>
          <w:fldChar w:fldCharType="end"/>
        </w:r>
      </w:ins>
    </w:p>
    <w:p w14:paraId="72C5F5E2" w14:textId="77777777" w:rsidR="003C74EA" w:rsidRPr="003C74EA" w:rsidRDefault="003C74EA">
      <w:pPr>
        <w:pStyle w:val="TOC2"/>
        <w:tabs>
          <w:tab w:val="left" w:pos="840"/>
          <w:tab w:val="right" w:leader="dot" w:pos="9010"/>
        </w:tabs>
        <w:spacing w:line="360" w:lineRule="auto"/>
        <w:contextualSpacing/>
        <w:rPr>
          <w:ins w:id="691" w:author="Chara Katiri" w:date="2015-04-12T03:47:00Z"/>
          <w:rFonts w:ascii="Times" w:hAnsi="Times"/>
          <w:noProof/>
          <w:sz w:val="22"/>
          <w:szCs w:val="22"/>
          <w:lang w:val="en-GB" w:eastAsia="ja-JP"/>
          <w:rPrChange w:id="692" w:author="Chara Katiri" w:date="2015-04-12T03:47:00Z">
            <w:rPr>
              <w:ins w:id="693" w:author="Chara Katiri" w:date="2015-04-12T03:47:00Z"/>
              <w:noProof/>
              <w:lang w:val="en-GB" w:eastAsia="ja-JP"/>
            </w:rPr>
          </w:rPrChange>
        </w:rPr>
        <w:pPrChange w:id="694" w:author="Chara Katiri" w:date="2015-04-12T03:47:00Z">
          <w:pPr>
            <w:pStyle w:val="TOC2"/>
            <w:tabs>
              <w:tab w:val="left" w:pos="840"/>
              <w:tab w:val="right" w:leader="dot" w:pos="9010"/>
            </w:tabs>
          </w:pPr>
        </w:pPrChange>
      </w:pPr>
      <w:ins w:id="695" w:author="Chara Katiri" w:date="2015-04-12T03:47:00Z">
        <w:r w:rsidRPr="003C74EA">
          <w:rPr>
            <w:rFonts w:ascii="Times" w:hAnsi="Times" w:cs="Times New Roman"/>
            <w:noProof/>
            <w:sz w:val="22"/>
            <w:szCs w:val="22"/>
            <w:lang w:val="en-GB"/>
            <w:rPrChange w:id="696" w:author="Chara Katiri" w:date="2015-04-12T03:47:00Z">
              <w:rPr>
                <w:rFonts w:ascii="Times" w:hAnsi="Times" w:cs="Times New Roman"/>
                <w:noProof/>
                <w:lang w:val="en-GB"/>
              </w:rPr>
            </w:rPrChange>
          </w:rPr>
          <w:t>5.4.</w:t>
        </w:r>
        <w:r w:rsidRPr="003C74EA">
          <w:rPr>
            <w:rFonts w:ascii="Times" w:hAnsi="Times"/>
            <w:noProof/>
            <w:sz w:val="22"/>
            <w:szCs w:val="22"/>
            <w:lang w:val="en-GB" w:eastAsia="ja-JP"/>
            <w:rPrChange w:id="697" w:author="Chara Katiri" w:date="2015-04-12T03:47:00Z">
              <w:rPr>
                <w:noProof/>
                <w:lang w:val="en-GB" w:eastAsia="ja-JP"/>
              </w:rPr>
            </w:rPrChange>
          </w:rPr>
          <w:tab/>
        </w:r>
        <w:r w:rsidRPr="003C74EA">
          <w:rPr>
            <w:rFonts w:ascii="Times" w:hAnsi="Times" w:cs="Times New Roman"/>
            <w:noProof/>
            <w:sz w:val="22"/>
            <w:szCs w:val="22"/>
            <w:lang w:val="en-GB"/>
            <w:rPrChange w:id="698" w:author="Chara Katiri" w:date="2015-04-12T03:47:00Z">
              <w:rPr>
                <w:rFonts w:ascii="Times" w:hAnsi="Times" w:cs="Times New Roman"/>
                <w:noProof/>
                <w:lang w:val="en-GB"/>
              </w:rPr>
            </w:rPrChange>
          </w:rPr>
          <w:t>Success criteria</w:t>
        </w:r>
        <w:r w:rsidRPr="003C74EA">
          <w:rPr>
            <w:rFonts w:ascii="Times" w:hAnsi="Times"/>
            <w:noProof/>
            <w:sz w:val="22"/>
            <w:szCs w:val="22"/>
            <w:rPrChange w:id="699" w:author="Chara Katiri" w:date="2015-04-12T03:47:00Z">
              <w:rPr>
                <w:noProof/>
              </w:rPr>
            </w:rPrChange>
          </w:rPr>
          <w:tab/>
        </w:r>
        <w:r w:rsidRPr="003C74EA">
          <w:rPr>
            <w:rFonts w:ascii="Times" w:hAnsi="Times"/>
            <w:noProof/>
            <w:sz w:val="22"/>
            <w:szCs w:val="22"/>
            <w:rPrChange w:id="700" w:author="Chara Katiri" w:date="2015-04-12T03:47:00Z">
              <w:rPr>
                <w:noProof/>
              </w:rPr>
            </w:rPrChange>
          </w:rPr>
          <w:fldChar w:fldCharType="begin"/>
        </w:r>
        <w:r w:rsidRPr="003C74EA">
          <w:rPr>
            <w:rFonts w:ascii="Times" w:hAnsi="Times"/>
            <w:noProof/>
            <w:sz w:val="22"/>
            <w:szCs w:val="22"/>
            <w:rPrChange w:id="701" w:author="Chara Katiri" w:date="2015-04-12T03:47:00Z">
              <w:rPr>
                <w:noProof/>
              </w:rPr>
            </w:rPrChange>
          </w:rPr>
          <w:instrText xml:space="preserve"> PAGEREF _Toc290429796 \h </w:instrText>
        </w:r>
      </w:ins>
      <w:r w:rsidRPr="003C74EA">
        <w:rPr>
          <w:rFonts w:ascii="Times" w:hAnsi="Times"/>
          <w:noProof/>
          <w:sz w:val="22"/>
          <w:szCs w:val="22"/>
          <w:rPrChange w:id="702" w:author="Chara Katiri" w:date="2015-04-12T03:47:00Z">
            <w:rPr>
              <w:rFonts w:ascii="Times" w:hAnsi="Times"/>
              <w:noProof/>
              <w:sz w:val="22"/>
              <w:szCs w:val="22"/>
            </w:rPr>
          </w:rPrChange>
        </w:rPr>
      </w:r>
      <w:r w:rsidRPr="003C74EA">
        <w:rPr>
          <w:rFonts w:ascii="Times" w:hAnsi="Times"/>
          <w:noProof/>
          <w:sz w:val="22"/>
          <w:szCs w:val="22"/>
          <w:rPrChange w:id="703" w:author="Chara Katiri" w:date="2015-04-12T03:47:00Z">
            <w:rPr>
              <w:noProof/>
            </w:rPr>
          </w:rPrChange>
        </w:rPr>
        <w:fldChar w:fldCharType="separate"/>
      </w:r>
      <w:ins w:id="704" w:author="Chara Katiri" w:date="2015-04-12T03:47:00Z">
        <w:r w:rsidRPr="003C74EA">
          <w:rPr>
            <w:rFonts w:ascii="Times" w:hAnsi="Times"/>
            <w:noProof/>
            <w:sz w:val="22"/>
            <w:szCs w:val="22"/>
            <w:rPrChange w:id="705" w:author="Chara Katiri" w:date="2015-04-12T03:47:00Z">
              <w:rPr>
                <w:noProof/>
              </w:rPr>
            </w:rPrChange>
          </w:rPr>
          <w:t>40</w:t>
        </w:r>
        <w:r w:rsidRPr="003C74EA">
          <w:rPr>
            <w:rFonts w:ascii="Times" w:hAnsi="Times"/>
            <w:noProof/>
            <w:sz w:val="22"/>
            <w:szCs w:val="22"/>
            <w:rPrChange w:id="706" w:author="Chara Katiri" w:date="2015-04-12T03:47:00Z">
              <w:rPr>
                <w:noProof/>
              </w:rPr>
            </w:rPrChange>
          </w:rPr>
          <w:fldChar w:fldCharType="end"/>
        </w:r>
      </w:ins>
    </w:p>
    <w:p w14:paraId="2F76E034" w14:textId="77777777" w:rsidR="003C74EA" w:rsidRPr="003C74EA" w:rsidRDefault="003C74EA" w:rsidP="003C74EA">
      <w:pPr>
        <w:pStyle w:val="TOC1"/>
        <w:tabs>
          <w:tab w:val="left" w:pos="405"/>
          <w:tab w:val="right" w:leader="dot" w:pos="9010"/>
        </w:tabs>
        <w:rPr>
          <w:ins w:id="707" w:author="Chara Katiri" w:date="2015-04-12T03:47:00Z"/>
          <w:noProof/>
          <w:lang w:val="en-GB" w:eastAsia="ja-JP"/>
          <w:rPrChange w:id="708" w:author="Chara Katiri" w:date="2015-04-12T03:47:00Z">
            <w:rPr>
              <w:ins w:id="709" w:author="Chara Katiri" w:date="2015-04-12T03:47:00Z"/>
              <w:rFonts w:asciiTheme="minorHAnsi" w:hAnsiTheme="minorHAnsi"/>
              <w:noProof/>
              <w:sz w:val="24"/>
              <w:szCs w:val="24"/>
              <w:lang w:val="en-GB" w:eastAsia="ja-JP"/>
            </w:rPr>
          </w:rPrChange>
        </w:rPr>
      </w:pPr>
      <w:ins w:id="710" w:author="Chara Katiri" w:date="2015-04-12T03:47:00Z">
        <w:r w:rsidRPr="003C74EA">
          <w:rPr>
            <w:rFonts w:cs="Times New Roman"/>
            <w:noProof/>
            <w:lang w:val="en-GB"/>
          </w:rPr>
          <w:t>6.</w:t>
        </w:r>
        <w:r w:rsidRPr="003C74EA">
          <w:rPr>
            <w:noProof/>
            <w:lang w:val="en-GB" w:eastAsia="ja-JP"/>
            <w:rPrChange w:id="711" w:author="Chara Katiri" w:date="2015-04-12T03:47:00Z">
              <w:rPr>
                <w:rFonts w:asciiTheme="minorHAnsi" w:hAnsiTheme="minorHAnsi"/>
                <w:noProof/>
                <w:sz w:val="24"/>
                <w:szCs w:val="24"/>
                <w:lang w:val="en-GB" w:eastAsia="ja-JP"/>
              </w:rPr>
            </w:rPrChange>
          </w:rPr>
          <w:tab/>
        </w:r>
        <w:r w:rsidRPr="003C74EA">
          <w:rPr>
            <w:rFonts w:cs="Times New Roman"/>
            <w:noProof/>
            <w:lang w:val="en-GB"/>
          </w:rPr>
          <w:t>Test and evaluation</w:t>
        </w:r>
        <w:r w:rsidRPr="003C74EA">
          <w:rPr>
            <w:noProof/>
          </w:rPr>
          <w:tab/>
        </w:r>
        <w:r w:rsidRPr="003C74EA">
          <w:rPr>
            <w:noProof/>
          </w:rPr>
          <w:fldChar w:fldCharType="begin"/>
        </w:r>
        <w:r w:rsidRPr="003C74EA">
          <w:rPr>
            <w:noProof/>
          </w:rPr>
          <w:instrText xml:space="preserve"> PAGEREF _Toc290429797 \h </w:instrText>
        </w:r>
      </w:ins>
      <w:r w:rsidRPr="003C74EA">
        <w:rPr>
          <w:noProof/>
        </w:rPr>
      </w:r>
      <w:r w:rsidRPr="003C74EA">
        <w:rPr>
          <w:noProof/>
        </w:rPr>
        <w:fldChar w:fldCharType="separate"/>
      </w:r>
      <w:ins w:id="712" w:author="Chara Katiri" w:date="2015-04-12T03:47:00Z">
        <w:r w:rsidRPr="003C74EA">
          <w:rPr>
            <w:noProof/>
          </w:rPr>
          <w:t>41</w:t>
        </w:r>
        <w:r w:rsidRPr="003C74EA">
          <w:rPr>
            <w:noProof/>
          </w:rPr>
          <w:fldChar w:fldCharType="end"/>
        </w:r>
      </w:ins>
    </w:p>
    <w:p w14:paraId="7E840387" w14:textId="77777777" w:rsidR="003C74EA" w:rsidRPr="003C74EA" w:rsidRDefault="003C74EA">
      <w:pPr>
        <w:pStyle w:val="TOC2"/>
        <w:tabs>
          <w:tab w:val="left" w:pos="840"/>
          <w:tab w:val="right" w:leader="dot" w:pos="9010"/>
        </w:tabs>
        <w:spacing w:line="360" w:lineRule="auto"/>
        <w:contextualSpacing/>
        <w:rPr>
          <w:ins w:id="713" w:author="Chara Katiri" w:date="2015-04-12T03:47:00Z"/>
          <w:rFonts w:ascii="Times" w:hAnsi="Times"/>
          <w:noProof/>
          <w:sz w:val="22"/>
          <w:szCs w:val="22"/>
          <w:lang w:val="en-GB" w:eastAsia="ja-JP"/>
          <w:rPrChange w:id="714" w:author="Chara Katiri" w:date="2015-04-12T03:47:00Z">
            <w:rPr>
              <w:ins w:id="715" w:author="Chara Katiri" w:date="2015-04-12T03:47:00Z"/>
              <w:noProof/>
              <w:lang w:val="en-GB" w:eastAsia="ja-JP"/>
            </w:rPr>
          </w:rPrChange>
        </w:rPr>
        <w:pPrChange w:id="716" w:author="Chara Katiri" w:date="2015-04-12T03:47:00Z">
          <w:pPr>
            <w:pStyle w:val="TOC2"/>
            <w:tabs>
              <w:tab w:val="left" w:pos="840"/>
              <w:tab w:val="right" w:leader="dot" w:pos="9010"/>
            </w:tabs>
          </w:pPr>
        </w:pPrChange>
      </w:pPr>
      <w:ins w:id="717" w:author="Chara Katiri" w:date="2015-04-12T03:47:00Z">
        <w:r w:rsidRPr="003C74EA">
          <w:rPr>
            <w:rFonts w:ascii="Times" w:hAnsi="Times" w:cs="Times New Roman"/>
            <w:noProof/>
            <w:sz w:val="22"/>
            <w:szCs w:val="22"/>
            <w:lang w:val="en-GB"/>
            <w:rPrChange w:id="718" w:author="Chara Katiri" w:date="2015-04-12T03:47:00Z">
              <w:rPr>
                <w:rFonts w:ascii="Times" w:hAnsi="Times" w:cs="Times New Roman"/>
                <w:noProof/>
                <w:lang w:val="en-GB"/>
              </w:rPr>
            </w:rPrChange>
          </w:rPr>
          <w:t>6.1.</w:t>
        </w:r>
        <w:r w:rsidRPr="003C74EA">
          <w:rPr>
            <w:rFonts w:ascii="Times" w:hAnsi="Times"/>
            <w:noProof/>
            <w:sz w:val="22"/>
            <w:szCs w:val="22"/>
            <w:lang w:val="en-GB" w:eastAsia="ja-JP"/>
            <w:rPrChange w:id="719" w:author="Chara Katiri" w:date="2015-04-12T03:47:00Z">
              <w:rPr>
                <w:noProof/>
                <w:lang w:val="en-GB" w:eastAsia="ja-JP"/>
              </w:rPr>
            </w:rPrChange>
          </w:rPr>
          <w:tab/>
        </w:r>
        <w:r w:rsidRPr="003C74EA">
          <w:rPr>
            <w:rFonts w:ascii="Times" w:hAnsi="Times" w:cs="Times New Roman"/>
            <w:noProof/>
            <w:sz w:val="22"/>
            <w:szCs w:val="22"/>
            <w:lang w:val="en-GB"/>
            <w:rPrChange w:id="720" w:author="Chara Katiri" w:date="2015-04-12T03:47:00Z">
              <w:rPr>
                <w:rFonts w:ascii="Times" w:hAnsi="Times" w:cs="Times New Roman"/>
                <w:noProof/>
                <w:lang w:val="en-GB"/>
              </w:rPr>
            </w:rPrChange>
          </w:rPr>
          <w:t>Requirements testing</w:t>
        </w:r>
        <w:r w:rsidRPr="003C74EA">
          <w:rPr>
            <w:rFonts w:ascii="Times" w:hAnsi="Times"/>
            <w:noProof/>
            <w:sz w:val="22"/>
            <w:szCs w:val="22"/>
            <w:rPrChange w:id="721" w:author="Chara Katiri" w:date="2015-04-12T03:47:00Z">
              <w:rPr>
                <w:noProof/>
              </w:rPr>
            </w:rPrChange>
          </w:rPr>
          <w:tab/>
        </w:r>
        <w:r w:rsidRPr="003C74EA">
          <w:rPr>
            <w:rFonts w:ascii="Times" w:hAnsi="Times"/>
            <w:noProof/>
            <w:sz w:val="22"/>
            <w:szCs w:val="22"/>
            <w:rPrChange w:id="722" w:author="Chara Katiri" w:date="2015-04-12T03:47:00Z">
              <w:rPr>
                <w:noProof/>
              </w:rPr>
            </w:rPrChange>
          </w:rPr>
          <w:fldChar w:fldCharType="begin"/>
        </w:r>
        <w:r w:rsidRPr="003C74EA">
          <w:rPr>
            <w:rFonts w:ascii="Times" w:hAnsi="Times"/>
            <w:noProof/>
            <w:sz w:val="22"/>
            <w:szCs w:val="22"/>
            <w:rPrChange w:id="723" w:author="Chara Katiri" w:date="2015-04-12T03:47:00Z">
              <w:rPr>
                <w:noProof/>
              </w:rPr>
            </w:rPrChange>
          </w:rPr>
          <w:instrText xml:space="preserve"> PAGEREF _Toc290429798 \h </w:instrText>
        </w:r>
      </w:ins>
      <w:r w:rsidRPr="003C74EA">
        <w:rPr>
          <w:rFonts w:ascii="Times" w:hAnsi="Times"/>
          <w:noProof/>
          <w:sz w:val="22"/>
          <w:szCs w:val="22"/>
          <w:rPrChange w:id="724" w:author="Chara Katiri" w:date="2015-04-12T03:47:00Z">
            <w:rPr>
              <w:rFonts w:ascii="Times" w:hAnsi="Times"/>
              <w:noProof/>
              <w:sz w:val="22"/>
              <w:szCs w:val="22"/>
            </w:rPr>
          </w:rPrChange>
        </w:rPr>
      </w:r>
      <w:r w:rsidRPr="003C74EA">
        <w:rPr>
          <w:rFonts w:ascii="Times" w:hAnsi="Times"/>
          <w:noProof/>
          <w:sz w:val="22"/>
          <w:szCs w:val="22"/>
          <w:rPrChange w:id="725" w:author="Chara Katiri" w:date="2015-04-12T03:47:00Z">
            <w:rPr>
              <w:noProof/>
            </w:rPr>
          </w:rPrChange>
        </w:rPr>
        <w:fldChar w:fldCharType="separate"/>
      </w:r>
      <w:ins w:id="726" w:author="Chara Katiri" w:date="2015-04-12T03:47:00Z">
        <w:r w:rsidRPr="003C74EA">
          <w:rPr>
            <w:rFonts w:ascii="Times" w:hAnsi="Times"/>
            <w:noProof/>
            <w:sz w:val="22"/>
            <w:szCs w:val="22"/>
            <w:rPrChange w:id="727" w:author="Chara Katiri" w:date="2015-04-12T03:47:00Z">
              <w:rPr>
                <w:noProof/>
              </w:rPr>
            </w:rPrChange>
          </w:rPr>
          <w:t>41</w:t>
        </w:r>
        <w:r w:rsidRPr="003C74EA">
          <w:rPr>
            <w:rFonts w:ascii="Times" w:hAnsi="Times"/>
            <w:noProof/>
            <w:sz w:val="22"/>
            <w:szCs w:val="22"/>
            <w:rPrChange w:id="728" w:author="Chara Katiri" w:date="2015-04-12T03:47:00Z">
              <w:rPr>
                <w:noProof/>
              </w:rPr>
            </w:rPrChange>
          </w:rPr>
          <w:fldChar w:fldCharType="end"/>
        </w:r>
      </w:ins>
    </w:p>
    <w:p w14:paraId="29884DAD" w14:textId="77777777" w:rsidR="003C74EA" w:rsidRPr="003C74EA" w:rsidRDefault="003C74EA">
      <w:pPr>
        <w:pStyle w:val="TOC2"/>
        <w:tabs>
          <w:tab w:val="left" w:pos="840"/>
          <w:tab w:val="right" w:leader="dot" w:pos="9010"/>
        </w:tabs>
        <w:spacing w:line="360" w:lineRule="auto"/>
        <w:contextualSpacing/>
        <w:rPr>
          <w:ins w:id="729" w:author="Chara Katiri" w:date="2015-04-12T03:47:00Z"/>
          <w:rFonts w:ascii="Times" w:hAnsi="Times"/>
          <w:noProof/>
          <w:sz w:val="22"/>
          <w:szCs w:val="22"/>
          <w:lang w:val="en-GB" w:eastAsia="ja-JP"/>
          <w:rPrChange w:id="730" w:author="Chara Katiri" w:date="2015-04-12T03:47:00Z">
            <w:rPr>
              <w:ins w:id="731" w:author="Chara Katiri" w:date="2015-04-12T03:47:00Z"/>
              <w:noProof/>
              <w:lang w:val="en-GB" w:eastAsia="ja-JP"/>
            </w:rPr>
          </w:rPrChange>
        </w:rPr>
        <w:pPrChange w:id="732" w:author="Chara Katiri" w:date="2015-04-12T03:47:00Z">
          <w:pPr>
            <w:pStyle w:val="TOC2"/>
            <w:tabs>
              <w:tab w:val="left" w:pos="840"/>
              <w:tab w:val="right" w:leader="dot" w:pos="9010"/>
            </w:tabs>
          </w:pPr>
        </w:pPrChange>
      </w:pPr>
      <w:ins w:id="733" w:author="Chara Katiri" w:date="2015-04-12T03:47:00Z">
        <w:r w:rsidRPr="003C74EA">
          <w:rPr>
            <w:rFonts w:ascii="Times" w:hAnsi="Times" w:cs="Times New Roman"/>
            <w:noProof/>
            <w:sz w:val="22"/>
            <w:szCs w:val="22"/>
            <w:lang w:val="en-GB"/>
            <w:rPrChange w:id="734" w:author="Chara Katiri" w:date="2015-04-12T03:47:00Z">
              <w:rPr>
                <w:rFonts w:ascii="Times" w:hAnsi="Times" w:cs="Times New Roman"/>
                <w:noProof/>
                <w:lang w:val="en-GB"/>
              </w:rPr>
            </w:rPrChange>
          </w:rPr>
          <w:t>6.2.</w:t>
        </w:r>
        <w:r w:rsidRPr="003C74EA">
          <w:rPr>
            <w:rFonts w:ascii="Times" w:hAnsi="Times"/>
            <w:noProof/>
            <w:sz w:val="22"/>
            <w:szCs w:val="22"/>
            <w:lang w:val="en-GB" w:eastAsia="ja-JP"/>
            <w:rPrChange w:id="735" w:author="Chara Katiri" w:date="2015-04-12T03:47:00Z">
              <w:rPr>
                <w:noProof/>
                <w:lang w:val="en-GB" w:eastAsia="ja-JP"/>
              </w:rPr>
            </w:rPrChange>
          </w:rPr>
          <w:tab/>
        </w:r>
        <w:r w:rsidRPr="003C74EA">
          <w:rPr>
            <w:rFonts w:ascii="Times" w:hAnsi="Times" w:cs="Times New Roman"/>
            <w:noProof/>
            <w:sz w:val="22"/>
            <w:szCs w:val="22"/>
            <w:lang w:val="en-GB"/>
            <w:rPrChange w:id="736" w:author="Chara Katiri" w:date="2015-04-12T03:47:00Z">
              <w:rPr>
                <w:rFonts w:ascii="Times" w:hAnsi="Times" w:cs="Times New Roman"/>
                <w:noProof/>
                <w:lang w:val="en-GB"/>
              </w:rPr>
            </w:rPrChange>
          </w:rPr>
          <w:t>Security testing</w:t>
        </w:r>
        <w:r w:rsidRPr="003C74EA">
          <w:rPr>
            <w:rFonts w:ascii="Times" w:hAnsi="Times"/>
            <w:noProof/>
            <w:sz w:val="22"/>
            <w:szCs w:val="22"/>
            <w:rPrChange w:id="737" w:author="Chara Katiri" w:date="2015-04-12T03:47:00Z">
              <w:rPr>
                <w:noProof/>
              </w:rPr>
            </w:rPrChange>
          </w:rPr>
          <w:tab/>
        </w:r>
        <w:r w:rsidRPr="003C74EA">
          <w:rPr>
            <w:rFonts w:ascii="Times" w:hAnsi="Times"/>
            <w:noProof/>
            <w:sz w:val="22"/>
            <w:szCs w:val="22"/>
            <w:rPrChange w:id="738" w:author="Chara Katiri" w:date="2015-04-12T03:47:00Z">
              <w:rPr>
                <w:noProof/>
              </w:rPr>
            </w:rPrChange>
          </w:rPr>
          <w:fldChar w:fldCharType="begin"/>
        </w:r>
        <w:r w:rsidRPr="003C74EA">
          <w:rPr>
            <w:rFonts w:ascii="Times" w:hAnsi="Times"/>
            <w:noProof/>
            <w:sz w:val="22"/>
            <w:szCs w:val="22"/>
            <w:rPrChange w:id="739" w:author="Chara Katiri" w:date="2015-04-12T03:47:00Z">
              <w:rPr>
                <w:noProof/>
              </w:rPr>
            </w:rPrChange>
          </w:rPr>
          <w:instrText xml:space="preserve"> PAGEREF _Toc290429799 \h </w:instrText>
        </w:r>
      </w:ins>
      <w:r w:rsidRPr="003C74EA">
        <w:rPr>
          <w:rFonts w:ascii="Times" w:hAnsi="Times"/>
          <w:noProof/>
          <w:sz w:val="22"/>
          <w:szCs w:val="22"/>
          <w:rPrChange w:id="740" w:author="Chara Katiri" w:date="2015-04-12T03:47:00Z">
            <w:rPr>
              <w:rFonts w:ascii="Times" w:hAnsi="Times"/>
              <w:noProof/>
              <w:sz w:val="22"/>
              <w:szCs w:val="22"/>
            </w:rPr>
          </w:rPrChange>
        </w:rPr>
      </w:r>
      <w:r w:rsidRPr="003C74EA">
        <w:rPr>
          <w:rFonts w:ascii="Times" w:hAnsi="Times"/>
          <w:noProof/>
          <w:sz w:val="22"/>
          <w:szCs w:val="22"/>
          <w:rPrChange w:id="741" w:author="Chara Katiri" w:date="2015-04-12T03:47:00Z">
            <w:rPr>
              <w:noProof/>
            </w:rPr>
          </w:rPrChange>
        </w:rPr>
        <w:fldChar w:fldCharType="separate"/>
      </w:r>
      <w:ins w:id="742" w:author="Chara Katiri" w:date="2015-04-12T03:47:00Z">
        <w:r w:rsidRPr="003C74EA">
          <w:rPr>
            <w:rFonts w:ascii="Times" w:hAnsi="Times"/>
            <w:noProof/>
            <w:sz w:val="22"/>
            <w:szCs w:val="22"/>
            <w:rPrChange w:id="743" w:author="Chara Katiri" w:date="2015-04-12T03:47:00Z">
              <w:rPr>
                <w:noProof/>
              </w:rPr>
            </w:rPrChange>
          </w:rPr>
          <w:t>44</w:t>
        </w:r>
        <w:r w:rsidRPr="003C74EA">
          <w:rPr>
            <w:rFonts w:ascii="Times" w:hAnsi="Times"/>
            <w:noProof/>
            <w:sz w:val="22"/>
            <w:szCs w:val="22"/>
            <w:rPrChange w:id="744" w:author="Chara Katiri" w:date="2015-04-12T03:47:00Z">
              <w:rPr>
                <w:noProof/>
              </w:rPr>
            </w:rPrChange>
          </w:rPr>
          <w:fldChar w:fldCharType="end"/>
        </w:r>
      </w:ins>
    </w:p>
    <w:p w14:paraId="6D18B498" w14:textId="77777777" w:rsidR="003C74EA" w:rsidRPr="003C74EA" w:rsidRDefault="003C74EA">
      <w:pPr>
        <w:pStyle w:val="TOC2"/>
        <w:tabs>
          <w:tab w:val="left" w:pos="840"/>
          <w:tab w:val="right" w:leader="dot" w:pos="9010"/>
        </w:tabs>
        <w:spacing w:line="360" w:lineRule="auto"/>
        <w:contextualSpacing/>
        <w:rPr>
          <w:ins w:id="745" w:author="Chara Katiri" w:date="2015-04-12T03:47:00Z"/>
          <w:rFonts w:ascii="Times" w:hAnsi="Times"/>
          <w:noProof/>
          <w:sz w:val="22"/>
          <w:szCs w:val="22"/>
          <w:lang w:val="en-GB" w:eastAsia="ja-JP"/>
          <w:rPrChange w:id="746" w:author="Chara Katiri" w:date="2015-04-12T03:47:00Z">
            <w:rPr>
              <w:ins w:id="747" w:author="Chara Katiri" w:date="2015-04-12T03:47:00Z"/>
              <w:noProof/>
              <w:lang w:val="en-GB" w:eastAsia="ja-JP"/>
            </w:rPr>
          </w:rPrChange>
        </w:rPr>
        <w:pPrChange w:id="748" w:author="Chara Katiri" w:date="2015-04-12T03:47:00Z">
          <w:pPr>
            <w:pStyle w:val="TOC2"/>
            <w:tabs>
              <w:tab w:val="left" w:pos="840"/>
              <w:tab w:val="right" w:leader="dot" w:pos="9010"/>
            </w:tabs>
          </w:pPr>
        </w:pPrChange>
      </w:pPr>
      <w:ins w:id="749" w:author="Chara Katiri" w:date="2015-04-12T03:47:00Z">
        <w:r w:rsidRPr="003C74EA">
          <w:rPr>
            <w:rFonts w:ascii="Times" w:hAnsi="Times" w:cs="Times New Roman"/>
            <w:noProof/>
            <w:sz w:val="22"/>
            <w:szCs w:val="22"/>
            <w:lang w:val="en-GB"/>
            <w:rPrChange w:id="750" w:author="Chara Katiri" w:date="2015-04-12T03:47:00Z">
              <w:rPr>
                <w:rFonts w:ascii="Times" w:hAnsi="Times" w:cs="Times New Roman"/>
                <w:noProof/>
                <w:lang w:val="en-GB"/>
              </w:rPr>
            </w:rPrChange>
          </w:rPr>
          <w:t>6.3.</w:t>
        </w:r>
        <w:r w:rsidRPr="003C74EA">
          <w:rPr>
            <w:rFonts w:ascii="Times" w:hAnsi="Times"/>
            <w:noProof/>
            <w:sz w:val="22"/>
            <w:szCs w:val="22"/>
            <w:lang w:val="en-GB" w:eastAsia="ja-JP"/>
            <w:rPrChange w:id="751" w:author="Chara Katiri" w:date="2015-04-12T03:47:00Z">
              <w:rPr>
                <w:noProof/>
                <w:lang w:val="en-GB" w:eastAsia="ja-JP"/>
              </w:rPr>
            </w:rPrChange>
          </w:rPr>
          <w:tab/>
        </w:r>
        <w:r w:rsidRPr="003C74EA">
          <w:rPr>
            <w:rFonts w:ascii="Times" w:hAnsi="Times" w:cs="Times New Roman"/>
            <w:noProof/>
            <w:sz w:val="22"/>
            <w:szCs w:val="22"/>
            <w:lang w:val="en-GB"/>
            <w:rPrChange w:id="752" w:author="Chara Katiri" w:date="2015-04-12T03:47:00Z">
              <w:rPr>
                <w:rFonts w:ascii="Times" w:hAnsi="Times" w:cs="Times New Roman"/>
                <w:noProof/>
                <w:lang w:val="en-GB"/>
              </w:rPr>
            </w:rPrChange>
          </w:rPr>
          <w:t>UAT testing</w:t>
        </w:r>
        <w:r w:rsidRPr="003C74EA">
          <w:rPr>
            <w:rFonts w:ascii="Times" w:hAnsi="Times"/>
            <w:noProof/>
            <w:sz w:val="22"/>
            <w:szCs w:val="22"/>
            <w:rPrChange w:id="753" w:author="Chara Katiri" w:date="2015-04-12T03:47:00Z">
              <w:rPr>
                <w:noProof/>
              </w:rPr>
            </w:rPrChange>
          </w:rPr>
          <w:tab/>
        </w:r>
        <w:r w:rsidRPr="003C74EA">
          <w:rPr>
            <w:rFonts w:ascii="Times" w:hAnsi="Times"/>
            <w:noProof/>
            <w:sz w:val="22"/>
            <w:szCs w:val="22"/>
            <w:rPrChange w:id="754" w:author="Chara Katiri" w:date="2015-04-12T03:47:00Z">
              <w:rPr>
                <w:noProof/>
              </w:rPr>
            </w:rPrChange>
          </w:rPr>
          <w:fldChar w:fldCharType="begin"/>
        </w:r>
        <w:r w:rsidRPr="003C74EA">
          <w:rPr>
            <w:rFonts w:ascii="Times" w:hAnsi="Times"/>
            <w:noProof/>
            <w:sz w:val="22"/>
            <w:szCs w:val="22"/>
            <w:rPrChange w:id="755" w:author="Chara Katiri" w:date="2015-04-12T03:47:00Z">
              <w:rPr>
                <w:noProof/>
              </w:rPr>
            </w:rPrChange>
          </w:rPr>
          <w:instrText xml:space="preserve"> PAGEREF _Toc290429800 \h </w:instrText>
        </w:r>
      </w:ins>
      <w:r w:rsidRPr="003C74EA">
        <w:rPr>
          <w:rFonts w:ascii="Times" w:hAnsi="Times"/>
          <w:noProof/>
          <w:sz w:val="22"/>
          <w:szCs w:val="22"/>
          <w:rPrChange w:id="756" w:author="Chara Katiri" w:date="2015-04-12T03:47:00Z">
            <w:rPr>
              <w:rFonts w:ascii="Times" w:hAnsi="Times"/>
              <w:noProof/>
              <w:sz w:val="22"/>
              <w:szCs w:val="22"/>
            </w:rPr>
          </w:rPrChange>
        </w:rPr>
      </w:r>
      <w:r w:rsidRPr="003C74EA">
        <w:rPr>
          <w:rFonts w:ascii="Times" w:hAnsi="Times"/>
          <w:noProof/>
          <w:sz w:val="22"/>
          <w:szCs w:val="22"/>
          <w:rPrChange w:id="757" w:author="Chara Katiri" w:date="2015-04-12T03:47:00Z">
            <w:rPr>
              <w:noProof/>
            </w:rPr>
          </w:rPrChange>
        </w:rPr>
        <w:fldChar w:fldCharType="separate"/>
      </w:r>
      <w:ins w:id="758" w:author="Chara Katiri" w:date="2015-04-12T03:47:00Z">
        <w:r w:rsidRPr="003C74EA">
          <w:rPr>
            <w:rFonts w:ascii="Times" w:hAnsi="Times"/>
            <w:noProof/>
            <w:sz w:val="22"/>
            <w:szCs w:val="22"/>
            <w:rPrChange w:id="759" w:author="Chara Katiri" w:date="2015-04-12T03:47:00Z">
              <w:rPr>
                <w:noProof/>
              </w:rPr>
            </w:rPrChange>
          </w:rPr>
          <w:t>44</w:t>
        </w:r>
        <w:r w:rsidRPr="003C74EA">
          <w:rPr>
            <w:rFonts w:ascii="Times" w:hAnsi="Times"/>
            <w:noProof/>
            <w:sz w:val="22"/>
            <w:szCs w:val="22"/>
            <w:rPrChange w:id="760" w:author="Chara Katiri" w:date="2015-04-12T03:47:00Z">
              <w:rPr>
                <w:noProof/>
              </w:rPr>
            </w:rPrChange>
          </w:rPr>
          <w:fldChar w:fldCharType="end"/>
        </w:r>
      </w:ins>
    </w:p>
    <w:p w14:paraId="67D527BF" w14:textId="77777777" w:rsidR="003C74EA" w:rsidRPr="003C74EA" w:rsidRDefault="003C74EA" w:rsidP="003C74EA">
      <w:pPr>
        <w:pStyle w:val="TOC1"/>
        <w:tabs>
          <w:tab w:val="left" w:pos="405"/>
          <w:tab w:val="right" w:leader="dot" w:pos="9010"/>
        </w:tabs>
        <w:rPr>
          <w:ins w:id="761" w:author="Chara Katiri" w:date="2015-04-12T03:47:00Z"/>
          <w:noProof/>
          <w:lang w:val="en-GB" w:eastAsia="ja-JP"/>
          <w:rPrChange w:id="762" w:author="Chara Katiri" w:date="2015-04-12T03:47:00Z">
            <w:rPr>
              <w:ins w:id="763" w:author="Chara Katiri" w:date="2015-04-12T03:47:00Z"/>
              <w:rFonts w:asciiTheme="minorHAnsi" w:hAnsiTheme="minorHAnsi"/>
              <w:noProof/>
              <w:sz w:val="24"/>
              <w:szCs w:val="24"/>
              <w:lang w:val="en-GB" w:eastAsia="ja-JP"/>
            </w:rPr>
          </w:rPrChange>
        </w:rPr>
      </w:pPr>
      <w:ins w:id="764" w:author="Chara Katiri" w:date="2015-04-12T03:47:00Z">
        <w:r w:rsidRPr="003C74EA">
          <w:rPr>
            <w:rFonts w:cs="Times New Roman"/>
            <w:noProof/>
            <w:lang w:val="en-GB"/>
          </w:rPr>
          <w:t>7.</w:t>
        </w:r>
        <w:r w:rsidRPr="003C74EA">
          <w:rPr>
            <w:noProof/>
            <w:lang w:val="en-GB" w:eastAsia="ja-JP"/>
            <w:rPrChange w:id="765" w:author="Chara Katiri" w:date="2015-04-12T03:47:00Z">
              <w:rPr>
                <w:rFonts w:asciiTheme="minorHAnsi" w:hAnsiTheme="minorHAnsi"/>
                <w:noProof/>
                <w:sz w:val="24"/>
                <w:szCs w:val="24"/>
                <w:lang w:val="en-GB" w:eastAsia="ja-JP"/>
              </w:rPr>
            </w:rPrChange>
          </w:rPr>
          <w:tab/>
        </w:r>
        <w:r w:rsidRPr="003C74EA">
          <w:rPr>
            <w:rFonts w:cs="Times New Roman"/>
            <w:noProof/>
            <w:lang w:val="en-GB"/>
          </w:rPr>
          <w:t>Conclusion</w:t>
        </w:r>
        <w:r w:rsidRPr="003C74EA">
          <w:rPr>
            <w:noProof/>
          </w:rPr>
          <w:tab/>
        </w:r>
        <w:r w:rsidRPr="003C74EA">
          <w:rPr>
            <w:noProof/>
          </w:rPr>
          <w:fldChar w:fldCharType="begin"/>
        </w:r>
        <w:r w:rsidRPr="003C74EA">
          <w:rPr>
            <w:noProof/>
          </w:rPr>
          <w:instrText xml:space="preserve"> PAGEREF _Toc290429801 \h </w:instrText>
        </w:r>
      </w:ins>
      <w:r w:rsidRPr="003C74EA">
        <w:rPr>
          <w:noProof/>
        </w:rPr>
      </w:r>
      <w:r w:rsidRPr="003C74EA">
        <w:rPr>
          <w:noProof/>
        </w:rPr>
        <w:fldChar w:fldCharType="separate"/>
      </w:r>
      <w:ins w:id="766" w:author="Chara Katiri" w:date="2015-04-12T03:47:00Z">
        <w:r w:rsidRPr="003C74EA">
          <w:rPr>
            <w:noProof/>
          </w:rPr>
          <w:t>45</w:t>
        </w:r>
        <w:r w:rsidRPr="003C74EA">
          <w:rPr>
            <w:noProof/>
          </w:rPr>
          <w:fldChar w:fldCharType="end"/>
        </w:r>
      </w:ins>
    </w:p>
    <w:p w14:paraId="7762C664" w14:textId="77777777" w:rsidR="003C74EA" w:rsidRPr="003C74EA" w:rsidRDefault="003C74EA">
      <w:pPr>
        <w:pStyle w:val="TOC2"/>
        <w:tabs>
          <w:tab w:val="left" w:pos="840"/>
          <w:tab w:val="right" w:leader="dot" w:pos="9010"/>
        </w:tabs>
        <w:spacing w:line="360" w:lineRule="auto"/>
        <w:contextualSpacing/>
        <w:rPr>
          <w:ins w:id="767" w:author="Chara Katiri" w:date="2015-04-12T03:47:00Z"/>
          <w:rFonts w:ascii="Times" w:hAnsi="Times"/>
          <w:noProof/>
          <w:sz w:val="22"/>
          <w:szCs w:val="22"/>
          <w:lang w:val="en-GB" w:eastAsia="ja-JP"/>
          <w:rPrChange w:id="768" w:author="Chara Katiri" w:date="2015-04-12T03:47:00Z">
            <w:rPr>
              <w:ins w:id="769" w:author="Chara Katiri" w:date="2015-04-12T03:47:00Z"/>
              <w:noProof/>
              <w:lang w:val="en-GB" w:eastAsia="ja-JP"/>
            </w:rPr>
          </w:rPrChange>
        </w:rPr>
        <w:pPrChange w:id="770" w:author="Chara Katiri" w:date="2015-04-12T03:47:00Z">
          <w:pPr>
            <w:pStyle w:val="TOC2"/>
            <w:tabs>
              <w:tab w:val="left" w:pos="840"/>
              <w:tab w:val="right" w:leader="dot" w:pos="9010"/>
            </w:tabs>
          </w:pPr>
        </w:pPrChange>
      </w:pPr>
      <w:ins w:id="771" w:author="Chara Katiri" w:date="2015-04-12T03:47:00Z">
        <w:r w:rsidRPr="003C74EA">
          <w:rPr>
            <w:rFonts w:ascii="Times" w:hAnsi="Times" w:cs="Times New Roman"/>
            <w:noProof/>
            <w:sz w:val="22"/>
            <w:szCs w:val="22"/>
            <w:lang w:val="en-GB"/>
            <w:rPrChange w:id="772" w:author="Chara Katiri" w:date="2015-04-12T03:47:00Z">
              <w:rPr>
                <w:rFonts w:ascii="Times" w:hAnsi="Times" w:cs="Times New Roman"/>
                <w:noProof/>
                <w:lang w:val="en-GB"/>
              </w:rPr>
            </w:rPrChange>
          </w:rPr>
          <w:t>7.1.</w:t>
        </w:r>
        <w:r w:rsidRPr="003C74EA">
          <w:rPr>
            <w:rFonts w:ascii="Times" w:hAnsi="Times"/>
            <w:noProof/>
            <w:sz w:val="22"/>
            <w:szCs w:val="22"/>
            <w:lang w:val="en-GB" w:eastAsia="ja-JP"/>
            <w:rPrChange w:id="773" w:author="Chara Katiri" w:date="2015-04-12T03:47:00Z">
              <w:rPr>
                <w:noProof/>
                <w:lang w:val="en-GB" w:eastAsia="ja-JP"/>
              </w:rPr>
            </w:rPrChange>
          </w:rPr>
          <w:tab/>
        </w:r>
        <w:r w:rsidRPr="003C74EA">
          <w:rPr>
            <w:rFonts w:ascii="Times" w:hAnsi="Times" w:cs="Times New Roman"/>
            <w:noProof/>
            <w:sz w:val="22"/>
            <w:szCs w:val="22"/>
            <w:lang w:val="en-GB"/>
            <w:rPrChange w:id="774" w:author="Chara Katiri" w:date="2015-04-12T03:47:00Z">
              <w:rPr>
                <w:rFonts w:ascii="Times" w:hAnsi="Times" w:cs="Times New Roman"/>
                <w:noProof/>
                <w:lang w:val="en-GB"/>
              </w:rPr>
            </w:rPrChange>
          </w:rPr>
          <w:t>Achievements, review of objectives</w:t>
        </w:r>
        <w:r w:rsidRPr="003C74EA">
          <w:rPr>
            <w:rFonts w:ascii="Times" w:hAnsi="Times"/>
            <w:noProof/>
            <w:sz w:val="22"/>
            <w:szCs w:val="22"/>
            <w:rPrChange w:id="775" w:author="Chara Katiri" w:date="2015-04-12T03:47:00Z">
              <w:rPr>
                <w:noProof/>
              </w:rPr>
            </w:rPrChange>
          </w:rPr>
          <w:tab/>
        </w:r>
        <w:r w:rsidRPr="003C74EA">
          <w:rPr>
            <w:rFonts w:ascii="Times" w:hAnsi="Times"/>
            <w:noProof/>
            <w:sz w:val="22"/>
            <w:szCs w:val="22"/>
            <w:rPrChange w:id="776" w:author="Chara Katiri" w:date="2015-04-12T03:47:00Z">
              <w:rPr>
                <w:noProof/>
              </w:rPr>
            </w:rPrChange>
          </w:rPr>
          <w:fldChar w:fldCharType="begin"/>
        </w:r>
        <w:r w:rsidRPr="003C74EA">
          <w:rPr>
            <w:rFonts w:ascii="Times" w:hAnsi="Times"/>
            <w:noProof/>
            <w:sz w:val="22"/>
            <w:szCs w:val="22"/>
            <w:rPrChange w:id="777" w:author="Chara Katiri" w:date="2015-04-12T03:47:00Z">
              <w:rPr>
                <w:noProof/>
              </w:rPr>
            </w:rPrChange>
          </w:rPr>
          <w:instrText xml:space="preserve"> PAGEREF _Toc290429802 \h </w:instrText>
        </w:r>
      </w:ins>
      <w:r w:rsidRPr="003C74EA">
        <w:rPr>
          <w:rFonts w:ascii="Times" w:hAnsi="Times"/>
          <w:noProof/>
          <w:sz w:val="22"/>
          <w:szCs w:val="22"/>
          <w:rPrChange w:id="778" w:author="Chara Katiri" w:date="2015-04-12T03:47:00Z">
            <w:rPr>
              <w:rFonts w:ascii="Times" w:hAnsi="Times"/>
              <w:noProof/>
              <w:sz w:val="22"/>
              <w:szCs w:val="22"/>
            </w:rPr>
          </w:rPrChange>
        </w:rPr>
      </w:r>
      <w:r w:rsidRPr="003C74EA">
        <w:rPr>
          <w:rFonts w:ascii="Times" w:hAnsi="Times"/>
          <w:noProof/>
          <w:sz w:val="22"/>
          <w:szCs w:val="22"/>
          <w:rPrChange w:id="779" w:author="Chara Katiri" w:date="2015-04-12T03:47:00Z">
            <w:rPr>
              <w:noProof/>
            </w:rPr>
          </w:rPrChange>
        </w:rPr>
        <w:fldChar w:fldCharType="separate"/>
      </w:r>
      <w:ins w:id="780" w:author="Chara Katiri" w:date="2015-04-12T03:47:00Z">
        <w:r w:rsidRPr="003C74EA">
          <w:rPr>
            <w:rFonts w:ascii="Times" w:hAnsi="Times"/>
            <w:noProof/>
            <w:sz w:val="22"/>
            <w:szCs w:val="22"/>
            <w:rPrChange w:id="781" w:author="Chara Katiri" w:date="2015-04-12T03:47:00Z">
              <w:rPr>
                <w:noProof/>
              </w:rPr>
            </w:rPrChange>
          </w:rPr>
          <w:t>45</w:t>
        </w:r>
        <w:r w:rsidRPr="003C74EA">
          <w:rPr>
            <w:rFonts w:ascii="Times" w:hAnsi="Times"/>
            <w:noProof/>
            <w:sz w:val="22"/>
            <w:szCs w:val="22"/>
            <w:rPrChange w:id="782" w:author="Chara Katiri" w:date="2015-04-12T03:47:00Z">
              <w:rPr>
                <w:noProof/>
              </w:rPr>
            </w:rPrChange>
          </w:rPr>
          <w:fldChar w:fldCharType="end"/>
        </w:r>
      </w:ins>
    </w:p>
    <w:p w14:paraId="2361DBC6" w14:textId="77777777" w:rsidR="003C74EA" w:rsidRPr="003C74EA" w:rsidRDefault="003C74EA">
      <w:pPr>
        <w:pStyle w:val="TOC2"/>
        <w:tabs>
          <w:tab w:val="left" w:pos="840"/>
          <w:tab w:val="right" w:leader="dot" w:pos="9010"/>
        </w:tabs>
        <w:spacing w:line="360" w:lineRule="auto"/>
        <w:contextualSpacing/>
        <w:rPr>
          <w:ins w:id="783" w:author="Chara Katiri" w:date="2015-04-12T03:47:00Z"/>
          <w:rFonts w:ascii="Times" w:hAnsi="Times"/>
          <w:noProof/>
          <w:sz w:val="22"/>
          <w:szCs w:val="22"/>
          <w:lang w:val="en-GB" w:eastAsia="ja-JP"/>
          <w:rPrChange w:id="784" w:author="Chara Katiri" w:date="2015-04-12T03:47:00Z">
            <w:rPr>
              <w:ins w:id="785" w:author="Chara Katiri" w:date="2015-04-12T03:47:00Z"/>
              <w:noProof/>
              <w:lang w:val="en-GB" w:eastAsia="ja-JP"/>
            </w:rPr>
          </w:rPrChange>
        </w:rPr>
        <w:pPrChange w:id="786" w:author="Chara Katiri" w:date="2015-04-12T03:47:00Z">
          <w:pPr>
            <w:pStyle w:val="TOC2"/>
            <w:tabs>
              <w:tab w:val="left" w:pos="840"/>
              <w:tab w:val="right" w:leader="dot" w:pos="9010"/>
            </w:tabs>
          </w:pPr>
        </w:pPrChange>
      </w:pPr>
      <w:ins w:id="787" w:author="Chara Katiri" w:date="2015-04-12T03:47:00Z">
        <w:r w:rsidRPr="003C74EA">
          <w:rPr>
            <w:rFonts w:ascii="Times" w:hAnsi="Times" w:cs="Times New Roman"/>
            <w:noProof/>
            <w:sz w:val="22"/>
            <w:szCs w:val="22"/>
            <w:lang w:val="en-GB"/>
            <w:rPrChange w:id="788" w:author="Chara Katiri" w:date="2015-04-12T03:47:00Z">
              <w:rPr>
                <w:rFonts w:ascii="Times" w:hAnsi="Times" w:cs="Times New Roman"/>
                <w:noProof/>
                <w:lang w:val="en-GB"/>
              </w:rPr>
            </w:rPrChange>
          </w:rPr>
          <w:t>7.2.</w:t>
        </w:r>
        <w:r w:rsidRPr="003C74EA">
          <w:rPr>
            <w:rFonts w:ascii="Times" w:hAnsi="Times"/>
            <w:noProof/>
            <w:sz w:val="22"/>
            <w:szCs w:val="22"/>
            <w:lang w:val="en-GB" w:eastAsia="ja-JP"/>
            <w:rPrChange w:id="789" w:author="Chara Katiri" w:date="2015-04-12T03:47:00Z">
              <w:rPr>
                <w:noProof/>
                <w:lang w:val="en-GB" w:eastAsia="ja-JP"/>
              </w:rPr>
            </w:rPrChange>
          </w:rPr>
          <w:tab/>
        </w:r>
        <w:r w:rsidRPr="003C74EA">
          <w:rPr>
            <w:rFonts w:ascii="Times" w:hAnsi="Times" w:cs="Times New Roman"/>
            <w:noProof/>
            <w:sz w:val="22"/>
            <w:szCs w:val="22"/>
            <w:lang w:val="en-GB"/>
            <w:rPrChange w:id="790" w:author="Chara Katiri" w:date="2015-04-12T03:47:00Z">
              <w:rPr>
                <w:rFonts w:ascii="Times" w:hAnsi="Times" w:cs="Times New Roman"/>
                <w:noProof/>
                <w:lang w:val="en-GB"/>
              </w:rPr>
            </w:rPrChange>
          </w:rPr>
          <w:t>Issues and shortcomings</w:t>
        </w:r>
        <w:r w:rsidRPr="003C74EA">
          <w:rPr>
            <w:rFonts w:ascii="Times" w:hAnsi="Times"/>
            <w:noProof/>
            <w:sz w:val="22"/>
            <w:szCs w:val="22"/>
            <w:rPrChange w:id="791" w:author="Chara Katiri" w:date="2015-04-12T03:47:00Z">
              <w:rPr>
                <w:noProof/>
              </w:rPr>
            </w:rPrChange>
          </w:rPr>
          <w:tab/>
        </w:r>
        <w:r w:rsidRPr="003C74EA">
          <w:rPr>
            <w:rFonts w:ascii="Times" w:hAnsi="Times"/>
            <w:noProof/>
            <w:sz w:val="22"/>
            <w:szCs w:val="22"/>
            <w:rPrChange w:id="792" w:author="Chara Katiri" w:date="2015-04-12T03:47:00Z">
              <w:rPr>
                <w:noProof/>
              </w:rPr>
            </w:rPrChange>
          </w:rPr>
          <w:fldChar w:fldCharType="begin"/>
        </w:r>
        <w:r w:rsidRPr="003C74EA">
          <w:rPr>
            <w:rFonts w:ascii="Times" w:hAnsi="Times"/>
            <w:noProof/>
            <w:sz w:val="22"/>
            <w:szCs w:val="22"/>
            <w:rPrChange w:id="793" w:author="Chara Katiri" w:date="2015-04-12T03:47:00Z">
              <w:rPr>
                <w:noProof/>
              </w:rPr>
            </w:rPrChange>
          </w:rPr>
          <w:instrText xml:space="preserve"> PAGEREF _Toc290429803 \h </w:instrText>
        </w:r>
      </w:ins>
      <w:r w:rsidRPr="003C74EA">
        <w:rPr>
          <w:rFonts w:ascii="Times" w:hAnsi="Times"/>
          <w:noProof/>
          <w:sz w:val="22"/>
          <w:szCs w:val="22"/>
          <w:rPrChange w:id="794" w:author="Chara Katiri" w:date="2015-04-12T03:47:00Z">
            <w:rPr>
              <w:rFonts w:ascii="Times" w:hAnsi="Times"/>
              <w:noProof/>
              <w:sz w:val="22"/>
              <w:szCs w:val="22"/>
            </w:rPr>
          </w:rPrChange>
        </w:rPr>
      </w:r>
      <w:r w:rsidRPr="003C74EA">
        <w:rPr>
          <w:rFonts w:ascii="Times" w:hAnsi="Times"/>
          <w:noProof/>
          <w:sz w:val="22"/>
          <w:szCs w:val="22"/>
          <w:rPrChange w:id="795" w:author="Chara Katiri" w:date="2015-04-12T03:47:00Z">
            <w:rPr>
              <w:noProof/>
            </w:rPr>
          </w:rPrChange>
        </w:rPr>
        <w:fldChar w:fldCharType="separate"/>
      </w:r>
      <w:ins w:id="796" w:author="Chara Katiri" w:date="2015-04-12T03:47:00Z">
        <w:r w:rsidRPr="003C74EA">
          <w:rPr>
            <w:rFonts w:ascii="Times" w:hAnsi="Times"/>
            <w:noProof/>
            <w:sz w:val="22"/>
            <w:szCs w:val="22"/>
            <w:rPrChange w:id="797" w:author="Chara Katiri" w:date="2015-04-12T03:47:00Z">
              <w:rPr>
                <w:noProof/>
              </w:rPr>
            </w:rPrChange>
          </w:rPr>
          <w:t>45</w:t>
        </w:r>
        <w:r w:rsidRPr="003C74EA">
          <w:rPr>
            <w:rFonts w:ascii="Times" w:hAnsi="Times"/>
            <w:noProof/>
            <w:sz w:val="22"/>
            <w:szCs w:val="22"/>
            <w:rPrChange w:id="798" w:author="Chara Katiri" w:date="2015-04-12T03:47:00Z">
              <w:rPr>
                <w:noProof/>
              </w:rPr>
            </w:rPrChange>
          </w:rPr>
          <w:fldChar w:fldCharType="end"/>
        </w:r>
      </w:ins>
    </w:p>
    <w:p w14:paraId="7C38EEB4" w14:textId="77777777" w:rsidR="003C74EA" w:rsidRPr="003C74EA" w:rsidRDefault="003C74EA">
      <w:pPr>
        <w:pStyle w:val="TOC2"/>
        <w:tabs>
          <w:tab w:val="left" w:pos="840"/>
          <w:tab w:val="right" w:leader="dot" w:pos="9010"/>
        </w:tabs>
        <w:spacing w:line="360" w:lineRule="auto"/>
        <w:contextualSpacing/>
        <w:rPr>
          <w:ins w:id="799" w:author="Chara Katiri" w:date="2015-04-12T03:47:00Z"/>
          <w:rFonts w:ascii="Times" w:hAnsi="Times"/>
          <w:noProof/>
          <w:sz w:val="22"/>
          <w:szCs w:val="22"/>
          <w:lang w:val="en-GB" w:eastAsia="ja-JP"/>
          <w:rPrChange w:id="800" w:author="Chara Katiri" w:date="2015-04-12T03:47:00Z">
            <w:rPr>
              <w:ins w:id="801" w:author="Chara Katiri" w:date="2015-04-12T03:47:00Z"/>
              <w:noProof/>
              <w:lang w:val="en-GB" w:eastAsia="ja-JP"/>
            </w:rPr>
          </w:rPrChange>
        </w:rPr>
        <w:pPrChange w:id="802" w:author="Chara Katiri" w:date="2015-04-12T03:47:00Z">
          <w:pPr>
            <w:pStyle w:val="TOC2"/>
            <w:tabs>
              <w:tab w:val="left" w:pos="840"/>
              <w:tab w:val="right" w:leader="dot" w:pos="9010"/>
            </w:tabs>
          </w:pPr>
        </w:pPrChange>
      </w:pPr>
      <w:ins w:id="803" w:author="Chara Katiri" w:date="2015-04-12T03:47:00Z">
        <w:r w:rsidRPr="003C74EA">
          <w:rPr>
            <w:rFonts w:ascii="Times" w:hAnsi="Times" w:cs="Times New Roman"/>
            <w:noProof/>
            <w:sz w:val="22"/>
            <w:szCs w:val="22"/>
            <w:lang w:val="en-GB"/>
            <w:rPrChange w:id="804" w:author="Chara Katiri" w:date="2015-04-12T03:47:00Z">
              <w:rPr>
                <w:rFonts w:ascii="Times" w:hAnsi="Times" w:cs="Times New Roman"/>
                <w:noProof/>
                <w:lang w:val="en-GB"/>
              </w:rPr>
            </w:rPrChange>
          </w:rPr>
          <w:t>7.3.</w:t>
        </w:r>
        <w:r w:rsidRPr="003C74EA">
          <w:rPr>
            <w:rFonts w:ascii="Times" w:hAnsi="Times"/>
            <w:noProof/>
            <w:sz w:val="22"/>
            <w:szCs w:val="22"/>
            <w:lang w:val="en-GB" w:eastAsia="ja-JP"/>
            <w:rPrChange w:id="805" w:author="Chara Katiri" w:date="2015-04-12T03:47:00Z">
              <w:rPr>
                <w:noProof/>
                <w:lang w:val="en-GB" w:eastAsia="ja-JP"/>
              </w:rPr>
            </w:rPrChange>
          </w:rPr>
          <w:tab/>
        </w:r>
        <w:r w:rsidRPr="003C74EA">
          <w:rPr>
            <w:rFonts w:ascii="Times" w:hAnsi="Times" w:cs="Times New Roman"/>
            <w:noProof/>
            <w:sz w:val="22"/>
            <w:szCs w:val="22"/>
            <w:lang w:val="en-GB"/>
            <w:rPrChange w:id="806" w:author="Chara Katiri" w:date="2015-04-12T03:47:00Z">
              <w:rPr>
                <w:rFonts w:ascii="Times" w:hAnsi="Times" w:cs="Times New Roman"/>
                <w:noProof/>
                <w:lang w:val="en-GB"/>
              </w:rPr>
            </w:rPrChange>
          </w:rPr>
          <w:t>Future work (system as application)</w:t>
        </w:r>
        <w:r w:rsidRPr="003C74EA">
          <w:rPr>
            <w:rFonts w:ascii="Times" w:hAnsi="Times"/>
            <w:noProof/>
            <w:sz w:val="22"/>
            <w:szCs w:val="22"/>
            <w:rPrChange w:id="807" w:author="Chara Katiri" w:date="2015-04-12T03:47:00Z">
              <w:rPr>
                <w:noProof/>
              </w:rPr>
            </w:rPrChange>
          </w:rPr>
          <w:tab/>
        </w:r>
        <w:r w:rsidRPr="003C74EA">
          <w:rPr>
            <w:rFonts w:ascii="Times" w:hAnsi="Times"/>
            <w:noProof/>
            <w:sz w:val="22"/>
            <w:szCs w:val="22"/>
            <w:rPrChange w:id="808" w:author="Chara Katiri" w:date="2015-04-12T03:47:00Z">
              <w:rPr>
                <w:noProof/>
              </w:rPr>
            </w:rPrChange>
          </w:rPr>
          <w:fldChar w:fldCharType="begin"/>
        </w:r>
        <w:r w:rsidRPr="003C74EA">
          <w:rPr>
            <w:rFonts w:ascii="Times" w:hAnsi="Times"/>
            <w:noProof/>
            <w:sz w:val="22"/>
            <w:szCs w:val="22"/>
            <w:rPrChange w:id="809" w:author="Chara Katiri" w:date="2015-04-12T03:47:00Z">
              <w:rPr>
                <w:noProof/>
              </w:rPr>
            </w:rPrChange>
          </w:rPr>
          <w:instrText xml:space="preserve"> PAGEREF _Toc290429804 \h </w:instrText>
        </w:r>
      </w:ins>
      <w:r w:rsidRPr="003C74EA">
        <w:rPr>
          <w:rFonts w:ascii="Times" w:hAnsi="Times"/>
          <w:noProof/>
          <w:sz w:val="22"/>
          <w:szCs w:val="22"/>
          <w:rPrChange w:id="810" w:author="Chara Katiri" w:date="2015-04-12T03:47:00Z">
            <w:rPr>
              <w:rFonts w:ascii="Times" w:hAnsi="Times"/>
              <w:noProof/>
              <w:sz w:val="22"/>
              <w:szCs w:val="22"/>
            </w:rPr>
          </w:rPrChange>
        </w:rPr>
      </w:r>
      <w:r w:rsidRPr="003C74EA">
        <w:rPr>
          <w:rFonts w:ascii="Times" w:hAnsi="Times"/>
          <w:noProof/>
          <w:sz w:val="22"/>
          <w:szCs w:val="22"/>
          <w:rPrChange w:id="811" w:author="Chara Katiri" w:date="2015-04-12T03:47:00Z">
            <w:rPr>
              <w:noProof/>
            </w:rPr>
          </w:rPrChange>
        </w:rPr>
        <w:fldChar w:fldCharType="separate"/>
      </w:r>
      <w:ins w:id="812" w:author="Chara Katiri" w:date="2015-04-12T03:47:00Z">
        <w:r w:rsidRPr="003C74EA">
          <w:rPr>
            <w:rFonts w:ascii="Times" w:hAnsi="Times"/>
            <w:noProof/>
            <w:sz w:val="22"/>
            <w:szCs w:val="22"/>
            <w:rPrChange w:id="813" w:author="Chara Katiri" w:date="2015-04-12T03:47:00Z">
              <w:rPr>
                <w:noProof/>
              </w:rPr>
            </w:rPrChange>
          </w:rPr>
          <w:t>45</w:t>
        </w:r>
        <w:r w:rsidRPr="003C74EA">
          <w:rPr>
            <w:rFonts w:ascii="Times" w:hAnsi="Times"/>
            <w:noProof/>
            <w:sz w:val="22"/>
            <w:szCs w:val="22"/>
            <w:rPrChange w:id="814" w:author="Chara Katiri" w:date="2015-04-12T03:47:00Z">
              <w:rPr>
                <w:noProof/>
              </w:rPr>
            </w:rPrChange>
          </w:rPr>
          <w:fldChar w:fldCharType="end"/>
        </w:r>
      </w:ins>
    </w:p>
    <w:p w14:paraId="2F2A5CF0" w14:textId="77777777" w:rsidR="003C74EA" w:rsidRPr="003C74EA" w:rsidRDefault="003C74EA">
      <w:pPr>
        <w:pStyle w:val="TOC2"/>
        <w:tabs>
          <w:tab w:val="left" w:pos="840"/>
          <w:tab w:val="right" w:leader="dot" w:pos="9010"/>
        </w:tabs>
        <w:spacing w:line="360" w:lineRule="auto"/>
        <w:contextualSpacing/>
        <w:rPr>
          <w:ins w:id="815" w:author="Chara Katiri" w:date="2015-04-12T03:47:00Z"/>
          <w:rFonts w:ascii="Times" w:hAnsi="Times"/>
          <w:noProof/>
          <w:sz w:val="22"/>
          <w:szCs w:val="22"/>
          <w:lang w:val="en-GB" w:eastAsia="ja-JP"/>
          <w:rPrChange w:id="816" w:author="Chara Katiri" w:date="2015-04-12T03:47:00Z">
            <w:rPr>
              <w:ins w:id="817" w:author="Chara Katiri" w:date="2015-04-12T03:47:00Z"/>
              <w:noProof/>
              <w:lang w:val="en-GB" w:eastAsia="ja-JP"/>
            </w:rPr>
          </w:rPrChange>
        </w:rPr>
        <w:pPrChange w:id="818" w:author="Chara Katiri" w:date="2015-04-12T03:47:00Z">
          <w:pPr>
            <w:pStyle w:val="TOC2"/>
            <w:tabs>
              <w:tab w:val="left" w:pos="840"/>
              <w:tab w:val="right" w:leader="dot" w:pos="9010"/>
            </w:tabs>
          </w:pPr>
        </w:pPrChange>
      </w:pPr>
      <w:ins w:id="819" w:author="Chara Katiri" w:date="2015-04-12T03:47:00Z">
        <w:r w:rsidRPr="003C74EA">
          <w:rPr>
            <w:rFonts w:ascii="Times" w:hAnsi="Times" w:cs="Times New Roman"/>
            <w:noProof/>
            <w:sz w:val="22"/>
            <w:szCs w:val="22"/>
            <w:lang w:val="en-GB"/>
            <w:rPrChange w:id="820" w:author="Chara Katiri" w:date="2015-04-12T03:47:00Z">
              <w:rPr>
                <w:rFonts w:ascii="Times" w:hAnsi="Times" w:cs="Times New Roman"/>
                <w:noProof/>
                <w:lang w:val="en-GB"/>
              </w:rPr>
            </w:rPrChange>
          </w:rPr>
          <w:t>7.4.</w:t>
        </w:r>
        <w:r w:rsidRPr="003C74EA">
          <w:rPr>
            <w:rFonts w:ascii="Times" w:hAnsi="Times"/>
            <w:noProof/>
            <w:sz w:val="22"/>
            <w:szCs w:val="22"/>
            <w:lang w:val="en-GB" w:eastAsia="ja-JP"/>
            <w:rPrChange w:id="821" w:author="Chara Katiri" w:date="2015-04-12T03:47:00Z">
              <w:rPr>
                <w:noProof/>
                <w:lang w:val="en-GB" w:eastAsia="ja-JP"/>
              </w:rPr>
            </w:rPrChange>
          </w:rPr>
          <w:tab/>
        </w:r>
        <w:r w:rsidRPr="003C74EA">
          <w:rPr>
            <w:rFonts w:ascii="Times" w:hAnsi="Times" w:cs="Times New Roman"/>
            <w:noProof/>
            <w:sz w:val="22"/>
            <w:szCs w:val="22"/>
            <w:lang w:val="en-GB"/>
            <w:rPrChange w:id="822" w:author="Chara Katiri" w:date="2015-04-12T03:47:00Z">
              <w:rPr>
                <w:rFonts w:ascii="Times" w:hAnsi="Times" w:cs="Times New Roman"/>
                <w:noProof/>
                <w:lang w:val="en-GB"/>
              </w:rPr>
            </w:rPrChange>
          </w:rPr>
          <w:t>Final evaluation and conclusions</w:t>
        </w:r>
        <w:r w:rsidRPr="003C74EA">
          <w:rPr>
            <w:rFonts w:ascii="Times" w:hAnsi="Times"/>
            <w:noProof/>
            <w:sz w:val="22"/>
            <w:szCs w:val="22"/>
            <w:rPrChange w:id="823" w:author="Chara Katiri" w:date="2015-04-12T03:47:00Z">
              <w:rPr>
                <w:noProof/>
              </w:rPr>
            </w:rPrChange>
          </w:rPr>
          <w:tab/>
        </w:r>
        <w:r w:rsidRPr="003C74EA">
          <w:rPr>
            <w:rFonts w:ascii="Times" w:hAnsi="Times"/>
            <w:noProof/>
            <w:sz w:val="22"/>
            <w:szCs w:val="22"/>
            <w:rPrChange w:id="824" w:author="Chara Katiri" w:date="2015-04-12T03:47:00Z">
              <w:rPr>
                <w:noProof/>
              </w:rPr>
            </w:rPrChange>
          </w:rPr>
          <w:fldChar w:fldCharType="begin"/>
        </w:r>
        <w:r w:rsidRPr="003C74EA">
          <w:rPr>
            <w:rFonts w:ascii="Times" w:hAnsi="Times"/>
            <w:noProof/>
            <w:sz w:val="22"/>
            <w:szCs w:val="22"/>
            <w:rPrChange w:id="825" w:author="Chara Katiri" w:date="2015-04-12T03:47:00Z">
              <w:rPr>
                <w:noProof/>
              </w:rPr>
            </w:rPrChange>
          </w:rPr>
          <w:instrText xml:space="preserve"> PAGEREF _Toc290429805 \h </w:instrText>
        </w:r>
      </w:ins>
      <w:r w:rsidRPr="003C74EA">
        <w:rPr>
          <w:rFonts w:ascii="Times" w:hAnsi="Times"/>
          <w:noProof/>
          <w:sz w:val="22"/>
          <w:szCs w:val="22"/>
          <w:rPrChange w:id="826" w:author="Chara Katiri" w:date="2015-04-12T03:47:00Z">
            <w:rPr>
              <w:rFonts w:ascii="Times" w:hAnsi="Times"/>
              <w:noProof/>
              <w:sz w:val="22"/>
              <w:szCs w:val="22"/>
            </w:rPr>
          </w:rPrChange>
        </w:rPr>
      </w:r>
      <w:r w:rsidRPr="003C74EA">
        <w:rPr>
          <w:rFonts w:ascii="Times" w:hAnsi="Times"/>
          <w:noProof/>
          <w:sz w:val="22"/>
          <w:szCs w:val="22"/>
          <w:rPrChange w:id="827" w:author="Chara Katiri" w:date="2015-04-12T03:47:00Z">
            <w:rPr>
              <w:noProof/>
            </w:rPr>
          </w:rPrChange>
        </w:rPr>
        <w:fldChar w:fldCharType="separate"/>
      </w:r>
      <w:ins w:id="828" w:author="Chara Katiri" w:date="2015-04-12T03:47:00Z">
        <w:r w:rsidRPr="003C74EA">
          <w:rPr>
            <w:rFonts w:ascii="Times" w:hAnsi="Times"/>
            <w:noProof/>
            <w:sz w:val="22"/>
            <w:szCs w:val="22"/>
            <w:rPrChange w:id="829" w:author="Chara Katiri" w:date="2015-04-12T03:47:00Z">
              <w:rPr>
                <w:noProof/>
              </w:rPr>
            </w:rPrChange>
          </w:rPr>
          <w:t>45</w:t>
        </w:r>
        <w:r w:rsidRPr="003C74EA">
          <w:rPr>
            <w:rFonts w:ascii="Times" w:hAnsi="Times"/>
            <w:noProof/>
            <w:sz w:val="22"/>
            <w:szCs w:val="22"/>
            <w:rPrChange w:id="830" w:author="Chara Katiri" w:date="2015-04-12T03:47:00Z">
              <w:rPr>
                <w:noProof/>
              </w:rPr>
            </w:rPrChange>
          </w:rPr>
          <w:fldChar w:fldCharType="end"/>
        </w:r>
      </w:ins>
    </w:p>
    <w:p w14:paraId="073C2C3F" w14:textId="77777777" w:rsidR="003C74EA" w:rsidRPr="003C74EA" w:rsidRDefault="003C74EA">
      <w:pPr>
        <w:pStyle w:val="TOC2"/>
        <w:tabs>
          <w:tab w:val="left" w:pos="840"/>
          <w:tab w:val="right" w:leader="dot" w:pos="9010"/>
        </w:tabs>
        <w:spacing w:line="360" w:lineRule="auto"/>
        <w:contextualSpacing/>
        <w:rPr>
          <w:ins w:id="831" w:author="Chara Katiri" w:date="2015-04-12T03:47:00Z"/>
          <w:rFonts w:ascii="Times" w:hAnsi="Times"/>
          <w:noProof/>
          <w:sz w:val="22"/>
          <w:szCs w:val="22"/>
          <w:lang w:val="en-GB" w:eastAsia="ja-JP"/>
          <w:rPrChange w:id="832" w:author="Chara Katiri" w:date="2015-04-12T03:47:00Z">
            <w:rPr>
              <w:ins w:id="833" w:author="Chara Katiri" w:date="2015-04-12T03:47:00Z"/>
              <w:noProof/>
              <w:lang w:val="en-GB" w:eastAsia="ja-JP"/>
            </w:rPr>
          </w:rPrChange>
        </w:rPr>
        <w:pPrChange w:id="834" w:author="Chara Katiri" w:date="2015-04-12T03:47:00Z">
          <w:pPr>
            <w:pStyle w:val="TOC2"/>
            <w:tabs>
              <w:tab w:val="left" w:pos="840"/>
              <w:tab w:val="right" w:leader="dot" w:pos="9010"/>
            </w:tabs>
          </w:pPr>
        </w:pPrChange>
      </w:pPr>
      <w:ins w:id="835" w:author="Chara Katiri" w:date="2015-04-12T03:47:00Z">
        <w:r w:rsidRPr="003C74EA">
          <w:rPr>
            <w:rFonts w:ascii="Times" w:hAnsi="Times" w:cs="Times New Roman"/>
            <w:noProof/>
            <w:sz w:val="22"/>
            <w:szCs w:val="22"/>
            <w:lang w:val="en-GB"/>
            <w:rPrChange w:id="836" w:author="Chara Katiri" w:date="2015-04-12T03:47:00Z">
              <w:rPr>
                <w:rFonts w:ascii="Times" w:hAnsi="Times" w:cs="Times New Roman"/>
                <w:noProof/>
                <w:lang w:val="en-GB"/>
              </w:rPr>
            </w:rPrChange>
          </w:rPr>
          <w:t>7.5.</w:t>
        </w:r>
        <w:r w:rsidRPr="003C74EA">
          <w:rPr>
            <w:rFonts w:ascii="Times" w:hAnsi="Times"/>
            <w:noProof/>
            <w:sz w:val="22"/>
            <w:szCs w:val="22"/>
            <w:lang w:val="en-GB" w:eastAsia="ja-JP"/>
            <w:rPrChange w:id="837" w:author="Chara Katiri" w:date="2015-04-12T03:47:00Z">
              <w:rPr>
                <w:noProof/>
                <w:lang w:val="en-GB" w:eastAsia="ja-JP"/>
              </w:rPr>
            </w:rPrChange>
          </w:rPr>
          <w:tab/>
        </w:r>
        <w:r w:rsidRPr="003C74EA">
          <w:rPr>
            <w:rFonts w:ascii="Times" w:hAnsi="Times" w:cs="Times New Roman"/>
            <w:noProof/>
            <w:sz w:val="22"/>
            <w:szCs w:val="22"/>
            <w:lang w:val="en-GB"/>
            <w:rPrChange w:id="838" w:author="Chara Katiri" w:date="2015-04-12T03:47:00Z">
              <w:rPr>
                <w:rFonts w:ascii="Times" w:hAnsi="Times" w:cs="Times New Roman"/>
                <w:noProof/>
                <w:lang w:val="en-GB"/>
              </w:rPr>
            </w:rPrChange>
          </w:rPr>
          <w:t>Summary</w:t>
        </w:r>
        <w:r w:rsidRPr="003C74EA">
          <w:rPr>
            <w:rFonts w:ascii="Times" w:hAnsi="Times"/>
            <w:noProof/>
            <w:sz w:val="22"/>
            <w:szCs w:val="22"/>
            <w:rPrChange w:id="839" w:author="Chara Katiri" w:date="2015-04-12T03:47:00Z">
              <w:rPr>
                <w:noProof/>
              </w:rPr>
            </w:rPrChange>
          </w:rPr>
          <w:tab/>
        </w:r>
        <w:r w:rsidRPr="003C74EA">
          <w:rPr>
            <w:rFonts w:ascii="Times" w:hAnsi="Times"/>
            <w:noProof/>
            <w:sz w:val="22"/>
            <w:szCs w:val="22"/>
            <w:rPrChange w:id="840" w:author="Chara Katiri" w:date="2015-04-12T03:47:00Z">
              <w:rPr>
                <w:noProof/>
              </w:rPr>
            </w:rPrChange>
          </w:rPr>
          <w:fldChar w:fldCharType="begin"/>
        </w:r>
        <w:r w:rsidRPr="003C74EA">
          <w:rPr>
            <w:rFonts w:ascii="Times" w:hAnsi="Times"/>
            <w:noProof/>
            <w:sz w:val="22"/>
            <w:szCs w:val="22"/>
            <w:rPrChange w:id="841" w:author="Chara Katiri" w:date="2015-04-12T03:47:00Z">
              <w:rPr>
                <w:noProof/>
              </w:rPr>
            </w:rPrChange>
          </w:rPr>
          <w:instrText xml:space="preserve"> PAGEREF _Toc290429806 \h </w:instrText>
        </w:r>
      </w:ins>
      <w:r w:rsidRPr="003C74EA">
        <w:rPr>
          <w:rFonts w:ascii="Times" w:hAnsi="Times"/>
          <w:noProof/>
          <w:sz w:val="22"/>
          <w:szCs w:val="22"/>
          <w:rPrChange w:id="842" w:author="Chara Katiri" w:date="2015-04-12T03:47:00Z">
            <w:rPr>
              <w:rFonts w:ascii="Times" w:hAnsi="Times"/>
              <w:noProof/>
              <w:sz w:val="22"/>
              <w:szCs w:val="22"/>
            </w:rPr>
          </w:rPrChange>
        </w:rPr>
      </w:r>
      <w:r w:rsidRPr="003C74EA">
        <w:rPr>
          <w:rFonts w:ascii="Times" w:hAnsi="Times"/>
          <w:noProof/>
          <w:sz w:val="22"/>
          <w:szCs w:val="22"/>
          <w:rPrChange w:id="843" w:author="Chara Katiri" w:date="2015-04-12T03:47:00Z">
            <w:rPr>
              <w:noProof/>
            </w:rPr>
          </w:rPrChange>
        </w:rPr>
        <w:fldChar w:fldCharType="separate"/>
      </w:r>
      <w:ins w:id="844" w:author="Chara Katiri" w:date="2015-04-12T03:47:00Z">
        <w:r w:rsidRPr="003C74EA">
          <w:rPr>
            <w:rFonts w:ascii="Times" w:hAnsi="Times"/>
            <w:noProof/>
            <w:sz w:val="22"/>
            <w:szCs w:val="22"/>
            <w:rPrChange w:id="845" w:author="Chara Katiri" w:date="2015-04-12T03:47:00Z">
              <w:rPr>
                <w:noProof/>
              </w:rPr>
            </w:rPrChange>
          </w:rPr>
          <w:t>45</w:t>
        </w:r>
        <w:r w:rsidRPr="003C74EA">
          <w:rPr>
            <w:rFonts w:ascii="Times" w:hAnsi="Times"/>
            <w:noProof/>
            <w:sz w:val="22"/>
            <w:szCs w:val="22"/>
            <w:rPrChange w:id="846" w:author="Chara Katiri" w:date="2015-04-12T03:47:00Z">
              <w:rPr>
                <w:noProof/>
              </w:rPr>
            </w:rPrChange>
          </w:rPr>
          <w:fldChar w:fldCharType="end"/>
        </w:r>
      </w:ins>
    </w:p>
    <w:p w14:paraId="2A7A242F" w14:textId="77777777" w:rsidR="003C74EA" w:rsidRPr="003C74EA" w:rsidRDefault="003C74EA" w:rsidP="003C74EA">
      <w:pPr>
        <w:pStyle w:val="TOC1"/>
        <w:tabs>
          <w:tab w:val="left" w:pos="405"/>
          <w:tab w:val="right" w:leader="dot" w:pos="9010"/>
        </w:tabs>
        <w:rPr>
          <w:ins w:id="847" w:author="Chara Katiri" w:date="2015-04-12T03:47:00Z"/>
          <w:noProof/>
          <w:lang w:val="en-GB" w:eastAsia="ja-JP"/>
          <w:rPrChange w:id="848" w:author="Chara Katiri" w:date="2015-04-12T03:47:00Z">
            <w:rPr>
              <w:ins w:id="849" w:author="Chara Katiri" w:date="2015-04-12T03:47:00Z"/>
              <w:rFonts w:asciiTheme="minorHAnsi" w:hAnsiTheme="minorHAnsi"/>
              <w:noProof/>
              <w:sz w:val="24"/>
              <w:szCs w:val="24"/>
              <w:lang w:val="en-GB" w:eastAsia="ja-JP"/>
            </w:rPr>
          </w:rPrChange>
        </w:rPr>
      </w:pPr>
      <w:ins w:id="850" w:author="Chara Katiri" w:date="2015-04-12T03:47:00Z">
        <w:r w:rsidRPr="003C74EA">
          <w:rPr>
            <w:rFonts w:cs="Times New Roman"/>
            <w:noProof/>
            <w:lang w:val="en-GB"/>
          </w:rPr>
          <w:t>8.</w:t>
        </w:r>
        <w:r w:rsidRPr="003C74EA">
          <w:rPr>
            <w:noProof/>
            <w:lang w:val="en-GB" w:eastAsia="ja-JP"/>
            <w:rPrChange w:id="851" w:author="Chara Katiri" w:date="2015-04-12T03:47:00Z">
              <w:rPr>
                <w:rFonts w:asciiTheme="minorHAnsi" w:hAnsiTheme="minorHAnsi"/>
                <w:noProof/>
                <w:sz w:val="24"/>
                <w:szCs w:val="24"/>
                <w:lang w:val="en-GB" w:eastAsia="ja-JP"/>
              </w:rPr>
            </w:rPrChange>
          </w:rPr>
          <w:tab/>
        </w:r>
        <w:r w:rsidRPr="003C74EA">
          <w:rPr>
            <w:rFonts w:cs="Times New Roman"/>
            <w:noProof/>
            <w:lang w:val="en-GB"/>
          </w:rPr>
          <w:t>References</w:t>
        </w:r>
        <w:r w:rsidRPr="003C74EA">
          <w:rPr>
            <w:noProof/>
          </w:rPr>
          <w:tab/>
        </w:r>
        <w:r w:rsidRPr="003C74EA">
          <w:rPr>
            <w:noProof/>
          </w:rPr>
          <w:fldChar w:fldCharType="begin"/>
        </w:r>
        <w:r w:rsidRPr="003C74EA">
          <w:rPr>
            <w:noProof/>
          </w:rPr>
          <w:instrText xml:space="preserve"> PAGEREF _Toc290429807 \h </w:instrText>
        </w:r>
      </w:ins>
      <w:r w:rsidRPr="003C74EA">
        <w:rPr>
          <w:noProof/>
        </w:rPr>
      </w:r>
      <w:r w:rsidRPr="003C74EA">
        <w:rPr>
          <w:noProof/>
        </w:rPr>
        <w:fldChar w:fldCharType="separate"/>
      </w:r>
      <w:ins w:id="852" w:author="Chara Katiri" w:date="2015-04-12T03:47:00Z">
        <w:r w:rsidRPr="003C74EA">
          <w:rPr>
            <w:noProof/>
          </w:rPr>
          <w:t>46</w:t>
        </w:r>
        <w:r w:rsidRPr="003C74EA">
          <w:rPr>
            <w:noProof/>
          </w:rPr>
          <w:fldChar w:fldCharType="end"/>
        </w:r>
      </w:ins>
    </w:p>
    <w:p w14:paraId="2ACAFADD" w14:textId="77777777" w:rsidR="003C74EA" w:rsidRPr="003C74EA" w:rsidRDefault="003C74EA" w:rsidP="003C74EA">
      <w:pPr>
        <w:pStyle w:val="TOC1"/>
        <w:tabs>
          <w:tab w:val="left" w:pos="405"/>
          <w:tab w:val="right" w:leader="dot" w:pos="9010"/>
        </w:tabs>
        <w:rPr>
          <w:ins w:id="853" w:author="Chara Katiri" w:date="2015-04-12T03:47:00Z"/>
          <w:noProof/>
          <w:lang w:val="en-GB" w:eastAsia="ja-JP"/>
          <w:rPrChange w:id="854" w:author="Chara Katiri" w:date="2015-04-12T03:47:00Z">
            <w:rPr>
              <w:ins w:id="855" w:author="Chara Katiri" w:date="2015-04-12T03:47:00Z"/>
              <w:rFonts w:asciiTheme="minorHAnsi" w:hAnsiTheme="minorHAnsi"/>
              <w:noProof/>
              <w:sz w:val="24"/>
              <w:szCs w:val="24"/>
              <w:lang w:val="en-GB" w:eastAsia="ja-JP"/>
            </w:rPr>
          </w:rPrChange>
        </w:rPr>
      </w:pPr>
      <w:ins w:id="856" w:author="Chara Katiri" w:date="2015-04-12T03:47:00Z">
        <w:r w:rsidRPr="003C74EA">
          <w:rPr>
            <w:rFonts w:cs="Times New Roman"/>
            <w:noProof/>
            <w:lang w:val="en-GB"/>
          </w:rPr>
          <w:t>9.</w:t>
        </w:r>
        <w:r w:rsidRPr="003C74EA">
          <w:rPr>
            <w:noProof/>
            <w:lang w:val="en-GB" w:eastAsia="ja-JP"/>
            <w:rPrChange w:id="857" w:author="Chara Katiri" w:date="2015-04-12T03:47:00Z">
              <w:rPr>
                <w:rFonts w:asciiTheme="minorHAnsi" w:hAnsiTheme="minorHAnsi"/>
                <w:noProof/>
                <w:sz w:val="24"/>
                <w:szCs w:val="24"/>
                <w:lang w:val="en-GB" w:eastAsia="ja-JP"/>
              </w:rPr>
            </w:rPrChange>
          </w:rPr>
          <w:tab/>
        </w:r>
        <w:r w:rsidRPr="003C74EA">
          <w:rPr>
            <w:rFonts w:cs="Times New Roman"/>
            <w:noProof/>
            <w:lang w:val="en-GB"/>
          </w:rPr>
          <w:t>Appendices</w:t>
        </w:r>
        <w:r w:rsidRPr="003C74EA">
          <w:rPr>
            <w:noProof/>
          </w:rPr>
          <w:tab/>
        </w:r>
        <w:r w:rsidRPr="003C74EA">
          <w:rPr>
            <w:noProof/>
          </w:rPr>
          <w:fldChar w:fldCharType="begin"/>
        </w:r>
        <w:r w:rsidRPr="003C74EA">
          <w:rPr>
            <w:noProof/>
          </w:rPr>
          <w:instrText xml:space="preserve"> PAGEREF _Toc290429808 \h </w:instrText>
        </w:r>
      </w:ins>
      <w:r w:rsidRPr="003C74EA">
        <w:rPr>
          <w:noProof/>
        </w:rPr>
      </w:r>
      <w:r w:rsidRPr="003C74EA">
        <w:rPr>
          <w:noProof/>
        </w:rPr>
        <w:fldChar w:fldCharType="separate"/>
      </w:r>
      <w:ins w:id="858" w:author="Chara Katiri" w:date="2015-04-12T03:47:00Z">
        <w:r w:rsidRPr="003C74EA">
          <w:rPr>
            <w:noProof/>
          </w:rPr>
          <w:t>51</w:t>
        </w:r>
        <w:r w:rsidRPr="003C74EA">
          <w:rPr>
            <w:noProof/>
          </w:rPr>
          <w:fldChar w:fldCharType="end"/>
        </w:r>
      </w:ins>
    </w:p>
    <w:p w14:paraId="4806B751" w14:textId="77777777" w:rsidR="003C74EA" w:rsidRPr="003C74EA" w:rsidRDefault="003C74EA">
      <w:pPr>
        <w:pStyle w:val="TOC2"/>
        <w:tabs>
          <w:tab w:val="left" w:pos="840"/>
          <w:tab w:val="right" w:leader="dot" w:pos="9010"/>
        </w:tabs>
        <w:spacing w:line="360" w:lineRule="auto"/>
        <w:contextualSpacing/>
        <w:rPr>
          <w:ins w:id="859" w:author="Chara Katiri" w:date="2015-04-12T03:47:00Z"/>
          <w:rFonts w:ascii="Times" w:hAnsi="Times"/>
          <w:noProof/>
          <w:sz w:val="22"/>
          <w:szCs w:val="22"/>
          <w:lang w:val="en-GB" w:eastAsia="ja-JP"/>
          <w:rPrChange w:id="860" w:author="Chara Katiri" w:date="2015-04-12T03:47:00Z">
            <w:rPr>
              <w:ins w:id="861" w:author="Chara Katiri" w:date="2015-04-12T03:47:00Z"/>
              <w:noProof/>
              <w:lang w:val="en-GB" w:eastAsia="ja-JP"/>
            </w:rPr>
          </w:rPrChange>
        </w:rPr>
        <w:pPrChange w:id="862" w:author="Chara Katiri" w:date="2015-04-12T03:47:00Z">
          <w:pPr>
            <w:pStyle w:val="TOC2"/>
            <w:tabs>
              <w:tab w:val="left" w:pos="840"/>
              <w:tab w:val="right" w:leader="dot" w:pos="9010"/>
            </w:tabs>
          </w:pPr>
        </w:pPrChange>
      </w:pPr>
      <w:ins w:id="863" w:author="Chara Katiri" w:date="2015-04-12T03:47:00Z">
        <w:r w:rsidRPr="003C74EA">
          <w:rPr>
            <w:rFonts w:ascii="Times" w:hAnsi="Times" w:cs="Times New Roman"/>
            <w:noProof/>
            <w:color w:val="000000" w:themeColor="text1"/>
            <w:sz w:val="22"/>
            <w:szCs w:val="22"/>
            <w:lang w:val="en-GB"/>
            <w:rPrChange w:id="864" w:author="Chara Katiri" w:date="2015-04-12T03:47:00Z">
              <w:rPr>
                <w:rFonts w:ascii="Times" w:hAnsi="Times" w:cs="Times New Roman"/>
                <w:noProof/>
                <w:color w:val="000000" w:themeColor="text1"/>
                <w:lang w:val="en-GB"/>
              </w:rPr>
            </w:rPrChange>
          </w:rPr>
          <w:t>9.1.</w:t>
        </w:r>
        <w:r w:rsidRPr="003C74EA">
          <w:rPr>
            <w:rFonts w:ascii="Times" w:hAnsi="Times"/>
            <w:noProof/>
            <w:sz w:val="22"/>
            <w:szCs w:val="22"/>
            <w:lang w:val="en-GB" w:eastAsia="ja-JP"/>
            <w:rPrChange w:id="865" w:author="Chara Katiri" w:date="2015-04-12T03:47:00Z">
              <w:rPr>
                <w:noProof/>
                <w:lang w:val="en-GB" w:eastAsia="ja-JP"/>
              </w:rPr>
            </w:rPrChange>
          </w:rPr>
          <w:tab/>
        </w:r>
        <w:r w:rsidRPr="003C74EA">
          <w:rPr>
            <w:rFonts w:ascii="Times" w:hAnsi="Times" w:cs="Times New Roman"/>
            <w:noProof/>
            <w:color w:val="000000" w:themeColor="text1"/>
            <w:sz w:val="22"/>
            <w:szCs w:val="22"/>
            <w:lang w:val="en-GB"/>
            <w:rPrChange w:id="866" w:author="Chara Katiri" w:date="2015-04-12T03:47:00Z">
              <w:rPr>
                <w:rFonts w:ascii="Times" w:hAnsi="Times" w:cs="Times New Roman"/>
                <w:noProof/>
                <w:color w:val="000000" w:themeColor="text1"/>
                <w:lang w:val="en-GB"/>
              </w:rPr>
            </w:rPrChange>
          </w:rPr>
          <w:t>Response from the IT Services.</w:t>
        </w:r>
        <w:r w:rsidRPr="003C74EA">
          <w:rPr>
            <w:rFonts w:ascii="Times" w:hAnsi="Times"/>
            <w:noProof/>
            <w:sz w:val="22"/>
            <w:szCs w:val="22"/>
            <w:rPrChange w:id="867" w:author="Chara Katiri" w:date="2015-04-12T03:47:00Z">
              <w:rPr>
                <w:noProof/>
              </w:rPr>
            </w:rPrChange>
          </w:rPr>
          <w:tab/>
        </w:r>
        <w:r w:rsidRPr="003C74EA">
          <w:rPr>
            <w:rFonts w:ascii="Times" w:hAnsi="Times"/>
            <w:noProof/>
            <w:sz w:val="22"/>
            <w:szCs w:val="22"/>
            <w:rPrChange w:id="868" w:author="Chara Katiri" w:date="2015-04-12T03:47:00Z">
              <w:rPr>
                <w:noProof/>
              </w:rPr>
            </w:rPrChange>
          </w:rPr>
          <w:fldChar w:fldCharType="begin"/>
        </w:r>
        <w:r w:rsidRPr="003C74EA">
          <w:rPr>
            <w:rFonts w:ascii="Times" w:hAnsi="Times"/>
            <w:noProof/>
            <w:sz w:val="22"/>
            <w:szCs w:val="22"/>
            <w:rPrChange w:id="869" w:author="Chara Katiri" w:date="2015-04-12T03:47:00Z">
              <w:rPr>
                <w:noProof/>
              </w:rPr>
            </w:rPrChange>
          </w:rPr>
          <w:instrText xml:space="preserve"> PAGEREF _Toc290429809 \h </w:instrText>
        </w:r>
      </w:ins>
      <w:r w:rsidRPr="003C74EA">
        <w:rPr>
          <w:rFonts w:ascii="Times" w:hAnsi="Times"/>
          <w:noProof/>
          <w:sz w:val="22"/>
          <w:szCs w:val="22"/>
          <w:rPrChange w:id="870" w:author="Chara Katiri" w:date="2015-04-12T03:47:00Z">
            <w:rPr>
              <w:rFonts w:ascii="Times" w:hAnsi="Times"/>
              <w:noProof/>
              <w:sz w:val="22"/>
              <w:szCs w:val="22"/>
            </w:rPr>
          </w:rPrChange>
        </w:rPr>
      </w:r>
      <w:r w:rsidRPr="003C74EA">
        <w:rPr>
          <w:rFonts w:ascii="Times" w:hAnsi="Times"/>
          <w:noProof/>
          <w:sz w:val="22"/>
          <w:szCs w:val="22"/>
          <w:rPrChange w:id="871" w:author="Chara Katiri" w:date="2015-04-12T03:47:00Z">
            <w:rPr>
              <w:noProof/>
            </w:rPr>
          </w:rPrChange>
        </w:rPr>
        <w:fldChar w:fldCharType="separate"/>
      </w:r>
      <w:ins w:id="872" w:author="Chara Katiri" w:date="2015-04-12T03:47:00Z">
        <w:r w:rsidRPr="003C74EA">
          <w:rPr>
            <w:rFonts w:ascii="Times" w:hAnsi="Times"/>
            <w:noProof/>
            <w:sz w:val="22"/>
            <w:szCs w:val="22"/>
            <w:rPrChange w:id="873" w:author="Chara Katiri" w:date="2015-04-12T03:47:00Z">
              <w:rPr>
                <w:noProof/>
              </w:rPr>
            </w:rPrChange>
          </w:rPr>
          <w:t>51</w:t>
        </w:r>
        <w:r w:rsidRPr="003C74EA">
          <w:rPr>
            <w:rFonts w:ascii="Times" w:hAnsi="Times"/>
            <w:noProof/>
            <w:sz w:val="22"/>
            <w:szCs w:val="22"/>
            <w:rPrChange w:id="874" w:author="Chara Katiri" w:date="2015-04-12T03:47:00Z">
              <w:rPr>
                <w:noProof/>
              </w:rPr>
            </w:rPrChange>
          </w:rPr>
          <w:fldChar w:fldCharType="end"/>
        </w:r>
      </w:ins>
    </w:p>
    <w:p w14:paraId="44B37FC2" w14:textId="77777777" w:rsidR="003C74EA" w:rsidRPr="003C74EA" w:rsidRDefault="003C74EA">
      <w:pPr>
        <w:pStyle w:val="TOC2"/>
        <w:tabs>
          <w:tab w:val="left" w:pos="840"/>
          <w:tab w:val="right" w:leader="dot" w:pos="9010"/>
        </w:tabs>
        <w:spacing w:line="360" w:lineRule="auto"/>
        <w:contextualSpacing/>
        <w:rPr>
          <w:ins w:id="875" w:author="Chara Katiri" w:date="2015-04-12T03:47:00Z"/>
          <w:rFonts w:ascii="Times" w:hAnsi="Times"/>
          <w:noProof/>
          <w:sz w:val="22"/>
          <w:szCs w:val="22"/>
          <w:lang w:val="en-GB" w:eastAsia="ja-JP"/>
          <w:rPrChange w:id="876" w:author="Chara Katiri" w:date="2015-04-12T03:47:00Z">
            <w:rPr>
              <w:ins w:id="877" w:author="Chara Katiri" w:date="2015-04-12T03:47:00Z"/>
              <w:noProof/>
              <w:lang w:val="en-GB" w:eastAsia="ja-JP"/>
            </w:rPr>
          </w:rPrChange>
        </w:rPr>
        <w:pPrChange w:id="878" w:author="Chara Katiri" w:date="2015-04-12T03:47:00Z">
          <w:pPr>
            <w:pStyle w:val="TOC2"/>
            <w:tabs>
              <w:tab w:val="left" w:pos="840"/>
              <w:tab w:val="right" w:leader="dot" w:pos="9010"/>
            </w:tabs>
          </w:pPr>
        </w:pPrChange>
      </w:pPr>
      <w:ins w:id="879" w:author="Chara Katiri" w:date="2015-04-12T03:47:00Z">
        <w:r w:rsidRPr="003C74EA">
          <w:rPr>
            <w:rFonts w:ascii="Times" w:hAnsi="Times" w:cs="Times New Roman"/>
            <w:noProof/>
            <w:color w:val="000000" w:themeColor="text1"/>
            <w:sz w:val="22"/>
            <w:szCs w:val="22"/>
            <w:lang w:val="en-GB"/>
            <w:rPrChange w:id="880" w:author="Chara Katiri" w:date="2015-04-12T03:47:00Z">
              <w:rPr>
                <w:rFonts w:ascii="Times" w:hAnsi="Times" w:cs="Times New Roman"/>
                <w:noProof/>
                <w:color w:val="000000" w:themeColor="text1"/>
                <w:lang w:val="en-GB"/>
              </w:rPr>
            </w:rPrChange>
          </w:rPr>
          <w:t>9.2.</w:t>
        </w:r>
        <w:r w:rsidRPr="003C74EA">
          <w:rPr>
            <w:rFonts w:ascii="Times" w:hAnsi="Times"/>
            <w:noProof/>
            <w:sz w:val="22"/>
            <w:szCs w:val="22"/>
            <w:lang w:val="en-GB" w:eastAsia="ja-JP"/>
            <w:rPrChange w:id="881" w:author="Chara Katiri" w:date="2015-04-12T03:47:00Z">
              <w:rPr>
                <w:noProof/>
                <w:lang w:val="en-GB" w:eastAsia="ja-JP"/>
              </w:rPr>
            </w:rPrChange>
          </w:rPr>
          <w:tab/>
        </w:r>
        <w:r w:rsidRPr="003C74EA">
          <w:rPr>
            <w:rFonts w:ascii="Times" w:hAnsi="Times" w:cs="Times New Roman"/>
            <w:noProof/>
            <w:color w:val="000000" w:themeColor="text1"/>
            <w:sz w:val="22"/>
            <w:szCs w:val="22"/>
            <w:lang w:val="en-GB"/>
            <w:rPrChange w:id="882" w:author="Chara Katiri" w:date="2015-04-12T03:47:00Z">
              <w:rPr>
                <w:rFonts w:ascii="Times" w:hAnsi="Times" w:cs="Times New Roman"/>
                <w:noProof/>
                <w:color w:val="000000" w:themeColor="text1"/>
                <w:lang w:val="en-GB"/>
              </w:rPr>
            </w:rPrChange>
          </w:rPr>
          <w:t>Creation and remote connection to the database behind the firewall</w:t>
        </w:r>
        <w:r w:rsidRPr="003C74EA">
          <w:rPr>
            <w:rFonts w:ascii="Times" w:hAnsi="Times"/>
            <w:noProof/>
            <w:sz w:val="22"/>
            <w:szCs w:val="22"/>
            <w:rPrChange w:id="883" w:author="Chara Katiri" w:date="2015-04-12T03:47:00Z">
              <w:rPr>
                <w:noProof/>
              </w:rPr>
            </w:rPrChange>
          </w:rPr>
          <w:tab/>
        </w:r>
        <w:r w:rsidRPr="003C74EA">
          <w:rPr>
            <w:rFonts w:ascii="Times" w:hAnsi="Times"/>
            <w:noProof/>
            <w:sz w:val="22"/>
            <w:szCs w:val="22"/>
            <w:rPrChange w:id="884" w:author="Chara Katiri" w:date="2015-04-12T03:47:00Z">
              <w:rPr>
                <w:noProof/>
              </w:rPr>
            </w:rPrChange>
          </w:rPr>
          <w:fldChar w:fldCharType="begin"/>
        </w:r>
        <w:r w:rsidRPr="003C74EA">
          <w:rPr>
            <w:rFonts w:ascii="Times" w:hAnsi="Times"/>
            <w:noProof/>
            <w:sz w:val="22"/>
            <w:szCs w:val="22"/>
            <w:rPrChange w:id="885" w:author="Chara Katiri" w:date="2015-04-12T03:47:00Z">
              <w:rPr>
                <w:noProof/>
              </w:rPr>
            </w:rPrChange>
          </w:rPr>
          <w:instrText xml:space="preserve"> PAGEREF _Toc290429810 \h </w:instrText>
        </w:r>
      </w:ins>
      <w:r w:rsidRPr="003C74EA">
        <w:rPr>
          <w:rFonts w:ascii="Times" w:hAnsi="Times"/>
          <w:noProof/>
          <w:sz w:val="22"/>
          <w:szCs w:val="22"/>
          <w:rPrChange w:id="886" w:author="Chara Katiri" w:date="2015-04-12T03:47:00Z">
            <w:rPr>
              <w:rFonts w:ascii="Times" w:hAnsi="Times"/>
              <w:noProof/>
              <w:sz w:val="22"/>
              <w:szCs w:val="22"/>
            </w:rPr>
          </w:rPrChange>
        </w:rPr>
      </w:r>
      <w:r w:rsidRPr="003C74EA">
        <w:rPr>
          <w:rFonts w:ascii="Times" w:hAnsi="Times"/>
          <w:noProof/>
          <w:sz w:val="22"/>
          <w:szCs w:val="22"/>
          <w:rPrChange w:id="887" w:author="Chara Katiri" w:date="2015-04-12T03:47:00Z">
            <w:rPr>
              <w:noProof/>
            </w:rPr>
          </w:rPrChange>
        </w:rPr>
        <w:fldChar w:fldCharType="separate"/>
      </w:r>
      <w:ins w:id="888" w:author="Chara Katiri" w:date="2015-04-12T03:47:00Z">
        <w:r w:rsidRPr="003C74EA">
          <w:rPr>
            <w:rFonts w:ascii="Times" w:hAnsi="Times"/>
            <w:noProof/>
            <w:sz w:val="22"/>
            <w:szCs w:val="22"/>
            <w:rPrChange w:id="889" w:author="Chara Katiri" w:date="2015-04-12T03:47:00Z">
              <w:rPr>
                <w:noProof/>
              </w:rPr>
            </w:rPrChange>
          </w:rPr>
          <w:t>52</w:t>
        </w:r>
        <w:r w:rsidRPr="003C74EA">
          <w:rPr>
            <w:rFonts w:ascii="Times" w:hAnsi="Times"/>
            <w:noProof/>
            <w:sz w:val="22"/>
            <w:szCs w:val="22"/>
            <w:rPrChange w:id="890" w:author="Chara Katiri" w:date="2015-04-12T03:47:00Z">
              <w:rPr>
                <w:noProof/>
              </w:rPr>
            </w:rPrChange>
          </w:rPr>
          <w:fldChar w:fldCharType="end"/>
        </w:r>
      </w:ins>
    </w:p>
    <w:p w14:paraId="35390D72" w14:textId="77777777" w:rsidR="003C74EA" w:rsidRPr="003C74EA" w:rsidRDefault="003C74EA">
      <w:pPr>
        <w:pStyle w:val="TOC2"/>
        <w:tabs>
          <w:tab w:val="left" w:pos="840"/>
          <w:tab w:val="right" w:leader="dot" w:pos="9010"/>
        </w:tabs>
        <w:spacing w:line="360" w:lineRule="auto"/>
        <w:contextualSpacing/>
        <w:rPr>
          <w:ins w:id="891" w:author="Chara Katiri" w:date="2015-04-12T03:47:00Z"/>
          <w:rFonts w:ascii="Times" w:hAnsi="Times"/>
          <w:noProof/>
          <w:sz w:val="22"/>
          <w:szCs w:val="22"/>
          <w:lang w:val="en-GB" w:eastAsia="ja-JP"/>
          <w:rPrChange w:id="892" w:author="Chara Katiri" w:date="2015-04-12T03:47:00Z">
            <w:rPr>
              <w:ins w:id="893" w:author="Chara Katiri" w:date="2015-04-12T03:47:00Z"/>
              <w:noProof/>
              <w:lang w:val="en-GB" w:eastAsia="ja-JP"/>
            </w:rPr>
          </w:rPrChange>
        </w:rPr>
        <w:pPrChange w:id="894" w:author="Chara Katiri" w:date="2015-04-12T03:47:00Z">
          <w:pPr>
            <w:pStyle w:val="TOC2"/>
            <w:tabs>
              <w:tab w:val="left" w:pos="840"/>
              <w:tab w:val="right" w:leader="dot" w:pos="9010"/>
            </w:tabs>
          </w:pPr>
        </w:pPrChange>
      </w:pPr>
      <w:ins w:id="895" w:author="Chara Katiri" w:date="2015-04-12T03:47:00Z">
        <w:r w:rsidRPr="003C74EA">
          <w:rPr>
            <w:rFonts w:ascii="Times" w:hAnsi="Times" w:cs="Times New Roman"/>
            <w:noProof/>
            <w:color w:val="000000" w:themeColor="text1"/>
            <w:sz w:val="22"/>
            <w:szCs w:val="22"/>
            <w:lang w:val="en-GB"/>
            <w:rPrChange w:id="896" w:author="Chara Katiri" w:date="2015-04-12T03:47:00Z">
              <w:rPr>
                <w:rFonts w:ascii="Times" w:hAnsi="Times" w:cs="Times New Roman"/>
                <w:noProof/>
                <w:color w:val="000000" w:themeColor="text1"/>
                <w:lang w:val="en-GB"/>
              </w:rPr>
            </w:rPrChange>
          </w:rPr>
          <w:t>9.3.</w:t>
        </w:r>
        <w:r w:rsidRPr="003C74EA">
          <w:rPr>
            <w:rFonts w:ascii="Times" w:hAnsi="Times"/>
            <w:noProof/>
            <w:sz w:val="22"/>
            <w:szCs w:val="22"/>
            <w:lang w:val="en-GB" w:eastAsia="ja-JP"/>
            <w:rPrChange w:id="897" w:author="Chara Katiri" w:date="2015-04-12T03:47:00Z">
              <w:rPr>
                <w:noProof/>
                <w:lang w:val="en-GB" w:eastAsia="ja-JP"/>
              </w:rPr>
            </w:rPrChange>
          </w:rPr>
          <w:tab/>
        </w:r>
        <w:r w:rsidRPr="003C74EA">
          <w:rPr>
            <w:rFonts w:ascii="Times" w:hAnsi="Times" w:cs="Times New Roman"/>
            <w:noProof/>
            <w:color w:val="000000" w:themeColor="text1"/>
            <w:sz w:val="22"/>
            <w:szCs w:val="22"/>
            <w:lang w:val="en-GB"/>
            <w:rPrChange w:id="898" w:author="Chara Katiri" w:date="2015-04-12T03:47:00Z">
              <w:rPr>
                <w:rFonts w:ascii="Times" w:hAnsi="Times" w:cs="Times New Roman"/>
                <w:noProof/>
                <w:color w:val="000000" w:themeColor="text1"/>
                <w:lang w:val="en-GB"/>
              </w:rPr>
            </w:rPrChange>
          </w:rPr>
          <w:t>Project Plan</w:t>
        </w:r>
        <w:r w:rsidRPr="003C74EA">
          <w:rPr>
            <w:rFonts w:ascii="Times" w:hAnsi="Times"/>
            <w:noProof/>
            <w:sz w:val="22"/>
            <w:szCs w:val="22"/>
            <w:rPrChange w:id="899" w:author="Chara Katiri" w:date="2015-04-12T03:47:00Z">
              <w:rPr>
                <w:noProof/>
              </w:rPr>
            </w:rPrChange>
          </w:rPr>
          <w:tab/>
        </w:r>
        <w:r w:rsidRPr="003C74EA">
          <w:rPr>
            <w:rFonts w:ascii="Times" w:hAnsi="Times"/>
            <w:noProof/>
            <w:sz w:val="22"/>
            <w:szCs w:val="22"/>
            <w:rPrChange w:id="900" w:author="Chara Katiri" w:date="2015-04-12T03:47:00Z">
              <w:rPr>
                <w:noProof/>
              </w:rPr>
            </w:rPrChange>
          </w:rPr>
          <w:fldChar w:fldCharType="begin"/>
        </w:r>
        <w:r w:rsidRPr="003C74EA">
          <w:rPr>
            <w:rFonts w:ascii="Times" w:hAnsi="Times"/>
            <w:noProof/>
            <w:sz w:val="22"/>
            <w:szCs w:val="22"/>
            <w:rPrChange w:id="901" w:author="Chara Katiri" w:date="2015-04-12T03:47:00Z">
              <w:rPr>
                <w:noProof/>
              </w:rPr>
            </w:rPrChange>
          </w:rPr>
          <w:instrText xml:space="preserve"> PAGEREF _Toc290429811 \h </w:instrText>
        </w:r>
      </w:ins>
      <w:r w:rsidRPr="003C74EA">
        <w:rPr>
          <w:rFonts w:ascii="Times" w:hAnsi="Times"/>
          <w:noProof/>
          <w:sz w:val="22"/>
          <w:szCs w:val="22"/>
          <w:rPrChange w:id="902" w:author="Chara Katiri" w:date="2015-04-12T03:47:00Z">
            <w:rPr>
              <w:rFonts w:ascii="Times" w:hAnsi="Times"/>
              <w:noProof/>
              <w:sz w:val="22"/>
              <w:szCs w:val="22"/>
            </w:rPr>
          </w:rPrChange>
        </w:rPr>
      </w:r>
      <w:r w:rsidRPr="003C74EA">
        <w:rPr>
          <w:rFonts w:ascii="Times" w:hAnsi="Times"/>
          <w:noProof/>
          <w:sz w:val="22"/>
          <w:szCs w:val="22"/>
          <w:rPrChange w:id="903" w:author="Chara Katiri" w:date="2015-04-12T03:47:00Z">
            <w:rPr>
              <w:noProof/>
            </w:rPr>
          </w:rPrChange>
        </w:rPr>
        <w:fldChar w:fldCharType="separate"/>
      </w:r>
      <w:ins w:id="904" w:author="Chara Katiri" w:date="2015-04-12T03:47:00Z">
        <w:r w:rsidRPr="003C74EA">
          <w:rPr>
            <w:rFonts w:ascii="Times" w:hAnsi="Times"/>
            <w:noProof/>
            <w:sz w:val="22"/>
            <w:szCs w:val="22"/>
            <w:rPrChange w:id="905" w:author="Chara Katiri" w:date="2015-04-12T03:47:00Z">
              <w:rPr>
                <w:noProof/>
              </w:rPr>
            </w:rPrChange>
          </w:rPr>
          <w:t>54</w:t>
        </w:r>
        <w:r w:rsidRPr="003C74EA">
          <w:rPr>
            <w:rFonts w:ascii="Times" w:hAnsi="Times"/>
            <w:noProof/>
            <w:sz w:val="22"/>
            <w:szCs w:val="22"/>
            <w:rPrChange w:id="906" w:author="Chara Katiri" w:date="2015-04-12T03:47:00Z">
              <w:rPr>
                <w:noProof/>
              </w:rPr>
            </w:rPrChange>
          </w:rPr>
          <w:fldChar w:fldCharType="end"/>
        </w:r>
      </w:ins>
    </w:p>
    <w:p w14:paraId="426CFF67" w14:textId="77777777" w:rsidR="009E462F" w:rsidRPr="003C74EA" w:rsidRDefault="009E462F" w:rsidP="003C74EA">
      <w:pPr>
        <w:pStyle w:val="TOC1"/>
        <w:rPr>
          <w:rFonts w:cs="Times New Roman"/>
          <w:lang w:val="en-GB"/>
        </w:rPr>
      </w:pPr>
      <w:r w:rsidRPr="003C74EA">
        <w:rPr>
          <w:rFonts w:cs="Times New Roman"/>
          <w:lang w:val="en-GB"/>
        </w:rPr>
        <w:fldChar w:fldCharType="end"/>
      </w:r>
    </w:p>
    <w:p w14:paraId="1E0D393F" w14:textId="77777777" w:rsidR="00F01466" w:rsidRPr="003C74EA" w:rsidRDefault="00F01466" w:rsidP="003C74EA">
      <w:pPr>
        <w:pStyle w:val="ListParagraph"/>
        <w:numPr>
          <w:ilvl w:val="0"/>
          <w:numId w:val="12"/>
        </w:numPr>
        <w:spacing w:line="360" w:lineRule="auto"/>
        <w:jc w:val="both"/>
        <w:rPr>
          <w:rFonts w:ascii="Times" w:eastAsia="Times New Roman" w:hAnsi="Times" w:cs="Times New Roman"/>
          <w:b/>
          <w:sz w:val="22"/>
          <w:szCs w:val="22"/>
          <w:lang w:val="en-GB"/>
        </w:rPr>
      </w:pPr>
      <w:r w:rsidRPr="003C74EA">
        <w:rPr>
          <w:rFonts w:ascii="Times" w:eastAsia="Times New Roman" w:hAnsi="Times" w:cs="Times New Roman"/>
          <w:b/>
          <w:sz w:val="22"/>
          <w:szCs w:val="22"/>
          <w:lang w:val="en-GB"/>
        </w:rPr>
        <w:br w:type="page"/>
      </w:r>
    </w:p>
    <w:p w14:paraId="1A8DCC99" w14:textId="77777777" w:rsidR="00DF45F0" w:rsidRPr="003C74EA" w:rsidRDefault="00DF45F0" w:rsidP="003C74EA">
      <w:pPr>
        <w:pStyle w:val="Heading5"/>
        <w:numPr>
          <w:ilvl w:val="0"/>
          <w:numId w:val="0"/>
        </w:numPr>
        <w:spacing w:line="360" w:lineRule="auto"/>
        <w:contextualSpacing/>
        <w:jc w:val="both"/>
        <w:rPr>
          <w:rFonts w:ascii="Times" w:hAnsi="Times" w:cs="Times New Roman"/>
          <w:b/>
          <w:color w:val="auto"/>
          <w:sz w:val="22"/>
          <w:szCs w:val="22"/>
          <w:lang w:val="en-GB"/>
        </w:rPr>
      </w:pPr>
      <w:r w:rsidRPr="003C74EA">
        <w:rPr>
          <w:rFonts w:ascii="Times" w:hAnsi="Times" w:cs="Times New Roman"/>
          <w:b/>
          <w:color w:val="auto"/>
          <w:sz w:val="22"/>
          <w:szCs w:val="22"/>
          <w:lang w:val="en-GB"/>
        </w:rPr>
        <w:t>Table of figures</w:t>
      </w:r>
    </w:p>
    <w:p w14:paraId="133A935C" w14:textId="5EB4C99A" w:rsidR="00D22B76" w:rsidRPr="003C74EA" w:rsidRDefault="00E50283" w:rsidP="003C74EA">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3C74EA">
        <w:rPr>
          <w:rFonts w:ascii="Times" w:hAnsi="Times" w:cs="Times New Roman"/>
          <w:b/>
          <w:bCs/>
          <w:sz w:val="22"/>
          <w:szCs w:val="22"/>
        </w:rPr>
        <w:fldChar w:fldCharType="begin"/>
      </w:r>
      <w:r w:rsidRPr="003C74EA">
        <w:rPr>
          <w:rFonts w:ascii="Times" w:hAnsi="Times" w:cs="Times New Roman"/>
          <w:b/>
          <w:bCs/>
          <w:sz w:val="22"/>
          <w:szCs w:val="22"/>
        </w:rPr>
        <w:instrText xml:space="preserve"> TOC \c "Figure" </w:instrText>
      </w:r>
      <w:r w:rsidRPr="003C74EA">
        <w:rPr>
          <w:rFonts w:ascii="Times" w:hAnsi="Times" w:cs="Times New Roman"/>
          <w:b/>
          <w:bCs/>
          <w:sz w:val="22"/>
          <w:szCs w:val="22"/>
        </w:rPr>
        <w:fldChar w:fldCharType="separate"/>
      </w:r>
      <w:r w:rsidR="00D22B76" w:rsidRPr="003C74EA">
        <w:rPr>
          <w:rFonts w:ascii="Times" w:hAnsi="Times" w:cs="Times New Roman"/>
          <w:noProof/>
          <w:sz w:val="22"/>
          <w:szCs w:val="22"/>
        </w:rPr>
        <w:t>Figure 1: Overview of the Spring Framework</w:t>
      </w:r>
      <w:r w:rsidR="00D22B76" w:rsidRPr="003C74EA">
        <w:rPr>
          <w:rFonts w:ascii="Times" w:hAnsi="Times" w:cs="Times New Roman"/>
          <w:noProof/>
          <w:sz w:val="22"/>
          <w:szCs w:val="22"/>
        </w:rPr>
        <w:tab/>
      </w:r>
      <w:r w:rsidR="00D22B76" w:rsidRPr="003C74EA">
        <w:rPr>
          <w:rFonts w:ascii="Times" w:hAnsi="Times" w:cs="Times New Roman"/>
          <w:noProof/>
          <w:sz w:val="22"/>
          <w:szCs w:val="22"/>
        </w:rPr>
        <w:fldChar w:fldCharType="begin"/>
      </w:r>
      <w:r w:rsidR="00D22B76" w:rsidRPr="003C74EA">
        <w:rPr>
          <w:rFonts w:ascii="Times" w:hAnsi="Times" w:cs="Times New Roman"/>
          <w:noProof/>
          <w:sz w:val="22"/>
          <w:szCs w:val="22"/>
        </w:rPr>
        <w:instrText xml:space="preserve"> PAGEREF _Toc288737307 \h </w:instrText>
      </w:r>
      <w:r w:rsidR="00D22B76" w:rsidRPr="003C74EA">
        <w:rPr>
          <w:rFonts w:ascii="Times" w:hAnsi="Times" w:cs="Times New Roman"/>
          <w:noProof/>
          <w:sz w:val="22"/>
          <w:szCs w:val="22"/>
        </w:rPr>
      </w:r>
      <w:r w:rsidR="00D22B76" w:rsidRPr="003C74EA">
        <w:rPr>
          <w:rFonts w:ascii="Times" w:hAnsi="Times" w:cs="Times New Roman"/>
          <w:noProof/>
          <w:sz w:val="22"/>
          <w:szCs w:val="22"/>
        </w:rPr>
        <w:fldChar w:fldCharType="separate"/>
      </w:r>
      <w:ins w:id="907" w:author="Chara Katiri" w:date="2015-04-11T05:36:00Z">
        <w:r w:rsidR="00740A7E" w:rsidRPr="003C74EA">
          <w:rPr>
            <w:rFonts w:ascii="Times" w:hAnsi="Times" w:cs="Times New Roman"/>
            <w:b/>
            <w:noProof/>
            <w:sz w:val="22"/>
            <w:szCs w:val="22"/>
          </w:rPr>
          <w:t>Error! Bookmark not defined.</w:t>
        </w:r>
      </w:ins>
      <w:r w:rsidR="00D22B76" w:rsidRPr="003C74EA">
        <w:rPr>
          <w:rFonts w:ascii="Times" w:hAnsi="Times" w:cs="Times New Roman"/>
          <w:noProof/>
          <w:sz w:val="22"/>
          <w:szCs w:val="22"/>
        </w:rPr>
        <w:fldChar w:fldCharType="end"/>
      </w:r>
    </w:p>
    <w:p w14:paraId="4933E865" w14:textId="58A70391" w:rsidR="00D22B76" w:rsidRPr="003C74EA" w:rsidRDefault="00D22B76" w:rsidP="003C74EA">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3C74EA">
        <w:rPr>
          <w:rFonts w:ascii="Times" w:hAnsi="Times" w:cs="Times New Roman"/>
          <w:noProof/>
          <w:sz w:val="22"/>
          <w:szCs w:val="22"/>
        </w:rPr>
        <w:t>Figure 2: Request processing workflow in Spring MVC</w:t>
      </w:r>
      <w:r w:rsidRPr="003C74EA">
        <w:rPr>
          <w:rFonts w:ascii="Times" w:hAnsi="Times" w:cs="Times New Roman"/>
          <w:noProof/>
          <w:sz w:val="22"/>
          <w:szCs w:val="22"/>
        </w:rPr>
        <w:tab/>
      </w:r>
      <w:r w:rsidRPr="003C74EA">
        <w:rPr>
          <w:rFonts w:ascii="Times" w:hAnsi="Times" w:cs="Times New Roman"/>
          <w:noProof/>
          <w:sz w:val="22"/>
          <w:szCs w:val="22"/>
        </w:rPr>
        <w:fldChar w:fldCharType="begin"/>
      </w:r>
      <w:r w:rsidRPr="003C74EA">
        <w:rPr>
          <w:rFonts w:ascii="Times" w:hAnsi="Times" w:cs="Times New Roman"/>
          <w:noProof/>
          <w:sz w:val="22"/>
          <w:szCs w:val="22"/>
        </w:rPr>
        <w:instrText xml:space="preserve"> PAGEREF _Toc288737308 \h </w:instrText>
      </w:r>
      <w:r w:rsidRPr="003C74EA">
        <w:rPr>
          <w:rFonts w:ascii="Times" w:hAnsi="Times" w:cs="Times New Roman"/>
          <w:noProof/>
          <w:sz w:val="22"/>
          <w:szCs w:val="22"/>
        </w:rPr>
      </w:r>
      <w:r w:rsidRPr="003C74EA">
        <w:rPr>
          <w:rFonts w:ascii="Times" w:hAnsi="Times" w:cs="Times New Roman"/>
          <w:noProof/>
          <w:sz w:val="22"/>
          <w:szCs w:val="22"/>
        </w:rPr>
        <w:fldChar w:fldCharType="separate"/>
      </w:r>
      <w:ins w:id="908" w:author="Chara Katiri" w:date="2015-04-11T05:36:00Z">
        <w:r w:rsidR="00740A7E" w:rsidRPr="003C74EA">
          <w:rPr>
            <w:rFonts w:ascii="Times" w:hAnsi="Times" w:cs="Times New Roman"/>
            <w:noProof/>
            <w:sz w:val="22"/>
            <w:szCs w:val="22"/>
          </w:rPr>
          <w:t>27</w:t>
        </w:r>
      </w:ins>
      <w:r w:rsidRPr="003C74EA">
        <w:rPr>
          <w:rFonts w:ascii="Times" w:hAnsi="Times" w:cs="Times New Roman"/>
          <w:noProof/>
          <w:sz w:val="22"/>
          <w:szCs w:val="22"/>
        </w:rPr>
        <w:fldChar w:fldCharType="end"/>
      </w:r>
    </w:p>
    <w:p w14:paraId="67673877" w14:textId="1A40BDBA" w:rsidR="00D22B76" w:rsidRPr="003C74EA" w:rsidRDefault="00D22B76" w:rsidP="003C74EA">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3C74EA">
        <w:rPr>
          <w:rFonts w:ascii="Times" w:hAnsi="Times" w:cs="Times New Roman"/>
          <w:noProof/>
          <w:sz w:val="22"/>
          <w:szCs w:val="22"/>
        </w:rPr>
        <w:t>Figure 3: Context hierarchy in Spring Web MVC</w:t>
      </w:r>
      <w:r w:rsidRPr="003C74EA">
        <w:rPr>
          <w:rFonts w:ascii="Times" w:hAnsi="Times" w:cs="Times New Roman"/>
          <w:noProof/>
          <w:sz w:val="22"/>
          <w:szCs w:val="22"/>
        </w:rPr>
        <w:tab/>
      </w:r>
      <w:r w:rsidRPr="003C74EA">
        <w:rPr>
          <w:rFonts w:ascii="Times" w:hAnsi="Times" w:cs="Times New Roman"/>
          <w:noProof/>
          <w:sz w:val="22"/>
          <w:szCs w:val="22"/>
        </w:rPr>
        <w:fldChar w:fldCharType="begin"/>
      </w:r>
      <w:r w:rsidRPr="003C74EA">
        <w:rPr>
          <w:rFonts w:ascii="Times" w:hAnsi="Times" w:cs="Times New Roman"/>
          <w:noProof/>
          <w:sz w:val="22"/>
          <w:szCs w:val="22"/>
        </w:rPr>
        <w:instrText xml:space="preserve"> PAGEREF _Toc288737309 \h </w:instrText>
      </w:r>
      <w:r w:rsidRPr="003C74EA">
        <w:rPr>
          <w:rFonts w:ascii="Times" w:hAnsi="Times" w:cs="Times New Roman"/>
          <w:noProof/>
          <w:sz w:val="22"/>
          <w:szCs w:val="22"/>
        </w:rPr>
      </w:r>
      <w:r w:rsidRPr="003C74EA">
        <w:rPr>
          <w:rFonts w:ascii="Times" w:hAnsi="Times" w:cs="Times New Roman"/>
          <w:noProof/>
          <w:sz w:val="22"/>
          <w:szCs w:val="22"/>
        </w:rPr>
        <w:fldChar w:fldCharType="separate"/>
      </w:r>
      <w:ins w:id="909" w:author="Chara Katiri" w:date="2015-04-11T05:36:00Z">
        <w:r w:rsidR="00740A7E" w:rsidRPr="003C74EA">
          <w:rPr>
            <w:rFonts w:ascii="Times" w:hAnsi="Times" w:cs="Times New Roman"/>
            <w:noProof/>
            <w:sz w:val="22"/>
            <w:szCs w:val="22"/>
          </w:rPr>
          <w:t>26</w:t>
        </w:r>
      </w:ins>
      <w:r w:rsidRPr="003C74EA">
        <w:rPr>
          <w:rFonts w:ascii="Times" w:hAnsi="Times" w:cs="Times New Roman"/>
          <w:noProof/>
          <w:sz w:val="22"/>
          <w:szCs w:val="22"/>
        </w:rPr>
        <w:fldChar w:fldCharType="end"/>
      </w:r>
    </w:p>
    <w:p w14:paraId="0EF5F73A" w14:textId="77777777" w:rsidR="00331497" w:rsidRPr="003C74EA" w:rsidRDefault="00E50283" w:rsidP="003C74EA">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
      <w:r w:rsidRPr="003C74EA">
        <w:rPr>
          <w:rFonts w:ascii="Times" w:hAnsi="Times" w:cs="Times New Roman"/>
          <w:b w:val="0"/>
          <w:bCs w:val="0"/>
          <w:color w:val="auto"/>
          <w:sz w:val="22"/>
          <w:szCs w:val="22"/>
        </w:rPr>
        <w:fldChar w:fldCharType="end"/>
      </w:r>
    </w:p>
    <w:p w14:paraId="0D1A2B77" w14:textId="77777777" w:rsidR="00E50283" w:rsidRPr="003C74EA" w:rsidRDefault="00E50283" w:rsidP="003C74EA">
      <w:pPr>
        <w:spacing w:line="360" w:lineRule="auto"/>
        <w:contextualSpacing/>
        <w:jc w:val="both"/>
        <w:rPr>
          <w:rFonts w:ascii="Times" w:hAnsi="Times" w:cs="Times New Roman"/>
          <w:sz w:val="22"/>
          <w:szCs w:val="22"/>
        </w:rPr>
      </w:pPr>
    </w:p>
    <w:p w14:paraId="40021AF8" w14:textId="77777777" w:rsidR="00E50283" w:rsidRPr="003C74EA" w:rsidRDefault="00E50283" w:rsidP="003C74EA">
      <w:pPr>
        <w:spacing w:line="360" w:lineRule="auto"/>
        <w:contextualSpacing/>
        <w:jc w:val="both"/>
        <w:rPr>
          <w:rFonts w:ascii="Times" w:eastAsia="Times New Roman" w:hAnsi="Times" w:cs="Times New Roman"/>
          <w:b/>
          <w:sz w:val="22"/>
          <w:szCs w:val="22"/>
          <w:lang w:val="en-GB"/>
        </w:rPr>
      </w:pPr>
    </w:p>
    <w:p w14:paraId="2BD1726A" w14:textId="77777777" w:rsidR="009E462F" w:rsidRPr="003C74EA" w:rsidRDefault="005B7D10" w:rsidP="003C74EA">
      <w:pPr>
        <w:spacing w:line="360" w:lineRule="auto"/>
        <w:contextualSpacing/>
        <w:jc w:val="both"/>
        <w:rPr>
          <w:rFonts w:ascii="Times" w:eastAsia="Times New Roman" w:hAnsi="Times" w:cs="Times New Roman"/>
          <w:b/>
          <w:sz w:val="22"/>
          <w:szCs w:val="22"/>
          <w:lang w:val="en-GB"/>
        </w:rPr>
      </w:pPr>
      <w:r w:rsidRPr="003C74EA">
        <w:rPr>
          <w:rFonts w:ascii="Times" w:eastAsia="Times New Roman" w:hAnsi="Times" w:cs="Times New Roman"/>
          <w:b/>
          <w:sz w:val="22"/>
          <w:szCs w:val="22"/>
          <w:lang w:val="en-GB"/>
        </w:rPr>
        <w:br w:type="page"/>
      </w:r>
    </w:p>
    <w:p w14:paraId="2684D6FF" w14:textId="77777777" w:rsidR="00DF45F0" w:rsidRPr="003C74EA" w:rsidRDefault="00DF45F0" w:rsidP="003C74EA">
      <w:pPr>
        <w:pStyle w:val="Heading5"/>
        <w:numPr>
          <w:ilvl w:val="0"/>
          <w:numId w:val="0"/>
        </w:numPr>
        <w:spacing w:line="360" w:lineRule="auto"/>
        <w:contextualSpacing/>
        <w:jc w:val="both"/>
        <w:rPr>
          <w:rFonts w:ascii="Times" w:hAnsi="Times" w:cs="Times New Roman"/>
          <w:b/>
          <w:color w:val="auto"/>
          <w:sz w:val="22"/>
          <w:szCs w:val="22"/>
          <w:lang w:val="en-GB"/>
        </w:rPr>
      </w:pPr>
      <w:r w:rsidRPr="003C74EA">
        <w:rPr>
          <w:rFonts w:ascii="Times" w:hAnsi="Times" w:cs="Times New Roman"/>
          <w:b/>
          <w:color w:val="auto"/>
          <w:sz w:val="22"/>
          <w:szCs w:val="22"/>
          <w:lang w:val="en-GB"/>
        </w:rPr>
        <w:t>Acronyms</w:t>
      </w:r>
    </w:p>
    <w:p w14:paraId="4ABF27AA" w14:textId="77777777" w:rsidR="009E462F" w:rsidRPr="003C74EA" w:rsidRDefault="009E462F" w:rsidP="003C74EA">
      <w:pPr>
        <w:spacing w:after="240" w:line="360" w:lineRule="auto"/>
        <w:contextualSpacing/>
        <w:jc w:val="both"/>
        <w:rPr>
          <w:rFonts w:ascii="Times" w:eastAsia="Times New Roman" w:hAnsi="Times" w:cs="Times New Roman"/>
          <w:sz w:val="22"/>
          <w:szCs w:val="22"/>
          <w:lang w:val="en-GB"/>
        </w:rPr>
      </w:pPr>
    </w:p>
    <w:tbl>
      <w:tblPr>
        <w:tblStyle w:val="LightList-Accent1"/>
        <w:tblW w:w="9322" w:type="dxa"/>
        <w:tblLook w:val="04A0" w:firstRow="1" w:lastRow="0" w:firstColumn="1" w:lastColumn="0" w:noHBand="0" w:noVBand="1"/>
      </w:tblPr>
      <w:tblGrid>
        <w:gridCol w:w="2518"/>
        <w:gridCol w:w="6804"/>
      </w:tblGrid>
      <w:tr w:rsidR="000A1787" w:rsidRPr="003C74EA" w14:paraId="3D025FC1"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D701DC"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Change w:id="910" w:author="Chara Katiri" w:date="2015-04-12T03:47:00Z">
                  <w:rPr>
                    <w:rFonts w:ascii="Times" w:eastAsia="Times New Roman" w:hAnsi="Times" w:cs="Times New Roman"/>
                    <w:b w:val="0"/>
                    <w:bCs w:val="0"/>
                    <w:color w:val="auto"/>
                    <w:sz w:val="22"/>
                    <w:szCs w:val="22"/>
                    <w:lang w:val="en-GB"/>
                  </w:rPr>
                </w:rPrChange>
              </w:rPr>
            </w:pPr>
            <w:r w:rsidRPr="003C74EA">
              <w:rPr>
                <w:rFonts w:ascii="Times" w:eastAsia="Times New Roman" w:hAnsi="Times" w:cs="Times New Roman"/>
                <w:sz w:val="22"/>
                <w:szCs w:val="22"/>
                <w:lang w:val="en-GB"/>
              </w:rPr>
              <w:t>Acronym</w:t>
            </w:r>
          </w:p>
        </w:tc>
        <w:tc>
          <w:tcPr>
            <w:tcW w:w="6804" w:type="dxa"/>
          </w:tcPr>
          <w:p w14:paraId="636F399E" w14:textId="77777777" w:rsidR="000A1787" w:rsidRPr="003C74EA" w:rsidRDefault="000A1787" w:rsidP="003C74EA">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911" w:author="Chara Katiri" w:date="2015-04-12T03:47:00Z">
                  <w:rPr>
                    <w:rFonts w:ascii="Times" w:eastAsia="Times New Roman" w:hAnsi="Times" w:cs="Times New Roman"/>
                    <w:b w:val="0"/>
                    <w:bCs w:val="0"/>
                    <w:color w:val="auto"/>
                    <w:sz w:val="22"/>
                    <w:szCs w:val="22"/>
                    <w:lang w:val="en-GB"/>
                  </w:rPr>
                </w:rPrChange>
              </w:rPr>
            </w:pPr>
            <w:r w:rsidRPr="003C74EA">
              <w:rPr>
                <w:rFonts w:ascii="Times" w:eastAsia="Times New Roman" w:hAnsi="Times" w:cs="Times New Roman"/>
                <w:sz w:val="22"/>
                <w:szCs w:val="22"/>
                <w:lang w:val="en-GB"/>
              </w:rPr>
              <w:t>Description</w:t>
            </w:r>
          </w:p>
        </w:tc>
      </w:tr>
      <w:tr w:rsidR="000A1787" w:rsidRPr="003C74EA" w14:paraId="63DB90E7"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F204489"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AD</w:t>
            </w:r>
          </w:p>
        </w:tc>
        <w:tc>
          <w:tcPr>
            <w:tcW w:w="6804" w:type="dxa"/>
          </w:tcPr>
          <w:p w14:paraId="33F1F1F2"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Active Directory</w:t>
            </w:r>
          </w:p>
        </w:tc>
      </w:tr>
      <w:tr w:rsidR="000A1787" w:rsidRPr="003C74EA" w14:paraId="3E19436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952CC66"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AOP</w:t>
            </w:r>
          </w:p>
        </w:tc>
        <w:tc>
          <w:tcPr>
            <w:tcW w:w="6804" w:type="dxa"/>
          </w:tcPr>
          <w:p w14:paraId="78786721"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Aspect Oriented Programming </w:t>
            </w:r>
          </w:p>
        </w:tc>
      </w:tr>
      <w:tr w:rsidR="000A1787" w:rsidRPr="003C74EA" w14:paraId="7897F9B1" w14:textId="77777777" w:rsidTr="0062322A">
        <w:trPr>
          <w:cnfStyle w:val="000000100000" w:firstRow="0" w:lastRow="0" w:firstColumn="0" w:lastColumn="0" w:oddVBand="0" w:evenVBand="0" w:oddHBand="1" w:evenHBand="0" w:firstRowFirstColumn="0" w:firstRowLastColumn="0" w:lastRowFirstColumn="0" w:lastRowLastColumn="0"/>
          <w:ins w:id="912"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6A3C1F09" w14:textId="77777777" w:rsidR="000A1787" w:rsidRPr="003C74EA" w:rsidRDefault="000A1787" w:rsidP="003C74EA">
            <w:pPr>
              <w:pBdr>
                <w:bottom w:val="single" w:sz="6" w:space="0" w:color="AAAAAA"/>
              </w:pBdr>
              <w:spacing w:after="240" w:line="360" w:lineRule="auto"/>
              <w:contextualSpacing/>
              <w:jc w:val="both"/>
              <w:rPr>
                <w:ins w:id="913" w:author="Chara Katiri" w:date="2015-04-10T22:03:00Z"/>
                <w:rFonts w:ascii="Times" w:eastAsia="Times New Roman" w:hAnsi="Times" w:cs="Times New Roman"/>
                <w:sz w:val="22"/>
                <w:szCs w:val="22"/>
                <w:lang w:val="en-GB"/>
              </w:rPr>
            </w:pPr>
            <w:ins w:id="914" w:author="Chara Katiri" w:date="2015-04-10T22:03:00Z">
              <w:r w:rsidRPr="003C74EA">
                <w:rPr>
                  <w:rFonts w:ascii="Times" w:eastAsia="Times New Roman" w:hAnsi="Times" w:cs="Times New Roman"/>
                  <w:sz w:val="22"/>
                  <w:szCs w:val="22"/>
                  <w:lang w:val="en-GB"/>
                </w:rPr>
                <w:t>Apache OFBiz</w:t>
              </w:r>
            </w:ins>
          </w:p>
        </w:tc>
        <w:tc>
          <w:tcPr>
            <w:tcW w:w="6804" w:type="dxa"/>
          </w:tcPr>
          <w:p w14:paraId="1F7F7AD5" w14:textId="77777777" w:rsidR="000A1787" w:rsidRPr="003C74EA" w:rsidRDefault="000A1787" w:rsidP="003C74EA">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15" w:author="Chara Katiri" w:date="2015-04-10T22:03:00Z"/>
                <w:rFonts w:ascii="Times" w:eastAsia="Times New Roman" w:hAnsi="Times" w:cs="Times New Roman"/>
                <w:sz w:val="22"/>
                <w:szCs w:val="22"/>
                <w:lang w:val="en-GB"/>
              </w:rPr>
            </w:pPr>
            <w:ins w:id="916" w:author="Chara Katiri" w:date="2015-04-10T22:03:00Z">
              <w:r w:rsidRPr="003C74EA">
                <w:rPr>
                  <w:rFonts w:ascii="Times" w:eastAsia="Times New Roman" w:hAnsi="Times" w:cs="Times New Roman"/>
                  <w:sz w:val="22"/>
                  <w:szCs w:val="22"/>
                  <w:lang w:val="en-GB"/>
                </w:rPr>
                <w:t>The Apache Open For Business Project</w:t>
              </w:r>
            </w:ins>
          </w:p>
        </w:tc>
      </w:tr>
      <w:tr w:rsidR="000A1787" w:rsidRPr="003C74EA" w14:paraId="32FDFFE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95303F8"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BRD</w:t>
            </w:r>
          </w:p>
        </w:tc>
        <w:tc>
          <w:tcPr>
            <w:tcW w:w="6804" w:type="dxa"/>
          </w:tcPr>
          <w:p w14:paraId="00CC26ED"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Business Requirement Document</w:t>
            </w:r>
          </w:p>
        </w:tc>
      </w:tr>
      <w:tr w:rsidR="000A1787" w:rsidRPr="003C74EA" w14:paraId="4CB89C3F"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4E33E7"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ins w:id="917" w:author="Chara Katiri" w:date="2015-04-10T21:13:00Z">
              <w:r w:rsidRPr="003C74EA">
                <w:rPr>
                  <w:rFonts w:ascii="Times" w:eastAsia="Times New Roman" w:hAnsi="Times" w:cs="Times New Roman"/>
                  <w:sz w:val="22"/>
                  <w:szCs w:val="22"/>
                  <w:lang w:val="en-GB"/>
                </w:rPr>
                <w:t>CSS3</w:t>
              </w:r>
            </w:ins>
          </w:p>
        </w:tc>
        <w:tc>
          <w:tcPr>
            <w:tcW w:w="6804" w:type="dxa"/>
          </w:tcPr>
          <w:p w14:paraId="342A101B"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ins w:id="918" w:author="Chara Katiri" w:date="2015-04-10T21:14:00Z">
              <w:r w:rsidRPr="003C74EA">
                <w:rPr>
                  <w:rFonts w:ascii="Times" w:eastAsia="Times New Roman" w:hAnsi="Times" w:cs="Times New Roman"/>
                  <w:sz w:val="22"/>
                  <w:szCs w:val="22"/>
                  <w:lang w:val="en-GB"/>
                </w:rPr>
                <w:t>Cascading Style Sheets 3</w:t>
              </w:r>
            </w:ins>
          </w:p>
        </w:tc>
      </w:tr>
      <w:tr w:rsidR="000A1787" w:rsidRPr="003C74EA" w14:paraId="4576431B" w14:textId="77777777" w:rsidTr="0062322A">
        <w:trPr>
          <w:ins w:id="919"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614EFED1" w14:textId="77777777" w:rsidR="000A1787" w:rsidRPr="003C74EA" w:rsidRDefault="000A1787" w:rsidP="003C74EA">
            <w:pPr>
              <w:spacing w:after="240" w:line="360" w:lineRule="auto"/>
              <w:contextualSpacing/>
              <w:jc w:val="both"/>
              <w:rPr>
                <w:ins w:id="920" w:author="Chara Katiri" w:date="2015-04-11T19:19:00Z"/>
                <w:rFonts w:ascii="Times" w:eastAsia="Times New Roman" w:hAnsi="Times" w:cs="Times New Roman"/>
                <w:sz w:val="22"/>
                <w:szCs w:val="22"/>
                <w:lang w:val="en-GB"/>
              </w:rPr>
            </w:pPr>
            <w:ins w:id="921" w:author="Chara Katiri" w:date="2015-04-11T20:55:00Z">
              <w:r w:rsidRPr="003C74EA">
                <w:rPr>
                  <w:rFonts w:ascii="Times" w:eastAsia="Times New Roman" w:hAnsi="Times" w:cs="Times New Roman"/>
                  <w:sz w:val="22"/>
                  <w:szCs w:val="22"/>
                  <w:lang w:val="en-GB"/>
                </w:rPr>
                <w:t>DAO</w:t>
              </w:r>
            </w:ins>
            <w:ins w:id="922" w:author="Chara Katiri" w:date="2015-04-11T20:56:00Z">
              <w:r w:rsidRPr="003C74EA">
                <w:rPr>
                  <w:rFonts w:ascii="Times" w:eastAsia="Times New Roman" w:hAnsi="Times" w:cs="Times New Roman"/>
                  <w:sz w:val="22"/>
                  <w:szCs w:val="22"/>
                  <w:lang w:val="en-GB"/>
                </w:rPr>
                <w:t>s</w:t>
              </w:r>
            </w:ins>
          </w:p>
        </w:tc>
        <w:tc>
          <w:tcPr>
            <w:tcW w:w="6804" w:type="dxa"/>
          </w:tcPr>
          <w:p w14:paraId="2E928147"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923" w:author="Chara Katiri" w:date="2015-04-11T19:19:00Z"/>
                <w:rFonts w:ascii="Times" w:eastAsia="Times New Roman" w:hAnsi="Times" w:cs="Times New Roman"/>
                <w:sz w:val="22"/>
                <w:szCs w:val="22"/>
                <w:lang w:val="en-GB"/>
              </w:rPr>
            </w:pPr>
            <w:ins w:id="924" w:author="Chara Katiri" w:date="2015-04-11T20:55:00Z">
              <w:r w:rsidRPr="003C74EA">
                <w:rPr>
                  <w:rFonts w:ascii="Times" w:eastAsia="Times New Roman" w:hAnsi="Times" w:cs="Times New Roman"/>
                  <w:sz w:val="22"/>
                  <w:szCs w:val="22"/>
                  <w:lang w:val="en-GB"/>
                </w:rPr>
                <w:t>Data Access Objects</w:t>
              </w:r>
            </w:ins>
          </w:p>
        </w:tc>
      </w:tr>
      <w:tr w:rsidR="000A1787" w:rsidRPr="003C74EA" w14:paraId="68373118" w14:textId="77777777" w:rsidTr="0062322A">
        <w:trPr>
          <w:cnfStyle w:val="000000100000" w:firstRow="0" w:lastRow="0" w:firstColumn="0" w:lastColumn="0" w:oddVBand="0" w:evenVBand="0" w:oddHBand="1" w:evenHBand="0" w:firstRowFirstColumn="0" w:firstRowLastColumn="0" w:lastRowFirstColumn="0" w:lastRowLastColumn="0"/>
          <w:ins w:id="925"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64F93321" w14:textId="77777777" w:rsidR="000A1787" w:rsidRPr="003C74EA" w:rsidRDefault="000A1787" w:rsidP="003C74EA">
            <w:pPr>
              <w:spacing w:after="240" w:line="360" w:lineRule="auto"/>
              <w:contextualSpacing/>
              <w:jc w:val="both"/>
              <w:rPr>
                <w:ins w:id="926" w:author="Chara Katiri" w:date="2015-04-12T00:19:00Z"/>
                <w:rFonts w:ascii="Times" w:eastAsia="Times New Roman" w:hAnsi="Times" w:cs="Times New Roman"/>
                <w:sz w:val="22"/>
                <w:szCs w:val="22"/>
                <w:lang w:val="en-GB"/>
              </w:rPr>
            </w:pPr>
            <w:ins w:id="927" w:author="Chara Katiri" w:date="2015-04-12T00:19:00Z">
              <w:r w:rsidRPr="003C74EA">
                <w:rPr>
                  <w:rFonts w:ascii="Times" w:eastAsia="Times New Roman" w:hAnsi="Times" w:cs="Times New Roman"/>
                  <w:sz w:val="22"/>
                  <w:szCs w:val="22"/>
                  <w:lang w:val="en-GB"/>
                </w:rPr>
                <w:t>DI</w:t>
              </w:r>
            </w:ins>
          </w:p>
        </w:tc>
        <w:tc>
          <w:tcPr>
            <w:tcW w:w="6804" w:type="dxa"/>
          </w:tcPr>
          <w:p w14:paraId="472B6E67"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28" w:author="Chara Katiri" w:date="2015-04-12T00:19:00Z"/>
                <w:rFonts w:ascii="Times" w:eastAsia="Times New Roman" w:hAnsi="Times" w:cs="Times New Roman"/>
                <w:sz w:val="22"/>
                <w:szCs w:val="22"/>
                <w:lang w:val="en-GB"/>
              </w:rPr>
            </w:pPr>
            <w:ins w:id="929" w:author="Chara Katiri" w:date="2015-04-12T00:20:00Z">
              <w:r w:rsidRPr="003C74EA">
                <w:rPr>
                  <w:rFonts w:ascii="Times" w:eastAsia="Times New Roman" w:hAnsi="Times" w:cs="Times New Roman"/>
                  <w:sz w:val="22"/>
                  <w:szCs w:val="22"/>
                  <w:lang w:val="en-GB"/>
                </w:rPr>
                <w:t>Dependency Injection</w:t>
              </w:r>
            </w:ins>
          </w:p>
        </w:tc>
      </w:tr>
      <w:tr w:rsidR="000A1787" w:rsidRPr="003C74EA" w14:paraId="54BBD191" w14:textId="77777777" w:rsidTr="0062322A">
        <w:trPr>
          <w:ins w:id="930"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28635118" w14:textId="77777777" w:rsidR="000A1787" w:rsidRPr="003C74EA" w:rsidRDefault="000A1787" w:rsidP="003C74EA">
            <w:pPr>
              <w:spacing w:after="240" w:line="360" w:lineRule="auto"/>
              <w:contextualSpacing/>
              <w:jc w:val="both"/>
              <w:rPr>
                <w:ins w:id="931" w:author="Chara Katiri" w:date="2015-04-10T22:05:00Z"/>
                <w:rFonts w:ascii="Times" w:eastAsia="Times New Roman" w:hAnsi="Times" w:cs="Times New Roman"/>
                <w:sz w:val="22"/>
                <w:szCs w:val="22"/>
                <w:lang w:val="en-GB"/>
              </w:rPr>
            </w:pPr>
            <w:ins w:id="932" w:author="Chara Katiri" w:date="2015-04-10T22:05:00Z">
              <w:r w:rsidRPr="003C74EA">
                <w:rPr>
                  <w:rFonts w:ascii="Times" w:eastAsia="Times New Roman" w:hAnsi="Times" w:cs="Times New Roman"/>
                  <w:sz w:val="22"/>
                  <w:szCs w:val="22"/>
                  <w:lang w:val="en-GB"/>
                </w:rPr>
                <w:t>ERP</w:t>
              </w:r>
            </w:ins>
          </w:p>
        </w:tc>
        <w:tc>
          <w:tcPr>
            <w:tcW w:w="6804" w:type="dxa"/>
          </w:tcPr>
          <w:p w14:paraId="052AC45D"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933" w:author="Chara Katiri" w:date="2015-04-10T22:05:00Z"/>
                <w:rFonts w:ascii="Times" w:eastAsia="Times New Roman" w:hAnsi="Times" w:cs="Times New Roman"/>
                <w:sz w:val="22"/>
                <w:szCs w:val="22"/>
                <w:lang w:val="en-GB"/>
              </w:rPr>
            </w:pPr>
            <w:ins w:id="934" w:author="Chara Katiri" w:date="2015-04-10T22:05:00Z">
              <w:r w:rsidRPr="003C74EA">
                <w:rPr>
                  <w:rFonts w:ascii="Times" w:eastAsia="Times New Roman" w:hAnsi="Times" w:cs="Times New Roman"/>
                  <w:sz w:val="22"/>
                  <w:szCs w:val="22"/>
                  <w:lang w:val="en-GB"/>
                </w:rPr>
                <w:t>Enterprise Resource Planning</w:t>
              </w:r>
            </w:ins>
          </w:p>
        </w:tc>
      </w:tr>
      <w:tr w:rsidR="000A1787" w:rsidRPr="003C74EA" w14:paraId="5395F87F" w14:textId="77777777" w:rsidTr="0062322A">
        <w:trPr>
          <w:cnfStyle w:val="000000100000" w:firstRow="0" w:lastRow="0" w:firstColumn="0" w:lastColumn="0" w:oddVBand="0" w:evenVBand="0" w:oddHBand="1" w:evenHBand="0" w:firstRowFirstColumn="0" w:firstRowLastColumn="0" w:lastRowFirstColumn="0" w:lastRowLastColumn="0"/>
          <w:ins w:id="935"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446380D7" w14:textId="77777777" w:rsidR="000A1787" w:rsidRPr="003C74EA" w:rsidRDefault="000A1787" w:rsidP="003C74EA">
            <w:pPr>
              <w:spacing w:after="240" w:line="360" w:lineRule="auto"/>
              <w:contextualSpacing/>
              <w:jc w:val="both"/>
              <w:rPr>
                <w:ins w:id="936" w:author="Chara Katiri" w:date="2015-04-11T19:19:00Z"/>
                <w:rFonts w:ascii="Times" w:eastAsia="Times New Roman" w:hAnsi="Times" w:cs="Times New Roman"/>
                <w:sz w:val="22"/>
                <w:szCs w:val="22"/>
                <w:lang w:val="en-GB"/>
              </w:rPr>
            </w:pPr>
            <w:ins w:id="937" w:author="Chara Katiri" w:date="2015-04-11T19:19:00Z">
              <w:r w:rsidRPr="003C74EA">
                <w:rPr>
                  <w:rFonts w:ascii="Times" w:eastAsia="Times New Roman" w:hAnsi="Times" w:cs="Times New Roman"/>
                  <w:sz w:val="22"/>
                  <w:szCs w:val="22"/>
                  <w:lang w:val="en-GB"/>
                </w:rPr>
                <w:t>HLD</w:t>
              </w:r>
            </w:ins>
          </w:p>
        </w:tc>
        <w:tc>
          <w:tcPr>
            <w:tcW w:w="6804" w:type="dxa"/>
          </w:tcPr>
          <w:p w14:paraId="385297CA"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38" w:author="Chara Katiri" w:date="2015-04-11T19:19:00Z"/>
                <w:rFonts w:ascii="Times" w:eastAsia="Times New Roman" w:hAnsi="Times" w:cs="Times New Roman"/>
                <w:sz w:val="22"/>
                <w:szCs w:val="22"/>
                <w:lang w:val="en-GB"/>
              </w:rPr>
            </w:pPr>
            <w:ins w:id="939" w:author="Chara Katiri" w:date="2015-04-11T19:19:00Z">
              <w:r w:rsidRPr="003C74EA">
                <w:rPr>
                  <w:rFonts w:ascii="Times" w:eastAsia="Times New Roman" w:hAnsi="Times" w:cs="Times New Roman"/>
                  <w:sz w:val="22"/>
                  <w:szCs w:val="22"/>
                  <w:lang w:val="en-GB"/>
                </w:rPr>
                <w:t>High Level Design</w:t>
              </w:r>
            </w:ins>
          </w:p>
        </w:tc>
      </w:tr>
      <w:tr w:rsidR="000A1787" w:rsidRPr="003C74EA" w14:paraId="40B7720D"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3B6B115B"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HTTPS</w:t>
            </w:r>
          </w:p>
        </w:tc>
        <w:tc>
          <w:tcPr>
            <w:tcW w:w="6804" w:type="dxa"/>
          </w:tcPr>
          <w:p w14:paraId="15859525"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shd w:val="clear" w:color="auto" w:fill="FFFFFF"/>
                <w:lang w:val="en-GB"/>
              </w:rPr>
              <w:t>Hyper Text Protocol Secure</w:t>
            </w:r>
          </w:p>
        </w:tc>
      </w:tr>
      <w:tr w:rsidR="000A1787" w:rsidRPr="003C74EA" w14:paraId="0D868443" w14:textId="77777777" w:rsidTr="0062322A">
        <w:trPr>
          <w:cnfStyle w:val="000000100000" w:firstRow="0" w:lastRow="0" w:firstColumn="0" w:lastColumn="0" w:oddVBand="0" w:evenVBand="0" w:oddHBand="1" w:evenHBand="0" w:firstRowFirstColumn="0" w:firstRowLastColumn="0" w:lastRowFirstColumn="0" w:lastRowLastColumn="0"/>
          <w:ins w:id="940"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589F2CBF" w14:textId="77777777" w:rsidR="000A1787" w:rsidRPr="003C74EA" w:rsidRDefault="000A1787" w:rsidP="003C74EA">
            <w:pPr>
              <w:spacing w:after="240" w:line="360" w:lineRule="auto"/>
              <w:contextualSpacing/>
              <w:jc w:val="both"/>
              <w:rPr>
                <w:ins w:id="941" w:author="Chara Katiri" w:date="2015-04-12T00:19:00Z"/>
                <w:rFonts w:ascii="Times" w:eastAsia="Times New Roman" w:hAnsi="Times" w:cs="Times New Roman"/>
                <w:sz w:val="22"/>
                <w:szCs w:val="22"/>
                <w:lang w:val="en-GB"/>
              </w:rPr>
            </w:pPr>
            <w:ins w:id="942" w:author="Chara Katiri" w:date="2015-04-12T00:19:00Z">
              <w:r w:rsidRPr="003C74EA">
                <w:rPr>
                  <w:rFonts w:ascii="Times" w:eastAsia="Times New Roman" w:hAnsi="Times" w:cs="Times New Roman"/>
                  <w:sz w:val="22"/>
                  <w:szCs w:val="22"/>
                  <w:lang w:val="en-GB"/>
                </w:rPr>
                <w:t>IoC</w:t>
              </w:r>
            </w:ins>
          </w:p>
        </w:tc>
        <w:tc>
          <w:tcPr>
            <w:tcW w:w="6804" w:type="dxa"/>
          </w:tcPr>
          <w:p w14:paraId="6D8474EC"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43" w:author="Chara Katiri" w:date="2015-04-12T00:19:00Z"/>
                <w:rFonts w:ascii="Times" w:eastAsia="Times New Roman" w:hAnsi="Times" w:cs="Times New Roman"/>
                <w:sz w:val="22"/>
                <w:szCs w:val="22"/>
                <w:lang w:val="en-GB"/>
              </w:rPr>
            </w:pPr>
            <w:ins w:id="944" w:author="Chara Katiri" w:date="2015-04-12T00:19:00Z">
              <w:r w:rsidRPr="003C74EA">
                <w:rPr>
                  <w:rFonts w:ascii="Times" w:eastAsia="Times New Roman" w:hAnsi="Times" w:cs="Times New Roman"/>
                  <w:sz w:val="22"/>
                  <w:szCs w:val="22"/>
                  <w:lang w:val="en-GB"/>
                </w:rPr>
                <w:t>Inversion of Control</w:t>
              </w:r>
            </w:ins>
          </w:p>
        </w:tc>
      </w:tr>
      <w:tr w:rsidR="000A1787" w:rsidRPr="003C74EA" w14:paraId="4AEBCF8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C8CC1FF"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IST</w:t>
            </w:r>
          </w:p>
        </w:tc>
        <w:tc>
          <w:tcPr>
            <w:tcW w:w="6804" w:type="dxa"/>
          </w:tcPr>
          <w:p w14:paraId="3EFB54AA"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Integrated Systems Testing</w:t>
            </w:r>
          </w:p>
        </w:tc>
      </w:tr>
      <w:tr w:rsidR="000A1787" w:rsidRPr="003C74EA" w14:paraId="082123B2"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3846838"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JDBC</w:t>
            </w:r>
          </w:p>
        </w:tc>
        <w:tc>
          <w:tcPr>
            <w:tcW w:w="6804" w:type="dxa"/>
          </w:tcPr>
          <w:p w14:paraId="199F1CD0"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Java DataBase Connectivity</w:t>
            </w:r>
          </w:p>
        </w:tc>
      </w:tr>
      <w:tr w:rsidR="000A1787" w:rsidRPr="003C74EA" w14:paraId="1DC355A8"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A6305C1"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JMS</w:t>
            </w:r>
          </w:p>
        </w:tc>
        <w:tc>
          <w:tcPr>
            <w:tcW w:w="6804" w:type="dxa"/>
          </w:tcPr>
          <w:p w14:paraId="43E0AFC1"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Java Message Service</w:t>
            </w:r>
          </w:p>
        </w:tc>
      </w:tr>
      <w:tr w:rsidR="000A1787" w:rsidRPr="003C74EA" w14:paraId="387ACF72" w14:textId="77777777" w:rsidTr="0062322A">
        <w:trPr>
          <w:cnfStyle w:val="000000100000" w:firstRow="0" w:lastRow="0" w:firstColumn="0" w:lastColumn="0" w:oddVBand="0" w:evenVBand="0" w:oddHBand="1" w:evenHBand="0" w:firstRowFirstColumn="0" w:firstRowLastColumn="0" w:lastRowFirstColumn="0" w:lastRowLastColumn="0"/>
          <w:ins w:id="945"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69B9E000" w14:textId="77777777" w:rsidR="000A1787" w:rsidRPr="003C74EA" w:rsidRDefault="000A1787" w:rsidP="003C74EA">
            <w:pPr>
              <w:spacing w:after="240" w:line="360" w:lineRule="auto"/>
              <w:contextualSpacing/>
              <w:jc w:val="both"/>
              <w:rPr>
                <w:ins w:id="946" w:author="Chara Katiri" w:date="2015-04-11T02:13:00Z"/>
                <w:rFonts w:ascii="Times" w:eastAsia="Times New Roman" w:hAnsi="Times" w:cs="Times New Roman"/>
                <w:sz w:val="22"/>
                <w:szCs w:val="22"/>
                <w:lang w:val="en-GB"/>
              </w:rPr>
            </w:pPr>
            <w:ins w:id="947" w:author="Chara Katiri" w:date="2015-04-11T02:13:00Z">
              <w:r w:rsidRPr="003C74EA">
                <w:rPr>
                  <w:rFonts w:ascii="Times" w:eastAsia="Times New Roman" w:hAnsi="Times" w:cs="Times New Roman"/>
                  <w:sz w:val="22"/>
                  <w:szCs w:val="22"/>
                  <w:lang w:val="en-GB"/>
                </w:rPr>
                <w:t>JSF</w:t>
              </w:r>
            </w:ins>
          </w:p>
        </w:tc>
        <w:tc>
          <w:tcPr>
            <w:tcW w:w="6804" w:type="dxa"/>
          </w:tcPr>
          <w:p w14:paraId="1AD35544" w14:textId="77777777" w:rsidR="000A1787" w:rsidRPr="003C74EA" w:rsidRDefault="000A1787"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48" w:author="Chara Katiri" w:date="2015-04-11T02:13:00Z"/>
                <w:rFonts w:ascii="Times" w:eastAsia="Times New Roman" w:hAnsi="Times" w:cs="Times New Roman"/>
                <w:sz w:val="22"/>
                <w:szCs w:val="22"/>
                <w:lang w:val="en-GB"/>
              </w:rPr>
            </w:pPr>
            <w:ins w:id="949" w:author="Chara Katiri" w:date="2015-04-11T02:13:00Z">
              <w:r w:rsidRPr="003C74EA">
                <w:rPr>
                  <w:rFonts w:ascii="Times" w:eastAsia="Times New Roman" w:hAnsi="Times" w:cs="Times New Roman"/>
                  <w:sz w:val="22"/>
                  <w:szCs w:val="22"/>
                  <w:lang w:val="en-GB"/>
                </w:rPr>
                <w:t xml:space="preserve">Java Server Faces </w:t>
              </w:r>
            </w:ins>
          </w:p>
        </w:tc>
      </w:tr>
      <w:tr w:rsidR="000A1787" w:rsidRPr="003C74EA" w14:paraId="4B5FF147" w14:textId="77777777" w:rsidTr="0062322A">
        <w:trPr>
          <w:ins w:id="950"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5A7515AA" w14:textId="77777777" w:rsidR="000A1787" w:rsidRPr="003C74EA" w:rsidRDefault="000A1787" w:rsidP="003C74EA">
            <w:pPr>
              <w:spacing w:after="240" w:line="360" w:lineRule="auto"/>
              <w:contextualSpacing/>
              <w:jc w:val="both"/>
              <w:rPr>
                <w:ins w:id="951" w:author="Chara Katiri" w:date="2015-04-11T02:11:00Z"/>
                <w:rFonts w:ascii="Times" w:eastAsia="Times New Roman" w:hAnsi="Times" w:cs="Times New Roman"/>
                <w:sz w:val="22"/>
                <w:szCs w:val="22"/>
                <w:lang w:val="en-GB"/>
              </w:rPr>
            </w:pPr>
            <w:ins w:id="952" w:author="Chara Katiri" w:date="2015-04-11T02:11:00Z">
              <w:r w:rsidRPr="003C74EA">
                <w:rPr>
                  <w:rFonts w:ascii="Times" w:eastAsia="Times New Roman" w:hAnsi="Times" w:cs="Times New Roman"/>
                  <w:sz w:val="22"/>
                  <w:szCs w:val="22"/>
                  <w:lang w:val="en-GB"/>
                </w:rPr>
                <w:t>JSR</w:t>
              </w:r>
            </w:ins>
          </w:p>
        </w:tc>
        <w:tc>
          <w:tcPr>
            <w:tcW w:w="6804" w:type="dxa"/>
          </w:tcPr>
          <w:p w14:paraId="58CCFF03" w14:textId="77777777" w:rsidR="000A1787" w:rsidRPr="003C74EA" w:rsidRDefault="000A1787"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53" w:author="Chara Katiri" w:date="2015-04-11T02:11:00Z"/>
                <w:rFonts w:ascii="Times" w:eastAsia="Times New Roman" w:hAnsi="Times" w:cs="Times New Roman"/>
                <w:sz w:val="22"/>
                <w:szCs w:val="22"/>
                <w:lang w:val="en-GB"/>
              </w:rPr>
            </w:pPr>
            <w:bookmarkStart w:id="954" w:name="orig"/>
            <w:ins w:id="955" w:author="Chara Katiri" w:date="2015-04-11T02:11:00Z">
              <w:r w:rsidRPr="003C74EA">
                <w:rPr>
                  <w:rFonts w:ascii="Times" w:eastAsia="Times New Roman" w:hAnsi="Times" w:cs="Times New Roman"/>
                  <w:sz w:val="22"/>
                  <w:szCs w:val="22"/>
                  <w:lang w:val="en-GB"/>
                </w:rPr>
                <w:t xml:space="preserve">Java Specification Request </w:t>
              </w:r>
              <w:bookmarkEnd w:id="954"/>
            </w:ins>
          </w:p>
        </w:tc>
      </w:tr>
      <w:tr w:rsidR="000A1787" w:rsidRPr="003C74EA" w14:paraId="67067EE5" w14:textId="77777777" w:rsidTr="0062322A">
        <w:trPr>
          <w:cnfStyle w:val="000000100000" w:firstRow="0" w:lastRow="0" w:firstColumn="0" w:lastColumn="0" w:oddVBand="0" w:evenVBand="0" w:oddHBand="1" w:evenHBand="0" w:firstRowFirstColumn="0" w:firstRowLastColumn="0" w:lastRowFirstColumn="0" w:lastRowLastColumn="0"/>
          <w:ins w:id="956"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3AB80CCE" w14:textId="77777777" w:rsidR="000A1787" w:rsidRPr="003C74EA" w:rsidRDefault="000A1787" w:rsidP="003C74EA">
            <w:pPr>
              <w:spacing w:after="240" w:line="360" w:lineRule="auto"/>
              <w:contextualSpacing/>
              <w:jc w:val="both"/>
              <w:rPr>
                <w:ins w:id="957" w:author="Chara Katiri" w:date="2015-04-11T19:19:00Z"/>
                <w:rFonts w:ascii="Times" w:eastAsia="Times New Roman" w:hAnsi="Times" w:cs="Times New Roman"/>
                <w:sz w:val="22"/>
                <w:szCs w:val="22"/>
                <w:lang w:val="en-GB"/>
              </w:rPr>
            </w:pPr>
            <w:ins w:id="958" w:author="Chara Katiri" w:date="2015-04-11T19:19:00Z">
              <w:r w:rsidRPr="003C74EA">
                <w:rPr>
                  <w:rFonts w:ascii="Times" w:eastAsia="Times New Roman" w:hAnsi="Times" w:cs="Times New Roman"/>
                  <w:sz w:val="22"/>
                  <w:szCs w:val="22"/>
                  <w:lang w:val="en-GB"/>
                </w:rPr>
                <w:t>LLD</w:t>
              </w:r>
            </w:ins>
          </w:p>
        </w:tc>
        <w:tc>
          <w:tcPr>
            <w:tcW w:w="6804" w:type="dxa"/>
          </w:tcPr>
          <w:p w14:paraId="41D016C6"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59" w:author="Chara Katiri" w:date="2015-04-11T19:19:00Z"/>
                <w:rFonts w:ascii="Times" w:eastAsia="Times New Roman" w:hAnsi="Times" w:cs="Times New Roman"/>
                <w:sz w:val="22"/>
                <w:szCs w:val="22"/>
                <w:lang w:val="en-GB"/>
              </w:rPr>
            </w:pPr>
            <w:ins w:id="960" w:author="Chara Katiri" w:date="2015-04-11T19:20:00Z">
              <w:r w:rsidRPr="003C74EA">
                <w:rPr>
                  <w:rFonts w:ascii="Times" w:eastAsia="Times New Roman" w:hAnsi="Times" w:cs="Times New Roman"/>
                  <w:sz w:val="22"/>
                  <w:szCs w:val="22"/>
                  <w:lang w:val="en-GB"/>
                </w:rPr>
                <w:t xml:space="preserve">Low Level Design </w:t>
              </w:r>
            </w:ins>
          </w:p>
        </w:tc>
      </w:tr>
      <w:tr w:rsidR="000A1787" w:rsidRPr="003C74EA" w14:paraId="713E5944"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F3F16A4"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MoSCow</w:t>
            </w:r>
          </w:p>
        </w:tc>
        <w:tc>
          <w:tcPr>
            <w:tcW w:w="6804" w:type="dxa"/>
          </w:tcPr>
          <w:p w14:paraId="325490A8"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Must</w:t>
            </w:r>
            <w:ins w:id="961" w:author="Chara Katiri" w:date="2015-04-10T19:31:00Z">
              <w:r w:rsidRPr="003C74EA">
                <w:rPr>
                  <w:rFonts w:ascii="Times" w:eastAsia="Times New Roman" w:hAnsi="Times" w:cs="Times New Roman"/>
                  <w:sz w:val="22"/>
                  <w:szCs w:val="22"/>
                  <w:lang w:val="en-GB"/>
                </w:rPr>
                <w:t xml:space="preserve">, </w:t>
              </w:r>
            </w:ins>
            <w:r w:rsidRPr="003C74EA">
              <w:rPr>
                <w:rFonts w:ascii="Times" w:eastAsia="Times New Roman" w:hAnsi="Times" w:cs="Times New Roman"/>
                <w:sz w:val="22"/>
                <w:szCs w:val="22"/>
                <w:lang w:val="en-GB"/>
              </w:rPr>
              <w:t>Should</w:t>
            </w:r>
            <w:ins w:id="962" w:author="Chara Katiri" w:date="2015-04-10T19:31:00Z">
              <w:r w:rsidRPr="003C74EA">
                <w:rPr>
                  <w:rFonts w:ascii="Times" w:eastAsia="Times New Roman" w:hAnsi="Times" w:cs="Times New Roman"/>
                  <w:sz w:val="22"/>
                  <w:szCs w:val="22"/>
                  <w:lang w:val="en-GB"/>
                </w:rPr>
                <w:t>,</w:t>
              </w:r>
            </w:ins>
            <w:r w:rsidRPr="003C74EA">
              <w:rPr>
                <w:rFonts w:ascii="Times" w:eastAsia="Times New Roman" w:hAnsi="Times" w:cs="Times New Roman"/>
                <w:sz w:val="22"/>
                <w:szCs w:val="22"/>
                <w:lang w:val="en-GB"/>
              </w:rPr>
              <w:t xml:space="preserve"> Could or Won’t</w:t>
            </w:r>
          </w:p>
        </w:tc>
      </w:tr>
      <w:tr w:rsidR="000A1787" w:rsidRPr="003C74EA" w14:paraId="379FEC43"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F3768B"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MVC</w:t>
            </w:r>
          </w:p>
        </w:tc>
        <w:tc>
          <w:tcPr>
            <w:tcW w:w="6804" w:type="dxa"/>
          </w:tcPr>
          <w:p w14:paraId="3A17A19E"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Model View Controller</w:t>
            </w:r>
          </w:p>
        </w:tc>
      </w:tr>
      <w:tr w:rsidR="000A1787" w:rsidRPr="003C74EA" w14:paraId="2A7FB7E8" w14:textId="77777777" w:rsidTr="0062322A">
        <w:trPr>
          <w:ins w:id="963"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0D379338" w14:textId="77777777" w:rsidR="000A1787" w:rsidRPr="003C74EA" w:rsidRDefault="000A1787" w:rsidP="003C74EA">
            <w:pPr>
              <w:spacing w:after="240" w:line="360" w:lineRule="auto"/>
              <w:contextualSpacing/>
              <w:jc w:val="both"/>
              <w:rPr>
                <w:ins w:id="964" w:author="Chara Katiri" w:date="2015-04-10T23:10:00Z"/>
                <w:rFonts w:ascii="Times" w:eastAsia="Times New Roman" w:hAnsi="Times" w:cs="Times New Roman"/>
                <w:sz w:val="22"/>
                <w:szCs w:val="22"/>
                <w:lang w:val="en-GB"/>
              </w:rPr>
            </w:pPr>
            <w:ins w:id="965" w:author="Chara Katiri" w:date="2015-04-10T23:10:00Z">
              <w:r w:rsidRPr="003C74EA">
                <w:rPr>
                  <w:rFonts w:ascii="Times" w:eastAsia="Times New Roman" w:hAnsi="Times" w:cs="Times New Roman"/>
                  <w:sz w:val="22"/>
                  <w:szCs w:val="22"/>
                  <w:lang w:val="en-GB"/>
                </w:rPr>
                <w:t>MySQL</w:t>
              </w:r>
            </w:ins>
          </w:p>
        </w:tc>
        <w:tc>
          <w:tcPr>
            <w:tcW w:w="6804" w:type="dxa"/>
          </w:tcPr>
          <w:p w14:paraId="28178CC2" w14:textId="77777777" w:rsidR="000A1787" w:rsidRPr="003C74EA" w:rsidRDefault="000A1787"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966" w:author="Chara Katiri" w:date="2015-04-10T23:10:00Z"/>
                <w:rFonts w:ascii="Times" w:eastAsia="Times New Roman" w:hAnsi="Times" w:cs="Times New Roman"/>
                <w:sz w:val="22"/>
                <w:szCs w:val="22"/>
                <w:lang w:val="en-GB"/>
              </w:rPr>
            </w:pPr>
            <w:ins w:id="967" w:author="Chara Katiri" w:date="2015-04-10T23:10:00Z">
              <w:r w:rsidRPr="003C74EA">
                <w:rPr>
                  <w:rFonts w:ascii="Times" w:eastAsia="Times New Roman" w:hAnsi="Times" w:cs="Times New Roman"/>
                  <w:sz w:val="22"/>
                  <w:szCs w:val="22"/>
                  <w:lang w:val="en-GB"/>
                </w:rPr>
                <w:t xml:space="preserve">My Sequel </w:t>
              </w:r>
            </w:ins>
          </w:p>
        </w:tc>
      </w:tr>
      <w:tr w:rsidR="000A1787" w:rsidRPr="003C74EA" w14:paraId="13A5D0C8" w14:textId="77777777" w:rsidTr="0062322A">
        <w:trPr>
          <w:cnfStyle w:val="000000100000" w:firstRow="0" w:lastRow="0" w:firstColumn="0" w:lastColumn="0" w:oddVBand="0" w:evenVBand="0" w:oddHBand="1" w:evenHBand="0" w:firstRowFirstColumn="0" w:firstRowLastColumn="0" w:lastRowFirstColumn="0" w:lastRowLastColumn="0"/>
          <w:ins w:id="968"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00BF196D" w14:textId="77777777" w:rsidR="000A1787" w:rsidRPr="003C74EA" w:rsidRDefault="000A1787" w:rsidP="003C74EA">
            <w:pPr>
              <w:spacing w:after="240" w:line="360" w:lineRule="auto"/>
              <w:contextualSpacing/>
              <w:jc w:val="both"/>
              <w:rPr>
                <w:ins w:id="969" w:author="Chara Katiri" w:date="2015-04-10T23:09:00Z"/>
                <w:rFonts w:ascii="Times" w:eastAsia="Times New Roman" w:hAnsi="Times" w:cs="Times New Roman"/>
                <w:sz w:val="22"/>
                <w:szCs w:val="22"/>
                <w:lang w:val="en-GB"/>
              </w:rPr>
            </w:pPr>
            <w:ins w:id="970" w:author="Chara Katiri" w:date="2015-04-10T23:10:00Z">
              <w:r w:rsidRPr="003C74EA">
                <w:rPr>
                  <w:rFonts w:ascii="Times" w:eastAsia="Times New Roman" w:hAnsi="Times" w:cs="Times New Roman"/>
                  <w:sz w:val="22"/>
                  <w:szCs w:val="22"/>
                  <w:lang w:val="en-GB"/>
                </w:rPr>
                <w:t>MySQLi</w:t>
              </w:r>
            </w:ins>
          </w:p>
        </w:tc>
        <w:tc>
          <w:tcPr>
            <w:tcW w:w="6804" w:type="dxa"/>
          </w:tcPr>
          <w:p w14:paraId="3E3F0B6B" w14:textId="77777777" w:rsidR="000A1787" w:rsidRPr="003C74EA" w:rsidRDefault="000A1787"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971" w:author="Chara Katiri" w:date="2015-04-10T23:09:00Z"/>
                <w:rFonts w:ascii="Times" w:eastAsia="Times New Roman" w:hAnsi="Times" w:cs="Times New Roman"/>
                <w:sz w:val="22"/>
                <w:szCs w:val="22"/>
                <w:lang w:val="en-GB"/>
              </w:rPr>
            </w:pPr>
            <w:ins w:id="972" w:author="Chara Katiri" w:date="2015-04-10T23:10:00Z">
              <w:r w:rsidRPr="003C74EA">
                <w:rPr>
                  <w:rFonts w:ascii="Times" w:eastAsia="Times New Roman" w:hAnsi="Times" w:cs="Times New Roman"/>
                  <w:sz w:val="22"/>
                  <w:szCs w:val="22"/>
                  <w:lang w:val="en-GB"/>
                </w:rPr>
                <w:t>My Sequel Improved</w:t>
              </w:r>
            </w:ins>
          </w:p>
        </w:tc>
      </w:tr>
      <w:tr w:rsidR="000A1787" w:rsidRPr="003C74EA" w14:paraId="60794F99"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5B473D7B"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OOP</w:t>
            </w:r>
          </w:p>
        </w:tc>
        <w:tc>
          <w:tcPr>
            <w:tcW w:w="6804" w:type="dxa"/>
          </w:tcPr>
          <w:p w14:paraId="570E73B2"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Object Oriented Programming </w:t>
            </w:r>
          </w:p>
        </w:tc>
      </w:tr>
      <w:tr w:rsidR="000A1787" w:rsidRPr="003C74EA" w14:paraId="46C44CCC"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8EF9BEA"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ORM</w:t>
            </w:r>
          </w:p>
        </w:tc>
        <w:tc>
          <w:tcPr>
            <w:tcW w:w="6804" w:type="dxa"/>
          </w:tcPr>
          <w:p w14:paraId="0B3D391A"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Object Relational Mapping</w:t>
            </w:r>
          </w:p>
        </w:tc>
      </w:tr>
      <w:tr w:rsidR="000A1787" w:rsidRPr="003C74EA" w14:paraId="2CEE6E52"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3C30A58"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OXM</w:t>
            </w:r>
          </w:p>
        </w:tc>
        <w:tc>
          <w:tcPr>
            <w:tcW w:w="6804" w:type="dxa"/>
          </w:tcPr>
          <w:p w14:paraId="1C70C2D0"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Object/XML</w:t>
            </w:r>
          </w:p>
        </w:tc>
      </w:tr>
      <w:tr w:rsidR="000A1787" w:rsidRPr="003C74EA" w14:paraId="704BC261" w14:textId="77777777" w:rsidTr="0062322A">
        <w:trPr>
          <w:cnfStyle w:val="000000100000" w:firstRow="0" w:lastRow="0" w:firstColumn="0" w:lastColumn="0" w:oddVBand="0" w:evenVBand="0" w:oddHBand="1" w:evenHBand="0" w:firstRowFirstColumn="0" w:firstRowLastColumn="0" w:lastRowFirstColumn="0" w:lastRowLastColumn="0"/>
          <w:ins w:id="973"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520B0193" w14:textId="77777777" w:rsidR="000A1787" w:rsidRPr="003C74EA" w:rsidRDefault="000A1787" w:rsidP="003C74EA">
            <w:pPr>
              <w:spacing w:after="240" w:line="360" w:lineRule="auto"/>
              <w:contextualSpacing/>
              <w:jc w:val="both"/>
              <w:rPr>
                <w:ins w:id="974" w:author="Chara Katiri" w:date="2015-04-12T01:22:00Z"/>
                <w:rFonts w:ascii="Times" w:eastAsia="Times New Roman" w:hAnsi="Times" w:cs="Times New Roman"/>
                <w:sz w:val="22"/>
                <w:szCs w:val="22"/>
                <w:lang w:val="en-GB"/>
              </w:rPr>
            </w:pPr>
            <w:ins w:id="975" w:author="Chara Katiri" w:date="2015-04-12T01:22:00Z">
              <w:r w:rsidRPr="003C74EA">
                <w:rPr>
                  <w:rFonts w:ascii="Times" w:eastAsia="Times New Roman" w:hAnsi="Times" w:cs="Times New Roman"/>
                  <w:sz w:val="22"/>
                  <w:szCs w:val="22"/>
                  <w:lang w:val="en-GB"/>
                </w:rPr>
                <w:t>POJO</w:t>
              </w:r>
            </w:ins>
          </w:p>
        </w:tc>
        <w:tc>
          <w:tcPr>
            <w:tcW w:w="6804" w:type="dxa"/>
          </w:tcPr>
          <w:p w14:paraId="0B4850AD"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76" w:author="Chara Katiri" w:date="2015-04-12T01:22:00Z"/>
                <w:rFonts w:ascii="Times" w:eastAsia="Times New Roman" w:hAnsi="Times" w:cs="Times New Roman"/>
                <w:sz w:val="22"/>
                <w:szCs w:val="22"/>
                <w:lang w:val="en-GB"/>
              </w:rPr>
            </w:pPr>
            <w:ins w:id="977" w:author="Chara Katiri" w:date="2015-04-12T01:22:00Z">
              <w:r w:rsidRPr="003C74EA">
                <w:rPr>
                  <w:rFonts w:ascii="Times" w:eastAsia="Times New Roman" w:hAnsi="Times" w:cs="Times New Roman"/>
                  <w:sz w:val="22"/>
                  <w:szCs w:val="22"/>
                  <w:lang w:val="en-GB"/>
                </w:rPr>
                <w:t>Plain Old Java Object</w:t>
              </w:r>
            </w:ins>
          </w:p>
        </w:tc>
      </w:tr>
      <w:tr w:rsidR="000A1787" w:rsidRPr="003C74EA" w14:paraId="7CABE5F5"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56CF2A9"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R&amp;D</w:t>
            </w:r>
          </w:p>
        </w:tc>
        <w:tc>
          <w:tcPr>
            <w:tcW w:w="6804" w:type="dxa"/>
          </w:tcPr>
          <w:p w14:paraId="5FA5F4C4"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Research &amp; Development </w:t>
            </w:r>
          </w:p>
        </w:tc>
      </w:tr>
      <w:tr w:rsidR="000A1787" w:rsidRPr="003C74EA" w14:paraId="46C64CD1"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9A1D147"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RAD</w:t>
            </w:r>
          </w:p>
        </w:tc>
        <w:tc>
          <w:tcPr>
            <w:tcW w:w="6804" w:type="dxa"/>
          </w:tcPr>
          <w:p w14:paraId="7FE67292"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Rapid Application Development </w:t>
            </w:r>
          </w:p>
        </w:tc>
      </w:tr>
      <w:tr w:rsidR="000A1787" w:rsidRPr="003C74EA" w14:paraId="5431B81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407DB87B"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SDLC</w:t>
            </w:r>
          </w:p>
        </w:tc>
        <w:tc>
          <w:tcPr>
            <w:tcW w:w="6804" w:type="dxa"/>
          </w:tcPr>
          <w:p w14:paraId="321B1642"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shd w:val="clear" w:color="auto" w:fill="FFFFFF"/>
                <w:lang w:val="en-GB"/>
              </w:rPr>
              <w:t xml:space="preserve">Systems Development Life-Cycle </w:t>
            </w:r>
          </w:p>
        </w:tc>
      </w:tr>
      <w:tr w:rsidR="000A1787" w:rsidRPr="003C74EA" w14:paraId="4A3C848B"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6F5911"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UAT</w:t>
            </w:r>
          </w:p>
        </w:tc>
        <w:tc>
          <w:tcPr>
            <w:tcW w:w="6804" w:type="dxa"/>
          </w:tcPr>
          <w:p w14:paraId="54B8A270"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User Acceptance Testing</w:t>
            </w:r>
          </w:p>
        </w:tc>
      </w:tr>
      <w:tr w:rsidR="000A1787" w:rsidRPr="003C74EA" w14:paraId="62CFA7EE"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EB5AAE1" w14:textId="77777777" w:rsidR="000A1787" w:rsidRPr="003C74EA" w:rsidRDefault="000A1787" w:rsidP="003C74EA">
            <w:pPr>
              <w:spacing w:after="240"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UBE</w:t>
            </w:r>
          </w:p>
        </w:tc>
        <w:tc>
          <w:tcPr>
            <w:tcW w:w="6804" w:type="dxa"/>
          </w:tcPr>
          <w:p w14:paraId="6A69402B" w14:textId="77777777" w:rsidR="000A1787" w:rsidRPr="003C74EA" w:rsidRDefault="000A1787" w:rsidP="003C74EA">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3C74EA">
              <w:rPr>
                <w:rFonts w:ascii="Times" w:eastAsia="Times New Roman" w:hAnsi="Times" w:cs="Times New Roman"/>
                <w:sz w:val="22"/>
                <w:szCs w:val="22"/>
                <w:lang w:val="en-GB"/>
              </w:rPr>
              <w:t>Unsolicited Bulk Email</w:t>
            </w:r>
          </w:p>
        </w:tc>
      </w:tr>
      <w:tr w:rsidR="000A1787" w:rsidRPr="003C74EA" w14:paraId="48B831F5" w14:textId="77777777" w:rsidTr="0062322A">
        <w:trPr>
          <w:cnfStyle w:val="000000100000" w:firstRow="0" w:lastRow="0" w:firstColumn="0" w:lastColumn="0" w:oddVBand="0" w:evenVBand="0" w:oddHBand="1" w:evenHBand="0" w:firstRowFirstColumn="0" w:firstRowLastColumn="0" w:lastRowFirstColumn="0" w:lastRowLastColumn="0"/>
          <w:ins w:id="978"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536A4E65" w14:textId="77777777" w:rsidR="000A1787" w:rsidRPr="003C74EA" w:rsidRDefault="000A1787" w:rsidP="003C74EA">
            <w:pPr>
              <w:spacing w:after="240" w:line="360" w:lineRule="auto"/>
              <w:contextualSpacing/>
              <w:jc w:val="both"/>
              <w:rPr>
                <w:ins w:id="979" w:author="Chara Katiri" w:date="2015-04-10T23:09:00Z"/>
                <w:rFonts w:ascii="Times" w:eastAsia="Times New Roman" w:hAnsi="Times" w:cs="Times New Roman"/>
                <w:sz w:val="22"/>
                <w:szCs w:val="22"/>
                <w:lang w:val="en-GB"/>
              </w:rPr>
            </w:pPr>
            <w:ins w:id="980" w:author="Chara Katiri" w:date="2015-04-10T23:09:00Z">
              <w:r w:rsidRPr="003C74EA">
                <w:rPr>
                  <w:rFonts w:ascii="Times" w:eastAsia="Times New Roman" w:hAnsi="Times" w:cs="Times New Roman"/>
                  <w:sz w:val="22"/>
                  <w:szCs w:val="22"/>
                  <w:lang w:val="en-GB"/>
                </w:rPr>
                <w:t>WAP</w:t>
              </w:r>
            </w:ins>
          </w:p>
        </w:tc>
        <w:tc>
          <w:tcPr>
            <w:tcW w:w="6804" w:type="dxa"/>
          </w:tcPr>
          <w:p w14:paraId="304E58FA" w14:textId="77777777" w:rsidR="000A1787" w:rsidRPr="003C74EA" w:rsidRDefault="000A1787" w:rsidP="003C74EA">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81" w:author="Chara Katiri" w:date="2015-04-10T23:09:00Z"/>
                <w:rFonts w:ascii="Times" w:eastAsia="Times New Roman" w:hAnsi="Times" w:cs="Times New Roman"/>
                <w:sz w:val="22"/>
                <w:szCs w:val="22"/>
                <w:lang w:val="en-GB"/>
              </w:rPr>
            </w:pPr>
            <w:ins w:id="982" w:author="Chara Katiri" w:date="2015-04-10T23:09:00Z">
              <w:r w:rsidRPr="003C74EA">
                <w:rPr>
                  <w:rFonts w:ascii="Times" w:eastAsia="Times New Roman" w:hAnsi="Times" w:cs="Times New Roman"/>
                  <w:sz w:val="22"/>
                  <w:szCs w:val="22"/>
                  <w:lang w:val="en-GB"/>
                </w:rPr>
                <w:t xml:space="preserve">Web Application Framework </w:t>
              </w:r>
            </w:ins>
          </w:p>
        </w:tc>
      </w:tr>
    </w:tbl>
    <w:p w14:paraId="42AD0459" w14:textId="77777777" w:rsidR="00A0554B" w:rsidRPr="003C74EA" w:rsidDel="000A1787" w:rsidRDefault="00A0554B">
      <w:pPr>
        <w:spacing w:after="240" w:line="360" w:lineRule="auto"/>
        <w:contextualSpacing/>
        <w:jc w:val="both"/>
        <w:rPr>
          <w:del w:id="983" w:author="Chara Katiri" w:date="2015-04-12T03:32:00Z"/>
          <w:rFonts w:ascii="Times" w:eastAsia="Times New Roman" w:hAnsi="Times" w:cs="Times New Roman"/>
          <w:sz w:val="22"/>
          <w:szCs w:val="22"/>
          <w:lang w:val="en-GB"/>
        </w:rPr>
      </w:pPr>
    </w:p>
    <w:p w14:paraId="2D5BA4CD" w14:textId="20F51AC2" w:rsidR="00A8546C" w:rsidRPr="003C74EA" w:rsidRDefault="00A0554B" w:rsidP="003C74EA">
      <w:pPr>
        <w:spacing w:line="360" w:lineRule="auto"/>
        <w:contextualSpacing/>
        <w:jc w:val="both"/>
        <w:rPr>
          <w:rFonts w:ascii="Times" w:eastAsia="Times New Roman" w:hAnsi="Times" w:cs="Times New Roman"/>
          <w:sz w:val="22"/>
          <w:szCs w:val="22"/>
          <w:lang w:val="en-GB"/>
        </w:rPr>
      </w:pPr>
      <w:del w:id="984" w:author="Chara Katiri" w:date="2015-04-12T03:32:00Z">
        <w:r w:rsidRPr="003C74EA" w:rsidDel="000A1787">
          <w:rPr>
            <w:rFonts w:ascii="Times" w:eastAsia="Times New Roman" w:hAnsi="Times" w:cs="Times New Roman"/>
            <w:sz w:val="22"/>
            <w:szCs w:val="22"/>
            <w:lang w:val="en-GB"/>
          </w:rPr>
          <w:br w:type="page"/>
        </w:r>
      </w:del>
    </w:p>
    <w:p w14:paraId="07B299E6" w14:textId="77777777" w:rsidR="00DF45F0" w:rsidRPr="003C74EA" w:rsidRDefault="00DF45F0" w:rsidP="003C74EA">
      <w:pPr>
        <w:pStyle w:val="Heading1"/>
        <w:numPr>
          <w:ilvl w:val="0"/>
          <w:numId w:val="10"/>
        </w:numPr>
        <w:spacing w:line="360" w:lineRule="auto"/>
        <w:contextualSpacing/>
        <w:jc w:val="both"/>
        <w:rPr>
          <w:rFonts w:ascii="Times" w:hAnsi="Times" w:cs="Times New Roman"/>
          <w:color w:val="auto"/>
          <w:sz w:val="22"/>
          <w:szCs w:val="22"/>
          <w:lang w:val="en-GB"/>
        </w:rPr>
      </w:pPr>
      <w:bookmarkStart w:id="985" w:name="_Toc290429753"/>
      <w:r w:rsidRPr="003C74EA">
        <w:rPr>
          <w:rFonts w:ascii="Times" w:hAnsi="Times" w:cs="Times New Roman"/>
          <w:color w:val="auto"/>
          <w:sz w:val="22"/>
          <w:szCs w:val="22"/>
          <w:lang w:val="en-GB"/>
        </w:rPr>
        <w:t>Introduction</w:t>
      </w:r>
      <w:bookmarkEnd w:id="985"/>
      <w:r w:rsidRPr="003C74EA">
        <w:rPr>
          <w:rFonts w:ascii="Times" w:hAnsi="Times" w:cs="Times New Roman"/>
          <w:color w:val="auto"/>
          <w:sz w:val="22"/>
          <w:szCs w:val="22"/>
          <w:lang w:val="en-GB"/>
        </w:rPr>
        <w:t xml:space="preserve"> </w:t>
      </w:r>
    </w:p>
    <w:p w14:paraId="1254DA84" w14:textId="4C86A8F1" w:rsidR="002C39F0" w:rsidRPr="003C74EA" w:rsidRDefault="002C39F0" w:rsidP="003C74EA">
      <w:pPr>
        <w:spacing w:line="360" w:lineRule="auto"/>
        <w:ind w:firstLine="36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purpose of this document is the detailed description of the project’s plan to design, develop and deliver </w:t>
      </w:r>
      <w:r w:rsidR="00924BA5" w:rsidRPr="003C74EA">
        <w:rPr>
          <w:rFonts w:ascii="Times" w:eastAsia="Times New Roman" w:hAnsi="Times" w:cs="Times New Roman"/>
          <w:sz w:val="22"/>
          <w:szCs w:val="22"/>
          <w:shd w:val="clear" w:color="auto" w:fill="FFFFFF"/>
          <w:lang w:val="en-GB"/>
        </w:rPr>
        <w:t>a digital</w:t>
      </w:r>
      <w:r w:rsidRPr="003C74EA">
        <w:rPr>
          <w:rFonts w:ascii="Times" w:eastAsia="Times New Roman" w:hAnsi="Times" w:cs="Times New Roman"/>
          <w:sz w:val="22"/>
          <w:szCs w:val="22"/>
          <w:shd w:val="clear" w:color="auto" w:fill="FFFFFF"/>
          <w:lang w:val="en-GB"/>
        </w:rPr>
        <w:t xml:space="preserve"> Pinboard website as a method to minimize the number of junk emails sent and received </w:t>
      </w:r>
      <w:r w:rsidR="00924BA5" w:rsidRPr="003C74EA">
        <w:rPr>
          <w:rFonts w:ascii="Times" w:eastAsia="Times New Roman" w:hAnsi="Times" w:cs="Times New Roman"/>
          <w:sz w:val="22"/>
          <w:szCs w:val="22"/>
          <w:shd w:val="clear" w:color="auto" w:fill="FFFFFF"/>
          <w:lang w:val="en-GB"/>
        </w:rPr>
        <w:t xml:space="preserve">between students </w:t>
      </w:r>
      <w:r w:rsidRPr="003C74EA">
        <w:rPr>
          <w:rFonts w:ascii="Times" w:eastAsia="Times New Roman" w:hAnsi="Times" w:cs="Times New Roman"/>
          <w:sz w:val="22"/>
          <w:szCs w:val="22"/>
          <w:shd w:val="clear" w:color="auto" w:fill="FFFFFF"/>
          <w:lang w:val="en-GB"/>
        </w:rPr>
        <w:t xml:space="preserve">in the </w:t>
      </w:r>
      <w:r w:rsidR="00EC0BC2" w:rsidRPr="003C74EA">
        <w:rPr>
          <w:rFonts w:ascii="Times" w:eastAsia="Times New Roman" w:hAnsi="Times" w:cs="Times New Roman"/>
          <w:sz w:val="22"/>
          <w:szCs w:val="22"/>
          <w:shd w:val="clear" w:color="auto" w:fill="FFFFFF"/>
          <w:lang w:val="en-GB"/>
        </w:rPr>
        <w:t>University</w:t>
      </w:r>
      <w:r w:rsidRPr="003C74EA">
        <w:rPr>
          <w:rFonts w:ascii="Times" w:eastAsia="Times New Roman" w:hAnsi="Times" w:cs="Times New Roman"/>
          <w:sz w:val="22"/>
          <w:szCs w:val="22"/>
          <w:shd w:val="clear" w:color="auto" w:fill="FFFFFF"/>
          <w:lang w:val="en-GB"/>
        </w:rPr>
        <w:t xml:space="preserve"> of Surrey. The project </w:t>
      </w:r>
      <w:r w:rsidR="003A56D6" w:rsidRPr="003C74EA">
        <w:rPr>
          <w:rFonts w:ascii="Times" w:eastAsia="Times New Roman" w:hAnsi="Times" w:cs="Times New Roman"/>
          <w:sz w:val="22"/>
          <w:szCs w:val="22"/>
          <w:shd w:val="clear" w:color="auto" w:fill="FFFFFF"/>
          <w:lang w:val="en-GB"/>
        </w:rPr>
        <w:t>is</w:t>
      </w:r>
      <w:r w:rsidRPr="003C74EA">
        <w:rPr>
          <w:rFonts w:ascii="Times" w:eastAsia="Times New Roman" w:hAnsi="Times" w:cs="Times New Roman"/>
          <w:sz w:val="22"/>
          <w:szCs w:val="22"/>
          <w:shd w:val="clear" w:color="auto" w:fill="FFFFFF"/>
          <w:lang w:val="en-GB"/>
        </w:rPr>
        <w:t xml:space="preserve"> developed as part of ‘COM3001 Professional Project’ module, taught by the </w:t>
      </w:r>
      <w:r w:rsidR="00EC0BC2" w:rsidRPr="003C74EA">
        <w:rPr>
          <w:rFonts w:ascii="Times" w:eastAsia="Times New Roman" w:hAnsi="Times" w:cs="Times New Roman"/>
          <w:sz w:val="22"/>
          <w:szCs w:val="22"/>
          <w:shd w:val="clear" w:color="auto" w:fill="FFFFFF"/>
          <w:lang w:val="en-GB"/>
        </w:rPr>
        <w:t>University</w:t>
      </w:r>
      <w:r w:rsidRPr="003C74EA">
        <w:rPr>
          <w:rFonts w:ascii="Times" w:eastAsia="Times New Roman" w:hAnsi="Times" w:cs="Times New Roman"/>
          <w:sz w:val="22"/>
          <w:szCs w:val="22"/>
          <w:shd w:val="clear" w:color="auto" w:fill="FFFFFF"/>
          <w:lang w:val="en-GB"/>
        </w:rPr>
        <w:t xml:space="preserve"> of Surrey, Department of Computing. </w:t>
      </w:r>
    </w:p>
    <w:p w14:paraId="5C4FAB7B" w14:textId="77777777" w:rsidR="005B7D10" w:rsidRPr="003C74EA" w:rsidRDefault="005B7D10" w:rsidP="003C74EA">
      <w:pPr>
        <w:spacing w:line="360" w:lineRule="auto"/>
        <w:ind w:firstLine="360"/>
        <w:contextualSpacing/>
        <w:jc w:val="both"/>
        <w:rPr>
          <w:rFonts w:ascii="Times" w:eastAsia="Times New Roman" w:hAnsi="Times" w:cs="Times New Roman"/>
          <w:sz w:val="22"/>
          <w:szCs w:val="22"/>
          <w:shd w:val="clear" w:color="auto" w:fill="FFFFFF"/>
          <w:lang w:val="en-GB"/>
        </w:rPr>
      </w:pPr>
    </w:p>
    <w:p w14:paraId="2633FC3C" w14:textId="77777777" w:rsidR="00C50791" w:rsidRPr="003C74EA" w:rsidRDefault="00C50791" w:rsidP="003C74EA">
      <w:pPr>
        <w:pStyle w:val="Heading2"/>
        <w:numPr>
          <w:ilvl w:val="1"/>
          <w:numId w:val="11"/>
        </w:numPr>
        <w:spacing w:line="360" w:lineRule="auto"/>
        <w:contextualSpacing/>
        <w:jc w:val="both"/>
        <w:rPr>
          <w:rFonts w:ascii="Times" w:hAnsi="Times" w:cs="Times New Roman"/>
          <w:color w:val="auto"/>
          <w:sz w:val="22"/>
          <w:szCs w:val="22"/>
          <w:lang w:val="en-GB"/>
        </w:rPr>
      </w:pPr>
      <w:bookmarkStart w:id="986" w:name="_Toc290429754"/>
      <w:r w:rsidRPr="003C74EA">
        <w:rPr>
          <w:rFonts w:ascii="Times" w:hAnsi="Times" w:cs="Times New Roman"/>
          <w:color w:val="auto"/>
          <w:sz w:val="22"/>
          <w:szCs w:val="22"/>
          <w:lang w:val="en-GB"/>
        </w:rPr>
        <w:t>Motivation</w:t>
      </w:r>
      <w:bookmarkEnd w:id="986"/>
    </w:p>
    <w:p w14:paraId="7B592D15" w14:textId="537C6EB0" w:rsidR="0090592B" w:rsidRPr="003C74EA" w:rsidRDefault="0090592B"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Nowadays, electronic mail is the predominant digital communication platform. According to Reuter’s survey [1], 85% of human population is connected online and communicate through email despite the number of</w:t>
      </w:r>
      <w:ins w:id="987" w:author="Chara Katiri" w:date="2015-04-10T19:32:00Z">
        <w:r w:rsidR="00302475" w:rsidRPr="003C74EA">
          <w:rPr>
            <w:rFonts w:ascii="Times" w:eastAsia="Times New Roman" w:hAnsi="Times" w:cs="Times New Roman"/>
            <w:sz w:val="22"/>
            <w:szCs w:val="22"/>
            <w:shd w:val="clear" w:color="auto" w:fill="FFFFFF"/>
            <w:lang w:val="en-GB"/>
          </w:rPr>
          <w:t xml:space="preserve"> other</w:t>
        </w:r>
      </w:ins>
      <w:r w:rsidRPr="003C74EA">
        <w:rPr>
          <w:rFonts w:ascii="Times" w:eastAsia="Times New Roman" w:hAnsi="Times" w:cs="Times New Roman"/>
          <w:sz w:val="22"/>
          <w:szCs w:val="22"/>
          <w:shd w:val="clear" w:color="auto" w:fill="FFFFFF"/>
          <w:lang w:val="en-GB"/>
        </w:rPr>
        <w:t xml:space="preserve"> social channels available. The Internet is overflowing with 100 million emails send and received daily [2], of which 97.4 millions are spam/junk [3]. </w:t>
      </w:r>
    </w:p>
    <w:p w14:paraId="2723698E" w14:textId="5016254B" w:rsidR="0090592B" w:rsidRPr="003C74EA" w:rsidRDefault="007176EB"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question </w:t>
      </w:r>
      <w:r w:rsidR="005B7A82" w:rsidRPr="003C74EA">
        <w:rPr>
          <w:rFonts w:ascii="Times" w:eastAsia="Times New Roman" w:hAnsi="Times" w:cs="Times New Roman"/>
          <w:sz w:val="22"/>
          <w:szCs w:val="22"/>
          <w:shd w:val="clear" w:color="auto" w:fill="FFFFFF"/>
          <w:lang w:val="en-GB"/>
        </w:rPr>
        <w:t xml:space="preserve">investigated is </w:t>
      </w:r>
      <w:ins w:id="988" w:author="Chara Katiri" w:date="2015-04-10T19:33:00Z">
        <w:r w:rsidR="00302475" w:rsidRPr="003C74EA">
          <w:rPr>
            <w:rFonts w:ascii="Times" w:eastAsia="Times New Roman" w:hAnsi="Times" w:cs="Times New Roman"/>
            <w:sz w:val="22"/>
            <w:szCs w:val="22"/>
            <w:shd w:val="clear" w:color="auto" w:fill="FFFFFF"/>
            <w:lang w:val="en-GB"/>
          </w:rPr>
          <w:t xml:space="preserve">how to reduce the number of </w:t>
        </w:r>
      </w:ins>
      <w:ins w:id="989" w:author="Chara Katiri" w:date="2015-04-10T21:21:00Z">
        <w:r w:rsidR="00A730DF" w:rsidRPr="003C74EA">
          <w:rPr>
            <w:rFonts w:ascii="Times" w:eastAsia="Times New Roman" w:hAnsi="Times" w:cs="Times New Roman"/>
            <w:sz w:val="22"/>
            <w:szCs w:val="22"/>
            <w:shd w:val="clear" w:color="auto" w:fill="FFFFFF"/>
            <w:lang w:val="en-GB"/>
          </w:rPr>
          <w:t>‘junk’</w:t>
        </w:r>
      </w:ins>
      <w:ins w:id="990" w:author="Chara Katiri" w:date="2015-04-10T19:33:00Z">
        <w:r w:rsidR="00302475" w:rsidRPr="003C74EA">
          <w:rPr>
            <w:rFonts w:ascii="Times" w:eastAsia="Times New Roman" w:hAnsi="Times" w:cs="Times New Roman"/>
            <w:sz w:val="22"/>
            <w:szCs w:val="22"/>
            <w:shd w:val="clear" w:color="auto" w:fill="FFFFFF"/>
            <w:lang w:val="en-GB"/>
          </w:rPr>
          <w:t xml:space="preserve"> emails </w:t>
        </w:r>
      </w:ins>
      <w:ins w:id="991" w:author="Chara Katiri" w:date="2015-04-10T19:34:00Z">
        <w:r w:rsidR="00302475" w:rsidRPr="003C74EA">
          <w:rPr>
            <w:rFonts w:ascii="Times" w:eastAsia="Times New Roman" w:hAnsi="Times" w:cs="Times New Roman"/>
            <w:sz w:val="22"/>
            <w:szCs w:val="22"/>
            <w:shd w:val="clear" w:color="auto" w:fill="FFFFFF"/>
            <w:lang w:val="en-GB"/>
          </w:rPr>
          <w:t xml:space="preserve">send and received </w:t>
        </w:r>
      </w:ins>
      <w:ins w:id="992" w:author="Chara Katiri" w:date="2015-04-10T19:33:00Z">
        <w:r w:rsidR="00302475" w:rsidRPr="003C74EA">
          <w:rPr>
            <w:rFonts w:ascii="Times" w:eastAsia="Times New Roman" w:hAnsi="Times" w:cs="Times New Roman"/>
            <w:sz w:val="22"/>
            <w:szCs w:val="22"/>
            <w:shd w:val="clear" w:color="auto" w:fill="FFFFFF"/>
            <w:lang w:val="en-GB"/>
          </w:rPr>
          <w:t xml:space="preserve">within </w:t>
        </w:r>
      </w:ins>
      <w:r w:rsidR="0090592B" w:rsidRPr="003C74EA">
        <w:rPr>
          <w:rFonts w:ascii="Times" w:eastAsia="Times New Roman" w:hAnsi="Times" w:cs="Times New Roman"/>
          <w:sz w:val="22"/>
          <w:szCs w:val="22"/>
          <w:shd w:val="clear" w:color="auto" w:fill="FFFFFF"/>
          <w:lang w:val="en-GB"/>
        </w:rPr>
        <w:t xml:space="preserve">the </w:t>
      </w:r>
      <w:r w:rsidR="00EC0BC2" w:rsidRPr="003C74EA">
        <w:rPr>
          <w:rFonts w:ascii="Times" w:eastAsia="Times New Roman" w:hAnsi="Times" w:cs="Times New Roman"/>
          <w:sz w:val="22"/>
          <w:szCs w:val="22"/>
          <w:shd w:val="clear" w:color="auto" w:fill="FFFFFF"/>
          <w:lang w:val="en-GB"/>
        </w:rPr>
        <w:t>University</w:t>
      </w:r>
      <w:ins w:id="993" w:author="Chara Katiri" w:date="2015-04-10T19:34:00Z">
        <w:r w:rsidR="00302475" w:rsidRPr="003C74EA">
          <w:rPr>
            <w:rFonts w:ascii="Times" w:eastAsia="Times New Roman" w:hAnsi="Times" w:cs="Times New Roman"/>
            <w:sz w:val="22"/>
            <w:szCs w:val="22"/>
            <w:shd w:val="clear" w:color="auto" w:fill="FFFFFF"/>
            <w:lang w:val="en-GB"/>
          </w:rPr>
          <w:t xml:space="preserve"> of Surrey</w:t>
        </w:r>
      </w:ins>
      <w:r w:rsidR="0090592B" w:rsidRPr="003C74EA">
        <w:rPr>
          <w:rFonts w:ascii="Times" w:eastAsia="Times New Roman" w:hAnsi="Times" w:cs="Times New Roman"/>
          <w:sz w:val="22"/>
          <w:szCs w:val="22"/>
          <w:shd w:val="clear" w:color="auto" w:fill="FFFFFF"/>
          <w:lang w:val="en-GB"/>
        </w:rPr>
        <w:t xml:space="preserve"> environment.</w:t>
      </w:r>
    </w:p>
    <w:p w14:paraId="149527DB" w14:textId="77777777" w:rsidR="0090592B" w:rsidRPr="003C74EA" w:rsidRDefault="0090592B" w:rsidP="003C74EA">
      <w:pPr>
        <w:pStyle w:val="ListParagraph"/>
        <w:spacing w:after="240" w:line="360" w:lineRule="auto"/>
        <w:ind w:left="792"/>
        <w:jc w:val="both"/>
        <w:rPr>
          <w:rFonts w:ascii="Times" w:eastAsia="Times New Roman" w:hAnsi="Times" w:cs="Times New Roman"/>
          <w:sz w:val="22"/>
          <w:szCs w:val="22"/>
          <w:lang w:val="en-GB"/>
        </w:rPr>
      </w:pPr>
    </w:p>
    <w:p w14:paraId="3926CA09" w14:textId="77777777" w:rsidR="003534E7" w:rsidRPr="003C74EA" w:rsidRDefault="00196CE2" w:rsidP="003C74EA">
      <w:pPr>
        <w:pStyle w:val="Heading2"/>
        <w:numPr>
          <w:ilvl w:val="1"/>
          <w:numId w:val="11"/>
        </w:numPr>
        <w:spacing w:line="360" w:lineRule="auto"/>
        <w:contextualSpacing/>
        <w:jc w:val="both"/>
        <w:rPr>
          <w:rFonts w:ascii="Times" w:hAnsi="Times" w:cs="Times New Roman"/>
          <w:color w:val="auto"/>
          <w:sz w:val="22"/>
          <w:szCs w:val="22"/>
          <w:lang w:val="en-GB"/>
        </w:rPr>
      </w:pPr>
      <w:bookmarkStart w:id="994" w:name="_Toc290429755"/>
      <w:r w:rsidRPr="003C74EA">
        <w:rPr>
          <w:rFonts w:ascii="Times" w:hAnsi="Times" w:cs="Times New Roman"/>
          <w:color w:val="auto"/>
          <w:sz w:val="22"/>
          <w:szCs w:val="22"/>
          <w:lang w:val="en-GB"/>
        </w:rPr>
        <w:t>Project idea and description</w:t>
      </w:r>
      <w:bookmarkEnd w:id="994"/>
    </w:p>
    <w:p w14:paraId="20218E11" w14:textId="77777777" w:rsidR="007176EB" w:rsidRPr="003C74EA" w:rsidRDefault="007176EB"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The lack of an organised way to advertise second hand books or requests for house sharing</w:t>
      </w:r>
      <w:r w:rsidR="0054569F" w:rsidRPr="003C74EA">
        <w:rPr>
          <w:rFonts w:ascii="Times" w:eastAsia="Times New Roman" w:hAnsi="Times" w:cs="Times New Roman"/>
          <w:sz w:val="22"/>
          <w:szCs w:val="22"/>
          <w:shd w:val="clear" w:color="auto" w:fill="FFFFFF"/>
          <w:lang w:val="en-GB"/>
        </w:rPr>
        <w:t>,</w:t>
      </w:r>
      <w:r w:rsidRPr="003C74EA">
        <w:rPr>
          <w:rFonts w:ascii="Times" w:eastAsia="Times New Roman" w:hAnsi="Times" w:cs="Times New Roman"/>
          <w:sz w:val="22"/>
          <w:szCs w:val="22"/>
          <w:shd w:val="clear" w:color="auto" w:fill="FFFFFF"/>
          <w:lang w:val="en-GB"/>
        </w:rPr>
        <w:t xml:space="preserve"> leads the students to the creation and distribution of unsolicited bulk email (UBE) emails. These emails are </w:t>
      </w:r>
      <w:r w:rsidR="0054569F" w:rsidRPr="003C74EA">
        <w:rPr>
          <w:rFonts w:ascii="Times" w:eastAsia="Times New Roman" w:hAnsi="Times" w:cs="Times New Roman"/>
          <w:sz w:val="22"/>
          <w:szCs w:val="22"/>
          <w:shd w:val="clear" w:color="auto" w:fill="FFFFFF"/>
          <w:lang w:val="en-GB"/>
        </w:rPr>
        <w:t>categorised as</w:t>
      </w:r>
      <w:r w:rsidRPr="003C74EA">
        <w:rPr>
          <w:rFonts w:ascii="Times" w:eastAsia="Times New Roman" w:hAnsi="Times" w:cs="Times New Roman"/>
          <w:sz w:val="22"/>
          <w:szCs w:val="22"/>
          <w:shd w:val="clear" w:color="auto" w:fill="FFFFFF"/>
          <w:lang w:val="en-GB"/>
        </w:rPr>
        <w:t xml:space="preserve"> junk</w:t>
      </w:r>
      <w:r w:rsidR="0054569F" w:rsidRPr="003C74EA">
        <w:rPr>
          <w:rFonts w:ascii="Times" w:eastAsia="Times New Roman" w:hAnsi="Times" w:cs="Times New Roman"/>
          <w:sz w:val="22"/>
          <w:szCs w:val="22"/>
          <w:shd w:val="clear" w:color="auto" w:fill="FFFFFF"/>
          <w:lang w:val="en-GB"/>
        </w:rPr>
        <w:t xml:space="preserve"> emails.</w:t>
      </w:r>
      <w:r w:rsidRPr="003C74EA">
        <w:rPr>
          <w:rFonts w:ascii="Times" w:eastAsia="Times New Roman" w:hAnsi="Times" w:cs="Times New Roman"/>
          <w:sz w:val="22"/>
          <w:szCs w:val="22"/>
          <w:shd w:val="clear" w:color="auto" w:fill="FFFFFF"/>
          <w:lang w:val="en-GB"/>
        </w:rPr>
        <w:t xml:space="preserve"> </w:t>
      </w:r>
    </w:p>
    <w:p w14:paraId="6C047DFA" w14:textId="0F2AE709" w:rsidR="00803A84" w:rsidRPr="003C74EA" w:rsidRDefault="00302475" w:rsidP="003C74EA">
      <w:pPr>
        <w:spacing w:line="360" w:lineRule="auto"/>
        <w:ind w:firstLine="720"/>
        <w:contextualSpacing/>
        <w:jc w:val="both"/>
        <w:rPr>
          <w:rFonts w:ascii="Times" w:eastAsia="Times New Roman" w:hAnsi="Times" w:cs="Times New Roman"/>
          <w:sz w:val="22"/>
          <w:szCs w:val="22"/>
          <w:shd w:val="clear" w:color="auto" w:fill="FFFFFF"/>
          <w:lang w:val="en-GB"/>
        </w:rPr>
      </w:pPr>
      <w:ins w:id="995" w:author="Chara Katiri" w:date="2015-04-10T19:35:00Z">
        <w:r w:rsidRPr="003C74EA">
          <w:rPr>
            <w:rFonts w:ascii="Times" w:eastAsia="Times New Roman" w:hAnsi="Times" w:cs="Times New Roman"/>
            <w:sz w:val="22"/>
            <w:szCs w:val="22"/>
            <w:shd w:val="clear" w:color="auto" w:fill="FFFFFF"/>
            <w:lang w:val="en-GB"/>
          </w:rPr>
          <w:t>In this project, a</w:t>
        </w:r>
      </w:ins>
      <w:r w:rsidR="00924BA5" w:rsidRPr="003C74EA">
        <w:rPr>
          <w:rFonts w:ascii="Times" w:eastAsia="Times New Roman" w:hAnsi="Times" w:cs="Times New Roman"/>
          <w:sz w:val="22"/>
          <w:szCs w:val="22"/>
          <w:shd w:val="clear" w:color="auto" w:fill="FFFFFF"/>
          <w:lang w:val="en-GB"/>
        </w:rPr>
        <w:t xml:space="preserve"> digital Pinboard website is developed as</w:t>
      </w:r>
      <w:r w:rsidR="003534E7" w:rsidRPr="003C74EA">
        <w:rPr>
          <w:rFonts w:ascii="Times" w:eastAsia="Times New Roman" w:hAnsi="Times" w:cs="Times New Roman"/>
          <w:sz w:val="22"/>
          <w:szCs w:val="22"/>
          <w:shd w:val="clear" w:color="auto" w:fill="FFFFFF"/>
          <w:lang w:val="en-GB"/>
        </w:rPr>
        <w:t xml:space="preserve"> a me</w:t>
      </w:r>
      <w:r w:rsidR="003A56D6" w:rsidRPr="003C74EA">
        <w:rPr>
          <w:rFonts w:ascii="Times" w:eastAsia="Times New Roman" w:hAnsi="Times" w:cs="Times New Roman"/>
          <w:sz w:val="22"/>
          <w:szCs w:val="22"/>
          <w:shd w:val="clear" w:color="auto" w:fill="FFFFFF"/>
          <w:lang w:val="en-GB"/>
        </w:rPr>
        <w:t>thod to minimize the number of ‘junk emails’</w:t>
      </w:r>
      <w:r w:rsidR="003534E7" w:rsidRPr="003C74EA">
        <w:rPr>
          <w:rFonts w:ascii="Times" w:eastAsia="Times New Roman" w:hAnsi="Times" w:cs="Times New Roman"/>
          <w:sz w:val="22"/>
          <w:szCs w:val="22"/>
          <w:shd w:val="clear" w:color="auto" w:fill="FFFFFF"/>
          <w:lang w:val="en-GB"/>
        </w:rPr>
        <w:t xml:space="preserve"> send and received daily within the </w:t>
      </w:r>
      <w:r w:rsidR="00EC0BC2" w:rsidRPr="003C74EA">
        <w:rPr>
          <w:rFonts w:ascii="Times" w:eastAsia="Times New Roman" w:hAnsi="Times" w:cs="Times New Roman"/>
          <w:sz w:val="22"/>
          <w:szCs w:val="22"/>
          <w:shd w:val="clear" w:color="auto" w:fill="FFFFFF"/>
          <w:lang w:val="en-GB"/>
        </w:rPr>
        <w:t>University</w:t>
      </w:r>
      <w:r w:rsidR="003534E7" w:rsidRPr="003C74EA">
        <w:rPr>
          <w:rFonts w:ascii="Times" w:eastAsia="Times New Roman" w:hAnsi="Times" w:cs="Times New Roman"/>
          <w:sz w:val="22"/>
          <w:szCs w:val="22"/>
          <w:shd w:val="clear" w:color="auto" w:fill="FFFFFF"/>
          <w:lang w:val="en-GB"/>
        </w:rPr>
        <w:t xml:space="preserve"> of Surrey</w:t>
      </w:r>
      <w:r w:rsidR="007176EB" w:rsidRPr="003C74EA">
        <w:rPr>
          <w:rFonts w:ascii="Times" w:eastAsia="Times New Roman" w:hAnsi="Times" w:cs="Times New Roman"/>
          <w:sz w:val="22"/>
          <w:szCs w:val="22"/>
          <w:shd w:val="clear" w:color="auto" w:fill="FFFFFF"/>
          <w:lang w:val="en-GB"/>
        </w:rPr>
        <w:t>.</w:t>
      </w:r>
      <w:r w:rsidR="0054569F" w:rsidRPr="003C74EA">
        <w:rPr>
          <w:rFonts w:ascii="Times" w:eastAsia="Times New Roman" w:hAnsi="Times" w:cs="Times New Roman"/>
          <w:sz w:val="22"/>
          <w:szCs w:val="22"/>
          <w:shd w:val="clear" w:color="auto" w:fill="FFFFFF"/>
          <w:lang w:val="en-GB"/>
        </w:rPr>
        <w:t xml:space="preserve"> Junk emails have a negative impact on the size of users’ mailbox and the management of incoming emails.</w:t>
      </w:r>
      <w:r w:rsidR="00CF3253" w:rsidRPr="003C74EA">
        <w:rPr>
          <w:rFonts w:ascii="Times" w:eastAsia="Times New Roman" w:hAnsi="Times" w:cs="Times New Roman"/>
          <w:sz w:val="22"/>
          <w:szCs w:val="22"/>
          <w:shd w:val="clear" w:color="auto" w:fill="FFFFFF"/>
          <w:lang w:val="en-GB"/>
        </w:rPr>
        <w:t xml:space="preserve"> The Pinboard website, in the form of a marketplace, </w:t>
      </w:r>
      <w:r w:rsidR="00D161CD" w:rsidRPr="003C74EA">
        <w:rPr>
          <w:rFonts w:ascii="Times" w:eastAsia="Times New Roman" w:hAnsi="Times" w:cs="Times New Roman"/>
          <w:sz w:val="22"/>
          <w:szCs w:val="22"/>
          <w:shd w:val="clear" w:color="auto" w:fill="FFFFFF"/>
          <w:lang w:val="en-GB"/>
        </w:rPr>
        <w:t xml:space="preserve">attempts to resolve this issue </w:t>
      </w:r>
      <w:r w:rsidR="00CF3253" w:rsidRPr="003C74EA">
        <w:rPr>
          <w:rFonts w:ascii="Times" w:eastAsia="Times New Roman" w:hAnsi="Times" w:cs="Times New Roman"/>
          <w:sz w:val="22"/>
          <w:szCs w:val="22"/>
          <w:shd w:val="clear" w:color="auto" w:fill="FFFFFF"/>
          <w:lang w:val="en-GB"/>
        </w:rPr>
        <w:t xml:space="preserve">and </w:t>
      </w:r>
      <w:r w:rsidR="00D161CD" w:rsidRPr="003C74EA">
        <w:rPr>
          <w:rFonts w:ascii="Times" w:eastAsia="Times New Roman" w:hAnsi="Times" w:cs="Times New Roman"/>
          <w:sz w:val="22"/>
          <w:szCs w:val="22"/>
          <w:shd w:val="clear" w:color="auto" w:fill="FFFFFF"/>
          <w:lang w:val="en-GB"/>
        </w:rPr>
        <w:t xml:space="preserve">allows students in the </w:t>
      </w:r>
      <w:r w:rsidR="00EC0BC2" w:rsidRPr="003C74EA">
        <w:rPr>
          <w:rFonts w:ascii="Times" w:eastAsia="Times New Roman" w:hAnsi="Times" w:cs="Times New Roman"/>
          <w:sz w:val="22"/>
          <w:szCs w:val="22"/>
          <w:shd w:val="clear" w:color="auto" w:fill="FFFFFF"/>
          <w:lang w:val="en-GB"/>
        </w:rPr>
        <w:t>University</w:t>
      </w:r>
      <w:r w:rsidR="00D161CD" w:rsidRPr="003C74EA">
        <w:rPr>
          <w:rFonts w:ascii="Times" w:eastAsia="Times New Roman" w:hAnsi="Times" w:cs="Times New Roman"/>
          <w:sz w:val="22"/>
          <w:szCs w:val="22"/>
          <w:shd w:val="clear" w:color="auto" w:fill="FFFFFF"/>
          <w:lang w:val="en-GB"/>
        </w:rPr>
        <w:t xml:space="preserve"> community </w:t>
      </w:r>
      <w:r w:rsidR="00924BA5" w:rsidRPr="003C74EA">
        <w:rPr>
          <w:rFonts w:ascii="Times" w:eastAsia="Times New Roman" w:hAnsi="Times" w:cs="Times New Roman"/>
          <w:sz w:val="22"/>
          <w:szCs w:val="22"/>
          <w:shd w:val="clear" w:color="auto" w:fill="FFFFFF"/>
          <w:lang w:val="en-GB"/>
        </w:rPr>
        <w:t xml:space="preserve">to </w:t>
      </w:r>
      <w:r w:rsidR="00D161CD" w:rsidRPr="003C74EA">
        <w:rPr>
          <w:rFonts w:ascii="Times" w:eastAsia="Times New Roman" w:hAnsi="Times" w:cs="Times New Roman"/>
          <w:sz w:val="22"/>
          <w:szCs w:val="22"/>
          <w:shd w:val="clear" w:color="auto" w:fill="FFFFFF"/>
          <w:lang w:val="en-GB"/>
        </w:rPr>
        <w:t>connect, buy and sell second hand books and advertise room swaps on campus.</w:t>
      </w:r>
    </w:p>
    <w:p w14:paraId="34FEA1BD" w14:textId="77777777" w:rsidR="00FF37FB" w:rsidRPr="003C74EA" w:rsidRDefault="00FF37FB" w:rsidP="003C74EA">
      <w:pPr>
        <w:spacing w:line="360" w:lineRule="auto"/>
        <w:ind w:firstLine="360"/>
        <w:contextualSpacing/>
        <w:jc w:val="both"/>
        <w:rPr>
          <w:rFonts w:ascii="Times" w:eastAsia="Times New Roman" w:hAnsi="Times" w:cs="Times New Roman"/>
          <w:sz w:val="22"/>
          <w:szCs w:val="22"/>
          <w:shd w:val="clear" w:color="auto" w:fill="FFFFFF"/>
          <w:lang w:val="en-GB"/>
        </w:rPr>
      </w:pPr>
    </w:p>
    <w:p w14:paraId="7CF516DC" w14:textId="363CA445" w:rsidR="00BF2E68" w:rsidRPr="003C74EA" w:rsidRDefault="00F95C82"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w:t>
      </w:r>
      <w:commentRangeStart w:id="996"/>
      <w:r w:rsidRPr="003C74EA">
        <w:rPr>
          <w:rFonts w:ascii="Times" w:eastAsia="Times New Roman" w:hAnsi="Times" w:cs="Times New Roman"/>
          <w:sz w:val="22"/>
          <w:szCs w:val="22"/>
          <w:shd w:val="clear" w:color="auto" w:fill="FFFFFF"/>
          <w:lang w:val="en-GB"/>
        </w:rPr>
        <w:t>model canvas</w:t>
      </w:r>
      <w:commentRangeEnd w:id="996"/>
      <w:r w:rsidR="000258BB" w:rsidRPr="003C74EA">
        <w:rPr>
          <w:rStyle w:val="CommentReference"/>
          <w:rFonts w:ascii="Times" w:hAnsi="Times" w:cs="Times New Roman"/>
          <w:sz w:val="22"/>
          <w:szCs w:val="22"/>
        </w:rPr>
        <w:commentReference w:id="996"/>
      </w:r>
      <w:r w:rsidRPr="003C74EA">
        <w:rPr>
          <w:rFonts w:ascii="Times" w:eastAsia="Times New Roman" w:hAnsi="Times" w:cs="Times New Roman"/>
          <w:sz w:val="22"/>
          <w:szCs w:val="22"/>
          <w:shd w:val="clear" w:color="auto" w:fill="FFFFFF"/>
          <w:lang w:val="en-GB"/>
        </w:rPr>
        <w:t xml:space="preserve"> shown</w:t>
      </w:r>
      <w:r w:rsidR="00803A84" w:rsidRPr="003C74EA">
        <w:rPr>
          <w:rFonts w:ascii="Times" w:eastAsia="Times New Roman" w:hAnsi="Times" w:cs="Times New Roman"/>
          <w:sz w:val="22"/>
          <w:szCs w:val="22"/>
          <w:shd w:val="clear" w:color="auto" w:fill="FFFFFF"/>
          <w:lang w:val="en-GB"/>
        </w:rPr>
        <w:t xml:space="preserve"> below </w:t>
      </w:r>
      <w:r w:rsidRPr="003C74EA">
        <w:rPr>
          <w:rFonts w:ascii="Times" w:eastAsia="Times New Roman" w:hAnsi="Times" w:cs="Times New Roman"/>
          <w:sz w:val="22"/>
          <w:szCs w:val="22"/>
          <w:shd w:val="clear" w:color="auto" w:fill="FFFFFF"/>
          <w:lang w:val="en-GB"/>
        </w:rPr>
        <w:t>as a visual chart</w:t>
      </w:r>
      <w:r w:rsidR="00177B40" w:rsidRPr="003C74EA">
        <w:rPr>
          <w:rFonts w:ascii="Times" w:eastAsia="Times New Roman" w:hAnsi="Times" w:cs="Times New Roman"/>
          <w:sz w:val="22"/>
          <w:szCs w:val="22"/>
          <w:shd w:val="clear" w:color="auto" w:fill="FFFFFF"/>
          <w:lang w:val="en-GB"/>
        </w:rPr>
        <w:t xml:space="preserve"> (Figure 1)</w:t>
      </w:r>
      <w:r w:rsidRPr="003C74EA">
        <w:rPr>
          <w:rFonts w:ascii="Times" w:eastAsia="Times New Roman" w:hAnsi="Times" w:cs="Times New Roman"/>
          <w:sz w:val="22"/>
          <w:szCs w:val="22"/>
          <w:shd w:val="clear" w:color="auto" w:fill="FFFFFF"/>
          <w:lang w:val="en-GB"/>
        </w:rPr>
        <w:t xml:space="preserve">, describes the main elements of the Pinboard website idea. The creation of the template in the early stages of the project helped identify potential trade-offs </w:t>
      </w:r>
      <w:ins w:id="997" w:author="Chara Katiri" w:date="2015-04-10T19:49:00Z">
        <w:r w:rsidR="00071530" w:rsidRPr="003C74EA">
          <w:rPr>
            <w:rFonts w:ascii="Times" w:eastAsia="Times New Roman" w:hAnsi="Times" w:cs="Times New Roman"/>
            <w:sz w:val="22"/>
            <w:szCs w:val="22"/>
            <w:shd w:val="clear" w:color="auto" w:fill="FFFFFF"/>
            <w:lang w:val="en-GB"/>
          </w:rPr>
          <w:t xml:space="preserve">[16] </w:t>
        </w:r>
      </w:ins>
      <w:r w:rsidRPr="003C74EA">
        <w:rPr>
          <w:rFonts w:ascii="Times" w:eastAsia="Times New Roman" w:hAnsi="Times" w:cs="Times New Roman"/>
          <w:sz w:val="22"/>
          <w:szCs w:val="22"/>
          <w:shd w:val="clear" w:color="auto" w:fill="FFFFFF"/>
          <w:lang w:val="en-GB"/>
        </w:rPr>
        <w:t xml:space="preserve">and </w:t>
      </w:r>
      <w:ins w:id="998" w:author="Chara Katiri" w:date="2015-04-10T19:47:00Z">
        <w:r w:rsidR="00EC7250" w:rsidRPr="003C74EA">
          <w:rPr>
            <w:rFonts w:ascii="Times" w:eastAsia="Times New Roman" w:hAnsi="Times" w:cs="Times New Roman"/>
            <w:sz w:val="22"/>
            <w:szCs w:val="22"/>
            <w:shd w:val="clear" w:color="auto" w:fill="FFFFFF"/>
            <w:lang w:val="en-GB"/>
          </w:rPr>
          <w:t>led to th</w:t>
        </w:r>
      </w:ins>
      <w:ins w:id="999" w:author="Chara Katiri" w:date="2015-04-10T19:45:00Z">
        <w:r w:rsidR="00071530" w:rsidRPr="003C74EA">
          <w:rPr>
            <w:rFonts w:ascii="Times" w:eastAsia="Times New Roman" w:hAnsi="Times" w:cs="Times New Roman"/>
            <w:sz w:val="22"/>
            <w:szCs w:val="22"/>
            <w:shd w:val="clear" w:color="auto" w:fill="FFFFFF"/>
            <w:lang w:val="en-GB"/>
          </w:rPr>
          <w:t xml:space="preserve">e </w:t>
        </w:r>
      </w:ins>
      <w:ins w:id="1000" w:author="Chara Katiri" w:date="2015-04-10T19:49:00Z">
        <w:r w:rsidR="00071530" w:rsidRPr="003C74EA">
          <w:rPr>
            <w:rFonts w:ascii="Times" w:eastAsia="Times New Roman" w:hAnsi="Times" w:cs="Times New Roman"/>
            <w:sz w:val="22"/>
            <w:szCs w:val="22"/>
            <w:shd w:val="clear" w:color="auto" w:fill="FFFFFF"/>
            <w:lang w:val="en-GB"/>
          </w:rPr>
          <w:t>refinement</w:t>
        </w:r>
      </w:ins>
      <w:ins w:id="1001" w:author="Chara Katiri" w:date="2015-04-10T19:50:00Z">
        <w:r w:rsidR="00071530" w:rsidRPr="003C74EA">
          <w:rPr>
            <w:rFonts w:ascii="Times" w:eastAsia="Times New Roman" w:hAnsi="Times" w:cs="Times New Roman"/>
            <w:sz w:val="22"/>
            <w:szCs w:val="22"/>
            <w:shd w:val="clear" w:color="auto" w:fill="FFFFFF"/>
            <w:lang w:val="en-GB"/>
          </w:rPr>
          <w:t xml:space="preserve"> of</w:t>
        </w:r>
      </w:ins>
      <w:ins w:id="1002" w:author="Chara Katiri" w:date="2015-04-10T19:45:00Z">
        <w:r w:rsidR="00EC7250" w:rsidRPr="003C74EA">
          <w:rPr>
            <w:rFonts w:ascii="Times" w:eastAsia="Times New Roman" w:hAnsi="Times" w:cs="Times New Roman"/>
            <w:sz w:val="22"/>
            <w:szCs w:val="22"/>
            <w:shd w:val="clear" w:color="auto" w:fill="FFFFFF"/>
            <w:lang w:val="en-GB"/>
          </w:rPr>
          <w:t xml:space="preserve"> </w:t>
        </w:r>
      </w:ins>
      <w:ins w:id="1003" w:author="Chara Katiri" w:date="2015-04-10T19:52:00Z">
        <w:r w:rsidR="00071530" w:rsidRPr="003C74EA">
          <w:rPr>
            <w:rFonts w:ascii="Times" w:eastAsia="Times New Roman" w:hAnsi="Times" w:cs="Times New Roman"/>
            <w:sz w:val="22"/>
            <w:szCs w:val="22"/>
            <w:shd w:val="clear" w:color="auto" w:fill="FFFFFF"/>
            <w:lang w:val="en-GB"/>
          </w:rPr>
          <w:t xml:space="preserve">the </w:t>
        </w:r>
      </w:ins>
      <w:ins w:id="1004" w:author="Chara Katiri" w:date="2015-04-10T19:49:00Z">
        <w:r w:rsidR="00071530" w:rsidRPr="003C74EA">
          <w:rPr>
            <w:rFonts w:ascii="Times" w:eastAsia="Times New Roman" w:hAnsi="Times" w:cs="Times New Roman"/>
            <w:sz w:val="22"/>
            <w:szCs w:val="22"/>
            <w:shd w:val="clear" w:color="auto" w:fill="FFFFFF"/>
            <w:lang w:val="en-GB"/>
          </w:rPr>
          <w:t xml:space="preserve">requirements’ list </w:t>
        </w:r>
      </w:ins>
      <w:ins w:id="1005" w:author="Chara Katiri" w:date="2015-04-10T19:45:00Z">
        <w:r w:rsidR="00EC7250" w:rsidRPr="003C74EA">
          <w:rPr>
            <w:rFonts w:ascii="Times" w:eastAsia="Times New Roman" w:hAnsi="Times" w:cs="Times New Roman"/>
            <w:sz w:val="22"/>
            <w:szCs w:val="22"/>
            <w:shd w:val="clear" w:color="auto" w:fill="FFFFFF"/>
            <w:lang w:val="en-GB"/>
          </w:rPr>
          <w:t xml:space="preserve">to </w:t>
        </w:r>
      </w:ins>
      <w:ins w:id="1006" w:author="Chara Katiri" w:date="2015-04-10T19:53:00Z">
        <w:r w:rsidR="00071530" w:rsidRPr="003C74EA">
          <w:rPr>
            <w:rFonts w:ascii="Times" w:eastAsia="Times New Roman" w:hAnsi="Times" w:cs="Times New Roman"/>
            <w:sz w:val="22"/>
            <w:szCs w:val="22"/>
            <w:shd w:val="clear" w:color="auto" w:fill="FFFFFF"/>
            <w:lang w:val="en-GB"/>
          </w:rPr>
          <w:t>enable the delivery of</w:t>
        </w:r>
      </w:ins>
      <w:ins w:id="1007" w:author="Chara Katiri" w:date="2015-04-10T19:45:00Z">
        <w:r w:rsidR="000258BB" w:rsidRPr="003C74EA">
          <w:rPr>
            <w:rFonts w:ascii="Times" w:eastAsia="Times New Roman" w:hAnsi="Times" w:cs="Times New Roman"/>
            <w:sz w:val="22"/>
            <w:szCs w:val="22"/>
            <w:shd w:val="clear" w:color="auto" w:fill="FFFFFF"/>
            <w:lang w:val="en-GB"/>
          </w:rPr>
          <w:t xml:space="preserve"> the</w:t>
        </w:r>
      </w:ins>
      <w:ins w:id="1008" w:author="Chara Katiri" w:date="2015-04-10T19:50:00Z">
        <w:r w:rsidR="00071530" w:rsidRPr="003C74EA">
          <w:rPr>
            <w:rFonts w:ascii="Times" w:eastAsia="Times New Roman" w:hAnsi="Times" w:cs="Times New Roman"/>
            <w:sz w:val="22"/>
            <w:szCs w:val="22"/>
            <w:shd w:val="clear" w:color="auto" w:fill="FFFFFF"/>
            <w:lang w:val="en-GB"/>
          </w:rPr>
          <w:t xml:space="preserve"> most</w:t>
        </w:r>
      </w:ins>
      <w:ins w:id="1009" w:author="Chara Katiri" w:date="2015-04-10T19:51:00Z">
        <w:r w:rsidR="00071530" w:rsidRPr="003C74EA">
          <w:rPr>
            <w:rFonts w:ascii="Times" w:eastAsia="Times New Roman" w:hAnsi="Times" w:cs="Times New Roman"/>
            <w:sz w:val="22"/>
            <w:szCs w:val="22"/>
            <w:shd w:val="clear" w:color="auto" w:fill="FFFFFF"/>
            <w:lang w:val="en-GB"/>
          </w:rPr>
          <w:t xml:space="preserve"> important priorities. </w:t>
        </w:r>
      </w:ins>
      <w:ins w:id="1010" w:author="Chara Katiri" w:date="2015-04-10T19:50:00Z">
        <w:r w:rsidR="00071530" w:rsidRPr="003C74EA">
          <w:rPr>
            <w:rFonts w:ascii="Times" w:eastAsia="Times New Roman" w:hAnsi="Times" w:cs="Times New Roman"/>
            <w:sz w:val="22"/>
            <w:szCs w:val="22"/>
            <w:shd w:val="clear" w:color="auto" w:fill="FFFFFF"/>
            <w:lang w:val="en-GB"/>
          </w:rPr>
          <w:t xml:space="preserve"> </w:t>
        </w:r>
      </w:ins>
    </w:p>
    <w:p w14:paraId="3D898D5B" w14:textId="617AEDF5" w:rsidR="00803A84" w:rsidRPr="003C74EA" w:rsidRDefault="00177B40" w:rsidP="003C74EA">
      <w:pPr>
        <w:spacing w:line="360" w:lineRule="auto"/>
        <w:ind w:firstLine="360"/>
        <w:contextualSpacing/>
        <w:jc w:val="both"/>
        <w:rPr>
          <w:rFonts w:ascii="Times" w:eastAsia="Times New Roman" w:hAnsi="Times" w:cs="Times New Roman"/>
          <w:sz w:val="22"/>
          <w:szCs w:val="22"/>
          <w:shd w:val="clear" w:color="auto" w:fill="FFFFFF"/>
          <w:lang w:val="en-GB"/>
        </w:rPr>
        <w:sectPr w:rsidR="00803A84" w:rsidRPr="003C74EA"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3C74EA">
        <w:rPr>
          <w:rFonts w:ascii="Times" w:eastAsia="Times New Roman" w:hAnsi="Times" w:cs="Times New Roman"/>
          <w:sz w:val="22"/>
          <w:szCs w:val="22"/>
          <w:shd w:val="clear" w:color="auto" w:fill="FFFFFF"/>
          <w:lang w:val="en-GB"/>
        </w:rPr>
        <w:t xml:space="preserve">  </w:t>
      </w:r>
      <w:r w:rsidR="00F95C82" w:rsidRPr="003C74EA">
        <w:rPr>
          <w:rFonts w:ascii="Times" w:eastAsia="Times New Roman" w:hAnsi="Times" w:cs="Times New Roman"/>
          <w:sz w:val="22"/>
          <w:szCs w:val="22"/>
          <w:shd w:val="clear" w:color="auto" w:fill="FFFFFF"/>
          <w:lang w:val="en-GB"/>
        </w:rPr>
        <w:t xml:space="preserve"> </w:t>
      </w:r>
    </w:p>
    <w:p w14:paraId="5A85275D" w14:textId="107DD46A" w:rsidR="00803A84" w:rsidRPr="003C74EA" w:rsidRDefault="0099305C" w:rsidP="003C74EA">
      <w:pPr>
        <w:pStyle w:val="Caption"/>
        <w:keepNext/>
        <w:spacing w:line="360" w:lineRule="auto"/>
        <w:ind w:left="-993" w:right="-641"/>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29516A23" w14:textId="678202FA" w:rsidR="008E4BC8" w:rsidRPr="003C74EA" w:rsidRDefault="0099305C" w:rsidP="003C74EA">
      <w:pPr>
        <w:pStyle w:val="Caption"/>
        <w:spacing w:line="360" w:lineRule="auto"/>
        <w:contextualSpacing/>
        <w:jc w:val="both"/>
        <w:rPr>
          <w:rFonts w:ascii="Times" w:eastAsia="Times New Roman" w:hAnsi="Times" w:cs="Times New Roman"/>
          <w:b w:val="0"/>
          <w:color w:val="auto"/>
          <w:sz w:val="22"/>
          <w:szCs w:val="22"/>
          <w:shd w:val="clear" w:color="auto" w:fill="FFFFFF"/>
          <w:lang w:val="en-GB"/>
        </w:rPr>
        <w:sectPr w:rsidR="008E4BC8" w:rsidRPr="003C74EA" w:rsidSect="00871CBC">
          <w:pgSz w:w="16840" w:h="11900" w:orient="landscape"/>
          <w:pgMar w:top="426" w:right="1440" w:bottom="851" w:left="1440" w:header="708" w:footer="708" w:gutter="0"/>
          <w:cols w:space="708"/>
          <w:titlePg/>
          <w:docGrid w:linePitch="360"/>
          <w:sectPrChange w:id="1011" w:author="Chara Katiri" w:date="2015-04-10T21:42:00Z">
            <w:sectPr w:rsidR="008E4BC8" w:rsidRPr="003C74EA" w:rsidSect="00871CBC">
              <w:pgMar w:top="568" w:right="1440" w:bottom="851" w:left="1440" w:header="708" w:footer="708" w:gutter="0"/>
            </w:sectPr>
          </w:sectPrChange>
        </w:sectPr>
      </w:pPr>
      <w:r w:rsidRPr="003C74EA">
        <w:rPr>
          <w:rFonts w:ascii="Times" w:hAnsi="Times" w:cs="Times New Roman"/>
          <w:b w:val="0"/>
          <w:color w:val="auto"/>
          <w:sz w:val="22"/>
          <w:szCs w:val="22"/>
        </w:rPr>
        <w:t>Figure 1: Pinboard</w:t>
      </w:r>
      <w:r w:rsidR="00177B40" w:rsidRPr="003C74EA">
        <w:rPr>
          <w:rFonts w:ascii="Times" w:hAnsi="Times" w:cs="Times New Roman"/>
          <w:b w:val="0"/>
          <w:color w:val="auto"/>
          <w:sz w:val="22"/>
          <w:szCs w:val="22"/>
        </w:rPr>
        <w:t xml:space="preserve"> - model</w:t>
      </w:r>
      <w:r w:rsidRPr="003C74EA">
        <w:rPr>
          <w:rFonts w:ascii="Times" w:hAnsi="Times" w:cs="Times New Roman"/>
          <w:b w:val="0"/>
          <w:color w:val="auto"/>
          <w:sz w:val="22"/>
          <w:szCs w:val="22"/>
        </w:rPr>
        <w:t xml:space="preserve"> canvas </w:t>
      </w:r>
    </w:p>
    <w:p w14:paraId="275CE860" w14:textId="77777777" w:rsidR="00C50791" w:rsidRPr="003C74EA" w:rsidRDefault="00C50791" w:rsidP="003C74EA">
      <w:pPr>
        <w:pStyle w:val="Heading2"/>
        <w:numPr>
          <w:ilvl w:val="1"/>
          <w:numId w:val="11"/>
        </w:numPr>
        <w:spacing w:line="360" w:lineRule="auto"/>
        <w:contextualSpacing/>
        <w:jc w:val="both"/>
        <w:rPr>
          <w:rFonts w:ascii="Times" w:hAnsi="Times" w:cs="Times New Roman"/>
          <w:color w:val="auto"/>
          <w:sz w:val="22"/>
          <w:szCs w:val="22"/>
          <w:lang w:val="en-GB"/>
        </w:rPr>
      </w:pPr>
      <w:bookmarkStart w:id="1012" w:name="_Toc290429756"/>
      <w:r w:rsidRPr="003C74EA">
        <w:rPr>
          <w:rFonts w:ascii="Times" w:hAnsi="Times" w:cs="Times New Roman"/>
          <w:color w:val="auto"/>
          <w:sz w:val="22"/>
          <w:szCs w:val="22"/>
          <w:lang w:val="en-GB"/>
        </w:rPr>
        <w:t>Project objectives and goal statement</w:t>
      </w:r>
      <w:bookmarkEnd w:id="1012"/>
      <w:r w:rsidRPr="003C74EA">
        <w:rPr>
          <w:rFonts w:ascii="Times" w:hAnsi="Times" w:cs="Times New Roman"/>
          <w:color w:val="auto"/>
          <w:sz w:val="22"/>
          <w:szCs w:val="22"/>
          <w:lang w:val="en-GB"/>
        </w:rPr>
        <w:t xml:space="preserve"> </w:t>
      </w:r>
    </w:p>
    <w:p w14:paraId="412E39DF" w14:textId="6E1599E4" w:rsidR="005B7D10" w:rsidRPr="003C74EA" w:rsidRDefault="003534E7"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The objective of the project</w:t>
      </w:r>
      <w:r w:rsidR="0054569F" w:rsidRPr="003C74EA">
        <w:rPr>
          <w:rFonts w:ascii="Times" w:eastAsia="Times New Roman" w:hAnsi="Times" w:cs="Times New Roman"/>
          <w:sz w:val="22"/>
          <w:szCs w:val="22"/>
          <w:shd w:val="clear" w:color="auto" w:fill="FFFFFF"/>
          <w:lang w:val="en-GB"/>
        </w:rPr>
        <w:t xml:space="preserve"> </w:t>
      </w:r>
      <w:r w:rsidR="00BF2E68" w:rsidRPr="003C74EA">
        <w:rPr>
          <w:rFonts w:ascii="Times" w:eastAsia="Times New Roman" w:hAnsi="Times" w:cs="Times New Roman"/>
          <w:sz w:val="22"/>
          <w:szCs w:val="22"/>
          <w:shd w:val="clear" w:color="auto" w:fill="FFFFFF"/>
          <w:lang w:val="en-GB"/>
        </w:rPr>
        <w:t>is</w:t>
      </w:r>
      <w:r w:rsidR="0054569F" w:rsidRPr="003C74EA">
        <w:rPr>
          <w:rFonts w:ascii="Times" w:eastAsia="Times New Roman" w:hAnsi="Times" w:cs="Times New Roman"/>
          <w:sz w:val="22"/>
          <w:szCs w:val="22"/>
          <w:shd w:val="clear" w:color="auto" w:fill="FFFFFF"/>
          <w:lang w:val="en-GB"/>
        </w:rPr>
        <w:t xml:space="preserve"> the creation of a dynamic w</w:t>
      </w:r>
      <w:r w:rsidRPr="003C74EA">
        <w:rPr>
          <w:rFonts w:ascii="Times" w:eastAsia="Times New Roman" w:hAnsi="Times" w:cs="Times New Roman"/>
          <w:sz w:val="22"/>
          <w:szCs w:val="22"/>
          <w:shd w:val="clear" w:color="auto" w:fill="FFFFFF"/>
          <w:lang w:val="en-GB"/>
        </w:rPr>
        <w:t xml:space="preserve">ebsite as a </w:t>
      </w:r>
      <w:r w:rsidR="00EC0BC2" w:rsidRPr="003C74EA">
        <w:rPr>
          <w:rFonts w:ascii="Times" w:eastAsia="Times New Roman" w:hAnsi="Times" w:cs="Times New Roman"/>
          <w:sz w:val="22"/>
          <w:szCs w:val="22"/>
          <w:shd w:val="clear" w:color="auto" w:fill="FFFFFF"/>
          <w:lang w:val="en-GB"/>
        </w:rPr>
        <w:t>University</w:t>
      </w:r>
      <w:r w:rsidRPr="003C74EA">
        <w:rPr>
          <w:rFonts w:ascii="Times" w:eastAsia="Times New Roman" w:hAnsi="Times" w:cs="Times New Roman"/>
          <w:sz w:val="22"/>
          <w:szCs w:val="22"/>
          <w:shd w:val="clear" w:color="auto" w:fill="FFFFFF"/>
          <w:lang w:val="en-GB"/>
        </w:rPr>
        <w:t xml:space="preserve">-specific </w:t>
      </w:r>
      <w:r w:rsidR="00CF3253" w:rsidRPr="003C74EA">
        <w:rPr>
          <w:rFonts w:ascii="Times" w:eastAsia="Times New Roman" w:hAnsi="Times" w:cs="Times New Roman"/>
          <w:sz w:val="22"/>
          <w:szCs w:val="22"/>
          <w:shd w:val="clear" w:color="auto" w:fill="FFFFFF"/>
          <w:lang w:val="en-GB"/>
        </w:rPr>
        <w:t>marketplace</w:t>
      </w:r>
      <w:r w:rsidRPr="003C74EA">
        <w:rPr>
          <w:rFonts w:ascii="Times" w:eastAsia="Times New Roman" w:hAnsi="Times" w:cs="Times New Roman"/>
          <w:sz w:val="22"/>
          <w:szCs w:val="22"/>
          <w:shd w:val="clear" w:color="auto" w:fill="FFFFFF"/>
          <w:lang w:val="en-GB"/>
        </w:rPr>
        <w:t xml:space="preserve">. </w:t>
      </w:r>
      <w:r w:rsidR="00BF2E68" w:rsidRPr="003C74EA">
        <w:rPr>
          <w:rFonts w:ascii="Times" w:eastAsia="Times New Roman" w:hAnsi="Times" w:cs="Times New Roman"/>
          <w:sz w:val="22"/>
          <w:szCs w:val="22"/>
          <w:shd w:val="clear" w:color="auto" w:fill="FFFFFF"/>
          <w:lang w:val="en-GB"/>
        </w:rPr>
        <w:t xml:space="preserve">The digital </w:t>
      </w:r>
      <w:r w:rsidRPr="003C74EA">
        <w:rPr>
          <w:rFonts w:ascii="Times" w:eastAsia="Times New Roman" w:hAnsi="Times" w:cs="Times New Roman"/>
          <w:sz w:val="22"/>
          <w:szCs w:val="22"/>
          <w:shd w:val="clear" w:color="auto" w:fill="FFFFFF"/>
          <w:lang w:val="en-GB"/>
        </w:rPr>
        <w:t xml:space="preserve">Pinboard </w:t>
      </w:r>
      <w:r w:rsidR="0054569F" w:rsidRPr="003C74EA">
        <w:rPr>
          <w:rFonts w:ascii="Times" w:eastAsia="Times New Roman" w:hAnsi="Times" w:cs="Times New Roman"/>
          <w:sz w:val="22"/>
          <w:szCs w:val="22"/>
          <w:shd w:val="clear" w:color="auto" w:fill="FFFFFF"/>
          <w:lang w:val="en-GB"/>
        </w:rPr>
        <w:t xml:space="preserve">website </w:t>
      </w:r>
      <w:r w:rsidRPr="003C74EA">
        <w:rPr>
          <w:rFonts w:ascii="Times" w:eastAsia="Times New Roman" w:hAnsi="Times" w:cs="Times New Roman"/>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23954BF3" w:rsidR="005B7D10" w:rsidRPr="003C74EA" w:rsidRDefault="005B7D10"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w:t>
      </w:r>
      <w:r w:rsidR="003534E7" w:rsidRPr="003C74EA">
        <w:rPr>
          <w:rFonts w:ascii="Times" w:eastAsia="Times New Roman" w:hAnsi="Times" w:cs="Times New Roman"/>
          <w:sz w:val="22"/>
          <w:szCs w:val="22"/>
          <w:shd w:val="clear" w:color="auto" w:fill="FFFFFF"/>
          <w:lang w:val="en-GB"/>
        </w:rPr>
        <w:t xml:space="preserve">he use of the services offered by the website </w:t>
      </w:r>
      <w:r w:rsidRPr="003C74EA">
        <w:rPr>
          <w:rFonts w:ascii="Times" w:eastAsia="Times New Roman" w:hAnsi="Times" w:cs="Times New Roman"/>
          <w:sz w:val="22"/>
          <w:szCs w:val="22"/>
          <w:shd w:val="clear" w:color="auto" w:fill="FFFFFF"/>
          <w:lang w:val="en-GB"/>
        </w:rPr>
        <w:t xml:space="preserve">have the potential to significantly reduce </w:t>
      </w:r>
      <w:r w:rsidR="003A56D6" w:rsidRPr="003C74EA">
        <w:rPr>
          <w:rFonts w:ascii="Times" w:eastAsia="Times New Roman" w:hAnsi="Times" w:cs="Times New Roman"/>
          <w:sz w:val="22"/>
          <w:szCs w:val="22"/>
          <w:shd w:val="clear" w:color="auto" w:fill="FFFFFF"/>
          <w:lang w:val="en-GB"/>
        </w:rPr>
        <w:t>the number of ‘junk’</w:t>
      </w:r>
      <w:r w:rsidR="003534E7" w:rsidRPr="003C74EA">
        <w:rPr>
          <w:rFonts w:ascii="Times" w:eastAsia="Times New Roman" w:hAnsi="Times" w:cs="Times New Roman"/>
          <w:sz w:val="22"/>
          <w:szCs w:val="22"/>
          <w:shd w:val="clear" w:color="auto" w:fill="FFFFFF"/>
          <w:lang w:val="en-GB"/>
        </w:rPr>
        <w:t xml:space="preserve"> emails sent daily </w:t>
      </w:r>
      <w:r w:rsidRPr="003C74EA">
        <w:rPr>
          <w:rFonts w:ascii="Times" w:eastAsia="Times New Roman" w:hAnsi="Times" w:cs="Times New Roman"/>
          <w:sz w:val="22"/>
          <w:szCs w:val="22"/>
          <w:shd w:val="clear" w:color="auto" w:fill="FFFFFF"/>
          <w:lang w:val="en-GB"/>
        </w:rPr>
        <w:t xml:space="preserve">send between students regarding </w:t>
      </w:r>
      <w:r w:rsidR="00BF2E68" w:rsidRPr="003C74EA">
        <w:rPr>
          <w:rFonts w:ascii="Times" w:eastAsia="Times New Roman" w:hAnsi="Times" w:cs="Times New Roman"/>
          <w:sz w:val="22"/>
          <w:szCs w:val="22"/>
          <w:shd w:val="clear" w:color="auto" w:fill="FFFFFF"/>
          <w:lang w:val="en-GB"/>
        </w:rPr>
        <w:t xml:space="preserve">sales of </w:t>
      </w:r>
      <w:r w:rsidRPr="003C74EA">
        <w:rPr>
          <w:rFonts w:ascii="Times" w:eastAsia="Times New Roman" w:hAnsi="Times" w:cs="Times New Roman"/>
          <w:sz w:val="22"/>
          <w:szCs w:val="22"/>
          <w:shd w:val="clear" w:color="auto" w:fill="FFFFFF"/>
          <w:lang w:val="en-GB"/>
        </w:rPr>
        <w:t xml:space="preserve">second-hand books and </w:t>
      </w:r>
      <w:r w:rsidR="00BF2E68" w:rsidRPr="003C74EA">
        <w:rPr>
          <w:rFonts w:ascii="Times" w:eastAsia="Times New Roman" w:hAnsi="Times" w:cs="Times New Roman"/>
          <w:sz w:val="22"/>
          <w:szCs w:val="22"/>
          <w:shd w:val="clear" w:color="auto" w:fill="FFFFFF"/>
          <w:lang w:val="en-GB"/>
        </w:rPr>
        <w:t xml:space="preserve">requests for </w:t>
      </w:r>
      <w:r w:rsidRPr="003C74EA">
        <w:rPr>
          <w:rFonts w:ascii="Times" w:eastAsia="Times New Roman" w:hAnsi="Times" w:cs="Times New Roman"/>
          <w:sz w:val="22"/>
          <w:szCs w:val="22"/>
          <w:shd w:val="clear" w:color="auto" w:fill="FFFFFF"/>
          <w:lang w:val="en-GB"/>
        </w:rPr>
        <w:t>room swaps</w:t>
      </w:r>
      <w:r w:rsidR="00BF2E68" w:rsidRPr="003C74EA">
        <w:rPr>
          <w:rFonts w:ascii="Times" w:eastAsia="Times New Roman" w:hAnsi="Times" w:cs="Times New Roman"/>
          <w:sz w:val="22"/>
          <w:szCs w:val="22"/>
          <w:shd w:val="clear" w:color="auto" w:fill="FFFFFF"/>
          <w:lang w:val="en-GB"/>
        </w:rPr>
        <w:t xml:space="preserve"> on campus</w:t>
      </w:r>
      <w:r w:rsidRPr="003C74EA">
        <w:rPr>
          <w:rFonts w:ascii="Times" w:eastAsia="Times New Roman" w:hAnsi="Times" w:cs="Times New Roman"/>
          <w:sz w:val="22"/>
          <w:szCs w:val="22"/>
          <w:shd w:val="clear" w:color="auto" w:fill="FFFFFF"/>
          <w:lang w:val="en-GB"/>
        </w:rPr>
        <w:t xml:space="preserve">. </w:t>
      </w:r>
    </w:p>
    <w:p w14:paraId="2E2EC976" w14:textId="251A7A0A" w:rsidR="005B7D10" w:rsidRPr="003C74EA" w:rsidRDefault="0054569F"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personal development </w:t>
      </w:r>
      <w:r w:rsidR="003A56D6" w:rsidRPr="003C74EA">
        <w:rPr>
          <w:rFonts w:ascii="Times" w:eastAsia="Times New Roman" w:hAnsi="Times" w:cs="Times New Roman"/>
          <w:sz w:val="22"/>
          <w:szCs w:val="22"/>
          <w:shd w:val="clear" w:color="auto" w:fill="FFFFFF"/>
          <w:lang w:val="en-GB"/>
        </w:rPr>
        <w:t>objective is</w:t>
      </w:r>
      <w:r w:rsidRPr="003C74EA">
        <w:rPr>
          <w:rFonts w:ascii="Times" w:eastAsia="Times New Roman" w:hAnsi="Times" w:cs="Times New Roman"/>
          <w:sz w:val="22"/>
          <w:szCs w:val="22"/>
          <w:shd w:val="clear" w:color="auto" w:fill="FFFFFF"/>
          <w:lang w:val="en-GB"/>
        </w:rPr>
        <w:t xml:space="preserve"> the successful completion of the full development lifecycle from</w:t>
      </w:r>
      <w:r w:rsidR="002C39F0" w:rsidRPr="003C74EA">
        <w:rPr>
          <w:rFonts w:ascii="Times" w:eastAsia="Times New Roman" w:hAnsi="Times" w:cs="Times New Roman"/>
          <w:sz w:val="22"/>
          <w:szCs w:val="22"/>
          <w:shd w:val="clear" w:color="auto" w:fill="FFFFFF"/>
          <w:lang w:val="en-GB"/>
        </w:rPr>
        <w:t xml:space="preserve"> general</w:t>
      </w:r>
      <w:ins w:id="1013" w:author="Chara Katiri" w:date="2015-04-10T20:24:00Z">
        <w:r w:rsidR="00635DE2" w:rsidRPr="003C74EA">
          <w:rPr>
            <w:rFonts w:ascii="Times" w:eastAsia="Times New Roman" w:hAnsi="Times" w:cs="Times New Roman"/>
            <w:sz w:val="22"/>
            <w:szCs w:val="22"/>
            <w:shd w:val="clear" w:color="auto" w:fill="FFFFFF"/>
            <w:lang w:val="en-GB"/>
          </w:rPr>
          <w:t xml:space="preserve"> project</w:t>
        </w:r>
      </w:ins>
      <w:r w:rsidRPr="003C74EA">
        <w:rPr>
          <w:rFonts w:ascii="Times" w:eastAsia="Times New Roman" w:hAnsi="Times" w:cs="Times New Roman"/>
          <w:sz w:val="22"/>
          <w:szCs w:val="22"/>
          <w:shd w:val="clear" w:color="auto" w:fill="FFFFFF"/>
          <w:lang w:val="en-GB"/>
        </w:rPr>
        <w:t xml:space="preserve"> management</w:t>
      </w:r>
      <w:r w:rsidR="002C39F0" w:rsidRPr="003C74EA">
        <w:rPr>
          <w:rFonts w:ascii="Times" w:eastAsia="Times New Roman" w:hAnsi="Times" w:cs="Times New Roman"/>
          <w:sz w:val="22"/>
          <w:szCs w:val="22"/>
          <w:shd w:val="clear" w:color="auto" w:fill="FFFFFF"/>
          <w:lang w:val="en-GB"/>
        </w:rPr>
        <w:t xml:space="preserve"> </w:t>
      </w:r>
      <w:r w:rsidR="00BF2E68" w:rsidRPr="003C74EA">
        <w:rPr>
          <w:rFonts w:ascii="Times" w:eastAsia="Times New Roman" w:hAnsi="Times" w:cs="Times New Roman"/>
          <w:sz w:val="22"/>
          <w:szCs w:val="22"/>
          <w:shd w:val="clear" w:color="auto" w:fill="FFFFFF"/>
          <w:lang w:val="en-GB"/>
        </w:rPr>
        <w:t xml:space="preserve">and </w:t>
      </w:r>
      <w:r w:rsidR="002C39F0" w:rsidRPr="003C74EA">
        <w:rPr>
          <w:rFonts w:ascii="Times" w:eastAsia="Times New Roman" w:hAnsi="Times" w:cs="Times New Roman"/>
          <w:sz w:val="22"/>
          <w:szCs w:val="22"/>
          <w:shd w:val="clear" w:color="auto" w:fill="FFFFFF"/>
          <w:lang w:val="en-GB"/>
        </w:rPr>
        <w:t xml:space="preserve">solution </w:t>
      </w:r>
      <w:r w:rsidR="00BF2E68" w:rsidRPr="003C74EA">
        <w:rPr>
          <w:rFonts w:ascii="Times" w:eastAsia="Times New Roman" w:hAnsi="Times" w:cs="Times New Roman"/>
          <w:sz w:val="22"/>
          <w:szCs w:val="22"/>
          <w:shd w:val="clear" w:color="auto" w:fill="FFFFFF"/>
          <w:lang w:val="en-GB"/>
        </w:rPr>
        <w:t>design</w:t>
      </w:r>
      <w:ins w:id="1014" w:author="Chara Katiri" w:date="2015-04-10T20:33:00Z">
        <w:r w:rsidR="005627E7" w:rsidRPr="003C74EA">
          <w:rPr>
            <w:rFonts w:ascii="Times" w:eastAsia="Times New Roman" w:hAnsi="Times" w:cs="Times New Roman"/>
            <w:sz w:val="22"/>
            <w:szCs w:val="22"/>
            <w:shd w:val="clear" w:color="auto" w:fill="FFFFFF"/>
            <w:lang w:val="en-GB"/>
          </w:rPr>
          <w:t>,</w:t>
        </w:r>
      </w:ins>
      <w:r w:rsidR="00BF2E68" w:rsidRPr="003C74EA">
        <w:rPr>
          <w:rFonts w:ascii="Times" w:eastAsia="Times New Roman" w:hAnsi="Times" w:cs="Times New Roman"/>
          <w:sz w:val="22"/>
          <w:szCs w:val="22"/>
          <w:shd w:val="clear" w:color="auto" w:fill="FFFFFF"/>
          <w:lang w:val="en-GB"/>
        </w:rPr>
        <w:t xml:space="preserve"> to</w:t>
      </w:r>
      <w:ins w:id="1015" w:author="Chara Katiri" w:date="2015-04-10T20:18:00Z">
        <w:r w:rsidR="000F5875" w:rsidRPr="003C74EA">
          <w:rPr>
            <w:rFonts w:ascii="Times" w:eastAsia="Times New Roman" w:hAnsi="Times" w:cs="Times New Roman"/>
            <w:sz w:val="22"/>
            <w:szCs w:val="22"/>
            <w:shd w:val="clear" w:color="auto" w:fill="FFFFFF"/>
            <w:lang w:val="en-GB"/>
          </w:rPr>
          <w:t xml:space="preserve"> the</w:t>
        </w:r>
      </w:ins>
      <w:r w:rsidRPr="003C74EA">
        <w:rPr>
          <w:rFonts w:ascii="Times" w:eastAsia="Times New Roman" w:hAnsi="Times" w:cs="Times New Roman"/>
          <w:sz w:val="22"/>
          <w:szCs w:val="22"/>
          <w:shd w:val="clear" w:color="auto" w:fill="FFFFFF"/>
          <w:lang w:val="en-GB"/>
        </w:rPr>
        <w:t xml:space="preserve"> development and delivery</w:t>
      </w:r>
      <w:r w:rsidR="00BF2E68" w:rsidRPr="003C74EA">
        <w:rPr>
          <w:rFonts w:ascii="Times" w:eastAsia="Times New Roman" w:hAnsi="Times" w:cs="Times New Roman"/>
          <w:sz w:val="22"/>
          <w:szCs w:val="22"/>
          <w:shd w:val="clear" w:color="auto" w:fill="FFFFFF"/>
          <w:lang w:val="en-GB"/>
        </w:rPr>
        <w:t xml:space="preserve"> of the website</w:t>
      </w:r>
      <w:r w:rsidR="002C39F0" w:rsidRPr="003C74EA">
        <w:rPr>
          <w:rFonts w:ascii="Times" w:eastAsia="Times New Roman" w:hAnsi="Times" w:cs="Times New Roman"/>
          <w:sz w:val="22"/>
          <w:szCs w:val="22"/>
          <w:shd w:val="clear" w:color="auto" w:fill="FFFFFF"/>
          <w:lang w:val="en-GB"/>
        </w:rPr>
        <w:t xml:space="preserve">. </w:t>
      </w:r>
      <w:r w:rsidR="00BF2E68" w:rsidRPr="003C74EA">
        <w:rPr>
          <w:rFonts w:ascii="Times" w:eastAsia="Times New Roman" w:hAnsi="Times" w:cs="Times New Roman"/>
          <w:sz w:val="22"/>
          <w:szCs w:val="22"/>
          <w:shd w:val="clear" w:color="auto" w:fill="FFFFFF"/>
          <w:lang w:val="en-GB"/>
        </w:rPr>
        <w:t>Another personal objective is the use of</w:t>
      </w:r>
      <w:ins w:id="1016" w:author="Chara Katiri" w:date="2015-04-10T20:32:00Z">
        <w:r w:rsidR="005627E7" w:rsidRPr="003C74EA">
          <w:rPr>
            <w:rFonts w:ascii="Times" w:eastAsia="Times New Roman" w:hAnsi="Times" w:cs="Times New Roman"/>
            <w:sz w:val="22"/>
            <w:szCs w:val="22"/>
            <w:shd w:val="clear" w:color="auto" w:fill="FFFFFF"/>
            <w:lang w:val="en-GB"/>
          </w:rPr>
          <w:t xml:space="preserve"> new</w:t>
        </w:r>
      </w:ins>
      <w:ins w:id="1017" w:author="Chara Katiri" w:date="2015-04-10T20:27:00Z">
        <w:r w:rsidR="00635DE2" w:rsidRPr="003C74EA">
          <w:rPr>
            <w:rFonts w:ascii="Times" w:eastAsia="Times New Roman" w:hAnsi="Times" w:cs="Times New Roman"/>
            <w:sz w:val="22"/>
            <w:szCs w:val="22"/>
            <w:shd w:val="clear" w:color="auto" w:fill="FFFFFF"/>
            <w:lang w:val="en-GB"/>
          </w:rPr>
          <w:t xml:space="preserve"> technol</w:t>
        </w:r>
        <w:r w:rsidR="005627E7" w:rsidRPr="003C74EA">
          <w:rPr>
            <w:rFonts w:ascii="Times" w:eastAsia="Times New Roman" w:hAnsi="Times" w:cs="Times New Roman"/>
            <w:sz w:val="22"/>
            <w:szCs w:val="22"/>
            <w:shd w:val="clear" w:color="auto" w:fill="FFFFFF"/>
            <w:lang w:val="en-GB"/>
          </w:rPr>
          <w:t>ogies</w:t>
        </w:r>
      </w:ins>
      <w:ins w:id="1018" w:author="Chara Katiri" w:date="2015-04-10T20:33:00Z">
        <w:r w:rsidR="005627E7" w:rsidRPr="003C74EA">
          <w:rPr>
            <w:rFonts w:ascii="Times" w:eastAsia="Times New Roman" w:hAnsi="Times" w:cs="Times New Roman"/>
            <w:sz w:val="22"/>
            <w:szCs w:val="22"/>
            <w:shd w:val="clear" w:color="auto" w:fill="FFFFFF"/>
            <w:lang w:val="en-GB"/>
          </w:rPr>
          <w:t xml:space="preserve"> as a challenge to perform </w:t>
        </w:r>
      </w:ins>
      <w:ins w:id="1019" w:author="Chara Katiri" w:date="2015-04-10T20:30:00Z">
        <w:r w:rsidR="005627E7" w:rsidRPr="003C74EA">
          <w:rPr>
            <w:rFonts w:ascii="Times" w:eastAsia="Times New Roman" w:hAnsi="Times" w:cs="Times New Roman"/>
            <w:sz w:val="22"/>
            <w:szCs w:val="22"/>
            <w:shd w:val="clear" w:color="auto" w:fill="FFFFFF"/>
            <w:lang w:val="en-GB"/>
          </w:rPr>
          <w:t>beyond the comfort zone</w:t>
        </w:r>
      </w:ins>
      <w:ins w:id="1020" w:author="Chara Katiri" w:date="2015-04-10T20:33:00Z">
        <w:r w:rsidR="005627E7" w:rsidRPr="003C74EA">
          <w:rPr>
            <w:rFonts w:ascii="Times" w:eastAsia="Times New Roman" w:hAnsi="Times" w:cs="Times New Roman"/>
            <w:sz w:val="22"/>
            <w:szCs w:val="22"/>
            <w:shd w:val="clear" w:color="auto" w:fill="FFFFFF"/>
            <w:lang w:val="en-GB"/>
          </w:rPr>
          <w:t xml:space="preserve"> and </w:t>
        </w:r>
      </w:ins>
      <w:ins w:id="1021" w:author="Chara Katiri" w:date="2015-04-10T20:35:00Z">
        <w:r w:rsidR="005627E7" w:rsidRPr="003C74EA">
          <w:rPr>
            <w:rFonts w:ascii="Times" w:eastAsia="Times New Roman" w:hAnsi="Times" w:cs="Times New Roman"/>
            <w:sz w:val="22"/>
            <w:szCs w:val="22"/>
            <w:shd w:val="clear" w:color="auto" w:fill="FFFFFF"/>
            <w:lang w:val="en-GB"/>
          </w:rPr>
          <w:t>gain new skills</w:t>
        </w:r>
      </w:ins>
      <w:ins w:id="1022" w:author="Chara Katiri" w:date="2015-04-10T20:36:00Z">
        <w:r w:rsidR="005627E7" w:rsidRPr="003C74EA">
          <w:rPr>
            <w:rFonts w:ascii="Times" w:eastAsia="Times New Roman" w:hAnsi="Times" w:cs="Times New Roman"/>
            <w:sz w:val="22"/>
            <w:szCs w:val="22"/>
            <w:shd w:val="clear" w:color="auto" w:fill="FFFFFF"/>
            <w:lang w:val="en-GB"/>
          </w:rPr>
          <w:t xml:space="preserve">. The </w:t>
        </w:r>
      </w:ins>
      <w:ins w:id="1023" w:author="Chara Katiri" w:date="2015-04-10T20:43:00Z">
        <w:r w:rsidR="00BA6878" w:rsidRPr="003C74EA">
          <w:rPr>
            <w:rFonts w:ascii="Times" w:eastAsia="Times New Roman" w:hAnsi="Times" w:cs="Times New Roman"/>
            <w:sz w:val="22"/>
            <w:szCs w:val="22"/>
            <w:shd w:val="clear" w:color="auto" w:fill="FFFFFF"/>
            <w:lang w:val="en-GB"/>
          </w:rPr>
          <w:t>challenge</w:t>
        </w:r>
      </w:ins>
      <w:ins w:id="1024" w:author="Chara Katiri" w:date="2015-04-10T20:44:00Z">
        <w:r w:rsidR="00BA6878" w:rsidRPr="003C74EA">
          <w:rPr>
            <w:rFonts w:ascii="Times" w:eastAsia="Times New Roman" w:hAnsi="Times" w:cs="Times New Roman"/>
            <w:sz w:val="22"/>
            <w:szCs w:val="22"/>
            <w:shd w:val="clear" w:color="auto" w:fill="FFFFFF"/>
            <w:lang w:val="en-GB"/>
          </w:rPr>
          <w:t>,</w:t>
        </w:r>
      </w:ins>
      <w:ins w:id="1025" w:author="Chara Katiri" w:date="2015-04-10T20:43:00Z">
        <w:r w:rsidR="00BA6878" w:rsidRPr="003C74EA">
          <w:rPr>
            <w:rFonts w:ascii="Times" w:eastAsia="Times New Roman" w:hAnsi="Times" w:cs="Times New Roman"/>
            <w:sz w:val="22"/>
            <w:szCs w:val="22"/>
            <w:shd w:val="clear" w:color="auto" w:fill="FFFFFF"/>
            <w:lang w:val="en-GB"/>
          </w:rPr>
          <w:t xml:space="preserve"> is the </w:t>
        </w:r>
      </w:ins>
      <w:ins w:id="1026" w:author="Chara Katiri" w:date="2015-04-10T20:44:00Z">
        <w:r w:rsidR="00BA6878" w:rsidRPr="003C74EA">
          <w:rPr>
            <w:rFonts w:ascii="Times" w:eastAsia="Times New Roman" w:hAnsi="Times" w:cs="Times New Roman"/>
            <w:sz w:val="22"/>
            <w:szCs w:val="22"/>
            <w:shd w:val="clear" w:color="auto" w:fill="FFFFFF"/>
            <w:lang w:val="en-GB"/>
          </w:rPr>
          <w:t>development of the website using</w:t>
        </w:r>
      </w:ins>
      <w:ins w:id="1027" w:author="Chara Katiri" w:date="2015-04-10T20:36:00Z">
        <w:r w:rsidR="00BA6878" w:rsidRPr="003C74EA">
          <w:rPr>
            <w:rFonts w:ascii="Times" w:eastAsia="Times New Roman" w:hAnsi="Times" w:cs="Times New Roman"/>
            <w:sz w:val="22"/>
            <w:szCs w:val="22"/>
            <w:shd w:val="clear" w:color="auto" w:fill="FFFFFF"/>
            <w:lang w:val="en-GB"/>
          </w:rPr>
          <w:t xml:space="preserve"> </w:t>
        </w:r>
      </w:ins>
      <w:ins w:id="1028" w:author="Chara Katiri" w:date="2015-04-10T20:26:00Z">
        <w:r w:rsidR="00635DE2" w:rsidRPr="003C74EA">
          <w:rPr>
            <w:rFonts w:ascii="Times" w:eastAsia="Times New Roman" w:hAnsi="Times" w:cs="Times New Roman"/>
            <w:sz w:val="22"/>
            <w:szCs w:val="22"/>
            <w:shd w:val="clear" w:color="auto" w:fill="FFFFFF"/>
            <w:lang w:val="en-GB"/>
          </w:rPr>
          <w:t xml:space="preserve">Aspect Oriented </w:t>
        </w:r>
      </w:ins>
      <w:ins w:id="1029" w:author="Chara Katiri" w:date="2015-04-10T20:37:00Z">
        <w:r w:rsidR="005627E7" w:rsidRPr="003C74EA">
          <w:rPr>
            <w:rFonts w:ascii="Times" w:eastAsia="Times New Roman" w:hAnsi="Times" w:cs="Times New Roman"/>
            <w:sz w:val="22"/>
            <w:szCs w:val="22"/>
            <w:shd w:val="clear" w:color="auto" w:fill="FFFFFF"/>
            <w:lang w:val="en-GB"/>
          </w:rPr>
          <w:t xml:space="preserve">Programming </w:t>
        </w:r>
      </w:ins>
      <w:ins w:id="1030" w:author="Chara Katiri" w:date="2015-04-10T20:26:00Z">
        <w:r w:rsidR="00BA6878" w:rsidRPr="003C74EA">
          <w:rPr>
            <w:rFonts w:ascii="Times" w:eastAsia="Times New Roman" w:hAnsi="Times" w:cs="Times New Roman"/>
            <w:sz w:val="22"/>
            <w:szCs w:val="22"/>
            <w:shd w:val="clear" w:color="auto" w:fill="FFFFFF"/>
            <w:lang w:val="en-GB"/>
          </w:rPr>
          <w:t xml:space="preserve">(AOP), </w:t>
        </w:r>
      </w:ins>
      <w:ins w:id="1031" w:author="Chara Katiri" w:date="2015-04-10T20:43:00Z">
        <w:r w:rsidR="00BA6878" w:rsidRPr="003C74EA">
          <w:rPr>
            <w:rFonts w:ascii="Times" w:eastAsia="Times New Roman" w:hAnsi="Times" w:cs="Times New Roman"/>
            <w:sz w:val="22"/>
            <w:szCs w:val="22"/>
            <w:shd w:val="clear" w:color="auto" w:fill="FFFFFF"/>
            <w:lang w:val="en-GB"/>
          </w:rPr>
          <w:t xml:space="preserve">as opposed to Object Oriented Programming (OOB) </w:t>
        </w:r>
      </w:ins>
      <w:ins w:id="1032" w:author="Chara Katiri" w:date="2015-04-10T20:44:00Z">
        <w:r w:rsidR="00BA6878" w:rsidRPr="003C74EA">
          <w:rPr>
            <w:rFonts w:ascii="Times" w:eastAsia="Times New Roman" w:hAnsi="Times" w:cs="Times New Roman"/>
            <w:sz w:val="22"/>
            <w:szCs w:val="22"/>
            <w:shd w:val="clear" w:color="auto" w:fill="FFFFFF"/>
            <w:lang w:val="en-GB"/>
          </w:rPr>
          <w:t xml:space="preserve">that was extensively </w:t>
        </w:r>
      </w:ins>
      <w:ins w:id="1033" w:author="Chara Katiri" w:date="2015-04-10T20:45:00Z">
        <w:r w:rsidR="00BA6878" w:rsidRPr="003C74EA">
          <w:rPr>
            <w:rFonts w:ascii="Times" w:eastAsia="Times New Roman" w:hAnsi="Times" w:cs="Times New Roman"/>
            <w:sz w:val="22"/>
            <w:szCs w:val="22"/>
            <w:shd w:val="clear" w:color="auto" w:fill="FFFFFF"/>
            <w:lang w:val="en-GB"/>
          </w:rPr>
          <w:t>taught and practiced</w:t>
        </w:r>
      </w:ins>
      <w:ins w:id="1034" w:author="Chara Katiri" w:date="2015-04-10T20:44:00Z">
        <w:r w:rsidR="00BA6878" w:rsidRPr="003C74EA">
          <w:rPr>
            <w:rFonts w:ascii="Times" w:eastAsia="Times New Roman" w:hAnsi="Times" w:cs="Times New Roman"/>
            <w:sz w:val="22"/>
            <w:szCs w:val="22"/>
            <w:shd w:val="clear" w:color="auto" w:fill="FFFFFF"/>
            <w:lang w:val="en-GB"/>
          </w:rPr>
          <w:t xml:space="preserve"> during Year 1 </w:t>
        </w:r>
      </w:ins>
      <w:ins w:id="1035" w:author="Chara Katiri" w:date="2015-04-10T21:08:00Z">
        <w:r w:rsidR="006E54DA" w:rsidRPr="003C74EA">
          <w:rPr>
            <w:rFonts w:ascii="Times" w:eastAsia="Times New Roman" w:hAnsi="Times" w:cs="Times New Roman"/>
            <w:sz w:val="22"/>
            <w:szCs w:val="22"/>
            <w:shd w:val="clear" w:color="auto" w:fill="FFFFFF"/>
            <w:lang w:val="en-GB"/>
          </w:rPr>
          <w:t>&amp;</w:t>
        </w:r>
      </w:ins>
      <w:ins w:id="1036" w:author="Chara Katiri" w:date="2015-04-10T20:44:00Z">
        <w:r w:rsidR="00BA6878" w:rsidRPr="003C74EA">
          <w:rPr>
            <w:rFonts w:ascii="Times" w:eastAsia="Times New Roman" w:hAnsi="Times" w:cs="Times New Roman"/>
            <w:sz w:val="22"/>
            <w:szCs w:val="22"/>
            <w:shd w:val="clear" w:color="auto" w:fill="FFFFFF"/>
            <w:lang w:val="en-GB"/>
          </w:rPr>
          <w:t xml:space="preserve"> 2</w:t>
        </w:r>
      </w:ins>
      <w:ins w:id="1037" w:author="Chara Katiri" w:date="2015-04-10T20:45:00Z">
        <w:r w:rsidR="00BC1744" w:rsidRPr="003C74EA">
          <w:rPr>
            <w:rFonts w:ascii="Times" w:eastAsia="Times New Roman" w:hAnsi="Times" w:cs="Times New Roman"/>
            <w:sz w:val="22"/>
            <w:szCs w:val="22"/>
            <w:shd w:val="clear" w:color="auto" w:fill="FFFFFF"/>
            <w:lang w:val="en-GB"/>
          </w:rPr>
          <w:t xml:space="preserve">. AOP as well as </w:t>
        </w:r>
      </w:ins>
      <w:r w:rsidR="002C39F0" w:rsidRPr="003C74EA">
        <w:rPr>
          <w:rFonts w:ascii="Times" w:eastAsia="Times New Roman" w:hAnsi="Times" w:cs="Times New Roman"/>
          <w:sz w:val="22"/>
          <w:szCs w:val="22"/>
          <w:shd w:val="clear" w:color="auto" w:fill="FFFFFF"/>
          <w:lang w:val="en-GB"/>
        </w:rPr>
        <w:t>Spring MVC Framework</w:t>
      </w:r>
      <w:ins w:id="1038" w:author="Chara Katiri" w:date="2015-04-10T20:37:00Z">
        <w:r w:rsidR="005627E7" w:rsidRPr="003C74EA">
          <w:rPr>
            <w:rFonts w:ascii="Times" w:eastAsia="Times New Roman" w:hAnsi="Times" w:cs="Times New Roman"/>
            <w:sz w:val="22"/>
            <w:szCs w:val="22"/>
            <w:shd w:val="clear" w:color="auto" w:fill="FFFFFF"/>
            <w:lang w:val="en-GB"/>
          </w:rPr>
          <w:t xml:space="preserve"> </w:t>
        </w:r>
      </w:ins>
      <w:ins w:id="1039" w:author="Chara Katiri" w:date="2015-04-10T20:54:00Z">
        <w:r w:rsidR="00BC1744" w:rsidRPr="003C74EA">
          <w:rPr>
            <w:rFonts w:ascii="Times" w:eastAsia="Times New Roman" w:hAnsi="Times" w:cs="Times New Roman"/>
            <w:sz w:val="22"/>
            <w:szCs w:val="22"/>
            <w:shd w:val="clear" w:color="auto" w:fill="FFFFFF"/>
            <w:lang w:val="en-GB"/>
          </w:rPr>
          <w:t>were</w:t>
        </w:r>
      </w:ins>
      <w:ins w:id="1040" w:author="Chara Katiri" w:date="2015-04-10T20:46:00Z">
        <w:r w:rsidR="00BA6878" w:rsidRPr="003C74EA">
          <w:rPr>
            <w:rFonts w:ascii="Times" w:eastAsia="Times New Roman" w:hAnsi="Times" w:cs="Times New Roman"/>
            <w:sz w:val="22"/>
            <w:szCs w:val="22"/>
            <w:shd w:val="clear" w:color="auto" w:fill="FFFFFF"/>
            <w:lang w:val="en-GB"/>
          </w:rPr>
          <w:t xml:space="preserve"> introduced </w:t>
        </w:r>
      </w:ins>
      <w:ins w:id="1041" w:author="Chara Katiri" w:date="2015-04-10T20:54:00Z">
        <w:r w:rsidR="00BC1744" w:rsidRPr="003C74EA">
          <w:rPr>
            <w:rFonts w:ascii="Times" w:eastAsia="Times New Roman" w:hAnsi="Times" w:cs="Times New Roman"/>
            <w:sz w:val="22"/>
            <w:szCs w:val="22"/>
            <w:shd w:val="clear" w:color="auto" w:fill="FFFFFF"/>
            <w:lang w:val="en-GB"/>
          </w:rPr>
          <w:t xml:space="preserve">only </w:t>
        </w:r>
      </w:ins>
      <w:ins w:id="1042" w:author="Chara Katiri" w:date="2015-04-10T20:46:00Z">
        <w:r w:rsidR="00BA6878" w:rsidRPr="003C74EA">
          <w:rPr>
            <w:rFonts w:ascii="Times" w:eastAsia="Times New Roman" w:hAnsi="Times" w:cs="Times New Roman"/>
            <w:sz w:val="22"/>
            <w:szCs w:val="22"/>
            <w:shd w:val="clear" w:color="auto" w:fill="FFFFFF"/>
            <w:lang w:val="en-GB"/>
          </w:rPr>
          <w:t xml:space="preserve">during Year 3 </w:t>
        </w:r>
      </w:ins>
      <w:ins w:id="1043" w:author="Chara Katiri" w:date="2015-04-10T20:50:00Z">
        <w:r w:rsidR="00BC1744" w:rsidRPr="003C74EA">
          <w:rPr>
            <w:rFonts w:ascii="Times" w:eastAsia="Times New Roman" w:hAnsi="Times" w:cs="Times New Roman"/>
            <w:sz w:val="22"/>
            <w:szCs w:val="22"/>
            <w:shd w:val="clear" w:color="auto" w:fill="FFFFFF"/>
            <w:lang w:val="en-GB"/>
          </w:rPr>
          <w:t xml:space="preserve">and </w:t>
        </w:r>
      </w:ins>
      <w:ins w:id="1044" w:author="Chara Katiri" w:date="2015-04-10T20:54:00Z">
        <w:r w:rsidR="006E54DA" w:rsidRPr="003C74EA">
          <w:rPr>
            <w:rFonts w:ascii="Times" w:eastAsia="Times New Roman" w:hAnsi="Times" w:cs="Times New Roman"/>
            <w:sz w:val="22"/>
            <w:szCs w:val="22"/>
            <w:shd w:val="clear" w:color="auto" w:fill="FFFFFF"/>
            <w:lang w:val="en-GB"/>
          </w:rPr>
          <w:t>they we</w:t>
        </w:r>
        <w:r w:rsidR="00BC1744" w:rsidRPr="003C74EA">
          <w:rPr>
            <w:rFonts w:ascii="Times" w:eastAsia="Times New Roman" w:hAnsi="Times" w:cs="Times New Roman"/>
            <w:sz w:val="22"/>
            <w:szCs w:val="22"/>
            <w:shd w:val="clear" w:color="auto" w:fill="FFFFFF"/>
            <w:lang w:val="en-GB"/>
          </w:rPr>
          <w:t>re</w:t>
        </w:r>
      </w:ins>
      <w:ins w:id="1045" w:author="Chara Katiri" w:date="2015-04-10T20:50:00Z">
        <w:r w:rsidR="00BC1744" w:rsidRPr="003C74EA">
          <w:rPr>
            <w:rFonts w:ascii="Times" w:eastAsia="Times New Roman" w:hAnsi="Times" w:cs="Times New Roman"/>
            <w:sz w:val="22"/>
            <w:szCs w:val="22"/>
            <w:shd w:val="clear" w:color="auto" w:fill="FFFFFF"/>
            <w:lang w:val="en-GB"/>
          </w:rPr>
          <w:t xml:space="preserve"> used </w:t>
        </w:r>
      </w:ins>
      <w:r w:rsidR="00BF2E68" w:rsidRPr="003C74EA">
        <w:rPr>
          <w:rFonts w:ascii="Times" w:eastAsia="Times New Roman" w:hAnsi="Times" w:cs="Times New Roman"/>
          <w:sz w:val="22"/>
          <w:szCs w:val="22"/>
          <w:shd w:val="clear" w:color="auto" w:fill="FFFFFF"/>
          <w:lang w:val="en-GB"/>
        </w:rPr>
        <w:t xml:space="preserve">for the development of </w:t>
      </w:r>
      <w:ins w:id="1046" w:author="Chara Katiri" w:date="2015-04-10T20:50:00Z">
        <w:r w:rsidR="00BC1744" w:rsidRPr="003C74EA">
          <w:rPr>
            <w:rFonts w:ascii="Times" w:eastAsia="Times New Roman" w:hAnsi="Times" w:cs="Times New Roman"/>
            <w:sz w:val="22"/>
            <w:szCs w:val="22"/>
            <w:shd w:val="clear" w:color="auto" w:fill="FFFFFF"/>
            <w:lang w:val="en-GB"/>
          </w:rPr>
          <w:t xml:space="preserve">this </w:t>
        </w:r>
      </w:ins>
      <w:r w:rsidR="00BF2E68" w:rsidRPr="003C74EA">
        <w:rPr>
          <w:rFonts w:ascii="Times" w:eastAsia="Times New Roman" w:hAnsi="Times" w:cs="Times New Roman"/>
          <w:sz w:val="22"/>
          <w:szCs w:val="22"/>
          <w:shd w:val="clear" w:color="auto" w:fill="FFFFFF"/>
          <w:lang w:val="en-GB"/>
        </w:rPr>
        <w:t>project</w:t>
      </w:r>
      <w:ins w:id="1047" w:author="Chara Katiri" w:date="2015-04-10T20:21:00Z">
        <w:r w:rsidR="00635DE2" w:rsidRPr="003C74EA">
          <w:rPr>
            <w:rFonts w:ascii="Times" w:eastAsia="Times New Roman" w:hAnsi="Times" w:cs="Times New Roman"/>
            <w:sz w:val="22"/>
            <w:szCs w:val="22"/>
            <w:shd w:val="clear" w:color="auto" w:fill="FFFFFF"/>
            <w:lang w:val="en-GB"/>
          </w:rPr>
          <w:t xml:space="preserve">. </w:t>
        </w:r>
      </w:ins>
      <w:ins w:id="1048" w:author="Chara Katiri" w:date="2015-04-10T21:10:00Z">
        <w:r w:rsidR="00FD43D9" w:rsidRPr="003C74EA">
          <w:rPr>
            <w:rFonts w:ascii="Times" w:eastAsia="Times New Roman" w:hAnsi="Times" w:cs="Times New Roman"/>
            <w:sz w:val="22"/>
            <w:szCs w:val="22"/>
            <w:shd w:val="clear" w:color="auto" w:fill="FFFFFF"/>
            <w:lang w:val="en-GB"/>
          </w:rPr>
          <w:t xml:space="preserve">The use of technologies to achieve </w:t>
        </w:r>
      </w:ins>
      <w:ins w:id="1049" w:author="Chara Katiri" w:date="2015-04-10T21:03:00Z">
        <w:r w:rsidR="00FD43D9" w:rsidRPr="003C74EA">
          <w:rPr>
            <w:rFonts w:ascii="Times" w:eastAsia="Times New Roman" w:hAnsi="Times" w:cs="Times New Roman"/>
            <w:sz w:val="22"/>
            <w:szCs w:val="22"/>
            <w:shd w:val="clear" w:color="auto" w:fill="FFFFFF"/>
            <w:lang w:val="en-GB"/>
          </w:rPr>
          <w:t>s</w:t>
        </w:r>
        <w:r w:rsidR="006E54DA" w:rsidRPr="003C74EA">
          <w:rPr>
            <w:rFonts w:ascii="Times" w:eastAsia="Times New Roman" w:hAnsi="Times" w:cs="Times New Roman"/>
            <w:sz w:val="22"/>
            <w:szCs w:val="22"/>
            <w:shd w:val="clear" w:color="auto" w:fill="FFFFFF"/>
            <w:lang w:val="en-GB"/>
          </w:rPr>
          <w:t xml:space="preserve">calability of the website </w:t>
        </w:r>
      </w:ins>
      <w:ins w:id="1050" w:author="Chara Katiri" w:date="2015-04-10T21:04:00Z">
        <w:r w:rsidR="006E54DA" w:rsidRPr="003C74EA">
          <w:rPr>
            <w:rFonts w:ascii="Times" w:eastAsia="Times New Roman" w:hAnsi="Times" w:cs="Times New Roman"/>
            <w:sz w:val="22"/>
            <w:szCs w:val="22"/>
            <w:shd w:val="clear" w:color="auto" w:fill="FFFFFF"/>
            <w:lang w:val="en-GB"/>
          </w:rPr>
          <w:t xml:space="preserve">regardless the screen size </w:t>
        </w:r>
      </w:ins>
      <w:ins w:id="1051" w:author="Chara Katiri" w:date="2015-04-10T21:06:00Z">
        <w:r w:rsidR="006E54DA" w:rsidRPr="003C74EA">
          <w:rPr>
            <w:rFonts w:ascii="Times" w:eastAsia="Times New Roman" w:hAnsi="Times" w:cs="Times New Roman"/>
            <w:sz w:val="22"/>
            <w:szCs w:val="22"/>
            <w:shd w:val="clear" w:color="auto" w:fill="FFFFFF"/>
            <w:lang w:val="en-GB"/>
          </w:rPr>
          <w:t xml:space="preserve">(mobile phone/tablet/desktop) </w:t>
        </w:r>
        <w:r w:rsidR="006E54DA" w:rsidRPr="003C74EA">
          <w:rPr>
            <w:rFonts w:ascii="Times" w:eastAsia="Times New Roman" w:hAnsi="Times" w:cs="Times New Roman"/>
            <w:sz w:val="22"/>
            <w:szCs w:val="22"/>
            <w:highlight w:val="yellow"/>
            <w:shd w:val="clear" w:color="auto" w:fill="FFFFFF"/>
            <w:lang w:val="en-GB"/>
          </w:rPr>
          <w:t>or Operational System (</w:t>
        </w:r>
        <w:commentRangeStart w:id="1052"/>
        <w:r w:rsidR="006E54DA" w:rsidRPr="003C74EA">
          <w:rPr>
            <w:rFonts w:ascii="Times" w:eastAsia="Times New Roman" w:hAnsi="Times" w:cs="Times New Roman"/>
            <w:sz w:val="22"/>
            <w:szCs w:val="22"/>
            <w:highlight w:val="yellow"/>
            <w:shd w:val="clear" w:color="auto" w:fill="FFFFFF"/>
            <w:lang w:val="en-GB"/>
          </w:rPr>
          <w:t>iOS/Android/Windows</w:t>
        </w:r>
      </w:ins>
      <w:commentRangeEnd w:id="1052"/>
      <w:ins w:id="1053" w:author="Chara Katiri" w:date="2015-04-10T21:20:00Z">
        <w:r w:rsidR="002C1829" w:rsidRPr="003C74EA">
          <w:rPr>
            <w:rStyle w:val="CommentReference"/>
            <w:rFonts w:ascii="Times" w:hAnsi="Times" w:cs="Times New Roman"/>
            <w:sz w:val="22"/>
            <w:szCs w:val="22"/>
          </w:rPr>
          <w:commentReference w:id="1052"/>
        </w:r>
      </w:ins>
      <w:ins w:id="1054" w:author="Chara Katiri" w:date="2015-04-10T21:06:00Z">
        <w:r w:rsidR="006E54DA" w:rsidRPr="003C74EA">
          <w:rPr>
            <w:rFonts w:ascii="Times" w:eastAsia="Times New Roman" w:hAnsi="Times" w:cs="Times New Roman"/>
            <w:sz w:val="22"/>
            <w:szCs w:val="22"/>
            <w:highlight w:val="yellow"/>
            <w:shd w:val="clear" w:color="auto" w:fill="FFFFFF"/>
            <w:lang w:val="en-GB"/>
          </w:rPr>
          <w:t>)</w:t>
        </w:r>
        <w:r w:rsidR="006E54DA" w:rsidRPr="003C74EA">
          <w:rPr>
            <w:rFonts w:ascii="Times" w:eastAsia="Times New Roman" w:hAnsi="Times" w:cs="Times New Roman"/>
            <w:sz w:val="22"/>
            <w:szCs w:val="22"/>
            <w:shd w:val="clear" w:color="auto" w:fill="FFFFFF"/>
            <w:lang w:val="en-GB"/>
          </w:rPr>
          <w:t xml:space="preserve"> </w:t>
        </w:r>
      </w:ins>
      <w:ins w:id="1055" w:author="Chara Katiri" w:date="2015-04-10T21:04:00Z">
        <w:r w:rsidR="006E54DA" w:rsidRPr="003C74EA">
          <w:rPr>
            <w:rFonts w:ascii="Times" w:eastAsia="Times New Roman" w:hAnsi="Times" w:cs="Times New Roman"/>
            <w:sz w:val="22"/>
            <w:szCs w:val="22"/>
            <w:shd w:val="clear" w:color="auto" w:fill="FFFFFF"/>
            <w:lang w:val="en-GB"/>
          </w:rPr>
          <w:t xml:space="preserve">is another </w:t>
        </w:r>
      </w:ins>
      <w:ins w:id="1056" w:author="Chara Katiri" w:date="2015-04-10T21:11:00Z">
        <w:r w:rsidR="00FD43D9" w:rsidRPr="003C74EA">
          <w:rPr>
            <w:rFonts w:ascii="Times" w:eastAsia="Times New Roman" w:hAnsi="Times" w:cs="Times New Roman"/>
            <w:sz w:val="22"/>
            <w:szCs w:val="22"/>
            <w:shd w:val="clear" w:color="auto" w:fill="FFFFFF"/>
            <w:lang w:val="en-GB"/>
          </w:rPr>
          <w:t xml:space="preserve">personal </w:t>
        </w:r>
      </w:ins>
      <w:ins w:id="1057" w:author="Chara Katiri" w:date="2015-04-10T21:04:00Z">
        <w:r w:rsidR="006E54DA" w:rsidRPr="003C74EA">
          <w:rPr>
            <w:rFonts w:ascii="Times" w:eastAsia="Times New Roman" w:hAnsi="Times" w:cs="Times New Roman"/>
            <w:sz w:val="22"/>
            <w:szCs w:val="22"/>
            <w:shd w:val="clear" w:color="auto" w:fill="FFFFFF"/>
            <w:lang w:val="en-GB"/>
          </w:rPr>
          <w:t xml:space="preserve">objective. </w:t>
        </w:r>
      </w:ins>
      <w:ins w:id="1058" w:author="Chara Katiri" w:date="2015-04-10T20:54:00Z">
        <w:r w:rsidR="00BC1744" w:rsidRPr="003C74EA">
          <w:rPr>
            <w:rFonts w:ascii="Times" w:eastAsia="Times New Roman" w:hAnsi="Times" w:cs="Times New Roman"/>
            <w:sz w:val="22"/>
            <w:szCs w:val="22"/>
            <w:shd w:val="clear" w:color="auto" w:fill="FFFFFF"/>
            <w:lang w:val="en-GB"/>
          </w:rPr>
          <w:t>CSS</w:t>
        </w:r>
      </w:ins>
      <w:ins w:id="1059" w:author="Chara Katiri" w:date="2015-04-10T21:13:00Z">
        <w:r w:rsidR="00FD43D9" w:rsidRPr="003C74EA">
          <w:rPr>
            <w:rFonts w:ascii="Times" w:eastAsia="Times New Roman" w:hAnsi="Times" w:cs="Times New Roman"/>
            <w:sz w:val="22"/>
            <w:szCs w:val="22"/>
            <w:shd w:val="clear" w:color="auto" w:fill="FFFFFF"/>
            <w:lang w:val="en-GB"/>
          </w:rPr>
          <w:t>3</w:t>
        </w:r>
      </w:ins>
      <w:ins w:id="1060" w:author="Chara Katiri" w:date="2015-04-10T20:54:00Z">
        <w:r w:rsidR="00BC1744" w:rsidRPr="003C74EA">
          <w:rPr>
            <w:rFonts w:ascii="Times" w:eastAsia="Times New Roman" w:hAnsi="Times" w:cs="Times New Roman"/>
            <w:sz w:val="22"/>
            <w:szCs w:val="22"/>
            <w:shd w:val="clear" w:color="auto" w:fill="FFFFFF"/>
            <w:lang w:val="en-GB"/>
          </w:rPr>
          <w:t xml:space="preserve"> </w:t>
        </w:r>
      </w:ins>
      <w:ins w:id="1061" w:author="Chara Katiri" w:date="2015-04-10T21:09:00Z">
        <w:r w:rsidR="00FD43D9" w:rsidRPr="003C74EA">
          <w:rPr>
            <w:rFonts w:ascii="Times" w:eastAsia="Times New Roman" w:hAnsi="Times" w:cs="Times New Roman"/>
            <w:sz w:val="22"/>
            <w:szCs w:val="22"/>
            <w:shd w:val="clear" w:color="auto" w:fill="FFFFFF"/>
            <w:lang w:val="en-GB"/>
          </w:rPr>
          <w:t>is used to</w:t>
        </w:r>
      </w:ins>
      <w:ins w:id="1062" w:author="Chara Katiri" w:date="2015-04-10T21:07:00Z">
        <w:r w:rsidR="006E54DA" w:rsidRPr="003C74EA">
          <w:rPr>
            <w:rFonts w:ascii="Times" w:eastAsia="Times New Roman" w:hAnsi="Times" w:cs="Times New Roman"/>
            <w:sz w:val="22"/>
            <w:szCs w:val="22"/>
            <w:shd w:val="clear" w:color="auto" w:fill="FFFFFF"/>
            <w:lang w:val="en-GB"/>
          </w:rPr>
          <w:t xml:space="preserve"> enable</w:t>
        </w:r>
      </w:ins>
      <w:ins w:id="1063" w:author="Chara Katiri" w:date="2015-04-10T20:55:00Z">
        <w:r w:rsidR="00BC1744" w:rsidRPr="003C74EA">
          <w:rPr>
            <w:rFonts w:ascii="Times" w:eastAsia="Times New Roman" w:hAnsi="Times" w:cs="Times New Roman"/>
            <w:sz w:val="22"/>
            <w:szCs w:val="22"/>
            <w:shd w:val="clear" w:color="auto" w:fill="FFFFFF"/>
            <w:lang w:val="en-GB"/>
          </w:rPr>
          <w:t xml:space="preserve"> the website</w:t>
        </w:r>
      </w:ins>
      <w:ins w:id="1064" w:author="Chara Katiri" w:date="2015-04-10T21:00:00Z">
        <w:r w:rsidR="006E54DA" w:rsidRPr="003C74EA">
          <w:rPr>
            <w:rFonts w:ascii="Times" w:eastAsia="Times New Roman" w:hAnsi="Times" w:cs="Times New Roman"/>
            <w:sz w:val="22"/>
            <w:szCs w:val="22"/>
            <w:shd w:val="clear" w:color="auto" w:fill="FFFFFF"/>
            <w:lang w:val="en-GB"/>
          </w:rPr>
          <w:t xml:space="preserve"> adapt to different</w:t>
        </w:r>
      </w:ins>
      <w:ins w:id="1065" w:author="Chara Katiri" w:date="2015-04-10T20:55:00Z">
        <w:r w:rsidR="00BC1744" w:rsidRPr="003C74EA">
          <w:rPr>
            <w:rFonts w:ascii="Times" w:eastAsia="Times New Roman" w:hAnsi="Times" w:cs="Times New Roman"/>
            <w:sz w:val="22"/>
            <w:szCs w:val="22"/>
            <w:shd w:val="clear" w:color="auto" w:fill="FFFFFF"/>
            <w:lang w:val="en-GB"/>
          </w:rPr>
          <w:t xml:space="preserve"> </w:t>
        </w:r>
      </w:ins>
      <w:ins w:id="1066" w:author="Chara Katiri" w:date="2015-04-10T20:57:00Z">
        <w:r w:rsidR="006E54DA" w:rsidRPr="003C74EA">
          <w:rPr>
            <w:rFonts w:ascii="Times" w:eastAsia="Times New Roman" w:hAnsi="Times" w:cs="Times New Roman"/>
            <w:sz w:val="22"/>
            <w:szCs w:val="22"/>
            <w:shd w:val="clear" w:color="auto" w:fill="FFFFFF"/>
            <w:lang w:val="en-GB"/>
          </w:rPr>
          <w:t xml:space="preserve">screen sizes and </w:t>
        </w:r>
      </w:ins>
      <w:ins w:id="1067" w:author="Chara Katiri" w:date="2015-04-10T20:58:00Z">
        <w:r w:rsidR="00BC1744" w:rsidRPr="003C74EA">
          <w:rPr>
            <w:rFonts w:ascii="Times" w:eastAsia="Times New Roman" w:hAnsi="Times" w:cs="Times New Roman"/>
            <w:sz w:val="22"/>
            <w:szCs w:val="22"/>
            <w:shd w:val="clear" w:color="auto" w:fill="FFFFFF"/>
            <w:lang w:val="en-GB"/>
          </w:rPr>
          <w:t>resolutions</w:t>
        </w:r>
      </w:ins>
      <w:ins w:id="1068" w:author="Chara Katiri" w:date="2015-04-10T20:57:00Z">
        <w:r w:rsidR="00BC1744" w:rsidRPr="003C74EA">
          <w:rPr>
            <w:rFonts w:ascii="Times" w:eastAsia="Times New Roman" w:hAnsi="Times" w:cs="Times New Roman"/>
            <w:sz w:val="22"/>
            <w:szCs w:val="22"/>
            <w:shd w:val="clear" w:color="auto" w:fill="FFFFFF"/>
            <w:lang w:val="en-GB"/>
          </w:rPr>
          <w:t xml:space="preserve"> whether </w:t>
        </w:r>
      </w:ins>
      <w:ins w:id="1069" w:author="Chara Katiri" w:date="2015-04-10T21:05:00Z">
        <w:r w:rsidR="006E54DA" w:rsidRPr="003C74EA">
          <w:rPr>
            <w:rFonts w:ascii="Times" w:eastAsia="Times New Roman" w:hAnsi="Times" w:cs="Times New Roman"/>
            <w:sz w:val="22"/>
            <w:szCs w:val="22"/>
            <w:shd w:val="clear" w:color="auto" w:fill="FFFFFF"/>
            <w:lang w:val="en-GB"/>
          </w:rPr>
          <w:t>rendered</w:t>
        </w:r>
      </w:ins>
      <w:ins w:id="1070" w:author="Chara Katiri" w:date="2015-04-10T20:57:00Z">
        <w:r w:rsidR="00BC1744" w:rsidRPr="003C74EA">
          <w:rPr>
            <w:rFonts w:ascii="Times" w:eastAsia="Times New Roman" w:hAnsi="Times" w:cs="Times New Roman"/>
            <w:sz w:val="22"/>
            <w:szCs w:val="22"/>
            <w:shd w:val="clear" w:color="auto" w:fill="FFFFFF"/>
            <w:lang w:val="en-GB"/>
          </w:rPr>
          <w:t xml:space="preserve"> on mobile phone </w:t>
        </w:r>
      </w:ins>
      <w:ins w:id="1071" w:author="Chara Katiri" w:date="2015-04-10T21:05:00Z">
        <w:r w:rsidR="006E54DA" w:rsidRPr="003C74EA">
          <w:rPr>
            <w:rFonts w:ascii="Times" w:eastAsia="Times New Roman" w:hAnsi="Times" w:cs="Times New Roman"/>
            <w:sz w:val="22"/>
            <w:szCs w:val="22"/>
            <w:shd w:val="clear" w:color="auto" w:fill="FFFFFF"/>
            <w:lang w:val="en-GB"/>
          </w:rPr>
          <w:t>devices</w:t>
        </w:r>
      </w:ins>
      <w:ins w:id="1072" w:author="Chara Katiri" w:date="2015-04-10T20:57:00Z">
        <w:r w:rsidR="00FD43D9" w:rsidRPr="003C74EA">
          <w:rPr>
            <w:rFonts w:ascii="Times" w:eastAsia="Times New Roman" w:hAnsi="Times" w:cs="Times New Roman"/>
            <w:sz w:val="22"/>
            <w:szCs w:val="22"/>
            <w:shd w:val="clear" w:color="auto" w:fill="FFFFFF"/>
            <w:lang w:val="en-GB"/>
          </w:rPr>
          <w:t xml:space="preserve">, tablets </w:t>
        </w:r>
        <w:r w:rsidR="00BC1744" w:rsidRPr="003C74EA">
          <w:rPr>
            <w:rFonts w:ascii="Times" w:eastAsia="Times New Roman" w:hAnsi="Times" w:cs="Times New Roman"/>
            <w:sz w:val="22"/>
            <w:szCs w:val="22"/>
            <w:shd w:val="clear" w:color="auto" w:fill="FFFFFF"/>
            <w:lang w:val="en-GB"/>
          </w:rPr>
          <w:t xml:space="preserve">or desktops. </w:t>
        </w:r>
      </w:ins>
    </w:p>
    <w:p w14:paraId="7D7D0482" w14:textId="77777777" w:rsidR="00340F77" w:rsidRPr="003C74EA" w:rsidRDefault="00340F77" w:rsidP="003C74EA">
      <w:pPr>
        <w:spacing w:line="360" w:lineRule="auto"/>
        <w:ind w:firstLine="360"/>
        <w:contextualSpacing/>
        <w:jc w:val="both"/>
        <w:rPr>
          <w:rFonts w:ascii="Times" w:eastAsia="Times New Roman" w:hAnsi="Times" w:cs="Times New Roman"/>
          <w:sz w:val="22"/>
          <w:szCs w:val="22"/>
          <w:shd w:val="clear" w:color="auto" w:fill="FFFFFF"/>
          <w:lang w:val="en-GB"/>
        </w:rPr>
      </w:pPr>
    </w:p>
    <w:p w14:paraId="53F38DEE" w14:textId="648BF69E" w:rsidR="0054569F" w:rsidRPr="003C74EA" w:rsidRDefault="00C50791" w:rsidP="003C74EA">
      <w:pPr>
        <w:pStyle w:val="Heading2"/>
        <w:numPr>
          <w:ilvl w:val="1"/>
          <w:numId w:val="11"/>
        </w:numPr>
        <w:spacing w:line="360" w:lineRule="auto"/>
        <w:contextualSpacing/>
        <w:jc w:val="both"/>
        <w:rPr>
          <w:rFonts w:ascii="Times" w:hAnsi="Times" w:cs="Times New Roman"/>
          <w:color w:val="auto"/>
          <w:sz w:val="22"/>
          <w:szCs w:val="22"/>
          <w:lang w:val="en-GB"/>
        </w:rPr>
      </w:pPr>
      <w:bookmarkStart w:id="1073" w:name="_Toc290429757"/>
      <w:r w:rsidRPr="003C74EA">
        <w:rPr>
          <w:rFonts w:ascii="Times" w:hAnsi="Times" w:cs="Times New Roman"/>
          <w:color w:val="auto"/>
          <w:sz w:val="22"/>
          <w:szCs w:val="22"/>
          <w:lang w:val="en-GB"/>
        </w:rPr>
        <w:t>Project benefits</w:t>
      </w:r>
      <w:bookmarkEnd w:id="1073"/>
    </w:p>
    <w:p w14:paraId="33D869CD" w14:textId="0F5907DE" w:rsidR="00302475" w:rsidRPr="003C74EA" w:rsidRDefault="005B7D10" w:rsidP="003C74EA">
      <w:pPr>
        <w:spacing w:line="360" w:lineRule="auto"/>
        <w:ind w:firstLine="720"/>
        <w:contextualSpacing/>
        <w:jc w:val="both"/>
        <w:rPr>
          <w:ins w:id="1074" w:author="Chara Katiri" w:date="2015-04-10T21:37:00Z"/>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project benefit </w:t>
      </w:r>
      <w:r w:rsidR="003A56D6" w:rsidRPr="003C74EA">
        <w:rPr>
          <w:rFonts w:ascii="Times" w:eastAsia="Times New Roman" w:hAnsi="Times" w:cs="Times New Roman"/>
          <w:sz w:val="22"/>
          <w:szCs w:val="22"/>
          <w:shd w:val="clear" w:color="auto" w:fill="FFFFFF"/>
          <w:lang w:val="en-GB"/>
        </w:rPr>
        <w:t>is</w:t>
      </w:r>
      <w:r w:rsidRPr="003C74EA">
        <w:rPr>
          <w:rFonts w:ascii="Times" w:eastAsia="Times New Roman" w:hAnsi="Times" w:cs="Times New Roman"/>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3C74EA">
        <w:rPr>
          <w:rFonts w:ascii="Times" w:eastAsia="Times New Roman" w:hAnsi="Times" w:cs="Times New Roman"/>
          <w:sz w:val="22"/>
          <w:szCs w:val="22"/>
          <w:shd w:val="clear" w:color="auto" w:fill="FFFFFF"/>
          <w:lang w:val="en-GB"/>
        </w:rPr>
        <w:t xml:space="preserve"> help minimize the creation of ‘junk emails’</w:t>
      </w:r>
      <w:r w:rsidRPr="003C74EA">
        <w:rPr>
          <w:rFonts w:ascii="Times" w:eastAsia="Times New Roman" w:hAnsi="Times" w:cs="Times New Roman"/>
          <w:sz w:val="22"/>
          <w:szCs w:val="22"/>
          <w:shd w:val="clear" w:color="auto" w:fill="FFFFFF"/>
          <w:lang w:val="en-GB"/>
        </w:rPr>
        <w:t xml:space="preserve"> sent </w:t>
      </w:r>
      <w:r w:rsidR="003A56D6" w:rsidRPr="003C74EA">
        <w:rPr>
          <w:rFonts w:ascii="Times" w:eastAsia="Times New Roman" w:hAnsi="Times" w:cs="Times New Roman"/>
          <w:sz w:val="22"/>
          <w:szCs w:val="22"/>
          <w:shd w:val="clear" w:color="auto" w:fill="FFFFFF"/>
          <w:lang w:val="en-GB"/>
        </w:rPr>
        <w:t>to advertise</w:t>
      </w:r>
      <w:r w:rsidRPr="003C74EA">
        <w:rPr>
          <w:rFonts w:ascii="Times" w:eastAsia="Times New Roman" w:hAnsi="Times" w:cs="Times New Roman"/>
          <w:sz w:val="22"/>
          <w:szCs w:val="22"/>
          <w:shd w:val="clear" w:color="auto" w:fill="FFFFFF"/>
          <w:lang w:val="en-GB"/>
        </w:rPr>
        <w:t xml:space="preserve"> second-hand books and room swaps. </w:t>
      </w:r>
      <w:r w:rsidR="00065A4A" w:rsidRPr="003C74EA">
        <w:rPr>
          <w:rFonts w:ascii="Times" w:eastAsia="Times New Roman" w:hAnsi="Times" w:cs="Times New Roman"/>
          <w:sz w:val="22"/>
          <w:szCs w:val="22"/>
          <w:shd w:val="clear" w:color="auto" w:fill="FFFFFF"/>
          <w:lang w:val="en-GB"/>
        </w:rPr>
        <w:t xml:space="preserve">The deployment of the website on the </w:t>
      </w:r>
      <w:r w:rsidR="00EC0BC2" w:rsidRPr="003C74EA">
        <w:rPr>
          <w:rFonts w:ascii="Times" w:eastAsia="Times New Roman" w:hAnsi="Times" w:cs="Times New Roman"/>
          <w:sz w:val="22"/>
          <w:szCs w:val="22"/>
          <w:shd w:val="clear" w:color="auto" w:fill="FFFFFF"/>
          <w:lang w:val="en-GB"/>
        </w:rPr>
        <w:t>University</w:t>
      </w:r>
      <w:r w:rsidR="00065A4A" w:rsidRPr="003C74EA">
        <w:rPr>
          <w:rFonts w:ascii="Times" w:eastAsia="Times New Roman" w:hAnsi="Times" w:cs="Times New Roman"/>
          <w:sz w:val="22"/>
          <w:szCs w:val="22"/>
          <w:shd w:val="clear" w:color="auto" w:fill="FFFFFF"/>
          <w:lang w:val="en-GB"/>
        </w:rPr>
        <w:t xml:space="preserve">’s intranet </w:t>
      </w:r>
      <w:r w:rsidR="00BF2E68" w:rsidRPr="003C74EA">
        <w:rPr>
          <w:rFonts w:ascii="Times" w:eastAsia="Times New Roman" w:hAnsi="Times" w:cs="Times New Roman"/>
          <w:sz w:val="22"/>
          <w:szCs w:val="22"/>
          <w:shd w:val="clear" w:color="auto" w:fill="FFFFFF"/>
          <w:lang w:val="en-GB"/>
        </w:rPr>
        <w:t xml:space="preserve">and the services it provides </w:t>
      </w:r>
      <w:r w:rsidR="00065A4A" w:rsidRPr="003C74EA">
        <w:rPr>
          <w:rFonts w:ascii="Times" w:eastAsia="Times New Roman" w:hAnsi="Times" w:cs="Times New Roman"/>
          <w:sz w:val="22"/>
          <w:szCs w:val="22"/>
          <w:shd w:val="clear" w:color="auto" w:fill="FFFFFF"/>
          <w:lang w:val="en-GB"/>
        </w:rPr>
        <w:t>can</w:t>
      </w:r>
      <w:r w:rsidR="00BF2E68" w:rsidRPr="003C74EA">
        <w:rPr>
          <w:rFonts w:ascii="Times" w:eastAsia="Times New Roman" w:hAnsi="Times" w:cs="Times New Roman"/>
          <w:sz w:val="22"/>
          <w:szCs w:val="22"/>
          <w:shd w:val="clear" w:color="auto" w:fill="FFFFFF"/>
          <w:lang w:val="en-GB"/>
        </w:rPr>
        <w:t xml:space="preserve"> also</w:t>
      </w:r>
      <w:r w:rsidR="00065A4A" w:rsidRPr="003C74EA">
        <w:rPr>
          <w:rFonts w:ascii="Times" w:eastAsia="Times New Roman" w:hAnsi="Times" w:cs="Times New Roman"/>
          <w:sz w:val="22"/>
          <w:szCs w:val="22"/>
          <w:shd w:val="clear" w:color="auto" w:fill="FFFFFF"/>
          <w:lang w:val="en-GB"/>
        </w:rPr>
        <w:t xml:space="preserve"> </w:t>
      </w:r>
      <w:r w:rsidR="00BF2E68" w:rsidRPr="003C74EA">
        <w:rPr>
          <w:rFonts w:ascii="Times" w:eastAsia="Times New Roman" w:hAnsi="Times" w:cs="Times New Roman"/>
          <w:sz w:val="22"/>
          <w:szCs w:val="22"/>
          <w:shd w:val="clear" w:color="auto" w:fill="FFFFFF"/>
          <w:lang w:val="en-GB"/>
        </w:rPr>
        <w:t>promote</w:t>
      </w:r>
      <w:r w:rsidR="00065A4A" w:rsidRPr="003C74EA">
        <w:rPr>
          <w:rFonts w:ascii="Times" w:eastAsia="Times New Roman" w:hAnsi="Times" w:cs="Times New Roman"/>
          <w:sz w:val="22"/>
          <w:szCs w:val="22"/>
          <w:shd w:val="clear" w:color="auto" w:fill="FFFFFF"/>
          <w:lang w:val="en-GB"/>
        </w:rPr>
        <w:t xml:space="preserve"> the replacement </w:t>
      </w:r>
      <w:r w:rsidRPr="003C74EA">
        <w:rPr>
          <w:rFonts w:ascii="Times" w:eastAsia="Times New Roman" w:hAnsi="Times" w:cs="Times New Roman"/>
          <w:sz w:val="22"/>
          <w:szCs w:val="22"/>
          <w:shd w:val="clear" w:color="auto" w:fill="FFFFFF"/>
          <w:lang w:val="en-GB"/>
        </w:rPr>
        <w:t xml:space="preserve">of the physical Pin-boards </w:t>
      </w:r>
      <w:r w:rsidR="00065A4A" w:rsidRPr="003C74EA">
        <w:rPr>
          <w:rFonts w:ascii="Times" w:eastAsia="Times New Roman" w:hAnsi="Times" w:cs="Times New Roman"/>
          <w:sz w:val="22"/>
          <w:szCs w:val="22"/>
          <w:shd w:val="clear" w:color="auto" w:fill="FFFFFF"/>
          <w:lang w:val="en-GB"/>
        </w:rPr>
        <w:t xml:space="preserve">on </w:t>
      </w:r>
      <w:r w:rsidR="00BF2E68" w:rsidRPr="003C74EA">
        <w:rPr>
          <w:rFonts w:ascii="Times" w:eastAsia="Times New Roman" w:hAnsi="Times" w:cs="Times New Roman"/>
          <w:sz w:val="22"/>
          <w:szCs w:val="22"/>
          <w:shd w:val="clear" w:color="auto" w:fill="FFFFFF"/>
          <w:lang w:val="en-GB"/>
        </w:rPr>
        <w:t>campus and thus</w:t>
      </w:r>
      <w:r w:rsidRPr="003C74EA">
        <w:rPr>
          <w:rFonts w:ascii="Times" w:eastAsia="Times New Roman" w:hAnsi="Times" w:cs="Times New Roman"/>
          <w:sz w:val="22"/>
          <w:szCs w:val="22"/>
          <w:shd w:val="clear" w:color="auto" w:fill="FFFFFF"/>
          <w:lang w:val="en-GB"/>
        </w:rPr>
        <w:t xml:space="preserve"> reduce paper copies and promote environmental friendly </w:t>
      </w:r>
      <w:r w:rsidR="00065A4A" w:rsidRPr="003C74EA">
        <w:rPr>
          <w:rFonts w:ascii="Times" w:eastAsia="Times New Roman" w:hAnsi="Times" w:cs="Times New Roman"/>
          <w:sz w:val="22"/>
          <w:szCs w:val="22"/>
          <w:shd w:val="clear" w:color="auto" w:fill="FFFFFF"/>
          <w:lang w:val="en-GB"/>
        </w:rPr>
        <w:t xml:space="preserve">behaviour. </w:t>
      </w:r>
      <w:r w:rsidR="00BF2E68" w:rsidRPr="003C74EA">
        <w:rPr>
          <w:rFonts w:ascii="Times" w:eastAsia="Times New Roman" w:hAnsi="Times" w:cs="Times New Roman"/>
          <w:sz w:val="22"/>
          <w:szCs w:val="22"/>
          <w:shd w:val="clear" w:color="auto" w:fill="FFFFFF"/>
          <w:lang w:val="en-GB"/>
        </w:rPr>
        <w:t>Lastly, t</w:t>
      </w:r>
      <w:r w:rsidR="00065A4A" w:rsidRPr="003C74EA">
        <w:rPr>
          <w:rFonts w:ascii="Times" w:eastAsia="Times New Roman" w:hAnsi="Times" w:cs="Times New Roman"/>
          <w:sz w:val="22"/>
          <w:szCs w:val="22"/>
          <w:shd w:val="clear" w:color="auto" w:fill="FFFFFF"/>
          <w:lang w:val="en-GB"/>
        </w:rPr>
        <w:t>he website can help r</w:t>
      </w:r>
      <w:r w:rsidRPr="003C74EA">
        <w:rPr>
          <w:rFonts w:ascii="Times" w:eastAsia="Times New Roman" w:hAnsi="Times" w:cs="Times New Roman"/>
          <w:sz w:val="22"/>
          <w:szCs w:val="22"/>
          <w:shd w:val="clear" w:color="auto" w:fill="FFFFFF"/>
          <w:lang w:val="en-GB"/>
        </w:rPr>
        <w:t>educe</w:t>
      </w:r>
      <w:r w:rsidR="00B72629" w:rsidRPr="003C74EA">
        <w:rPr>
          <w:rFonts w:ascii="Times" w:eastAsia="Times New Roman" w:hAnsi="Times" w:cs="Times New Roman"/>
          <w:sz w:val="22"/>
          <w:szCs w:val="22"/>
          <w:shd w:val="clear" w:color="auto" w:fill="FFFFFF"/>
          <w:lang w:val="en-GB"/>
        </w:rPr>
        <w:t xml:space="preserve"> the</w:t>
      </w:r>
      <w:r w:rsidRPr="003C74EA">
        <w:rPr>
          <w:rFonts w:ascii="Times" w:eastAsia="Times New Roman" w:hAnsi="Times" w:cs="Times New Roman"/>
          <w:sz w:val="22"/>
          <w:szCs w:val="22"/>
          <w:shd w:val="clear" w:color="auto" w:fill="FFFFFF"/>
          <w:lang w:val="en-GB"/>
        </w:rPr>
        <w:t xml:space="preserve"> network </w:t>
      </w:r>
      <w:r w:rsidR="003A56D6" w:rsidRPr="003C74EA">
        <w:rPr>
          <w:rFonts w:ascii="Times" w:eastAsia="Times New Roman" w:hAnsi="Times" w:cs="Times New Roman"/>
          <w:sz w:val="22"/>
          <w:szCs w:val="22"/>
          <w:shd w:val="clear" w:color="auto" w:fill="FFFFFF"/>
          <w:lang w:val="en-GB"/>
        </w:rPr>
        <w:t>traffic and disk space used by ‘junk’</w:t>
      </w:r>
      <w:r w:rsidR="00065A4A" w:rsidRPr="003C74EA">
        <w:rPr>
          <w:rFonts w:ascii="Times" w:eastAsia="Times New Roman" w:hAnsi="Times" w:cs="Times New Roman"/>
          <w:sz w:val="22"/>
          <w:szCs w:val="22"/>
          <w:shd w:val="clear" w:color="auto" w:fill="FFFFFF"/>
          <w:lang w:val="en-GB"/>
        </w:rPr>
        <w:t xml:space="preserve"> emails and therefore </w:t>
      </w:r>
      <w:commentRangeStart w:id="1075"/>
      <w:r w:rsidR="00065A4A" w:rsidRPr="003C74EA">
        <w:rPr>
          <w:rFonts w:ascii="Times" w:eastAsia="Times New Roman" w:hAnsi="Times" w:cs="Times New Roman"/>
          <w:sz w:val="22"/>
          <w:szCs w:val="22"/>
          <w:shd w:val="clear" w:color="auto" w:fill="FFFFFF"/>
          <w:lang w:val="en-GB"/>
        </w:rPr>
        <w:t xml:space="preserve">minimize </w:t>
      </w:r>
      <w:r w:rsidR="00B72629" w:rsidRPr="003C74EA">
        <w:rPr>
          <w:rFonts w:ascii="Times" w:eastAsia="Times New Roman" w:hAnsi="Times" w:cs="Times New Roman"/>
          <w:sz w:val="22"/>
          <w:szCs w:val="22"/>
          <w:shd w:val="clear" w:color="auto" w:fill="FFFFFF"/>
          <w:lang w:val="en-GB"/>
        </w:rPr>
        <w:t xml:space="preserve">the cost of </w:t>
      </w:r>
      <w:r w:rsidR="00065A4A" w:rsidRPr="003C74EA">
        <w:rPr>
          <w:rFonts w:ascii="Times" w:eastAsia="Times New Roman" w:hAnsi="Times" w:cs="Times New Roman"/>
          <w:sz w:val="22"/>
          <w:szCs w:val="22"/>
          <w:shd w:val="clear" w:color="auto" w:fill="FFFFFF"/>
          <w:lang w:val="en-GB"/>
        </w:rPr>
        <w:t xml:space="preserve">storage </w:t>
      </w:r>
      <w:r w:rsidR="00B72629" w:rsidRPr="003C74EA">
        <w:rPr>
          <w:rFonts w:ascii="Times" w:eastAsia="Times New Roman" w:hAnsi="Times" w:cs="Times New Roman"/>
          <w:sz w:val="22"/>
          <w:szCs w:val="22"/>
          <w:shd w:val="clear" w:color="auto" w:fill="FFFFFF"/>
          <w:lang w:val="en-GB"/>
        </w:rPr>
        <w:t>required</w:t>
      </w:r>
      <w:r w:rsidR="00BF2E68" w:rsidRPr="003C74EA">
        <w:rPr>
          <w:rFonts w:ascii="Times" w:eastAsia="Times New Roman" w:hAnsi="Times" w:cs="Times New Roman"/>
          <w:sz w:val="22"/>
          <w:szCs w:val="22"/>
          <w:shd w:val="clear" w:color="auto" w:fill="FFFFFF"/>
          <w:lang w:val="en-GB"/>
        </w:rPr>
        <w:t xml:space="preserve"> </w:t>
      </w:r>
      <w:commentRangeEnd w:id="1075"/>
      <w:r w:rsidR="00E64B6E" w:rsidRPr="003C74EA">
        <w:rPr>
          <w:rStyle w:val="CommentReference"/>
          <w:rFonts w:ascii="Times" w:hAnsi="Times" w:cs="Times New Roman"/>
          <w:sz w:val="22"/>
          <w:szCs w:val="22"/>
        </w:rPr>
        <w:commentReference w:id="1075"/>
      </w:r>
      <w:r w:rsidR="00B72629" w:rsidRPr="003C74EA">
        <w:rPr>
          <w:rFonts w:ascii="Times" w:eastAsia="Times New Roman" w:hAnsi="Times" w:cs="Times New Roman"/>
          <w:sz w:val="22"/>
          <w:szCs w:val="22"/>
          <w:shd w:val="clear" w:color="auto" w:fill="FFFFFF"/>
          <w:lang w:val="en-GB"/>
        </w:rPr>
        <w:t xml:space="preserve">as well as other </w:t>
      </w:r>
      <w:r w:rsidR="00BF2E68" w:rsidRPr="003C74EA">
        <w:rPr>
          <w:rFonts w:ascii="Times" w:eastAsia="Times New Roman" w:hAnsi="Times" w:cs="Times New Roman"/>
          <w:sz w:val="22"/>
          <w:szCs w:val="22"/>
          <w:shd w:val="clear" w:color="auto" w:fill="FFFFFF"/>
          <w:lang w:val="en-GB"/>
        </w:rPr>
        <w:t xml:space="preserve">management </w:t>
      </w:r>
      <w:r w:rsidR="00B72629" w:rsidRPr="003C74EA">
        <w:rPr>
          <w:rFonts w:ascii="Times" w:eastAsia="Times New Roman" w:hAnsi="Times" w:cs="Times New Roman"/>
          <w:sz w:val="22"/>
          <w:szCs w:val="22"/>
          <w:shd w:val="clear" w:color="auto" w:fill="FFFFFF"/>
          <w:lang w:val="en-GB"/>
        </w:rPr>
        <w:t xml:space="preserve">activities </w:t>
      </w:r>
      <w:r w:rsidR="003B4DE9" w:rsidRPr="003C74EA">
        <w:rPr>
          <w:rFonts w:ascii="Times" w:eastAsia="Times New Roman" w:hAnsi="Times" w:cs="Times New Roman"/>
          <w:sz w:val="22"/>
          <w:szCs w:val="22"/>
          <w:shd w:val="clear" w:color="auto" w:fill="FFFFFF"/>
          <w:lang w:val="en-GB"/>
        </w:rPr>
        <w:t>carried out by</w:t>
      </w:r>
      <w:r w:rsidR="00B72629" w:rsidRPr="003C74EA">
        <w:rPr>
          <w:rFonts w:ascii="Times" w:eastAsia="Times New Roman" w:hAnsi="Times" w:cs="Times New Roman"/>
          <w:sz w:val="22"/>
          <w:szCs w:val="22"/>
          <w:shd w:val="clear" w:color="auto" w:fill="FFFFFF"/>
          <w:lang w:val="en-GB"/>
        </w:rPr>
        <w:t xml:space="preserve"> the IT S</w:t>
      </w:r>
      <w:r w:rsidR="00BF2E68" w:rsidRPr="003C74EA">
        <w:rPr>
          <w:rFonts w:ascii="Times" w:eastAsia="Times New Roman" w:hAnsi="Times" w:cs="Times New Roman"/>
          <w:sz w:val="22"/>
          <w:szCs w:val="22"/>
          <w:shd w:val="clear" w:color="auto" w:fill="FFFFFF"/>
          <w:lang w:val="en-GB"/>
        </w:rPr>
        <w:t>ervices team</w:t>
      </w:r>
      <w:r w:rsidR="00065A4A" w:rsidRPr="003C74EA">
        <w:rPr>
          <w:rFonts w:ascii="Times" w:eastAsia="Times New Roman" w:hAnsi="Times" w:cs="Times New Roman"/>
          <w:sz w:val="22"/>
          <w:szCs w:val="22"/>
          <w:shd w:val="clear" w:color="auto" w:fill="FFFFFF"/>
          <w:lang w:val="en-GB"/>
        </w:rPr>
        <w:t>.</w:t>
      </w:r>
    </w:p>
    <w:p w14:paraId="3D72967E" w14:textId="5F674F64" w:rsidR="00065A4A" w:rsidRPr="003C74EA" w:rsidRDefault="00065A4A" w:rsidP="003C74EA">
      <w:pPr>
        <w:spacing w:line="360" w:lineRule="auto"/>
        <w:ind w:firstLine="720"/>
        <w:contextualSpacing/>
        <w:jc w:val="both"/>
        <w:rPr>
          <w:rFonts w:ascii="Times" w:eastAsia="Times New Roman" w:hAnsi="Times" w:cs="Times New Roman"/>
          <w:sz w:val="22"/>
          <w:szCs w:val="22"/>
          <w:shd w:val="clear" w:color="auto" w:fill="FFFFFF"/>
          <w:lang w:val="en-GB"/>
        </w:rPr>
      </w:pPr>
    </w:p>
    <w:p w14:paraId="234F2534" w14:textId="77777777" w:rsidR="00C50791" w:rsidRPr="003C74EA" w:rsidRDefault="00C50791" w:rsidP="003C74EA">
      <w:pPr>
        <w:pStyle w:val="Heading2"/>
        <w:numPr>
          <w:ilvl w:val="1"/>
          <w:numId w:val="11"/>
        </w:numPr>
        <w:spacing w:line="360" w:lineRule="auto"/>
        <w:contextualSpacing/>
        <w:jc w:val="both"/>
        <w:rPr>
          <w:rFonts w:ascii="Times" w:hAnsi="Times" w:cs="Times New Roman"/>
          <w:color w:val="auto"/>
          <w:sz w:val="22"/>
          <w:szCs w:val="22"/>
          <w:lang w:val="en-GB"/>
        </w:rPr>
      </w:pPr>
      <w:bookmarkStart w:id="1076" w:name="_Toc290429758"/>
      <w:r w:rsidRPr="003C74EA">
        <w:rPr>
          <w:rFonts w:ascii="Times" w:hAnsi="Times" w:cs="Times New Roman"/>
          <w:color w:val="auto"/>
          <w:sz w:val="22"/>
          <w:szCs w:val="22"/>
          <w:lang w:val="en-GB"/>
        </w:rPr>
        <w:t>Project stages</w:t>
      </w:r>
      <w:bookmarkEnd w:id="1076"/>
      <w:r w:rsidRPr="003C74EA">
        <w:rPr>
          <w:rFonts w:ascii="Times" w:hAnsi="Times" w:cs="Times New Roman"/>
          <w:color w:val="auto"/>
          <w:sz w:val="22"/>
          <w:szCs w:val="22"/>
          <w:lang w:val="en-GB"/>
        </w:rPr>
        <w:t xml:space="preserve"> </w:t>
      </w:r>
    </w:p>
    <w:p w14:paraId="6A1DD07E" w14:textId="164AD210" w:rsidR="00847ED2" w:rsidRPr="003C74EA" w:rsidRDefault="00774916"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management of this project is based on the </w:t>
      </w:r>
      <w:r w:rsidR="008D39CD" w:rsidRPr="003C74EA">
        <w:rPr>
          <w:rFonts w:ascii="Times" w:eastAsia="Times New Roman" w:hAnsi="Times" w:cs="Times New Roman"/>
          <w:sz w:val="22"/>
          <w:szCs w:val="22"/>
          <w:shd w:val="clear" w:color="auto" w:fill="FFFFFF"/>
          <w:lang w:val="en-GB"/>
        </w:rPr>
        <w:t>Systems Development</w:t>
      </w:r>
      <w:r w:rsidRPr="003C74EA">
        <w:rPr>
          <w:rFonts w:ascii="Times" w:eastAsia="Times New Roman" w:hAnsi="Times" w:cs="Times New Roman"/>
          <w:sz w:val="22"/>
          <w:szCs w:val="22"/>
          <w:shd w:val="clear" w:color="auto" w:fill="FFFFFF"/>
          <w:lang w:val="en-GB"/>
        </w:rPr>
        <w:t xml:space="preserve"> Life</w:t>
      </w:r>
      <w:r w:rsidR="008D39CD" w:rsidRPr="003C74EA">
        <w:rPr>
          <w:rFonts w:ascii="Times" w:eastAsia="Times New Roman" w:hAnsi="Times" w:cs="Times New Roman"/>
          <w:sz w:val="22"/>
          <w:szCs w:val="22"/>
          <w:shd w:val="clear" w:color="auto" w:fill="FFFFFF"/>
          <w:lang w:val="en-GB"/>
        </w:rPr>
        <w:t>-C</w:t>
      </w:r>
      <w:r w:rsidRPr="003C74EA">
        <w:rPr>
          <w:rFonts w:ascii="Times" w:eastAsia="Times New Roman" w:hAnsi="Times" w:cs="Times New Roman"/>
          <w:sz w:val="22"/>
          <w:szCs w:val="22"/>
          <w:shd w:val="clear" w:color="auto" w:fill="FFFFFF"/>
          <w:lang w:val="en-GB"/>
        </w:rPr>
        <w:t>ycle</w:t>
      </w:r>
      <w:r w:rsidR="008D39CD" w:rsidRPr="003C74EA">
        <w:rPr>
          <w:rFonts w:ascii="Times" w:eastAsia="Times New Roman" w:hAnsi="Times" w:cs="Times New Roman"/>
          <w:sz w:val="22"/>
          <w:szCs w:val="22"/>
          <w:shd w:val="clear" w:color="auto" w:fill="FFFFFF"/>
          <w:lang w:val="en-GB"/>
        </w:rPr>
        <w:t xml:space="preserve"> (SDLC)</w:t>
      </w:r>
      <w:r w:rsidR="005F229E" w:rsidRPr="003C74EA">
        <w:rPr>
          <w:rFonts w:ascii="Times" w:eastAsia="Times New Roman" w:hAnsi="Times" w:cs="Times New Roman"/>
          <w:sz w:val="22"/>
          <w:szCs w:val="22"/>
          <w:shd w:val="clear" w:color="auto" w:fill="FFFFFF"/>
          <w:lang w:val="en-GB"/>
        </w:rPr>
        <w:t xml:space="preserve"> [17]</w:t>
      </w:r>
      <w:r w:rsidRPr="003C74EA">
        <w:rPr>
          <w:rFonts w:ascii="Times" w:eastAsia="Times New Roman" w:hAnsi="Times" w:cs="Times New Roman"/>
          <w:sz w:val="22"/>
          <w:szCs w:val="22"/>
          <w:shd w:val="clear" w:color="auto" w:fill="FFFFFF"/>
          <w:lang w:val="en-GB"/>
        </w:rPr>
        <w:t xml:space="preserve">. </w:t>
      </w:r>
      <w:r w:rsidR="00754105" w:rsidRPr="003C74EA">
        <w:rPr>
          <w:rFonts w:ascii="Times" w:eastAsia="Times New Roman" w:hAnsi="Times" w:cs="Times New Roman"/>
          <w:sz w:val="22"/>
          <w:szCs w:val="22"/>
          <w:shd w:val="clear" w:color="auto" w:fill="FFFFFF"/>
          <w:lang w:val="en-GB"/>
        </w:rPr>
        <w:t xml:space="preserve">The first step </w:t>
      </w:r>
      <w:r w:rsidR="00B37784" w:rsidRPr="003C74EA">
        <w:rPr>
          <w:rFonts w:ascii="Times" w:eastAsia="Times New Roman" w:hAnsi="Times" w:cs="Times New Roman"/>
          <w:sz w:val="22"/>
          <w:szCs w:val="22"/>
          <w:shd w:val="clear" w:color="auto" w:fill="FFFFFF"/>
          <w:lang w:val="en-GB"/>
        </w:rPr>
        <w:t>was</w:t>
      </w:r>
      <w:r w:rsidR="00754105" w:rsidRPr="003C74EA">
        <w:rPr>
          <w:rFonts w:ascii="Times" w:eastAsia="Times New Roman" w:hAnsi="Times" w:cs="Times New Roman"/>
          <w:sz w:val="22"/>
          <w:szCs w:val="22"/>
          <w:shd w:val="clear" w:color="auto" w:fill="FFFFFF"/>
          <w:lang w:val="en-GB"/>
        </w:rPr>
        <w:t xml:space="preserve"> the</w:t>
      </w:r>
      <w:r w:rsidRPr="003C74EA">
        <w:rPr>
          <w:rFonts w:ascii="Times" w:eastAsia="Times New Roman" w:hAnsi="Times" w:cs="Times New Roman"/>
          <w:sz w:val="22"/>
          <w:szCs w:val="22"/>
          <w:shd w:val="clear" w:color="auto" w:fill="FFFFFF"/>
          <w:lang w:val="en-GB"/>
        </w:rPr>
        <w:t xml:space="preserve"> investigation of a</w:t>
      </w:r>
      <w:r w:rsidR="00754105" w:rsidRPr="003C74EA">
        <w:rPr>
          <w:rFonts w:ascii="Times" w:eastAsia="Times New Roman" w:hAnsi="Times" w:cs="Times New Roman"/>
          <w:sz w:val="22"/>
          <w:szCs w:val="22"/>
          <w:shd w:val="clear" w:color="auto" w:fill="FFFFFF"/>
          <w:lang w:val="en-GB"/>
        </w:rPr>
        <w:t xml:space="preserve">n existing </w:t>
      </w:r>
      <w:r w:rsidRPr="003C74EA">
        <w:rPr>
          <w:rFonts w:ascii="Times" w:eastAsia="Times New Roman" w:hAnsi="Times" w:cs="Times New Roman"/>
          <w:sz w:val="22"/>
          <w:szCs w:val="22"/>
          <w:shd w:val="clear" w:color="auto" w:fill="FFFFFF"/>
          <w:lang w:val="en-GB"/>
        </w:rPr>
        <w:t xml:space="preserve">problem </w:t>
      </w:r>
      <w:r w:rsidR="00754105" w:rsidRPr="003C74EA">
        <w:rPr>
          <w:rFonts w:ascii="Times" w:eastAsia="Times New Roman" w:hAnsi="Times" w:cs="Times New Roman"/>
          <w:sz w:val="22"/>
          <w:szCs w:val="22"/>
          <w:shd w:val="clear" w:color="auto" w:fill="FFFFFF"/>
          <w:lang w:val="en-GB"/>
        </w:rPr>
        <w:t xml:space="preserve">that can be improved. </w:t>
      </w:r>
    </w:p>
    <w:p w14:paraId="14D46DA2" w14:textId="1806FE6C" w:rsidR="004357A2" w:rsidRPr="003C74EA" w:rsidRDefault="001B7815" w:rsidP="003C74EA">
      <w:pPr>
        <w:pStyle w:val="ListParagraph"/>
        <w:numPr>
          <w:ilvl w:val="0"/>
          <w:numId w:val="7"/>
        </w:numPr>
        <w:spacing w:line="360" w:lineRule="auto"/>
        <w:jc w:val="both"/>
        <w:rPr>
          <w:rFonts w:ascii="Times" w:eastAsia="Times New Roman" w:hAnsi="Times" w:cs="Times New Roman"/>
          <w:sz w:val="22"/>
          <w:szCs w:val="22"/>
          <w:lang w:val="en-GB"/>
        </w:rPr>
      </w:pPr>
      <w:r w:rsidRPr="003C74EA">
        <w:rPr>
          <w:rFonts w:ascii="Times" w:eastAsia="Times New Roman" w:hAnsi="Times" w:cs="Times New Roman"/>
          <w:i/>
          <w:sz w:val="22"/>
          <w:szCs w:val="22"/>
          <w:lang w:val="en-GB"/>
        </w:rPr>
        <w:t xml:space="preserve">Preliminary analysis and </w:t>
      </w:r>
      <w:r w:rsidR="00ED6CA9" w:rsidRPr="003C74EA">
        <w:rPr>
          <w:rFonts w:ascii="Times" w:eastAsia="Times New Roman" w:hAnsi="Times" w:cs="Times New Roman"/>
          <w:i/>
          <w:sz w:val="22"/>
          <w:szCs w:val="22"/>
          <w:lang w:val="en-GB"/>
        </w:rPr>
        <w:t>i</w:t>
      </w:r>
      <w:r w:rsidR="00847ED2" w:rsidRPr="003C74EA">
        <w:rPr>
          <w:rFonts w:ascii="Times" w:eastAsia="Times New Roman" w:hAnsi="Times" w:cs="Times New Roman"/>
          <w:i/>
          <w:sz w:val="22"/>
          <w:szCs w:val="22"/>
          <w:lang w:val="en-GB"/>
        </w:rPr>
        <w:t>dea</w:t>
      </w:r>
      <w:r w:rsidR="00847ED2" w:rsidRPr="003C74EA">
        <w:rPr>
          <w:rFonts w:ascii="Times" w:eastAsia="Times New Roman" w:hAnsi="Times" w:cs="Times New Roman"/>
          <w:sz w:val="22"/>
          <w:szCs w:val="22"/>
          <w:lang w:val="en-GB"/>
        </w:rPr>
        <w:t xml:space="preserve">: </w:t>
      </w:r>
      <w:r w:rsidR="00754105" w:rsidRPr="003C74EA">
        <w:rPr>
          <w:rFonts w:ascii="Times" w:eastAsia="Times New Roman" w:hAnsi="Times" w:cs="Times New Roman"/>
          <w:sz w:val="22"/>
          <w:szCs w:val="22"/>
          <w:lang w:val="en-GB"/>
        </w:rPr>
        <w:t>To help minimise the creation of junk emails</w:t>
      </w:r>
      <w:r w:rsidR="00847ED2" w:rsidRPr="003C74EA">
        <w:rPr>
          <w:rFonts w:ascii="Times" w:eastAsia="Times New Roman" w:hAnsi="Times" w:cs="Times New Roman"/>
          <w:sz w:val="22"/>
          <w:szCs w:val="22"/>
          <w:lang w:val="en-GB"/>
        </w:rPr>
        <w:t xml:space="preserve"> for second hand books and room swaps</w:t>
      </w:r>
      <w:r w:rsidR="009F7B88" w:rsidRPr="003C74EA">
        <w:rPr>
          <w:rFonts w:ascii="Times" w:eastAsia="Times New Roman" w:hAnsi="Times" w:cs="Times New Roman"/>
          <w:sz w:val="22"/>
          <w:szCs w:val="22"/>
          <w:lang w:val="en-GB"/>
        </w:rPr>
        <w:t>,</w:t>
      </w:r>
      <w:r w:rsidR="00774916" w:rsidRPr="003C74EA">
        <w:rPr>
          <w:rFonts w:ascii="Times" w:eastAsia="Times New Roman" w:hAnsi="Times" w:cs="Times New Roman"/>
          <w:sz w:val="22"/>
          <w:szCs w:val="22"/>
          <w:lang w:val="en-GB"/>
        </w:rPr>
        <w:t xml:space="preserve"> the development of the Pinboard website was </w:t>
      </w:r>
      <w:r w:rsidR="00754105" w:rsidRPr="003C74EA">
        <w:rPr>
          <w:rFonts w:ascii="Times" w:eastAsia="Times New Roman" w:hAnsi="Times" w:cs="Times New Roman"/>
          <w:sz w:val="22"/>
          <w:szCs w:val="22"/>
          <w:lang w:val="en-GB"/>
        </w:rPr>
        <w:t>suggested</w:t>
      </w:r>
      <w:r w:rsidR="00774916" w:rsidRPr="003C74EA">
        <w:rPr>
          <w:rFonts w:ascii="Times" w:eastAsia="Times New Roman" w:hAnsi="Times" w:cs="Times New Roman"/>
          <w:sz w:val="22"/>
          <w:szCs w:val="22"/>
          <w:lang w:val="en-GB"/>
        </w:rPr>
        <w:t xml:space="preserve">. </w:t>
      </w:r>
    </w:p>
    <w:p w14:paraId="347E9CFE" w14:textId="0D3EDED9" w:rsidR="004357A2" w:rsidRPr="003C74EA" w:rsidRDefault="00847ED2" w:rsidP="003C74EA">
      <w:pPr>
        <w:pStyle w:val="ListParagraph"/>
        <w:numPr>
          <w:ilvl w:val="0"/>
          <w:numId w:val="7"/>
        </w:numPr>
        <w:spacing w:line="360" w:lineRule="auto"/>
        <w:jc w:val="both"/>
        <w:rPr>
          <w:rFonts w:ascii="Times" w:eastAsia="Times New Roman" w:hAnsi="Times" w:cs="Times New Roman"/>
          <w:sz w:val="22"/>
          <w:szCs w:val="22"/>
          <w:lang w:val="en-GB"/>
        </w:rPr>
      </w:pPr>
      <w:r w:rsidRPr="003C74EA">
        <w:rPr>
          <w:rFonts w:ascii="Times" w:eastAsia="Times New Roman" w:hAnsi="Times" w:cs="Times New Roman"/>
          <w:i/>
          <w:sz w:val="22"/>
          <w:szCs w:val="22"/>
          <w:lang w:val="en-GB"/>
        </w:rPr>
        <w:t>Literature review:</w:t>
      </w:r>
      <w:r w:rsidRPr="003C74EA">
        <w:rPr>
          <w:rFonts w:ascii="Times" w:eastAsia="Times New Roman" w:hAnsi="Times" w:cs="Times New Roman"/>
          <w:sz w:val="22"/>
          <w:szCs w:val="22"/>
          <w:lang w:val="en-GB"/>
        </w:rPr>
        <w:t xml:space="preserve"> </w:t>
      </w:r>
      <w:r w:rsidR="009F7B88" w:rsidRPr="003C74EA">
        <w:rPr>
          <w:rFonts w:ascii="Times" w:eastAsia="Times New Roman" w:hAnsi="Times" w:cs="Times New Roman"/>
          <w:sz w:val="22"/>
          <w:szCs w:val="22"/>
          <w:lang w:val="en-GB"/>
        </w:rPr>
        <w:t xml:space="preserve">Background research </w:t>
      </w:r>
      <w:r w:rsidR="00B37784" w:rsidRPr="003C74EA">
        <w:rPr>
          <w:rFonts w:ascii="Times" w:eastAsia="Times New Roman" w:hAnsi="Times" w:cs="Times New Roman"/>
          <w:sz w:val="22"/>
          <w:szCs w:val="22"/>
          <w:lang w:val="en-GB"/>
        </w:rPr>
        <w:t>helped</w:t>
      </w:r>
      <w:r w:rsidR="009F7B88" w:rsidRPr="003C74EA">
        <w:rPr>
          <w:rFonts w:ascii="Times" w:eastAsia="Times New Roman" w:hAnsi="Times" w:cs="Times New Roman"/>
          <w:sz w:val="22"/>
          <w:szCs w:val="22"/>
          <w:lang w:val="en-GB"/>
        </w:rPr>
        <w:t xml:space="preserve"> identify </w:t>
      </w:r>
      <w:r w:rsidR="001B7815" w:rsidRPr="003C74EA">
        <w:rPr>
          <w:rFonts w:ascii="Times" w:eastAsia="Times New Roman" w:hAnsi="Times" w:cs="Times New Roman"/>
          <w:sz w:val="22"/>
          <w:szCs w:val="22"/>
          <w:lang w:val="en-GB"/>
        </w:rPr>
        <w:t>websites, which</w:t>
      </w:r>
      <w:r w:rsidR="004357A2" w:rsidRPr="003C74EA">
        <w:rPr>
          <w:rFonts w:ascii="Times" w:eastAsia="Times New Roman" w:hAnsi="Times" w:cs="Times New Roman"/>
          <w:sz w:val="22"/>
          <w:szCs w:val="22"/>
          <w:lang w:val="en-GB"/>
        </w:rPr>
        <w:t xml:space="preserve"> offer </w:t>
      </w:r>
      <w:r w:rsidR="00681894" w:rsidRPr="003C74EA">
        <w:rPr>
          <w:rFonts w:ascii="Times" w:eastAsia="Times New Roman" w:hAnsi="Times" w:cs="Times New Roman"/>
          <w:sz w:val="22"/>
          <w:szCs w:val="22"/>
          <w:lang w:val="en-GB"/>
        </w:rPr>
        <w:t xml:space="preserve">similar services and then </w:t>
      </w:r>
      <w:r w:rsidR="009F7B88" w:rsidRPr="003C74EA">
        <w:rPr>
          <w:rFonts w:ascii="Times" w:eastAsia="Times New Roman" w:hAnsi="Times" w:cs="Times New Roman"/>
          <w:sz w:val="22"/>
          <w:szCs w:val="22"/>
          <w:lang w:val="en-GB"/>
        </w:rPr>
        <w:t xml:space="preserve">functional requirements </w:t>
      </w:r>
      <w:r w:rsidR="00681894" w:rsidRPr="003C74EA">
        <w:rPr>
          <w:rFonts w:ascii="Times" w:eastAsia="Times New Roman" w:hAnsi="Times" w:cs="Times New Roman"/>
          <w:sz w:val="22"/>
          <w:szCs w:val="22"/>
          <w:lang w:val="en-GB"/>
        </w:rPr>
        <w:t xml:space="preserve">were created </w:t>
      </w:r>
      <w:r w:rsidR="00786A7C" w:rsidRPr="003C74EA">
        <w:rPr>
          <w:rFonts w:ascii="Times" w:eastAsia="Times New Roman" w:hAnsi="Times" w:cs="Times New Roman"/>
          <w:sz w:val="22"/>
          <w:szCs w:val="22"/>
          <w:lang w:val="en-GB"/>
        </w:rPr>
        <w:t xml:space="preserve">in order to </w:t>
      </w:r>
      <w:r w:rsidR="009F7B88" w:rsidRPr="003C74EA">
        <w:rPr>
          <w:rFonts w:ascii="Times" w:eastAsia="Times New Roman" w:hAnsi="Times" w:cs="Times New Roman"/>
          <w:sz w:val="22"/>
          <w:szCs w:val="22"/>
          <w:lang w:val="en-GB"/>
        </w:rPr>
        <w:t xml:space="preserve">measure Pinboard’s </w:t>
      </w:r>
      <w:r w:rsidR="00786A7C" w:rsidRPr="003C74EA">
        <w:rPr>
          <w:rFonts w:ascii="Times" w:eastAsia="Times New Roman" w:hAnsi="Times" w:cs="Times New Roman"/>
          <w:sz w:val="22"/>
          <w:szCs w:val="22"/>
          <w:lang w:val="en-GB"/>
        </w:rPr>
        <w:t xml:space="preserve">features for improvement and strengths </w:t>
      </w:r>
      <w:r w:rsidR="009F7B88" w:rsidRPr="003C74EA">
        <w:rPr>
          <w:rFonts w:ascii="Times" w:eastAsia="Times New Roman" w:hAnsi="Times" w:cs="Times New Roman"/>
          <w:sz w:val="22"/>
          <w:szCs w:val="22"/>
          <w:lang w:val="en-GB"/>
        </w:rPr>
        <w:t xml:space="preserve">over existing websites. </w:t>
      </w:r>
      <w:r w:rsidR="00681894" w:rsidRPr="003C74EA">
        <w:rPr>
          <w:rFonts w:ascii="Times" w:eastAsia="Times New Roman" w:hAnsi="Times" w:cs="Times New Roman"/>
          <w:sz w:val="22"/>
          <w:szCs w:val="22"/>
          <w:lang w:val="en-GB"/>
        </w:rPr>
        <w:t>Examples of existing websites</w:t>
      </w:r>
      <w:r w:rsidR="00B37784" w:rsidRPr="003C74EA">
        <w:rPr>
          <w:rFonts w:ascii="Times" w:eastAsia="Times New Roman" w:hAnsi="Times" w:cs="Times New Roman"/>
          <w:sz w:val="22"/>
          <w:szCs w:val="22"/>
          <w:lang w:val="en-GB"/>
        </w:rPr>
        <w:t xml:space="preserve"> are </w:t>
      </w:r>
      <w:r w:rsidR="00681894" w:rsidRPr="003C74EA">
        <w:rPr>
          <w:rFonts w:ascii="Times" w:eastAsia="Times New Roman" w:hAnsi="Times" w:cs="Times New Roman"/>
          <w:sz w:val="22"/>
          <w:szCs w:val="22"/>
          <w:shd w:val="clear" w:color="auto" w:fill="FFFFFF"/>
          <w:lang w:val="en-GB"/>
        </w:rPr>
        <w:t xml:space="preserve">Gumtree, </w:t>
      </w:r>
      <w:r w:rsidR="00BC619F" w:rsidRPr="003C74EA">
        <w:rPr>
          <w:rFonts w:ascii="Times" w:eastAsia="Times New Roman" w:hAnsi="Times" w:cs="Times New Roman"/>
          <w:sz w:val="22"/>
          <w:szCs w:val="22"/>
          <w:shd w:val="clear" w:color="auto" w:fill="FFFFFF"/>
          <w:lang w:val="en-GB"/>
        </w:rPr>
        <w:t xml:space="preserve">Preloved and </w:t>
      </w:r>
      <w:r w:rsidR="00681894" w:rsidRPr="003C74EA">
        <w:rPr>
          <w:rFonts w:ascii="Times" w:eastAsia="Times New Roman" w:hAnsi="Times" w:cs="Times New Roman"/>
          <w:sz w:val="22"/>
          <w:szCs w:val="22"/>
          <w:shd w:val="clear" w:color="auto" w:fill="FFFFFF"/>
          <w:lang w:val="en-GB"/>
        </w:rPr>
        <w:t>eBay</w:t>
      </w:r>
      <w:r w:rsidR="00B37784" w:rsidRPr="003C74EA">
        <w:rPr>
          <w:rFonts w:ascii="Times" w:eastAsia="Times New Roman" w:hAnsi="Times" w:cs="Times New Roman"/>
          <w:sz w:val="22"/>
          <w:szCs w:val="22"/>
          <w:lang w:val="en-GB"/>
        </w:rPr>
        <w:t>.</w:t>
      </w:r>
    </w:p>
    <w:p w14:paraId="78599E80" w14:textId="50A77695" w:rsidR="00774916" w:rsidRPr="003C74EA" w:rsidRDefault="00847ED2" w:rsidP="003C74EA">
      <w:pPr>
        <w:pStyle w:val="ListParagraph"/>
        <w:numPr>
          <w:ilvl w:val="0"/>
          <w:numId w:val="7"/>
        </w:numPr>
        <w:spacing w:line="360" w:lineRule="auto"/>
        <w:jc w:val="both"/>
        <w:rPr>
          <w:rFonts w:ascii="Times" w:eastAsia="Times New Roman" w:hAnsi="Times" w:cs="Times New Roman"/>
          <w:sz w:val="22"/>
          <w:szCs w:val="22"/>
          <w:lang w:val="en-GB"/>
        </w:rPr>
      </w:pPr>
      <w:r w:rsidRPr="003C74EA">
        <w:rPr>
          <w:rFonts w:ascii="Times" w:eastAsia="Times New Roman" w:hAnsi="Times" w:cs="Times New Roman"/>
          <w:i/>
          <w:sz w:val="22"/>
          <w:szCs w:val="22"/>
          <w:lang w:val="en-GB"/>
        </w:rPr>
        <w:t>System</w:t>
      </w:r>
      <w:r w:rsidR="00094983" w:rsidRPr="003C74EA">
        <w:rPr>
          <w:rFonts w:ascii="Times" w:eastAsia="Times New Roman" w:hAnsi="Times" w:cs="Times New Roman"/>
          <w:i/>
          <w:sz w:val="22"/>
          <w:szCs w:val="22"/>
          <w:lang w:val="en-GB"/>
        </w:rPr>
        <w:t xml:space="preserve"> analysis, requirements definition</w:t>
      </w:r>
      <w:r w:rsidRPr="003C74EA">
        <w:rPr>
          <w:rFonts w:ascii="Times" w:eastAsia="Times New Roman" w:hAnsi="Times" w:cs="Times New Roman"/>
          <w:i/>
          <w:sz w:val="22"/>
          <w:szCs w:val="22"/>
          <w:lang w:val="en-GB"/>
        </w:rPr>
        <w:t>:</w:t>
      </w:r>
      <w:r w:rsidRPr="003C74EA">
        <w:rPr>
          <w:rFonts w:ascii="Times" w:eastAsia="Times New Roman" w:hAnsi="Times" w:cs="Times New Roman"/>
          <w:sz w:val="22"/>
          <w:szCs w:val="22"/>
          <w:lang w:val="en-GB"/>
        </w:rPr>
        <w:t xml:space="preserve"> Functional and non-functional requirements </w:t>
      </w:r>
      <w:r w:rsidR="00681894" w:rsidRPr="003C74EA">
        <w:rPr>
          <w:rFonts w:ascii="Times" w:eastAsia="Times New Roman" w:hAnsi="Times" w:cs="Times New Roman"/>
          <w:sz w:val="22"/>
          <w:szCs w:val="22"/>
          <w:lang w:val="en-GB"/>
        </w:rPr>
        <w:t>were</w:t>
      </w:r>
      <w:r w:rsidR="00786A7C" w:rsidRPr="003C74EA">
        <w:rPr>
          <w:rFonts w:ascii="Times" w:eastAsia="Times New Roman" w:hAnsi="Times" w:cs="Times New Roman"/>
          <w:sz w:val="22"/>
          <w:szCs w:val="22"/>
          <w:lang w:val="en-GB"/>
        </w:rPr>
        <w:t xml:space="preserve"> defined and analysed </w:t>
      </w:r>
      <w:r w:rsidR="00681894" w:rsidRPr="003C74EA">
        <w:rPr>
          <w:rFonts w:ascii="Times" w:eastAsia="Times New Roman" w:hAnsi="Times" w:cs="Times New Roman"/>
          <w:sz w:val="22"/>
          <w:szCs w:val="22"/>
          <w:lang w:val="en-GB"/>
        </w:rPr>
        <w:t>to create</w:t>
      </w:r>
      <w:r w:rsidRPr="003C74EA">
        <w:rPr>
          <w:rFonts w:ascii="Times" w:eastAsia="Times New Roman" w:hAnsi="Times" w:cs="Times New Roman"/>
          <w:sz w:val="22"/>
          <w:szCs w:val="22"/>
          <w:lang w:val="en-GB"/>
        </w:rPr>
        <w:t xml:space="preserve"> a Business Requirement Document (BRD). </w:t>
      </w:r>
    </w:p>
    <w:p w14:paraId="212299BA" w14:textId="1C2AB42F" w:rsidR="00094983" w:rsidRPr="003C74EA" w:rsidRDefault="00094983" w:rsidP="003C74EA">
      <w:pPr>
        <w:pStyle w:val="ListParagraph"/>
        <w:numPr>
          <w:ilvl w:val="0"/>
          <w:numId w:val="7"/>
        </w:numPr>
        <w:spacing w:line="360" w:lineRule="auto"/>
        <w:jc w:val="both"/>
        <w:rPr>
          <w:rFonts w:ascii="Times" w:eastAsia="Times New Roman" w:hAnsi="Times" w:cs="Times New Roman"/>
          <w:sz w:val="22"/>
          <w:szCs w:val="22"/>
          <w:lang w:val="en-GB"/>
        </w:rPr>
      </w:pPr>
      <w:r w:rsidRPr="003C74EA">
        <w:rPr>
          <w:rFonts w:ascii="Times" w:eastAsia="Times New Roman" w:hAnsi="Times" w:cs="Times New Roman"/>
          <w:i/>
          <w:sz w:val="22"/>
          <w:szCs w:val="22"/>
          <w:lang w:val="en-GB"/>
        </w:rPr>
        <w:t>System design:</w:t>
      </w:r>
      <w:r w:rsidRPr="003C74EA">
        <w:rPr>
          <w:rFonts w:ascii="Times" w:eastAsia="Times New Roman" w:hAnsi="Times" w:cs="Times New Roman"/>
          <w:sz w:val="22"/>
          <w:szCs w:val="22"/>
          <w:lang w:val="en-GB"/>
        </w:rPr>
        <w:t xml:space="preserve"> To support the BRD, features of the website </w:t>
      </w:r>
      <w:r w:rsidR="00681894" w:rsidRPr="003C74EA">
        <w:rPr>
          <w:rFonts w:ascii="Times" w:eastAsia="Times New Roman" w:hAnsi="Times" w:cs="Times New Roman"/>
          <w:sz w:val="22"/>
          <w:szCs w:val="22"/>
          <w:lang w:val="en-GB"/>
        </w:rPr>
        <w:t>were</w:t>
      </w:r>
      <w:r w:rsidRPr="003C74EA">
        <w:rPr>
          <w:rFonts w:ascii="Times" w:eastAsia="Times New Roman" w:hAnsi="Times" w:cs="Times New Roman"/>
          <w:sz w:val="22"/>
          <w:szCs w:val="22"/>
          <w:lang w:val="en-GB"/>
        </w:rPr>
        <w:t xml:space="preserve"> </w:t>
      </w:r>
      <w:r w:rsidR="00681894" w:rsidRPr="003C74EA">
        <w:rPr>
          <w:rFonts w:ascii="Times" w:eastAsia="Times New Roman" w:hAnsi="Times" w:cs="Times New Roman"/>
          <w:sz w:val="22"/>
          <w:szCs w:val="22"/>
          <w:lang w:val="en-GB"/>
        </w:rPr>
        <w:t>defined</w:t>
      </w:r>
      <w:r w:rsidRPr="003C74EA">
        <w:rPr>
          <w:rFonts w:ascii="Times" w:eastAsia="Times New Roman" w:hAnsi="Times" w:cs="Times New Roman"/>
          <w:sz w:val="22"/>
          <w:szCs w:val="22"/>
          <w:lang w:val="en-GB"/>
        </w:rPr>
        <w:t xml:space="preserve"> and screen layouts</w:t>
      </w:r>
      <w:r w:rsidR="00786A7C" w:rsidRPr="003C74EA">
        <w:rPr>
          <w:rFonts w:ascii="Times" w:eastAsia="Times New Roman" w:hAnsi="Times" w:cs="Times New Roman"/>
          <w:sz w:val="22"/>
          <w:szCs w:val="22"/>
          <w:lang w:val="en-GB"/>
        </w:rPr>
        <w:t xml:space="preserve"> as well as process diagrams</w:t>
      </w:r>
      <w:r w:rsidRPr="003C74EA">
        <w:rPr>
          <w:rFonts w:ascii="Times" w:eastAsia="Times New Roman" w:hAnsi="Times" w:cs="Times New Roman"/>
          <w:sz w:val="22"/>
          <w:szCs w:val="22"/>
          <w:lang w:val="en-GB"/>
        </w:rPr>
        <w:t xml:space="preserve"> </w:t>
      </w:r>
      <w:r w:rsidR="00786A7C" w:rsidRPr="003C74EA">
        <w:rPr>
          <w:rFonts w:ascii="Times" w:eastAsia="Times New Roman" w:hAnsi="Times" w:cs="Times New Roman"/>
          <w:sz w:val="22"/>
          <w:szCs w:val="22"/>
          <w:lang w:val="en-GB"/>
        </w:rPr>
        <w:t>are</w:t>
      </w:r>
      <w:r w:rsidRPr="003C74EA">
        <w:rPr>
          <w:rFonts w:ascii="Times" w:eastAsia="Times New Roman" w:hAnsi="Times" w:cs="Times New Roman"/>
          <w:sz w:val="22"/>
          <w:szCs w:val="22"/>
          <w:lang w:val="en-GB"/>
        </w:rPr>
        <w:t xml:space="preserve"> created.</w:t>
      </w:r>
    </w:p>
    <w:p w14:paraId="4770268C" w14:textId="4C90ECD3" w:rsidR="00094983" w:rsidRPr="003C74EA" w:rsidRDefault="00094983" w:rsidP="003C74EA">
      <w:pPr>
        <w:pStyle w:val="ListParagraph"/>
        <w:numPr>
          <w:ilvl w:val="0"/>
          <w:numId w:val="7"/>
        </w:numPr>
        <w:spacing w:line="360" w:lineRule="auto"/>
        <w:jc w:val="both"/>
        <w:rPr>
          <w:rFonts w:ascii="Times" w:eastAsia="Times New Roman" w:hAnsi="Times" w:cs="Times New Roman"/>
          <w:sz w:val="22"/>
          <w:szCs w:val="22"/>
          <w:lang w:val="en-GB"/>
        </w:rPr>
      </w:pPr>
      <w:r w:rsidRPr="003C74EA">
        <w:rPr>
          <w:rFonts w:ascii="Times" w:eastAsia="Times New Roman" w:hAnsi="Times" w:cs="Times New Roman"/>
          <w:i/>
          <w:sz w:val="22"/>
          <w:szCs w:val="22"/>
          <w:lang w:val="en-GB"/>
        </w:rPr>
        <w:t>System Development:</w:t>
      </w:r>
      <w:r w:rsidRPr="003C74EA">
        <w:rPr>
          <w:rFonts w:ascii="Times" w:eastAsia="Times New Roman" w:hAnsi="Times" w:cs="Times New Roman"/>
          <w:sz w:val="22"/>
          <w:szCs w:val="22"/>
          <w:lang w:val="en-GB"/>
        </w:rPr>
        <w:t xml:space="preserve"> In preparation for the development of the website, a request was made to the IT Services team </w:t>
      </w:r>
      <w:r w:rsidR="00681894" w:rsidRPr="003C74EA">
        <w:rPr>
          <w:rFonts w:ascii="Times" w:eastAsia="Times New Roman" w:hAnsi="Times" w:cs="Times New Roman"/>
          <w:sz w:val="22"/>
          <w:szCs w:val="22"/>
          <w:lang w:val="en-GB"/>
        </w:rPr>
        <w:t>to enable</w:t>
      </w:r>
      <w:r w:rsidRPr="003C74EA">
        <w:rPr>
          <w:rFonts w:ascii="Times" w:eastAsia="Times New Roman" w:hAnsi="Times" w:cs="Times New Roman"/>
          <w:sz w:val="22"/>
          <w:szCs w:val="22"/>
          <w:lang w:val="en-GB"/>
        </w:rPr>
        <w:t xml:space="preserve"> access to a Tomcat server and a MySQL database backend.</w:t>
      </w:r>
      <w:r w:rsidR="00FE77DE" w:rsidRPr="003C74EA">
        <w:rPr>
          <w:rFonts w:ascii="Times" w:eastAsia="Times New Roman" w:hAnsi="Times" w:cs="Times New Roman"/>
          <w:sz w:val="22"/>
          <w:szCs w:val="22"/>
          <w:lang w:val="en-GB"/>
        </w:rPr>
        <w:t xml:space="preserve"> </w:t>
      </w:r>
      <w:r w:rsidR="00274F4E" w:rsidRPr="003C74EA">
        <w:rPr>
          <w:rFonts w:ascii="Times" w:eastAsia="Times New Roman" w:hAnsi="Times" w:cs="Times New Roman"/>
          <w:sz w:val="22"/>
          <w:szCs w:val="22"/>
          <w:lang w:val="en-GB"/>
        </w:rPr>
        <w:t xml:space="preserve">Following the creation of </w:t>
      </w:r>
      <w:r w:rsidR="00FE77DE" w:rsidRPr="003C74EA">
        <w:rPr>
          <w:rFonts w:ascii="Times" w:eastAsia="Times New Roman" w:hAnsi="Times" w:cs="Times New Roman"/>
          <w:sz w:val="22"/>
          <w:szCs w:val="22"/>
          <w:lang w:val="en-GB"/>
        </w:rPr>
        <w:t>Pinboard’s home</w:t>
      </w:r>
      <w:r w:rsidR="00274F4E" w:rsidRPr="003C74EA">
        <w:rPr>
          <w:rFonts w:ascii="Times" w:eastAsia="Times New Roman" w:hAnsi="Times" w:cs="Times New Roman"/>
          <w:sz w:val="22"/>
          <w:szCs w:val="22"/>
          <w:lang w:val="en-GB"/>
        </w:rPr>
        <w:t xml:space="preserve"> page, </w:t>
      </w:r>
      <w:r w:rsidR="00FE77DE" w:rsidRPr="003C74EA">
        <w:rPr>
          <w:rFonts w:ascii="Times" w:eastAsia="Times New Roman" w:hAnsi="Times" w:cs="Times New Roman"/>
          <w:sz w:val="22"/>
          <w:szCs w:val="22"/>
          <w:lang w:val="en-GB"/>
        </w:rPr>
        <w:t xml:space="preserve">the login functionality for the user </w:t>
      </w:r>
      <w:r w:rsidR="00274F4E" w:rsidRPr="003C74EA">
        <w:rPr>
          <w:rFonts w:ascii="Times" w:eastAsia="Times New Roman" w:hAnsi="Times" w:cs="Times New Roman"/>
          <w:sz w:val="22"/>
          <w:szCs w:val="22"/>
          <w:lang w:val="en-GB"/>
        </w:rPr>
        <w:t>was developed</w:t>
      </w:r>
      <w:r w:rsidR="00FE77DE" w:rsidRPr="003C74EA">
        <w:rPr>
          <w:rFonts w:ascii="Times" w:eastAsia="Times New Roman" w:hAnsi="Times" w:cs="Times New Roman"/>
          <w:sz w:val="22"/>
          <w:szCs w:val="22"/>
          <w:lang w:val="en-GB"/>
        </w:rPr>
        <w:t xml:space="preserve">. Appropriate measures were taken to ensure that input text submitted by users is secure and the website is protected from attacks. </w:t>
      </w:r>
      <w:r w:rsidR="00274F4E" w:rsidRPr="003C74EA">
        <w:rPr>
          <w:rFonts w:ascii="Times" w:eastAsia="Times New Roman" w:hAnsi="Times" w:cs="Times New Roman"/>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change their password and additional buttons to share the website on social media channels.  </w:t>
      </w:r>
    </w:p>
    <w:p w14:paraId="39E8947C" w14:textId="651F3A87" w:rsidR="00754105" w:rsidRPr="003C74EA" w:rsidRDefault="00FE77DE" w:rsidP="003C74EA">
      <w:pPr>
        <w:pStyle w:val="ListParagraph"/>
        <w:numPr>
          <w:ilvl w:val="0"/>
          <w:numId w:val="7"/>
        </w:numPr>
        <w:spacing w:line="360" w:lineRule="auto"/>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i/>
          <w:sz w:val="22"/>
          <w:szCs w:val="22"/>
          <w:lang w:val="en-GB"/>
        </w:rPr>
        <w:t>Test and evaluation:</w:t>
      </w:r>
      <w:r w:rsidRPr="003C74EA">
        <w:rPr>
          <w:rFonts w:ascii="Times" w:eastAsia="Times New Roman" w:hAnsi="Times" w:cs="Times New Roman"/>
          <w:sz w:val="22"/>
          <w:szCs w:val="22"/>
          <w:lang w:val="en-GB"/>
        </w:rPr>
        <w:t xml:space="preserve"> </w:t>
      </w:r>
      <w:r w:rsidR="00AB3C27" w:rsidRPr="003C74EA">
        <w:rPr>
          <w:rFonts w:ascii="Times" w:eastAsia="Times New Roman" w:hAnsi="Times" w:cs="Times New Roman"/>
          <w:sz w:val="22"/>
          <w:szCs w:val="22"/>
          <w:lang w:val="en-GB"/>
        </w:rPr>
        <w:t xml:space="preserve">Following the completion </w:t>
      </w:r>
      <w:r w:rsidR="00911860" w:rsidRPr="003C74EA">
        <w:rPr>
          <w:rFonts w:ascii="Times" w:eastAsia="Times New Roman" w:hAnsi="Times" w:cs="Times New Roman"/>
          <w:sz w:val="22"/>
          <w:szCs w:val="22"/>
          <w:lang w:val="en-GB"/>
        </w:rPr>
        <w:t>of development</w:t>
      </w:r>
      <w:r w:rsidR="00AB3C27" w:rsidRPr="003C74EA">
        <w:rPr>
          <w:rFonts w:ascii="Times" w:eastAsia="Times New Roman" w:hAnsi="Times" w:cs="Times New Roman"/>
          <w:sz w:val="22"/>
          <w:szCs w:val="22"/>
          <w:lang w:val="en-GB"/>
        </w:rPr>
        <w:t xml:space="preserve"> the system </w:t>
      </w:r>
      <w:r w:rsidR="00274F4E" w:rsidRPr="003C74EA">
        <w:rPr>
          <w:rFonts w:ascii="Times" w:eastAsia="Times New Roman" w:hAnsi="Times" w:cs="Times New Roman"/>
          <w:sz w:val="22"/>
          <w:szCs w:val="22"/>
          <w:lang w:val="en-GB"/>
        </w:rPr>
        <w:t>was</w:t>
      </w:r>
      <w:r w:rsidR="00AB3C27" w:rsidRPr="003C74EA">
        <w:rPr>
          <w:rFonts w:ascii="Times" w:eastAsia="Times New Roman" w:hAnsi="Times" w:cs="Times New Roman"/>
          <w:sz w:val="22"/>
          <w:szCs w:val="22"/>
          <w:lang w:val="en-GB"/>
        </w:rPr>
        <w:t xml:space="preserve"> tested to ensure that each re</w:t>
      </w:r>
      <w:r w:rsidR="00911860" w:rsidRPr="003C74EA">
        <w:rPr>
          <w:rFonts w:ascii="Times" w:eastAsia="Times New Roman" w:hAnsi="Times" w:cs="Times New Roman"/>
          <w:sz w:val="22"/>
          <w:szCs w:val="22"/>
          <w:lang w:val="en-GB"/>
        </w:rPr>
        <w:t xml:space="preserve">quirement is met. </w:t>
      </w:r>
      <w:r w:rsidR="00274F4E" w:rsidRPr="003C74EA">
        <w:rPr>
          <w:rFonts w:ascii="Times" w:eastAsia="Times New Roman" w:hAnsi="Times" w:cs="Times New Roman"/>
          <w:sz w:val="22"/>
          <w:szCs w:val="22"/>
          <w:lang w:val="en-GB"/>
        </w:rPr>
        <w:t>Test of</w:t>
      </w:r>
      <w:r w:rsidR="00AB3C27" w:rsidRPr="003C74EA">
        <w:rPr>
          <w:rFonts w:ascii="Times" w:eastAsia="Times New Roman" w:hAnsi="Times" w:cs="Times New Roman"/>
          <w:sz w:val="22"/>
          <w:szCs w:val="22"/>
          <w:lang w:val="en-GB"/>
        </w:rPr>
        <w:t xml:space="preserve"> functional requirements</w:t>
      </w:r>
      <w:r w:rsidR="00274F4E" w:rsidRPr="003C74EA">
        <w:rPr>
          <w:rFonts w:ascii="Times" w:eastAsia="Times New Roman" w:hAnsi="Times" w:cs="Times New Roman"/>
          <w:sz w:val="22"/>
          <w:szCs w:val="22"/>
          <w:lang w:val="en-GB"/>
        </w:rPr>
        <w:t xml:space="preserve"> ensure that different web browsers can be used to open the website</w:t>
      </w:r>
      <w:r w:rsidR="008C20A8" w:rsidRPr="003C74EA">
        <w:rPr>
          <w:rFonts w:ascii="Times" w:eastAsia="Times New Roman" w:hAnsi="Times" w:cs="Times New Roman"/>
          <w:sz w:val="22"/>
          <w:szCs w:val="22"/>
          <w:lang w:val="en-GB"/>
        </w:rPr>
        <w:t xml:space="preserve"> and unexpected behaviour or crash of the web client is avoided. The full list of functional requirements can be found in section </w:t>
      </w:r>
      <w:r w:rsidR="008C20A8" w:rsidRPr="003C74EA">
        <w:rPr>
          <w:rFonts w:ascii="Times" w:eastAsia="Times New Roman" w:hAnsi="Times" w:cs="Times New Roman"/>
          <w:i/>
          <w:sz w:val="22"/>
          <w:szCs w:val="22"/>
          <w:lang w:val="en-GB"/>
        </w:rPr>
        <w:t>‘3.2.1 Functional and non-functional requirements’</w:t>
      </w:r>
      <w:r w:rsidR="008C20A8" w:rsidRPr="003C74EA">
        <w:rPr>
          <w:rFonts w:ascii="Times" w:eastAsia="Times New Roman" w:hAnsi="Times" w:cs="Times New Roman"/>
          <w:sz w:val="22"/>
          <w:szCs w:val="22"/>
          <w:lang w:val="en-GB"/>
        </w:rPr>
        <w:t xml:space="preserve">. Tests were also undertaken to tackle </w:t>
      </w:r>
      <w:r w:rsidR="00AB3C27" w:rsidRPr="003C74EA">
        <w:rPr>
          <w:rFonts w:ascii="Times" w:eastAsia="Times New Roman" w:hAnsi="Times" w:cs="Times New Roman"/>
          <w:sz w:val="22"/>
          <w:szCs w:val="22"/>
          <w:lang w:val="en-GB"/>
        </w:rPr>
        <w:t>security concerns</w:t>
      </w:r>
      <w:r w:rsidR="00274F4E" w:rsidRPr="003C74EA">
        <w:rPr>
          <w:rFonts w:ascii="Times" w:eastAsia="Times New Roman" w:hAnsi="Times" w:cs="Times New Roman"/>
          <w:sz w:val="22"/>
          <w:szCs w:val="22"/>
          <w:lang w:val="en-GB"/>
        </w:rPr>
        <w:t xml:space="preserve"> </w:t>
      </w:r>
      <w:r w:rsidR="008C20A8" w:rsidRPr="003C74EA">
        <w:rPr>
          <w:rFonts w:ascii="Times" w:eastAsia="Times New Roman" w:hAnsi="Times" w:cs="Times New Roman"/>
          <w:sz w:val="22"/>
          <w:szCs w:val="22"/>
          <w:lang w:val="en-GB"/>
        </w:rPr>
        <w:t>such as unauthorized access to the website or SQL injection by attackers.</w:t>
      </w:r>
      <w:r w:rsidR="00AB3C27" w:rsidRPr="003C74EA">
        <w:rPr>
          <w:rFonts w:ascii="Times" w:eastAsia="Times New Roman" w:hAnsi="Times" w:cs="Times New Roman"/>
          <w:sz w:val="22"/>
          <w:szCs w:val="22"/>
          <w:lang w:val="en-GB"/>
        </w:rPr>
        <w:t xml:space="preserve"> </w:t>
      </w:r>
      <w:r w:rsidR="008C20A8" w:rsidRPr="003C74EA">
        <w:rPr>
          <w:rFonts w:ascii="Times" w:eastAsia="Times New Roman" w:hAnsi="Times" w:cs="Times New Roman"/>
          <w:sz w:val="22"/>
          <w:szCs w:val="22"/>
          <w:lang w:val="en-GB"/>
        </w:rPr>
        <w:t xml:space="preserve">Finally, </w:t>
      </w:r>
      <w:r w:rsidR="00AB3C27" w:rsidRPr="003C74EA">
        <w:rPr>
          <w:rFonts w:ascii="Times" w:eastAsia="Times New Roman" w:hAnsi="Times" w:cs="Times New Roman"/>
          <w:sz w:val="22"/>
          <w:szCs w:val="22"/>
          <w:lang w:val="en-GB"/>
        </w:rPr>
        <w:t xml:space="preserve">User Acceptance Testing (UAT) </w:t>
      </w:r>
      <w:r w:rsidR="008C20A8" w:rsidRPr="003C74EA">
        <w:rPr>
          <w:rFonts w:ascii="Times" w:eastAsia="Times New Roman" w:hAnsi="Times" w:cs="Times New Roman"/>
          <w:sz w:val="22"/>
          <w:szCs w:val="22"/>
          <w:lang w:val="en-GB"/>
        </w:rPr>
        <w:t xml:space="preserve">was performed </w:t>
      </w:r>
      <w:r w:rsidR="00AB3C27" w:rsidRPr="003C74EA">
        <w:rPr>
          <w:rFonts w:ascii="Times" w:eastAsia="Times New Roman" w:hAnsi="Times" w:cs="Times New Roman"/>
          <w:sz w:val="22"/>
          <w:szCs w:val="22"/>
          <w:lang w:val="en-GB"/>
        </w:rPr>
        <w:t xml:space="preserve">to ensure that early adopters are happy with the service and functionalities offered by the website. </w:t>
      </w:r>
      <w:r w:rsidR="00A0554B" w:rsidRPr="003C74EA">
        <w:rPr>
          <w:rFonts w:ascii="Times" w:eastAsia="Times New Roman" w:hAnsi="Times" w:cs="Times New Roman"/>
          <w:sz w:val="22"/>
          <w:szCs w:val="22"/>
          <w:shd w:val="clear" w:color="auto" w:fill="FFFFFF"/>
          <w:lang w:val="en-GB"/>
        </w:rPr>
        <w:br w:type="page"/>
      </w:r>
    </w:p>
    <w:p w14:paraId="67470742" w14:textId="77777777" w:rsidR="008D4B13" w:rsidRPr="003C74EA" w:rsidRDefault="008D4B13" w:rsidP="003C74EA">
      <w:pPr>
        <w:pStyle w:val="Heading1"/>
        <w:numPr>
          <w:ilvl w:val="0"/>
          <w:numId w:val="13"/>
        </w:numPr>
        <w:spacing w:line="360" w:lineRule="auto"/>
        <w:contextualSpacing/>
        <w:jc w:val="both"/>
        <w:rPr>
          <w:rFonts w:ascii="Times" w:hAnsi="Times" w:cs="Times New Roman"/>
          <w:color w:val="auto"/>
          <w:sz w:val="22"/>
          <w:szCs w:val="22"/>
          <w:lang w:val="en-GB"/>
        </w:rPr>
      </w:pPr>
      <w:bookmarkStart w:id="1077" w:name="_Toc290429759"/>
      <w:r w:rsidRPr="003C74EA">
        <w:rPr>
          <w:rFonts w:ascii="Times" w:hAnsi="Times" w:cs="Times New Roman"/>
          <w:color w:val="auto"/>
          <w:sz w:val="22"/>
          <w:szCs w:val="22"/>
          <w:lang w:val="en-GB"/>
        </w:rPr>
        <w:t>Literature review</w:t>
      </w:r>
      <w:bookmarkEnd w:id="1077"/>
    </w:p>
    <w:p w14:paraId="2AEE6A9C" w14:textId="77777777" w:rsidR="008D4B13" w:rsidRPr="003C74EA" w:rsidRDefault="008D4B13"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078" w:name="_Toc290429760"/>
      <w:r w:rsidRPr="003C74EA">
        <w:rPr>
          <w:rFonts w:ascii="Times" w:hAnsi="Times" w:cs="Times New Roman"/>
          <w:color w:val="auto"/>
          <w:sz w:val="22"/>
          <w:szCs w:val="22"/>
          <w:lang w:val="en-GB"/>
        </w:rPr>
        <w:t>Background research</w:t>
      </w:r>
      <w:bookmarkEnd w:id="1078"/>
      <w:r w:rsidRPr="003C74EA">
        <w:rPr>
          <w:rFonts w:ascii="Times" w:hAnsi="Times" w:cs="Times New Roman"/>
          <w:color w:val="auto"/>
          <w:sz w:val="22"/>
          <w:szCs w:val="22"/>
          <w:lang w:val="en-GB"/>
        </w:rPr>
        <w:t xml:space="preserve"> </w:t>
      </w:r>
    </w:p>
    <w:p w14:paraId="4A67B6A1" w14:textId="4F398D76" w:rsidR="008838C1" w:rsidRPr="003C74EA" w:rsidRDefault="009F7B88" w:rsidP="003C74EA">
      <w:pPr>
        <w:spacing w:line="360" w:lineRule="auto"/>
        <w:contextualSpacing/>
        <w:jc w:val="both"/>
        <w:rPr>
          <w:rFonts w:ascii="Times" w:eastAsia="Times New Roman" w:hAnsi="Times" w:cs="Times New Roman"/>
          <w:sz w:val="22"/>
          <w:szCs w:val="22"/>
          <w:shd w:val="clear" w:color="auto" w:fill="FFFFFF"/>
          <w:lang w:val="en-GB"/>
        </w:rPr>
        <w:sectPr w:rsidR="008838C1" w:rsidRPr="003C74EA" w:rsidSect="001B2A74">
          <w:pgSz w:w="11900" w:h="16840"/>
          <w:pgMar w:top="1440" w:right="1440" w:bottom="1440" w:left="1440" w:header="708" w:footer="1161" w:gutter="0"/>
          <w:cols w:space="708"/>
          <w:titlePg/>
          <w:docGrid w:linePitch="360"/>
        </w:sectPr>
      </w:pPr>
      <w:r w:rsidRPr="003C74EA">
        <w:rPr>
          <w:rFonts w:ascii="Times" w:eastAsia="Times New Roman" w:hAnsi="Times" w:cs="Times New Roman"/>
          <w:sz w:val="22"/>
          <w:szCs w:val="22"/>
          <w:shd w:val="clear" w:color="auto" w:fill="FFFFFF"/>
          <w:lang w:val="en-GB"/>
        </w:rPr>
        <w:t xml:space="preserve">Background research </w:t>
      </w:r>
      <w:r w:rsidR="00461379" w:rsidRPr="003C74EA">
        <w:rPr>
          <w:rFonts w:ascii="Times" w:eastAsia="Times New Roman" w:hAnsi="Times" w:cs="Times New Roman"/>
          <w:sz w:val="22"/>
          <w:szCs w:val="22"/>
          <w:shd w:val="clear" w:color="auto" w:fill="FFFFFF"/>
          <w:lang w:val="en-GB"/>
        </w:rPr>
        <w:t>was undertaken</w:t>
      </w:r>
      <w:r w:rsidRPr="003C74EA">
        <w:rPr>
          <w:rFonts w:ascii="Times" w:eastAsia="Times New Roman" w:hAnsi="Times" w:cs="Times New Roman"/>
          <w:sz w:val="22"/>
          <w:szCs w:val="22"/>
          <w:shd w:val="clear" w:color="auto" w:fill="FFFFFF"/>
          <w:lang w:val="en-GB"/>
        </w:rPr>
        <w:t xml:space="preserve"> to identify other solutions that offer similar functionalities and understand </w:t>
      </w:r>
      <w:r w:rsidR="003B0809" w:rsidRPr="003C74EA">
        <w:rPr>
          <w:rFonts w:ascii="Times" w:eastAsia="Times New Roman" w:hAnsi="Times" w:cs="Times New Roman"/>
          <w:sz w:val="22"/>
          <w:szCs w:val="22"/>
          <w:shd w:val="clear" w:color="auto" w:fill="FFFFFF"/>
          <w:lang w:val="en-GB"/>
        </w:rPr>
        <w:t xml:space="preserve">how </w:t>
      </w:r>
      <w:r w:rsidR="00474C6A" w:rsidRPr="003C74EA">
        <w:rPr>
          <w:rFonts w:ascii="Times" w:eastAsia="Times New Roman" w:hAnsi="Times" w:cs="Times New Roman"/>
          <w:sz w:val="22"/>
          <w:szCs w:val="22"/>
          <w:shd w:val="clear" w:color="auto" w:fill="FFFFFF"/>
          <w:lang w:val="en-GB"/>
        </w:rPr>
        <w:t>those</w:t>
      </w:r>
      <w:r w:rsidR="003B0809" w:rsidRPr="003C74EA">
        <w:rPr>
          <w:rFonts w:ascii="Times" w:eastAsia="Times New Roman" w:hAnsi="Times" w:cs="Times New Roman"/>
          <w:sz w:val="22"/>
          <w:szCs w:val="22"/>
          <w:shd w:val="clear" w:color="auto" w:fill="FFFFFF"/>
          <w:lang w:val="en-GB"/>
        </w:rPr>
        <w:t xml:space="preserve"> website</w:t>
      </w:r>
      <w:r w:rsidR="00474C6A" w:rsidRPr="003C74EA">
        <w:rPr>
          <w:rFonts w:ascii="Times" w:eastAsia="Times New Roman" w:hAnsi="Times" w:cs="Times New Roman"/>
          <w:sz w:val="22"/>
          <w:szCs w:val="22"/>
          <w:shd w:val="clear" w:color="auto" w:fill="FFFFFF"/>
          <w:lang w:val="en-GB"/>
        </w:rPr>
        <w:t>s</w:t>
      </w:r>
      <w:r w:rsidR="003B0809" w:rsidRPr="003C74EA">
        <w:rPr>
          <w:rFonts w:ascii="Times" w:eastAsia="Times New Roman" w:hAnsi="Times" w:cs="Times New Roman"/>
          <w:sz w:val="22"/>
          <w:szCs w:val="22"/>
          <w:shd w:val="clear" w:color="auto" w:fill="FFFFFF"/>
          <w:lang w:val="en-GB"/>
        </w:rPr>
        <w:t xml:space="preserve"> </w:t>
      </w:r>
      <w:r w:rsidR="00461379" w:rsidRPr="003C74EA">
        <w:rPr>
          <w:rFonts w:ascii="Times" w:eastAsia="Times New Roman" w:hAnsi="Times" w:cs="Times New Roman"/>
          <w:sz w:val="22"/>
          <w:szCs w:val="22"/>
          <w:shd w:val="clear" w:color="auto" w:fill="FFFFFF"/>
          <w:lang w:val="en-GB"/>
        </w:rPr>
        <w:t>are</w:t>
      </w:r>
      <w:r w:rsidR="003B0809" w:rsidRPr="003C74EA">
        <w:rPr>
          <w:rFonts w:ascii="Times" w:eastAsia="Times New Roman" w:hAnsi="Times" w:cs="Times New Roman"/>
          <w:sz w:val="22"/>
          <w:szCs w:val="22"/>
          <w:shd w:val="clear" w:color="auto" w:fill="FFFFFF"/>
          <w:lang w:val="en-GB"/>
        </w:rPr>
        <w:t xml:space="preserve"> developed. </w:t>
      </w:r>
      <w:r w:rsidRPr="003C74EA">
        <w:rPr>
          <w:rFonts w:ascii="Times" w:eastAsia="Times New Roman" w:hAnsi="Times" w:cs="Times New Roman"/>
          <w:sz w:val="22"/>
          <w:szCs w:val="22"/>
          <w:shd w:val="clear" w:color="auto" w:fill="FFFFFF"/>
          <w:lang w:val="en-GB"/>
        </w:rPr>
        <w:t>Identification of the</w:t>
      </w:r>
      <w:r w:rsidR="00474C6A" w:rsidRPr="003C74EA">
        <w:rPr>
          <w:rFonts w:ascii="Times" w:eastAsia="Times New Roman" w:hAnsi="Times" w:cs="Times New Roman"/>
          <w:sz w:val="22"/>
          <w:szCs w:val="22"/>
          <w:shd w:val="clear" w:color="auto" w:fill="FFFFFF"/>
          <w:lang w:val="en-GB"/>
        </w:rPr>
        <w:t>ir strengths and weakness help</w:t>
      </w:r>
      <w:r w:rsidR="00461379" w:rsidRPr="003C74EA">
        <w:rPr>
          <w:rFonts w:ascii="Times" w:eastAsia="Times New Roman" w:hAnsi="Times" w:cs="Times New Roman"/>
          <w:sz w:val="22"/>
          <w:szCs w:val="22"/>
          <w:shd w:val="clear" w:color="auto" w:fill="FFFFFF"/>
          <w:lang w:val="en-GB"/>
        </w:rPr>
        <w:t>ed</w:t>
      </w:r>
      <w:r w:rsidRPr="003C74EA">
        <w:rPr>
          <w:rFonts w:ascii="Times" w:eastAsia="Times New Roman" w:hAnsi="Times" w:cs="Times New Roman"/>
          <w:sz w:val="22"/>
          <w:szCs w:val="22"/>
          <w:shd w:val="clear" w:color="auto" w:fill="FFFFFF"/>
          <w:lang w:val="en-GB"/>
        </w:rPr>
        <w:t xml:space="preserve"> </w:t>
      </w:r>
      <w:r w:rsidR="00461379" w:rsidRPr="003C74EA">
        <w:rPr>
          <w:rFonts w:ascii="Times" w:eastAsia="Times New Roman" w:hAnsi="Times" w:cs="Times New Roman"/>
          <w:sz w:val="22"/>
          <w:szCs w:val="22"/>
          <w:shd w:val="clear" w:color="auto" w:fill="FFFFFF"/>
          <w:lang w:val="en-GB"/>
        </w:rPr>
        <w:t>identify</w:t>
      </w:r>
      <w:r w:rsidR="00474C6A" w:rsidRPr="003C74EA">
        <w:rPr>
          <w:rFonts w:ascii="Times" w:eastAsia="Times New Roman" w:hAnsi="Times" w:cs="Times New Roman"/>
          <w:sz w:val="22"/>
          <w:szCs w:val="22"/>
          <w:shd w:val="clear" w:color="auto" w:fill="FFFFFF"/>
          <w:lang w:val="en-GB"/>
        </w:rPr>
        <w:t xml:space="preserve"> </w:t>
      </w:r>
      <w:r w:rsidRPr="003C74EA">
        <w:rPr>
          <w:rFonts w:ascii="Times" w:eastAsia="Times New Roman" w:hAnsi="Times" w:cs="Times New Roman"/>
          <w:sz w:val="22"/>
          <w:szCs w:val="22"/>
          <w:shd w:val="clear" w:color="auto" w:fill="FFFFFF"/>
          <w:lang w:val="en-GB"/>
        </w:rPr>
        <w:t>the must-have fe</w:t>
      </w:r>
      <w:r w:rsidR="00AB3C27" w:rsidRPr="003C74EA">
        <w:rPr>
          <w:rFonts w:ascii="Times" w:eastAsia="Times New Roman" w:hAnsi="Times" w:cs="Times New Roman"/>
          <w:sz w:val="22"/>
          <w:szCs w:val="22"/>
          <w:shd w:val="clear" w:color="auto" w:fill="FFFFFF"/>
          <w:lang w:val="en-GB"/>
        </w:rPr>
        <w:t>atures of the Pinboard website.</w:t>
      </w:r>
      <w:r w:rsidR="003B0809" w:rsidRPr="003C74EA">
        <w:rPr>
          <w:rFonts w:ascii="Times" w:eastAsia="Times New Roman" w:hAnsi="Times" w:cs="Times New Roman"/>
          <w:sz w:val="22"/>
          <w:szCs w:val="22"/>
          <w:shd w:val="clear" w:color="auto" w:fill="FFFFFF"/>
          <w:lang w:val="en-GB"/>
        </w:rPr>
        <w:t xml:space="preserve"> </w:t>
      </w:r>
      <w:r w:rsidR="00461379" w:rsidRPr="003C74EA">
        <w:rPr>
          <w:rFonts w:ascii="Times" w:eastAsia="Times New Roman" w:hAnsi="Times" w:cs="Times New Roman"/>
          <w:sz w:val="22"/>
          <w:szCs w:val="22"/>
          <w:shd w:val="clear" w:color="auto" w:fill="FFFFFF"/>
          <w:lang w:val="en-GB"/>
        </w:rPr>
        <w:t xml:space="preserve">The main areas investigated were the </w:t>
      </w:r>
      <w:r w:rsidR="00AB3C27" w:rsidRPr="003C74EA">
        <w:rPr>
          <w:rFonts w:ascii="Times" w:eastAsia="Times New Roman" w:hAnsi="Times" w:cs="Times New Roman"/>
          <w:sz w:val="22"/>
          <w:szCs w:val="22"/>
          <w:shd w:val="clear" w:color="auto" w:fill="FFFFFF"/>
          <w:lang w:val="en-GB"/>
        </w:rPr>
        <w:t>target audience</w:t>
      </w:r>
      <w:r w:rsidR="003B0809" w:rsidRPr="003C74EA">
        <w:rPr>
          <w:rFonts w:ascii="Times" w:eastAsia="Times New Roman" w:hAnsi="Times" w:cs="Times New Roman"/>
          <w:sz w:val="22"/>
          <w:szCs w:val="22"/>
          <w:shd w:val="clear" w:color="auto" w:fill="FFFFFF"/>
          <w:lang w:val="en-GB"/>
        </w:rPr>
        <w:t xml:space="preserve"> and </w:t>
      </w:r>
      <w:r w:rsidR="00461379" w:rsidRPr="003C74EA">
        <w:rPr>
          <w:rFonts w:ascii="Times" w:eastAsia="Times New Roman" w:hAnsi="Times" w:cs="Times New Roman"/>
          <w:sz w:val="22"/>
          <w:szCs w:val="22"/>
          <w:shd w:val="clear" w:color="auto" w:fill="FFFFFF"/>
          <w:lang w:val="en-GB"/>
        </w:rPr>
        <w:t xml:space="preserve">key </w:t>
      </w:r>
      <w:r w:rsidR="00AB3C27" w:rsidRPr="003C74EA">
        <w:rPr>
          <w:rFonts w:ascii="Times" w:eastAsia="Times New Roman" w:hAnsi="Times" w:cs="Times New Roman"/>
          <w:sz w:val="22"/>
          <w:szCs w:val="22"/>
          <w:shd w:val="clear" w:color="auto" w:fill="FFFFFF"/>
          <w:lang w:val="en-GB"/>
        </w:rPr>
        <w:t>functionalities</w:t>
      </w:r>
      <w:r w:rsidR="003B0809" w:rsidRPr="003C74EA">
        <w:rPr>
          <w:rFonts w:ascii="Times" w:eastAsia="Times New Roman" w:hAnsi="Times" w:cs="Times New Roman"/>
          <w:sz w:val="22"/>
          <w:szCs w:val="22"/>
          <w:shd w:val="clear" w:color="auto" w:fill="FFFFFF"/>
          <w:lang w:val="en-GB"/>
        </w:rPr>
        <w:t xml:space="preserve"> that the users would like to see on the website</w:t>
      </w:r>
      <w:r w:rsidR="00AB3C27" w:rsidRPr="003C74EA">
        <w:rPr>
          <w:rFonts w:ascii="Times" w:eastAsia="Times New Roman" w:hAnsi="Times" w:cs="Times New Roman"/>
          <w:sz w:val="22"/>
          <w:szCs w:val="22"/>
          <w:shd w:val="clear" w:color="auto" w:fill="FFFFFF"/>
          <w:lang w:val="en-GB"/>
        </w:rPr>
        <w:t xml:space="preserve">. </w:t>
      </w:r>
      <w:r w:rsidR="00461379" w:rsidRPr="003C74EA">
        <w:rPr>
          <w:rFonts w:ascii="Times" w:eastAsia="Times New Roman" w:hAnsi="Times" w:cs="Times New Roman"/>
          <w:sz w:val="22"/>
          <w:szCs w:val="22"/>
          <w:shd w:val="clear" w:color="auto" w:fill="FFFFFF"/>
          <w:lang w:val="en-GB"/>
        </w:rPr>
        <w:t>The c</w:t>
      </w:r>
      <w:r w:rsidR="003B0809" w:rsidRPr="003C74EA">
        <w:rPr>
          <w:rFonts w:ascii="Times" w:eastAsia="Times New Roman" w:hAnsi="Times" w:cs="Times New Roman"/>
          <w:sz w:val="22"/>
          <w:szCs w:val="22"/>
          <w:shd w:val="clear" w:color="auto" w:fill="FFFFFF"/>
          <w:lang w:val="en-GB"/>
        </w:rPr>
        <w:t xml:space="preserve">omparison </w:t>
      </w:r>
      <w:r w:rsidR="00F64C48" w:rsidRPr="003C74EA">
        <w:rPr>
          <w:rFonts w:ascii="Times" w:eastAsia="Times New Roman" w:hAnsi="Times" w:cs="Times New Roman"/>
          <w:sz w:val="22"/>
          <w:szCs w:val="22"/>
          <w:shd w:val="clear" w:color="auto" w:fill="FFFFFF"/>
          <w:lang w:val="en-GB"/>
        </w:rPr>
        <w:t xml:space="preserve">made was </w:t>
      </w:r>
      <w:r w:rsidR="003B0809" w:rsidRPr="003C74EA">
        <w:rPr>
          <w:rFonts w:ascii="Times" w:eastAsia="Times New Roman" w:hAnsi="Times" w:cs="Times New Roman"/>
          <w:sz w:val="22"/>
          <w:szCs w:val="22"/>
          <w:shd w:val="clear" w:color="auto" w:fill="FFFFFF"/>
          <w:lang w:val="en-GB"/>
        </w:rPr>
        <w:t>between a number of open source e-commence solutions such as</w:t>
      </w:r>
      <w:ins w:id="1079" w:author="Chara Katiri" w:date="2015-04-10T23:15:00Z">
        <w:r w:rsidR="00890D2C" w:rsidRPr="003C74EA">
          <w:rPr>
            <w:rFonts w:ascii="Times" w:eastAsia="Times New Roman" w:hAnsi="Times" w:cs="Times New Roman"/>
            <w:sz w:val="22"/>
            <w:szCs w:val="22"/>
            <w:shd w:val="clear" w:color="auto" w:fill="FFFFFF"/>
            <w:lang w:val="en-GB"/>
          </w:rPr>
          <w:t xml:space="preserve"> Apache OFBiz, osCommerce, Magendo [34] and e-commerce websites such as </w:t>
        </w:r>
      </w:ins>
      <w:commentRangeStart w:id="1080"/>
      <w:r w:rsidR="003B0809" w:rsidRPr="003C74EA">
        <w:rPr>
          <w:rFonts w:ascii="Times" w:eastAsia="Times New Roman" w:hAnsi="Times" w:cs="Times New Roman"/>
          <w:sz w:val="22"/>
          <w:szCs w:val="22"/>
          <w:shd w:val="clear" w:color="auto" w:fill="FFFFFF"/>
          <w:lang w:val="en-GB"/>
        </w:rPr>
        <w:t xml:space="preserve">Gumtree, </w:t>
      </w:r>
      <w:r w:rsidR="00BC619F" w:rsidRPr="003C74EA">
        <w:rPr>
          <w:rFonts w:ascii="Times" w:eastAsia="Times New Roman" w:hAnsi="Times" w:cs="Times New Roman"/>
          <w:sz w:val="22"/>
          <w:szCs w:val="22"/>
          <w:shd w:val="clear" w:color="auto" w:fill="FFFFFF"/>
          <w:lang w:val="en-GB"/>
        </w:rPr>
        <w:t xml:space="preserve">Preloved and </w:t>
      </w:r>
      <w:r w:rsidR="00F64C48" w:rsidRPr="003C74EA">
        <w:rPr>
          <w:rFonts w:ascii="Times" w:eastAsia="Times New Roman" w:hAnsi="Times" w:cs="Times New Roman"/>
          <w:sz w:val="22"/>
          <w:szCs w:val="22"/>
          <w:shd w:val="clear" w:color="auto" w:fill="FFFFFF"/>
          <w:lang w:val="en-GB"/>
        </w:rPr>
        <w:t>eBay</w:t>
      </w:r>
      <w:commentRangeEnd w:id="1080"/>
      <w:r w:rsidR="00871CBC" w:rsidRPr="003C74EA">
        <w:rPr>
          <w:rStyle w:val="CommentReference"/>
          <w:rFonts w:ascii="Times" w:hAnsi="Times" w:cs="Times New Roman"/>
          <w:sz w:val="22"/>
          <w:szCs w:val="22"/>
          <w:rPrChange w:id="1081" w:author="Chara Katiri" w:date="2015-04-12T03:47:00Z">
            <w:rPr>
              <w:rStyle w:val="CommentReference"/>
            </w:rPr>
          </w:rPrChange>
        </w:rPr>
        <w:commentReference w:id="1080"/>
      </w:r>
      <w:r w:rsidR="0062322A" w:rsidRPr="003C74EA">
        <w:rPr>
          <w:rFonts w:ascii="Times" w:eastAsia="Times New Roman" w:hAnsi="Times" w:cs="Times New Roman"/>
          <w:sz w:val="22"/>
          <w:szCs w:val="22"/>
          <w:shd w:val="clear" w:color="auto" w:fill="FFFFFF"/>
          <w:lang w:val="en-GB"/>
        </w:rPr>
        <w:t xml:space="preserve">. </w:t>
      </w:r>
      <w:r w:rsidR="003E1F18" w:rsidRPr="003C74EA">
        <w:rPr>
          <w:rFonts w:ascii="Times" w:eastAsia="Times New Roman" w:hAnsi="Times" w:cs="Times New Roman"/>
          <w:sz w:val="22"/>
          <w:szCs w:val="22"/>
          <w:shd w:val="clear" w:color="auto" w:fill="FFFFFF"/>
          <w:lang w:val="en-GB"/>
        </w:rPr>
        <w:t>The strengths and weakness of the services are shown below:</w:t>
      </w:r>
      <w:r w:rsidR="00333945" w:rsidRPr="003C74EA">
        <w:rPr>
          <w:rFonts w:ascii="Times" w:eastAsia="Times New Roman" w:hAnsi="Times" w:cs="Times New Roman"/>
          <w:sz w:val="22"/>
          <w:szCs w:val="22"/>
          <w:shd w:val="clear" w:color="auto" w:fill="FFFFFF"/>
          <w:lang w:val="en-GB"/>
        </w:rPr>
        <w:t xml:space="preserve"> </w:t>
      </w:r>
      <w:r w:rsidR="003B0809" w:rsidRPr="003C74EA">
        <w:rPr>
          <w:rFonts w:ascii="Times" w:eastAsia="Times New Roman" w:hAnsi="Times" w:cs="Times New Roman"/>
          <w:sz w:val="22"/>
          <w:szCs w:val="22"/>
          <w:shd w:val="clear" w:color="auto" w:fill="FFFFFF"/>
          <w:lang w:val="en-GB"/>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1082"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1083">
          <w:tblGrid>
            <w:gridCol w:w="1668"/>
            <w:gridCol w:w="2693"/>
            <w:gridCol w:w="3402"/>
            <w:gridCol w:w="3118"/>
            <w:gridCol w:w="2977"/>
          </w:tblGrid>
        </w:tblGridChange>
      </w:tblGrid>
      <w:tr w:rsidR="008838C1" w:rsidRPr="003C74EA"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1084"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085" w:author="Chara Katiri" w:date="2015-04-10T23:29:00Z">
              <w:tcPr>
                <w:tcW w:w="1668" w:type="dxa"/>
              </w:tcPr>
            </w:tcPrChange>
          </w:tcPr>
          <w:p w14:paraId="39659854" w14:textId="77777777" w:rsidR="008838C1" w:rsidRPr="003C74EA" w:rsidRDefault="008838C1" w:rsidP="003C74EA">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Functionalities</w:t>
            </w:r>
          </w:p>
        </w:tc>
        <w:tc>
          <w:tcPr>
            <w:tcW w:w="2693" w:type="dxa"/>
            <w:tcPrChange w:id="1086" w:author="Chara Katiri" w:date="2015-04-10T23:29:00Z">
              <w:tcPr>
                <w:tcW w:w="2693" w:type="dxa"/>
              </w:tcPr>
            </w:tcPrChange>
          </w:tcPr>
          <w:p w14:paraId="0991AA02" w14:textId="77777777" w:rsidR="008838C1" w:rsidRPr="003C74EA" w:rsidRDefault="008838C1"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Apache OFBiz [31]</w:t>
            </w:r>
          </w:p>
        </w:tc>
        <w:tc>
          <w:tcPr>
            <w:tcW w:w="3402" w:type="dxa"/>
            <w:tcPrChange w:id="1087" w:author="Chara Katiri" w:date="2015-04-10T23:29:00Z">
              <w:tcPr>
                <w:tcW w:w="3402" w:type="dxa"/>
              </w:tcPr>
            </w:tcPrChange>
          </w:tcPr>
          <w:p w14:paraId="3433B9E3" w14:textId="77777777" w:rsidR="008838C1" w:rsidRPr="003C74EA" w:rsidRDefault="008838C1"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osCommerce [32]</w:t>
            </w:r>
          </w:p>
        </w:tc>
        <w:tc>
          <w:tcPr>
            <w:tcW w:w="3118" w:type="dxa"/>
            <w:tcBorders>
              <w:right w:val="single" w:sz="18" w:space="0" w:color="4F81BD" w:themeColor="accent1"/>
            </w:tcBorders>
            <w:tcPrChange w:id="1088" w:author="Chara Katiri" w:date="2015-04-10T23:29:00Z">
              <w:tcPr>
                <w:tcW w:w="3118" w:type="dxa"/>
                <w:tcBorders>
                  <w:right w:val="single" w:sz="18" w:space="0" w:color="4F81BD" w:themeColor="accent1"/>
                </w:tcBorders>
              </w:tcPr>
            </w:tcPrChange>
          </w:tcPr>
          <w:p w14:paraId="3F6F04EB" w14:textId="77777777" w:rsidR="008838C1" w:rsidRPr="003C74EA" w:rsidRDefault="008838C1"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Magendo [33]</w:t>
            </w:r>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1089"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3C74EA" w:rsidRDefault="008838C1"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Pinboard</w:t>
            </w:r>
          </w:p>
        </w:tc>
      </w:tr>
      <w:tr w:rsidR="008838C1" w:rsidRPr="003C74EA"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1090"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091" w:author="Chara Katiri" w:date="2015-04-10T23:29:00Z">
              <w:tcPr>
                <w:tcW w:w="1668" w:type="dxa"/>
              </w:tcPr>
            </w:tcPrChange>
          </w:tcPr>
          <w:p w14:paraId="727B6531" w14:textId="77777777" w:rsidR="008838C1" w:rsidRPr="003C74EA" w:rsidRDefault="008838C1"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 First Release date</w:t>
            </w:r>
          </w:p>
        </w:tc>
        <w:tc>
          <w:tcPr>
            <w:tcW w:w="2693" w:type="dxa"/>
            <w:tcPrChange w:id="1092" w:author="Chara Katiri" w:date="2015-04-10T23:29:00Z">
              <w:tcPr>
                <w:tcW w:w="2693" w:type="dxa"/>
              </w:tcPr>
            </w:tcPrChange>
          </w:tcPr>
          <w:p w14:paraId="02E5EC89"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2007  </w:t>
            </w:r>
          </w:p>
        </w:tc>
        <w:tc>
          <w:tcPr>
            <w:tcW w:w="3402" w:type="dxa"/>
            <w:tcPrChange w:id="1093" w:author="Chara Katiri" w:date="2015-04-10T23:29:00Z">
              <w:tcPr>
                <w:tcW w:w="3402" w:type="dxa"/>
              </w:tcPr>
            </w:tcPrChange>
          </w:tcPr>
          <w:p w14:paraId="49AFEE41"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2000</w:t>
            </w:r>
          </w:p>
        </w:tc>
        <w:tc>
          <w:tcPr>
            <w:tcW w:w="3118" w:type="dxa"/>
            <w:tcBorders>
              <w:right w:val="single" w:sz="18" w:space="0" w:color="4F81BD" w:themeColor="accent1"/>
            </w:tcBorders>
            <w:tcPrChange w:id="1094" w:author="Chara Katiri" w:date="2015-04-10T23:29:00Z">
              <w:tcPr>
                <w:tcW w:w="3118" w:type="dxa"/>
                <w:tcBorders>
                  <w:right w:val="single" w:sz="18" w:space="0" w:color="4F81BD" w:themeColor="accent1"/>
                </w:tcBorders>
              </w:tcPr>
            </w:tcPrChange>
          </w:tcPr>
          <w:p w14:paraId="7D540D14"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Change w:id="1095" w:author="Chara Katiri" w:date="2015-04-10T23:29:00Z">
              <w:tcPr>
                <w:tcW w:w="2977" w:type="dxa"/>
                <w:tcBorders>
                  <w:left w:val="single" w:sz="18" w:space="0" w:color="4F81BD" w:themeColor="accent1"/>
                  <w:right w:val="single" w:sz="18" w:space="0" w:color="4F81BD" w:themeColor="accent1"/>
                </w:tcBorders>
              </w:tcPr>
            </w:tcPrChange>
          </w:tcPr>
          <w:p w14:paraId="1C86A477" w14:textId="77777777" w:rsidR="008838C1" w:rsidRPr="003C74EA" w:rsidRDefault="008838C1" w:rsidP="003C74EA">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3C74EA">
              <w:rPr>
                <w:rFonts w:ascii="Times" w:hAnsi="Times"/>
                <w:color w:val="FFFFFF" w:themeColor="background1"/>
                <w:szCs w:val="22"/>
              </w:rPr>
              <w:t>2015</w:t>
            </w:r>
          </w:p>
        </w:tc>
      </w:tr>
      <w:tr w:rsidR="008838C1" w:rsidRPr="003C74EA" w14:paraId="7BD2AB84" w14:textId="77777777" w:rsidTr="008838C1">
        <w:trPr>
          <w:trHeight w:val="464"/>
          <w:trPrChange w:id="1096"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1097" w:author="Chara Katiri" w:date="2015-04-10T23:29:00Z">
              <w:tcPr>
                <w:tcW w:w="1668" w:type="dxa"/>
              </w:tcPr>
            </w:tcPrChange>
          </w:tcPr>
          <w:p w14:paraId="27E38A4A" w14:textId="77777777" w:rsidR="008838C1" w:rsidRPr="003C74EA" w:rsidRDefault="008838C1"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Licence</w:t>
            </w:r>
          </w:p>
        </w:tc>
        <w:tc>
          <w:tcPr>
            <w:tcW w:w="2693" w:type="dxa"/>
            <w:tcPrChange w:id="1098" w:author="Chara Katiri" w:date="2015-04-10T23:29:00Z">
              <w:tcPr>
                <w:tcW w:w="2693" w:type="dxa"/>
              </w:tcPr>
            </w:tcPrChange>
          </w:tcPr>
          <w:p w14:paraId="5F3CEFF4"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Apache License 2.0</w:t>
            </w:r>
          </w:p>
        </w:tc>
        <w:tc>
          <w:tcPr>
            <w:tcW w:w="3402" w:type="dxa"/>
            <w:tcPrChange w:id="1099" w:author="Chara Katiri" w:date="2015-04-10T23:29:00Z">
              <w:tcPr>
                <w:tcW w:w="3402" w:type="dxa"/>
              </w:tcPr>
            </w:tcPrChange>
          </w:tcPr>
          <w:p w14:paraId="3FCE50E3"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GNU GPL</w:t>
            </w:r>
          </w:p>
        </w:tc>
        <w:tc>
          <w:tcPr>
            <w:tcW w:w="3118" w:type="dxa"/>
            <w:tcBorders>
              <w:right w:val="single" w:sz="18" w:space="0" w:color="4F81BD" w:themeColor="accent1"/>
            </w:tcBorders>
            <w:tcPrChange w:id="1100" w:author="Chara Katiri" w:date="2015-04-10T23:29:00Z">
              <w:tcPr>
                <w:tcW w:w="3118" w:type="dxa"/>
                <w:tcBorders>
                  <w:right w:val="single" w:sz="18" w:space="0" w:color="4F81BD" w:themeColor="accent1"/>
                </w:tcBorders>
              </w:tcPr>
            </w:tcPrChange>
          </w:tcPr>
          <w:p w14:paraId="6901E7DC"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1101"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77777777" w:rsidR="008838C1" w:rsidRPr="003C74EA" w:rsidRDefault="008838C1" w:rsidP="003C74EA">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3C74EA">
              <w:rPr>
                <w:rFonts w:ascii="Times" w:hAnsi="Times"/>
                <w:color w:val="FFFFFF" w:themeColor="background1"/>
                <w:szCs w:val="22"/>
              </w:rPr>
              <w:t>-</w:t>
            </w:r>
          </w:p>
        </w:tc>
      </w:tr>
      <w:tr w:rsidR="008838C1" w:rsidRPr="003C74EA"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1102"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03" w:author="Chara Katiri" w:date="2015-04-10T23:29:00Z">
              <w:tcPr>
                <w:tcW w:w="1668" w:type="dxa"/>
              </w:tcPr>
            </w:tcPrChange>
          </w:tcPr>
          <w:p w14:paraId="5C0AE1AF" w14:textId="77777777" w:rsidR="008838C1" w:rsidRPr="003C74EA" w:rsidRDefault="008838C1"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Language</w:t>
            </w:r>
          </w:p>
        </w:tc>
        <w:tc>
          <w:tcPr>
            <w:tcW w:w="2693" w:type="dxa"/>
            <w:tcPrChange w:id="1104" w:author="Chara Katiri" w:date="2015-04-10T23:29:00Z">
              <w:tcPr>
                <w:tcW w:w="2693" w:type="dxa"/>
              </w:tcPr>
            </w:tcPrChange>
          </w:tcPr>
          <w:p w14:paraId="2880E4CC"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Java</w:t>
            </w:r>
          </w:p>
        </w:tc>
        <w:tc>
          <w:tcPr>
            <w:tcW w:w="3402" w:type="dxa"/>
            <w:tcPrChange w:id="1105" w:author="Chara Katiri" w:date="2015-04-10T23:29:00Z">
              <w:tcPr>
                <w:tcW w:w="3402" w:type="dxa"/>
              </w:tcPr>
            </w:tcPrChange>
          </w:tcPr>
          <w:p w14:paraId="73D62100"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PHP</w:t>
            </w:r>
          </w:p>
        </w:tc>
        <w:tc>
          <w:tcPr>
            <w:tcW w:w="3118" w:type="dxa"/>
            <w:tcBorders>
              <w:right w:val="single" w:sz="18" w:space="0" w:color="4F81BD" w:themeColor="accent1"/>
            </w:tcBorders>
            <w:tcPrChange w:id="1106" w:author="Chara Katiri" w:date="2015-04-10T23:29:00Z">
              <w:tcPr>
                <w:tcW w:w="3118" w:type="dxa"/>
                <w:tcBorders>
                  <w:right w:val="single" w:sz="18" w:space="0" w:color="4F81BD" w:themeColor="accent1"/>
                </w:tcBorders>
              </w:tcPr>
            </w:tcPrChange>
          </w:tcPr>
          <w:p w14:paraId="78BCF45C"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Change w:id="1107" w:author="Chara Katiri" w:date="2015-04-10T23:29:00Z">
              <w:tcPr>
                <w:tcW w:w="2977" w:type="dxa"/>
                <w:tcBorders>
                  <w:left w:val="single" w:sz="18" w:space="0" w:color="4F81BD" w:themeColor="accent1"/>
                  <w:right w:val="single" w:sz="18" w:space="0" w:color="4F81BD" w:themeColor="accent1"/>
                </w:tcBorders>
              </w:tcPr>
            </w:tcPrChange>
          </w:tcPr>
          <w:p w14:paraId="03F754E7" w14:textId="77777777" w:rsidR="008838C1" w:rsidRPr="003C74EA" w:rsidRDefault="008838C1" w:rsidP="003C74EA">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3C74EA">
              <w:rPr>
                <w:rFonts w:ascii="Times" w:hAnsi="Times"/>
                <w:color w:val="FFFFFF" w:themeColor="background1"/>
                <w:szCs w:val="22"/>
              </w:rPr>
              <w:t>Java, JavaScript, HTML, CSS</w:t>
            </w:r>
          </w:p>
        </w:tc>
      </w:tr>
      <w:tr w:rsidR="008838C1" w:rsidRPr="003C74EA" w14:paraId="30F06310" w14:textId="77777777" w:rsidTr="008838C1">
        <w:trPr>
          <w:trHeight w:val="977"/>
          <w:trPrChange w:id="1108"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09" w:author="Chara Katiri" w:date="2015-04-10T23:29:00Z">
              <w:tcPr>
                <w:tcW w:w="1668" w:type="dxa"/>
              </w:tcPr>
            </w:tcPrChange>
          </w:tcPr>
          <w:p w14:paraId="62A71F73" w14:textId="77777777" w:rsidR="008838C1" w:rsidRPr="003C74EA" w:rsidRDefault="008838C1"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Web Application Framework (WAP)</w:t>
            </w:r>
          </w:p>
        </w:tc>
        <w:tc>
          <w:tcPr>
            <w:tcW w:w="2693" w:type="dxa"/>
            <w:tcPrChange w:id="1110" w:author="Chara Katiri" w:date="2015-04-10T23:29:00Z">
              <w:tcPr>
                <w:tcW w:w="2693" w:type="dxa"/>
              </w:tcPr>
            </w:tcPrChange>
          </w:tcPr>
          <w:p w14:paraId="406E66B4"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Appache OFBiz</w:t>
            </w:r>
          </w:p>
        </w:tc>
        <w:tc>
          <w:tcPr>
            <w:tcW w:w="3402" w:type="dxa"/>
            <w:tcPrChange w:id="1111" w:author="Chara Katiri" w:date="2015-04-10T23:29:00Z">
              <w:tcPr>
                <w:tcW w:w="3402" w:type="dxa"/>
              </w:tcPr>
            </w:tcPrChange>
          </w:tcPr>
          <w:p w14:paraId="6666DEC1"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1112" w:author="Chara Katiri" w:date="2015-04-10T23:29:00Z">
              <w:tcPr>
                <w:tcW w:w="3118" w:type="dxa"/>
                <w:tcBorders>
                  <w:right w:val="single" w:sz="18" w:space="0" w:color="4F81BD" w:themeColor="accent1"/>
                </w:tcBorders>
              </w:tcPr>
            </w:tcPrChange>
          </w:tcPr>
          <w:p w14:paraId="137C8A60"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Zend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1113"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77777777" w:rsidR="008838C1" w:rsidRPr="003C74EA" w:rsidRDefault="008838C1" w:rsidP="003C74EA">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3C74EA">
              <w:rPr>
                <w:rFonts w:ascii="Times" w:hAnsi="Times"/>
                <w:color w:val="FFFFFF" w:themeColor="background1"/>
                <w:szCs w:val="22"/>
              </w:rPr>
              <w:t>Spring MVC Framework</w:t>
            </w:r>
          </w:p>
        </w:tc>
      </w:tr>
      <w:tr w:rsidR="008838C1" w:rsidRPr="003C74EA"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1114"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15" w:author="Chara Katiri" w:date="2015-04-10T23:29:00Z">
              <w:tcPr>
                <w:tcW w:w="1668" w:type="dxa"/>
              </w:tcPr>
            </w:tcPrChange>
          </w:tcPr>
          <w:p w14:paraId="111529B1" w14:textId="77777777" w:rsidR="008838C1" w:rsidRPr="003C74EA" w:rsidRDefault="008838C1"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Free database backend support </w:t>
            </w:r>
          </w:p>
        </w:tc>
        <w:tc>
          <w:tcPr>
            <w:tcW w:w="2693" w:type="dxa"/>
            <w:tcPrChange w:id="1116" w:author="Chara Katiri" w:date="2015-04-10T23:29:00Z">
              <w:tcPr>
                <w:tcW w:w="2693" w:type="dxa"/>
              </w:tcPr>
            </w:tcPrChange>
          </w:tcPr>
          <w:p w14:paraId="73ED2CB6"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Apache Derby, MySQL, PostgreSQL</w:t>
            </w:r>
          </w:p>
        </w:tc>
        <w:tc>
          <w:tcPr>
            <w:tcW w:w="3402" w:type="dxa"/>
            <w:tcPrChange w:id="1117" w:author="Chara Katiri" w:date="2015-04-10T23:29:00Z">
              <w:tcPr>
                <w:tcW w:w="3402" w:type="dxa"/>
              </w:tcPr>
            </w:tcPrChange>
          </w:tcPr>
          <w:p w14:paraId="6CD931E8"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MySQL</w:t>
            </w:r>
          </w:p>
        </w:tc>
        <w:tc>
          <w:tcPr>
            <w:tcW w:w="3118" w:type="dxa"/>
            <w:tcBorders>
              <w:right w:val="single" w:sz="18" w:space="0" w:color="4F81BD" w:themeColor="accent1"/>
            </w:tcBorders>
            <w:tcPrChange w:id="1118" w:author="Chara Katiri" w:date="2015-04-10T23:29:00Z">
              <w:tcPr>
                <w:tcW w:w="3118" w:type="dxa"/>
                <w:tcBorders>
                  <w:right w:val="single" w:sz="18" w:space="0" w:color="4F81BD" w:themeColor="accent1"/>
                </w:tcBorders>
              </w:tcPr>
            </w:tcPrChange>
          </w:tcPr>
          <w:p w14:paraId="635C91C8"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Change w:id="1119" w:author="Chara Katiri" w:date="2015-04-10T23:29:00Z">
              <w:tcPr>
                <w:tcW w:w="2977" w:type="dxa"/>
                <w:tcBorders>
                  <w:left w:val="single" w:sz="18" w:space="0" w:color="4F81BD" w:themeColor="accent1"/>
                  <w:right w:val="single" w:sz="18" w:space="0" w:color="4F81BD" w:themeColor="accent1"/>
                </w:tcBorders>
              </w:tcPr>
            </w:tcPrChange>
          </w:tcPr>
          <w:p w14:paraId="71519346" w14:textId="77777777" w:rsidR="008838C1" w:rsidRPr="003C74EA" w:rsidRDefault="008838C1" w:rsidP="003C74EA">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r w:rsidRPr="003C74EA">
              <w:rPr>
                <w:rFonts w:ascii="Times" w:hAnsi="Times"/>
                <w:color w:val="FFFFFF" w:themeColor="background1"/>
                <w:szCs w:val="22"/>
              </w:rPr>
              <w:t>MySQL, Apache Tomcat</w:t>
            </w:r>
          </w:p>
        </w:tc>
      </w:tr>
      <w:tr w:rsidR="008838C1" w:rsidRPr="003C74EA" w14:paraId="5B6EAD56" w14:textId="77777777" w:rsidTr="008838C1">
        <w:trPr>
          <w:trHeight w:val="477"/>
          <w:trPrChange w:id="1120"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21" w:author="Chara Katiri" w:date="2015-04-10T23:29:00Z">
              <w:tcPr>
                <w:tcW w:w="1668" w:type="dxa"/>
              </w:tcPr>
            </w:tcPrChange>
          </w:tcPr>
          <w:p w14:paraId="4D509DE0" w14:textId="77777777" w:rsidR="008838C1" w:rsidRPr="003C74EA" w:rsidRDefault="008838C1"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Non-free database backend support</w:t>
            </w:r>
          </w:p>
        </w:tc>
        <w:tc>
          <w:tcPr>
            <w:tcW w:w="2693" w:type="dxa"/>
            <w:tcPrChange w:id="1122" w:author="Chara Katiri" w:date="2015-04-10T23:29:00Z">
              <w:tcPr>
                <w:tcW w:w="2693" w:type="dxa"/>
              </w:tcPr>
            </w:tcPrChange>
          </w:tcPr>
          <w:p w14:paraId="28C5665B"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MySQL, Oracle</w:t>
            </w:r>
          </w:p>
        </w:tc>
        <w:tc>
          <w:tcPr>
            <w:tcW w:w="3402" w:type="dxa"/>
            <w:tcPrChange w:id="1123" w:author="Chara Katiri" w:date="2015-04-10T23:29:00Z">
              <w:tcPr>
                <w:tcW w:w="3402" w:type="dxa"/>
              </w:tcPr>
            </w:tcPrChange>
          </w:tcPr>
          <w:p w14:paraId="37F46B94"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1124" w:author="Chara Katiri" w:date="2015-04-10T23:29:00Z">
              <w:tcPr>
                <w:tcW w:w="3118" w:type="dxa"/>
                <w:tcBorders>
                  <w:right w:val="single" w:sz="18" w:space="0" w:color="4F81BD" w:themeColor="accent1"/>
                </w:tcBorders>
              </w:tcPr>
            </w:tcPrChange>
          </w:tcPr>
          <w:p w14:paraId="36CFE149" w14:textId="77777777" w:rsidR="008838C1" w:rsidRPr="003C74EA" w:rsidRDefault="008838C1"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MySQL, MySQLi</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1125"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77777777" w:rsidR="008838C1" w:rsidRPr="003C74EA" w:rsidRDefault="008838C1" w:rsidP="003C74EA">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olor w:val="FFFFFF" w:themeColor="background1"/>
                <w:szCs w:val="22"/>
              </w:rPr>
            </w:pPr>
            <w:r w:rsidRPr="003C74EA">
              <w:rPr>
                <w:rFonts w:ascii="Times" w:hAnsi="Times"/>
                <w:color w:val="FFFFFF" w:themeColor="background1"/>
                <w:szCs w:val="22"/>
              </w:rPr>
              <w:t>-</w:t>
            </w:r>
          </w:p>
        </w:tc>
      </w:tr>
      <w:tr w:rsidR="008838C1" w:rsidRPr="003C74EA"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1126"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27" w:author="Chara Katiri" w:date="2015-04-10T23:29:00Z">
              <w:tcPr>
                <w:tcW w:w="1668" w:type="dxa"/>
              </w:tcPr>
            </w:tcPrChange>
          </w:tcPr>
          <w:p w14:paraId="3FFC963B" w14:textId="77777777" w:rsidR="008838C1" w:rsidRPr="003C74EA" w:rsidRDefault="008838C1"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Out-of-the-box shopping cart</w:t>
            </w:r>
          </w:p>
        </w:tc>
        <w:tc>
          <w:tcPr>
            <w:tcW w:w="2693" w:type="dxa"/>
            <w:tcPrChange w:id="1128" w:author="Chara Katiri" w:date="2015-04-10T23:29:00Z">
              <w:tcPr>
                <w:tcW w:w="2693" w:type="dxa"/>
              </w:tcPr>
            </w:tcPrChange>
          </w:tcPr>
          <w:p w14:paraId="581C350A"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Yes</w:t>
            </w:r>
          </w:p>
        </w:tc>
        <w:tc>
          <w:tcPr>
            <w:tcW w:w="3402" w:type="dxa"/>
            <w:tcPrChange w:id="1129" w:author="Chara Katiri" w:date="2015-04-10T23:29:00Z">
              <w:tcPr>
                <w:tcW w:w="3402" w:type="dxa"/>
              </w:tcPr>
            </w:tcPrChange>
          </w:tcPr>
          <w:p w14:paraId="4D2BB825"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1130" w:author="Chara Katiri" w:date="2015-04-10T23:29:00Z">
              <w:tcPr>
                <w:tcW w:w="3118" w:type="dxa"/>
                <w:tcBorders>
                  <w:right w:val="single" w:sz="18" w:space="0" w:color="4F81BD" w:themeColor="accent1"/>
                </w:tcBorders>
              </w:tcPr>
            </w:tcPrChange>
          </w:tcPr>
          <w:p w14:paraId="2144326B" w14:textId="77777777" w:rsidR="008838C1" w:rsidRPr="003C74EA" w:rsidRDefault="008838C1"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1131"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77777777" w:rsidR="008838C1" w:rsidRPr="003C74EA" w:rsidRDefault="008838C1" w:rsidP="003C74EA">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color w:val="FFFFFF" w:themeColor="background1"/>
                <w:szCs w:val="22"/>
              </w:rPr>
            </w:pPr>
          </w:p>
        </w:tc>
      </w:tr>
    </w:tbl>
    <w:p w14:paraId="1C33FBF5" w14:textId="4B9EC3BD" w:rsidR="00F97967" w:rsidRPr="003C74EA" w:rsidRDefault="008838C1" w:rsidP="003C74EA">
      <w:pPr>
        <w:spacing w:line="360" w:lineRule="auto"/>
        <w:contextualSpacing/>
        <w:jc w:val="both"/>
        <w:rPr>
          <w:ins w:id="1132" w:author="Chara Katiri" w:date="2015-04-10T23:28:00Z"/>
          <w:rFonts w:ascii="Times" w:eastAsia="Times New Roman" w:hAnsi="Times" w:cs="Times New Roman"/>
          <w:sz w:val="22"/>
          <w:szCs w:val="22"/>
          <w:shd w:val="clear" w:color="auto" w:fill="FFFFFF"/>
          <w:lang w:val="en-GB"/>
        </w:rPr>
      </w:pPr>
      <w:ins w:id="1133" w:author="Chara Katiri" w:date="2015-04-10T23:29:00Z">
        <w:r w:rsidRPr="003C74EA">
          <w:rPr>
            <w:rFonts w:ascii="Times" w:eastAsia="Times New Roman" w:hAnsi="Times" w:cs="Times New Roman"/>
            <w:sz w:val="22"/>
            <w:szCs w:val="22"/>
            <w:shd w:val="clear" w:color="auto" w:fill="FFFFFF"/>
            <w:lang w:val="en-GB"/>
          </w:rPr>
          <w:t xml:space="preserve">Comparison between open source e-commerce solutions: </w:t>
        </w:r>
      </w:ins>
    </w:p>
    <w:p w14:paraId="343B9BB7" w14:textId="77777777" w:rsidR="008838C1" w:rsidRPr="003C74EA" w:rsidRDefault="008838C1" w:rsidP="003C74EA">
      <w:pPr>
        <w:spacing w:line="360" w:lineRule="auto"/>
        <w:contextualSpacing/>
        <w:jc w:val="both"/>
        <w:rPr>
          <w:ins w:id="1134" w:author="Chara Katiri" w:date="2015-04-10T23:30:00Z"/>
          <w:rFonts w:ascii="Times" w:eastAsia="Times New Roman" w:hAnsi="Times" w:cs="Times New Roman"/>
          <w:sz w:val="22"/>
          <w:szCs w:val="22"/>
          <w:shd w:val="clear" w:color="auto" w:fill="FFFFFF"/>
          <w:lang w:val="en-GB"/>
        </w:rPr>
      </w:pPr>
    </w:p>
    <w:p w14:paraId="6DD19877" w14:textId="25D4815B" w:rsidR="008838C1" w:rsidRPr="003C74EA" w:rsidRDefault="00132AF7" w:rsidP="003C74EA">
      <w:pPr>
        <w:spacing w:line="360" w:lineRule="auto"/>
        <w:contextualSpacing/>
        <w:jc w:val="both"/>
        <w:rPr>
          <w:rFonts w:ascii="Times" w:eastAsia="Times New Roman" w:hAnsi="Times" w:cs="Times New Roman"/>
          <w:sz w:val="22"/>
          <w:szCs w:val="22"/>
          <w:shd w:val="clear" w:color="auto" w:fill="FFFFFF"/>
          <w:lang w:val="en-GB"/>
        </w:rPr>
      </w:pPr>
      <w:ins w:id="1135" w:author="Chara Katiri" w:date="2015-04-10T23:30:00Z">
        <w:r w:rsidRPr="003C74EA">
          <w:rPr>
            <w:rFonts w:ascii="Times" w:eastAsia="Times New Roman" w:hAnsi="Times" w:cs="Times New Roman"/>
            <w:sz w:val="22"/>
            <w:szCs w:val="22"/>
            <w:shd w:val="clear" w:color="auto" w:fill="FFFFFF"/>
            <w:lang w:val="en-GB"/>
          </w:rPr>
          <w:t>Comparison between e-commerce websites:</w:t>
        </w:r>
      </w:ins>
    </w:p>
    <w:tbl>
      <w:tblPr>
        <w:tblStyle w:val="LightList-Accent1"/>
        <w:tblW w:w="13858" w:type="dxa"/>
        <w:tblLayout w:type="fixed"/>
        <w:tblLook w:val="04A0" w:firstRow="1" w:lastRow="0" w:firstColumn="1" w:lastColumn="0" w:noHBand="0" w:noVBand="1"/>
        <w:tblPrChange w:id="1136"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1137">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3C74EA"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1138"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39" w:author="Chara Katiri" w:date="2015-04-10T23:30:00Z">
              <w:tcPr>
                <w:tcW w:w="1668" w:type="dxa"/>
                <w:gridSpan w:val="3"/>
              </w:tcPr>
            </w:tcPrChange>
          </w:tcPr>
          <w:p w14:paraId="62EC920F" w14:textId="00DF70C3" w:rsidR="00890D2C" w:rsidRPr="003C74EA" w:rsidRDefault="00890D2C" w:rsidP="003C74EA">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Functionalities</w:t>
            </w:r>
          </w:p>
        </w:tc>
        <w:tc>
          <w:tcPr>
            <w:tcW w:w="2836" w:type="dxa"/>
            <w:gridSpan w:val="2"/>
            <w:tcPrChange w:id="1140" w:author="Chara Katiri" w:date="2015-04-10T23:30:00Z">
              <w:tcPr>
                <w:tcW w:w="2836" w:type="dxa"/>
                <w:gridSpan w:val="3"/>
              </w:tcPr>
            </w:tcPrChange>
          </w:tcPr>
          <w:p w14:paraId="2F2134AE" w14:textId="0FC1075E" w:rsidR="00890D2C" w:rsidRPr="003C74EA" w:rsidRDefault="00890D2C"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 xml:space="preserve">Gumtree [18] </w:t>
            </w:r>
          </w:p>
        </w:tc>
        <w:tc>
          <w:tcPr>
            <w:tcW w:w="3293" w:type="dxa"/>
            <w:gridSpan w:val="2"/>
            <w:tcPrChange w:id="1141" w:author="Chara Katiri" w:date="2015-04-10T23:30:00Z">
              <w:tcPr>
                <w:tcW w:w="3293" w:type="dxa"/>
                <w:gridSpan w:val="3"/>
              </w:tcPr>
            </w:tcPrChange>
          </w:tcPr>
          <w:p w14:paraId="27EED613" w14:textId="72C539AB" w:rsidR="00890D2C" w:rsidRPr="003C74EA" w:rsidRDefault="00890D2C"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Prevolved [22]</w:t>
            </w:r>
          </w:p>
        </w:tc>
        <w:tc>
          <w:tcPr>
            <w:tcW w:w="2943" w:type="dxa"/>
            <w:gridSpan w:val="2"/>
            <w:tcBorders>
              <w:right w:val="single" w:sz="18" w:space="0" w:color="4F81BD" w:themeColor="accent1"/>
            </w:tcBorders>
            <w:tcPrChange w:id="1142" w:author="Chara Katiri" w:date="2015-04-10T23:30:00Z">
              <w:tcPr>
                <w:tcW w:w="3119" w:type="dxa"/>
                <w:gridSpan w:val="2"/>
                <w:tcBorders>
                  <w:right w:val="single" w:sz="18" w:space="0" w:color="4F81BD" w:themeColor="accent1"/>
                </w:tcBorders>
              </w:tcPr>
            </w:tcPrChange>
          </w:tcPr>
          <w:p w14:paraId="10975FBC" w14:textId="34EC6522" w:rsidR="00890D2C" w:rsidRPr="003C74EA" w:rsidRDefault="00890D2C">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
              <w:pPrChange w:id="1143" w:author="Chara Katiri" w:date="2015-04-12T03:47:00Z">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r w:rsidRPr="003C74EA">
              <w:rPr>
                <w:rFonts w:ascii="Times" w:hAnsi="Times"/>
                <w:b/>
                <w:bCs w:val="0"/>
                <w:szCs w:val="22"/>
              </w:rPr>
              <w:t>Ebay [23]</w:t>
            </w:r>
            <w:ins w:id="1144" w:author="Chara Katiri" w:date="2015-04-12T03:38:00Z">
              <w:r w:rsidR="0057199A" w:rsidRPr="003C74EA">
                <w:rPr>
                  <w:rFonts w:ascii="Times" w:hAnsi="Times"/>
                  <w:b/>
                  <w:bCs w:val="0"/>
                  <w:szCs w:val="22"/>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1145"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3C74EA" w:rsidRDefault="00890D2C" w:rsidP="003C74EA">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3C74EA">
              <w:rPr>
                <w:rFonts w:ascii="Times" w:hAnsi="Times"/>
                <w:b/>
                <w:bCs w:val="0"/>
                <w:szCs w:val="22"/>
              </w:rPr>
              <w:t>Pinboard</w:t>
            </w:r>
          </w:p>
        </w:tc>
      </w:tr>
      <w:tr w:rsidR="008838C1" w:rsidRPr="003C74EA"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1146"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147" w:author="Chara Katiri" w:date="2015-04-10T23:30:00Z">
              <w:tcPr>
                <w:tcW w:w="1668" w:type="dxa"/>
                <w:gridSpan w:val="3"/>
              </w:tcPr>
            </w:tcPrChange>
          </w:tcPr>
          <w:p w14:paraId="7441E0F5" w14:textId="50359540" w:rsidR="00890D2C" w:rsidRPr="003C74EA" w:rsidRDefault="00890D2C"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 Type of site</w:t>
            </w:r>
          </w:p>
        </w:tc>
        <w:tc>
          <w:tcPr>
            <w:tcW w:w="2836" w:type="dxa"/>
            <w:gridSpan w:val="2"/>
            <w:tcPrChange w:id="1148" w:author="Chara Katiri" w:date="2015-04-10T23:30:00Z">
              <w:tcPr>
                <w:tcW w:w="2836" w:type="dxa"/>
                <w:gridSpan w:val="3"/>
              </w:tcPr>
            </w:tcPrChange>
          </w:tcPr>
          <w:p w14:paraId="1CD18925" w14:textId="08C5776A"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Classifieds</w:t>
            </w:r>
          </w:p>
        </w:tc>
        <w:tc>
          <w:tcPr>
            <w:tcW w:w="3293" w:type="dxa"/>
            <w:gridSpan w:val="2"/>
            <w:tcPrChange w:id="1149" w:author="Chara Katiri" w:date="2015-04-10T23:30:00Z">
              <w:tcPr>
                <w:tcW w:w="3293" w:type="dxa"/>
                <w:gridSpan w:val="3"/>
              </w:tcPr>
            </w:tcPrChange>
          </w:tcPr>
          <w:p w14:paraId="2D8707BE" w14:textId="1FAE4C3B"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Classifieds</w:t>
            </w:r>
          </w:p>
        </w:tc>
        <w:tc>
          <w:tcPr>
            <w:tcW w:w="2943" w:type="dxa"/>
            <w:gridSpan w:val="2"/>
            <w:tcBorders>
              <w:right w:val="single" w:sz="18" w:space="0" w:color="4F81BD" w:themeColor="accent1"/>
            </w:tcBorders>
            <w:tcPrChange w:id="1150" w:author="Chara Katiri" w:date="2015-04-10T23:30:00Z">
              <w:tcPr>
                <w:tcW w:w="3119" w:type="dxa"/>
                <w:gridSpan w:val="2"/>
                <w:tcBorders>
                  <w:right w:val="single" w:sz="18" w:space="0" w:color="4F81BD" w:themeColor="accent1"/>
                </w:tcBorders>
              </w:tcPr>
            </w:tcPrChange>
          </w:tcPr>
          <w:p w14:paraId="3040C4F3" w14:textId="38509E3D"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1151"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Classifieds</w:t>
            </w:r>
          </w:p>
        </w:tc>
      </w:tr>
      <w:tr w:rsidR="008838C1" w:rsidRPr="003C74EA" w14:paraId="29CC1A17" w14:textId="77777777" w:rsidTr="00132AF7">
        <w:trPr>
          <w:trHeight w:val="464"/>
          <w:trPrChange w:id="1152"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1153" w:author="Chara Katiri" w:date="2015-04-10T23:30:00Z">
              <w:tcPr>
                <w:tcW w:w="1668" w:type="dxa"/>
                <w:gridSpan w:val="3"/>
              </w:tcPr>
            </w:tcPrChange>
          </w:tcPr>
          <w:p w14:paraId="67615E42" w14:textId="0885908B" w:rsidR="00890D2C" w:rsidRPr="003C74EA" w:rsidRDefault="00890D2C"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Registration</w:t>
            </w:r>
          </w:p>
        </w:tc>
        <w:tc>
          <w:tcPr>
            <w:tcW w:w="2836" w:type="dxa"/>
            <w:gridSpan w:val="2"/>
            <w:tcPrChange w:id="1154" w:author="Chara Katiri" w:date="2015-04-10T23:30:00Z">
              <w:tcPr>
                <w:tcW w:w="2836" w:type="dxa"/>
                <w:gridSpan w:val="3"/>
              </w:tcPr>
            </w:tcPrChange>
          </w:tcPr>
          <w:p w14:paraId="43DEF528" w14:textId="276A274A"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Optional</w:t>
            </w:r>
          </w:p>
        </w:tc>
        <w:tc>
          <w:tcPr>
            <w:tcW w:w="3293" w:type="dxa"/>
            <w:gridSpan w:val="2"/>
            <w:tcPrChange w:id="1155" w:author="Chara Katiri" w:date="2015-04-10T23:30:00Z">
              <w:tcPr>
                <w:tcW w:w="3293" w:type="dxa"/>
                <w:gridSpan w:val="3"/>
              </w:tcPr>
            </w:tcPrChange>
          </w:tcPr>
          <w:p w14:paraId="5B6FD792" w14:textId="0C86F50C"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Required [21]. </w:t>
            </w:r>
          </w:p>
        </w:tc>
        <w:tc>
          <w:tcPr>
            <w:tcW w:w="2943" w:type="dxa"/>
            <w:gridSpan w:val="2"/>
            <w:tcBorders>
              <w:right w:val="single" w:sz="18" w:space="0" w:color="4F81BD" w:themeColor="accent1"/>
            </w:tcBorders>
            <w:tcPrChange w:id="1156" w:author="Chara Katiri" w:date="2015-04-10T23:30:00Z">
              <w:tcPr>
                <w:tcW w:w="3119" w:type="dxa"/>
                <w:gridSpan w:val="2"/>
                <w:tcBorders>
                  <w:right w:val="single" w:sz="18" w:space="0" w:color="4F81BD" w:themeColor="accent1"/>
                </w:tcBorders>
              </w:tcPr>
            </w:tcPrChange>
          </w:tcPr>
          <w:p w14:paraId="6CADE649" w14:textId="71EFD3AF"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Required to sell. Guest checkout avaialble.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157"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Not required. Student’s University email address will be used to login. </w:t>
            </w:r>
          </w:p>
        </w:tc>
      </w:tr>
      <w:tr w:rsidR="008838C1" w:rsidRPr="003C74EA"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1158"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59" w:author="Chara Katiri" w:date="2015-04-10T23:30:00Z">
              <w:tcPr>
                <w:tcW w:w="1668" w:type="dxa"/>
                <w:gridSpan w:val="3"/>
              </w:tcPr>
            </w:tcPrChange>
          </w:tcPr>
          <w:p w14:paraId="32AD5FB2" w14:textId="05035430" w:rsidR="00890D2C" w:rsidRPr="003C74EA" w:rsidRDefault="00890D2C"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Target audience</w:t>
            </w:r>
          </w:p>
        </w:tc>
        <w:tc>
          <w:tcPr>
            <w:tcW w:w="2836" w:type="dxa"/>
            <w:gridSpan w:val="2"/>
            <w:tcPrChange w:id="1160" w:author="Chara Katiri" w:date="2015-04-10T23:30:00Z">
              <w:tcPr>
                <w:tcW w:w="2836" w:type="dxa"/>
                <w:gridSpan w:val="3"/>
              </w:tcPr>
            </w:tcPrChange>
          </w:tcPr>
          <w:p w14:paraId="6BC17473" w14:textId="68EF2D4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-Initial target audience: Australians, New Zealanders, South Africans.</w:t>
            </w:r>
          </w:p>
          <w:p w14:paraId="4F7C4AF8" w14:textId="68F22E5B"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-Current target audience: Business customers and general public. </w:t>
            </w:r>
          </w:p>
          <w:p w14:paraId="403D0B87" w14:textId="13CEE66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1161" w:author="Chara Katiri" w:date="2015-04-10T23:30:00Z">
              <w:tcPr>
                <w:tcW w:w="3293" w:type="dxa"/>
                <w:gridSpan w:val="3"/>
              </w:tcPr>
            </w:tcPrChange>
          </w:tcPr>
          <w:p w14:paraId="00F0080C" w14:textId="77E0EF4D"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1162" w:author="Chara Katiri" w:date="2015-04-10T23:30:00Z">
              <w:tcPr>
                <w:tcW w:w="3119" w:type="dxa"/>
                <w:gridSpan w:val="2"/>
                <w:tcBorders>
                  <w:right w:val="single" w:sz="18" w:space="0" w:color="4F81BD" w:themeColor="accent1"/>
                </w:tcBorders>
              </w:tcPr>
            </w:tcPrChange>
          </w:tcPr>
          <w:p w14:paraId="13716B36" w14:textId="37DAAFF2"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1163"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University of Surrey students and staff.</w:t>
            </w:r>
          </w:p>
        </w:tc>
      </w:tr>
      <w:tr w:rsidR="008838C1" w:rsidRPr="003C74EA" w14:paraId="279338DF" w14:textId="77777777" w:rsidTr="00132AF7">
        <w:trPr>
          <w:trHeight w:val="977"/>
          <w:trPrChange w:id="1164"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65" w:author="Chara Katiri" w:date="2015-04-10T23:30:00Z">
              <w:tcPr>
                <w:tcW w:w="1668" w:type="dxa"/>
                <w:gridSpan w:val="3"/>
              </w:tcPr>
            </w:tcPrChange>
          </w:tcPr>
          <w:p w14:paraId="7BDF86A9" w14:textId="55F99BCD" w:rsidR="00890D2C" w:rsidRPr="003C74EA" w:rsidRDefault="00890D2C"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Number of users</w:t>
            </w:r>
          </w:p>
        </w:tc>
        <w:tc>
          <w:tcPr>
            <w:tcW w:w="2836" w:type="dxa"/>
            <w:gridSpan w:val="2"/>
            <w:tcPrChange w:id="1166" w:author="Chara Katiri" w:date="2015-04-10T23:30:00Z">
              <w:tcPr>
                <w:tcW w:w="2836" w:type="dxa"/>
                <w:gridSpan w:val="3"/>
              </w:tcPr>
            </w:tcPrChange>
          </w:tcPr>
          <w:p w14:paraId="52FA2C77" w14:textId="7AD44FCC"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13.7 million [19]</w:t>
            </w:r>
          </w:p>
          <w:p w14:paraId="493DFB3A" w14:textId="77777777"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3293" w:type="dxa"/>
            <w:gridSpan w:val="2"/>
            <w:tcPrChange w:id="1167" w:author="Chara Katiri" w:date="2015-04-10T23:30:00Z">
              <w:tcPr>
                <w:tcW w:w="3293" w:type="dxa"/>
                <w:gridSpan w:val="3"/>
              </w:tcPr>
            </w:tcPrChange>
          </w:tcPr>
          <w:p w14:paraId="69DBC765" w14:textId="0B495563"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5.5 million</w:t>
            </w:r>
          </w:p>
        </w:tc>
        <w:tc>
          <w:tcPr>
            <w:tcW w:w="2943" w:type="dxa"/>
            <w:gridSpan w:val="2"/>
            <w:tcBorders>
              <w:right w:val="single" w:sz="18" w:space="0" w:color="4F81BD" w:themeColor="accent1"/>
            </w:tcBorders>
            <w:tcPrChange w:id="1168" w:author="Chara Katiri" w:date="2015-04-10T23:30:00Z">
              <w:tcPr>
                <w:tcW w:w="3119" w:type="dxa"/>
                <w:gridSpan w:val="2"/>
                <w:tcBorders>
                  <w:right w:val="single" w:sz="18" w:space="0" w:color="4F81BD" w:themeColor="accent1"/>
                </w:tcBorders>
              </w:tcPr>
            </w:tcPrChange>
          </w:tcPr>
          <w:p w14:paraId="2F7D5A0A" w14:textId="41692EEE"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155.2 million [ 24]</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169"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University of Surrey students and staff.</w:t>
            </w:r>
          </w:p>
        </w:tc>
      </w:tr>
      <w:tr w:rsidR="008838C1" w:rsidRPr="003C74EA"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1170"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71" w:author="Chara Katiri" w:date="2015-04-10T23:30:00Z">
              <w:tcPr>
                <w:tcW w:w="1668" w:type="dxa"/>
                <w:gridSpan w:val="3"/>
              </w:tcPr>
            </w:tcPrChange>
          </w:tcPr>
          <w:p w14:paraId="048BE120" w14:textId="6E54F6A4" w:rsidR="00890D2C" w:rsidRPr="003C74EA" w:rsidRDefault="00890D2C"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Categories</w:t>
            </w:r>
          </w:p>
        </w:tc>
        <w:tc>
          <w:tcPr>
            <w:tcW w:w="2836" w:type="dxa"/>
            <w:gridSpan w:val="2"/>
            <w:tcPrChange w:id="1172" w:author="Chara Katiri" w:date="2015-04-10T23:30:00Z">
              <w:tcPr>
                <w:tcW w:w="2836" w:type="dxa"/>
                <w:gridSpan w:val="3"/>
              </w:tcPr>
            </w:tcPrChange>
          </w:tcPr>
          <w:p w14:paraId="3454D7DB" w14:textId="0E2E4763"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-Goods for sale;</w:t>
            </w:r>
          </w:p>
          <w:p w14:paraId="409D4C17" w14:textId="1BC94214"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-motors listings;</w:t>
            </w:r>
          </w:p>
          <w:p w14:paraId="02C658C9" w14:textId="12F8B4D6"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-jobs advertisements;</w:t>
            </w:r>
          </w:p>
          <w:p w14:paraId="1611BF19" w14:textId="6A3E38BA"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-property advertisement.</w:t>
            </w:r>
          </w:p>
        </w:tc>
        <w:tc>
          <w:tcPr>
            <w:tcW w:w="3293" w:type="dxa"/>
            <w:gridSpan w:val="2"/>
            <w:tcPrChange w:id="1173" w:author="Chara Katiri" w:date="2015-04-10T23:30:00Z">
              <w:tcPr>
                <w:tcW w:w="3293" w:type="dxa"/>
                <w:gridSpan w:val="3"/>
              </w:tcPr>
            </w:tcPrChange>
          </w:tcPr>
          <w:p w14:paraId="0CFB0695" w14:textId="221FD67B"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Over 500. [20]</w:t>
            </w:r>
          </w:p>
          <w:p w14:paraId="29EB9BC8" w14:textId="159862FD"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Initially for second hand or vintage items. </w:t>
            </w:r>
          </w:p>
          <w:p w14:paraId="6A48A63A" w14:textId="37FCB50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Is currently one of the most popular websites used to advertise pets, horses, and livestock. </w:t>
            </w:r>
          </w:p>
          <w:p w14:paraId="41DCD449"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2943" w:type="dxa"/>
            <w:gridSpan w:val="2"/>
            <w:tcBorders>
              <w:right w:val="single" w:sz="18" w:space="0" w:color="4F81BD" w:themeColor="accent1"/>
            </w:tcBorders>
            <w:tcPrChange w:id="1174" w:author="Chara Katiri" w:date="2015-04-10T23:30:00Z">
              <w:tcPr>
                <w:tcW w:w="3119" w:type="dxa"/>
                <w:gridSpan w:val="2"/>
                <w:tcBorders>
                  <w:right w:val="single" w:sz="18" w:space="0" w:color="4F81BD" w:themeColor="accent1"/>
                </w:tcBorders>
              </w:tcPr>
            </w:tcPrChange>
          </w:tcPr>
          <w:p w14:paraId="546EA142"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Over 35+. </w:t>
            </w:r>
          </w:p>
          <w:p w14:paraId="4FC8C2D2" w14:textId="4DF7376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Goods for sale, (new/used) auction, “Buy it now” shopping(fixed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1175"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Second hand books;</w:t>
            </w:r>
          </w:p>
          <w:p w14:paraId="115594EA" w14:textId="1B3E7D3F"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Rooms available for rent.</w:t>
            </w:r>
          </w:p>
          <w:p w14:paraId="0A3FF38E"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r w:rsidR="008838C1" w:rsidRPr="003C74EA" w14:paraId="289A4FCA" w14:textId="77777777" w:rsidTr="00132AF7">
        <w:trPr>
          <w:trHeight w:val="477"/>
          <w:trPrChange w:id="1176"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1177" w:author="Chara Katiri" w:date="2015-04-10T23:30:00Z">
              <w:tcPr>
                <w:tcW w:w="1668" w:type="dxa"/>
                <w:gridSpan w:val="3"/>
              </w:tcPr>
            </w:tcPrChange>
          </w:tcPr>
          <w:p w14:paraId="3E36AEA1" w14:textId="332D41A3" w:rsidR="00890D2C" w:rsidRPr="003C74EA" w:rsidRDefault="00890D2C"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Featured adverts</w:t>
            </w:r>
          </w:p>
        </w:tc>
        <w:tc>
          <w:tcPr>
            <w:tcW w:w="2836" w:type="dxa"/>
            <w:gridSpan w:val="2"/>
            <w:tcPrChange w:id="1178" w:author="Chara Katiri" w:date="2015-04-10T23:30:00Z">
              <w:tcPr>
                <w:tcW w:w="2836" w:type="dxa"/>
                <w:gridSpan w:val="3"/>
              </w:tcPr>
            </w:tcPrChange>
          </w:tcPr>
          <w:p w14:paraId="128D6E96" w14:textId="5071A202"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-Free use of the website. </w:t>
            </w:r>
          </w:p>
          <w:p w14:paraId="12BAAC06" w14:textId="1E662C23"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Featured adverts:</w:t>
            </w:r>
          </w:p>
          <w:p w14:paraId="57620EAA" w14:textId="7013203E"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-advert in the top of search page;</w:t>
            </w:r>
          </w:p>
          <w:p w14:paraId="67D96792" w14:textId="28C8E136"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-advert on the homepage; </w:t>
            </w:r>
          </w:p>
          <w:p w14:paraId="1A6747C0" w14:textId="3D74A3AB"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-urgent advert; </w:t>
            </w:r>
          </w:p>
          <w:p w14:paraId="42D25096" w14:textId="3EB7A2CD"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-site search ranking boost.  </w:t>
            </w:r>
          </w:p>
        </w:tc>
        <w:tc>
          <w:tcPr>
            <w:tcW w:w="3293" w:type="dxa"/>
            <w:gridSpan w:val="2"/>
            <w:tcPrChange w:id="1179" w:author="Chara Katiri" w:date="2015-04-10T23:30:00Z">
              <w:tcPr>
                <w:tcW w:w="3293" w:type="dxa"/>
                <w:gridSpan w:val="3"/>
              </w:tcPr>
            </w:tcPrChange>
          </w:tcPr>
          <w:p w14:paraId="25ED577C" w14:textId="77777777"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-Free use of the website. </w:t>
            </w:r>
          </w:p>
          <w:p w14:paraId="3CD4ACFB" w14:textId="11DEF78E"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Featured adverts:</w:t>
            </w:r>
          </w:p>
          <w:p w14:paraId="196A5772" w14:textId="1D41EEB0"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1180" w:author="Chara Katiri" w:date="2015-04-10T23:30:00Z">
              <w:tcPr>
                <w:tcW w:w="3119" w:type="dxa"/>
                <w:gridSpan w:val="2"/>
                <w:tcBorders>
                  <w:right w:val="single" w:sz="18" w:space="0" w:color="4F81BD" w:themeColor="accent1"/>
                </w:tcBorders>
              </w:tcPr>
            </w:tcPrChange>
          </w:tcPr>
          <w:p w14:paraId="043494BD" w14:textId="1A60DE46"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-Free use of the website. </w:t>
            </w:r>
          </w:p>
          <w:p w14:paraId="31CBC978" w14:textId="0B5D711F"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Featured adverts:</w:t>
            </w:r>
          </w:p>
          <w:p w14:paraId="1FA978CC" w14:textId="0100511E"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-When the seller adds new items and when they’re sold he is charged by an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181"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 Free use of the website. </w:t>
            </w:r>
          </w:p>
        </w:tc>
      </w:tr>
      <w:tr w:rsidR="008838C1" w:rsidRPr="003C74EA" w14:paraId="00A60C13" w14:textId="77777777" w:rsidTr="00132AF7">
        <w:tblPrEx>
          <w:tblPrExChange w:id="1182"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1183"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1184" w:author="Chara Katiri" w:date="2015-04-10T23:30:00Z">
              <w:tcPr>
                <w:tcW w:w="1702" w:type="dxa"/>
                <w:gridSpan w:val="3"/>
              </w:tcPr>
            </w:tcPrChange>
          </w:tcPr>
          <w:p w14:paraId="3F27CEDB" w14:textId="5B64062F" w:rsidR="00890D2C" w:rsidRPr="003C74EA" w:rsidRDefault="00890D2C"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Delivery services</w:t>
            </w:r>
          </w:p>
        </w:tc>
        <w:tc>
          <w:tcPr>
            <w:tcW w:w="2835" w:type="dxa"/>
            <w:gridSpan w:val="2"/>
            <w:tcPrChange w:id="1185" w:author="Chara Katiri" w:date="2015-04-10T23:30:00Z">
              <w:tcPr>
                <w:tcW w:w="2835" w:type="dxa"/>
                <w:gridSpan w:val="3"/>
              </w:tcPr>
            </w:tcPrChange>
          </w:tcPr>
          <w:p w14:paraId="75376CDD" w14:textId="4CD5BE11"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Collection from the seller only.</w:t>
            </w:r>
          </w:p>
        </w:tc>
        <w:tc>
          <w:tcPr>
            <w:tcW w:w="3402" w:type="dxa"/>
            <w:gridSpan w:val="2"/>
            <w:tcPrChange w:id="1186" w:author="Chara Katiri" w:date="2015-04-10T23:30:00Z">
              <w:tcPr>
                <w:tcW w:w="3402" w:type="dxa"/>
                <w:gridSpan w:val="3"/>
              </w:tcPr>
            </w:tcPrChange>
          </w:tcPr>
          <w:p w14:paraId="6A585B29" w14:textId="5B9CAF08"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Shipping</w:t>
            </w:r>
          </w:p>
        </w:tc>
        <w:tc>
          <w:tcPr>
            <w:tcW w:w="2801" w:type="dxa"/>
            <w:tcBorders>
              <w:right w:val="single" w:sz="18" w:space="0" w:color="4F81BD" w:themeColor="accent1"/>
            </w:tcBorders>
            <w:tcPrChange w:id="1187" w:author="Chara Katiri" w:date="2015-04-10T23:30:00Z">
              <w:tcPr>
                <w:tcW w:w="2977" w:type="dxa"/>
                <w:gridSpan w:val="2"/>
                <w:tcBorders>
                  <w:right w:val="single" w:sz="18" w:space="0" w:color="4F81BD" w:themeColor="accent1"/>
                </w:tcBorders>
              </w:tcPr>
            </w:tcPrChange>
          </w:tcPr>
          <w:p w14:paraId="5AAE1DEB" w14:textId="3E294C82"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1188"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Collection from the seller only.</w:t>
            </w:r>
          </w:p>
          <w:p w14:paraId="7F4E79DD" w14:textId="4F816646"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Students are located on campus and deliveries are be made in person (meeting between student seller and student buyer).</w:t>
            </w:r>
          </w:p>
        </w:tc>
      </w:tr>
      <w:tr w:rsidR="00890D2C" w:rsidRPr="003C74EA" w14:paraId="56410399" w14:textId="77777777" w:rsidTr="00132AF7">
        <w:tblPrEx>
          <w:tblPrExChange w:id="1189" w:author="Chara Katiri" w:date="2015-04-10T23:30:00Z">
            <w:tblPrEx>
              <w:tblW w:w="16073" w:type="dxa"/>
              <w:tblInd w:w="-885" w:type="dxa"/>
            </w:tblPrEx>
          </w:tblPrExChange>
        </w:tblPrEx>
        <w:trPr>
          <w:trHeight w:val="490"/>
          <w:trPrChange w:id="1190"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191" w:author="Chara Katiri" w:date="2015-04-10T23:30:00Z">
              <w:tcPr>
                <w:tcW w:w="1668" w:type="dxa"/>
                <w:gridSpan w:val="2"/>
              </w:tcPr>
            </w:tcPrChange>
          </w:tcPr>
          <w:p w14:paraId="40209959" w14:textId="056CC8C8" w:rsidR="00890D2C" w:rsidRPr="003C74EA" w:rsidRDefault="00890D2C" w:rsidP="003C74EA">
            <w:pPr>
              <w:spacing w:line="360" w:lineRule="auto"/>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Payment method</w:t>
            </w:r>
          </w:p>
        </w:tc>
        <w:tc>
          <w:tcPr>
            <w:tcW w:w="2836" w:type="dxa"/>
            <w:gridSpan w:val="2"/>
            <w:tcPrChange w:id="1192" w:author="Chara Katiri" w:date="2015-04-10T23:30:00Z">
              <w:tcPr>
                <w:tcW w:w="2836" w:type="dxa"/>
                <w:gridSpan w:val="3"/>
              </w:tcPr>
            </w:tcPrChange>
          </w:tcPr>
          <w:p w14:paraId="3DA7C253" w14:textId="1A2F9AA8"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Online payment.</w:t>
            </w:r>
          </w:p>
        </w:tc>
        <w:tc>
          <w:tcPr>
            <w:tcW w:w="3293" w:type="dxa"/>
            <w:gridSpan w:val="2"/>
            <w:tcPrChange w:id="1193" w:author="Chara Katiri" w:date="2015-04-10T23:30:00Z">
              <w:tcPr>
                <w:tcW w:w="3293" w:type="dxa"/>
                <w:gridSpan w:val="3"/>
              </w:tcPr>
            </w:tcPrChange>
          </w:tcPr>
          <w:p w14:paraId="67D6BF92" w14:textId="352DBA4A"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Online payment.</w:t>
            </w:r>
          </w:p>
        </w:tc>
        <w:tc>
          <w:tcPr>
            <w:tcW w:w="2943" w:type="dxa"/>
            <w:gridSpan w:val="2"/>
            <w:tcBorders>
              <w:right w:val="single" w:sz="18" w:space="0" w:color="4F81BD" w:themeColor="accent1"/>
            </w:tcBorders>
            <w:tcPrChange w:id="1194" w:author="Chara Katiri" w:date="2015-04-10T23:30:00Z">
              <w:tcPr>
                <w:tcW w:w="3119" w:type="dxa"/>
                <w:gridSpan w:val="3"/>
                <w:tcBorders>
                  <w:right w:val="single" w:sz="18" w:space="0" w:color="4F81BD" w:themeColor="accent1"/>
                </w:tcBorders>
              </w:tcPr>
            </w:tcPrChange>
          </w:tcPr>
          <w:p w14:paraId="34802094" w14:textId="36506DE5"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1195"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3C74EA" w:rsidRDefault="00890D2C"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Students are located on campus and payments are made in person.</w:t>
            </w:r>
          </w:p>
        </w:tc>
      </w:tr>
      <w:tr w:rsidR="00890D2C" w:rsidRPr="003C74EA" w14:paraId="6DB0229A" w14:textId="77777777" w:rsidTr="00132AF7">
        <w:tblPrEx>
          <w:tblPrExChange w:id="1196"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1197"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1198" w:author="Chara Katiri" w:date="2015-04-10T23:30:00Z">
              <w:tcPr>
                <w:tcW w:w="1668" w:type="dxa"/>
                <w:gridSpan w:val="2"/>
              </w:tcPr>
            </w:tcPrChange>
          </w:tcPr>
          <w:p w14:paraId="7B70D60F" w14:textId="7F1E2B8B" w:rsidR="00890D2C" w:rsidRPr="003C74EA" w:rsidRDefault="00890D2C"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Presence in social media</w:t>
            </w:r>
          </w:p>
        </w:tc>
        <w:tc>
          <w:tcPr>
            <w:tcW w:w="2836" w:type="dxa"/>
            <w:gridSpan w:val="2"/>
            <w:tcPrChange w:id="1199" w:author="Chara Katiri" w:date="2015-04-10T23:30:00Z">
              <w:tcPr>
                <w:tcW w:w="2836" w:type="dxa"/>
                <w:gridSpan w:val="3"/>
              </w:tcPr>
            </w:tcPrChange>
          </w:tcPr>
          <w:p w14:paraId="017FC0CC" w14:textId="32682910"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Facebook,</w:t>
            </w:r>
          </w:p>
          <w:p w14:paraId="25075314"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Twitter, </w:t>
            </w:r>
          </w:p>
          <w:p w14:paraId="318A337F"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Google+, </w:t>
            </w:r>
          </w:p>
          <w:p w14:paraId="42F3C9FB" w14:textId="1DE65529"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Pinterest.</w:t>
            </w:r>
          </w:p>
        </w:tc>
        <w:tc>
          <w:tcPr>
            <w:tcW w:w="3293" w:type="dxa"/>
            <w:gridSpan w:val="2"/>
            <w:tcPrChange w:id="1200" w:author="Chara Katiri" w:date="2015-04-10T23:30:00Z">
              <w:tcPr>
                <w:tcW w:w="3293" w:type="dxa"/>
                <w:gridSpan w:val="3"/>
              </w:tcPr>
            </w:tcPrChange>
          </w:tcPr>
          <w:p w14:paraId="30032315"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Facebook, </w:t>
            </w:r>
          </w:p>
          <w:p w14:paraId="70BE13B3"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Twitter, </w:t>
            </w:r>
          </w:p>
          <w:p w14:paraId="638FDFD7"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Google+, </w:t>
            </w:r>
          </w:p>
          <w:p w14:paraId="1D98749B" w14:textId="218B35B1"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Instagram.</w:t>
            </w:r>
          </w:p>
        </w:tc>
        <w:tc>
          <w:tcPr>
            <w:tcW w:w="2943" w:type="dxa"/>
            <w:gridSpan w:val="2"/>
            <w:tcBorders>
              <w:right w:val="single" w:sz="18" w:space="0" w:color="4F81BD" w:themeColor="accent1"/>
            </w:tcBorders>
            <w:tcPrChange w:id="1201" w:author="Chara Katiri" w:date="2015-04-10T23:30:00Z">
              <w:tcPr>
                <w:tcW w:w="3119" w:type="dxa"/>
                <w:gridSpan w:val="3"/>
                <w:tcBorders>
                  <w:right w:val="single" w:sz="18" w:space="0" w:color="4F81BD" w:themeColor="accent1"/>
                </w:tcBorders>
              </w:tcPr>
            </w:tcPrChange>
          </w:tcPr>
          <w:p w14:paraId="74978111"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Twitter, </w:t>
            </w:r>
          </w:p>
          <w:p w14:paraId="62FC9D15"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Google+, </w:t>
            </w:r>
          </w:p>
          <w:p w14:paraId="301BFAD0"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Intagram, </w:t>
            </w:r>
          </w:p>
          <w:p w14:paraId="7CBE30A7" w14:textId="3C71C1AC"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1202"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3C74EA" w:rsidRDefault="00890D2C"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bl>
    <w:p w14:paraId="4F0FDD0D" w14:textId="77777777" w:rsidR="00623286" w:rsidRPr="003C74EA" w:rsidRDefault="00623286" w:rsidP="003C74EA">
      <w:pPr>
        <w:spacing w:line="360" w:lineRule="auto"/>
        <w:contextualSpacing/>
        <w:jc w:val="both"/>
        <w:rPr>
          <w:rFonts w:ascii="Times" w:eastAsia="Times New Roman" w:hAnsi="Times" w:cs="Times New Roman"/>
          <w:sz w:val="22"/>
          <w:szCs w:val="22"/>
          <w:shd w:val="clear" w:color="auto" w:fill="FFFFFF"/>
          <w:lang w:val="en-GB"/>
        </w:rPr>
        <w:sectPr w:rsidR="00623286" w:rsidRPr="003C74EA" w:rsidSect="008838C1">
          <w:pgSz w:w="16840" w:h="11900" w:orient="landscape"/>
          <w:pgMar w:top="1440" w:right="1440" w:bottom="1440" w:left="1440" w:header="708" w:footer="708" w:gutter="0"/>
          <w:cols w:space="708"/>
          <w:titlePg/>
          <w:docGrid w:linePitch="360"/>
          <w:sectPrChange w:id="1203" w:author="Chara Katiri" w:date="2015-04-10T23:21:00Z">
            <w:sectPr w:rsidR="00623286" w:rsidRPr="003C74EA" w:rsidSect="008838C1">
              <w:pgMar w:top="993" w:right="1440" w:bottom="1440" w:left="1440" w:header="708" w:footer="708" w:gutter="0"/>
            </w:sectPr>
          </w:sectPrChange>
        </w:sectPr>
      </w:pPr>
    </w:p>
    <w:p w14:paraId="1FE9E3E1" w14:textId="77777777" w:rsidR="008D4B13" w:rsidRPr="003C74EA" w:rsidRDefault="008D4B13"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204" w:name="_Toc290429761"/>
      <w:r w:rsidRPr="003C74EA">
        <w:rPr>
          <w:rFonts w:ascii="Times" w:hAnsi="Times" w:cs="Times New Roman"/>
          <w:color w:val="auto"/>
          <w:sz w:val="22"/>
          <w:szCs w:val="22"/>
          <w:lang w:val="en-GB"/>
        </w:rPr>
        <w:t>Tackling the problem</w:t>
      </w:r>
      <w:bookmarkEnd w:id="1204"/>
    </w:p>
    <w:p w14:paraId="411F2B5F" w14:textId="576EC07C" w:rsidR="001437E8" w:rsidRPr="003C74EA" w:rsidRDefault="00723C0F"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The development of Pinboard website provide</w:t>
      </w:r>
      <w:r w:rsidR="006A5854" w:rsidRPr="003C74EA">
        <w:rPr>
          <w:rFonts w:ascii="Times" w:eastAsia="Times New Roman" w:hAnsi="Times" w:cs="Times New Roman"/>
          <w:sz w:val="22"/>
          <w:szCs w:val="22"/>
          <w:shd w:val="clear" w:color="auto" w:fill="FFFFFF"/>
          <w:lang w:val="en-GB"/>
        </w:rPr>
        <w:t>s an</w:t>
      </w:r>
      <w:r w:rsidRPr="003C74EA">
        <w:rPr>
          <w:rFonts w:ascii="Times" w:eastAsia="Times New Roman" w:hAnsi="Times" w:cs="Times New Roman"/>
          <w:sz w:val="22"/>
          <w:szCs w:val="22"/>
          <w:shd w:val="clear" w:color="auto" w:fill="FFFFFF"/>
          <w:lang w:val="en-GB"/>
        </w:rPr>
        <w:t xml:space="preserve"> alternative </w:t>
      </w:r>
      <w:r w:rsidR="006A5854" w:rsidRPr="003C74EA">
        <w:rPr>
          <w:rFonts w:ascii="Times" w:eastAsia="Times New Roman" w:hAnsi="Times" w:cs="Times New Roman"/>
          <w:sz w:val="22"/>
          <w:szCs w:val="22"/>
          <w:shd w:val="clear" w:color="auto" w:fill="FFFFFF"/>
          <w:lang w:val="en-GB"/>
        </w:rPr>
        <w:t>process</w:t>
      </w:r>
      <w:r w:rsidR="001437E8" w:rsidRPr="003C74EA">
        <w:rPr>
          <w:rFonts w:ascii="Times" w:eastAsia="Times New Roman" w:hAnsi="Times" w:cs="Times New Roman"/>
          <w:sz w:val="22"/>
          <w:szCs w:val="22"/>
          <w:shd w:val="clear" w:color="auto" w:fill="FFFFFF"/>
          <w:lang w:val="en-GB"/>
        </w:rPr>
        <w:t xml:space="preserve"> to email distribution for</w:t>
      </w:r>
      <w:r w:rsidRPr="003C74EA">
        <w:rPr>
          <w:rFonts w:ascii="Times" w:eastAsia="Times New Roman" w:hAnsi="Times" w:cs="Times New Roman"/>
          <w:sz w:val="22"/>
          <w:szCs w:val="22"/>
          <w:shd w:val="clear" w:color="auto" w:fill="FFFFFF"/>
          <w:lang w:val="en-GB"/>
        </w:rPr>
        <w:t xml:space="preserve"> students that wish to sell their second-hand books or</w:t>
      </w:r>
      <w:r w:rsidR="001437E8" w:rsidRPr="003C74EA">
        <w:rPr>
          <w:rFonts w:ascii="Times" w:eastAsia="Times New Roman" w:hAnsi="Times" w:cs="Times New Roman"/>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w:t>
      </w:r>
      <w:r w:rsidR="00AA27B0" w:rsidRPr="003C74EA">
        <w:rPr>
          <w:rFonts w:ascii="Times" w:eastAsia="Times New Roman" w:hAnsi="Times" w:cs="Times New Roman"/>
          <w:sz w:val="22"/>
          <w:szCs w:val="22"/>
          <w:shd w:val="clear" w:color="auto" w:fill="FFFFFF"/>
          <w:lang w:val="en-GB"/>
        </w:rPr>
        <w:t xml:space="preserve"> </w:t>
      </w:r>
      <w:r w:rsidR="001437E8" w:rsidRPr="003C74EA">
        <w:rPr>
          <w:rFonts w:ascii="Times" w:eastAsia="Times New Roman" w:hAnsi="Times" w:cs="Times New Roman"/>
          <w:sz w:val="22"/>
          <w:szCs w:val="22"/>
          <w:shd w:val="clear" w:color="auto" w:fill="FFFFFF"/>
          <w:lang w:val="en-GB"/>
        </w:rPr>
        <w:t>/</w:t>
      </w:r>
      <w:r w:rsidR="00AA27B0" w:rsidRPr="003C74EA">
        <w:rPr>
          <w:rFonts w:ascii="Times" w:eastAsia="Times New Roman" w:hAnsi="Times" w:cs="Times New Roman"/>
          <w:sz w:val="22"/>
          <w:szCs w:val="22"/>
          <w:shd w:val="clear" w:color="auto" w:fill="FFFFFF"/>
          <w:lang w:val="en-GB"/>
        </w:rPr>
        <w:t xml:space="preserve"> </w:t>
      </w:r>
      <w:r w:rsidR="001437E8" w:rsidRPr="003C74EA">
        <w:rPr>
          <w:rFonts w:ascii="Times" w:eastAsia="Times New Roman" w:hAnsi="Times" w:cs="Times New Roman"/>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3C74EA" w:rsidRDefault="001437E8"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 </w:t>
      </w:r>
    </w:p>
    <w:p w14:paraId="4C19CF9D" w14:textId="4C38E4DC" w:rsidR="008D4B13" w:rsidRPr="003C74EA" w:rsidRDefault="006A5854"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205" w:name="_Toc290429762"/>
      <w:r w:rsidRPr="003C74EA">
        <w:rPr>
          <w:rFonts w:ascii="Times" w:hAnsi="Times" w:cs="Times New Roman"/>
          <w:color w:val="auto"/>
          <w:sz w:val="22"/>
          <w:szCs w:val="22"/>
          <w:lang w:val="en-GB"/>
        </w:rPr>
        <w:t>A</w:t>
      </w:r>
      <w:r w:rsidR="008D4B13" w:rsidRPr="003C74EA">
        <w:rPr>
          <w:rFonts w:ascii="Times" w:hAnsi="Times" w:cs="Times New Roman"/>
          <w:color w:val="auto"/>
          <w:sz w:val="22"/>
          <w:szCs w:val="22"/>
          <w:lang w:val="en-GB"/>
        </w:rPr>
        <w:t xml:space="preserve">cceptance </w:t>
      </w:r>
      <w:r w:rsidR="005A2D81" w:rsidRPr="003C74EA">
        <w:rPr>
          <w:rFonts w:ascii="Times" w:hAnsi="Times" w:cs="Times New Roman"/>
          <w:color w:val="auto"/>
          <w:sz w:val="22"/>
          <w:szCs w:val="22"/>
          <w:lang w:val="en-GB"/>
        </w:rPr>
        <w:t>and u</w:t>
      </w:r>
      <w:r w:rsidRPr="003C74EA">
        <w:rPr>
          <w:rFonts w:ascii="Times" w:hAnsi="Times" w:cs="Times New Roman"/>
          <w:color w:val="auto"/>
          <w:sz w:val="22"/>
          <w:szCs w:val="22"/>
          <w:lang w:val="en-GB"/>
        </w:rPr>
        <w:t xml:space="preserve">sability </w:t>
      </w:r>
      <w:r w:rsidR="008D4B13" w:rsidRPr="003C74EA">
        <w:rPr>
          <w:rFonts w:ascii="Times" w:hAnsi="Times" w:cs="Times New Roman"/>
          <w:color w:val="auto"/>
          <w:sz w:val="22"/>
          <w:szCs w:val="22"/>
          <w:lang w:val="en-GB"/>
        </w:rPr>
        <w:t>concerns</w:t>
      </w:r>
      <w:bookmarkEnd w:id="1205"/>
    </w:p>
    <w:p w14:paraId="6F43135B" w14:textId="6596124A" w:rsidR="00180E37" w:rsidRPr="003C74EA" w:rsidRDefault="005A2D81" w:rsidP="003C74EA">
      <w:pPr>
        <w:spacing w:line="360" w:lineRule="auto"/>
        <w:ind w:firstLine="72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The key concern is for the IT Services/Systems Team to accept the deployment of the we</w:t>
      </w:r>
      <w:r w:rsidR="0062322A" w:rsidRPr="003C74EA">
        <w:rPr>
          <w:rFonts w:ascii="Times" w:eastAsia="Times New Roman" w:hAnsi="Times" w:cs="Times New Roman"/>
          <w:sz w:val="22"/>
          <w:szCs w:val="22"/>
          <w:lang w:val="en-GB"/>
        </w:rPr>
        <w:t>bsite on Surrey’s intranet. If it’s accepted</w:t>
      </w:r>
      <w:r w:rsidRPr="003C74EA">
        <w:rPr>
          <w:rFonts w:ascii="Times" w:eastAsia="Times New Roman" w:hAnsi="Times" w:cs="Times New Roman"/>
          <w:sz w:val="22"/>
          <w:szCs w:val="22"/>
          <w:lang w:val="en-GB"/>
        </w:rPr>
        <w:t xml:space="preserve">, the arising concern is the level of usability of the website by the end users. </w:t>
      </w:r>
      <w:commentRangeStart w:id="1206"/>
      <w:r w:rsidRPr="003C74EA">
        <w:rPr>
          <w:rFonts w:ascii="Times" w:eastAsia="Times New Roman" w:hAnsi="Times" w:cs="Times New Roman"/>
          <w:sz w:val="22"/>
          <w:szCs w:val="22"/>
          <w:lang w:val="en-GB"/>
        </w:rPr>
        <w:t>However, if the deployment of the website is not approved, the project</w:t>
      </w:r>
      <w:r w:rsidR="00180E37" w:rsidRPr="003C74EA">
        <w:rPr>
          <w:rFonts w:ascii="Times" w:eastAsia="Times New Roman" w:hAnsi="Times" w:cs="Times New Roman"/>
          <w:sz w:val="22"/>
          <w:szCs w:val="22"/>
          <w:lang w:val="en-GB"/>
        </w:rPr>
        <w:t xml:space="preserve"> will be seen as </w:t>
      </w:r>
      <w:r w:rsidRPr="003C74EA">
        <w:rPr>
          <w:rFonts w:ascii="Times" w:eastAsia="Times New Roman" w:hAnsi="Times" w:cs="Times New Roman"/>
          <w:sz w:val="22"/>
          <w:szCs w:val="22"/>
          <w:lang w:val="en-GB"/>
        </w:rPr>
        <w:t>an opportunity for hand</w:t>
      </w:r>
      <w:ins w:id="1207" w:author="Chara Katiri" w:date="2015-04-10T23:32:00Z">
        <w:r w:rsidR="00132AF7" w:rsidRPr="003C74EA">
          <w:rPr>
            <w:rFonts w:ascii="Times" w:eastAsia="Times New Roman" w:hAnsi="Times" w:cs="Times New Roman"/>
            <w:sz w:val="22"/>
            <w:szCs w:val="22"/>
            <w:lang w:val="en-GB"/>
          </w:rPr>
          <w:t>s</w:t>
        </w:r>
      </w:ins>
      <w:r w:rsidRPr="003C74EA">
        <w:rPr>
          <w:rFonts w:ascii="Times" w:eastAsia="Times New Roman" w:hAnsi="Times" w:cs="Times New Roman"/>
          <w:sz w:val="22"/>
          <w:szCs w:val="22"/>
          <w:lang w:val="en-GB"/>
        </w:rPr>
        <w:t xml:space="preserve">-on </w:t>
      </w:r>
      <w:r w:rsidR="002A31D9" w:rsidRPr="003C74EA">
        <w:rPr>
          <w:rFonts w:ascii="Times" w:eastAsia="Times New Roman" w:hAnsi="Times" w:cs="Times New Roman"/>
          <w:sz w:val="22"/>
          <w:szCs w:val="22"/>
          <w:lang w:val="en-GB"/>
        </w:rPr>
        <w:t xml:space="preserve">experience, </w:t>
      </w:r>
      <w:r w:rsidR="00180E37" w:rsidRPr="003C74EA">
        <w:rPr>
          <w:rFonts w:ascii="Times" w:eastAsia="Times New Roman" w:hAnsi="Times" w:cs="Times New Roman"/>
          <w:sz w:val="22"/>
          <w:szCs w:val="22"/>
          <w:lang w:val="en-GB"/>
        </w:rPr>
        <w:t>manage</w:t>
      </w:r>
      <w:r w:rsidR="002A31D9" w:rsidRPr="003C74EA">
        <w:rPr>
          <w:rFonts w:ascii="Times" w:eastAsia="Times New Roman" w:hAnsi="Times" w:cs="Times New Roman"/>
          <w:sz w:val="22"/>
          <w:szCs w:val="22"/>
          <w:lang w:val="en-GB"/>
        </w:rPr>
        <w:t xml:space="preserve">ment </w:t>
      </w:r>
      <w:r w:rsidR="0017155B" w:rsidRPr="003C74EA">
        <w:rPr>
          <w:rFonts w:ascii="Times" w:eastAsia="Times New Roman" w:hAnsi="Times" w:cs="Times New Roman"/>
          <w:sz w:val="22"/>
          <w:szCs w:val="22"/>
          <w:lang w:val="en-GB"/>
        </w:rPr>
        <w:t xml:space="preserve">and </w:t>
      </w:r>
      <w:r w:rsidR="002A31D9" w:rsidRPr="003C74EA">
        <w:rPr>
          <w:rFonts w:ascii="Times" w:eastAsia="Times New Roman" w:hAnsi="Times" w:cs="Times New Roman"/>
          <w:sz w:val="22"/>
          <w:szCs w:val="22"/>
          <w:lang w:val="en-GB"/>
        </w:rPr>
        <w:t>completion of</w:t>
      </w:r>
      <w:r w:rsidR="00180E37" w:rsidRPr="003C74EA">
        <w:rPr>
          <w:rFonts w:ascii="Times" w:eastAsia="Times New Roman" w:hAnsi="Times" w:cs="Times New Roman"/>
          <w:sz w:val="22"/>
          <w:szCs w:val="22"/>
          <w:lang w:val="en-GB"/>
        </w:rPr>
        <w:t xml:space="preserve"> the </w:t>
      </w:r>
      <w:r w:rsidR="002A31D9" w:rsidRPr="003C74EA">
        <w:rPr>
          <w:rFonts w:ascii="Times" w:eastAsia="Times New Roman" w:hAnsi="Times" w:cs="Times New Roman"/>
          <w:sz w:val="22"/>
          <w:szCs w:val="22"/>
          <w:lang w:val="en-GB"/>
        </w:rPr>
        <w:t xml:space="preserve">development </w:t>
      </w:r>
      <w:r w:rsidR="00180E37" w:rsidRPr="003C74EA">
        <w:rPr>
          <w:rFonts w:ascii="Times" w:eastAsia="Times New Roman" w:hAnsi="Times" w:cs="Times New Roman"/>
          <w:sz w:val="22"/>
          <w:szCs w:val="22"/>
          <w:lang w:val="en-GB"/>
        </w:rPr>
        <w:t xml:space="preserve">lifecycle </w:t>
      </w:r>
      <w:r w:rsidR="0017155B" w:rsidRPr="003C74EA">
        <w:rPr>
          <w:rFonts w:ascii="Times" w:eastAsia="Times New Roman" w:hAnsi="Times" w:cs="Times New Roman"/>
          <w:sz w:val="22"/>
          <w:szCs w:val="22"/>
          <w:lang w:val="en-GB"/>
        </w:rPr>
        <w:t>for a</w:t>
      </w:r>
      <w:r w:rsidR="00180E37" w:rsidRPr="003C74EA">
        <w:rPr>
          <w:rFonts w:ascii="Times" w:eastAsia="Times New Roman" w:hAnsi="Times" w:cs="Times New Roman"/>
          <w:sz w:val="22"/>
          <w:szCs w:val="22"/>
          <w:lang w:val="en-GB"/>
        </w:rPr>
        <w:t xml:space="preserve"> website.</w:t>
      </w:r>
      <w:commentRangeEnd w:id="1206"/>
      <w:r w:rsidR="00132AF7" w:rsidRPr="003C74EA">
        <w:rPr>
          <w:rStyle w:val="CommentReference"/>
          <w:rFonts w:ascii="Times" w:hAnsi="Times" w:cs="Times New Roman"/>
          <w:sz w:val="22"/>
          <w:szCs w:val="22"/>
        </w:rPr>
        <w:commentReference w:id="1206"/>
      </w:r>
    </w:p>
    <w:p w14:paraId="645FEBC7" w14:textId="3EA76F49" w:rsidR="003F4AEA" w:rsidRPr="003C74EA" w:rsidRDefault="007E7DE8"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br w:type="page"/>
      </w:r>
    </w:p>
    <w:p w14:paraId="6B834FC4" w14:textId="0CCDF693" w:rsidR="003F4AEA" w:rsidRPr="003C74EA" w:rsidRDefault="003F4AEA" w:rsidP="003C74EA">
      <w:pPr>
        <w:pStyle w:val="Heading2"/>
        <w:numPr>
          <w:ilvl w:val="1"/>
          <w:numId w:val="13"/>
        </w:numPr>
        <w:spacing w:line="360" w:lineRule="auto"/>
        <w:contextualSpacing/>
        <w:jc w:val="both"/>
        <w:rPr>
          <w:ins w:id="1208" w:author="Chara Katiri" w:date="2015-04-11T02:27:00Z"/>
          <w:rFonts w:ascii="Times" w:hAnsi="Times" w:cs="Times New Roman"/>
          <w:color w:val="auto"/>
          <w:sz w:val="22"/>
          <w:szCs w:val="22"/>
          <w:lang w:val="en-GB"/>
        </w:rPr>
      </w:pPr>
      <w:bookmarkStart w:id="1209" w:name="_Toc290429763"/>
      <w:commentRangeStart w:id="1210"/>
      <w:r w:rsidRPr="003C74EA">
        <w:rPr>
          <w:rFonts w:ascii="Times" w:hAnsi="Times" w:cs="Times New Roman"/>
          <w:color w:val="auto"/>
          <w:sz w:val="22"/>
          <w:szCs w:val="22"/>
          <w:lang w:val="en-GB"/>
        </w:rPr>
        <w:t>Research on technology</w:t>
      </w:r>
      <w:commentRangeEnd w:id="1210"/>
      <w:r w:rsidR="004A6C8B" w:rsidRPr="003C74EA">
        <w:rPr>
          <w:rStyle w:val="CommentReference"/>
          <w:rFonts w:ascii="Times" w:eastAsiaTheme="minorEastAsia" w:hAnsi="Times" w:cs="Times New Roman"/>
          <w:b w:val="0"/>
          <w:bCs w:val="0"/>
          <w:color w:val="auto"/>
          <w:sz w:val="22"/>
          <w:szCs w:val="22"/>
        </w:rPr>
        <w:commentReference w:id="1210"/>
      </w:r>
      <w:bookmarkEnd w:id="1209"/>
    </w:p>
    <w:p w14:paraId="118DEEEA" w14:textId="7D16649A" w:rsidR="003A0AE7" w:rsidRPr="003C74EA" w:rsidRDefault="003A0AE7" w:rsidP="003C74EA">
      <w:pPr>
        <w:pStyle w:val="Heading2"/>
        <w:numPr>
          <w:ilvl w:val="2"/>
          <w:numId w:val="13"/>
        </w:numPr>
        <w:spacing w:line="360" w:lineRule="auto"/>
        <w:contextualSpacing/>
        <w:jc w:val="both"/>
        <w:rPr>
          <w:rFonts w:ascii="Times" w:hAnsi="Times" w:cs="Times New Roman"/>
          <w:color w:val="auto"/>
          <w:sz w:val="22"/>
          <w:szCs w:val="22"/>
          <w:lang w:val="en-GB"/>
        </w:rPr>
      </w:pPr>
      <w:ins w:id="1211" w:author="Chara Katiri" w:date="2015-04-11T02:27:00Z">
        <w:r w:rsidRPr="003C74EA">
          <w:rPr>
            <w:rFonts w:ascii="Times" w:hAnsi="Times" w:cs="Times New Roman"/>
            <w:color w:val="auto"/>
            <w:sz w:val="22"/>
            <w:szCs w:val="22"/>
            <w:lang w:val="en-GB"/>
          </w:rPr>
          <w:t xml:space="preserve"> </w:t>
        </w:r>
        <w:bookmarkStart w:id="1212" w:name="_Toc290429764"/>
        <w:r w:rsidRPr="003C74EA">
          <w:rPr>
            <w:rFonts w:ascii="Times" w:hAnsi="Times" w:cs="Times New Roman"/>
            <w:color w:val="auto"/>
            <w:sz w:val="22"/>
            <w:szCs w:val="22"/>
            <w:lang w:val="en-GB"/>
          </w:rPr>
          <w:t>Types of MVC Frameworks</w:t>
        </w:r>
      </w:ins>
      <w:bookmarkEnd w:id="1212"/>
    </w:p>
    <w:p w14:paraId="68A34DEC" w14:textId="13B64C96" w:rsidR="002E035E" w:rsidRPr="003C74EA" w:rsidRDefault="003A0AE7" w:rsidP="003C74EA">
      <w:pPr>
        <w:spacing w:line="360" w:lineRule="auto"/>
        <w:ind w:firstLine="720"/>
        <w:contextualSpacing/>
        <w:jc w:val="both"/>
        <w:rPr>
          <w:ins w:id="1213" w:author="Chara Katiri" w:date="2015-04-11T02:41:00Z"/>
          <w:rFonts w:ascii="Times" w:eastAsia="Times New Roman" w:hAnsi="Times" w:cs="Times New Roman"/>
          <w:sz w:val="22"/>
          <w:szCs w:val="22"/>
          <w:shd w:val="clear" w:color="auto" w:fill="FFFFFF"/>
          <w:lang w:val="en-GB"/>
        </w:rPr>
      </w:pPr>
      <w:ins w:id="1214" w:author="Chara Katiri" w:date="2015-04-11T02:28:00Z">
        <w:r w:rsidRPr="003C74EA">
          <w:rPr>
            <w:rFonts w:ascii="Times" w:eastAsia="Times New Roman" w:hAnsi="Times" w:cs="Times New Roman"/>
            <w:sz w:val="22"/>
            <w:szCs w:val="22"/>
            <w:shd w:val="clear" w:color="auto" w:fill="FFFFFF"/>
            <w:lang w:val="en-GB"/>
          </w:rPr>
          <w:t>There are 2 types of MVC</w:t>
        </w:r>
      </w:ins>
      <w:ins w:id="1215" w:author="Chara Katiri" w:date="2015-04-11T01:14:00Z">
        <w:r w:rsidRPr="003C74EA">
          <w:rPr>
            <w:rFonts w:ascii="Times" w:eastAsia="Times New Roman" w:hAnsi="Times" w:cs="Times New Roman"/>
            <w:sz w:val="22"/>
            <w:szCs w:val="22"/>
            <w:shd w:val="clear" w:color="auto" w:fill="FFFFFF"/>
            <w:lang w:val="en-GB"/>
          </w:rPr>
          <w:t xml:space="preserve"> F</w:t>
        </w:r>
        <w:r w:rsidR="00F05222" w:rsidRPr="003C74EA">
          <w:rPr>
            <w:rFonts w:ascii="Times" w:eastAsia="Times New Roman" w:hAnsi="Times" w:cs="Times New Roman"/>
            <w:sz w:val="22"/>
            <w:szCs w:val="22"/>
            <w:shd w:val="clear" w:color="auto" w:fill="FFFFFF"/>
            <w:lang w:val="en-GB"/>
          </w:rPr>
          <w:t>ramework</w:t>
        </w:r>
      </w:ins>
      <w:ins w:id="1216" w:author="Chara Katiri" w:date="2015-04-11T02:28:00Z">
        <w:r w:rsidRPr="003C74EA">
          <w:rPr>
            <w:rFonts w:ascii="Times" w:eastAsia="Times New Roman" w:hAnsi="Times" w:cs="Times New Roman"/>
            <w:sz w:val="22"/>
            <w:szCs w:val="22"/>
            <w:shd w:val="clear" w:color="auto" w:fill="FFFFFF"/>
            <w:lang w:val="en-GB"/>
          </w:rPr>
          <w:t>s</w:t>
        </w:r>
      </w:ins>
      <w:ins w:id="1217" w:author="Chara Katiri" w:date="2015-04-11T01:14:00Z">
        <w:r w:rsidR="00F05222" w:rsidRPr="003C74EA">
          <w:rPr>
            <w:rFonts w:ascii="Times" w:eastAsia="Times New Roman" w:hAnsi="Times" w:cs="Times New Roman"/>
            <w:sz w:val="22"/>
            <w:szCs w:val="22"/>
            <w:shd w:val="clear" w:color="auto" w:fill="FFFFFF"/>
            <w:lang w:val="en-GB"/>
          </w:rPr>
          <w:t xml:space="preserve"> </w:t>
        </w:r>
      </w:ins>
      <w:ins w:id="1218" w:author="Chara Katiri" w:date="2015-04-11T00:54:00Z">
        <w:r w:rsidRPr="003C74EA">
          <w:rPr>
            <w:rFonts w:ascii="Times" w:eastAsia="Times New Roman" w:hAnsi="Times" w:cs="Times New Roman"/>
            <w:sz w:val="22"/>
            <w:szCs w:val="22"/>
            <w:shd w:val="clear" w:color="auto" w:fill="FFFFFF"/>
            <w:lang w:val="en-GB"/>
          </w:rPr>
          <w:t>(i) UI C</w:t>
        </w:r>
        <w:r w:rsidR="002E035E" w:rsidRPr="003C74EA">
          <w:rPr>
            <w:rFonts w:ascii="Times" w:eastAsia="Times New Roman" w:hAnsi="Times" w:cs="Times New Roman"/>
            <w:sz w:val="22"/>
            <w:szCs w:val="22"/>
            <w:shd w:val="clear" w:color="auto" w:fill="FFFFFF"/>
            <w:lang w:val="en-GB"/>
          </w:rPr>
          <w:t xml:space="preserve">omponent oriented MVC </w:t>
        </w:r>
      </w:ins>
      <w:ins w:id="1219" w:author="Chara Katiri" w:date="2015-04-11T02:28:00Z">
        <w:r w:rsidRPr="003C74EA">
          <w:rPr>
            <w:rFonts w:ascii="Times" w:eastAsia="Times New Roman" w:hAnsi="Times" w:cs="Times New Roman"/>
            <w:sz w:val="22"/>
            <w:szCs w:val="22"/>
            <w:shd w:val="clear" w:color="auto" w:fill="FFFFFF"/>
            <w:lang w:val="en-GB"/>
          </w:rPr>
          <w:t>and</w:t>
        </w:r>
      </w:ins>
      <w:ins w:id="1220" w:author="Chara Katiri" w:date="2015-04-11T00:54:00Z">
        <w:r w:rsidRPr="003C74EA">
          <w:rPr>
            <w:rFonts w:ascii="Times" w:eastAsia="Times New Roman" w:hAnsi="Times" w:cs="Times New Roman"/>
            <w:sz w:val="22"/>
            <w:szCs w:val="22"/>
            <w:shd w:val="clear" w:color="auto" w:fill="FFFFFF"/>
            <w:lang w:val="en-GB"/>
          </w:rPr>
          <w:t xml:space="preserve">  (ii) A</w:t>
        </w:r>
        <w:r w:rsidR="002E035E" w:rsidRPr="003C74EA">
          <w:rPr>
            <w:rFonts w:ascii="Times" w:eastAsia="Times New Roman" w:hAnsi="Times" w:cs="Times New Roman"/>
            <w:sz w:val="22"/>
            <w:szCs w:val="22"/>
            <w:shd w:val="clear" w:color="auto" w:fill="FFFFFF"/>
            <w:lang w:val="en-GB"/>
          </w:rPr>
          <w:t>ction oriented MVC</w:t>
        </w:r>
      </w:ins>
      <w:ins w:id="1221" w:author="Chara Katiri" w:date="2015-04-11T02:42:00Z">
        <w:r w:rsidR="00DB09A0" w:rsidRPr="003C74EA">
          <w:rPr>
            <w:rFonts w:ascii="Times" w:eastAsia="Times New Roman" w:hAnsi="Times" w:cs="Times New Roman"/>
            <w:sz w:val="22"/>
            <w:szCs w:val="22"/>
            <w:shd w:val="clear" w:color="auto" w:fill="FFFFFF"/>
            <w:lang w:val="en-GB"/>
          </w:rPr>
          <w:t xml:space="preserve"> [37]</w:t>
        </w:r>
      </w:ins>
      <w:ins w:id="1222" w:author="Chara Katiri" w:date="2015-04-11T01:15:00Z">
        <w:r w:rsidR="00F05222" w:rsidRPr="003C74EA">
          <w:rPr>
            <w:rFonts w:ascii="Times" w:eastAsia="Times New Roman" w:hAnsi="Times" w:cs="Times New Roman"/>
            <w:sz w:val="22"/>
            <w:szCs w:val="22"/>
            <w:shd w:val="clear" w:color="auto" w:fill="FFFFFF"/>
            <w:lang w:val="en-GB"/>
          </w:rPr>
          <w:t xml:space="preserve">. </w:t>
        </w:r>
      </w:ins>
      <w:ins w:id="1223" w:author="Chara Katiri" w:date="2015-04-11T02:41:00Z">
        <w:r w:rsidR="005A7113" w:rsidRPr="003C74EA">
          <w:rPr>
            <w:rFonts w:ascii="Times" w:eastAsia="Times New Roman" w:hAnsi="Times" w:cs="Times New Roman"/>
            <w:sz w:val="22"/>
            <w:szCs w:val="22"/>
            <w:shd w:val="clear" w:color="auto" w:fill="FFFFFF"/>
            <w:lang w:val="en-GB"/>
          </w:rPr>
          <w:t>The</w:t>
        </w:r>
      </w:ins>
      <w:ins w:id="1224" w:author="Chara Katiri" w:date="2015-04-11T02:40:00Z">
        <w:r w:rsidR="005A7113" w:rsidRPr="003C74EA">
          <w:rPr>
            <w:rFonts w:ascii="Times" w:eastAsia="Times New Roman" w:hAnsi="Times" w:cs="Times New Roman"/>
            <w:sz w:val="22"/>
            <w:szCs w:val="22"/>
            <w:shd w:val="clear" w:color="auto" w:fill="FFFFFF"/>
            <w:lang w:val="en-GB"/>
          </w:rPr>
          <w:t xml:space="preserve"> differences between Component Oriented Frameworks and Action Oriented Frameworks</w:t>
        </w:r>
      </w:ins>
      <w:ins w:id="1225" w:author="Chara Katiri" w:date="2015-04-11T02:41:00Z">
        <w:r w:rsidR="005A7113" w:rsidRPr="003C74EA">
          <w:rPr>
            <w:rFonts w:ascii="Times" w:eastAsia="Times New Roman" w:hAnsi="Times" w:cs="Times New Roman"/>
            <w:sz w:val="22"/>
            <w:szCs w:val="22"/>
            <w:shd w:val="clear" w:color="auto" w:fill="FFFFFF"/>
            <w:lang w:val="en-GB"/>
          </w:rPr>
          <w:t xml:space="preserve"> are shown below</w:t>
        </w:r>
      </w:ins>
      <w:ins w:id="1226" w:author="Chara Katiri" w:date="2015-04-11T02:40:00Z">
        <w:r w:rsidR="005A7113" w:rsidRPr="003C74EA">
          <w:rPr>
            <w:rFonts w:ascii="Times" w:eastAsia="Times New Roman" w:hAnsi="Times" w:cs="Times New Roman"/>
            <w:sz w:val="22"/>
            <w:szCs w:val="22"/>
            <w:shd w:val="clear" w:color="auto" w:fill="FFFFFF"/>
            <w:lang w:val="en-GB"/>
          </w:rPr>
          <w:t xml:space="preserve">. </w:t>
        </w:r>
      </w:ins>
      <w:ins w:id="1227" w:author="Chara Katiri" w:date="2015-04-11T02:41:00Z">
        <w:r w:rsidR="005A7113" w:rsidRPr="003C74EA">
          <w:rPr>
            <w:rFonts w:ascii="Times" w:eastAsia="Times New Roman" w:hAnsi="Times" w:cs="Times New Roman"/>
            <w:sz w:val="22"/>
            <w:szCs w:val="22"/>
            <w:shd w:val="clear" w:color="auto" w:fill="FFFFFF"/>
            <w:lang w:val="en-GB"/>
          </w:rPr>
          <w:t xml:space="preserve"> </w:t>
        </w:r>
      </w:ins>
    </w:p>
    <w:p w14:paraId="3D116F64" w14:textId="407D8FF6" w:rsidR="005A7113" w:rsidRPr="003C74EA" w:rsidRDefault="005A7113" w:rsidP="003C74EA">
      <w:pPr>
        <w:spacing w:line="360" w:lineRule="auto"/>
        <w:contextualSpacing/>
        <w:jc w:val="both"/>
        <w:rPr>
          <w:ins w:id="1228" w:author="Chara Katiri" w:date="2015-04-11T01:23:00Z"/>
          <w:rFonts w:ascii="Times" w:eastAsia="Times New Roman" w:hAnsi="Times" w:cs="Times New Roman"/>
          <w:sz w:val="22"/>
          <w:szCs w:val="22"/>
          <w:shd w:val="clear" w:color="auto" w:fill="FFFFFF"/>
          <w:lang w:val="en-GB"/>
        </w:rPr>
      </w:pPr>
      <w:ins w:id="1229" w:author="Chara Katiri" w:date="2015-04-11T02:41:00Z">
        <w:r w:rsidRPr="003C74EA">
          <w:rPr>
            <w:rFonts w:ascii="Times" w:eastAsia="Times New Roman" w:hAnsi="Times" w:cs="Times New Roman"/>
            <w:sz w:val="22"/>
            <w:szCs w:val="22"/>
            <w:shd w:val="clear" w:color="auto" w:fill="FFFFFF"/>
            <w:lang w:val="en-GB"/>
          </w:rPr>
          <w:t xml:space="preserve">The </w:t>
        </w:r>
      </w:ins>
      <w:ins w:id="1230" w:author="Chara Katiri" w:date="2015-04-11T02:48:00Z">
        <w:r w:rsidR="00DB09A0" w:rsidRPr="003C74EA">
          <w:rPr>
            <w:rFonts w:ascii="Times" w:eastAsia="Times New Roman" w:hAnsi="Times" w:cs="Times New Roman"/>
            <w:sz w:val="22"/>
            <w:szCs w:val="22"/>
            <w:shd w:val="clear" w:color="auto" w:fill="FFFFFF"/>
            <w:lang w:val="en-GB"/>
          </w:rPr>
          <w:t xml:space="preserve">table is taken from the </w:t>
        </w:r>
      </w:ins>
      <w:ins w:id="1231" w:author="Chara Katiri" w:date="2015-04-11T02:49:00Z">
        <w:r w:rsidR="00DB09A0" w:rsidRPr="003C74EA">
          <w:rPr>
            <w:rFonts w:ascii="Times" w:eastAsia="Times New Roman" w:hAnsi="Times" w:cs="Times New Roman"/>
            <w:sz w:val="22"/>
            <w:szCs w:val="22"/>
            <w:shd w:val="clear" w:color="auto" w:fill="FFFFFF"/>
            <w:lang w:val="en-GB"/>
          </w:rPr>
          <w:t xml:space="preserve">‘MVC 1.0/JSR 371’ </w:t>
        </w:r>
      </w:ins>
      <w:ins w:id="1232" w:author="Chara Katiri" w:date="2015-04-11T02:48:00Z">
        <w:r w:rsidR="00DB09A0" w:rsidRPr="003C74EA">
          <w:rPr>
            <w:rFonts w:ascii="Times" w:eastAsia="Times New Roman" w:hAnsi="Times" w:cs="Times New Roman"/>
            <w:sz w:val="22"/>
            <w:szCs w:val="22"/>
            <w:shd w:val="clear" w:color="auto" w:fill="FFFFFF"/>
            <w:lang w:val="en-GB"/>
          </w:rPr>
          <w:t xml:space="preserve">presented </w:t>
        </w:r>
      </w:ins>
      <w:ins w:id="1233" w:author="Chara Katiri" w:date="2015-04-11T02:56:00Z">
        <w:r w:rsidR="00DB09A0" w:rsidRPr="003C74EA">
          <w:rPr>
            <w:rFonts w:ascii="Times" w:eastAsia="Times New Roman" w:hAnsi="Times" w:cs="Times New Roman"/>
            <w:sz w:val="22"/>
            <w:szCs w:val="22"/>
            <w:shd w:val="clear" w:color="auto" w:fill="FFFFFF"/>
            <w:lang w:val="en-GB"/>
          </w:rPr>
          <w:t>during</w:t>
        </w:r>
      </w:ins>
      <w:ins w:id="1234" w:author="Chara Katiri" w:date="2015-04-11T02:41:00Z">
        <w:r w:rsidRPr="003C74EA">
          <w:rPr>
            <w:rFonts w:ascii="Times" w:eastAsia="Times New Roman" w:hAnsi="Times" w:cs="Times New Roman"/>
            <w:sz w:val="22"/>
            <w:szCs w:val="22"/>
            <w:shd w:val="clear" w:color="auto" w:fill="FFFFFF"/>
            <w:lang w:val="en-GB"/>
          </w:rPr>
          <w:t xml:space="preserve"> </w:t>
        </w:r>
      </w:ins>
      <w:ins w:id="1235" w:author="Chara Katiri" w:date="2015-04-11T03:30:00Z">
        <w:r w:rsidR="004A6C8B" w:rsidRPr="003C74EA">
          <w:rPr>
            <w:rFonts w:ascii="Times" w:eastAsia="Times New Roman" w:hAnsi="Times" w:cs="Times New Roman"/>
            <w:sz w:val="22"/>
            <w:szCs w:val="22"/>
            <w:shd w:val="clear" w:color="auto" w:fill="FFFFFF"/>
            <w:lang w:val="en-GB"/>
          </w:rPr>
          <w:t>JavaLand</w:t>
        </w:r>
      </w:ins>
      <w:ins w:id="1236" w:author="Chara Katiri" w:date="2015-04-11T02:49:00Z">
        <w:r w:rsidR="00DB09A0" w:rsidRPr="003C74EA">
          <w:rPr>
            <w:rFonts w:ascii="Times" w:eastAsia="Times New Roman" w:hAnsi="Times" w:cs="Times New Roman"/>
            <w:sz w:val="22"/>
            <w:szCs w:val="22"/>
            <w:shd w:val="clear" w:color="auto" w:fill="FFFFFF"/>
            <w:lang w:val="en-GB"/>
          </w:rPr>
          <w:t xml:space="preserve"> 2015 by David Delabassee</w:t>
        </w:r>
      </w:ins>
      <w:ins w:id="1237" w:author="Chara Katiri" w:date="2015-04-11T02:50:00Z">
        <w:r w:rsidR="00DB09A0" w:rsidRPr="003C74EA">
          <w:rPr>
            <w:rFonts w:ascii="Times" w:eastAsia="Times New Roman" w:hAnsi="Times" w:cs="Times New Roman"/>
            <w:sz w:val="22"/>
            <w:szCs w:val="22"/>
            <w:shd w:val="clear" w:color="auto" w:fill="FFFFFF"/>
            <w:lang w:val="en-GB"/>
          </w:rPr>
          <w:t xml:space="preserve"> [38]</w:t>
        </w:r>
        <w:r w:rsidR="004A6C8B" w:rsidRPr="003C74EA">
          <w:rPr>
            <w:rFonts w:ascii="Times" w:eastAsia="Times New Roman" w:hAnsi="Times" w:cs="Times New Roman"/>
            <w:sz w:val="22"/>
            <w:szCs w:val="22"/>
            <w:shd w:val="clear" w:color="auto" w:fill="FFFFFF"/>
            <w:lang w:val="en-GB"/>
          </w:rPr>
          <w:t>.</w:t>
        </w:r>
        <w:r w:rsidR="00DB09A0" w:rsidRPr="003C74EA">
          <w:rPr>
            <w:rFonts w:ascii="Times" w:eastAsia="Times New Roman" w:hAnsi="Times" w:cs="Times New Roman"/>
            <w:sz w:val="22"/>
            <w:szCs w:val="22"/>
            <w:shd w:val="clear" w:color="auto" w:fill="FFFFFF"/>
            <w:lang w:val="en-GB"/>
          </w:rPr>
          <w:t xml:space="preserve"> The same table </w:t>
        </w:r>
      </w:ins>
      <w:ins w:id="1238" w:author="Chara Katiri" w:date="2015-04-11T03:30:00Z">
        <w:r w:rsidR="004A6C8B" w:rsidRPr="003C74EA">
          <w:rPr>
            <w:rFonts w:ascii="Times" w:eastAsia="Times New Roman" w:hAnsi="Times" w:cs="Times New Roman"/>
            <w:sz w:val="22"/>
            <w:szCs w:val="22"/>
            <w:shd w:val="clear" w:color="auto" w:fill="FFFFFF"/>
            <w:lang w:val="en-GB"/>
          </w:rPr>
          <w:t>was</w:t>
        </w:r>
      </w:ins>
      <w:ins w:id="1239" w:author="Chara Katiri" w:date="2015-04-11T02:55:00Z">
        <w:r w:rsidR="00DB09A0" w:rsidRPr="003C74EA">
          <w:rPr>
            <w:rFonts w:ascii="Times" w:eastAsia="Times New Roman" w:hAnsi="Times" w:cs="Times New Roman"/>
            <w:sz w:val="22"/>
            <w:szCs w:val="22"/>
            <w:shd w:val="clear" w:color="auto" w:fill="FFFFFF"/>
            <w:lang w:val="en-GB"/>
          </w:rPr>
          <w:t xml:space="preserve"> shown during Devonxx 14 by Mafred Riem [39].  </w:t>
        </w:r>
      </w:ins>
    </w:p>
    <w:p w14:paraId="50D3DB63" w14:textId="77777777" w:rsidR="00CB34D3" w:rsidRPr="003C74EA" w:rsidRDefault="00CB34D3" w:rsidP="003C74EA">
      <w:pPr>
        <w:spacing w:line="360" w:lineRule="auto"/>
        <w:ind w:firstLine="720"/>
        <w:contextualSpacing/>
        <w:jc w:val="both"/>
        <w:rPr>
          <w:ins w:id="1240" w:author="Chara Katiri" w:date="2015-04-11T01:23:00Z"/>
          <w:rFonts w:ascii="Times" w:eastAsia="Times New Roman" w:hAnsi="Times" w:cs="Times New Roman"/>
          <w:sz w:val="22"/>
          <w:szCs w:val="22"/>
          <w:shd w:val="clear" w:color="auto" w:fill="FFFFFF"/>
          <w:lang w:val="en-GB"/>
        </w:rPr>
      </w:pPr>
    </w:p>
    <w:tbl>
      <w:tblPr>
        <w:tblStyle w:val="LightList-Accent1"/>
        <w:tblW w:w="0" w:type="auto"/>
        <w:tblLook w:val="04A0" w:firstRow="1" w:lastRow="0" w:firstColumn="1" w:lastColumn="0" w:noHBand="0" w:noVBand="1"/>
        <w:tblPrChange w:id="1241" w:author="Chara Katiri" w:date="2015-04-12T01:47:00Z">
          <w:tblPr>
            <w:tblStyle w:val="TableGrid"/>
            <w:tblW w:w="0" w:type="auto"/>
            <w:tblLook w:val="04A0" w:firstRow="1" w:lastRow="0" w:firstColumn="1" w:lastColumn="0" w:noHBand="0" w:noVBand="1"/>
          </w:tblPr>
        </w:tblPrChange>
      </w:tblPr>
      <w:tblGrid>
        <w:gridCol w:w="2852"/>
        <w:gridCol w:w="2852"/>
        <w:gridCol w:w="2852"/>
        <w:tblGridChange w:id="1242">
          <w:tblGrid>
            <w:gridCol w:w="2852"/>
            <w:gridCol w:w="2852"/>
            <w:gridCol w:w="2852"/>
          </w:tblGrid>
        </w:tblGridChange>
      </w:tblGrid>
      <w:tr w:rsidR="00CB34D3" w:rsidRPr="003C74EA" w14:paraId="183E7120" w14:textId="77777777" w:rsidTr="00A05F6D">
        <w:trPr>
          <w:cnfStyle w:val="100000000000" w:firstRow="1" w:lastRow="0" w:firstColumn="0" w:lastColumn="0" w:oddVBand="0" w:evenVBand="0" w:oddHBand="0" w:evenHBand="0" w:firstRowFirstColumn="0" w:firstRowLastColumn="0" w:lastRowFirstColumn="0" w:lastRowLastColumn="0"/>
          <w:trHeight w:val="593"/>
          <w:ins w:id="1243" w:author="Chara Katiri" w:date="2015-04-11T01:24:00Z"/>
          <w:trPrChange w:id="1244" w:author="Chara Katiri" w:date="2015-04-12T01:47:00Z">
            <w:trPr>
              <w:trHeight w:val="593"/>
            </w:trPr>
          </w:trPrChange>
        </w:trPr>
        <w:tc>
          <w:tcPr>
            <w:cnfStyle w:val="001000000000" w:firstRow="0" w:lastRow="0" w:firstColumn="1" w:lastColumn="0" w:oddVBand="0" w:evenVBand="0" w:oddHBand="0" w:evenHBand="0" w:firstRowFirstColumn="0" w:firstRowLastColumn="0" w:lastRowFirstColumn="0" w:lastRowLastColumn="0"/>
            <w:tcW w:w="2852" w:type="dxa"/>
            <w:tcPrChange w:id="1245" w:author="Chara Katiri" w:date="2015-04-12T01:47:00Z">
              <w:tcPr>
                <w:tcW w:w="2852" w:type="dxa"/>
              </w:tcPr>
            </w:tcPrChange>
          </w:tcPr>
          <w:p w14:paraId="55CF5E49" w14:textId="77777777" w:rsidR="00CB34D3" w:rsidRPr="003C74EA" w:rsidRDefault="00CB34D3" w:rsidP="003C74EA">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1246" w:author="Chara Katiri" w:date="2015-04-11T01:24:00Z"/>
                <w:rFonts w:ascii="Times" w:eastAsia="Times New Roman" w:hAnsi="Times" w:cs="Times New Roman"/>
                <w:color w:val="000000" w:themeColor="text1"/>
                <w:sz w:val="22"/>
                <w:szCs w:val="22"/>
                <w:shd w:val="clear" w:color="auto" w:fill="FFFFFF"/>
                <w:lang w:val="en-GB"/>
              </w:rPr>
            </w:pPr>
          </w:p>
        </w:tc>
        <w:tc>
          <w:tcPr>
            <w:tcW w:w="2852" w:type="dxa"/>
            <w:tcPrChange w:id="1247" w:author="Chara Katiri" w:date="2015-04-12T01:47:00Z">
              <w:tcPr>
                <w:tcW w:w="2852" w:type="dxa"/>
              </w:tcPr>
            </w:tcPrChange>
          </w:tcPr>
          <w:p w14:paraId="18B1DFE7" w14:textId="45CBD916" w:rsidR="00CB34D3" w:rsidRPr="003C74EA" w:rsidRDefault="00A336A0">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1248" w:author="Chara Katiri" w:date="2015-04-11T01:24:00Z"/>
                <w:rFonts w:ascii="Times" w:hAnsi="Times"/>
                <w:b/>
                <w:color w:val="000000" w:themeColor="text1"/>
                <w:szCs w:val="22"/>
                <w:shd w:val="clear" w:color="auto" w:fill="FFFFFF"/>
                <w:rPrChange w:id="1249" w:author="Chara Katiri" w:date="2015-04-12T03:47:00Z">
                  <w:rPr>
                    <w:ins w:id="1250"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1251" w:author="Chara Katiri" w:date="2015-04-12T03:47: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1252" w:author="Chara Katiri" w:date="2015-04-11T01:24:00Z">
              <w:r w:rsidRPr="003C74EA">
                <w:rPr>
                  <w:rFonts w:ascii="Times" w:hAnsi="Times"/>
                  <w:b/>
                  <w:color w:val="auto"/>
                  <w:szCs w:val="22"/>
                  <w:rPrChange w:id="1253" w:author="Chara Katiri" w:date="2015-04-12T03:47:00Z">
                    <w:rPr>
                      <w:rFonts w:ascii="Times" w:hAnsi="Times"/>
                      <w:b w:val="0"/>
                      <w:color w:val="000000" w:themeColor="text1"/>
                      <w:szCs w:val="22"/>
                      <w:shd w:val="clear" w:color="auto" w:fill="FFFFFF"/>
                    </w:rPr>
                  </w:rPrChange>
                </w:rPr>
                <w:t>UI C</w:t>
              </w:r>
              <w:r w:rsidR="005A7113" w:rsidRPr="003C74EA">
                <w:rPr>
                  <w:rFonts w:ascii="Times" w:hAnsi="Times"/>
                  <w:b/>
                  <w:color w:val="auto"/>
                  <w:szCs w:val="22"/>
                  <w:rPrChange w:id="1254" w:author="Chara Katiri" w:date="2015-04-12T03:47:00Z">
                    <w:rPr>
                      <w:rFonts w:ascii="Times" w:hAnsi="Times"/>
                      <w:b w:val="0"/>
                      <w:color w:val="000000" w:themeColor="text1"/>
                      <w:szCs w:val="22"/>
                      <w:shd w:val="clear" w:color="auto" w:fill="FFFFFF"/>
                    </w:rPr>
                  </w:rPrChange>
                </w:rPr>
                <w:t>omponent O</w:t>
              </w:r>
              <w:r w:rsidR="00CB34D3" w:rsidRPr="003C74EA">
                <w:rPr>
                  <w:rFonts w:ascii="Times" w:hAnsi="Times"/>
                  <w:b/>
                  <w:color w:val="auto"/>
                  <w:szCs w:val="22"/>
                  <w:rPrChange w:id="1255" w:author="Chara Katiri" w:date="2015-04-12T03:47:00Z">
                    <w:rPr>
                      <w:rFonts w:ascii="Times" w:hAnsi="Times"/>
                      <w:b w:val="0"/>
                      <w:color w:val="000000" w:themeColor="text1"/>
                      <w:szCs w:val="22"/>
                      <w:shd w:val="clear" w:color="auto" w:fill="FFFFFF"/>
                    </w:rPr>
                  </w:rPrChange>
                </w:rPr>
                <w:t>riented MVC</w:t>
              </w:r>
            </w:ins>
            <w:ins w:id="1256" w:author="Chara Katiri" w:date="2015-04-11T01:25:00Z">
              <w:r w:rsidR="00CB34D3" w:rsidRPr="003C74EA">
                <w:rPr>
                  <w:rFonts w:ascii="Times" w:hAnsi="Times"/>
                  <w:b/>
                  <w:color w:val="auto"/>
                  <w:szCs w:val="22"/>
                  <w:rPrChange w:id="1257" w:author="Chara Katiri" w:date="2015-04-12T03:47:00Z">
                    <w:rPr>
                      <w:rFonts w:ascii="Times" w:hAnsi="Times"/>
                      <w:b w:val="0"/>
                      <w:color w:val="000000" w:themeColor="text1"/>
                      <w:szCs w:val="22"/>
                      <w:shd w:val="clear" w:color="auto" w:fill="FFFFFF"/>
                    </w:rPr>
                  </w:rPrChange>
                </w:rPr>
                <w:t xml:space="preserve"> (JSF)</w:t>
              </w:r>
            </w:ins>
          </w:p>
        </w:tc>
        <w:tc>
          <w:tcPr>
            <w:tcW w:w="2852" w:type="dxa"/>
            <w:tcPrChange w:id="1258" w:author="Chara Katiri" w:date="2015-04-12T01:47:00Z">
              <w:tcPr>
                <w:tcW w:w="2852" w:type="dxa"/>
              </w:tcPr>
            </w:tcPrChange>
          </w:tcPr>
          <w:p w14:paraId="7AE75896" w14:textId="3D9207F8" w:rsidR="00CB34D3" w:rsidRPr="003C74EA" w:rsidRDefault="00CB34D3">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ins w:id="1259" w:author="Chara Katiri" w:date="2015-04-11T01:24:00Z"/>
                <w:rFonts w:ascii="Times" w:hAnsi="Times"/>
                <w:b/>
                <w:bCs w:val="0"/>
                <w:color w:val="000000" w:themeColor="text1"/>
                <w:szCs w:val="22"/>
                <w:shd w:val="clear" w:color="auto" w:fill="FFFFFF"/>
              </w:rPr>
              <w:pPrChange w:id="1260" w:author="Chara Katiri" w:date="2015-04-12T03:47: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1261" w:author="Chara Katiri" w:date="2015-04-11T01:24:00Z">
              <w:r w:rsidRPr="003C74EA">
                <w:rPr>
                  <w:rFonts w:ascii="Times" w:hAnsi="Times"/>
                  <w:b/>
                  <w:color w:val="auto"/>
                  <w:szCs w:val="22"/>
                  <w:rPrChange w:id="1262" w:author="Chara Katiri" w:date="2015-04-12T03:47:00Z">
                    <w:rPr>
                      <w:rFonts w:ascii="Times" w:hAnsi="Times"/>
                      <w:b w:val="0"/>
                      <w:color w:val="000000" w:themeColor="text1"/>
                      <w:szCs w:val="22"/>
                      <w:shd w:val="clear" w:color="auto" w:fill="FFFFFF"/>
                    </w:rPr>
                  </w:rPrChange>
                </w:rPr>
                <w:t>Action</w:t>
              </w:r>
            </w:ins>
            <w:ins w:id="1263" w:author="Chara Katiri" w:date="2015-04-11T01:25:00Z">
              <w:r w:rsidR="005A7113" w:rsidRPr="003C74EA">
                <w:rPr>
                  <w:rFonts w:ascii="Times" w:hAnsi="Times"/>
                  <w:b/>
                  <w:color w:val="auto"/>
                  <w:szCs w:val="22"/>
                  <w:rPrChange w:id="1264" w:author="Chara Katiri" w:date="2015-04-12T03:47:00Z">
                    <w:rPr>
                      <w:rFonts w:ascii="Times" w:hAnsi="Times"/>
                      <w:b w:val="0"/>
                      <w:color w:val="000000" w:themeColor="text1"/>
                      <w:szCs w:val="22"/>
                      <w:shd w:val="clear" w:color="auto" w:fill="FFFFFF"/>
                    </w:rPr>
                  </w:rPrChange>
                </w:rPr>
                <w:t xml:space="preserve"> (or </w:t>
              </w:r>
              <w:r w:rsidRPr="003C74EA">
                <w:rPr>
                  <w:rFonts w:ascii="Times" w:hAnsi="Times"/>
                  <w:b/>
                  <w:color w:val="auto"/>
                  <w:szCs w:val="22"/>
                  <w:rPrChange w:id="1265" w:author="Chara Katiri" w:date="2015-04-12T03:47:00Z">
                    <w:rPr>
                      <w:rFonts w:ascii="Times" w:hAnsi="Times"/>
                      <w:b w:val="0"/>
                      <w:color w:val="000000" w:themeColor="text1"/>
                      <w:szCs w:val="22"/>
                      <w:shd w:val="clear" w:color="auto" w:fill="FFFFFF"/>
                    </w:rPr>
                  </w:rPrChange>
                </w:rPr>
                <w:t>Request)</w:t>
              </w:r>
            </w:ins>
            <w:ins w:id="1266" w:author="Chara Katiri" w:date="2015-04-11T01:24:00Z">
              <w:r w:rsidR="005A7113" w:rsidRPr="003C74EA">
                <w:rPr>
                  <w:rFonts w:ascii="Times" w:hAnsi="Times"/>
                  <w:b/>
                  <w:color w:val="auto"/>
                  <w:szCs w:val="22"/>
                  <w:rPrChange w:id="1267" w:author="Chara Katiri" w:date="2015-04-12T03:47:00Z">
                    <w:rPr>
                      <w:rFonts w:ascii="Times" w:hAnsi="Times"/>
                      <w:b w:val="0"/>
                      <w:color w:val="000000" w:themeColor="text1"/>
                      <w:szCs w:val="22"/>
                      <w:shd w:val="clear" w:color="auto" w:fill="FFFFFF"/>
                    </w:rPr>
                  </w:rPrChange>
                </w:rPr>
                <w:t xml:space="preserve"> O</w:t>
              </w:r>
              <w:r w:rsidRPr="003C74EA">
                <w:rPr>
                  <w:rFonts w:ascii="Times" w:hAnsi="Times"/>
                  <w:b/>
                  <w:color w:val="auto"/>
                  <w:szCs w:val="22"/>
                  <w:rPrChange w:id="1268" w:author="Chara Katiri" w:date="2015-04-12T03:47:00Z">
                    <w:rPr>
                      <w:rFonts w:ascii="Times" w:hAnsi="Times"/>
                      <w:b w:val="0"/>
                      <w:color w:val="000000" w:themeColor="text1"/>
                      <w:szCs w:val="22"/>
                      <w:shd w:val="clear" w:color="auto" w:fill="FFFFFF"/>
                    </w:rPr>
                  </w:rPrChange>
                </w:rPr>
                <w:t>riented MVC</w:t>
              </w:r>
            </w:ins>
            <w:ins w:id="1269" w:author="Chara Katiri" w:date="2015-04-11T01:25:00Z">
              <w:r w:rsidRPr="003C74EA">
                <w:rPr>
                  <w:rFonts w:ascii="Times" w:hAnsi="Times"/>
                  <w:b/>
                  <w:color w:val="auto"/>
                  <w:szCs w:val="22"/>
                  <w:rPrChange w:id="1270" w:author="Chara Katiri" w:date="2015-04-12T03:47:00Z">
                    <w:rPr>
                      <w:rFonts w:ascii="Times" w:hAnsi="Times"/>
                      <w:b w:val="0"/>
                      <w:color w:val="000000" w:themeColor="text1"/>
                      <w:szCs w:val="22"/>
                      <w:shd w:val="clear" w:color="auto" w:fill="FFFFFF"/>
                    </w:rPr>
                  </w:rPrChange>
                </w:rPr>
                <w:t xml:space="preserve"> (JSR)</w:t>
              </w:r>
            </w:ins>
          </w:p>
        </w:tc>
      </w:tr>
      <w:tr w:rsidR="00CB34D3" w:rsidRPr="003C74EA" w14:paraId="380C6ABB" w14:textId="77777777" w:rsidTr="00A05F6D">
        <w:trPr>
          <w:cnfStyle w:val="000000100000" w:firstRow="0" w:lastRow="0" w:firstColumn="0" w:lastColumn="0" w:oddVBand="0" w:evenVBand="0" w:oddHBand="1" w:evenHBand="0" w:firstRowFirstColumn="0" w:firstRowLastColumn="0" w:lastRowFirstColumn="0" w:lastRowLastColumn="0"/>
          <w:trHeight w:val="1198"/>
          <w:ins w:id="1271" w:author="Chara Katiri" w:date="2015-04-11T01:29:00Z"/>
          <w:trPrChange w:id="1272" w:author="Chara Katiri" w:date="2015-04-12T01:47:00Z">
            <w:trPr>
              <w:trHeight w:val="1198"/>
            </w:trPr>
          </w:trPrChange>
        </w:trPr>
        <w:tc>
          <w:tcPr>
            <w:cnfStyle w:val="001000000000" w:firstRow="0" w:lastRow="0" w:firstColumn="1" w:lastColumn="0" w:oddVBand="0" w:evenVBand="0" w:oddHBand="0" w:evenHBand="0" w:firstRowFirstColumn="0" w:firstRowLastColumn="0" w:lastRowFirstColumn="0" w:lastRowLastColumn="0"/>
            <w:tcW w:w="2852" w:type="dxa"/>
            <w:tcPrChange w:id="1273" w:author="Chara Katiri" w:date="2015-04-12T01:47:00Z">
              <w:tcPr>
                <w:tcW w:w="2852" w:type="dxa"/>
              </w:tcPr>
            </w:tcPrChange>
          </w:tcPr>
          <w:p w14:paraId="2DC34CC3" w14:textId="06D76DD4" w:rsidR="00CB34D3" w:rsidRPr="003C74EA" w:rsidRDefault="00CB34D3" w:rsidP="003C74EA">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1274" w:author="Chara Katiri" w:date="2015-04-11T01:29:00Z"/>
                <w:rFonts w:ascii="Times" w:eastAsia="Times New Roman" w:hAnsi="Times" w:cs="Times New Roman"/>
                <w:color w:val="000000" w:themeColor="text1"/>
                <w:sz w:val="22"/>
                <w:szCs w:val="22"/>
                <w:shd w:val="clear" w:color="auto" w:fill="FFFFFF"/>
                <w:lang w:val="en-GB"/>
                <w:rPrChange w:id="1275" w:author="Chara Katiri" w:date="2015-04-12T03:47:00Z">
                  <w:rPr>
                    <w:ins w:id="1276" w:author="Chara Katiri" w:date="2015-04-11T01:29:00Z"/>
                    <w:rFonts w:ascii="Times" w:eastAsia="Times New Roman" w:hAnsi="Times" w:cs="Arial"/>
                    <w:b w:val="0"/>
                    <w:bCs w:val="0"/>
                    <w:sz w:val="22"/>
                    <w:szCs w:val="22"/>
                    <w:shd w:val="clear" w:color="auto" w:fill="FFFFFF"/>
                    <w:lang w:val="en-GB"/>
                  </w:rPr>
                </w:rPrChange>
              </w:rPr>
            </w:pPr>
            <w:ins w:id="1277" w:author="Chara Katiri" w:date="2015-04-11T01:29:00Z">
              <w:r w:rsidRPr="003C74EA">
                <w:rPr>
                  <w:rFonts w:ascii="Times" w:eastAsia="Times New Roman" w:hAnsi="Times" w:cs="Times New Roman"/>
                  <w:color w:val="000000" w:themeColor="text1"/>
                  <w:sz w:val="22"/>
                  <w:szCs w:val="22"/>
                  <w:shd w:val="clear" w:color="auto" w:fill="FFFFFF"/>
                  <w:lang w:val="en-GB"/>
                  <w:rPrChange w:id="1278" w:author="Chara Katiri" w:date="2015-04-12T03:47:00Z">
                    <w:rPr>
                      <w:rFonts w:ascii="Times" w:eastAsia="Times New Roman" w:hAnsi="Times" w:cs="Arial"/>
                      <w:sz w:val="22"/>
                      <w:szCs w:val="22"/>
                      <w:shd w:val="clear" w:color="auto" w:fill="FFFFFF"/>
                      <w:lang w:val="en-GB"/>
                    </w:rPr>
                  </w:rPrChange>
                </w:rPr>
                <w:t>Example</w:t>
              </w:r>
            </w:ins>
            <w:ins w:id="1279" w:author="Chara Katiri" w:date="2015-04-11T01:45:00Z">
              <w:r w:rsidR="000C7680" w:rsidRPr="003C74EA">
                <w:rPr>
                  <w:rFonts w:ascii="Times" w:eastAsia="Times New Roman" w:hAnsi="Times" w:cs="Times New Roman"/>
                  <w:color w:val="000000" w:themeColor="text1"/>
                  <w:sz w:val="22"/>
                  <w:szCs w:val="22"/>
                  <w:shd w:val="clear" w:color="auto" w:fill="FFFFFF"/>
                  <w:lang w:val="en-GB"/>
                  <w:rPrChange w:id="1280" w:author="Chara Katiri" w:date="2015-04-12T03:47:00Z">
                    <w:rPr>
                      <w:rFonts w:ascii="Times" w:eastAsia="Times New Roman" w:hAnsi="Times" w:cs="Arial"/>
                      <w:sz w:val="22"/>
                      <w:szCs w:val="22"/>
                      <w:shd w:val="clear" w:color="auto" w:fill="FFFFFF"/>
                      <w:lang w:val="en-GB"/>
                    </w:rPr>
                  </w:rPrChange>
                </w:rPr>
                <w:t xml:space="preserve"> [36]</w:t>
              </w:r>
            </w:ins>
          </w:p>
        </w:tc>
        <w:tc>
          <w:tcPr>
            <w:tcW w:w="2852" w:type="dxa"/>
            <w:tcPrChange w:id="1281" w:author="Chara Katiri" w:date="2015-04-12T01:47:00Z">
              <w:tcPr>
                <w:tcW w:w="2852" w:type="dxa"/>
              </w:tcPr>
            </w:tcPrChange>
          </w:tcPr>
          <w:p w14:paraId="3281477F" w14:textId="49E7C445" w:rsidR="00CB34D3"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82" w:author="Chara Katiri" w:date="2015-04-11T01:57:00Z"/>
                <w:rFonts w:ascii="Times" w:eastAsia="Times New Roman" w:hAnsi="Times" w:cs="Times New Roman"/>
                <w:sz w:val="22"/>
                <w:szCs w:val="22"/>
                <w:shd w:val="clear" w:color="auto" w:fill="FFFFFF"/>
                <w:lang w:val="en-GB"/>
              </w:rPr>
            </w:pPr>
            <w:ins w:id="1283" w:author="Chara Katiri" w:date="2015-04-11T01:57:00Z">
              <w:r w:rsidRPr="003C74EA">
                <w:rPr>
                  <w:rFonts w:ascii="Times" w:eastAsia="Times New Roman" w:hAnsi="Times" w:cs="Times New Roman"/>
                  <w:sz w:val="22"/>
                  <w:szCs w:val="22"/>
                  <w:shd w:val="clear" w:color="auto" w:fill="FFFFFF"/>
                  <w:lang w:val="en-GB"/>
                </w:rPr>
                <w:t>-</w:t>
              </w:r>
            </w:ins>
            <w:ins w:id="1284" w:author="Chara Katiri" w:date="2015-04-11T02:17:00Z">
              <w:r w:rsidR="00FA37FB" w:rsidRPr="003C74EA">
                <w:rPr>
                  <w:rFonts w:ascii="Times" w:eastAsia="Times New Roman" w:hAnsi="Times" w:cs="Times New Roman"/>
                  <w:sz w:val="22"/>
                  <w:szCs w:val="22"/>
                  <w:shd w:val="clear" w:color="auto" w:fill="FFFFFF"/>
                  <w:lang w:val="en-GB"/>
                </w:rPr>
                <w:t xml:space="preserve">JavaServer Faces </w:t>
              </w:r>
            </w:ins>
            <w:ins w:id="1285" w:author="Chara Katiri" w:date="2015-04-11T01:57:00Z">
              <w:r w:rsidRPr="003C74EA">
                <w:rPr>
                  <w:rFonts w:ascii="Times" w:eastAsia="Times New Roman" w:hAnsi="Times" w:cs="Times New Roman"/>
                  <w:sz w:val="22"/>
                  <w:szCs w:val="22"/>
                  <w:shd w:val="clear" w:color="auto" w:fill="FFFFFF"/>
                  <w:lang w:val="en-GB"/>
                </w:rPr>
                <w:t>JSF</w:t>
              </w:r>
            </w:ins>
          </w:p>
          <w:p w14:paraId="4304A566" w14:textId="77777777"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86" w:author="Chara Katiri" w:date="2015-04-11T01:57:00Z"/>
                <w:rFonts w:ascii="Times" w:eastAsia="Times New Roman" w:hAnsi="Times" w:cs="Times New Roman"/>
                <w:sz w:val="22"/>
                <w:szCs w:val="22"/>
                <w:shd w:val="clear" w:color="auto" w:fill="FFFFFF"/>
                <w:lang w:val="en-GB"/>
              </w:rPr>
            </w:pPr>
          </w:p>
          <w:p w14:paraId="43D8D966" w14:textId="77777777"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87" w:author="Chara Katiri" w:date="2015-04-11T02:17:00Z"/>
                <w:rFonts w:ascii="Times" w:eastAsia="Times New Roman" w:hAnsi="Times" w:cs="Times New Roman"/>
                <w:sz w:val="22"/>
                <w:szCs w:val="22"/>
                <w:shd w:val="clear" w:color="auto" w:fill="FFFFFF"/>
                <w:lang w:val="en-GB"/>
              </w:rPr>
            </w:pPr>
            <w:ins w:id="1288" w:author="Chara Katiri" w:date="2015-04-11T01:57:00Z">
              <w:r w:rsidRPr="003C74EA">
                <w:rPr>
                  <w:rFonts w:ascii="Times" w:eastAsia="Times New Roman" w:hAnsi="Times" w:cs="Times New Roman"/>
                  <w:sz w:val="22"/>
                  <w:szCs w:val="22"/>
                  <w:shd w:val="clear" w:color="auto" w:fill="FFFFFF"/>
                  <w:lang w:val="en-GB"/>
                </w:rPr>
                <w:t>-</w:t>
              </w:r>
            </w:ins>
            <w:ins w:id="1289" w:author="Chara Katiri" w:date="2015-04-11T02:17:00Z">
              <w:r w:rsidR="00FA37FB" w:rsidRPr="003C74EA">
                <w:rPr>
                  <w:rFonts w:ascii="Times" w:eastAsia="Times New Roman" w:hAnsi="Times" w:cs="Times New Roman"/>
                  <w:sz w:val="22"/>
                  <w:szCs w:val="22"/>
                  <w:shd w:val="clear" w:color="auto" w:fill="FFFFFF"/>
                  <w:lang w:val="en-GB"/>
                </w:rPr>
                <w:t>Wicket</w:t>
              </w:r>
            </w:ins>
          </w:p>
          <w:p w14:paraId="67498E15" w14:textId="77777777" w:rsidR="00FA37FB" w:rsidRPr="003C74EA" w:rsidRDefault="00FA37FB"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90" w:author="Chara Katiri" w:date="2015-04-11T02:17:00Z"/>
                <w:rFonts w:ascii="Times" w:eastAsia="Times New Roman" w:hAnsi="Times" w:cs="Times New Roman"/>
                <w:sz w:val="22"/>
                <w:szCs w:val="22"/>
                <w:shd w:val="clear" w:color="auto" w:fill="FFFFFF"/>
                <w:lang w:val="en-GB"/>
              </w:rPr>
            </w:pPr>
          </w:p>
          <w:p w14:paraId="386497E7" w14:textId="0BDCB757" w:rsidR="00FA37FB" w:rsidRPr="003C74EA" w:rsidRDefault="00FA37FB">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91" w:author="Chara Katiri" w:date="2015-04-11T01:29:00Z"/>
                <w:rFonts w:ascii="Times" w:eastAsia="Times New Roman" w:hAnsi="Times" w:cs="Times New Roman"/>
                <w:sz w:val="22"/>
                <w:szCs w:val="22"/>
                <w:shd w:val="clear" w:color="auto" w:fill="FFFFFF"/>
                <w:lang w:val="en-GB"/>
              </w:rPr>
              <w:pPrChange w:id="1292" w:author="Chara Katiri" w:date="2015-04-12T03:47:00Z">
                <w:pPr>
                  <w:cnfStyle w:val="000000100000" w:firstRow="0" w:lastRow="0" w:firstColumn="0" w:lastColumn="0" w:oddVBand="0" w:evenVBand="0" w:oddHBand="1" w:evenHBand="0" w:firstRowFirstColumn="0" w:firstRowLastColumn="0" w:lastRowFirstColumn="0" w:lastRowLastColumn="0"/>
                </w:pPr>
              </w:pPrChange>
            </w:pPr>
            <w:ins w:id="1293" w:author="Chara Katiri" w:date="2015-04-11T02:17:00Z">
              <w:r w:rsidRPr="003C74EA">
                <w:rPr>
                  <w:rFonts w:ascii="Times" w:eastAsia="Times New Roman" w:hAnsi="Times" w:cs="Times New Roman"/>
                  <w:sz w:val="22"/>
                  <w:szCs w:val="22"/>
                  <w:shd w:val="clear" w:color="auto" w:fill="FFFFFF"/>
                  <w:lang w:val="en-GB"/>
                </w:rPr>
                <w:t>-Tapestry</w:t>
              </w:r>
            </w:ins>
          </w:p>
        </w:tc>
        <w:tc>
          <w:tcPr>
            <w:tcW w:w="2852" w:type="dxa"/>
            <w:tcPrChange w:id="1294" w:author="Chara Katiri" w:date="2015-04-12T01:47:00Z">
              <w:tcPr>
                <w:tcW w:w="2852" w:type="dxa"/>
              </w:tcPr>
            </w:tcPrChange>
          </w:tcPr>
          <w:p w14:paraId="59DA3838" w14:textId="77777777"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95" w:author="Chara Katiri" w:date="2015-04-11T01:57:00Z"/>
                <w:rFonts w:ascii="Times" w:eastAsia="Times New Roman" w:hAnsi="Times" w:cs="Times New Roman"/>
                <w:sz w:val="22"/>
                <w:szCs w:val="22"/>
                <w:shd w:val="clear" w:color="auto" w:fill="FFFFFF"/>
                <w:lang w:val="en-GB"/>
              </w:rPr>
            </w:pPr>
            <w:ins w:id="1296" w:author="Chara Katiri" w:date="2015-04-11T01:57:00Z">
              <w:r w:rsidRPr="003C74EA">
                <w:rPr>
                  <w:rFonts w:ascii="Times" w:eastAsia="Times New Roman" w:hAnsi="Times" w:cs="Times New Roman"/>
                  <w:sz w:val="22"/>
                  <w:szCs w:val="22"/>
                  <w:shd w:val="clear" w:color="auto" w:fill="FFFFFF"/>
                  <w:lang w:val="en-GB"/>
                </w:rPr>
                <w:t>-Spring MVC.</w:t>
              </w:r>
            </w:ins>
          </w:p>
          <w:p w14:paraId="30629182" w14:textId="77777777"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97" w:author="Chara Katiri" w:date="2015-04-11T01:57:00Z"/>
                <w:rFonts w:ascii="Times" w:eastAsia="Times New Roman" w:hAnsi="Times" w:cs="Times New Roman"/>
                <w:sz w:val="22"/>
                <w:szCs w:val="22"/>
                <w:shd w:val="clear" w:color="auto" w:fill="FFFFFF"/>
                <w:lang w:val="en-GB"/>
              </w:rPr>
            </w:pPr>
          </w:p>
          <w:p w14:paraId="4D6BB2C5" w14:textId="22EB1A74"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98" w:author="Chara Katiri" w:date="2015-04-11T01:57:00Z"/>
                <w:rFonts w:ascii="Times" w:eastAsia="Times New Roman" w:hAnsi="Times" w:cs="Times New Roman"/>
                <w:sz w:val="22"/>
                <w:szCs w:val="22"/>
                <w:shd w:val="clear" w:color="auto" w:fill="FFFFFF"/>
                <w:lang w:val="en-GB"/>
              </w:rPr>
            </w:pPr>
            <w:ins w:id="1299" w:author="Chara Katiri" w:date="2015-04-11T01:57:00Z">
              <w:r w:rsidRPr="003C74EA">
                <w:rPr>
                  <w:rFonts w:ascii="Times" w:eastAsia="Times New Roman" w:hAnsi="Times" w:cs="Times New Roman"/>
                  <w:sz w:val="22"/>
                  <w:szCs w:val="22"/>
                  <w:shd w:val="clear" w:color="auto" w:fill="FFFFFF"/>
                  <w:lang w:val="en-GB"/>
                </w:rPr>
                <w:t>-Apache Struts (known as Jakarata Struts).</w:t>
              </w:r>
            </w:ins>
          </w:p>
          <w:p w14:paraId="5074F900" w14:textId="77777777"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300" w:author="Chara Katiri" w:date="2015-04-11T01:57:00Z"/>
                <w:rFonts w:ascii="Times" w:eastAsia="Times New Roman" w:hAnsi="Times" w:cs="Times New Roman"/>
                <w:sz w:val="22"/>
                <w:szCs w:val="22"/>
                <w:shd w:val="clear" w:color="auto" w:fill="FFFFFF"/>
                <w:lang w:val="en-GB"/>
              </w:rPr>
            </w:pPr>
          </w:p>
          <w:p w14:paraId="06244234" w14:textId="097691B2" w:rsidR="00A336A0" w:rsidRPr="003C74EA" w:rsidRDefault="00A336A0" w:rsidP="003C74EA">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301" w:author="Chara Katiri" w:date="2015-04-11T01:29:00Z"/>
                <w:rFonts w:ascii="Times" w:eastAsia="Times New Roman" w:hAnsi="Times" w:cs="Times New Roman"/>
                <w:sz w:val="22"/>
                <w:szCs w:val="22"/>
                <w:shd w:val="clear" w:color="auto" w:fill="FFFFFF"/>
                <w:lang w:val="en-GB"/>
              </w:rPr>
            </w:pPr>
            <w:ins w:id="1302" w:author="Chara Katiri" w:date="2015-04-11T01:57:00Z">
              <w:r w:rsidRPr="003C74EA">
                <w:rPr>
                  <w:rFonts w:ascii="Times" w:eastAsia="Times New Roman" w:hAnsi="Times" w:cs="Times New Roman"/>
                  <w:sz w:val="22"/>
                  <w:szCs w:val="22"/>
                  <w:shd w:val="clear" w:color="auto" w:fill="FFFFFF"/>
                  <w:lang w:val="en-GB"/>
                </w:rPr>
                <w:t>-Stripes.</w:t>
              </w:r>
            </w:ins>
          </w:p>
        </w:tc>
      </w:tr>
      <w:tr w:rsidR="00CB34D3" w:rsidRPr="003C74EA" w14:paraId="6F43ED5D" w14:textId="77777777" w:rsidTr="00A05F6D">
        <w:trPr>
          <w:trHeight w:val="1198"/>
          <w:ins w:id="1303" w:author="Chara Katiri" w:date="2015-04-11T01:24:00Z"/>
          <w:trPrChange w:id="1304" w:author="Chara Katiri" w:date="2015-04-12T01:47:00Z">
            <w:trPr>
              <w:trHeight w:val="1198"/>
            </w:trPr>
          </w:trPrChange>
        </w:trPr>
        <w:tc>
          <w:tcPr>
            <w:cnfStyle w:val="001000000000" w:firstRow="0" w:lastRow="0" w:firstColumn="1" w:lastColumn="0" w:oddVBand="0" w:evenVBand="0" w:oddHBand="0" w:evenHBand="0" w:firstRowFirstColumn="0" w:firstRowLastColumn="0" w:lastRowFirstColumn="0" w:lastRowLastColumn="0"/>
            <w:tcW w:w="2852" w:type="dxa"/>
            <w:tcPrChange w:id="1305" w:author="Chara Katiri" w:date="2015-04-12T01:47:00Z">
              <w:tcPr>
                <w:tcW w:w="2852" w:type="dxa"/>
              </w:tcPr>
            </w:tcPrChange>
          </w:tcPr>
          <w:p w14:paraId="2E868B34" w14:textId="6354067A" w:rsidR="00CB34D3" w:rsidRPr="003C74EA" w:rsidRDefault="009E798F" w:rsidP="003C74EA">
            <w:pPr>
              <w:spacing w:line="360" w:lineRule="auto"/>
              <w:contextualSpacing/>
              <w:jc w:val="both"/>
              <w:rPr>
                <w:ins w:id="1306" w:author="Chara Katiri" w:date="2015-04-11T01:24:00Z"/>
                <w:rFonts w:ascii="Times" w:eastAsia="Times New Roman" w:hAnsi="Times" w:cs="Times New Roman"/>
                <w:color w:val="000000" w:themeColor="text1"/>
                <w:sz w:val="22"/>
                <w:szCs w:val="22"/>
                <w:shd w:val="clear" w:color="auto" w:fill="FFFFFF"/>
                <w:lang w:val="en-GB"/>
                <w:rPrChange w:id="1307" w:author="Chara Katiri" w:date="2015-04-12T03:47:00Z">
                  <w:rPr>
                    <w:ins w:id="1308" w:author="Chara Katiri" w:date="2015-04-11T01:24:00Z"/>
                    <w:rFonts w:ascii="Times" w:eastAsia="Times New Roman" w:hAnsi="Times" w:cs="Arial"/>
                    <w:b w:val="0"/>
                    <w:bCs w:val="0"/>
                    <w:sz w:val="22"/>
                    <w:szCs w:val="22"/>
                    <w:shd w:val="clear" w:color="auto" w:fill="FFFFFF"/>
                    <w:lang w:val="en-GB"/>
                  </w:rPr>
                </w:rPrChange>
              </w:rPr>
            </w:pPr>
            <w:ins w:id="1309" w:author="Chara Katiri" w:date="2015-04-11T02:05:00Z">
              <w:r w:rsidRPr="003C74EA">
                <w:rPr>
                  <w:rFonts w:ascii="Times" w:eastAsia="Times New Roman" w:hAnsi="Times" w:cs="Times New Roman"/>
                  <w:color w:val="000000" w:themeColor="text1"/>
                  <w:sz w:val="22"/>
                  <w:szCs w:val="22"/>
                  <w:shd w:val="clear" w:color="auto" w:fill="FFFFFF"/>
                  <w:lang w:val="en-GB"/>
                  <w:rPrChange w:id="1310" w:author="Chara Katiri" w:date="2015-04-12T03:47:00Z">
                    <w:rPr>
                      <w:rFonts w:ascii="Times" w:eastAsia="Times New Roman" w:hAnsi="Times" w:cs="Arial"/>
                      <w:sz w:val="22"/>
                      <w:szCs w:val="22"/>
                      <w:shd w:val="clear" w:color="auto" w:fill="FFFFFF"/>
                      <w:lang w:val="en-GB"/>
                    </w:rPr>
                  </w:rPrChange>
                </w:rPr>
                <w:t>Characteristics</w:t>
              </w:r>
            </w:ins>
            <w:ins w:id="1311" w:author="Chara Katiri" w:date="2015-04-11T01:44:00Z">
              <w:r w:rsidR="004A6C8B" w:rsidRPr="003C74EA">
                <w:rPr>
                  <w:rFonts w:ascii="Times" w:eastAsia="Times New Roman" w:hAnsi="Times" w:cs="Times New Roman"/>
                  <w:color w:val="000000" w:themeColor="text1"/>
                  <w:sz w:val="22"/>
                  <w:szCs w:val="22"/>
                  <w:shd w:val="clear" w:color="auto" w:fill="FFFFFF"/>
                  <w:lang w:val="en-GB"/>
                </w:rPr>
                <w:t xml:space="preserve"> [36], [37]</w:t>
              </w:r>
              <w:r w:rsidR="000C7680" w:rsidRPr="003C74EA">
                <w:rPr>
                  <w:rFonts w:ascii="Times" w:eastAsia="Times New Roman" w:hAnsi="Times" w:cs="Times New Roman"/>
                  <w:color w:val="000000" w:themeColor="text1"/>
                  <w:sz w:val="22"/>
                  <w:szCs w:val="22"/>
                  <w:shd w:val="clear" w:color="auto" w:fill="FFFFFF"/>
                  <w:lang w:val="en-GB"/>
                  <w:rPrChange w:id="1312" w:author="Chara Katiri" w:date="2015-04-12T03:47:00Z">
                    <w:rPr>
                      <w:rFonts w:ascii="Times" w:eastAsia="Times New Roman" w:hAnsi="Times" w:cs="Arial"/>
                      <w:sz w:val="22"/>
                      <w:szCs w:val="22"/>
                      <w:shd w:val="clear" w:color="auto" w:fill="FFFFFF"/>
                      <w:lang w:val="en-GB"/>
                    </w:rPr>
                  </w:rPrChange>
                </w:rPr>
                <w:t>, [38]</w:t>
              </w:r>
            </w:ins>
          </w:p>
        </w:tc>
        <w:tc>
          <w:tcPr>
            <w:tcW w:w="2852" w:type="dxa"/>
            <w:tcPrChange w:id="1313" w:author="Chara Katiri" w:date="2015-04-12T01:47:00Z">
              <w:tcPr>
                <w:tcW w:w="2852" w:type="dxa"/>
              </w:tcPr>
            </w:tcPrChange>
          </w:tcPr>
          <w:p w14:paraId="047FC844" w14:textId="77777777" w:rsidR="00A336A0" w:rsidRPr="003C74EA" w:rsidRDefault="00AD3B56"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14" w:author="Chara Katiri" w:date="2015-04-11T02:01:00Z"/>
                <w:rFonts w:ascii="Times" w:eastAsia="Times New Roman" w:hAnsi="Times" w:cs="Times New Roman"/>
                <w:sz w:val="22"/>
                <w:szCs w:val="22"/>
                <w:shd w:val="clear" w:color="auto" w:fill="FFFFFF"/>
                <w:lang w:val="en-GB"/>
              </w:rPr>
            </w:pPr>
            <w:ins w:id="1315" w:author="Chara Katiri" w:date="2015-04-11T01:32:00Z">
              <w:r w:rsidRPr="003C74EA">
                <w:rPr>
                  <w:rFonts w:ascii="Times" w:eastAsia="Times New Roman" w:hAnsi="Times" w:cs="Times New Roman"/>
                  <w:sz w:val="22"/>
                  <w:szCs w:val="22"/>
                  <w:shd w:val="clear" w:color="auto" w:fill="FFFFFF"/>
                  <w:lang w:val="en-GB"/>
                </w:rPr>
                <w:t xml:space="preserve"> </w:t>
              </w:r>
            </w:ins>
            <w:ins w:id="1316" w:author="Chara Katiri" w:date="2015-04-11T02:01:00Z">
              <w:r w:rsidR="00A336A0" w:rsidRPr="003C74EA">
                <w:rPr>
                  <w:rFonts w:ascii="Times" w:eastAsia="Times New Roman" w:hAnsi="Times" w:cs="Times New Roman"/>
                  <w:sz w:val="22"/>
                  <w:szCs w:val="22"/>
                  <w:shd w:val="clear" w:color="auto" w:fill="FFFFFF"/>
                  <w:lang w:val="en-GB"/>
                </w:rPr>
                <w:t>-Automatic request parameter procession.</w:t>
              </w:r>
            </w:ins>
          </w:p>
          <w:p w14:paraId="5186AC74"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17" w:author="Chara Katiri" w:date="2015-04-11T02:01:00Z"/>
                <w:rFonts w:ascii="Times" w:eastAsia="Times New Roman" w:hAnsi="Times" w:cs="Times New Roman"/>
                <w:sz w:val="22"/>
                <w:szCs w:val="22"/>
                <w:shd w:val="clear" w:color="auto" w:fill="FFFFFF"/>
                <w:lang w:val="en-GB"/>
              </w:rPr>
            </w:pPr>
          </w:p>
          <w:p w14:paraId="372CF866"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18" w:author="Chara Katiri" w:date="2015-04-11T02:01:00Z"/>
                <w:rFonts w:ascii="Times" w:eastAsia="Times New Roman" w:hAnsi="Times" w:cs="Times New Roman"/>
                <w:sz w:val="22"/>
                <w:szCs w:val="22"/>
                <w:shd w:val="clear" w:color="auto" w:fill="FFFFFF"/>
                <w:lang w:val="en-GB"/>
              </w:rPr>
            </w:pPr>
            <w:ins w:id="1319" w:author="Chara Katiri" w:date="2015-04-11T02:01:00Z">
              <w:r w:rsidRPr="003C74EA">
                <w:rPr>
                  <w:rFonts w:ascii="Times" w:eastAsia="Times New Roman" w:hAnsi="Times" w:cs="Times New Roman"/>
                  <w:sz w:val="22"/>
                  <w:szCs w:val="22"/>
                  <w:shd w:val="clear" w:color="auto" w:fill="FFFFFF"/>
                  <w:lang w:val="en-GB"/>
                </w:rPr>
                <w:t>-View kept around.</w:t>
              </w:r>
            </w:ins>
          </w:p>
          <w:p w14:paraId="53422730"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20" w:author="Chara Katiri" w:date="2015-04-11T02:01:00Z"/>
                <w:rFonts w:ascii="Times" w:eastAsia="Times New Roman" w:hAnsi="Times" w:cs="Times New Roman"/>
                <w:sz w:val="22"/>
                <w:szCs w:val="22"/>
                <w:shd w:val="clear" w:color="auto" w:fill="FFFFFF"/>
                <w:lang w:val="en-GB"/>
              </w:rPr>
              <w:pPrChange w:id="1321"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22" w:author="Chara Katiri" w:date="2015-04-11T02:01:00Z"/>
                <w:rFonts w:ascii="Times" w:eastAsia="Times New Roman" w:hAnsi="Times" w:cs="Times New Roman"/>
                <w:sz w:val="22"/>
                <w:szCs w:val="22"/>
                <w:shd w:val="clear" w:color="auto" w:fill="FFFFFF"/>
                <w:lang w:val="en-GB"/>
              </w:rPr>
              <w:pPrChange w:id="1323" w:author="Chara Katiri" w:date="2015-04-12T03:47:00Z">
                <w:pPr>
                  <w:cnfStyle w:val="000000000000" w:firstRow="0" w:lastRow="0" w:firstColumn="0" w:lastColumn="0" w:oddVBand="0" w:evenVBand="0" w:oddHBand="0" w:evenHBand="0" w:firstRowFirstColumn="0" w:firstRowLastColumn="0" w:lastRowFirstColumn="0" w:lastRowLastColumn="0"/>
                </w:pPr>
              </w:pPrChange>
            </w:pPr>
            <w:ins w:id="1324" w:author="Chara Katiri" w:date="2015-04-11T02:01:00Z">
              <w:r w:rsidRPr="003C74EA">
                <w:rPr>
                  <w:rFonts w:ascii="Times" w:eastAsia="Times New Roman" w:hAnsi="Times" w:cs="Times New Roman"/>
                  <w:sz w:val="22"/>
                  <w:szCs w:val="22"/>
                  <w:shd w:val="clear" w:color="auto" w:fill="FFFFFF"/>
                  <w:lang w:val="en-GB"/>
                </w:rPr>
                <w:t>-Component libraries that implement re-usable behaviour.</w:t>
              </w:r>
            </w:ins>
          </w:p>
          <w:p w14:paraId="17D3E4BF"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25" w:author="Chara Katiri" w:date="2015-04-11T01:58:00Z"/>
                <w:rFonts w:ascii="Times" w:eastAsia="Times New Roman" w:hAnsi="Times" w:cs="Times New Roman"/>
                <w:sz w:val="22"/>
                <w:szCs w:val="22"/>
                <w:shd w:val="clear" w:color="auto" w:fill="FFFFFF"/>
                <w:lang w:val="en-GB"/>
              </w:rPr>
              <w:pPrChange w:id="1326"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27" w:author="Chara Katiri" w:date="2015-04-11T02:01:00Z"/>
                <w:rFonts w:ascii="Times" w:eastAsia="Times New Roman" w:hAnsi="Times" w:cs="Times New Roman"/>
                <w:sz w:val="22"/>
                <w:szCs w:val="22"/>
                <w:shd w:val="clear" w:color="auto" w:fill="FFFFFF"/>
                <w:lang w:val="en-GB"/>
              </w:rPr>
              <w:pPrChange w:id="1328" w:author="Chara Katiri" w:date="2015-04-12T03:47:00Z">
                <w:pPr>
                  <w:cnfStyle w:val="000000000000" w:firstRow="0" w:lastRow="0" w:firstColumn="0" w:lastColumn="0" w:oddVBand="0" w:evenVBand="0" w:oddHBand="0" w:evenHBand="0" w:firstRowFirstColumn="0" w:firstRowLastColumn="0" w:lastRowFirstColumn="0" w:lastRowLastColumn="0"/>
                </w:pPr>
              </w:pPrChange>
            </w:pPr>
            <w:ins w:id="1329" w:author="Chara Katiri" w:date="2015-04-11T02:01:00Z">
              <w:r w:rsidRPr="003C74EA">
                <w:rPr>
                  <w:rFonts w:ascii="Times" w:eastAsia="Times New Roman" w:hAnsi="Times" w:cs="Times New Roman"/>
                  <w:sz w:val="22"/>
                  <w:szCs w:val="22"/>
                  <w:shd w:val="clear" w:color="auto" w:fill="FFFFFF"/>
                  <w:lang w:val="en-GB"/>
                </w:rPr>
                <w:t>-</w:t>
              </w:r>
            </w:ins>
            <w:ins w:id="1330" w:author="Chara Katiri" w:date="2015-04-11T02:02:00Z">
              <w:r w:rsidRPr="003C74EA">
                <w:rPr>
                  <w:rFonts w:ascii="Times" w:eastAsia="Times New Roman" w:hAnsi="Times" w:cs="Times New Roman"/>
                  <w:sz w:val="22"/>
                  <w:szCs w:val="22"/>
                  <w:shd w:val="clear" w:color="auto" w:fill="FFFFFF"/>
                  <w:lang w:val="en-GB"/>
                </w:rPr>
                <w:t>Components render</w:t>
              </w:r>
            </w:ins>
            <w:ins w:id="1331" w:author="Chara Katiri" w:date="2015-04-11T02:01:00Z">
              <w:r w:rsidRPr="003C74EA">
                <w:rPr>
                  <w:rFonts w:ascii="Times" w:eastAsia="Times New Roman" w:hAnsi="Times" w:cs="Times New Roman"/>
                  <w:sz w:val="22"/>
                  <w:szCs w:val="22"/>
                  <w:shd w:val="clear" w:color="auto" w:fill="FFFFFF"/>
                  <w:lang w:val="en-GB"/>
                </w:rPr>
                <w:t xml:space="preserve"> HTML/JavaScript.</w:t>
              </w:r>
            </w:ins>
          </w:p>
          <w:p w14:paraId="3FCC6FFD"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32" w:author="Chara Katiri" w:date="2015-04-11T02:02:00Z"/>
                <w:rFonts w:ascii="Times" w:eastAsia="Times New Roman" w:hAnsi="Times" w:cs="Times New Roman"/>
                <w:sz w:val="22"/>
                <w:szCs w:val="22"/>
                <w:shd w:val="clear" w:color="auto" w:fill="FFFFFF"/>
                <w:lang w:val="en-GB"/>
              </w:rPr>
              <w:pPrChange w:id="1333"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34" w:author="Chara Katiri" w:date="2015-04-11T02:02:00Z"/>
                <w:rFonts w:ascii="Times" w:eastAsia="Times New Roman" w:hAnsi="Times" w:cs="Times New Roman"/>
                <w:sz w:val="22"/>
                <w:szCs w:val="22"/>
                <w:shd w:val="clear" w:color="auto" w:fill="FFFFFF"/>
                <w:lang w:val="en-GB"/>
              </w:rPr>
              <w:pPrChange w:id="1335" w:author="Chara Katiri" w:date="2015-04-12T03:47:00Z">
                <w:pPr>
                  <w:cnfStyle w:val="000000000000" w:firstRow="0" w:lastRow="0" w:firstColumn="0" w:lastColumn="0" w:oddVBand="0" w:evenVBand="0" w:oddHBand="0" w:evenHBand="0" w:firstRowFirstColumn="0" w:firstRowLastColumn="0" w:lastRowFirstColumn="0" w:lastRowLastColumn="0"/>
                </w:pPr>
              </w:pPrChange>
            </w:pPr>
            <w:ins w:id="1336" w:author="Chara Katiri" w:date="2015-04-11T02:02:00Z">
              <w:r w:rsidRPr="003C74EA">
                <w:rPr>
                  <w:rFonts w:ascii="Times" w:eastAsia="Times New Roman" w:hAnsi="Times" w:cs="Times New Roman"/>
                  <w:sz w:val="22"/>
                  <w:szCs w:val="22"/>
                  <w:shd w:val="clear" w:color="auto" w:fill="FFFFFF"/>
                  <w:lang w:val="en-GB"/>
                </w:rPr>
                <w:t>-Automatic input conversion.</w:t>
              </w:r>
            </w:ins>
          </w:p>
          <w:p w14:paraId="78AE2227"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37" w:author="Chara Katiri" w:date="2015-04-11T02:02:00Z"/>
                <w:rFonts w:ascii="Times" w:eastAsia="Times New Roman" w:hAnsi="Times" w:cs="Times New Roman"/>
                <w:sz w:val="22"/>
                <w:szCs w:val="22"/>
                <w:shd w:val="clear" w:color="auto" w:fill="FFFFFF"/>
                <w:lang w:val="en-GB"/>
              </w:rPr>
              <w:pPrChange w:id="1338"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66D40680" w14:textId="77777777" w:rsidR="00A336A0" w:rsidRPr="003C74EA" w:rsidRDefault="00A336A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39" w:author="Chara Katiri" w:date="2015-04-11T02:02:00Z"/>
                <w:rFonts w:ascii="Times" w:eastAsia="Times New Roman" w:hAnsi="Times" w:cs="Times New Roman"/>
                <w:sz w:val="22"/>
                <w:szCs w:val="22"/>
                <w:shd w:val="clear" w:color="auto" w:fill="FFFFFF"/>
                <w:lang w:val="en-GB"/>
              </w:rPr>
              <w:pPrChange w:id="1340"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3C74EA" w:rsidRDefault="00FA37F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41" w:author="Chara Katiri" w:date="2015-04-11T02:02:00Z"/>
                <w:rFonts w:ascii="Times" w:eastAsia="Times New Roman" w:hAnsi="Times" w:cs="Times New Roman"/>
                <w:sz w:val="22"/>
                <w:szCs w:val="22"/>
                <w:shd w:val="clear" w:color="auto" w:fill="FFFFFF"/>
                <w:lang w:val="en-GB"/>
              </w:rPr>
              <w:pPrChange w:id="1342" w:author="Chara Katiri" w:date="2015-04-12T03:47:00Z">
                <w:pPr>
                  <w:cnfStyle w:val="000000000000" w:firstRow="0" w:lastRow="0" w:firstColumn="0" w:lastColumn="0" w:oddVBand="0" w:evenVBand="0" w:oddHBand="0" w:evenHBand="0" w:firstRowFirstColumn="0" w:firstRowLastColumn="0" w:lastRowFirstColumn="0" w:lastRowLastColumn="0"/>
                </w:pPr>
              </w:pPrChange>
            </w:pPr>
            <w:ins w:id="1343" w:author="Chara Katiri" w:date="2015-04-11T02:18:00Z">
              <w:r w:rsidRPr="003C74EA">
                <w:rPr>
                  <w:rFonts w:ascii="Times" w:eastAsia="Times New Roman" w:hAnsi="Times" w:cs="Times New Roman"/>
                  <w:sz w:val="22"/>
                  <w:szCs w:val="22"/>
                  <w:shd w:val="clear" w:color="auto" w:fill="FFFFFF"/>
                  <w:lang w:val="en-GB"/>
                </w:rPr>
                <w:t>-</w:t>
              </w:r>
            </w:ins>
            <w:ins w:id="1344" w:author="Chara Katiri" w:date="2015-04-11T02:02:00Z">
              <w:r w:rsidR="00A336A0" w:rsidRPr="003C74EA">
                <w:rPr>
                  <w:rFonts w:ascii="Times" w:eastAsia="Times New Roman" w:hAnsi="Times" w:cs="Times New Roman"/>
                  <w:sz w:val="22"/>
                  <w:szCs w:val="22"/>
                  <w:shd w:val="clear" w:color="auto" w:fill="FFFFFF"/>
                  <w:lang w:val="en-GB"/>
                </w:rPr>
                <w:t>Automatic</w:t>
              </w:r>
              <w:r w:rsidR="009E798F" w:rsidRPr="003C74EA">
                <w:rPr>
                  <w:rFonts w:ascii="Times" w:eastAsia="Times New Roman" w:hAnsi="Times" w:cs="Times New Roman"/>
                  <w:sz w:val="22"/>
                  <w:szCs w:val="22"/>
                  <w:shd w:val="clear" w:color="auto" w:fill="FFFFFF"/>
                  <w:lang w:val="en-GB"/>
                </w:rPr>
                <w:t xml:space="preserve"> input validation.</w:t>
              </w:r>
            </w:ins>
          </w:p>
          <w:p w14:paraId="3BBEFC08" w14:textId="77777777" w:rsidR="009E798F" w:rsidRPr="003C74EA" w:rsidRDefault="009E798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45" w:author="Chara Katiri" w:date="2015-04-11T02:02:00Z"/>
                <w:rFonts w:ascii="Times" w:eastAsia="Times New Roman" w:hAnsi="Times" w:cs="Times New Roman"/>
                <w:sz w:val="22"/>
                <w:szCs w:val="22"/>
                <w:shd w:val="clear" w:color="auto" w:fill="FFFFFF"/>
                <w:lang w:val="en-GB"/>
              </w:rPr>
              <w:pPrChange w:id="1346"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463DC544" w14:textId="77777777" w:rsidR="009E798F" w:rsidRPr="003C74EA" w:rsidRDefault="009E798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47" w:author="Chara Katiri" w:date="2015-04-11T02:02:00Z"/>
                <w:rFonts w:ascii="Times" w:eastAsia="Times New Roman" w:hAnsi="Times" w:cs="Times New Roman"/>
                <w:sz w:val="22"/>
                <w:szCs w:val="22"/>
                <w:shd w:val="clear" w:color="auto" w:fill="FFFFFF"/>
                <w:lang w:val="en-GB"/>
              </w:rPr>
              <w:pPrChange w:id="1348" w:author="Chara Katiri" w:date="2015-04-12T03:47:00Z">
                <w:pPr>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3C74EA" w:rsidRDefault="009E798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49" w:author="Chara Katiri" w:date="2015-04-11T01:42:00Z"/>
                <w:rFonts w:ascii="Times" w:eastAsia="Times New Roman" w:hAnsi="Times" w:cs="Times New Roman"/>
                <w:sz w:val="22"/>
                <w:szCs w:val="22"/>
                <w:shd w:val="clear" w:color="auto" w:fill="FFFFFF"/>
                <w:lang w:val="en-GB"/>
              </w:rPr>
              <w:pPrChange w:id="1350" w:author="Chara Katiri" w:date="2015-04-12T03:47:00Z">
                <w:pPr>
                  <w:cnfStyle w:val="000000000000" w:firstRow="0" w:lastRow="0" w:firstColumn="0" w:lastColumn="0" w:oddVBand="0" w:evenVBand="0" w:oddHBand="0" w:evenHBand="0" w:firstRowFirstColumn="0" w:firstRowLastColumn="0" w:lastRowFirstColumn="0" w:lastRowLastColumn="0"/>
                </w:pPr>
              </w:pPrChange>
            </w:pPr>
            <w:ins w:id="1351" w:author="Chara Katiri" w:date="2015-04-11T02:02:00Z">
              <w:r w:rsidRPr="003C74EA">
                <w:rPr>
                  <w:rFonts w:ascii="Times" w:eastAsia="Times New Roman" w:hAnsi="Times" w:cs="Times New Roman"/>
                  <w:sz w:val="22"/>
                  <w:szCs w:val="22"/>
                  <w:shd w:val="clear" w:color="auto" w:fill="FFFFFF"/>
                  <w:lang w:val="en-GB"/>
                </w:rPr>
                <w:t xml:space="preserve">-Page centric. </w:t>
              </w:r>
            </w:ins>
          </w:p>
          <w:p w14:paraId="1100C89A" w14:textId="0FD3B74A" w:rsidR="00EB7B69" w:rsidRPr="003C74EA" w:rsidRDefault="00EB7B6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52" w:author="Chara Katiri" w:date="2015-04-11T01:24:00Z"/>
                <w:rFonts w:ascii="Times" w:eastAsia="Times New Roman" w:hAnsi="Times" w:cs="Times New Roman"/>
                <w:sz w:val="22"/>
                <w:szCs w:val="22"/>
                <w:shd w:val="clear" w:color="auto" w:fill="FFFFFF"/>
                <w:lang w:val="en-GB"/>
              </w:rPr>
              <w:pPrChange w:id="1353" w:author="Chara Katiri" w:date="2015-04-12T03:47:00Z">
                <w:pPr>
                  <w:cnfStyle w:val="000000000000" w:firstRow="0" w:lastRow="0" w:firstColumn="0" w:lastColumn="0" w:oddVBand="0" w:evenVBand="0" w:oddHBand="0" w:evenHBand="0" w:firstRowFirstColumn="0" w:firstRowLastColumn="0" w:lastRowFirstColumn="0" w:lastRowLastColumn="0"/>
                </w:pPr>
              </w:pPrChange>
            </w:pPr>
          </w:p>
        </w:tc>
        <w:tc>
          <w:tcPr>
            <w:tcW w:w="2852" w:type="dxa"/>
            <w:tcPrChange w:id="1354" w:author="Chara Katiri" w:date="2015-04-12T01:47:00Z">
              <w:tcPr>
                <w:tcW w:w="2852" w:type="dxa"/>
              </w:tcPr>
            </w:tcPrChange>
          </w:tcPr>
          <w:p w14:paraId="476BBB10"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55" w:author="Chara Katiri" w:date="2015-04-11T02:00:00Z"/>
                <w:rFonts w:ascii="Times" w:eastAsia="Times New Roman" w:hAnsi="Times" w:cs="Times New Roman"/>
                <w:sz w:val="22"/>
                <w:szCs w:val="22"/>
                <w:shd w:val="clear" w:color="auto" w:fill="FFFFFF"/>
                <w:lang w:val="en-GB"/>
              </w:rPr>
            </w:pPr>
            <w:ins w:id="1356" w:author="Chara Katiri" w:date="2015-04-11T01:59:00Z">
              <w:r w:rsidRPr="003C74EA">
                <w:rPr>
                  <w:rFonts w:ascii="Times" w:eastAsia="Times New Roman" w:hAnsi="Times" w:cs="Times New Roman"/>
                  <w:sz w:val="22"/>
                  <w:szCs w:val="22"/>
                  <w:shd w:val="clear" w:color="auto" w:fill="FFFFFF"/>
                  <w:lang w:val="en-GB"/>
                </w:rPr>
                <w:t>- Manual request parameter processing.</w:t>
              </w:r>
            </w:ins>
          </w:p>
          <w:p w14:paraId="5CB17AD3"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57" w:author="Chara Katiri" w:date="2015-04-11T01:59:00Z"/>
                <w:rFonts w:ascii="Times" w:eastAsia="Times New Roman" w:hAnsi="Times" w:cs="Times New Roman"/>
                <w:sz w:val="22"/>
                <w:szCs w:val="22"/>
                <w:shd w:val="clear" w:color="auto" w:fill="FFFFFF"/>
                <w:lang w:val="en-GB"/>
              </w:rPr>
            </w:pPr>
          </w:p>
          <w:p w14:paraId="379860E7" w14:textId="48F508EC"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58" w:author="Chara Katiri" w:date="2015-04-11T02:00:00Z"/>
                <w:rFonts w:ascii="Times" w:eastAsia="Times New Roman" w:hAnsi="Times" w:cs="Times New Roman"/>
                <w:sz w:val="22"/>
                <w:szCs w:val="22"/>
                <w:shd w:val="clear" w:color="auto" w:fill="FFFFFF"/>
                <w:lang w:val="en-GB"/>
              </w:rPr>
            </w:pPr>
            <w:ins w:id="1359" w:author="Chara Katiri" w:date="2015-04-11T01:59:00Z">
              <w:r w:rsidRPr="003C74EA">
                <w:rPr>
                  <w:rFonts w:ascii="Times" w:eastAsia="Times New Roman" w:hAnsi="Times" w:cs="Times New Roman"/>
                  <w:sz w:val="22"/>
                  <w:szCs w:val="22"/>
                  <w:shd w:val="clear" w:color="auto" w:fill="FFFFFF"/>
                  <w:lang w:val="en-GB"/>
                </w:rPr>
                <w:t>-No view kept around.</w:t>
              </w:r>
            </w:ins>
          </w:p>
          <w:p w14:paraId="1FC1CC84"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60" w:author="Chara Katiri" w:date="2015-04-11T01:59:00Z"/>
                <w:rFonts w:ascii="Times" w:eastAsia="Times New Roman" w:hAnsi="Times" w:cs="Times New Roman"/>
                <w:sz w:val="22"/>
                <w:szCs w:val="22"/>
                <w:shd w:val="clear" w:color="auto" w:fill="FFFFFF"/>
                <w:lang w:val="en-GB"/>
              </w:rPr>
            </w:pPr>
          </w:p>
          <w:p w14:paraId="7B641395" w14:textId="61AC7373"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61" w:author="Chara Katiri" w:date="2015-04-11T02:00:00Z"/>
                <w:rFonts w:ascii="Times" w:eastAsia="Times New Roman" w:hAnsi="Times" w:cs="Times New Roman"/>
                <w:sz w:val="22"/>
                <w:szCs w:val="22"/>
                <w:shd w:val="clear" w:color="auto" w:fill="FFFFFF"/>
                <w:lang w:val="en-GB"/>
              </w:rPr>
            </w:pPr>
            <w:ins w:id="1362" w:author="Chara Katiri" w:date="2015-04-11T01:59:00Z">
              <w:r w:rsidRPr="003C74EA">
                <w:rPr>
                  <w:rFonts w:ascii="Times" w:eastAsia="Times New Roman" w:hAnsi="Times" w:cs="Times New Roman"/>
                  <w:sz w:val="22"/>
                  <w:szCs w:val="22"/>
                  <w:shd w:val="clear" w:color="auto" w:fill="FFFFFF"/>
                  <w:lang w:val="en-GB"/>
                </w:rPr>
                <w:t>-Limited support for re-usable behaviour.</w:t>
              </w:r>
            </w:ins>
          </w:p>
          <w:p w14:paraId="68CFB1F4"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63" w:author="Chara Katiri" w:date="2015-04-11T02:01:00Z"/>
                <w:rFonts w:ascii="Times" w:eastAsia="Times New Roman" w:hAnsi="Times" w:cs="Times New Roman"/>
                <w:sz w:val="22"/>
                <w:szCs w:val="22"/>
                <w:shd w:val="clear" w:color="auto" w:fill="FFFFFF"/>
                <w:lang w:val="en-GB"/>
              </w:rPr>
            </w:pPr>
          </w:p>
          <w:p w14:paraId="6083EA9D"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64" w:author="Chara Katiri" w:date="2015-04-11T01:59:00Z"/>
                <w:rFonts w:ascii="Times" w:eastAsia="Times New Roman" w:hAnsi="Times" w:cs="Times New Roman"/>
                <w:sz w:val="22"/>
                <w:szCs w:val="22"/>
                <w:shd w:val="clear" w:color="auto" w:fill="FFFFFF"/>
                <w:lang w:val="en-GB"/>
              </w:rPr>
            </w:pPr>
          </w:p>
          <w:p w14:paraId="2FD5F379" w14:textId="020F158A"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65" w:author="Chara Katiri" w:date="2015-04-11T02:00:00Z"/>
                <w:rFonts w:ascii="Times" w:eastAsia="Times New Roman" w:hAnsi="Times" w:cs="Times New Roman"/>
                <w:sz w:val="22"/>
                <w:szCs w:val="22"/>
                <w:shd w:val="clear" w:color="auto" w:fill="FFFFFF"/>
                <w:lang w:val="en-GB"/>
              </w:rPr>
            </w:pPr>
            <w:ins w:id="1366" w:author="Chara Katiri" w:date="2015-04-11T01:59:00Z">
              <w:r w:rsidRPr="003C74EA">
                <w:rPr>
                  <w:rFonts w:ascii="Times" w:eastAsia="Times New Roman" w:hAnsi="Times" w:cs="Times New Roman"/>
                  <w:sz w:val="22"/>
                  <w:szCs w:val="22"/>
                  <w:shd w:val="clear" w:color="auto" w:fill="FFFFFF"/>
                  <w:lang w:val="en-GB"/>
                </w:rPr>
                <w:t>-Developer responsible for all HTML / JavaScrip</w:t>
              </w:r>
            </w:ins>
            <w:ins w:id="1367" w:author="Chara Katiri" w:date="2015-04-11T02:00:00Z">
              <w:r w:rsidRPr="003C74EA">
                <w:rPr>
                  <w:rFonts w:ascii="Times" w:eastAsia="Times New Roman" w:hAnsi="Times" w:cs="Times New Roman"/>
                  <w:sz w:val="22"/>
                  <w:szCs w:val="22"/>
                  <w:shd w:val="clear" w:color="auto" w:fill="FFFFFF"/>
                  <w:lang w:val="en-GB"/>
                </w:rPr>
                <w:t>t</w:t>
              </w:r>
            </w:ins>
            <w:ins w:id="1368" w:author="Chara Katiri" w:date="2015-04-11T01:59:00Z">
              <w:r w:rsidRPr="003C74EA">
                <w:rPr>
                  <w:rFonts w:ascii="Times" w:eastAsia="Times New Roman" w:hAnsi="Times" w:cs="Times New Roman"/>
                  <w:sz w:val="22"/>
                  <w:szCs w:val="22"/>
                  <w:shd w:val="clear" w:color="auto" w:fill="FFFFFF"/>
                  <w:lang w:val="en-GB"/>
                </w:rPr>
                <w:t>.</w:t>
              </w:r>
            </w:ins>
          </w:p>
          <w:p w14:paraId="02EABADB"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69" w:author="Chara Katiri" w:date="2015-04-11T01:59:00Z"/>
                <w:rFonts w:ascii="Times" w:eastAsia="Times New Roman" w:hAnsi="Times" w:cs="Times New Roman"/>
                <w:sz w:val="22"/>
                <w:szCs w:val="22"/>
                <w:shd w:val="clear" w:color="auto" w:fill="FFFFFF"/>
                <w:lang w:val="en-GB"/>
              </w:rPr>
            </w:pPr>
          </w:p>
          <w:p w14:paraId="5A659394" w14:textId="56E61920"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70" w:author="Chara Katiri" w:date="2015-04-11T02:00:00Z"/>
                <w:rFonts w:ascii="Times" w:eastAsia="Times New Roman" w:hAnsi="Times" w:cs="Times New Roman"/>
                <w:sz w:val="22"/>
                <w:szCs w:val="22"/>
                <w:shd w:val="clear" w:color="auto" w:fill="FFFFFF"/>
                <w:lang w:val="en-GB"/>
              </w:rPr>
            </w:pPr>
            <w:ins w:id="1371" w:author="Chara Katiri" w:date="2015-04-11T02:00:00Z">
              <w:r w:rsidRPr="003C74EA">
                <w:rPr>
                  <w:rFonts w:ascii="Times" w:eastAsia="Times New Roman" w:hAnsi="Times" w:cs="Times New Roman"/>
                  <w:sz w:val="22"/>
                  <w:szCs w:val="22"/>
                  <w:shd w:val="clear" w:color="auto" w:fill="FFFFFF"/>
                  <w:lang w:val="en-GB"/>
                </w:rPr>
                <w:t>-No automatic input conversion</w:t>
              </w:r>
            </w:ins>
            <w:ins w:id="1372" w:author="Chara Katiri" w:date="2015-04-11T02:01:00Z">
              <w:r w:rsidRPr="003C74EA">
                <w:rPr>
                  <w:rFonts w:ascii="Times" w:eastAsia="Times New Roman" w:hAnsi="Times" w:cs="Times New Roman"/>
                  <w:sz w:val="22"/>
                  <w:szCs w:val="22"/>
                  <w:shd w:val="clear" w:color="auto" w:fill="FFFFFF"/>
                  <w:lang w:val="en-GB"/>
                </w:rPr>
                <w:t>.</w:t>
              </w:r>
            </w:ins>
          </w:p>
          <w:p w14:paraId="17BA0888"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73" w:author="Chara Katiri" w:date="2015-04-11T02:00:00Z"/>
                <w:rFonts w:ascii="Times" w:eastAsia="Times New Roman" w:hAnsi="Times" w:cs="Times New Roman"/>
                <w:sz w:val="22"/>
                <w:szCs w:val="22"/>
                <w:shd w:val="clear" w:color="auto" w:fill="FFFFFF"/>
                <w:lang w:val="en-GB"/>
              </w:rPr>
            </w:pPr>
          </w:p>
          <w:p w14:paraId="5211953C"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74" w:author="Chara Katiri" w:date="2015-04-11T02:01:00Z"/>
                <w:rFonts w:ascii="Times" w:eastAsia="Times New Roman" w:hAnsi="Times" w:cs="Times New Roman"/>
                <w:sz w:val="22"/>
                <w:szCs w:val="22"/>
                <w:shd w:val="clear" w:color="auto" w:fill="FFFFFF"/>
                <w:lang w:val="en-GB"/>
              </w:rPr>
            </w:pPr>
            <w:ins w:id="1375" w:author="Chara Katiri" w:date="2015-04-11T02:00:00Z">
              <w:r w:rsidRPr="003C74EA">
                <w:rPr>
                  <w:rFonts w:ascii="Times" w:eastAsia="Times New Roman" w:hAnsi="Times" w:cs="Times New Roman"/>
                  <w:sz w:val="22"/>
                  <w:szCs w:val="22"/>
                  <w:shd w:val="clear" w:color="auto" w:fill="FFFFFF"/>
                  <w:lang w:val="en-GB"/>
                </w:rPr>
                <w:t>-No automatic input validation.</w:t>
              </w:r>
            </w:ins>
          </w:p>
          <w:p w14:paraId="545EBD08" w14:textId="77777777"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76" w:author="Chara Katiri" w:date="2015-04-11T02:00:00Z"/>
                <w:rFonts w:ascii="Times" w:eastAsia="Times New Roman" w:hAnsi="Times" w:cs="Times New Roman"/>
                <w:sz w:val="22"/>
                <w:szCs w:val="22"/>
                <w:shd w:val="clear" w:color="auto" w:fill="FFFFFF"/>
                <w:lang w:val="en-GB"/>
              </w:rPr>
            </w:pPr>
          </w:p>
          <w:p w14:paraId="5082A36B" w14:textId="5CA2392D" w:rsidR="00A336A0" w:rsidRPr="003C74EA" w:rsidRDefault="00A336A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77" w:author="Chara Katiri" w:date="2015-04-11T01:58:00Z"/>
                <w:rFonts w:ascii="Times" w:eastAsia="Times New Roman" w:hAnsi="Times" w:cs="Times New Roman"/>
                <w:sz w:val="22"/>
                <w:szCs w:val="22"/>
                <w:shd w:val="clear" w:color="auto" w:fill="FFFFFF"/>
                <w:lang w:val="en-GB"/>
              </w:rPr>
            </w:pPr>
            <w:ins w:id="1378" w:author="Chara Katiri" w:date="2015-04-11T02:00:00Z">
              <w:r w:rsidRPr="003C74EA">
                <w:rPr>
                  <w:rFonts w:ascii="Times" w:eastAsia="Times New Roman" w:hAnsi="Times" w:cs="Times New Roman"/>
                  <w:sz w:val="22"/>
                  <w:szCs w:val="22"/>
                  <w:shd w:val="clear" w:color="auto" w:fill="FFFFFF"/>
                  <w:lang w:val="en-GB"/>
                </w:rPr>
                <w:t xml:space="preserve">-Request centric. </w:t>
              </w:r>
            </w:ins>
          </w:p>
          <w:p w14:paraId="661C85BF" w14:textId="509E94C0" w:rsidR="000C7680" w:rsidRPr="003C74EA" w:rsidRDefault="000C7680" w:rsidP="003C74E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379" w:author="Chara Katiri" w:date="2015-04-11T01:24:00Z"/>
                <w:rFonts w:ascii="Times" w:eastAsia="Times New Roman" w:hAnsi="Times" w:cs="Times New Roman"/>
                <w:sz w:val="22"/>
                <w:szCs w:val="22"/>
                <w:shd w:val="clear" w:color="auto" w:fill="FFFFFF"/>
                <w:lang w:val="en-GB"/>
              </w:rPr>
            </w:pPr>
          </w:p>
        </w:tc>
      </w:tr>
    </w:tbl>
    <w:p w14:paraId="6A944878" w14:textId="35F063AD" w:rsidR="00CB34D3" w:rsidRPr="003C74EA" w:rsidRDefault="00DB09A0">
      <w:pPr>
        <w:spacing w:line="360" w:lineRule="auto"/>
        <w:ind w:firstLine="720"/>
        <w:contextualSpacing/>
        <w:jc w:val="both"/>
        <w:rPr>
          <w:ins w:id="1380" w:author="Chara Katiri" w:date="2015-04-11T01:23:00Z"/>
          <w:rFonts w:ascii="Times" w:eastAsia="Times New Roman" w:hAnsi="Times" w:cs="Times New Roman"/>
          <w:sz w:val="22"/>
          <w:szCs w:val="22"/>
          <w:lang w:val="en-GB"/>
          <w:rPrChange w:id="1381" w:author="Chara Katiri" w:date="2015-04-12T03:47:00Z">
            <w:rPr>
              <w:ins w:id="1382" w:author="Chara Katiri" w:date="2015-04-11T01:23:00Z"/>
              <w:rFonts w:ascii="Times" w:eastAsia="Times New Roman" w:hAnsi="Times" w:cs="Arial"/>
              <w:sz w:val="22"/>
              <w:szCs w:val="22"/>
              <w:shd w:val="clear" w:color="auto" w:fill="FFFFFF"/>
              <w:lang w:val="en-GB"/>
            </w:rPr>
          </w:rPrChange>
        </w:rPr>
        <w:pPrChange w:id="1383" w:author="Chara Katiri" w:date="2015-04-12T03:47:00Z">
          <w:pPr>
            <w:ind w:firstLine="720"/>
          </w:pPr>
        </w:pPrChange>
      </w:pPr>
      <w:ins w:id="1384" w:author="Chara Katiri" w:date="2015-04-11T02:56:00Z">
        <w:r w:rsidRPr="003C74EA">
          <w:rPr>
            <w:rFonts w:ascii="Times" w:eastAsia="Times New Roman" w:hAnsi="Times" w:cs="Times New Roman"/>
            <w:sz w:val="22"/>
            <w:szCs w:val="22"/>
            <w:lang w:val="en-GB"/>
            <w:rPrChange w:id="1385" w:author="Chara Katiri" w:date="2015-04-12T03:47:00Z">
              <w:rPr>
                <w:rFonts w:ascii="Times" w:eastAsia="Times New Roman" w:hAnsi="Times" w:cs="Arial"/>
                <w:sz w:val="22"/>
                <w:szCs w:val="22"/>
                <w:shd w:val="clear" w:color="auto" w:fill="FFFFFF"/>
                <w:lang w:val="en-GB"/>
              </w:rPr>
            </w:rPrChange>
          </w:rPr>
          <w:t xml:space="preserve">The main difference between the two MVC Frameworks is </w:t>
        </w:r>
      </w:ins>
      <w:ins w:id="1386" w:author="Chara Katiri" w:date="2015-04-11T02:59:00Z">
        <w:r w:rsidR="00D120BC" w:rsidRPr="003C74EA">
          <w:rPr>
            <w:rFonts w:ascii="Times" w:eastAsia="Times New Roman" w:hAnsi="Times" w:cs="Times New Roman"/>
            <w:sz w:val="22"/>
            <w:szCs w:val="22"/>
            <w:lang w:val="en-GB"/>
            <w:rPrChange w:id="1387" w:author="Chara Katiri" w:date="2015-04-12T03:47:00Z">
              <w:rPr>
                <w:rFonts w:ascii="Times" w:eastAsia="Times New Roman" w:hAnsi="Times" w:cs="Arial"/>
                <w:sz w:val="22"/>
                <w:szCs w:val="22"/>
                <w:shd w:val="clear" w:color="auto" w:fill="FFFFFF"/>
                <w:lang w:val="en-GB"/>
              </w:rPr>
            </w:rPrChange>
          </w:rPr>
          <w:t xml:space="preserve">that in </w:t>
        </w:r>
      </w:ins>
      <w:ins w:id="1388" w:author="Chara Katiri" w:date="2015-04-11T02:57:00Z">
        <w:r w:rsidRPr="003C74EA">
          <w:rPr>
            <w:rFonts w:ascii="Times" w:eastAsia="Times New Roman" w:hAnsi="Times" w:cs="Times New Roman"/>
            <w:sz w:val="22"/>
            <w:szCs w:val="22"/>
            <w:lang w:val="en-GB"/>
            <w:rPrChange w:id="1389" w:author="Chara Katiri" w:date="2015-04-12T03:47:00Z">
              <w:rPr>
                <w:rFonts w:ascii="Times" w:eastAsia="Times New Roman" w:hAnsi="Times" w:cs="Arial"/>
                <w:sz w:val="22"/>
                <w:szCs w:val="22"/>
                <w:shd w:val="clear" w:color="auto" w:fill="FFFFFF"/>
                <w:lang w:val="en-GB"/>
              </w:rPr>
            </w:rPrChange>
          </w:rPr>
          <w:t xml:space="preserve">Component Oriented MVC (JSF) </w:t>
        </w:r>
      </w:ins>
      <w:ins w:id="1390" w:author="Chara Katiri" w:date="2015-04-11T02:59:00Z">
        <w:r w:rsidR="00D120BC" w:rsidRPr="003C74EA">
          <w:rPr>
            <w:rFonts w:ascii="Times" w:eastAsia="Times New Roman" w:hAnsi="Times" w:cs="Times New Roman"/>
            <w:sz w:val="22"/>
            <w:szCs w:val="22"/>
            <w:lang w:val="en-GB"/>
            <w:rPrChange w:id="1391" w:author="Chara Katiri" w:date="2015-04-12T03:47:00Z">
              <w:rPr>
                <w:rFonts w:ascii="Times" w:eastAsia="Times New Roman" w:hAnsi="Times" w:cs="Arial"/>
                <w:sz w:val="22"/>
                <w:szCs w:val="22"/>
                <w:shd w:val="clear" w:color="auto" w:fill="FFFFFF"/>
                <w:lang w:val="en-GB"/>
              </w:rPr>
            </w:rPrChange>
          </w:rPr>
          <w:t>the</w:t>
        </w:r>
      </w:ins>
      <w:ins w:id="1392" w:author="Chara Katiri" w:date="2015-04-11T03:03:00Z">
        <w:r w:rsidR="00D120BC" w:rsidRPr="003C74EA">
          <w:rPr>
            <w:rFonts w:ascii="Times" w:eastAsia="Times New Roman" w:hAnsi="Times" w:cs="Times New Roman"/>
            <w:sz w:val="22"/>
            <w:szCs w:val="22"/>
            <w:lang w:val="en-GB"/>
            <w:rPrChange w:id="1393" w:author="Chara Katiri" w:date="2015-04-12T03:47:00Z">
              <w:rPr>
                <w:rFonts w:ascii="Times" w:eastAsia="Times New Roman" w:hAnsi="Times" w:cs="Arial"/>
                <w:sz w:val="22"/>
                <w:szCs w:val="22"/>
                <w:shd w:val="clear" w:color="auto" w:fill="FFFFFF"/>
                <w:lang w:val="en-GB"/>
              </w:rPr>
            </w:rPrChange>
          </w:rPr>
          <w:t xml:space="preserve"> </w:t>
        </w:r>
      </w:ins>
      <w:ins w:id="1394" w:author="Chara Katiri" w:date="2015-04-11T03:04:00Z">
        <w:r w:rsidR="004A6C8B" w:rsidRPr="003C74EA">
          <w:rPr>
            <w:rFonts w:ascii="Times" w:eastAsia="Times New Roman" w:hAnsi="Times" w:cs="Times New Roman"/>
            <w:sz w:val="22"/>
            <w:szCs w:val="22"/>
            <w:lang w:val="en-GB"/>
          </w:rPr>
          <w:t>framework provides the C</w:t>
        </w:r>
        <w:r w:rsidR="00D120BC" w:rsidRPr="003C74EA">
          <w:rPr>
            <w:rFonts w:ascii="Times" w:eastAsia="Times New Roman" w:hAnsi="Times" w:cs="Times New Roman"/>
            <w:sz w:val="22"/>
            <w:szCs w:val="22"/>
            <w:lang w:val="en-GB"/>
            <w:rPrChange w:id="1395" w:author="Chara Katiri" w:date="2015-04-12T03:47:00Z">
              <w:rPr>
                <w:rFonts w:ascii="Times" w:eastAsia="Times New Roman" w:hAnsi="Times" w:cs="Arial"/>
                <w:sz w:val="22"/>
                <w:szCs w:val="22"/>
                <w:shd w:val="clear" w:color="auto" w:fill="FFFFFF"/>
                <w:lang w:val="en-GB"/>
              </w:rPr>
            </w:rPrChange>
          </w:rPr>
          <w:t>ontroller by default</w:t>
        </w:r>
      </w:ins>
      <w:ins w:id="1396" w:author="Chara Katiri" w:date="2015-04-11T03:00:00Z">
        <w:r w:rsidR="00D120BC" w:rsidRPr="003C74EA">
          <w:rPr>
            <w:rFonts w:ascii="Times" w:eastAsia="Times New Roman" w:hAnsi="Times" w:cs="Times New Roman"/>
            <w:sz w:val="22"/>
            <w:szCs w:val="22"/>
            <w:lang w:val="en-GB"/>
            <w:rPrChange w:id="1397" w:author="Chara Katiri" w:date="2015-04-12T03:47:00Z">
              <w:rPr>
                <w:rFonts w:ascii="Times" w:eastAsia="Times New Roman" w:hAnsi="Times" w:cs="Arial"/>
                <w:sz w:val="22"/>
                <w:szCs w:val="22"/>
                <w:shd w:val="clear" w:color="auto" w:fill="FFFFFF"/>
                <w:lang w:val="en-GB"/>
              </w:rPr>
            </w:rPrChange>
          </w:rPr>
          <w:t xml:space="preserve"> </w:t>
        </w:r>
      </w:ins>
      <w:ins w:id="1398" w:author="Chara Katiri" w:date="2015-04-11T02:59:00Z">
        <w:r w:rsidR="00D120BC" w:rsidRPr="003C74EA">
          <w:rPr>
            <w:rFonts w:ascii="Times" w:eastAsia="Times New Roman" w:hAnsi="Times" w:cs="Times New Roman"/>
            <w:sz w:val="22"/>
            <w:szCs w:val="22"/>
            <w:lang w:val="en-GB"/>
            <w:rPrChange w:id="1399" w:author="Chara Katiri" w:date="2015-04-12T03:47:00Z">
              <w:rPr>
                <w:rFonts w:ascii="Times" w:eastAsia="Times New Roman" w:hAnsi="Times" w:cs="Arial"/>
                <w:sz w:val="22"/>
                <w:szCs w:val="22"/>
                <w:shd w:val="clear" w:color="auto" w:fill="FFFFFF"/>
                <w:lang w:val="en-GB"/>
              </w:rPr>
            </w:rPrChange>
          </w:rPr>
          <w:t>and therefore the developer has very</w:t>
        </w:r>
      </w:ins>
      <w:ins w:id="1400" w:author="Chara Katiri" w:date="2015-04-11T02:57:00Z">
        <w:r w:rsidR="00D120BC" w:rsidRPr="003C74EA">
          <w:rPr>
            <w:rFonts w:ascii="Times" w:eastAsia="Times New Roman" w:hAnsi="Times" w:cs="Times New Roman"/>
            <w:sz w:val="22"/>
            <w:szCs w:val="22"/>
            <w:lang w:val="en-GB"/>
            <w:rPrChange w:id="1401" w:author="Chara Katiri" w:date="2015-04-12T03:47:00Z">
              <w:rPr>
                <w:rFonts w:ascii="Times" w:eastAsia="Times New Roman" w:hAnsi="Times" w:cs="Arial"/>
                <w:sz w:val="22"/>
                <w:szCs w:val="22"/>
                <w:shd w:val="clear" w:color="auto" w:fill="FFFFFF"/>
                <w:lang w:val="en-GB"/>
              </w:rPr>
            </w:rPrChange>
          </w:rPr>
          <w:t xml:space="preserve"> little control over </w:t>
        </w:r>
      </w:ins>
      <w:ins w:id="1402" w:author="Chara Katiri" w:date="2015-04-11T02:59:00Z">
        <w:r w:rsidR="00D120BC" w:rsidRPr="003C74EA">
          <w:rPr>
            <w:rFonts w:ascii="Times" w:eastAsia="Times New Roman" w:hAnsi="Times" w:cs="Times New Roman"/>
            <w:sz w:val="22"/>
            <w:szCs w:val="22"/>
            <w:lang w:val="en-GB"/>
            <w:rPrChange w:id="1403" w:author="Chara Katiri" w:date="2015-04-12T03:47:00Z">
              <w:rPr>
                <w:rFonts w:ascii="Times" w:eastAsia="Times New Roman" w:hAnsi="Times" w:cs="Arial"/>
                <w:sz w:val="22"/>
                <w:szCs w:val="22"/>
                <w:shd w:val="clear" w:color="auto" w:fill="FFFFFF"/>
                <w:lang w:val="en-GB"/>
              </w:rPr>
            </w:rPrChange>
          </w:rPr>
          <w:t>the</w:t>
        </w:r>
      </w:ins>
      <w:ins w:id="1404" w:author="Chara Katiri" w:date="2015-04-11T03:13:00Z">
        <w:r w:rsidR="00E472E2" w:rsidRPr="003C74EA">
          <w:rPr>
            <w:rFonts w:ascii="Times" w:eastAsia="Times New Roman" w:hAnsi="Times" w:cs="Times New Roman"/>
            <w:sz w:val="22"/>
            <w:szCs w:val="22"/>
            <w:lang w:val="en-GB"/>
          </w:rPr>
          <w:t xml:space="preserve"> output of the</w:t>
        </w:r>
      </w:ins>
      <w:ins w:id="1405" w:author="Chara Katiri" w:date="2015-04-11T02:59:00Z">
        <w:r w:rsidR="00E472E2" w:rsidRPr="003C74EA">
          <w:rPr>
            <w:rFonts w:ascii="Times" w:eastAsia="Times New Roman" w:hAnsi="Times" w:cs="Times New Roman"/>
            <w:sz w:val="22"/>
            <w:szCs w:val="22"/>
            <w:lang w:val="en-GB"/>
          </w:rPr>
          <w:t xml:space="preserve"> objects</w:t>
        </w:r>
        <w:r w:rsidR="00D120BC" w:rsidRPr="003C74EA">
          <w:rPr>
            <w:rFonts w:ascii="Times" w:eastAsia="Times New Roman" w:hAnsi="Times" w:cs="Times New Roman"/>
            <w:sz w:val="22"/>
            <w:szCs w:val="22"/>
            <w:lang w:val="en-GB"/>
            <w:rPrChange w:id="1406" w:author="Chara Katiri" w:date="2015-04-12T03:47:00Z">
              <w:rPr>
                <w:rFonts w:ascii="Times" w:eastAsia="Times New Roman" w:hAnsi="Times" w:cs="Arial"/>
                <w:sz w:val="22"/>
                <w:szCs w:val="22"/>
                <w:shd w:val="clear" w:color="auto" w:fill="FFFFFF"/>
                <w:lang w:val="en-GB"/>
              </w:rPr>
            </w:rPrChange>
          </w:rPr>
          <w:t xml:space="preserve">. </w:t>
        </w:r>
      </w:ins>
      <w:ins w:id="1407" w:author="Chara Katiri" w:date="2015-04-11T03:02:00Z">
        <w:r w:rsidR="00D120BC" w:rsidRPr="003C74EA">
          <w:rPr>
            <w:rFonts w:ascii="Times" w:eastAsia="Times New Roman" w:hAnsi="Times" w:cs="Times New Roman"/>
            <w:sz w:val="22"/>
            <w:szCs w:val="22"/>
            <w:lang w:val="en-GB"/>
            <w:rPrChange w:id="1408" w:author="Chara Katiri" w:date="2015-04-12T03:47:00Z">
              <w:rPr>
                <w:rFonts w:ascii="Times" w:eastAsia="Times New Roman" w:hAnsi="Times" w:cs="Arial"/>
                <w:sz w:val="22"/>
                <w:szCs w:val="22"/>
                <w:shd w:val="clear" w:color="auto" w:fill="FFFFFF"/>
                <w:lang w:val="en-GB"/>
              </w:rPr>
            </w:rPrChange>
          </w:rPr>
          <w:t>On the other hand</w:t>
        </w:r>
      </w:ins>
      <w:ins w:id="1409" w:author="Chara Katiri" w:date="2015-04-11T03:04:00Z">
        <w:r w:rsidR="00E472E2" w:rsidRPr="003C74EA">
          <w:rPr>
            <w:rFonts w:ascii="Times" w:eastAsia="Times New Roman" w:hAnsi="Times" w:cs="Times New Roman"/>
            <w:sz w:val="22"/>
            <w:szCs w:val="22"/>
            <w:lang w:val="en-GB"/>
            <w:rPrChange w:id="1410" w:author="Chara Katiri" w:date="2015-04-12T03:47:00Z">
              <w:rPr>
                <w:rFonts w:ascii="Times" w:eastAsia="Times New Roman" w:hAnsi="Times" w:cs="Arial"/>
                <w:sz w:val="22"/>
                <w:szCs w:val="22"/>
                <w:shd w:val="clear" w:color="auto" w:fill="FFFFFF"/>
                <w:lang w:val="en-GB"/>
              </w:rPr>
            </w:rPrChange>
          </w:rPr>
          <w:t>,</w:t>
        </w:r>
      </w:ins>
      <w:ins w:id="1411" w:author="Chara Katiri" w:date="2015-04-11T03:32:00Z">
        <w:r w:rsidR="004A6C8B" w:rsidRPr="003C74EA">
          <w:rPr>
            <w:rFonts w:ascii="Times" w:eastAsia="Times New Roman" w:hAnsi="Times" w:cs="Times New Roman"/>
            <w:sz w:val="22"/>
            <w:szCs w:val="22"/>
            <w:lang w:val="en-GB"/>
          </w:rPr>
          <w:t xml:space="preserve"> </w:t>
        </w:r>
      </w:ins>
      <w:ins w:id="1412" w:author="Chara Katiri" w:date="2015-04-11T03:02:00Z">
        <w:r w:rsidR="00D120BC" w:rsidRPr="003C74EA">
          <w:rPr>
            <w:rFonts w:ascii="Times" w:eastAsia="Times New Roman" w:hAnsi="Times" w:cs="Times New Roman"/>
            <w:sz w:val="22"/>
            <w:szCs w:val="22"/>
            <w:lang w:val="en-GB"/>
            <w:rPrChange w:id="1413" w:author="Chara Katiri" w:date="2015-04-12T03:47:00Z">
              <w:rPr>
                <w:rFonts w:ascii="Times" w:eastAsia="Times New Roman" w:hAnsi="Times" w:cs="Arial"/>
                <w:sz w:val="22"/>
                <w:szCs w:val="22"/>
                <w:shd w:val="clear" w:color="auto" w:fill="FFFFFF"/>
                <w:lang w:val="en-GB"/>
              </w:rPr>
            </w:rPrChange>
          </w:rPr>
          <w:t>Action Oriented MVC (JSR)</w:t>
        </w:r>
      </w:ins>
      <w:ins w:id="1414" w:author="Chara Katiri" w:date="2015-04-11T03:03:00Z">
        <w:r w:rsidR="00D120BC" w:rsidRPr="003C74EA">
          <w:rPr>
            <w:rFonts w:ascii="Times" w:eastAsia="Times New Roman" w:hAnsi="Times" w:cs="Times New Roman"/>
            <w:sz w:val="22"/>
            <w:szCs w:val="22"/>
            <w:lang w:val="en-GB"/>
            <w:rPrChange w:id="1415" w:author="Chara Katiri" w:date="2015-04-12T03:47:00Z">
              <w:rPr>
                <w:rFonts w:ascii="Times" w:eastAsia="Times New Roman" w:hAnsi="Times" w:cs="Arial"/>
                <w:sz w:val="22"/>
                <w:szCs w:val="22"/>
                <w:shd w:val="clear" w:color="auto" w:fill="FFFFFF"/>
                <w:lang w:val="en-GB"/>
              </w:rPr>
            </w:rPrChange>
          </w:rPr>
          <w:t xml:space="preserve"> </w:t>
        </w:r>
      </w:ins>
      <w:ins w:id="1416" w:author="Chara Katiri" w:date="2015-04-11T03:10:00Z">
        <w:r w:rsidR="00E472E2" w:rsidRPr="003C74EA">
          <w:rPr>
            <w:rFonts w:ascii="Times" w:eastAsia="Times New Roman" w:hAnsi="Times" w:cs="Times New Roman"/>
            <w:sz w:val="22"/>
            <w:szCs w:val="22"/>
            <w:lang w:val="en-GB"/>
            <w:rPrChange w:id="1417" w:author="Chara Katiri" w:date="2015-04-12T03:47:00Z">
              <w:rPr>
                <w:rFonts w:ascii="Times" w:eastAsia="Times New Roman" w:hAnsi="Times" w:cs="Arial"/>
                <w:sz w:val="22"/>
                <w:szCs w:val="22"/>
                <w:shd w:val="clear" w:color="auto" w:fill="FFFFFF"/>
                <w:lang w:val="en-GB"/>
              </w:rPr>
            </w:rPrChange>
          </w:rPr>
          <w:t xml:space="preserve">is configuration-intensive but </w:t>
        </w:r>
      </w:ins>
      <w:ins w:id="1418" w:author="Chara Katiri" w:date="2015-04-11T03:12:00Z">
        <w:r w:rsidR="00E472E2" w:rsidRPr="003C74EA">
          <w:rPr>
            <w:rFonts w:ascii="Times" w:eastAsia="Times New Roman" w:hAnsi="Times" w:cs="Times New Roman"/>
            <w:sz w:val="22"/>
            <w:szCs w:val="22"/>
            <w:lang w:val="en-GB"/>
          </w:rPr>
          <w:t>enables</w:t>
        </w:r>
      </w:ins>
      <w:ins w:id="1419" w:author="Chara Katiri" w:date="2015-04-11T03:10:00Z">
        <w:r w:rsidR="00E472E2" w:rsidRPr="003C74EA">
          <w:rPr>
            <w:rFonts w:ascii="Times" w:eastAsia="Times New Roman" w:hAnsi="Times" w:cs="Times New Roman"/>
            <w:sz w:val="22"/>
            <w:szCs w:val="22"/>
            <w:lang w:val="en-GB"/>
            <w:rPrChange w:id="1420" w:author="Chara Katiri" w:date="2015-04-12T03:47:00Z">
              <w:rPr>
                <w:rFonts w:ascii="Times" w:eastAsia="Times New Roman" w:hAnsi="Times" w:cs="Arial"/>
                <w:sz w:val="22"/>
                <w:szCs w:val="22"/>
                <w:shd w:val="clear" w:color="auto" w:fill="FFFFFF"/>
                <w:lang w:val="en-GB"/>
              </w:rPr>
            </w:rPrChange>
          </w:rPr>
          <w:t xml:space="preserve"> the developer to define the </w:t>
        </w:r>
      </w:ins>
      <w:ins w:id="1421" w:author="Chara Katiri" w:date="2015-04-11T03:04:00Z">
        <w:r w:rsidR="00D120BC" w:rsidRPr="003C74EA">
          <w:rPr>
            <w:rFonts w:ascii="Times" w:eastAsia="Times New Roman" w:hAnsi="Times" w:cs="Times New Roman"/>
            <w:sz w:val="22"/>
            <w:szCs w:val="22"/>
            <w:lang w:val="en-GB"/>
            <w:rPrChange w:id="1422" w:author="Chara Katiri" w:date="2015-04-12T03:47:00Z">
              <w:rPr>
                <w:rFonts w:ascii="Times" w:eastAsia="Times New Roman" w:hAnsi="Times" w:cs="Arial"/>
                <w:sz w:val="22"/>
                <w:szCs w:val="22"/>
                <w:shd w:val="clear" w:color="auto" w:fill="FFFFFF"/>
                <w:lang w:val="en-GB"/>
              </w:rPr>
            </w:rPrChange>
          </w:rPr>
          <w:t>controller(s</w:t>
        </w:r>
      </w:ins>
      <w:ins w:id="1423" w:author="Chara Katiri" w:date="2015-04-11T03:11:00Z">
        <w:r w:rsidR="00E472E2" w:rsidRPr="003C74EA">
          <w:rPr>
            <w:rFonts w:ascii="Times" w:eastAsia="Times New Roman" w:hAnsi="Times" w:cs="Times New Roman"/>
            <w:sz w:val="22"/>
            <w:szCs w:val="22"/>
            <w:lang w:val="en-GB"/>
            <w:rPrChange w:id="1424" w:author="Chara Katiri" w:date="2015-04-12T03:47:00Z">
              <w:rPr>
                <w:rFonts w:ascii="Times" w:eastAsia="Times New Roman" w:hAnsi="Times" w:cs="Arial"/>
                <w:sz w:val="22"/>
                <w:szCs w:val="22"/>
                <w:shd w:val="clear" w:color="auto" w:fill="FFFFFF"/>
                <w:lang w:val="en-GB"/>
              </w:rPr>
            </w:rPrChange>
          </w:rPr>
          <w:t>), which</w:t>
        </w:r>
      </w:ins>
      <w:ins w:id="1425" w:author="Chara Katiri" w:date="2015-04-11T03:05:00Z">
        <w:r w:rsidR="00D120BC" w:rsidRPr="003C74EA">
          <w:rPr>
            <w:rFonts w:ascii="Times" w:eastAsia="Times New Roman" w:hAnsi="Times" w:cs="Times New Roman"/>
            <w:sz w:val="22"/>
            <w:szCs w:val="22"/>
            <w:lang w:val="en-GB"/>
            <w:rPrChange w:id="1426" w:author="Chara Katiri" w:date="2015-04-12T03:47:00Z">
              <w:rPr>
                <w:rFonts w:ascii="Times" w:eastAsia="Times New Roman" w:hAnsi="Times" w:cs="Arial"/>
                <w:sz w:val="22"/>
                <w:szCs w:val="22"/>
                <w:shd w:val="clear" w:color="auto" w:fill="FFFFFF"/>
                <w:lang w:val="en-GB"/>
              </w:rPr>
            </w:rPrChange>
          </w:rPr>
          <w:t xml:space="preserve"> allows </w:t>
        </w:r>
      </w:ins>
      <w:ins w:id="1427" w:author="Chara Katiri" w:date="2015-04-11T03:09:00Z">
        <w:r w:rsidR="00E472E2" w:rsidRPr="003C74EA">
          <w:rPr>
            <w:rFonts w:ascii="Times" w:eastAsia="Times New Roman" w:hAnsi="Times" w:cs="Times New Roman"/>
            <w:sz w:val="22"/>
            <w:szCs w:val="22"/>
            <w:lang w:val="en-GB"/>
            <w:rPrChange w:id="1428" w:author="Chara Katiri" w:date="2015-04-12T03:47:00Z">
              <w:rPr>
                <w:rFonts w:ascii="Times" w:eastAsia="Times New Roman" w:hAnsi="Times" w:cs="Arial"/>
                <w:sz w:val="22"/>
                <w:szCs w:val="22"/>
                <w:shd w:val="clear" w:color="auto" w:fill="FFFFFF"/>
                <w:lang w:val="en-GB"/>
              </w:rPr>
            </w:rPrChange>
          </w:rPr>
          <w:t xml:space="preserve">full and </w:t>
        </w:r>
      </w:ins>
      <w:ins w:id="1429" w:author="Chara Katiri" w:date="2015-04-11T03:05:00Z">
        <w:r w:rsidR="00D120BC" w:rsidRPr="003C74EA">
          <w:rPr>
            <w:rFonts w:ascii="Times" w:eastAsia="Times New Roman" w:hAnsi="Times" w:cs="Times New Roman"/>
            <w:sz w:val="22"/>
            <w:szCs w:val="22"/>
            <w:lang w:val="en-GB"/>
            <w:rPrChange w:id="1430" w:author="Chara Katiri" w:date="2015-04-12T03:47:00Z">
              <w:rPr>
                <w:rFonts w:ascii="Times" w:eastAsia="Times New Roman" w:hAnsi="Times" w:cs="Arial"/>
                <w:sz w:val="22"/>
                <w:szCs w:val="22"/>
                <w:shd w:val="clear" w:color="auto" w:fill="FFFFFF"/>
                <w:lang w:val="en-GB"/>
              </w:rPr>
            </w:rPrChange>
          </w:rPr>
          <w:t>detailed control</w:t>
        </w:r>
      </w:ins>
      <w:ins w:id="1431" w:author="Chara Katiri" w:date="2015-04-11T03:09:00Z">
        <w:r w:rsidR="00E472E2" w:rsidRPr="003C74EA">
          <w:rPr>
            <w:rFonts w:ascii="Times" w:eastAsia="Times New Roman" w:hAnsi="Times" w:cs="Times New Roman"/>
            <w:sz w:val="22"/>
            <w:szCs w:val="22"/>
            <w:lang w:val="en-GB"/>
            <w:rPrChange w:id="1432" w:author="Chara Katiri" w:date="2015-04-12T03:47:00Z">
              <w:rPr>
                <w:rFonts w:ascii="Times" w:eastAsia="Times New Roman" w:hAnsi="Times" w:cs="Arial"/>
                <w:sz w:val="22"/>
                <w:szCs w:val="22"/>
                <w:shd w:val="clear" w:color="auto" w:fill="FFFFFF"/>
                <w:lang w:val="en-GB"/>
              </w:rPr>
            </w:rPrChange>
          </w:rPr>
          <w:t xml:space="preserve"> of the output and help him focus on business logic</w:t>
        </w:r>
      </w:ins>
      <w:ins w:id="1433" w:author="Chara Katiri" w:date="2015-04-11T03:05:00Z">
        <w:r w:rsidR="00D120BC" w:rsidRPr="003C74EA">
          <w:rPr>
            <w:rFonts w:ascii="Times" w:eastAsia="Times New Roman" w:hAnsi="Times" w:cs="Times New Roman"/>
            <w:sz w:val="22"/>
            <w:szCs w:val="22"/>
            <w:lang w:val="en-GB"/>
            <w:rPrChange w:id="1434" w:author="Chara Katiri" w:date="2015-04-12T03:47:00Z">
              <w:rPr>
                <w:rFonts w:ascii="Times" w:eastAsia="Times New Roman" w:hAnsi="Times" w:cs="Arial"/>
                <w:sz w:val="22"/>
                <w:szCs w:val="22"/>
                <w:shd w:val="clear" w:color="auto" w:fill="FFFFFF"/>
                <w:lang w:val="en-GB"/>
              </w:rPr>
            </w:rPrChange>
          </w:rPr>
          <w:t xml:space="preserve">. </w:t>
        </w:r>
      </w:ins>
    </w:p>
    <w:p w14:paraId="55AD05D3" w14:textId="77777777" w:rsidR="00CB34D3" w:rsidRPr="003C74EA" w:rsidRDefault="00CB34D3" w:rsidP="003C74EA">
      <w:pPr>
        <w:spacing w:line="360" w:lineRule="auto"/>
        <w:ind w:firstLine="720"/>
        <w:contextualSpacing/>
        <w:jc w:val="both"/>
        <w:rPr>
          <w:ins w:id="1435" w:author="Chara Katiri" w:date="2015-04-11T03:14:00Z"/>
          <w:rFonts w:ascii="Times" w:eastAsia="Times New Roman" w:hAnsi="Times" w:cs="Times New Roman"/>
          <w:sz w:val="22"/>
          <w:szCs w:val="22"/>
          <w:shd w:val="clear" w:color="auto" w:fill="FFFFFF"/>
          <w:lang w:val="en-GB"/>
        </w:rPr>
      </w:pPr>
    </w:p>
    <w:p w14:paraId="331840E7" w14:textId="2C30EE35" w:rsidR="00E472E2" w:rsidRPr="003C74EA" w:rsidRDefault="00E472E2" w:rsidP="003C74EA">
      <w:pPr>
        <w:spacing w:line="360" w:lineRule="auto"/>
        <w:ind w:firstLine="720"/>
        <w:contextualSpacing/>
        <w:jc w:val="both"/>
        <w:rPr>
          <w:ins w:id="1436" w:author="Chara Katiri" w:date="2015-04-11T03:15:00Z"/>
          <w:rFonts w:ascii="Times" w:eastAsia="Times New Roman" w:hAnsi="Times" w:cs="Times New Roman"/>
          <w:sz w:val="22"/>
          <w:szCs w:val="22"/>
          <w:shd w:val="clear" w:color="auto" w:fill="FFFFFF"/>
          <w:lang w:val="en-GB"/>
        </w:rPr>
      </w:pPr>
      <w:commentRangeStart w:id="1437"/>
      <w:ins w:id="1438" w:author="Chara Katiri" w:date="2015-04-11T03:16:00Z">
        <w:r w:rsidRPr="003C74EA">
          <w:rPr>
            <w:rFonts w:ascii="Times" w:eastAsia="Times New Roman" w:hAnsi="Times" w:cs="Times New Roman"/>
            <w:sz w:val="22"/>
            <w:szCs w:val="22"/>
            <w:highlight w:val="yellow"/>
            <w:shd w:val="clear" w:color="auto" w:fill="FFFFFF"/>
            <w:lang w:val="en-GB"/>
          </w:rPr>
          <w:t>Regarding the diagrams</w:t>
        </w:r>
        <w:commentRangeEnd w:id="1437"/>
        <w:r w:rsidRPr="003C74EA">
          <w:rPr>
            <w:rStyle w:val="CommentReference"/>
            <w:rFonts w:ascii="Times" w:hAnsi="Times" w:cs="Times New Roman"/>
            <w:sz w:val="22"/>
            <w:szCs w:val="22"/>
            <w:rPrChange w:id="1439" w:author="Chara Katiri" w:date="2015-04-12T03:47:00Z">
              <w:rPr>
                <w:rStyle w:val="CommentReference"/>
              </w:rPr>
            </w:rPrChange>
          </w:rPr>
          <w:commentReference w:id="1437"/>
        </w:r>
        <w:r w:rsidRPr="003C74EA">
          <w:rPr>
            <w:rFonts w:ascii="Times" w:eastAsia="Times New Roman" w:hAnsi="Times" w:cs="Times New Roman"/>
            <w:sz w:val="22"/>
            <w:szCs w:val="22"/>
            <w:highlight w:val="yellow"/>
            <w:shd w:val="clear" w:color="auto" w:fill="FFFFFF"/>
            <w:lang w:val="en-GB"/>
          </w:rPr>
          <w:t>:</w:t>
        </w:r>
      </w:ins>
    </w:p>
    <w:p w14:paraId="14AB4000" w14:textId="3EE0C89F" w:rsidR="00E472E2" w:rsidRPr="003C74EA" w:rsidRDefault="00E472E2" w:rsidP="003C74EA">
      <w:pPr>
        <w:spacing w:line="360" w:lineRule="auto"/>
        <w:ind w:firstLine="720"/>
        <w:contextualSpacing/>
        <w:jc w:val="both"/>
        <w:rPr>
          <w:ins w:id="1440" w:author="Chara Katiri" w:date="2015-04-11T03:16:00Z"/>
          <w:rFonts w:ascii="Times" w:eastAsia="Times New Roman" w:hAnsi="Times" w:cs="Times New Roman"/>
          <w:sz w:val="22"/>
          <w:szCs w:val="22"/>
          <w:shd w:val="clear" w:color="auto" w:fill="FFFFFF"/>
          <w:lang w:val="en-GB"/>
        </w:rPr>
      </w:pPr>
      <w:ins w:id="1441" w:author="Chara Katiri" w:date="2015-04-11T03:15:00Z">
        <w:r w:rsidRPr="003C74EA">
          <w:rPr>
            <w:rFonts w:ascii="Times" w:eastAsia="Times New Roman" w:hAnsi="Times" w:cs="Times New Roman"/>
            <w:noProof/>
            <w:sz w:val="22"/>
            <w:szCs w:val="22"/>
            <w:shd w:val="clear" w:color="auto" w:fill="FFFFFF"/>
            <w:rPrChange w:id="1442">
              <w:rPr>
                <w:noProof/>
              </w:rPr>
            </w:rPrChange>
          </w:rPr>
          <w:drawing>
            <wp:inline distT="0" distB="0" distL="0" distR="0" wp14:anchorId="3B6AB0D4" wp14:editId="68600154">
              <wp:extent cx="5252663" cy="2565132"/>
              <wp:effectExtent l="0" t="0" r="5715" b="635"/>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03.15.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453" cy="2565518"/>
                      </a:xfrm>
                      <a:prstGeom prst="rect">
                        <a:avLst/>
                      </a:prstGeom>
                      <a:noFill/>
                      <a:ln>
                        <a:noFill/>
                      </a:ln>
                    </pic:spPr>
                  </pic:pic>
                </a:graphicData>
              </a:graphic>
            </wp:inline>
          </w:drawing>
        </w:r>
      </w:ins>
    </w:p>
    <w:p w14:paraId="60844E00" w14:textId="0F730264" w:rsidR="00E472E2" w:rsidRPr="003C74EA" w:rsidRDefault="00E472E2" w:rsidP="003C74EA">
      <w:pPr>
        <w:spacing w:line="360" w:lineRule="auto"/>
        <w:ind w:firstLine="720"/>
        <w:contextualSpacing/>
        <w:jc w:val="both"/>
        <w:rPr>
          <w:ins w:id="1443" w:author="Chara Katiri" w:date="2015-04-11T03:15:00Z"/>
          <w:rFonts w:ascii="Times" w:eastAsia="Times New Roman" w:hAnsi="Times" w:cs="Times New Roman"/>
          <w:sz w:val="22"/>
          <w:szCs w:val="22"/>
          <w:shd w:val="clear" w:color="auto" w:fill="FFFFFF"/>
          <w:lang w:val="en-GB"/>
        </w:rPr>
      </w:pPr>
      <w:ins w:id="1444" w:author="Chara Katiri" w:date="2015-04-11T03:16:00Z">
        <w:r w:rsidRPr="003C74EA">
          <w:rPr>
            <w:rFonts w:ascii="Times" w:eastAsia="Times New Roman" w:hAnsi="Times" w:cs="Times New Roman"/>
            <w:noProof/>
            <w:sz w:val="22"/>
            <w:szCs w:val="22"/>
            <w:shd w:val="clear" w:color="auto" w:fill="FFFFFF"/>
            <w:rPrChange w:id="1445">
              <w:rPr>
                <w:noProof/>
              </w:rPr>
            </w:rPrChange>
          </w:rPr>
          <w:drawing>
            <wp:inline distT="0" distB="0" distL="0" distR="0" wp14:anchorId="2985D2B2" wp14:editId="2D46C7FD">
              <wp:extent cx="5722620" cy="2229485"/>
              <wp:effectExtent l="0" t="0" r="0" b="5715"/>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229485"/>
                      </a:xfrm>
                      <a:prstGeom prst="rect">
                        <a:avLst/>
                      </a:prstGeom>
                      <a:noFill/>
                      <a:ln>
                        <a:noFill/>
                      </a:ln>
                    </pic:spPr>
                  </pic:pic>
                </a:graphicData>
              </a:graphic>
            </wp:inline>
          </w:drawing>
        </w:r>
      </w:ins>
    </w:p>
    <w:p w14:paraId="58C81561" w14:textId="77777777" w:rsidR="00E472E2" w:rsidRPr="003C74EA" w:rsidRDefault="00E472E2" w:rsidP="003C74EA">
      <w:pPr>
        <w:spacing w:line="360" w:lineRule="auto"/>
        <w:ind w:firstLine="720"/>
        <w:contextualSpacing/>
        <w:jc w:val="both"/>
        <w:rPr>
          <w:ins w:id="1446" w:author="Chara Katiri" w:date="2015-04-11T03:14:00Z"/>
          <w:rFonts w:ascii="Times" w:eastAsia="Times New Roman" w:hAnsi="Times" w:cs="Times New Roman"/>
          <w:sz w:val="22"/>
          <w:szCs w:val="22"/>
          <w:shd w:val="clear" w:color="auto" w:fill="FFFFFF"/>
          <w:lang w:val="en-GB"/>
        </w:rPr>
      </w:pPr>
    </w:p>
    <w:p w14:paraId="747A0609" w14:textId="77777777" w:rsidR="00E472E2" w:rsidRPr="003C74EA" w:rsidRDefault="00E472E2" w:rsidP="003C74EA">
      <w:pPr>
        <w:spacing w:line="360" w:lineRule="auto"/>
        <w:ind w:firstLine="720"/>
        <w:contextualSpacing/>
        <w:jc w:val="both"/>
        <w:rPr>
          <w:ins w:id="1447" w:author="Chara Katiri" w:date="2015-04-11T00:54:00Z"/>
          <w:rFonts w:ascii="Times" w:eastAsia="Times New Roman" w:hAnsi="Times" w:cs="Times New Roman"/>
          <w:sz w:val="22"/>
          <w:szCs w:val="22"/>
          <w:shd w:val="clear" w:color="auto" w:fill="FFFFFF"/>
          <w:lang w:val="en-GB"/>
        </w:rPr>
      </w:pPr>
    </w:p>
    <w:p w14:paraId="076569D2" w14:textId="43A57CD7" w:rsidR="00923135" w:rsidRPr="003C74EA" w:rsidRDefault="003A0AE7" w:rsidP="003C74EA">
      <w:pPr>
        <w:pStyle w:val="Heading2"/>
        <w:numPr>
          <w:ilvl w:val="1"/>
          <w:numId w:val="13"/>
        </w:numPr>
        <w:spacing w:line="360" w:lineRule="auto"/>
        <w:contextualSpacing/>
        <w:jc w:val="both"/>
        <w:rPr>
          <w:ins w:id="1448" w:author="Chara Katiri" w:date="2015-04-11T02:30:00Z"/>
          <w:rFonts w:ascii="Times" w:hAnsi="Times" w:cs="Times New Roman"/>
          <w:color w:val="auto"/>
          <w:sz w:val="22"/>
          <w:szCs w:val="22"/>
          <w:lang w:val="en-GB"/>
        </w:rPr>
      </w:pPr>
      <w:bookmarkStart w:id="1449" w:name="_Toc290429765"/>
      <w:ins w:id="1450" w:author="Chara Katiri" w:date="2015-04-11T02:29:00Z">
        <w:r w:rsidRPr="003C74EA">
          <w:rPr>
            <w:rFonts w:ascii="Times" w:hAnsi="Times" w:cs="Times New Roman"/>
            <w:color w:val="auto"/>
            <w:sz w:val="22"/>
            <w:szCs w:val="22"/>
            <w:lang w:val="en-GB"/>
          </w:rPr>
          <w:t>Spring MVC Framework</w:t>
        </w:r>
      </w:ins>
      <w:bookmarkEnd w:id="1449"/>
    </w:p>
    <w:p w14:paraId="3EB32596" w14:textId="77777777" w:rsidR="003A0AE7" w:rsidRPr="003C74EA" w:rsidRDefault="003A0AE7" w:rsidP="003C74EA">
      <w:pPr>
        <w:spacing w:line="360" w:lineRule="auto"/>
        <w:ind w:firstLine="720"/>
        <w:contextualSpacing/>
        <w:jc w:val="both"/>
        <w:rPr>
          <w:ins w:id="1451" w:author="Chara Katiri" w:date="2015-04-11T02:32:00Z"/>
          <w:rFonts w:ascii="Times" w:eastAsia="Times New Roman" w:hAnsi="Times" w:cs="Times New Roman"/>
          <w:sz w:val="22"/>
          <w:szCs w:val="22"/>
          <w:lang w:val="en-GB"/>
        </w:rPr>
      </w:pPr>
      <w:ins w:id="1452" w:author="Chara Katiri" w:date="2015-04-11T02:32:00Z">
        <w:r w:rsidRPr="003C74EA">
          <w:rPr>
            <w:rFonts w:ascii="Times" w:eastAsia="Times New Roman" w:hAnsi="Times" w:cs="Times New Roman"/>
            <w:sz w:val="22"/>
            <w:szCs w:val="22"/>
            <w:lang w:val="en-GB"/>
          </w:rPr>
          <w:t>The client and web server website is developed using Java and the Spring MVC Framework.</w:t>
        </w:r>
      </w:ins>
    </w:p>
    <w:p w14:paraId="79B5D164" w14:textId="77777777" w:rsidR="003A0AE7" w:rsidRPr="003C74EA" w:rsidRDefault="003A0AE7" w:rsidP="003C74EA">
      <w:pPr>
        <w:spacing w:line="360" w:lineRule="auto"/>
        <w:contextualSpacing/>
        <w:jc w:val="both"/>
        <w:rPr>
          <w:ins w:id="1453" w:author="Chara Katiri" w:date="2015-04-11T02:32:00Z"/>
          <w:rFonts w:ascii="Times" w:eastAsia="Times New Roman" w:hAnsi="Times" w:cs="Times New Roman"/>
          <w:sz w:val="22"/>
          <w:szCs w:val="22"/>
          <w:lang w:val="en-GB"/>
        </w:rPr>
      </w:pPr>
      <w:ins w:id="1454" w:author="Chara Katiri" w:date="2015-04-11T02:32:00Z">
        <w:r w:rsidRPr="003C74EA">
          <w:rPr>
            <w:rFonts w:ascii="Times" w:eastAsia="Times New Roman" w:hAnsi="Times" w:cs="Times New Roman"/>
            <w:sz w:val="22"/>
            <w:szCs w:val="22"/>
            <w:shd w:val="clear" w:color="auto" w:fill="FFFFFF"/>
            <w:lang w:val="en-GB"/>
          </w:rPr>
          <w:t xml:space="preserve">Spring MVC is a lightweight action oriented framework (also known as request oriented implementation). </w:t>
        </w:r>
        <w:r w:rsidRPr="003C74EA">
          <w:rPr>
            <w:rFonts w:ascii="Times" w:eastAsia="Times New Roman" w:hAnsi="Times" w:cs="Times New Roman"/>
            <w:i/>
            <w:sz w:val="22"/>
            <w:szCs w:val="22"/>
            <w:lang w:val="en-GB"/>
          </w:rPr>
          <w:t>Spring Framework</w:t>
        </w:r>
        <w:r w:rsidRPr="003C74EA">
          <w:rPr>
            <w:rFonts w:ascii="Times" w:eastAsia="Times New Roman" w:hAnsi="Times" w:cs="Times New Roman"/>
            <w:sz w:val="22"/>
            <w:szCs w:val="22"/>
            <w:lang w:val="en-GB"/>
          </w:rPr>
          <w:t xml:space="preserve"> is an open source, Aspect Oriented Programming (AOP) framework for Java based applications. </w:t>
        </w:r>
        <w:r w:rsidRPr="003C74EA">
          <w:rPr>
            <w:rFonts w:ascii="Times" w:eastAsia="Times New Roman" w:hAnsi="Times" w:cs="Times New Roman"/>
            <w:i/>
            <w:sz w:val="22"/>
            <w:szCs w:val="22"/>
            <w:lang w:val="en-GB"/>
          </w:rPr>
          <w:t>Spring MVC Framework</w:t>
        </w:r>
        <w:r w:rsidRPr="003C74EA">
          <w:rPr>
            <w:rFonts w:ascii="Times" w:eastAsia="Times New Roman" w:hAnsi="Times" w:cs="Times New Roman"/>
            <w:sz w:val="22"/>
            <w:szCs w:val="22"/>
            <w:lang w:val="en-GB"/>
          </w:rPr>
          <w:t xml:space="preserve"> is an extensible MVC framework and a component of Spring that is used for the creation of web applications. It’s developed on core Spring functionality that provides technologies for views (JSP) [10].</w:t>
        </w:r>
      </w:ins>
    </w:p>
    <w:p w14:paraId="4F2EEABB" w14:textId="77777777" w:rsidR="003A0AE7" w:rsidRPr="003C74EA" w:rsidRDefault="003A0AE7" w:rsidP="003C74EA">
      <w:pPr>
        <w:keepNext/>
        <w:spacing w:line="360" w:lineRule="auto"/>
        <w:ind w:firstLine="360"/>
        <w:contextualSpacing/>
        <w:jc w:val="both"/>
        <w:rPr>
          <w:ins w:id="1455" w:author="Chara Katiri" w:date="2015-04-11T02:32:00Z"/>
          <w:rFonts w:ascii="Times" w:hAnsi="Times" w:cs="Times New Roman"/>
          <w:sz w:val="22"/>
          <w:szCs w:val="22"/>
        </w:rPr>
      </w:pPr>
      <w:ins w:id="1456" w:author="Chara Katiri" w:date="2015-04-11T02:32:00Z">
        <w:r w:rsidRPr="003C74EA">
          <w:rPr>
            <w:rFonts w:ascii="Times" w:eastAsia="Times New Roman" w:hAnsi="Times" w:cs="Times New Roman"/>
            <w:noProof/>
            <w:sz w:val="22"/>
            <w:szCs w:val="22"/>
            <w:rPrChange w:id="1457">
              <w:rPr>
                <w:noProof/>
              </w:rPr>
            </w:rPrChange>
          </w:rPr>
          <w:drawing>
            <wp:inline distT="0" distB="0" distL="0" distR="0" wp14:anchorId="15614A9E" wp14:editId="507842F3">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5EFD615" w14:textId="77777777" w:rsidR="003A0AE7" w:rsidRPr="003C74EA" w:rsidRDefault="003A0AE7" w:rsidP="003C74EA">
      <w:pPr>
        <w:pStyle w:val="Caption"/>
        <w:spacing w:line="360" w:lineRule="auto"/>
        <w:contextualSpacing/>
        <w:jc w:val="both"/>
        <w:rPr>
          <w:ins w:id="1458" w:author="Chara Katiri" w:date="2015-04-11T02:32:00Z"/>
          <w:rFonts w:ascii="Times" w:eastAsia="Times New Roman" w:hAnsi="Times" w:cs="Times New Roman"/>
          <w:b w:val="0"/>
          <w:color w:val="auto"/>
          <w:sz w:val="22"/>
          <w:szCs w:val="22"/>
          <w:lang w:val="en-GB"/>
        </w:rPr>
      </w:pPr>
      <w:ins w:id="1459" w:author="Chara Katiri" w:date="2015-04-11T02:32:00Z">
        <w:r w:rsidRPr="003C74EA">
          <w:rPr>
            <w:rFonts w:ascii="Times" w:hAnsi="Times" w:cs="Times New Roman"/>
            <w:b w:val="0"/>
            <w:color w:val="auto"/>
            <w:sz w:val="22"/>
            <w:szCs w:val="22"/>
          </w:rPr>
          <w:t xml:space="preserve">Figure </w:t>
        </w:r>
        <w:r w:rsidRPr="003C74EA">
          <w:rPr>
            <w:rFonts w:ascii="Times" w:hAnsi="Times" w:cs="Times New Roman"/>
            <w:b w:val="0"/>
            <w:color w:val="auto"/>
            <w:sz w:val="22"/>
            <w:szCs w:val="22"/>
          </w:rPr>
          <w:fldChar w:fldCharType="begin"/>
        </w:r>
        <w:r w:rsidRPr="003C74EA">
          <w:rPr>
            <w:rFonts w:ascii="Times" w:hAnsi="Times" w:cs="Times New Roman"/>
            <w:b w:val="0"/>
            <w:color w:val="auto"/>
            <w:sz w:val="22"/>
            <w:szCs w:val="22"/>
          </w:rPr>
          <w:instrText xml:space="preserve"> SEQ Figure \* ARABIC </w:instrText>
        </w:r>
        <w:r w:rsidRPr="003C74EA">
          <w:rPr>
            <w:rFonts w:ascii="Times" w:hAnsi="Times" w:cs="Times New Roman"/>
            <w:b w:val="0"/>
            <w:color w:val="auto"/>
            <w:sz w:val="22"/>
            <w:szCs w:val="22"/>
          </w:rPr>
          <w:fldChar w:fldCharType="separate"/>
        </w:r>
      </w:ins>
      <w:r w:rsidR="00740A7E" w:rsidRPr="003C74EA">
        <w:rPr>
          <w:rFonts w:ascii="Times" w:hAnsi="Times" w:cs="Times New Roman"/>
          <w:b w:val="0"/>
          <w:noProof/>
          <w:color w:val="auto"/>
          <w:sz w:val="22"/>
          <w:szCs w:val="22"/>
        </w:rPr>
        <w:t>1</w:t>
      </w:r>
      <w:ins w:id="1460" w:author="Chara Katiri" w:date="2015-04-11T02:32:00Z">
        <w:r w:rsidRPr="003C74EA">
          <w:rPr>
            <w:rFonts w:ascii="Times" w:hAnsi="Times" w:cs="Times New Roman"/>
            <w:b w:val="0"/>
            <w:color w:val="auto"/>
            <w:sz w:val="22"/>
            <w:szCs w:val="22"/>
          </w:rPr>
          <w:fldChar w:fldCharType="end"/>
        </w:r>
        <w:r w:rsidRPr="003C74EA">
          <w:rPr>
            <w:rFonts w:ascii="Times" w:hAnsi="Times" w:cs="Times New Roman"/>
            <w:b w:val="0"/>
            <w:color w:val="auto"/>
            <w:sz w:val="22"/>
            <w:szCs w:val="22"/>
          </w:rPr>
          <w:t>: Overview of the Spring Framework</w:t>
        </w:r>
      </w:ins>
    </w:p>
    <w:p w14:paraId="6CF4CEC6" w14:textId="77777777" w:rsidR="003A0AE7" w:rsidRPr="003C74EA" w:rsidRDefault="003A0AE7" w:rsidP="003C74EA">
      <w:pPr>
        <w:spacing w:line="360" w:lineRule="auto"/>
        <w:ind w:firstLine="360"/>
        <w:contextualSpacing/>
        <w:jc w:val="both"/>
        <w:rPr>
          <w:ins w:id="1461" w:author="Chara Katiri" w:date="2015-04-11T02:32:00Z"/>
          <w:rFonts w:ascii="Times" w:eastAsia="Times New Roman" w:hAnsi="Times" w:cs="Times New Roman"/>
          <w:sz w:val="22"/>
          <w:szCs w:val="22"/>
          <w:lang w:val="en-GB"/>
        </w:rPr>
      </w:pPr>
    </w:p>
    <w:p w14:paraId="06AD7865" w14:textId="77777777" w:rsidR="003A0AE7" w:rsidRPr="003C74EA" w:rsidRDefault="003A0AE7" w:rsidP="003C74EA">
      <w:pPr>
        <w:spacing w:line="360" w:lineRule="auto"/>
        <w:ind w:firstLine="360"/>
        <w:contextualSpacing/>
        <w:jc w:val="both"/>
        <w:rPr>
          <w:ins w:id="1462" w:author="Chara Katiri" w:date="2015-04-11T02:32:00Z"/>
          <w:rFonts w:ascii="Times" w:eastAsia="Times New Roman" w:hAnsi="Times" w:cs="Times New Roman"/>
          <w:sz w:val="22"/>
          <w:szCs w:val="22"/>
          <w:lang w:val="en-GB"/>
        </w:rPr>
      </w:pPr>
      <w:ins w:id="1463" w:author="Chara Katiri" w:date="2015-04-11T02:32:00Z">
        <w:r w:rsidRPr="003C74EA">
          <w:rPr>
            <w:rFonts w:ascii="Times" w:eastAsia="Times New Roman" w:hAnsi="Times" w:cs="Times New Roman"/>
            <w:sz w:val="22"/>
            <w:szCs w:val="22"/>
            <w:lang w:val="en-GB"/>
          </w:rPr>
          <w:tab/>
          <w:t xml:space="preserve">The Spring Framework consists of a number of modules: Data access/integration; Web; AOP; Aspects; Instrumentation, Messaging; the Core container and finally the Test module. </w:t>
        </w:r>
      </w:ins>
    </w:p>
    <w:p w14:paraId="47F074E9" w14:textId="77777777" w:rsidR="003A0AE7" w:rsidRPr="003C74EA" w:rsidRDefault="003A0AE7" w:rsidP="003C74EA">
      <w:pPr>
        <w:pStyle w:val="ListParagraph"/>
        <w:numPr>
          <w:ilvl w:val="0"/>
          <w:numId w:val="57"/>
        </w:numPr>
        <w:spacing w:line="360" w:lineRule="auto"/>
        <w:jc w:val="both"/>
        <w:rPr>
          <w:ins w:id="1464" w:author="Chara Katiri" w:date="2015-04-11T02:32:00Z"/>
          <w:rFonts w:ascii="Times" w:eastAsia="Times New Roman" w:hAnsi="Times" w:cs="Times New Roman"/>
          <w:sz w:val="22"/>
          <w:szCs w:val="22"/>
          <w:lang w:val="en-GB"/>
        </w:rPr>
      </w:pPr>
      <w:ins w:id="1465" w:author="Chara Katiri" w:date="2015-04-11T02:32:00Z">
        <w:r w:rsidRPr="003C74EA">
          <w:rPr>
            <w:rFonts w:ascii="Times" w:eastAsia="Times New Roman" w:hAnsi="Times" w:cs="Times New Roman"/>
            <w:sz w:val="22"/>
            <w:szCs w:val="22"/>
            <w:lang w:val="en-GB"/>
          </w:rPr>
          <w:t xml:space="preserve">In Data access/integration module provides support to: (i) JDBC, (ii) ORM, (iii) OXM, (iv) JMS and (v) Transaction module.  </w:t>
        </w:r>
      </w:ins>
    </w:p>
    <w:p w14:paraId="6EC1EDA7" w14:textId="77777777" w:rsidR="003A0AE7" w:rsidRPr="003C74EA" w:rsidRDefault="003A0AE7" w:rsidP="003C74EA">
      <w:pPr>
        <w:pStyle w:val="ListParagraph"/>
        <w:numPr>
          <w:ilvl w:val="0"/>
          <w:numId w:val="27"/>
        </w:numPr>
        <w:spacing w:line="360" w:lineRule="auto"/>
        <w:ind w:left="1701" w:hanging="567"/>
        <w:jc w:val="both"/>
        <w:rPr>
          <w:ins w:id="1466" w:author="Chara Katiri" w:date="2015-04-11T02:32:00Z"/>
          <w:rFonts w:ascii="Times" w:eastAsia="Times New Roman" w:hAnsi="Times" w:cs="Times New Roman"/>
          <w:sz w:val="22"/>
          <w:szCs w:val="22"/>
          <w:lang w:val="en-GB"/>
        </w:rPr>
      </w:pPr>
      <w:ins w:id="1467" w:author="Chara Katiri" w:date="2015-04-11T02:32:00Z">
        <w:r w:rsidRPr="003C74EA">
          <w:rPr>
            <w:rFonts w:ascii="Times" w:eastAsia="Times New Roman" w:hAnsi="Times" w:cs="Times New Roman"/>
            <w:sz w:val="22"/>
            <w:szCs w:val="22"/>
            <w:lang w:val="en-GB"/>
          </w:rPr>
          <w:t xml:space="preserve">The Java DataBase Connectivity technology (JDBC) defines how a client accesses the database and provides methods to query and update the database. </w:t>
        </w:r>
      </w:ins>
    </w:p>
    <w:p w14:paraId="20C705CC" w14:textId="77777777" w:rsidR="003A0AE7" w:rsidRPr="003C74EA" w:rsidRDefault="003A0AE7" w:rsidP="003C74EA">
      <w:pPr>
        <w:pStyle w:val="ListParagraph"/>
        <w:numPr>
          <w:ilvl w:val="0"/>
          <w:numId w:val="27"/>
        </w:numPr>
        <w:spacing w:line="360" w:lineRule="auto"/>
        <w:ind w:left="1701" w:hanging="567"/>
        <w:jc w:val="both"/>
        <w:rPr>
          <w:ins w:id="1468" w:author="Chara Katiri" w:date="2015-04-11T02:32:00Z"/>
          <w:rFonts w:ascii="Times" w:eastAsia="Times New Roman" w:hAnsi="Times" w:cs="Times New Roman"/>
          <w:sz w:val="22"/>
          <w:szCs w:val="22"/>
          <w:lang w:val="en-GB"/>
        </w:rPr>
      </w:pPr>
      <w:ins w:id="1469" w:author="Chara Katiri" w:date="2015-04-11T02:32:00Z">
        <w:r w:rsidRPr="003C74EA">
          <w:rPr>
            <w:rFonts w:ascii="Times" w:eastAsia="Times New Roman" w:hAnsi="Times" w:cs="Times New Roman"/>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3C74EA" w:rsidRDefault="003A0AE7" w:rsidP="003C74EA">
      <w:pPr>
        <w:pStyle w:val="ListParagraph"/>
        <w:numPr>
          <w:ilvl w:val="0"/>
          <w:numId w:val="27"/>
        </w:numPr>
        <w:spacing w:line="360" w:lineRule="auto"/>
        <w:ind w:left="1701" w:hanging="567"/>
        <w:jc w:val="both"/>
        <w:rPr>
          <w:ins w:id="1470" w:author="Chara Katiri" w:date="2015-04-11T02:32:00Z"/>
          <w:rFonts w:ascii="Times" w:eastAsia="Times New Roman" w:hAnsi="Times" w:cs="Times New Roman"/>
          <w:sz w:val="22"/>
          <w:szCs w:val="22"/>
          <w:lang w:val="en-GB"/>
        </w:rPr>
      </w:pPr>
      <w:ins w:id="1471" w:author="Chara Katiri" w:date="2015-04-11T02:32:00Z">
        <w:r w:rsidRPr="003C74EA">
          <w:rPr>
            <w:rFonts w:ascii="Times" w:eastAsia="Times New Roman" w:hAnsi="Times" w:cs="Times New Roman"/>
            <w:sz w:val="22"/>
            <w:szCs w:val="22"/>
            <w:lang w:val="en-GB"/>
          </w:rPr>
          <w:t xml:space="preserve">The Object/XML mapping (OXM) converts objects to XML and vice-versa.  </w:t>
        </w:r>
      </w:ins>
    </w:p>
    <w:p w14:paraId="4F6023E2" w14:textId="77777777" w:rsidR="003A0AE7" w:rsidRPr="003C74EA" w:rsidRDefault="003A0AE7" w:rsidP="003C74EA">
      <w:pPr>
        <w:pStyle w:val="ListParagraph"/>
        <w:numPr>
          <w:ilvl w:val="0"/>
          <w:numId w:val="27"/>
        </w:numPr>
        <w:spacing w:line="360" w:lineRule="auto"/>
        <w:ind w:left="1701" w:hanging="567"/>
        <w:jc w:val="both"/>
        <w:rPr>
          <w:ins w:id="1472" w:author="Chara Katiri" w:date="2015-04-11T02:32:00Z"/>
          <w:rFonts w:ascii="Times" w:eastAsia="Times New Roman" w:hAnsi="Times" w:cs="Times New Roman"/>
          <w:sz w:val="22"/>
          <w:szCs w:val="22"/>
          <w:lang w:val="en-GB"/>
        </w:rPr>
      </w:pPr>
      <w:ins w:id="1473" w:author="Chara Katiri" w:date="2015-04-11T02:32:00Z">
        <w:r w:rsidRPr="003C74EA">
          <w:rPr>
            <w:rFonts w:ascii="Times" w:eastAsia="Times New Roman" w:hAnsi="Times" w:cs="Times New Roman"/>
            <w:sz w:val="22"/>
            <w:szCs w:val="22"/>
            <w:lang w:val="en-GB"/>
          </w:rPr>
          <w:t xml:space="preserve">The Java Message Service (JMS) sends messages between two or more clients and enables reliable connection between different components. </w:t>
        </w:r>
      </w:ins>
    </w:p>
    <w:p w14:paraId="364D7649" w14:textId="77777777" w:rsidR="003A0AE7" w:rsidRPr="003C74EA" w:rsidRDefault="003A0AE7" w:rsidP="003C74EA">
      <w:pPr>
        <w:pStyle w:val="ListParagraph"/>
        <w:numPr>
          <w:ilvl w:val="0"/>
          <w:numId w:val="27"/>
        </w:numPr>
        <w:spacing w:line="360" w:lineRule="auto"/>
        <w:ind w:left="1701" w:hanging="567"/>
        <w:jc w:val="both"/>
        <w:rPr>
          <w:ins w:id="1474" w:author="Chara Katiri" w:date="2015-04-11T02:32:00Z"/>
          <w:rFonts w:ascii="Times" w:eastAsia="Times New Roman" w:hAnsi="Times" w:cs="Times New Roman"/>
          <w:sz w:val="22"/>
          <w:szCs w:val="22"/>
          <w:lang w:val="en-GB"/>
        </w:rPr>
      </w:pPr>
      <w:ins w:id="1475" w:author="Chara Katiri" w:date="2015-04-11T02:32:00Z">
        <w:r w:rsidRPr="003C74EA">
          <w:rPr>
            <w:rFonts w:ascii="Times" w:eastAsia="Times New Roman" w:hAnsi="Times" w:cs="Times New Roman"/>
            <w:sz w:val="22"/>
            <w:szCs w:val="22"/>
            <w:lang w:val="en-GB"/>
          </w:rPr>
          <w:t xml:space="preserve">The Transaction module coordinates the transactions for management APIs and Java objects.  </w:t>
        </w:r>
      </w:ins>
    </w:p>
    <w:p w14:paraId="54BF988C" w14:textId="0BFEDE80" w:rsidR="003A0AE7" w:rsidRPr="003C74EA" w:rsidRDefault="003A0AE7" w:rsidP="003C74EA">
      <w:pPr>
        <w:pStyle w:val="ListParagraph"/>
        <w:widowControl w:val="0"/>
        <w:numPr>
          <w:ilvl w:val="0"/>
          <w:numId w:val="57"/>
        </w:numPr>
        <w:tabs>
          <w:tab w:val="left" w:pos="220"/>
          <w:tab w:val="left" w:pos="720"/>
        </w:tabs>
        <w:autoSpaceDE w:val="0"/>
        <w:autoSpaceDN w:val="0"/>
        <w:adjustRightInd w:val="0"/>
        <w:spacing w:after="293" w:line="360" w:lineRule="auto"/>
        <w:jc w:val="both"/>
        <w:rPr>
          <w:ins w:id="1476" w:author="Chara Katiri" w:date="2015-04-11T02:32:00Z"/>
          <w:rFonts w:ascii="Times" w:eastAsia="Times New Roman" w:hAnsi="Times" w:cs="Times New Roman"/>
          <w:sz w:val="22"/>
          <w:szCs w:val="22"/>
          <w:lang w:val="en-GB"/>
        </w:rPr>
      </w:pPr>
      <w:ins w:id="1477" w:author="Chara Katiri" w:date="2015-04-11T02:32:00Z">
        <w:r w:rsidRPr="003C74EA">
          <w:rPr>
            <w:rFonts w:ascii="Times" w:eastAsia="Times New Roman" w:hAnsi="Times" w:cs="Times New Roman"/>
            <w:sz w:val="22"/>
            <w:szCs w:val="22"/>
            <w:lang w:val="en-GB"/>
          </w:rPr>
          <w:t xml:space="preserve">Aspect Oriented Programming (AOP) manages the application challenges, such as security, logging and management, into aspects </w:t>
        </w:r>
      </w:ins>
      <w:r w:rsidR="0062322A" w:rsidRPr="003C74EA">
        <w:rPr>
          <w:rFonts w:ascii="Times" w:eastAsia="Times New Roman" w:hAnsi="Times" w:cs="Times New Roman"/>
          <w:sz w:val="22"/>
          <w:szCs w:val="22"/>
          <w:lang w:val="en-GB"/>
        </w:rPr>
        <w:t>and</w:t>
      </w:r>
      <w:ins w:id="1478" w:author="Chara Katiri" w:date="2015-04-11T02:32:00Z">
        <w:r w:rsidRPr="003C74EA">
          <w:rPr>
            <w:rFonts w:ascii="Times" w:eastAsia="Times New Roman" w:hAnsi="Times" w:cs="Times New Roman"/>
            <w:sz w:val="22"/>
            <w:szCs w:val="22"/>
            <w:lang w:val="en-GB"/>
          </w:rPr>
          <w:t xml:space="preserve"> helps create modules that enable reusability. AOP </w:t>
        </w:r>
        <w:r w:rsidRPr="003C74EA">
          <w:rPr>
            <w:rFonts w:ascii="Times" w:eastAsia="Times New Roman" w:hAnsi="Times" w:cs="Times New Roman"/>
            <w:sz w:val="22"/>
            <w:szCs w:val="22"/>
            <w:shd w:val="clear" w:color="auto" w:fill="FFFFFF"/>
            <w:lang w:val="en-GB"/>
          </w:rPr>
          <w:t>complements OOP (Object Oriented Programming) by creating a new program structure. The differenc</w:t>
        </w:r>
        <w:r w:rsidR="002971A7" w:rsidRPr="003C74EA">
          <w:rPr>
            <w:rFonts w:ascii="Times" w:eastAsia="Times New Roman" w:hAnsi="Times" w:cs="Times New Roman"/>
            <w:sz w:val="22"/>
            <w:szCs w:val="22"/>
            <w:shd w:val="clear" w:color="auto" w:fill="FFFFFF"/>
            <w:lang w:val="en-GB"/>
          </w:rPr>
          <w:t>e between OOP and AOP is that in</w:t>
        </w:r>
        <w:r w:rsidRPr="003C74EA">
          <w:rPr>
            <w:rFonts w:ascii="Times" w:eastAsia="Times New Roman" w:hAnsi="Times" w:cs="Times New Roman"/>
            <w:sz w:val="22"/>
            <w:szCs w:val="22"/>
            <w:shd w:val="clear" w:color="auto" w:fill="FFFFFF"/>
            <w:lang w:val="en-GB"/>
          </w:rPr>
          <w:t xml:space="preserve"> OOP the key element (unit of  modularity) is the class </w:t>
        </w:r>
        <w:r w:rsidRPr="003C74EA">
          <w:rPr>
            <w:rFonts w:ascii="Times" w:eastAsia="Times New Roman" w:hAnsi="Times" w:cs="Times New Roman"/>
            <w:sz w:val="22"/>
            <w:szCs w:val="22"/>
            <w:lang w:val="en-GB"/>
          </w:rPr>
          <w:t>where in AOP the key element is the aspect.  </w:t>
        </w:r>
      </w:ins>
      <w:ins w:id="1479" w:author="Chara Katiri" w:date="2015-04-12T01:01:00Z">
        <w:r w:rsidR="004B5FE6" w:rsidRPr="003C74EA">
          <w:rPr>
            <w:rFonts w:ascii="Times" w:eastAsia="Times New Roman" w:hAnsi="Times" w:cs="Times New Roman"/>
            <w:sz w:val="22"/>
            <w:szCs w:val="22"/>
            <w:lang w:val="en-GB"/>
          </w:rPr>
          <w:t xml:space="preserve">AOP framework is an important component in Spring and </w:t>
        </w:r>
      </w:ins>
      <w:ins w:id="1480" w:author="Chara Katiri" w:date="2015-04-12T01:02:00Z">
        <w:r w:rsidR="004B5FE6" w:rsidRPr="003C74EA">
          <w:rPr>
            <w:rFonts w:ascii="Times" w:eastAsia="Times New Roman" w:hAnsi="Times" w:cs="Times New Roman"/>
            <w:sz w:val="22"/>
            <w:szCs w:val="22"/>
            <w:lang w:val="en-GB"/>
          </w:rPr>
          <w:t xml:space="preserve">completes the </w:t>
        </w:r>
      </w:ins>
      <w:ins w:id="1481" w:author="Chara Katiri" w:date="2015-04-12T01:03:00Z">
        <w:r w:rsidR="004B5FE6" w:rsidRPr="003C74EA">
          <w:rPr>
            <w:rFonts w:ascii="Times" w:eastAsia="Times New Roman" w:hAnsi="Times" w:cs="Times New Roman"/>
            <w:sz w:val="22"/>
            <w:szCs w:val="22"/>
            <w:lang w:val="en-GB"/>
          </w:rPr>
          <w:t>Inversion of Control (</w:t>
        </w:r>
      </w:ins>
      <w:ins w:id="1482" w:author="Chara Katiri" w:date="2015-04-12T01:02:00Z">
        <w:r w:rsidR="004B5FE6" w:rsidRPr="003C74EA">
          <w:rPr>
            <w:rFonts w:ascii="Times" w:eastAsia="Times New Roman" w:hAnsi="Times" w:cs="Times New Roman"/>
            <w:sz w:val="22"/>
            <w:szCs w:val="22"/>
            <w:lang w:val="en-GB"/>
          </w:rPr>
          <w:t>IoC</w:t>
        </w:r>
      </w:ins>
      <w:ins w:id="1483" w:author="Chara Katiri" w:date="2015-04-12T01:03:00Z">
        <w:r w:rsidR="004B5FE6" w:rsidRPr="003C74EA">
          <w:rPr>
            <w:rFonts w:ascii="Times" w:eastAsia="Times New Roman" w:hAnsi="Times" w:cs="Times New Roman"/>
            <w:sz w:val="22"/>
            <w:szCs w:val="22"/>
            <w:lang w:val="en-GB"/>
          </w:rPr>
          <w:t>)</w:t>
        </w:r>
      </w:ins>
      <w:ins w:id="1484" w:author="Chara Katiri" w:date="2015-04-12T01:02:00Z">
        <w:r w:rsidR="004B5FE6" w:rsidRPr="003C74EA">
          <w:rPr>
            <w:rFonts w:ascii="Times" w:eastAsia="Times New Roman" w:hAnsi="Times" w:cs="Times New Roman"/>
            <w:sz w:val="22"/>
            <w:szCs w:val="22"/>
            <w:lang w:val="en-GB"/>
          </w:rPr>
          <w:t xml:space="preserve"> to provide a capable middleware solution</w:t>
        </w:r>
      </w:ins>
      <w:ins w:id="1485" w:author="Chara Katiri" w:date="2015-04-12T01:05:00Z">
        <w:r w:rsidR="002971A7" w:rsidRPr="003C74EA">
          <w:rPr>
            <w:rFonts w:ascii="Times" w:eastAsia="Times New Roman" w:hAnsi="Times" w:cs="Times New Roman"/>
            <w:sz w:val="22"/>
            <w:szCs w:val="22"/>
            <w:lang w:val="en-GB"/>
          </w:rPr>
          <w:t xml:space="preserve"> [45]</w:t>
        </w:r>
      </w:ins>
      <w:ins w:id="1486" w:author="Chara Katiri" w:date="2015-04-12T01:02:00Z">
        <w:r w:rsidR="004B5FE6" w:rsidRPr="003C74EA">
          <w:rPr>
            <w:rFonts w:ascii="Times" w:eastAsia="Times New Roman" w:hAnsi="Times" w:cs="Times New Roman"/>
            <w:sz w:val="22"/>
            <w:szCs w:val="22"/>
            <w:lang w:val="en-GB"/>
          </w:rPr>
          <w:t xml:space="preserve">. </w:t>
        </w:r>
      </w:ins>
      <w:ins w:id="1487" w:author="Chara Katiri" w:date="2015-04-12T01:01:00Z">
        <w:r w:rsidR="004B5FE6" w:rsidRPr="003C74EA">
          <w:rPr>
            <w:rFonts w:ascii="Times" w:eastAsia="Times New Roman" w:hAnsi="Times" w:cs="Times New Roman"/>
            <w:sz w:val="22"/>
            <w:szCs w:val="22"/>
            <w:lang w:val="en-GB"/>
          </w:rPr>
          <w:t xml:space="preserve"> </w:t>
        </w:r>
      </w:ins>
    </w:p>
    <w:p w14:paraId="142AD75D" w14:textId="1B42C54A" w:rsidR="003A0AE7" w:rsidRPr="003C74EA" w:rsidRDefault="003A0AE7" w:rsidP="003C74EA">
      <w:pPr>
        <w:pStyle w:val="ListParagraph"/>
        <w:widowControl w:val="0"/>
        <w:numPr>
          <w:ilvl w:val="0"/>
          <w:numId w:val="57"/>
        </w:numPr>
        <w:tabs>
          <w:tab w:val="left" w:pos="220"/>
          <w:tab w:val="left" w:pos="720"/>
        </w:tabs>
        <w:autoSpaceDE w:val="0"/>
        <w:autoSpaceDN w:val="0"/>
        <w:adjustRightInd w:val="0"/>
        <w:spacing w:after="293" w:line="360" w:lineRule="auto"/>
        <w:jc w:val="both"/>
        <w:rPr>
          <w:ins w:id="1488" w:author="Chara Katiri" w:date="2015-04-12T01:07:00Z"/>
          <w:rFonts w:ascii="Times" w:eastAsia="Times New Roman" w:hAnsi="Times" w:cs="Times New Roman"/>
          <w:sz w:val="22"/>
          <w:szCs w:val="22"/>
          <w:lang w:val="en-GB"/>
        </w:rPr>
      </w:pPr>
      <w:ins w:id="1489" w:author="Chara Katiri" w:date="2015-04-11T02:32:00Z">
        <w:r w:rsidRPr="003C74EA">
          <w:rPr>
            <w:rFonts w:ascii="Times" w:eastAsia="Times New Roman" w:hAnsi="Times" w:cs="Times New Roman"/>
            <w:sz w:val="22"/>
            <w:szCs w:val="22"/>
            <w:lang w:val="en-GB"/>
          </w:rPr>
          <w:t xml:space="preserve">The </w:t>
        </w:r>
      </w:ins>
      <w:ins w:id="1490" w:author="Chara Katiri" w:date="2015-04-12T00:12:00Z">
        <w:r w:rsidR="0008637A" w:rsidRPr="003C74EA">
          <w:rPr>
            <w:rFonts w:ascii="Times" w:eastAsia="Times New Roman" w:hAnsi="Times" w:cs="Times New Roman"/>
            <w:sz w:val="22"/>
            <w:szCs w:val="22"/>
            <w:lang w:val="en-GB"/>
          </w:rPr>
          <w:t>‘</w:t>
        </w:r>
      </w:ins>
      <w:commentRangeStart w:id="1491"/>
      <w:ins w:id="1492" w:author="Chara Katiri" w:date="2015-04-11T02:32:00Z">
        <w:r w:rsidR="0008637A" w:rsidRPr="003C74EA">
          <w:rPr>
            <w:rFonts w:ascii="Times" w:eastAsia="Times New Roman" w:hAnsi="Times" w:cs="Times New Roman"/>
            <w:sz w:val="22"/>
            <w:szCs w:val="22"/>
            <w:lang w:val="en-GB"/>
          </w:rPr>
          <w:t>Core C</w:t>
        </w:r>
        <w:r w:rsidRPr="003C74EA">
          <w:rPr>
            <w:rFonts w:ascii="Times" w:eastAsia="Times New Roman" w:hAnsi="Times" w:cs="Times New Roman"/>
            <w:sz w:val="22"/>
            <w:szCs w:val="22"/>
            <w:lang w:val="en-GB"/>
          </w:rPr>
          <w:t>ontainer</w:t>
        </w:r>
      </w:ins>
      <w:ins w:id="1493" w:author="Chara Katiri" w:date="2015-04-12T00:13:00Z">
        <w:r w:rsidR="0008637A" w:rsidRPr="003C74EA">
          <w:rPr>
            <w:rFonts w:ascii="Times" w:eastAsia="Times New Roman" w:hAnsi="Times" w:cs="Times New Roman"/>
            <w:sz w:val="22"/>
            <w:szCs w:val="22"/>
            <w:lang w:val="en-GB"/>
          </w:rPr>
          <w:t>’</w:t>
        </w:r>
      </w:ins>
      <w:ins w:id="1494" w:author="Chara Katiri" w:date="2015-04-11T02:32:00Z">
        <w:r w:rsidRPr="003C74EA">
          <w:rPr>
            <w:rFonts w:ascii="Times" w:eastAsia="Times New Roman" w:hAnsi="Times" w:cs="Times New Roman"/>
            <w:sz w:val="22"/>
            <w:szCs w:val="22"/>
            <w:lang w:val="en-GB"/>
          </w:rPr>
          <w:t xml:space="preserve"> </w:t>
        </w:r>
      </w:ins>
      <w:commentRangeEnd w:id="1491"/>
      <w:ins w:id="1495" w:author="Chara Katiri" w:date="2015-04-12T01:08:00Z">
        <w:r w:rsidR="002971A7" w:rsidRPr="003C74EA">
          <w:rPr>
            <w:rStyle w:val="CommentReference"/>
            <w:rFonts w:ascii="Times" w:hAnsi="Times"/>
            <w:sz w:val="22"/>
            <w:szCs w:val="22"/>
            <w:rPrChange w:id="1496" w:author="Chara Katiri" w:date="2015-04-12T03:47:00Z">
              <w:rPr>
                <w:rStyle w:val="CommentReference"/>
              </w:rPr>
            </w:rPrChange>
          </w:rPr>
          <w:commentReference w:id="1491"/>
        </w:r>
      </w:ins>
      <w:r w:rsidR="0062322A" w:rsidRPr="003C74EA">
        <w:rPr>
          <w:rFonts w:ascii="Times" w:eastAsia="Times New Roman" w:hAnsi="Times" w:cs="Times New Roman"/>
          <w:sz w:val="22"/>
          <w:szCs w:val="22"/>
          <w:lang w:val="en-GB"/>
        </w:rPr>
        <w:t>is the key module in</w:t>
      </w:r>
      <w:ins w:id="1497" w:author="Chara Katiri" w:date="2015-04-11T02:32:00Z">
        <w:r w:rsidRPr="003C74EA">
          <w:rPr>
            <w:rFonts w:ascii="Times" w:eastAsia="Times New Roman" w:hAnsi="Times" w:cs="Times New Roman"/>
            <w:sz w:val="22"/>
            <w:szCs w:val="22"/>
            <w:lang w:val="en-GB"/>
          </w:rPr>
          <w:t xml:space="preserve"> Spring</w:t>
        </w:r>
      </w:ins>
      <w:r w:rsidR="003F6179" w:rsidRPr="003C74EA">
        <w:rPr>
          <w:rFonts w:ascii="Times" w:eastAsia="Times New Roman" w:hAnsi="Times" w:cs="Times New Roman"/>
          <w:sz w:val="22"/>
          <w:szCs w:val="22"/>
          <w:lang w:val="en-GB"/>
        </w:rPr>
        <w:t xml:space="preserve"> Framework</w:t>
      </w:r>
      <w:ins w:id="1498" w:author="Chara Katiri" w:date="2015-04-11T02:32:00Z">
        <w:r w:rsidRPr="003C74EA">
          <w:rPr>
            <w:rFonts w:ascii="Times" w:eastAsia="Times New Roman" w:hAnsi="Times" w:cs="Times New Roman"/>
            <w:sz w:val="22"/>
            <w:szCs w:val="22"/>
            <w:lang w:val="en-GB"/>
          </w:rPr>
          <w:t xml:space="preserve"> and </w:t>
        </w:r>
      </w:ins>
      <w:r w:rsidR="003F6179" w:rsidRPr="003C74EA">
        <w:rPr>
          <w:rFonts w:ascii="Times" w:eastAsia="Times New Roman" w:hAnsi="Times" w:cs="Times New Roman"/>
          <w:sz w:val="22"/>
          <w:szCs w:val="22"/>
          <w:lang w:val="en-GB"/>
        </w:rPr>
        <w:t xml:space="preserve">consists of the following sub-modules: </w:t>
      </w:r>
      <w:ins w:id="1499" w:author="Chara Katiri" w:date="2015-04-12T00:57:00Z">
        <w:r w:rsidR="00523976" w:rsidRPr="003C74EA">
          <w:rPr>
            <w:rFonts w:ascii="Times" w:eastAsia="Times New Roman" w:hAnsi="Times" w:cs="Times New Roman"/>
            <w:sz w:val="22"/>
            <w:szCs w:val="22"/>
            <w:lang w:val="en-GB"/>
          </w:rPr>
          <w:t xml:space="preserve">Beans, Core, Context, Spel. </w:t>
        </w:r>
      </w:ins>
      <w:ins w:id="1500" w:author="Chara Katiri" w:date="2015-04-12T00:35:00Z">
        <w:r w:rsidR="00BA4097" w:rsidRPr="003C74EA">
          <w:rPr>
            <w:rFonts w:ascii="Times" w:eastAsia="Times New Roman" w:hAnsi="Times" w:cs="Times New Roman"/>
            <w:sz w:val="22"/>
            <w:szCs w:val="22"/>
            <w:lang w:val="en-GB"/>
          </w:rPr>
          <w:t>BeanFactory, which is t</w:t>
        </w:r>
      </w:ins>
      <w:ins w:id="1501" w:author="Chara Katiri" w:date="2015-04-12T00:12:00Z">
        <w:r w:rsidR="0008637A" w:rsidRPr="003C74EA">
          <w:rPr>
            <w:rFonts w:ascii="Times" w:eastAsia="Times New Roman" w:hAnsi="Times" w:cs="Times New Roman"/>
            <w:sz w:val="22"/>
            <w:szCs w:val="22"/>
            <w:lang w:val="en-GB"/>
          </w:rPr>
          <w:t xml:space="preserve">he </w:t>
        </w:r>
      </w:ins>
      <w:ins w:id="1502" w:author="Chara Katiri" w:date="2015-04-12T00:14:00Z">
        <w:r w:rsidR="0008637A" w:rsidRPr="003C74EA">
          <w:rPr>
            <w:rFonts w:ascii="Times" w:eastAsia="Times New Roman" w:hAnsi="Times" w:cs="Times New Roman"/>
            <w:sz w:val="22"/>
            <w:szCs w:val="22"/>
            <w:lang w:val="en-GB"/>
          </w:rPr>
          <w:t xml:space="preserve">most important </w:t>
        </w:r>
      </w:ins>
      <w:ins w:id="1503" w:author="Chara Katiri" w:date="2015-04-12T00:32:00Z">
        <w:r w:rsidR="00180195" w:rsidRPr="003C74EA">
          <w:rPr>
            <w:rFonts w:ascii="Times" w:eastAsia="Times New Roman" w:hAnsi="Times" w:cs="Times New Roman"/>
            <w:sz w:val="22"/>
            <w:szCs w:val="22"/>
            <w:lang w:val="en-GB"/>
          </w:rPr>
          <w:t>component of c</w:t>
        </w:r>
        <w:r w:rsidR="00BA4097" w:rsidRPr="003C74EA">
          <w:rPr>
            <w:rFonts w:ascii="Times" w:eastAsia="Times New Roman" w:hAnsi="Times" w:cs="Times New Roman"/>
            <w:sz w:val="22"/>
            <w:szCs w:val="22"/>
            <w:lang w:val="en-GB"/>
          </w:rPr>
          <w:t xml:space="preserve">ore </w:t>
        </w:r>
      </w:ins>
      <w:ins w:id="1504" w:author="Chara Katiri" w:date="2015-04-12T00:43:00Z">
        <w:r w:rsidR="00180195" w:rsidRPr="003C74EA">
          <w:rPr>
            <w:rFonts w:ascii="Times" w:eastAsia="Times New Roman" w:hAnsi="Times" w:cs="Times New Roman"/>
            <w:sz w:val="22"/>
            <w:szCs w:val="22"/>
            <w:lang w:val="en-GB"/>
          </w:rPr>
          <w:t>container,</w:t>
        </w:r>
      </w:ins>
      <w:ins w:id="1505" w:author="Chara Katiri" w:date="2015-04-12T00:33:00Z">
        <w:r w:rsidR="00BA4097" w:rsidRPr="003C74EA">
          <w:rPr>
            <w:rFonts w:ascii="Times" w:eastAsia="Times New Roman" w:hAnsi="Times" w:cs="Times New Roman"/>
            <w:sz w:val="22"/>
            <w:szCs w:val="22"/>
            <w:lang w:val="en-GB"/>
          </w:rPr>
          <w:t xml:space="preserve"> </w:t>
        </w:r>
      </w:ins>
      <w:ins w:id="1506" w:author="Chara Katiri" w:date="2015-04-12T00:36:00Z">
        <w:r w:rsidR="00BA4097" w:rsidRPr="003C74EA">
          <w:rPr>
            <w:rFonts w:ascii="Times" w:eastAsia="Times New Roman" w:hAnsi="Times" w:cs="Times New Roman"/>
            <w:sz w:val="22"/>
            <w:szCs w:val="22"/>
            <w:lang w:val="en-GB"/>
          </w:rPr>
          <w:t xml:space="preserve">makes use of </w:t>
        </w:r>
      </w:ins>
      <w:ins w:id="1507" w:author="Chara Katiri" w:date="2015-04-12T00:57:00Z">
        <w:r w:rsidR="00523976" w:rsidRPr="003C74EA">
          <w:rPr>
            <w:rFonts w:ascii="Times" w:eastAsia="Times New Roman" w:hAnsi="Times" w:cs="Times New Roman"/>
            <w:sz w:val="22"/>
            <w:szCs w:val="22"/>
            <w:lang w:val="en-GB"/>
          </w:rPr>
          <w:t xml:space="preserve">‘spring-beans’ </w:t>
        </w:r>
      </w:ins>
      <w:ins w:id="1508" w:author="Chara Katiri" w:date="2015-04-12T00:58:00Z">
        <w:r w:rsidR="00523976" w:rsidRPr="003C74EA">
          <w:rPr>
            <w:rFonts w:ascii="Times" w:eastAsia="Times New Roman" w:hAnsi="Times" w:cs="Times New Roman"/>
            <w:sz w:val="22"/>
            <w:szCs w:val="22"/>
            <w:lang w:val="en-GB"/>
          </w:rPr>
          <w:t xml:space="preserve">and </w:t>
        </w:r>
      </w:ins>
      <w:ins w:id="1509" w:author="Chara Katiri" w:date="2015-04-12T00:36:00Z">
        <w:r w:rsidR="00BA4097" w:rsidRPr="003C74EA">
          <w:rPr>
            <w:rFonts w:ascii="Times" w:eastAsia="Times New Roman" w:hAnsi="Times" w:cs="Times New Roman"/>
            <w:sz w:val="22"/>
            <w:szCs w:val="22"/>
            <w:lang w:val="en-GB"/>
          </w:rPr>
          <w:t>‘spring-core’ sub-modules to</w:t>
        </w:r>
      </w:ins>
      <w:ins w:id="1510" w:author="Chara Katiri" w:date="2015-04-12T00:35:00Z">
        <w:r w:rsidR="00BA4097" w:rsidRPr="003C74EA">
          <w:rPr>
            <w:rFonts w:ascii="Times" w:eastAsia="Times New Roman" w:hAnsi="Times" w:cs="Times New Roman"/>
            <w:sz w:val="22"/>
            <w:szCs w:val="22"/>
            <w:lang w:val="en-GB"/>
          </w:rPr>
          <w:t xml:space="preserve"> provide a number of essential functionalities and features for Inversion of Control (IoC) and Dependency Injection (DI)</w:t>
        </w:r>
      </w:ins>
      <w:ins w:id="1511" w:author="Chara Katiri" w:date="2015-04-12T00:14:00Z">
        <w:r w:rsidR="00BA4097" w:rsidRPr="003C74EA">
          <w:rPr>
            <w:rFonts w:ascii="Times" w:eastAsia="Times New Roman" w:hAnsi="Times" w:cs="Times New Roman"/>
            <w:sz w:val="22"/>
            <w:szCs w:val="22"/>
            <w:lang w:val="en-GB"/>
          </w:rPr>
          <w:t xml:space="preserve">. </w:t>
        </w:r>
      </w:ins>
      <w:ins w:id="1512" w:author="Chara Katiri" w:date="2015-04-12T00:58:00Z">
        <w:r w:rsidR="00523976" w:rsidRPr="003C74EA">
          <w:rPr>
            <w:rFonts w:ascii="Times" w:eastAsia="Times New Roman" w:hAnsi="Times" w:cs="Times New Roman"/>
            <w:sz w:val="22"/>
            <w:szCs w:val="22"/>
            <w:lang w:val="en-GB"/>
          </w:rPr>
          <w:t xml:space="preserve">Equally important is the ApplicationContext, which </w:t>
        </w:r>
      </w:ins>
      <w:ins w:id="1513" w:author="Chara Katiri" w:date="2015-04-12T00:51:00Z">
        <w:r w:rsidR="00180195" w:rsidRPr="003C74EA">
          <w:rPr>
            <w:rFonts w:ascii="Times" w:eastAsia="Times New Roman" w:hAnsi="Times" w:cs="Times New Roman"/>
            <w:sz w:val="22"/>
            <w:szCs w:val="22"/>
            <w:lang w:val="en-GB"/>
          </w:rPr>
          <w:t xml:space="preserve">extends </w:t>
        </w:r>
      </w:ins>
      <w:ins w:id="1514" w:author="Chara Katiri" w:date="2015-04-12T00:58:00Z">
        <w:r w:rsidR="00523976" w:rsidRPr="003C74EA">
          <w:rPr>
            <w:rFonts w:ascii="Times" w:eastAsia="Times New Roman" w:hAnsi="Times" w:cs="Times New Roman"/>
            <w:sz w:val="22"/>
            <w:szCs w:val="22"/>
            <w:lang w:val="en-GB"/>
          </w:rPr>
          <w:t xml:space="preserve">the </w:t>
        </w:r>
      </w:ins>
      <w:ins w:id="1515" w:author="Chara Katiri" w:date="2015-04-12T00:51:00Z">
        <w:r w:rsidR="00180195" w:rsidRPr="003C74EA">
          <w:rPr>
            <w:rFonts w:ascii="Times" w:eastAsia="Times New Roman" w:hAnsi="Times" w:cs="Times New Roman"/>
            <w:sz w:val="22"/>
            <w:szCs w:val="22"/>
            <w:lang w:val="en-GB"/>
          </w:rPr>
          <w:t>BeansFactory</w:t>
        </w:r>
      </w:ins>
      <w:ins w:id="1516" w:author="Chara Katiri" w:date="2015-04-12T00:58:00Z">
        <w:r w:rsidR="00523976" w:rsidRPr="003C74EA">
          <w:rPr>
            <w:rFonts w:ascii="Times" w:eastAsia="Times New Roman" w:hAnsi="Times" w:cs="Times New Roman"/>
            <w:sz w:val="22"/>
            <w:szCs w:val="22"/>
            <w:lang w:val="en-GB"/>
          </w:rPr>
          <w:t xml:space="preserve">. The ApplicationContext </w:t>
        </w:r>
      </w:ins>
      <w:ins w:id="1517" w:author="Chara Katiri" w:date="2015-04-12T00:51:00Z">
        <w:r w:rsidR="00180195" w:rsidRPr="003C74EA">
          <w:rPr>
            <w:rFonts w:ascii="Times" w:eastAsia="Times New Roman" w:hAnsi="Times" w:cs="Times New Roman"/>
            <w:sz w:val="22"/>
            <w:szCs w:val="22"/>
            <w:lang w:val="en-GB"/>
          </w:rPr>
          <w:t xml:space="preserve">provides </w:t>
        </w:r>
      </w:ins>
      <w:ins w:id="1518" w:author="Chara Katiri" w:date="2015-04-12T00:52:00Z">
        <w:r w:rsidR="00523976" w:rsidRPr="003C74EA">
          <w:rPr>
            <w:rFonts w:ascii="Times" w:eastAsia="Times New Roman" w:hAnsi="Times" w:cs="Times New Roman"/>
            <w:sz w:val="22"/>
            <w:szCs w:val="22"/>
            <w:lang w:val="en-GB"/>
          </w:rPr>
          <w:t xml:space="preserve">internationalisation for text </w:t>
        </w:r>
      </w:ins>
      <w:ins w:id="1519" w:author="Chara Katiri" w:date="2015-04-12T00:59:00Z">
        <w:r w:rsidR="00523976" w:rsidRPr="003C74EA">
          <w:rPr>
            <w:rFonts w:ascii="Times" w:eastAsia="Times New Roman" w:hAnsi="Times" w:cs="Times New Roman"/>
            <w:sz w:val="22"/>
            <w:szCs w:val="22"/>
            <w:lang w:val="en-GB"/>
          </w:rPr>
          <w:t>messages;</w:t>
        </w:r>
      </w:ins>
      <w:ins w:id="1520" w:author="Chara Katiri" w:date="2015-04-12T00:52:00Z">
        <w:r w:rsidR="00523976" w:rsidRPr="003C74EA">
          <w:rPr>
            <w:rFonts w:ascii="Times" w:eastAsia="Times New Roman" w:hAnsi="Times" w:cs="Times New Roman"/>
            <w:sz w:val="22"/>
            <w:szCs w:val="22"/>
            <w:lang w:val="en-GB"/>
          </w:rPr>
          <w:t xml:space="preserve"> enables access to resources like URLs and files</w:t>
        </w:r>
      </w:ins>
      <w:ins w:id="1521" w:author="Chara Katiri" w:date="2015-04-12T00:59:00Z">
        <w:r w:rsidR="00523976" w:rsidRPr="003C74EA">
          <w:rPr>
            <w:rFonts w:ascii="Times" w:eastAsia="Times New Roman" w:hAnsi="Times" w:cs="Times New Roman"/>
            <w:sz w:val="22"/>
            <w:szCs w:val="22"/>
            <w:lang w:val="en-GB"/>
          </w:rPr>
          <w:t>;</w:t>
        </w:r>
      </w:ins>
      <w:ins w:id="1522" w:author="Chara Katiri" w:date="2015-04-12T00:52:00Z">
        <w:r w:rsidR="00523976" w:rsidRPr="003C74EA">
          <w:rPr>
            <w:rFonts w:ascii="Times" w:eastAsia="Times New Roman" w:hAnsi="Times" w:cs="Times New Roman"/>
            <w:sz w:val="22"/>
            <w:szCs w:val="22"/>
            <w:lang w:val="en-GB"/>
          </w:rPr>
          <w:t xml:space="preserve"> and supports event publication to the registered listeners.</w:t>
        </w:r>
      </w:ins>
      <w:ins w:id="1523" w:author="Chara Katiri" w:date="2015-04-12T01:00:00Z">
        <w:r w:rsidR="002971A7" w:rsidRPr="003C74EA">
          <w:rPr>
            <w:rFonts w:ascii="Times" w:eastAsia="Times New Roman" w:hAnsi="Times" w:cs="Times New Roman"/>
            <w:sz w:val="22"/>
            <w:szCs w:val="22"/>
            <w:lang w:val="en-GB"/>
          </w:rPr>
          <w:t xml:space="preserve"> [46</w:t>
        </w:r>
        <w:r w:rsidR="004B5FE6" w:rsidRPr="003C74EA">
          <w:rPr>
            <w:rFonts w:ascii="Times" w:eastAsia="Times New Roman" w:hAnsi="Times" w:cs="Times New Roman"/>
            <w:sz w:val="22"/>
            <w:szCs w:val="22"/>
            <w:lang w:val="en-GB"/>
          </w:rPr>
          <w:t>]</w:t>
        </w:r>
      </w:ins>
      <w:ins w:id="1524" w:author="Chara Katiri" w:date="2015-04-12T00:52:00Z">
        <w:r w:rsidR="00523976" w:rsidRPr="003C74EA">
          <w:rPr>
            <w:rFonts w:ascii="Times" w:eastAsia="Times New Roman" w:hAnsi="Times" w:cs="Times New Roman"/>
            <w:sz w:val="22"/>
            <w:szCs w:val="22"/>
            <w:lang w:val="en-GB"/>
          </w:rPr>
          <w:t xml:space="preserve"> </w:t>
        </w:r>
      </w:ins>
    </w:p>
    <w:p w14:paraId="5FA0B932" w14:textId="0C384423" w:rsidR="002971A7" w:rsidRPr="003C74EA" w:rsidRDefault="002971A7" w:rsidP="003C74EA">
      <w:pPr>
        <w:pStyle w:val="ListParagraph"/>
        <w:widowControl w:val="0"/>
        <w:numPr>
          <w:ilvl w:val="0"/>
          <w:numId w:val="57"/>
        </w:numPr>
        <w:tabs>
          <w:tab w:val="left" w:pos="220"/>
          <w:tab w:val="left" w:pos="720"/>
        </w:tabs>
        <w:autoSpaceDE w:val="0"/>
        <w:autoSpaceDN w:val="0"/>
        <w:adjustRightInd w:val="0"/>
        <w:spacing w:after="293" w:line="360" w:lineRule="auto"/>
        <w:jc w:val="both"/>
        <w:rPr>
          <w:rFonts w:ascii="Times" w:eastAsia="Times New Roman" w:hAnsi="Times" w:cs="Times New Roman"/>
          <w:sz w:val="22"/>
          <w:szCs w:val="22"/>
          <w:lang w:val="en-GB"/>
        </w:rPr>
      </w:pPr>
      <w:ins w:id="1525" w:author="Chara Katiri" w:date="2015-04-12T01:07:00Z">
        <w:r w:rsidRPr="003C74EA">
          <w:rPr>
            <w:rFonts w:ascii="Times" w:eastAsia="Times New Roman" w:hAnsi="Times" w:cs="Times New Roman"/>
            <w:sz w:val="22"/>
            <w:szCs w:val="22"/>
            <w:lang w:val="en-GB"/>
          </w:rPr>
          <w:t xml:space="preserve">Test module: the purpose of the test module is to support the services for integration and unit testing. </w:t>
        </w:r>
      </w:ins>
    </w:p>
    <w:p w14:paraId="5F1E5BC8" w14:textId="1C17D439" w:rsidR="003A0AE7" w:rsidRPr="003C74EA" w:rsidRDefault="003F4AEA"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1526" w:name="_Toc290429766"/>
      <w:r w:rsidRPr="003C74EA">
        <w:rPr>
          <w:rFonts w:ascii="Times" w:hAnsi="Times" w:cs="Times New Roman"/>
          <w:color w:val="auto"/>
          <w:sz w:val="22"/>
          <w:szCs w:val="22"/>
          <w:lang w:val="en-GB"/>
        </w:rPr>
        <w:t>Benefits of Spring MVC framework</w:t>
      </w:r>
      <w:bookmarkEnd w:id="1526"/>
    </w:p>
    <w:p w14:paraId="3F0F9778" w14:textId="0C69940B" w:rsidR="002555A7" w:rsidRPr="003C74EA" w:rsidRDefault="003F4AEA" w:rsidP="003C74EA">
      <w:pPr>
        <w:spacing w:line="360" w:lineRule="auto"/>
        <w:ind w:firstLine="1276"/>
        <w:contextualSpacing/>
        <w:jc w:val="both"/>
        <w:rPr>
          <w:ins w:id="1527" w:author="Chara Katiri" w:date="2015-04-10T23:47:00Z"/>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Spring MVC Framework </w:t>
      </w:r>
      <w:r w:rsidR="006F27EA" w:rsidRPr="003C74EA">
        <w:rPr>
          <w:rFonts w:ascii="Times" w:eastAsia="Times New Roman" w:hAnsi="Times" w:cs="Times New Roman"/>
          <w:sz w:val="22"/>
          <w:szCs w:val="22"/>
          <w:shd w:val="clear" w:color="auto" w:fill="FFFFFF"/>
          <w:lang w:val="en-GB"/>
        </w:rPr>
        <w:t>was</w:t>
      </w:r>
      <w:r w:rsidRPr="003C74EA">
        <w:rPr>
          <w:rFonts w:ascii="Times" w:eastAsia="Times New Roman" w:hAnsi="Times" w:cs="Times New Roman"/>
          <w:sz w:val="22"/>
          <w:szCs w:val="22"/>
          <w:shd w:val="clear" w:color="auto" w:fill="FFFFFF"/>
          <w:lang w:val="en-GB"/>
        </w:rPr>
        <w:t xml:space="preserve"> chosen over other</w:t>
      </w:r>
      <w:r w:rsidR="00340F77" w:rsidRPr="003C74EA">
        <w:rPr>
          <w:rFonts w:ascii="Times" w:eastAsia="Times New Roman" w:hAnsi="Times" w:cs="Times New Roman"/>
          <w:sz w:val="22"/>
          <w:szCs w:val="22"/>
          <w:shd w:val="clear" w:color="auto" w:fill="FFFFFF"/>
          <w:lang w:val="en-GB"/>
        </w:rPr>
        <w:t xml:space="preserve"> MVC</w:t>
      </w:r>
      <w:r w:rsidRPr="003C74EA">
        <w:rPr>
          <w:rFonts w:ascii="Times" w:eastAsia="Times New Roman" w:hAnsi="Times" w:cs="Times New Roman"/>
          <w:sz w:val="22"/>
          <w:szCs w:val="22"/>
          <w:shd w:val="clear" w:color="auto" w:fill="FFFFFF"/>
          <w:lang w:val="en-GB"/>
        </w:rPr>
        <w:t xml:space="preserve"> technologies, such as </w:t>
      </w:r>
      <w:r w:rsidR="00340F77" w:rsidRPr="003C74EA">
        <w:rPr>
          <w:rFonts w:ascii="Times" w:eastAsia="Times New Roman" w:hAnsi="Times" w:cs="Times New Roman"/>
          <w:sz w:val="22"/>
          <w:szCs w:val="22"/>
          <w:shd w:val="clear" w:color="auto" w:fill="FFFFFF"/>
          <w:lang w:val="en-GB"/>
        </w:rPr>
        <w:t>St</w:t>
      </w:r>
      <w:r w:rsidR="00B55401" w:rsidRPr="003C74EA">
        <w:rPr>
          <w:rFonts w:ascii="Times" w:eastAsia="Times New Roman" w:hAnsi="Times" w:cs="Times New Roman"/>
          <w:sz w:val="22"/>
          <w:szCs w:val="22"/>
          <w:shd w:val="clear" w:color="auto" w:fill="FFFFFF"/>
          <w:lang w:val="en-GB"/>
        </w:rPr>
        <w:t>r</w:t>
      </w:r>
      <w:r w:rsidR="00340F77" w:rsidRPr="003C74EA">
        <w:rPr>
          <w:rFonts w:ascii="Times" w:eastAsia="Times New Roman" w:hAnsi="Times" w:cs="Times New Roman"/>
          <w:sz w:val="22"/>
          <w:szCs w:val="22"/>
          <w:shd w:val="clear" w:color="auto" w:fill="FFFFFF"/>
          <w:lang w:val="en-GB"/>
        </w:rPr>
        <w:t>uts</w:t>
      </w:r>
      <w:r w:rsidRPr="003C74EA">
        <w:rPr>
          <w:rFonts w:ascii="Times" w:eastAsia="Times New Roman" w:hAnsi="Times" w:cs="Times New Roman"/>
          <w:sz w:val="22"/>
          <w:szCs w:val="22"/>
          <w:shd w:val="clear" w:color="auto" w:fill="FFFFFF"/>
          <w:lang w:val="en-GB"/>
        </w:rPr>
        <w:t xml:space="preserve">, due to the support features it offers. </w:t>
      </w:r>
      <w:r w:rsidR="00B55401" w:rsidRPr="003C74EA">
        <w:rPr>
          <w:rFonts w:ascii="Times" w:eastAsia="Times New Roman" w:hAnsi="Times" w:cs="Times New Roman"/>
          <w:sz w:val="22"/>
          <w:szCs w:val="22"/>
          <w:shd w:val="clear" w:color="auto" w:fill="FFFFFF"/>
          <w:lang w:val="en-GB"/>
        </w:rPr>
        <w:t>Struts is a sophisticated framework, strictly focused on presentation. On the other hand, Spring</w:t>
      </w:r>
      <w:ins w:id="1528" w:author="Chara Katiri" w:date="2015-04-12T01:09:00Z">
        <w:r w:rsidR="007010A1" w:rsidRPr="003C74EA">
          <w:rPr>
            <w:rFonts w:ascii="Times" w:eastAsia="Times New Roman" w:hAnsi="Times" w:cs="Times New Roman"/>
            <w:sz w:val="22"/>
            <w:szCs w:val="22"/>
            <w:shd w:val="clear" w:color="auto" w:fill="FFFFFF"/>
            <w:lang w:val="en-GB"/>
          </w:rPr>
          <w:t xml:space="preserve"> </w:t>
        </w:r>
      </w:ins>
      <w:r w:rsidR="00B55401" w:rsidRPr="003C74EA">
        <w:rPr>
          <w:rFonts w:ascii="Times" w:eastAsia="Times New Roman" w:hAnsi="Times" w:cs="Times New Roman"/>
          <w:sz w:val="22"/>
          <w:szCs w:val="22"/>
          <w:shd w:val="clear" w:color="auto" w:fill="FFFFFF"/>
          <w:lang w:val="en-GB"/>
        </w:rPr>
        <w:t>is a “</w:t>
      </w:r>
      <w:r w:rsidR="006F27EA" w:rsidRPr="003C74EA">
        <w:rPr>
          <w:rFonts w:ascii="Times" w:eastAsia="Times New Roman" w:hAnsi="Times" w:cs="Times New Roman"/>
          <w:i/>
          <w:sz w:val="22"/>
          <w:szCs w:val="22"/>
          <w:shd w:val="clear" w:color="auto" w:fill="FFFFFF"/>
          <w:lang w:val="en-GB"/>
        </w:rPr>
        <w:t>Lightweight inversion of c</w:t>
      </w:r>
      <w:r w:rsidR="00B55401" w:rsidRPr="003C74EA">
        <w:rPr>
          <w:rFonts w:ascii="Times" w:eastAsia="Times New Roman" w:hAnsi="Times" w:cs="Times New Roman"/>
          <w:i/>
          <w:sz w:val="22"/>
          <w:szCs w:val="22"/>
          <w:shd w:val="clear" w:color="auto" w:fill="FFFFFF"/>
          <w:lang w:val="en-GB"/>
        </w:rPr>
        <w:t>ontrol and Aspect Oriented Container Framework</w:t>
      </w:r>
      <w:r w:rsidR="00B55401" w:rsidRPr="003C74EA">
        <w:rPr>
          <w:rFonts w:ascii="Times" w:eastAsia="Times New Roman" w:hAnsi="Times" w:cs="Times New Roman"/>
          <w:sz w:val="22"/>
          <w:szCs w:val="22"/>
          <w:shd w:val="clear" w:color="auto" w:fill="FFFFFF"/>
          <w:lang w:val="en-GB"/>
        </w:rPr>
        <w:t>”</w:t>
      </w:r>
      <w:r w:rsidR="006F27EA" w:rsidRPr="003C74EA">
        <w:rPr>
          <w:rFonts w:ascii="Times" w:eastAsia="Times New Roman" w:hAnsi="Times" w:cs="Times New Roman"/>
          <w:sz w:val="22"/>
          <w:szCs w:val="22"/>
          <w:shd w:val="clear" w:color="auto" w:fill="FFFFFF"/>
          <w:lang w:val="en-GB"/>
        </w:rPr>
        <w:t xml:space="preserve"> [10]</w:t>
      </w:r>
      <w:r w:rsidR="00B55401" w:rsidRPr="003C74EA">
        <w:rPr>
          <w:rFonts w:ascii="Times" w:eastAsia="Times New Roman" w:hAnsi="Times" w:cs="Times New Roman"/>
          <w:sz w:val="22"/>
          <w:szCs w:val="22"/>
          <w:shd w:val="clear" w:color="auto" w:fill="FFFFFF"/>
          <w:lang w:val="en-GB"/>
        </w:rPr>
        <w:t xml:space="preserve">. </w:t>
      </w:r>
      <w:r w:rsidRPr="003C74EA">
        <w:rPr>
          <w:rFonts w:ascii="Times" w:eastAsia="Times New Roman" w:hAnsi="Times" w:cs="Times New Roman"/>
          <w:sz w:val="22"/>
          <w:szCs w:val="22"/>
          <w:shd w:val="clear" w:color="auto" w:fill="FFFFFF"/>
          <w:lang w:val="en-GB"/>
        </w:rPr>
        <w:t>It’s a popular framework used by a lot of web developers because it offers qualit</w:t>
      </w:r>
      <w:r w:rsidR="00B55401" w:rsidRPr="003C74EA">
        <w:rPr>
          <w:rFonts w:ascii="Times" w:eastAsia="Times New Roman" w:hAnsi="Times" w:cs="Times New Roman"/>
          <w:sz w:val="22"/>
          <w:szCs w:val="22"/>
          <w:shd w:val="clear" w:color="auto" w:fill="FFFFFF"/>
          <w:lang w:val="en-GB"/>
        </w:rPr>
        <w:t xml:space="preserve">y from design to implementation, </w:t>
      </w:r>
      <w:commentRangeStart w:id="1529"/>
      <w:r w:rsidR="006F27EA" w:rsidRPr="003C74EA">
        <w:rPr>
          <w:rFonts w:ascii="Times" w:eastAsia="Times New Roman" w:hAnsi="Times" w:cs="Times New Roman"/>
          <w:sz w:val="22"/>
          <w:szCs w:val="22"/>
          <w:shd w:val="clear" w:color="auto" w:fill="FFFFFF"/>
          <w:lang w:val="en-GB"/>
        </w:rPr>
        <w:t>promotes</w:t>
      </w:r>
      <w:r w:rsidRPr="003C74EA">
        <w:rPr>
          <w:rFonts w:ascii="Times" w:eastAsia="Times New Roman" w:hAnsi="Times" w:cs="Times New Roman"/>
          <w:sz w:val="22"/>
          <w:szCs w:val="22"/>
          <w:shd w:val="clear" w:color="auto" w:fill="FFFFFF"/>
          <w:lang w:val="en-GB"/>
        </w:rPr>
        <w:t xml:space="preserve"> best practices</w:t>
      </w:r>
      <w:r w:rsidR="00B55401" w:rsidRPr="003C74EA">
        <w:rPr>
          <w:rFonts w:ascii="Times" w:eastAsia="Times New Roman" w:hAnsi="Times" w:cs="Times New Roman"/>
          <w:sz w:val="22"/>
          <w:szCs w:val="22"/>
          <w:shd w:val="clear" w:color="auto" w:fill="FFFFFF"/>
          <w:lang w:val="en-GB"/>
        </w:rPr>
        <w:t xml:space="preserve"> and it’s adaptable</w:t>
      </w:r>
      <w:r w:rsidRPr="003C74EA">
        <w:rPr>
          <w:rFonts w:ascii="Times" w:eastAsia="Times New Roman" w:hAnsi="Times" w:cs="Times New Roman"/>
          <w:sz w:val="22"/>
          <w:szCs w:val="22"/>
          <w:shd w:val="clear" w:color="auto" w:fill="FFFFFF"/>
          <w:lang w:val="en-GB"/>
        </w:rPr>
        <w:t xml:space="preserve">. </w:t>
      </w:r>
      <w:commentRangeEnd w:id="1529"/>
      <w:r w:rsidR="0020381B" w:rsidRPr="003C74EA">
        <w:rPr>
          <w:rStyle w:val="CommentReference"/>
          <w:rFonts w:ascii="Times" w:hAnsi="Times" w:cs="Times New Roman"/>
          <w:sz w:val="22"/>
          <w:szCs w:val="22"/>
        </w:rPr>
        <w:commentReference w:id="1529"/>
      </w:r>
      <w:ins w:id="1530" w:author="Chara Katiri" w:date="2015-04-12T01:17:00Z">
        <w:r w:rsidR="00C31C80" w:rsidRPr="003C74EA">
          <w:rPr>
            <w:rFonts w:ascii="Times" w:eastAsia="Times New Roman" w:hAnsi="Times" w:cs="Times New Roman"/>
            <w:sz w:val="22"/>
            <w:szCs w:val="22"/>
            <w:shd w:val="clear" w:color="auto" w:fill="FFFFFF"/>
            <w:lang w:val="en-GB"/>
          </w:rPr>
          <w:t>A detailed description of other benefits that Spring MVC Framework offers is shown below:</w:t>
        </w:r>
      </w:ins>
    </w:p>
    <w:p w14:paraId="2B7736DF" w14:textId="16819158" w:rsidR="00C31C80" w:rsidRPr="003C74EA" w:rsidRDefault="006B03E2">
      <w:pPr>
        <w:pStyle w:val="ListParagraph"/>
        <w:numPr>
          <w:ilvl w:val="0"/>
          <w:numId w:val="59"/>
        </w:numPr>
        <w:spacing w:line="360" w:lineRule="auto"/>
        <w:jc w:val="both"/>
        <w:rPr>
          <w:ins w:id="1531" w:author="Chara Katiri" w:date="2015-04-12T01:19:00Z"/>
          <w:rFonts w:ascii="Times" w:eastAsia="Times New Roman" w:hAnsi="Times" w:cs="Times New Roman"/>
          <w:sz w:val="22"/>
          <w:szCs w:val="22"/>
          <w:shd w:val="clear" w:color="auto" w:fill="FFFFFF"/>
          <w:lang w:val="en-GB"/>
          <w:rPrChange w:id="1532" w:author="Chara Katiri" w:date="2015-04-12T03:47:00Z">
            <w:rPr>
              <w:ins w:id="1533" w:author="Chara Katiri" w:date="2015-04-12T01:19:00Z"/>
              <w:shd w:val="clear" w:color="auto" w:fill="FFFFFF"/>
              <w:lang w:val="en-GB"/>
            </w:rPr>
          </w:rPrChange>
        </w:rPr>
        <w:pPrChange w:id="1534" w:author="Chara Katiri" w:date="2015-04-12T03:47:00Z">
          <w:pPr>
            <w:spacing w:line="360" w:lineRule="auto"/>
            <w:ind w:firstLine="720"/>
            <w:contextualSpacing/>
            <w:jc w:val="both"/>
          </w:pPr>
        </w:pPrChange>
      </w:pPr>
      <w:ins w:id="1535" w:author="Chara Katiri" w:date="2015-04-12T01:25:00Z">
        <w:r w:rsidRPr="003C74EA">
          <w:rPr>
            <w:rFonts w:ascii="Times" w:eastAsia="Times New Roman" w:hAnsi="Times" w:cs="Times New Roman"/>
            <w:i/>
            <w:sz w:val="22"/>
            <w:szCs w:val="22"/>
            <w:lang w:val="en-GB"/>
            <w:rPrChange w:id="1536" w:author="Chara Katiri" w:date="2015-04-12T03:47:00Z">
              <w:rPr>
                <w:lang w:val="en-GB"/>
              </w:rPr>
            </w:rPrChange>
          </w:rPr>
          <w:t>Separation of roles</w:t>
        </w:r>
      </w:ins>
      <w:ins w:id="1537" w:author="Chara Katiri" w:date="2015-04-12T01:19:00Z">
        <w:r w:rsidR="00C31C80" w:rsidRPr="003C74EA">
          <w:rPr>
            <w:rFonts w:ascii="Times" w:eastAsia="Times New Roman" w:hAnsi="Times" w:cs="Times New Roman"/>
            <w:i/>
            <w:sz w:val="22"/>
            <w:szCs w:val="22"/>
            <w:lang w:val="en-GB"/>
            <w:rPrChange w:id="1538" w:author="Chara Katiri" w:date="2015-04-12T03:47:00Z">
              <w:rPr>
                <w:lang w:val="en-GB"/>
              </w:rPr>
            </w:rPrChange>
          </w:rPr>
          <w:t>:</w:t>
        </w:r>
        <w:r w:rsidR="00C31C80" w:rsidRPr="003C74EA">
          <w:rPr>
            <w:rFonts w:ascii="Times" w:eastAsia="Times New Roman" w:hAnsi="Times" w:cs="Times New Roman"/>
            <w:sz w:val="22"/>
            <w:szCs w:val="22"/>
            <w:shd w:val="clear" w:color="auto" w:fill="FFFFFF"/>
            <w:lang w:val="en-GB"/>
            <w:rPrChange w:id="1539" w:author="Chara Katiri" w:date="2015-04-12T03:47:00Z">
              <w:rPr>
                <w:shd w:val="clear" w:color="auto" w:fill="FFFFFF"/>
                <w:lang w:val="en-GB"/>
              </w:rPr>
            </w:rPrChange>
          </w:rPr>
          <w:t xml:space="preserve"> The </w:t>
        </w:r>
      </w:ins>
      <w:ins w:id="1540" w:author="Chara Katiri" w:date="2015-04-12T01:22:00Z">
        <w:r w:rsidR="00C31C80" w:rsidRPr="003C74EA">
          <w:rPr>
            <w:rFonts w:ascii="Times" w:eastAsia="Times New Roman" w:hAnsi="Times" w:cs="Times New Roman"/>
            <w:sz w:val="22"/>
            <w:szCs w:val="22"/>
            <w:shd w:val="clear" w:color="auto" w:fill="FFFFFF"/>
            <w:lang w:val="en-GB"/>
            <w:rPrChange w:id="1541" w:author="Chara Katiri" w:date="2015-04-12T03:47:00Z">
              <w:rPr>
                <w:shd w:val="clear" w:color="auto" w:fill="FFFFFF"/>
                <w:lang w:val="en-GB"/>
              </w:rPr>
            </w:rPrChange>
          </w:rPr>
          <w:t xml:space="preserve">use POJO (Plain Old </w:t>
        </w:r>
      </w:ins>
      <w:ins w:id="1542" w:author="Chara Katiri" w:date="2015-04-12T01:23:00Z">
        <w:r w:rsidR="00BA2B08" w:rsidRPr="003C74EA">
          <w:rPr>
            <w:rFonts w:ascii="Times" w:eastAsia="Times New Roman" w:hAnsi="Times" w:cs="Times New Roman"/>
            <w:sz w:val="22"/>
            <w:szCs w:val="22"/>
            <w:shd w:val="clear" w:color="auto" w:fill="FFFFFF"/>
            <w:lang w:val="en-GB"/>
            <w:rPrChange w:id="1543" w:author="Chara Katiri" w:date="2015-04-12T03:47:00Z">
              <w:rPr>
                <w:shd w:val="clear" w:color="auto" w:fill="FFFFFF"/>
                <w:lang w:val="en-GB"/>
              </w:rPr>
            </w:rPrChange>
          </w:rPr>
          <w:t>Java Object</w:t>
        </w:r>
      </w:ins>
      <w:ins w:id="1544" w:author="Chara Katiri" w:date="2015-04-12T01:22:00Z">
        <w:r w:rsidR="00C31C80" w:rsidRPr="003C74EA">
          <w:rPr>
            <w:rFonts w:ascii="Times" w:eastAsia="Times New Roman" w:hAnsi="Times" w:cs="Times New Roman"/>
            <w:sz w:val="22"/>
            <w:szCs w:val="22"/>
            <w:shd w:val="clear" w:color="auto" w:fill="FFFFFF"/>
            <w:lang w:val="en-GB"/>
            <w:rPrChange w:id="1545" w:author="Chara Katiri" w:date="2015-04-12T03:47:00Z">
              <w:rPr>
                <w:shd w:val="clear" w:color="auto" w:fill="FFFFFF"/>
                <w:lang w:val="en-GB"/>
              </w:rPr>
            </w:rPrChange>
          </w:rPr>
          <w:t>)</w:t>
        </w:r>
      </w:ins>
      <w:ins w:id="1546" w:author="Chara Katiri" w:date="2015-04-12T01:23:00Z">
        <w:r w:rsidR="00BA2B08" w:rsidRPr="003C74EA">
          <w:rPr>
            <w:rFonts w:ascii="Times" w:eastAsia="Times New Roman" w:hAnsi="Times" w:cs="Times New Roman"/>
            <w:sz w:val="22"/>
            <w:szCs w:val="22"/>
            <w:shd w:val="clear" w:color="auto" w:fill="FFFFFF"/>
            <w:lang w:val="en-GB"/>
            <w:rPrChange w:id="1547" w:author="Chara Katiri" w:date="2015-04-12T03:47:00Z">
              <w:rPr>
                <w:shd w:val="clear" w:color="auto" w:fill="FFFFFF"/>
                <w:lang w:val="en-GB"/>
              </w:rPr>
            </w:rPrChange>
          </w:rPr>
          <w:t xml:space="preserve"> and the creation of specialised objects </w:t>
        </w:r>
      </w:ins>
      <w:ins w:id="1548" w:author="Chara Katiri" w:date="2015-04-12T01:19:00Z">
        <w:r w:rsidR="00C31C80" w:rsidRPr="003C74EA">
          <w:rPr>
            <w:rFonts w:ascii="Times" w:eastAsia="Times New Roman" w:hAnsi="Times" w:cs="Times New Roman"/>
            <w:sz w:val="22"/>
            <w:szCs w:val="22"/>
            <w:shd w:val="clear" w:color="auto" w:fill="FFFFFF"/>
            <w:lang w:val="en-GB"/>
            <w:rPrChange w:id="1549" w:author="Chara Katiri" w:date="2015-04-12T03:47:00Z">
              <w:rPr>
                <w:shd w:val="clear" w:color="auto" w:fill="FFFFFF"/>
                <w:lang w:val="en-GB"/>
              </w:rPr>
            </w:rPrChange>
          </w:rPr>
          <w:t>helps escape duplication and result in clear separation of roles</w:t>
        </w:r>
      </w:ins>
      <w:ins w:id="1550" w:author="Chara Katiri" w:date="2015-04-12T01:28:00Z">
        <w:r w:rsidRPr="003C74EA">
          <w:rPr>
            <w:rFonts w:ascii="Times" w:eastAsia="Times New Roman" w:hAnsi="Times" w:cs="Times New Roman"/>
            <w:sz w:val="22"/>
            <w:szCs w:val="22"/>
            <w:shd w:val="clear" w:color="auto" w:fill="FFFFFF"/>
            <w:lang w:val="en-GB"/>
            <w:rPrChange w:id="1551" w:author="Chara Katiri" w:date="2015-04-12T03:47:00Z">
              <w:rPr>
                <w:shd w:val="clear" w:color="auto" w:fill="FFFFFF"/>
                <w:lang w:val="en-GB"/>
              </w:rPr>
            </w:rPrChange>
          </w:rPr>
          <w:t>,</w:t>
        </w:r>
      </w:ins>
      <w:ins w:id="1552" w:author="Chara Katiri" w:date="2015-04-12T01:19:00Z">
        <w:r w:rsidR="00C31C80" w:rsidRPr="003C74EA">
          <w:rPr>
            <w:rFonts w:ascii="Times" w:eastAsia="Times New Roman" w:hAnsi="Times" w:cs="Times New Roman"/>
            <w:sz w:val="22"/>
            <w:szCs w:val="22"/>
            <w:shd w:val="clear" w:color="auto" w:fill="FFFFFF"/>
            <w:lang w:val="en-GB"/>
            <w:rPrChange w:id="1553" w:author="Chara Katiri" w:date="2015-04-12T03:47:00Z">
              <w:rPr>
                <w:shd w:val="clear" w:color="auto" w:fill="FFFFFF"/>
                <w:lang w:val="en-GB"/>
              </w:rPr>
            </w:rPrChange>
          </w:rPr>
          <w:t xml:space="preserve"> from presentation to business logic. </w:t>
        </w:r>
      </w:ins>
      <w:ins w:id="1554" w:author="Chara Katiri" w:date="2015-04-12T01:29:00Z">
        <w:r w:rsidRPr="003C74EA">
          <w:rPr>
            <w:rFonts w:ascii="Times" w:eastAsia="Times New Roman" w:hAnsi="Times" w:cs="Times New Roman"/>
            <w:sz w:val="22"/>
            <w:szCs w:val="22"/>
            <w:shd w:val="clear" w:color="auto" w:fill="FFFFFF"/>
            <w:lang w:val="en-GB"/>
            <w:rPrChange w:id="1555" w:author="Chara Katiri" w:date="2015-04-12T03:47:00Z">
              <w:rPr>
                <w:shd w:val="clear" w:color="auto" w:fill="FFFFFF"/>
                <w:lang w:val="en-GB"/>
              </w:rPr>
            </w:rPrChange>
          </w:rPr>
          <w:t>Those</w:t>
        </w:r>
      </w:ins>
      <w:ins w:id="1556" w:author="Chara Katiri" w:date="2015-04-12T01:26:00Z">
        <w:r w:rsidRPr="003C74EA">
          <w:rPr>
            <w:rFonts w:ascii="Times" w:eastAsia="Times New Roman" w:hAnsi="Times" w:cs="Times New Roman"/>
            <w:sz w:val="22"/>
            <w:szCs w:val="22"/>
            <w:shd w:val="clear" w:color="auto" w:fill="FFFFFF"/>
            <w:lang w:val="en-GB"/>
            <w:rPrChange w:id="1557" w:author="Chara Katiri" w:date="2015-04-12T03:47:00Z">
              <w:rPr>
                <w:shd w:val="clear" w:color="auto" w:fill="FFFFFF"/>
                <w:lang w:val="en-GB"/>
              </w:rPr>
            </w:rPrChange>
          </w:rPr>
          <w:t xml:space="preserve"> </w:t>
        </w:r>
      </w:ins>
      <w:ins w:id="1558" w:author="Chara Katiri" w:date="2015-04-12T01:19:00Z">
        <w:r w:rsidR="00C31C80" w:rsidRPr="003C74EA">
          <w:rPr>
            <w:rFonts w:ascii="Times" w:eastAsia="Times New Roman" w:hAnsi="Times" w:cs="Times New Roman"/>
            <w:sz w:val="22"/>
            <w:szCs w:val="22"/>
            <w:shd w:val="clear" w:color="auto" w:fill="FFFFFF"/>
            <w:lang w:val="en-GB"/>
            <w:rPrChange w:id="1559" w:author="Chara Katiri" w:date="2015-04-12T03:47:00Z">
              <w:rPr>
                <w:shd w:val="clear" w:color="auto" w:fill="FFFFFF"/>
                <w:lang w:val="en-GB"/>
              </w:rPr>
            </w:rPrChange>
          </w:rPr>
          <w:t>objects</w:t>
        </w:r>
      </w:ins>
      <w:ins w:id="1560" w:author="Chara Katiri" w:date="2015-04-12T01:26:00Z">
        <w:r w:rsidRPr="003C74EA">
          <w:rPr>
            <w:rFonts w:ascii="Times" w:eastAsia="Times New Roman" w:hAnsi="Times" w:cs="Times New Roman"/>
            <w:sz w:val="22"/>
            <w:szCs w:val="22"/>
            <w:shd w:val="clear" w:color="auto" w:fill="FFFFFF"/>
            <w:lang w:val="en-GB"/>
            <w:rPrChange w:id="1561" w:author="Chara Katiri" w:date="2015-04-12T03:47:00Z">
              <w:rPr>
                <w:shd w:val="clear" w:color="auto" w:fill="FFFFFF"/>
                <w:lang w:val="en-GB"/>
              </w:rPr>
            </w:rPrChange>
          </w:rPr>
          <w:t xml:space="preserve"> are implemented</w:t>
        </w:r>
      </w:ins>
      <w:ins w:id="1562" w:author="Chara Katiri" w:date="2015-04-12T01:19:00Z">
        <w:r w:rsidR="00C31C80" w:rsidRPr="003C74EA">
          <w:rPr>
            <w:rFonts w:ascii="Times" w:eastAsia="Times New Roman" w:hAnsi="Times" w:cs="Times New Roman"/>
            <w:sz w:val="22"/>
            <w:szCs w:val="22"/>
            <w:shd w:val="clear" w:color="auto" w:fill="FFFFFF"/>
            <w:lang w:val="en-GB"/>
            <w:rPrChange w:id="1563" w:author="Chara Katiri" w:date="2015-04-12T03:47:00Z">
              <w:rPr>
                <w:shd w:val="clear" w:color="auto" w:fill="FFFFFF"/>
                <w:lang w:val="en-GB"/>
              </w:rPr>
            </w:rPrChange>
          </w:rPr>
          <w:t xml:space="preserve"> in specialized classes</w:t>
        </w:r>
      </w:ins>
      <w:ins w:id="1564" w:author="Chara Katiri" w:date="2015-04-12T01:26:00Z">
        <w:r w:rsidRPr="003C74EA">
          <w:rPr>
            <w:rFonts w:ascii="Times" w:eastAsia="Times New Roman" w:hAnsi="Times" w:cs="Times New Roman"/>
            <w:sz w:val="22"/>
            <w:szCs w:val="22"/>
            <w:shd w:val="clear" w:color="auto" w:fill="FFFFFF"/>
            <w:lang w:val="en-GB"/>
            <w:rPrChange w:id="1565" w:author="Chara Katiri" w:date="2015-04-12T03:47:00Z">
              <w:rPr>
                <w:shd w:val="clear" w:color="auto" w:fill="FFFFFF"/>
                <w:lang w:val="en-GB"/>
              </w:rPr>
            </w:rPrChange>
          </w:rPr>
          <w:t>,</w:t>
        </w:r>
      </w:ins>
      <w:ins w:id="1566" w:author="Chara Katiri" w:date="2015-04-12T01:19:00Z">
        <w:r w:rsidR="00C31C80" w:rsidRPr="003C74EA">
          <w:rPr>
            <w:rFonts w:ascii="Times" w:eastAsia="Times New Roman" w:hAnsi="Times" w:cs="Times New Roman"/>
            <w:sz w:val="22"/>
            <w:szCs w:val="22"/>
            <w:shd w:val="clear" w:color="auto" w:fill="FFFFFF"/>
            <w:lang w:val="en-GB"/>
            <w:rPrChange w:id="1567" w:author="Chara Katiri" w:date="2015-04-12T03:47:00Z">
              <w:rPr>
                <w:shd w:val="clear" w:color="auto" w:fill="FFFFFF"/>
                <w:lang w:val="en-GB"/>
              </w:rPr>
            </w:rPrChange>
          </w:rPr>
          <w:t xml:space="preserve"> such as Model View Controller (MVC), DispatcherServlet and Handler Mapping. </w:t>
        </w:r>
      </w:ins>
      <w:ins w:id="1568" w:author="Chara Katiri" w:date="2015-04-12T01:30:00Z">
        <w:r w:rsidRPr="003C74EA">
          <w:rPr>
            <w:rFonts w:ascii="Times" w:eastAsia="Times New Roman" w:hAnsi="Times" w:cs="Times New Roman"/>
            <w:sz w:val="22"/>
            <w:szCs w:val="22"/>
            <w:shd w:val="clear" w:color="auto" w:fill="FFFFFF"/>
            <w:lang w:val="en-GB"/>
            <w:rPrChange w:id="1569" w:author="Chara Katiri" w:date="2015-04-12T03:47:00Z">
              <w:rPr>
                <w:shd w:val="clear" w:color="auto" w:fill="FFFFFF"/>
                <w:lang w:val="en-GB"/>
              </w:rPr>
            </w:rPrChange>
          </w:rPr>
          <w:t xml:space="preserve">In addition to this, the </w:t>
        </w:r>
      </w:ins>
      <w:ins w:id="1570" w:author="Chara Katiri" w:date="2015-04-12T01:19:00Z">
        <w:r w:rsidR="00C31C80" w:rsidRPr="003C74EA">
          <w:rPr>
            <w:rFonts w:ascii="Times" w:eastAsia="Times New Roman" w:hAnsi="Times" w:cs="Times New Roman"/>
            <w:sz w:val="22"/>
            <w:szCs w:val="22"/>
            <w:shd w:val="clear" w:color="auto" w:fill="FFFFFF"/>
            <w:lang w:val="en-GB"/>
            <w:rPrChange w:id="1571" w:author="Chara Katiri" w:date="2015-04-12T03:47:00Z">
              <w:rPr>
                <w:shd w:val="clear" w:color="auto" w:fill="FFFFFF"/>
                <w:lang w:val="en-GB"/>
              </w:rPr>
            </w:rPrChange>
          </w:rPr>
          <w:t xml:space="preserve">AOP module allows definition of method-interceptors and pointcuts to achieve separation of code that is used to implement functionality that must be separated [35]. </w:t>
        </w:r>
      </w:ins>
    </w:p>
    <w:p w14:paraId="3893EDE1" w14:textId="77777777" w:rsidR="006B03E2" w:rsidRPr="003C74EA" w:rsidRDefault="00C31C80">
      <w:pPr>
        <w:pStyle w:val="ListParagraph"/>
        <w:numPr>
          <w:ilvl w:val="0"/>
          <w:numId w:val="58"/>
        </w:numPr>
        <w:spacing w:line="360" w:lineRule="auto"/>
        <w:jc w:val="both"/>
        <w:rPr>
          <w:ins w:id="1572" w:author="Chara Katiri" w:date="2015-04-12T01:32:00Z"/>
          <w:rFonts w:ascii="Times" w:eastAsia="Times New Roman" w:hAnsi="Times" w:cs="Times New Roman"/>
          <w:sz w:val="22"/>
          <w:szCs w:val="22"/>
          <w:lang w:val="en-GB"/>
        </w:rPr>
        <w:pPrChange w:id="1573" w:author="Chara Katiri" w:date="2015-04-12T03:47:00Z">
          <w:pPr>
            <w:spacing w:line="360" w:lineRule="auto"/>
            <w:ind w:firstLine="720"/>
            <w:contextualSpacing/>
            <w:jc w:val="both"/>
          </w:pPr>
        </w:pPrChange>
      </w:pPr>
      <w:ins w:id="1574" w:author="Chara Katiri" w:date="2015-04-12T01:16:00Z">
        <w:r w:rsidRPr="003C74EA">
          <w:rPr>
            <w:rFonts w:ascii="Times" w:eastAsia="Times New Roman" w:hAnsi="Times" w:cs="Times New Roman"/>
            <w:i/>
            <w:sz w:val="22"/>
            <w:szCs w:val="22"/>
            <w:lang w:val="en-GB"/>
            <w:rPrChange w:id="1575" w:author="Chara Katiri" w:date="2015-04-12T03:47:00Z">
              <w:rPr>
                <w:lang w:val="en-GB"/>
              </w:rPr>
            </w:rPrChange>
          </w:rPr>
          <w:t>Modularity:</w:t>
        </w:r>
        <w:r w:rsidRPr="003C74EA">
          <w:rPr>
            <w:rFonts w:ascii="Times" w:eastAsia="Times New Roman" w:hAnsi="Times" w:cs="Times New Roman"/>
            <w:sz w:val="22"/>
            <w:szCs w:val="22"/>
            <w:lang w:val="en-GB"/>
            <w:rPrChange w:id="1576" w:author="Chara Katiri" w:date="2015-04-12T03:47:00Z">
              <w:rPr>
                <w:lang w:val="en-GB"/>
              </w:rPr>
            </w:rPrChange>
          </w:rPr>
          <w:t xml:space="preserve"> Spring Framework offers a number of modules. This is beneficial for the developers because they have the option to choose only the modules relevant to their application rather than having to include the entire framework. </w:t>
        </w:r>
      </w:ins>
    </w:p>
    <w:p w14:paraId="13ABF930" w14:textId="03B38AB4" w:rsidR="00EC3C16" w:rsidRPr="003C74EA" w:rsidRDefault="006B03E2">
      <w:pPr>
        <w:pStyle w:val="ListParagraph"/>
        <w:numPr>
          <w:ilvl w:val="0"/>
          <w:numId w:val="58"/>
        </w:numPr>
        <w:spacing w:line="360" w:lineRule="auto"/>
        <w:jc w:val="both"/>
        <w:rPr>
          <w:ins w:id="1577" w:author="Chara Katiri" w:date="2015-04-12T01:39:00Z"/>
          <w:rFonts w:ascii="Times" w:eastAsia="Times New Roman" w:hAnsi="Times" w:cs="Times New Roman"/>
          <w:sz w:val="22"/>
          <w:szCs w:val="22"/>
          <w:lang w:val="en-GB"/>
          <w:rPrChange w:id="1578" w:author="Chara Katiri" w:date="2015-04-12T03:47:00Z">
            <w:rPr>
              <w:ins w:id="1579" w:author="Chara Katiri" w:date="2015-04-12T01:39:00Z"/>
              <w:rFonts w:ascii="Times" w:eastAsia="Times New Roman" w:hAnsi="Times" w:cs="Times New Roman"/>
              <w:sz w:val="22"/>
              <w:szCs w:val="22"/>
              <w:shd w:val="clear" w:color="auto" w:fill="FFFFFF"/>
              <w:lang w:val="en-GB"/>
            </w:rPr>
          </w:rPrChange>
        </w:rPr>
        <w:pPrChange w:id="1580" w:author="Chara Katiri" w:date="2015-04-12T03:47:00Z">
          <w:pPr>
            <w:spacing w:line="360" w:lineRule="auto"/>
            <w:ind w:firstLine="720"/>
            <w:contextualSpacing/>
            <w:jc w:val="both"/>
          </w:pPr>
        </w:pPrChange>
      </w:pPr>
      <w:ins w:id="1581" w:author="Chara Katiri" w:date="2015-04-12T01:31:00Z">
        <w:r w:rsidRPr="003C74EA">
          <w:rPr>
            <w:rFonts w:ascii="Times" w:eastAsia="Times New Roman" w:hAnsi="Times" w:cs="Times New Roman"/>
            <w:i/>
            <w:sz w:val="22"/>
            <w:szCs w:val="22"/>
            <w:shd w:val="clear" w:color="auto" w:fill="FFFFFF"/>
            <w:lang w:val="en-GB"/>
            <w:rPrChange w:id="1582" w:author="Chara Katiri" w:date="2015-04-12T03:47:00Z">
              <w:rPr>
                <w:shd w:val="clear" w:color="auto" w:fill="FFFFFF"/>
                <w:lang w:val="en-GB"/>
              </w:rPr>
            </w:rPrChange>
          </w:rPr>
          <w:t>Reusable code:</w:t>
        </w:r>
        <w:r w:rsidRPr="003C74EA">
          <w:rPr>
            <w:rFonts w:ascii="Times" w:eastAsia="Times New Roman" w:hAnsi="Times" w:cs="Times New Roman"/>
            <w:sz w:val="22"/>
            <w:szCs w:val="22"/>
            <w:shd w:val="clear" w:color="auto" w:fill="FFFFFF"/>
            <w:lang w:val="en-GB"/>
            <w:rPrChange w:id="1583" w:author="Chara Katiri" w:date="2015-04-12T03:47:00Z">
              <w:rPr>
                <w:shd w:val="clear" w:color="auto" w:fill="FFFFFF"/>
                <w:lang w:val="en-GB"/>
              </w:rPr>
            </w:rPrChange>
          </w:rPr>
          <w:t xml:space="preserve"> </w:t>
        </w:r>
      </w:ins>
      <w:r w:rsidR="003F4AEA" w:rsidRPr="003C74EA">
        <w:rPr>
          <w:rFonts w:ascii="Times" w:eastAsia="Times New Roman" w:hAnsi="Times" w:cs="Times New Roman"/>
          <w:sz w:val="22"/>
          <w:szCs w:val="22"/>
          <w:shd w:val="clear" w:color="auto" w:fill="FFFFFF"/>
          <w:lang w:val="en-GB"/>
          <w:rPrChange w:id="1584" w:author="Chara Katiri" w:date="2015-04-12T03:47:00Z">
            <w:rPr>
              <w:shd w:val="clear" w:color="auto" w:fill="FFFFFF"/>
              <w:lang w:val="en-GB"/>
            </w:rPr>
          </w:rPrChange>
        </w:rPr>
        <w:t>The use of existing business objects allows reusability of code</w:t>
      </w:r>
      <w:ins w:id="1585" w:author="Chara Katiri" w:date="2015-04-12T01:33:00Z">
        <w:r w:rsidR="00EC3C16" w:rsidRPr="003C74EA">
          <w:rPr>
            <w:rFonts w:ascii="Times" w:eastAsia="Times New Roman" w:hAnsi="Times" w:cs="Times New Roman"/>
            <w:sz w:val="22"/>
            <w:szCs w:val="22"/>
            <w:shd w:val="clear" w:color="auto" w:fill="FFFFFF"/>
            <w:lang w:val="en-GB"/>
          </w:rPr>
          <w:t xml:space="preserve"> and therefore </w:t>
        </w:r>
      </w:ins>
      <w:ins w:id="1586" w:author="Chara Katiri" w:date="2015-04-12T01:39:00Z">
        <w:r w:rsidR="00EC3C16" w:rsidRPr="003C74EA">
          <w:rPr>
            <w:rFonts w:ascii="Times" w:eastAsia="Times New Roman" w:hAnsi="Times" w:cs="Times New Roman"/>
            <w:sz w:val="22"/>
            <w:szCs w:val="22"/>
            <w:shd w:val="clear" w:color="auto" w:fill="FFFFFF"/>
            <w:lang w:val="en-GB"/>
          </w:rPr>
          <w:t>reduces definition of those o</w:t>
        </w:r>
      </w:ins>
      <w:ins w:id="1587" w:author="Chara Katiri" w:date="2015-04-12T01:40:00Z">
        <w:r w:rsidR="00EC3C16" w:rsidRPr="003C74EA">
          <w:rPr>
            <w:rFonts w:ascii="Times" w:eastAsia="Times New Roman" w:hAnsi="Times" w:cs="Times New Roman"/>
            <w:sz w:val="22"/>
            <w:szCs w:val="22"/>
            <w:shd w:val="clear" w:color="auto" w:fill="FFFFFF"/>
            <w:lang w:val="en-GB"/>
          </w:rPr>
          <w:t>bjects and duplication of</w:t>
        </w:r>
      </w:ins>
      <w:ins w:id="1588" w:author="Chara Katiri" w:date="2015-04-12T01:37:00Z">
        <w:r w:rsidR="00EC3C16" w:rsidRPr="003C74EA">
          <w:rPr>
            <w:rFonts w:ascii="Times" w:eastAsia="Times New Roman" w:hAnsi="Times" w:cs="Times New Roman"/>
            <w:sz w:val="22"/>
            <w:szCs w:val="22"/>
            <w:shd w:val="clear" w:color="auto" w:fill="FFFFFF"/>
            <w:lang w:val="en-GB"/>
          </w:rPr>
          <w:t xml:space="preserve"> </w:t>
        </w:r>
      </w:ins>
      <w:ins w:id="1589" w:author="Chara Katiri" w:date="2015-04-12T01:33:00Z">
        <w:r w:rsidR="00EC3C16" w:rsidRPr="003C74EA">
          <w:rPr>
            <w:rFonts w:ascii="Times" w:eastAsia="Times New Roman" w:hAnsi="Times" w:cs="Times New Roman"/>
            <w:sz w:val="22"/>
            <w:szCs w:val="22"/>
            <w:shd w:val="clear" w:color="auto" w:fill="FFFFFF"/>
            <w:lang w:val="en-GB"/>
          </w:rPr>
          <w:t>code</w:t>
        </w:r>
      </w:ins>
      <w:r w:rsidR="003F4AEA" w:rsidRPr="003C74EA">
        <w:rPr>
          <w:rFonts w:ascii="Times" w:eastAsia="Times New Roman" w:hAnsi="Times" w:cs="Times New Roman"/>
          <w:sz w:val="22"/>
          <w:szCs w:val="22"/>
          <w:shd w:val="clear" w:color="auto" w:fill="FFFFFF"/>
          <w:lang w:val="en-GB"/>
          <w:rPrChange w:id="1590" w:author="Chara Katiri" w:date="2015-04-12T03:47:00Z">
            <w:rPr>
              <w:shd w:val="clear" w:color="auto" w:fill="FFFFFF"/>
              <w:lang w:val="en-GB"/>
            </w:rPr>
          </w:rPrChange>
        </w:rPr>
        <w:t>.</w:t>
      </w:r>
      <w:ins w:id="1591" w:author="Chara Katiri" w:date="2015-04-10T23:48:00Z">
        <w:r w:rsidR="002555A7" w:rsidRPr="003C74EA">
          <w:rPr>
            <w:rFonts w:ascii="Times" w:eastAsia="Times New Roman" w:hAnsi="Times" w:cs="Times New Roman"/>
            <w:sz w:val="22"/>
            <w:szCs w:val="22"/>
            <w:shd w:val="clear" w:color="auto" w:fill="FFFFFF"/>
            <w:lang w:val="en-GB"/>
            <w:rPrChange w:id="1592" w:author="Chara Katiri" w:date="2015-04-12T03:47:00Z">
              <w:rPr>
                <w:shd w:val="clear" w:color="auto" w:fill="FFFFFF"/>
                <w:lang w:val="en-GB"/>
              </w:rPr>
            </w:rPrChange>
          </w:rPr>
          <w:t xml:space="preserve"> The </w:t>
        </w:r>
      </w:ins>
      <w:ins w:id="1593" w:author="Chara Katiri" w:date="2015-04-11T00:04:00Z">
        <w:r w:rsidR="00D82A93" w:rsidRPr="003C74EA">
          <w:rPr>
            <w:rFonts w:ascii="Times" w:eastAsia="Times New Roman" w:hAnsi="Times" w:cs="Times New Roman"/>
            <w:sz w:val="22"/>
            <w:szCs w:val="22"/>
            <w:shd w:val="clear" w:color="auto" w:fill="FFFFFF"/>
            <w:lang w:val="en-GB"/>
            <w:rPrChange w:id="1594" w:author="Chara Katiri" w:date="2015-04-12T03:47:00Z">
              <w:rPr>
                <w:shd w:val="clear" w:color="auto" w:fill="FFFFFF"/>
                <w:lang w:val="en-GB"/>
              </w:rPr>
            </w:rPrChange>
          </w:rPr>
          <w:t>application classes are configured as JavaBeans and</w:t>
        </w:r>
      </w:ins>
      <w:ins w:id="1595" w:author="Chara Katiri" w:date="2015-04-11T00:08:00Z">
        <w:r w:rsidR="00D82A93" w:rsidRPr="003C74EA">
          <w:rPr>
            <w:rFonts w:ascii="Times" w:eastAsia="Times New Roman" w:hAnsi="Times" w:cs="Times New Roman"/>
            <w:sz w:val="22"/>
            <w:szCs w:val="22"/>
            <w:shd w:val="clear" w:color="auto" w:fill="FFFFFF"/>
            <w:lang w:val="en-GB"/>
            <w:rPrChange w:id="1596" w:author="Chara Katiri" w:date="2015-04-12T03:47:00Z">
              <w:rPr>
                <w:shd w:val="clear" w:color="auto" w:fill="FFFFFF"/>
                <w:lang w:val="en-GB"/>
              </w:rPr>
            </w:rPrChange>
          </w:rPr>
          <w:t xml:space="preserve"> therefore reference </w:t>
        </w:r>
      </w:ins>
      <w:ins w:id="1597" w:author="Chara Katiri" w:date="2015-04-12T01:32:00Z">
        <w:r w:rsidRPr="003C74EA">
          <w:rPr>
            <w:rFonts w:ascii="Times" w:eastAsia="Times New Roman" w:hAnsi="Times" w:cs="Times New Roman"/>
            <w:sz w:val="22"/>
            <w:szCs w:val="22"/>
            <w:shd w:val="clear" w:color="auto" w:fill="FFFFFF"/>
            <w:lang w:val="en-GB"/>
          </w:rPr>
          <w:t xml:space="preserve">can be made </w:t>
        </w:r>
      </w:ins>
      <w:ins w:id="1598" w:author="Chara Katiri" w:date="2015-04-11T00:08:00Z">
        <w:r w:rsidR="00D82A93" w:rsidRPr="003C74EA">
          <w:rPr>
            <w:rFonts w:ascii="Times" w:eastAsia="Times New Roman" w:hAnsi="Times" w:cs="Times New Roman"/>
            <w:sz w:val="22"/>
            <w:szCs w:val="22"/>
            <w:shd w:val="clear" w:color="auto" w:fill="FFFFFF"/>
            <w:lang w:val="en-GB"/>
            <w:rPrChange w:id="1599" w:author="Chara Katiri" w:date="2015-04-12T03:47:00Z">
              <w:rPr>
                <w:shd w:val="clear" w:color="auto" w:fill="FFFFFF"/>
                <w:lang w:val="en-GB"/>
              </w:rPr>
            </w:rPrChange>
          </w:rPr>
          <w:t xml:space="preserve">from the web controller to the business object. </w:t>
        </w:r>
      </w:ins>
    </w:p>
    <w:p w14:paraId="3C87CAF4" w14:textId="3F18CE42" w:rsidR="003F4AEA" w:rsidRPr="003C74EA" w:rsidRDefault="00EC3C16">
      <w:pPr>
        <w:pStyle w:val="ListParagraph"/>
        <w:numPr>
          <w:ilvl w:val="0"/>
          <w:numId w:val="58"/>
        </w:numPr>
        <w:spacing w:line="360" w:lineRule="auto"/>
        <w:jc w:val="both"/>
        <w:rPr>
          <w:rFonts w:ascii="Times" w:eastAsia="Times New Roman" w:hAnsi="Times" w:cs="Times New Roman"/>
          <w:sz w:val="22"/>
          <w:szCs w:val="22"/>
          <w:lang w:val="en-GB"/>
          <w:rPrChange w:id="1600" w:author="Chara Katiri" w:date="2015-04-12T03:47:00Z">
            <w:rPr>
              <w:shd w:val="clear" w:color="auto" w:fill="FFFFFF"/>
              <w:lang w:val="en-GB"/>
            </w:rPr>
          </w:rPrChange>
        </w:rPr>
        <w:pPrChange w:id="1601" w:author="Chara Katiri" w:date="2015-04-12T03:47:00Z">
          <w:pPr>
            <w:spacing w:line="360" w:lineRule="auto"/>
            <w:ind w:firstLine="720"/>
            <w:contextualSpacing/>
            <w:jc w:val="both"/>
          </w:pPr>
        </w:pPrChange>
      </w:pPr>
      <w:ins w:id="1602" w:author="Chara Katiri" w:date="2015-04-12T01:38:00Z">
        <w:r w:rsidRPr="003C74EA">
          <w:rPr>
            <w:rFonts w:ascii="Times" w:eastAsia="Times New Roman" w:hAnsi="Times" w:cs="Times New Roman"/>
            <w:i/>
            <w:sz w:val="22"/>
            <w:szCs w:val="22"/>
            <w:shd w:val="clear" w:color="auto" w:fill="FFFFFF"/>
            <w:lang w:val="en-GB"/>
            <w:rPrChange w:id="1603" w:author="Chara Katiri" w:date="2015-04-12T03:47:00Z">
              <w:rPr>
                <w:shd w:val="clear" w:color="auto" w:fill="FFFFFF"/>
                <w:lang w:val="en-GB"/>
              </w:rPr>
            </w:rPrChange>
          </w:rPr>
          <w:t>Flexibility and maintainability</w:t>
        </w:r>
        <w:r w:rsidRPr="003C74EA">
          <w:rPr>
            <w:rFonts w:ascii="Times" w:eastAsia="Times New Roman" w:hAnsi="Times" w:cs="Times New Roman"/>
            <w:sz w:val="22"/>
            <w:szCs w:val="22"/>
            <w:shd w:val="clear" w:color="auto" w:fill="FFFFFF"/>
            <w:lang w:val="en-GB"/>
            <w:rPrChange w:id="1604" w:author="Chara Katiri" w:date="2015-04-12T03:47:00Z">
              <w:rPr>
                <w:shd w:val="clear" w:color="auto" w:fill="FFFFFF"/>
                <w:lang w:val="en-GB"/>
              </w:rPr>
            </w:rPrChange>
          </w:rPr>
          <w:t xml:space="preserve">: </w:t>
        </w:r>
      </w:ins>
      <w:ins w:id="1605" w:author="Chara Katiri" w:date="2015-04-11T00:16:00Z">
        <w:r w:rsidR="004E0424" w:rsidRPr="003C74EA">
          <w:rPr>
            <w:rFonts w:ascii="Times" w:eastAsia="Times New Roman" w:hAnsi="Times" w:cs="Times New Roman"/>
            <w:sz w:val="22"/>
            <w:szCs w:val="22"/>
            <w:shd w:val="clear" w:color="auto" w:fill="FFFFFF"/>
            <w:lang w:val="en-GB"/>
            <w:rPrChange w:id="1606" w:author="Chara Katiri" w:date="2015-04-12T03:47:00Z">
              <w:rPr>
                <w:shd w:val="clear" w:color="auto" w:fill="FFFFFF"/>
                <w:lang w:val="en-GB"/>
              </w:rPr>
            </w:rPrChange>
          </w:rPr>
          <w:t xml:space="preserve">Name and value maps support integration with any View and therefore the system </w:t>
        </w:r>
      </w:ins>
      <w:ins w:id="1607" w:author="Chara Katiri" w:date="2015-04-11T00:17:00Z">
        <w:r w:rsidR="004E0424" w:rsidRPr="003C74EA">
          <w:rPr>
            <w:rFonts w:ascii="Times" w:eastAsia="Times New Roman" w:hAnsi="Times" w:cs="Times New Roman"/>
            <w:sz w:val="22"/>
            <w:szCs w:val="22"/>
            <w:shd w:val="clear" w:color="auto" w:fill="FFFFFF"/>
            <w:lang w:val="en-GB"/>
            <w:rPrChange w:id="1608" w:author="Chara Katiri" w:date="2015-04-12T03:47:00Z">
              <w:rPr>
                <w:shd w:val="clear" w:color="auto" w:fill="FFFFFF"/>
                <w:lang w:val="en-GB"/>
              </w:rPr>
            </w:rPrChange>
          </w:rPr>
          <w:t>flexibility is increase</w:t>
        </w:r>
      </w:ins>
      <w:ins w:id="1609" w:author="Chara Katiri" w:date="2015-04-11T00:19:00Z">
        <w:r w:rsidR="004E0424" w:rsidRPr="003C74EA">
          <w:rPr>
            <w:rFonts w:ascii="Times" w:eastAsia="Times New Roman" w:hAnsi="Times" w:cs="Times New Roman"/>
            <w:sz w:val="22"/>
            <w:szCs w:val="22"/>
            <w:shd w:val="clear" w:color="auto" w:fill="FFFFFF"/>
            <w:lang w:val="en-GB"/>
            <w:rPrChange w:id="1610" w:author="Chara Katiri" w:date="2015-04-12T03:47:00Z">
              <w:rPr>
                <w:shd w:val="clear" w:color="auto" w:fill="FFFFFF"/>
                <w:lang w:val="en-GB"/>
              </w:rPr>
            </w:rPrChange>
          </w:rPr>
          <w:t>d</w:t>
        </w:r>
      </w:ins>
      <w:ins w:id="1611" w:author="Chara Katiri" w:date="2015-04-11T00:17:00Z">
        <w:r w:rsidR="004E0424" w:rsidRPr="003C74EA">
          <w:rPr>
            <w:rFonts w:ascii="Times" w:eastAsia="Times New Roman" w:hAnsi="Times" w:cs="Times New Roman"/>
            <w:sz w:val="22"/>
            <w:szCs w:val="22"/>
            <w:shd w:val="clear" w:color="auto" w:fill="FFFFFF"/>
            <w:lang w:val="en-GB"/>
            <w:rPrChange w:id="1612" w:author="Chara Katiri" w:date="2015-04-12T03:47:00Z">
              <w:rPr>
                <w:shd w:val="clear" w:color="auto" w:fill="FFFFFF"/>
                <w:lang w:val="en-GB"/>
              </w:rPr>
            </w:rPrChange>
          </w:rPr>
          <w:t xml:space="preserve">. </w:t>
        </w:r>
      </w:ins>
      <w:ins w:id="1613" w:author="Chara Katiri" w:date="2015-04-11T00:27:00Z">
        <w:r w:rsidR="0020381B" w:rsidRPr="003C74EA">
          <w:rPr>
            <w:rFonts w:ascii="Times" w:eastAsia="Times New Roman" w:hAnsi="Times" w:cs="Times New Roman"/>
            <w:sz w:val="22"/>
            <w:szCs w:val="22"/>
            <w:shd w:val="clear" w:color="auto" w:fill="FFFFFF"/>
            <w:lang w:val="en-GB"/>
            <w:rPrChange w:id="1614" w:author="Chara Katiri" w:date="2015-04-12T03:47:00Z">
              <w:rPr>
                <w:shd w:val="clear" w:color="auto" w:fill="FFFFFF"/>
                <w:lang w:val="en-GB"/>
              </w:rPr>
            </w:rPrChange>
          </w:rPr>
          <w:t xml:space="preserve">Also, </w:t>
        </w:r>
      </w:ins>
      <w:ins w:id="1615" w:author="Chara Katiri" w:date="2015-04-11T00:22:00Z">
        <w:r w:rsidR="0020381B" w:rsidRPr="003C74EA">
          <w:rPr>
            <w:rFonts w:ascii="Times" w:eastAsia="Times New Roman" w:hAnsi="Times" w:cs="Times New Roman"/>
            <w:sz w:val="22"/>
            <w:szCs w:val="22"/>
            <w:shd w:val="clear" w:color="auto" w:fill="FFFFFF"/>
            <w:lang w:val="en-GB"/>
            <w:rPrChange w:id="1616" w:author="Chara Katiri" w:date="2015-04-12T03:47:00Z">
              <w:rPr>
                <w:shd w:val="clear" w:color="auto" w:fill="FFFFFF"/>
                <w:lang w:val="en-GB"/>
              </w:rPr>
            </w:rPrChange>
          </w:rPr>
          <w:t xml:space="preserve">implementation of </w:t>
        </w:r>
      </w:ins>
      <w:ins w:id="1617" w:author="Chara Katiri" w:date="2015-04-11T00:23:00Z">
        <w:r w:rsidR="0020381B" w:rsidRPr="003C74EA">
          <w:rPr>
            <w:rFonts w:ascii="Times" w:eastAsia="Times New Roman" w:hAnsi="Times" w:cs="Times New Roman"/>
            <w:sz w:val="22"/>
            <w:szCs w:val="22"/>
            <w:shd w:val="clear" w:color="auto" w:fill="FFFFFF"/>
            <w:lang w:val="en-GB"/>
            <w:rPrChange w:id="1618" w:author="Chara Katiri" w:date="2015-04-12T03:47:00Z">
              <w:rPr>
                <w:shd w:val="clear" w:color="auto" w:fill="FFFFFF"/>
                <w:lang w:val="en-GB"/>
              </w:rPr>
            </w:rPrChange>
          </w:rPr>
          <w:t xml:space="preserve">a number of </w:t>
        </w:r>
      </w:ins>
      <w:ins w:id="1619" w:author="Chara Katiri" w:date="2015-04-11T00:22:00Z">
        <w:r w:rsidR="0020381B" w:rsidRPr="003C74EA">
          <w:rPr>
            <w:rFonts w:ascii="Times" w:eastAsia="Times New Roman" w:hAnsi="Times" w:cs="Times New Roman"/>
            <w:sz w:val="22"/>
            <w:szCs w:val="22"/>
            <w:shd w:val="clear" w:color="auto" w:fill="FFFFFF"/>
            <w:lang w:val="en-GB"/>
            <w:rPrChange w:id="1620" w:author="Chara Katiri" w:date="2015-04-12T03:47:00Z">
              <w:rPr>
                <w:shd w:val="clear" w:color="auto" w:fill="FFFFFF"/>
                <w:lang w:val="en-GB"/>
              </w:rPr>
            </w:rPrChange>
          </w:rPr>
          <w:t xml:space="preserve">separate controllers instead of a single controller </w:t>
        </w:r>
      </w:ins>
      <w:ins w:id="1621" w:author="Chara Katiri" w:date="2015-04-11T00:23:00Z">
        <w:r w:rsidR="0020381B" w:rsidRPr="003C74EA">
          <w:rPr>
            <w:rFonts w:ascii="Times" w:eastAsia="Times New Roman" w:hAnsi="Times" w:cs="Times New Roman"/>
            <w:sz w:val="22"/>
            <w:szCs w:val="22"/>
            <w:shd w:val="clear" w:color="auto" w:fill="FFFFFF"/>
            <w:lang w:val="en-GB"/>
            <w:rPrChange w:id="1622" w:author="Chara Katiri" w:date="2015-04-12T03:47:00Z">
              <w:rPr>
                <w:shd w:val="clear" w:color="auto" w:fill="FFFFFF"/>
                <w:lang w:val="en-GB"/>
              </w:rPr>
            </w:rPrChange>
          </w:rPr>
          <w:t xml:space="preserve">for </w:t>
        </w:r>
      </w:ins>
      <w:ins w:id="1623" w:author="Chara Katiri" w:date="2015-04-11T00:25:00Z">
        <w:r w:rsidR="0020381B" w:rsidRPr="003C74EA">
          <w:rPr>
            <w:rFonts w:ascii="Times" w:eastAsia="Times New Roman" w:hAnsi="Times" w:cs="Times New Roman"/>
            <w:sz w:val="22"/>
            <w:szCs w:val="22"/>
            <w:shd w:val="clear" w:color="auto" w:fill="FFFFFF"/>
            <w:lang w:val="en-GB"/>
            <w:rPrChange w:id="1624" w:author="Chara Katiri" w:date="2015-04-12T03:47:00Z">
              <w:rPr>
                <w:shd w:val="clear" w:color="auto" w:fill="FFFFFF"/>
                <w:lang w:val="en-GB"/>
              </w:rPr>
            </w:rPrChange>
          </w:rPr>
          <w:t>everything helps</w:t>
        </w:r>
      </w:ins>
      <w:ins w:id="1625" w:author="Chara Katiri" w:date="2015-04-11T00:24:00Z">
        <w:r w:rsidR="0020381B" w:rsidRPr="003C74EA">
          <w:rPr>
            <w:rFonts w:ascii="Times" w:eastAsia="Times New Roman" w:hAnsi="Times" w:cs="Times New Roman"/>
            <w:sz w:val="22"/>
            <w:szCs w:val="22"/>
            <w:shd w:val="clear" w:color="auto" w:fill="FFFFFF"/>
            <w:lang w:val="en-GB"/>
            <w:rPrChange w:id="1626" w:author="Chara Katiri" w:date="2015-04-12T03:47:00Z">
              <w:rPr>
                <w:shd w:val="clear" w:color="auto" w:fill="FFFFFF"/>
                <w:lang w:val="en-GB"/>
              </w:rPr>
            </w:rPrChange>
          </w:rPr>
          <w:t xml:space="preserve"> improve maintainability of the application [</w:t>
        </w:r>
      </w:ins>
      <w:r w:rsidR="003F4AEA" w:rsidRPr="003C74EA">
        <w:rPr>
          <w:rFonts w:ascii="Times" w:eastAsia="Times New Roman" w:hAnsi="Times" w:cs="Times New Roman"/>
          <w:sz w:val="22"/>
          <w:szCs w:val="22"/>
          <w:shd w:val="clear" w:color="auto" w:fill="FFFFFF"/>
          <w:lang w:val="en-GB"/>
          <w:rPrChange w:id="1627" w:author="Chara Katiri" w:date="2015-04-12T03:47:00Z">
            <w:rPr>
              <w:shd w:val="clear" w:color="auto" w:fill="FFFFFF"/>
              <w:lang w:val="en-GB"/>
            </w:rPr>
          </w:rPrChange>
        </w:rPr>
        <w:t>10].</w:t>
      </w:r>
    </w:p>
    <w:p w14:paraId="418CD680" w14:textId="6E947997" w:rsidR="001A0FC2" w:rsidRPr="003C74EA" w:rsidRDefault="001A0FC2">
      <w:pPr>
        <w:spacing w:line="360" w:lineRule="auto"/>
        <w:contextualSpacing/>
        <w:jc w:val="both"/>
        <w:rPr>
          <w:ins w:id="1628" w:author="Chara Katiri" w:date="2015-04-11T20:04:00Z"/>
          <w:rFonts w:ascii="Times" w:hAnsi="Times" w:cs="Times New Roman"/>
          <w:sz w:val="22"/>
          <w:szCs w:val="22"/>
        </w:rPr>
        <w:pPrChange w:id="1629" w:author="Chara Katiri" w:date="2015-04-12T03:47: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3C74EA" w:rsidRDefault="003F4AEA"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1630" w:name="_Toc290429767"/>
      <w:r w:rsidRPr="003C74EA">
        <w:rPr>
          <w:rFonts w:ascii="Times" w:hAnsi="Times" w:cs="Times New Roman"/>
          <w:color w:val="auto"/>
          <w:sz w:val="22"/>
          <w:szCs w:val="22"/>
          <w:lang w:val="en-GB"/>
        </w:rPr>
        <w:t>Features of Spring MVC framework</w:t>
      </w:r>
      <w:bookmarkEnd w:id="1630"/>
      <w:r w:rsidRPr="003C74EA">
        <w:rPr>
          <w:rFonts w:ascii="Times" w:hAnsi="Times" w:cs="Times New Roman"/>
          <w:color w:val="auto"/>
          <w:sz w:val="22"/>
          <w:szCs w:val="22"/>
          <w:lang w:val="en-GB"/>
        </w:rPr>
        <w:t xml:space="preserve"> </w:t>
      </w:r>
    </w:p>
    <w:p w14:paraId="75E09638" w14:textId="77777777" w:rsidR="007E7DE8" w:rsidRPr="003C74EA" w:rsidRDefault="007E7DE8" w:rsidP="003C74EA">
      <w:pPr>
        <w:spacing w:line="360" w:lineRule="auto"/>
        <w:contextualSpacing/>
        <w:jc w:val="both"/>
        <w:rPr>
          <w:rFonts w:ascii="Times" w:hAnsi="Times" w:cs="Times New Roman"/>
          <w:sz w:val="22"/>
          <w:szCs w:val="22"/>
        </w:rPr>
      </w:pPr>
    </w:p>
    <w:p w14:paraId="77CFD999" w14:textId="3B422D1D" w:rsidR="003F4AEA" w:rsidRPr="003C74EA" w:rsidRDefault="003F4AEA"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Model, View, Controller (MVC)</w:t>
      </w:r>
      <w:ins w:id="1631" w:author="Chara Katiri" w:date="2015-04-11T04:31:00Z">
        <w:r w:rsidR="004E74C1" w:rsidRPr="003C74EA">
          <w:rPr>
            <w:rFonts w:ascii="Times" w:eastAsia="Times New Roman" w:hAnsi="Times" w:cs="Times New Roman"/>
            <w:i/>
            <w:sz w:val="22"/>
            <w:szCs w:val="22"/>
            <w:shd w:val="clear" w:color="auto" w:fill="FFFFFF"/>
            <w:lang w:val="en-GB"/>
          </w:rPr>
          <w:t xml:space="preserve"> design pattern</w:t>
        </w:r>
      </w:ins>
      <w:r w:rsidRPr="003C74EA">
        <w:rPr>
          <w:rFonts w:ascii="Times" w:eastAsia="Times New Roman" w:hAnsi="Times" w:cs="Times New Roman"/>
          <w:i/>
          <w:sz w:val="22"/>
          <w:szCs w:val="22"/>
          <w:shd w:val="clear" w:color="auto" w:fill="FFFFFF"/>
          <w:lang w:val="en-GB"/>
        </w:rPr>
        <w:t xml:space="preserve">: </w:t>
      </w:r>
    </w:p>
    <w:p w14:paraId="57140A41" w14:textId="599C3869" w:rsidR="006F27EA" w:rsidRPr="003C74EA" w:rsidRDefault="003F4AEA" w:rsidP="003C74EA">
      <w:pPr>
        <w:spacing w:line="360" w:lineRule="auto"/>
        <w:contextualSpacing/>
        <w:jc w:val="both"/>
        <w:rPr>
          <w:ins w:id="1632" w:author="Chara Katiri" w:date="2015-04-11T04:51:00Z"/>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Model View Controller is a well-established software architectural pattern. It’s used in web application development in order to separate the business logic from the user interface [11]. The MVC consists of three modules: Model, View and Controller. </w:t>
      </w:r>
      <w:ins w:id="1633" w:author="Chara Katiri" w:date="2015-04-12T01:52:00Z">
        <w:r w:rsidR="007C46C9" w:rsidRPr="003C74EA">
          <w:rPr>
            <w:rFonts w:ascii="Times" w:eastAsia="Times New Roman" w:hAnsi="Times" w:cs="Times New Roman"/>
            <w:sz w:val="22"/>
            <w:szCs w:val="22"/>
            <w:lang w:val="en-GB"/>
          </w:rPr>
          <w:t xml:space="preserve">The </w:t>
        </w:r>
      </w:ins>
      <w:commentRangeStart w:id="1634"/>
      <w:r w:rsidRPr="003C74EA">
        <w:rPr>
          <w:rFonts w:ascii="Times" w:eastAsia="Times New Roman" w:hAnsi="Times" w:cs="Times New Roman"/>
          <w:sz w:val="22"/>
          <w:szCs w:val="22"/>
          <w:lang w:val="en-GB"/>
        </w:rPr>
        <w:t xml:space="preserve">Controller </w:t>
      </w:r>
      <w:commentRangeEnd w:id="1634"/>
      <w:r w:rsidR="002D0867" w:rsidRPr="003C74EA">
        <w:rPr>
          <w:rStyle w:val="CommentReference"/>
          <w:rFonts w:ascii="Times" w:hAnsi="Times" w:cs="Times New Roman"/>
          <w:sz w:val="22"/>
          <w:szCs w:val="22"/>
        </w:rPr>
        <w:commentReference w:id="1634"/>
      </w:r>
      <w:r w:rsidRPr="003C74EA">
        <w:rPr>
          <w:rFonts w:ascii="Times" w:eastAsia="Times New Roman" w:hAnsi="Times" w:cs="Times New Roman"/>
          <w:sz w:val="22"/>
          <w:szCs w:val="22"/>
          <w:lang w:val="en-GB"/>
        </w:rPr>
        <w:t>is the front servlet and acts as an interface between the View a</w:t>
      </w:r>
      <w:ins w:id="1635" w:author="Chara Katiri" w:date="2015-04-12T01:44:00Z">
        <w:r w:rsidR="00A05F6D" w:rsidRPr="003C74EA">
          <w:rPr>
            <w:rFonts w:ascii="Times" w:eastAsia="Times New Roman" w:hAnsi="Times" w:cs="Times New Roman"/>
            <w:sz w:val="22"/>
            <w:szCs w:val="22"/>
            <w:lang w:val="en-GB"/>
          </w:rPr>
          <w:t>n</w:t>
        </w:r>
      </w:ins>
      <w:r w:rsidRPr="003C74EA">
        <w:rPr>
          <w:rFonts w:ascii="Times" w:eastAsia="Times New Roman" w:hAnsi="Times" w:cs="Times New Roman"/>
          <w:sz w:val="22"/>
          <w:szCs w:val="22"/>
          <w:lang w:val="en-GB"/>
        </w:rPr>
        <w:t xml:space="preserve">d Model. </w:t>
      </w:r>
    </w:p>
    <w:p w14:paraId="6FCC29C0" w14:textId="77777777" w:rsidR="00455DF6" w:rsidRPr="003C74EA" w:rsidRDefault="00455DF6" w:rsidP="003C74EA">
      <w:pPr>
        <w:spacing w:line="360" w:lineRule="auto"/>
        <w:contextualSpacing/>
        <w:jc w:val="both"/>
        <w:rPr>
          <w:ins w:id="1636" w:author="Chara Katiri" w:date="2015-04-11T04:51:00Z"/>
          <w:rFonts w:ascii="Times" w:eastAsia="Times New Roman" w:hAnsi="Times" w:cs="Times New Roman"/>
          <w:sz w:val="22"/>
          <w:szCs w:val="22"/>
          <w:lang w:val="en-GB"/>
        </w:rPr>
      </w:pPr>
    </w:p>
    <w:p w14:paraId="6985919F" w14:textId="5FC1DFE6" w:rsidR="00455DF6" w:rsidRPr="003C74EA" w:rsidRDefault="00455DF6" w:rsidP="003C74EA">
      <w:pPr>
        <w:spacing w:line="360" w:lineRule="auto"/>
        <w:contextualSpacing/>
        <w:jc w:val="both"/>
        <w:rPr>
          <w:ins w:id="1637" w:author="Chara Katiri" w:date="2015-04-11T04:51:00Z"/>
          <w:rFonts w:ascii="Times" w:eastAsia="Times New Roman" w:hAnsi="Times" w:cs="Times New Roman"/>
          <w:sz w:val="22"/>
          <w:szCs w:val="22"/>
          <w:lang w:val="en-GB"/>
        </w:rPr>
      </w:pPr>
      <w:ins w:id="1638" w:author="Chara Katiri" w:date="2015-04-11T04:51:00Z">
        <w:r w:rsidRPr="003C74EA">
          <w:rPr>
            <w:rFonts w:ascii="Times" w:eastAsia="Times New Roman" w:hAnsi="Times" w:cs="Times New Roman"/>
            <w:sz w:val="22"/>
            <w:szCs w:val="22"/>
            <w:lang w:val="en-GB"/>
          </w:rPr>
          <w:t xml:space="preserve">The diagram below shows the detailed list of actions that </w:t>
        </w:r>
      </w:ins>
      <w:ins w:id="1639" w:author="Chara Katiri" w:date="2015-04-12T01:52:00Z">
        <w:r w:rsidR="007C46C9" w:rsidRPr="003C74EA">
          <w:rPr>
            <w:rFonts w:ascii="Times" w:eastAsia="Times New Roman" w:hAnsi="Times" w:cs="Times New Roman"/>
            <w:sz w:val="22"/>
            <w:szCs w:val="22"/>
            <w:lang w:val="en-GB"/>
          </w:rPr>
          <w:t xml:space="preserve">each </w:t>
        </w:r>
      </w:ins>
      <w:ins w:id="1640" w:author="Chara Katiri" w:date="2015-04-11T04:51:00Z">
        <w:r w:rsidRPr="003C74EA">
          <w:rPr>
            <w:rFonts w:ascii="Times" w:eastAsia="Times New Roman" w:hAnsi="Times" w:cs="Times New Roman"/>
            <w:sz w:val="22"/>
            <w:szCs w:val="22"/>
            <w:lang w:val="en-GB"/>
          </w:rPr>
          <w:t>is module is responsible for.</w:t>
        </w:r>
      </w:ins>
    </w:p>
    <w:p w14:paraId="443063E4" w14:textId="77777777" w:rsidR="00455DF6" w:rsidRPr="003C74EA" w:rsidRDefault="00455DF6" w:rsidP="003C74EA">
      <w:pPr>
        <w:spacing w:line="360" w:lineRule="auto"/>
        <w:contextualSpacing/>
        <w:jc w:val="both"/>
        <w:rPr>
          <w:ins w:id="1641" w:author="Chara Katiri" w:date="2015-04-11T04:51:00Z"/>
          <w:rFonts w:ascii="Times" w:eastAsia="Times New Roman" w:hAnsi="Times" w:cs="Times New Roman"/>
          <w:sz w:val="22"/>
          <w:szCs w:val="22"/>
          <w:lang w:val="en-GB"/>
        </w:rPr>
      </w:pPr>
      <w:ins w:id="1642" w:author="Chara Katiri" w:date="2015-04-11T04:51:00Z">
        <w:r w:rsidRPr="003C74EA">
          <w:rPr>
            <w:rFonts w:ascii="Times" w:eastAsia="Times New Roman" w:hAnsi="Times" w:cs="Times New Roman"/>
            <w:noProof/>
            <w:sz w:val="22"/>
            <w:szCs w:val="22"/>
            <w:rPrChange w:id="1643">
              <w:rPr>
                <w:noProof/>
              </w:rPr>
            </w:rPrChange>
          </w:rPr>
          <w:drawing>
            <wp:inline distT="0" distB="0" distL="0" distR="0" wp14:anchorId="0F750796" wp14:editId="13DB80B8">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6B4236FD" w14:textId="77777777" w:rsidR="00455DF6" w:rsidRPr="003C74EA" w:rsidRDefault="00455DF6" w:rsidP="003C74EA">
      <w:pPr>
        <w:spacing w:line="360" w:lineRule="auto"/>
        <w:contextualSpacing/>
        <w:jc w:val="both"/>
        <w:rPr>
          <w:rFonts w:ascii="Times" w:eastAsia="Times New Roman" w:hAnsi="Times" w:cs="Times New Roman"/>
          <w:sz w:val="22"/>
          <w:szCs w:val="22"/>
          <w:lang w:val="en-GB"/>
        </w:rPr>
      </w:pPr>
    </w:p>
    <w:p w14:paraId="6E4AD842" w14:textId="77777777" w:rsidR="006F27EA" w:rsidRPr="003C74EA" w:rsidRDefault="003F4AEA"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3C74EA" w:rsidRDefault="003F4AEA"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Model (JavaBean) represents the state (data) and business logic of the application. The Model connects to the database to retrieves/saves data. </w:t>
      </w:r>
    </w:p>
    <w:p w14:paraId="13A9576D" w14:textId="77777777" w:rsidR="007C46C9" w:rsidRPr="003C74EA" w:rsidRDefault="003F4AEA" w:rsidP="003C74EA">
      <w:pPr>
        <w:spacing w:line="360" w:lineRule="auto"/>
        <w:contextualSpacing/>
        <w:jc w:val="both"/>
        <w:rPr>
          <w:ins w:id="1644" w:author="Chara Katiri" w:date="2015-04-12T01:53:00Z"/>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View (JSP) generates the response and sends it back to the client. </w:t>
      </w:r>
    </w:p>
    <w:p w14:paraId="02556D0F" w14:textId="1DFB7FB0" w:rsidR="00AC5A01" w:rsidRPr="003C74EA" w:rsidDel="008E1E2A" w:rsidRDefault="007C46C9">
      <w:pPr>
        <w:spacing w:line="360" w:lineRule="auto"/>
        <w:contextualSpacing/>
        <w:jc w:val="both"/>
        <w:rPr>
          <w:del w:id="1645" w:author="Chara Katiri" w:date="2015-04-12T01:54:00Z"/>
          <w:rFonts w:ascii="Times" w:eastAsia="Times New Roman" w:hAnsi="Times" w:cs="Times New Roman"/>
          <w:sz w:val="22"/>
          <w:szCs w:val="22"/>
          <w:lang w:val="en-GB"/>
        </w:rPr>
      </w:pPr>
      <w:ins w:id="1646" w:author="Chara Katiri" w:date="2015-04-12T01:53:00Z">
        <w:r w:rsidRPr="003C74EA">
          <w:rPr>
            <w:rFonts w:ascii="Times" w:eastAsia="Times New Roman" w:hAnsi="Times" w:cs="Times New Roman"/>
            <w:sz w:val="22"/>
            <w:szCs w:val="22"/>
            <w:lang w:val="en-GB"/>
          </w:rPr>
          <w:t>I</w:t>
        </w:r>
      </w:ins>
      <w:del w:id="1647" w:author="Chara Katiri" w:date="2015-04-12T01:53:00Z">
        <w:r w:rsidR="003F4AEA" w:rsidRPr="003C74EA" w:rsidDel="007C46C9">
          <w:rPr>
            <w:rFonts w:ascii="Times" w:eastAsia="Times New Roman" w:hAnsi="Times" w:cs="Times New Roman"/>
            <w:sz w:val="22"/>
            <w:szCs w:val="22"/>
            <w:lang w:val="en-GB"/>
          </w:rPr>
          <w:delText>Note that i</w:delText>
        </w:r>
      </w:del>
      <w:r w:rsidR="003F4AEA" w:rsidRPr="003C74EA">
        <w:rPr>
          <w:rFonts w:ascii="Times" w:eastAsia="Times New Roman" w:hAnsi="Times" w:cs="Times New Roman"/>
          <w:sz w:val="22"/>
          <w:szCs w:val="22"/>
          <w:lang w:val="en-GB"/>
        </w:rPr>
        <w:t>n complex applications</w:t>
      </w:r>
      <w:ins w:id="1648" w:author="Chara Katiri" w:date="2015-04-12T01:53:00Z">
        <w:r w:rsidRPr="003C74EA">
          <w:rPr>
            <w:rFonts w:ascii="Times" w:eastAsia="Times New Roman" w:hAnsi="Times" w:cs="Times New Roman"/>
            <w:sz w:val="22"/>
            <w:szCs w:val="22"/>
            <w:lang w:val="en-GB"/>
          </w:rPr>
          <w:t>,</w:t>
        </w:r>
      </w:ins>
      <w:r w:rsidR="003F4AEA" w:rsidRPr="003C74EA">
        <w:rPr>
          <w:rFonts w:ascii="Times" w:eastAsia="Times New Roman" w:hAnsi="Times" w:cs="Times New Roman"/>
          <w:sz w:val="22"/>
          <w:szCs w:val="22"/>
          <w:lang w:val="en-GB"/>
        </w:rPr>
        <w:t xml:space="preserve"> the Controller also manages the Service entity whenever it needs to perform business logic. This helps improve maintainability, as the business logic is not contained directly in the controller [12].</w:t>
      </w:r>
    </w:p>
    <w:p w14:paraId="634619D6" w14:textId="77777777" w:rsidR="00B76EE3" w:rsidRPr="003C74EA" w:rsidRDefault="00B76EE3" w:rsidP="003C74EA">
      <w:pPr>
        <w:spacing w:line="360" w:lineRule="auto"/>
        <w:contextualSpacing/>
        <w:jc w:val="both"/>
        <w:rPr>
          <w:rFonts w:ascii="Times" w:eastAsia="Times New Roman" w:hAnsi="Times" w:cs="Times New Roman"/>
          <w:sz w:val="22"/>
          <w:szCs w:val="22"/>
          <w:lang w:val="en-GB"/>
        </w:rPr>
      </w:pPr>
    </w:p>
    <w:p w14:paraId="135A0920" w14:textId="77777777" w:rsidR="00B76EE3" w:rsidRPr="003C74EA" w:rsidRDefault="00B76EE3" w:rsidP="003C74EA">
      <w:pPr>
        <w:spacing w:line="360" w:lineRule="auto"/>
        <w:contextualSpacing/>
        <w:jc w:val="both"/>
        <w:rPr>
          <w:ins w:id="1649" w:author="Chara Katiri" w:date="2015-04-11T04:48:00Z"/>
          <w:rFonts w:ascii="Times" w:eastAsia="Times New Roman" w:hAnsi="Times" w:cs="Times New Roman"/>
          <w:sz w:val="22"/>
          <w:szCs w:val="22"/>
          <w:lang w:val="en-GB"/>
        </w:rPr>
      </w:pPr>
    </w:p>
    <w:p w14:paraId="6FFF10FF" w14:textId="273BF53C" w:rsidR="00AC5A01" w:rsidRPr="003C74EA" w:rsidRDefault="00AC5A01" w:rsidP="003C74EA">
      <w:pPr>
        <w:spacing w:line="360" w:lineRule="auto"/>
        <w:contextualSpacing/>
        <w:jc w:val="both"/>
        <w:rPr>
          <w:rFonts w:ascii="Times" w:eastAsia="Times New Roman" w:hAnsi="Times" w:cs="Times New Roman"/>
          <w:sz w:val="22"/>
          <w:szCs w:val="22"/>
          <w:lang w:val="en-GB"/>
        </w:rPr>
      </w:pPr>
      <w:ins w:id="1650" w:author="Chara Katiri" w:date="2015-04-11T04:47:00Z">
        <w:r w:rsidRPr="003C74EA">
          <w:rPr>
            <w:rFonts w:ascii="Times" w:eastAsia="Times New Roman" w:hAnsi="Times" w:cs="Times New Roman"/>
            <w:sz w:val="22"/>
            <w:szCs w:val="22"/>
            <w:lang w:val="en-GB"/>
          </w:rPr>
          <w:t xml:space="preserve">The diagram below shows the integration between the modules. </w:t>
        </w:r>
      </w:ins>
    </w:p>
    <w:p w14:paraId="39F19D93" w14:textId="33CBCDD7" w:rsidR="003F4AEA" w:rsidRPr="003C74EA" w:rsidRDefault="00455DF6" w:rsidP="003C74EA">
      <w:pPr>
        <w:keepNext/>
        <w:spacing w:line="360" w:lineRule="auto"/>
        <w:contextualSpacing/>
        <w:jc w:val="both"/>
        <w:rPr>
          <w:rFonts w:ascii="Times" w:hAnsi="Times" w:cs="Times New Roman"/>
          <w:sz w:val="22"/>
          <w:szCs w:val="22"/>
        </w:rPr>
      </w:pPr>
      <w:ins w:id="1651" w:author="Chara Katiri" w:date="2015-04-11T04:49:00Z">
        <w:r w:rsidRPr="003C74EA">
          <w:rPr>
            <w:rFonts w:ascii="Times" w:hAnsi="Times" w:cs="Times New Roman"/>
            <w:noProof/>
            <w:sz w:val="22"/>
            <w:szCs w:val="22"/>
            <w:rPrChange w:id="1652">
              <w:rPr>
                <w:noProof/>
              </w:rPr>
            </w:rPrChange>
          </w:rPr>
          <w:drawing>
            <wp:inline distT="0" distB="0" distL="0" distR="0" wp14:anchorId="2153A35F" wp14:editId="3A79DF81">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40DD560C" w14:textId="67ACECEC" w:rsidR="00455DF6" w:rsidRPr="003C74EA" w:rsidRDefault="003F4AEA">
      <w:pPr>
        <w:spacing w:line="360" w:lineRule="auto"/>
        <w:contextualSpacing/>
        <w:jc w:val="both"/>
        <w:rPr>
          <w:ins w:id="1653" w:author="Chara Katiri" w:date="2015-04-11T04:54:00Z"/>
          <w:rFonts w:ascii="Times" w:hAnsi="Times" w:cs="Times New Roman"/>
          <w:sz w:val="22"/>
          <w:szCs w:val="22"/>
        </w:rPr>
        <w:pPrChange w:id="1654" w:author="Chara Katiri" w:date="2015-04-12T03:47:00Z">
          <w:pPr>
            <w:pStyle w:val="Caption"/>
            <w:spacing w:line="360" w:lineRule="auto"/>
            <w:contextualSpacing/>
            <w:jc w:val="both"/>
          </w:pPr>
        </w:pPrChange>
      </w:pPr>
      <w:bookmarkStart w:id="1655" w:name="_Toc288737309"/>
      <w:r w:rsidRPr="003C74EA">
        <w:rPr>
          <w:rFonts w:ascii="Times" w:hAnsi="Times" w:cs="Times New Roman"/>
          <w:sz w:val="22"/>
          <w:szCs w:val="22"/>
        </w:rPr>
        <w:t xml:space="preserve">Figure </w:t>
      </w:r>
      <w:r w:rsidRPr="003C74EA">
        <w:rPr>
          <w:rFonts w:ascii="Times" w:hAnsi="Times" w:cs="Times New Roman"/>
          <w:sz w:val="22"/>
          <w:szCs w:val="22"/>
        </w:rPr>
        <w:fldChar w:fldCharType="begin"/>
      </w:r>
      <w:r w:rsidRPr="003C74EA">
        <w:rPr>
          <w:rFonts w:ascii="Times" w:hAnsi="Times" w:cs="Times New Roman"/>
          <w:sz w:val="22"/>
          <w:szCs w:val="22"/>
        </w:rPr>
        <w:instrText xml:space="preserve"> SEQ Figure \* ARABIC </w:instrText>
      </w:r>
      <w:r w:rsidRPr="003C74EA">
        <w:rPr>
          <w:rFonts w:ascii="Times" w:hAnsi="Times" w:cs="Times New Roman"/>
          <w:sz w:val="22"/>
          <w:szCs w:val="22"/>
        </w:rPr>
        <w:fldChar w:fldCharType="separate"/>
      </w:r>
      <w:ins w:id="1656" w:author="Chara Katiri" w:date="2015-04-11T05:36:00Z">
        <w:r w:rsidR="00740A7E" w:rsidRPr="003C74EA">
          <w:rPr>
            <w:rFonts w:ascii="Times" w:hAnsi="Times" w:cs="Times New Roman"/>
            <w:noProof/>
            <w:sz w:val="22"/>
            <w:szCs w:val="22"/>
          </w:rPr>
          <w:t>2</w:t>
        </w:r>
      </w:ins>
      <w:r w:rsidRPr="003C74EA">
        <w:rPr>
          <w:rFonts w:ascii="Times" w:hAnsi="Times" w:cs="Times New Roman"/>
          <w:sz w:val="22"/>
          <w:szCs w:val="22"/>
        </w:rPr>
        <w:fldChar w:fldCharType="end"/>
      </w:r>
      <w:r w:rsidRPr="003C74EA">
        <w:rPr>
          <w:rFonts w:ascii="Times" w:hAnsi="Times" w:cs="Times New Roman"/>
          <w:sz w:val="22"/>
          <w:szCs w:val="22"/>
        </w:rPr>
        <w:t>: Context hierarchy in Spring Web MVC</w:t>
      </w:r>
      <w:bookmarkEnd w:id="1655"/>
    </w:p>
    <w:p w14:paraId="5C7EDE14" w14:textId="77777777" w:rsidR="00455DF6" w:rsidRPr="003C74EA" w:rsidRDefault="00455DF6">
      <w:pPr>
        <w:spacing w:line="360" w:lineRule="auto"/>
        <w:contextualSpacing/>
        <w:jc w:val="both"/>
        <w:rPr>
          <w:ins w:id="1657" w:author="Chara Katiri" w:date="2015-04-11T04:54:00Z"/>
          <w:rFonts w:ascii="Times" w:hAnsi="Times" w:cs="Times New Roman"/>
          <w:sz w:val="22"/>
          <w:szCs w:val="22"/>
        </w:rPr>
        <w:pPrChange w:id="1658" w:author="Chara Katiri" w:date="2015-04-12T03:47:00Z">
          <w:pPr>
            <w:pStyle w:val="Caption"/>
            <w:spacing w:line="360" w:lineRule="auto"/>
            <w:contextualSpacing/>
            <w:jc w:val="both"/>
          </w:pPr>
        </w:pPrChange>
      </w:pPr>
    </w:p>
    <w:p w14:paraId="0A1A907E" w14:textId="77777777" w:rsidR="00455DF6" w:rsidRPr="003C74EA" w:rsidRDefault="00455DF6">
      <w:pPr>
        <w:spacing w:line="360" w:lineRule="auto"/>
        <w:contextualSpacing/>
        <w:jc w:val="both"/>
        <w:rPr>
          <w:ins w:id="1659" w:author="Chara Katiri" w:date="2015-04-11T04:52:00Z"/>
          <w:rFonts w:ascii="Times" w:hAnsi="Times" w:cs="Times New Roman"/>
          <w:sz w:val="22"/>
          <w:szCs w:val="22"/>
        </w:rPr>
        <w:pPrChange w:id="1660" w:author="Chara Katiri" w:date="2015-04-12T03:47:00Z">
          <w:pPr>
            <w:pStyle w:val="Caption"/>
            <w:spacing w:line="360" w:lineRule="auto"/>
            <w:contextualSpacing/>
            <w:jc w:val="both"/>
          </w:pPr>
        </w:pPrChange>
      </w:pPr>
    </w:p>
    <w:p w14:paraId="063AF450" w14:textId="77777777" w:rsidR="00455DF6" w:rsidRPr="003C74EA" w:rsidRDefault="00455DF6">
      <w:pPr>
        <w:spacing w:line="360" w:lineRule="auto"/>
        <w:contextualSpacing/>
        <w:jc w:val="both"/>
        <w:rPr>
          <w:ins w:id="1661" w:author="Chara Katiri" w:date="2015-04-11T04:52:00Z"/>
          <w:rFonts w:ascii="Times" w:hAnsi="Times" w:cs="Times New Roman"/>
          <w:sz w:val="22"/>
          <w:szCs w:val="22"/>
        </w:rPr>
        <w:pPrChange w:id="1662" w:author="Chara Katiri" w:date="2015-04-12T03:47:00Z">
          <w:pPr>
            <w:pStyle w:val="Caption"/>
            <w:spacing w:line="360" w:lineRule="auto"/>
            <w:contextualSpacing/>
            <w:jc w:val="both"/>
          </w:pPr>
        </w:pPrChange>
      </w:pPr>
    </w:p>
    <w:p w14:paraId="5404673C" w14:textId="77777777" w:rsidR="00455DF6" w:rsidRPr="003C74EA" w:rsidRDefault="00455DF6" w:rsidP="003C74EA">
      <w:pPr>
        <w:spacing w:line="360" w:lineRule="auto"/>
        <w:contextualSpacing/>
        <w:jc w:val="both"/>
        <w:rPr>
          <w:ins w:id="1663" w:author="Chara Katiri" w:date="2015-04-11T04:53:00Z"/>
          <w:rFonts w:ascii="Times" w:hAnsi="Times" w:cs="Times New Roman"/>
          <w:sz w:val="22"/>
          <w:szCs w:val="22"/>
        </w:rPr>
      </w:pPr>
      <w:commentRangeStart w:id="1664"/>
      <w:ins w:id="1665" w:author="Chara Katiri" w:date="2015-04-11T04:52:00Z">
        <w:r w:rsidRPr="003C74EA">
          <w:rPr>
            <w:rFonts w:ascii="Times" w:hAnsi="Times" w:cs="Times New Roman"/>
            <w:sz w:val="22"/>
            <w:szCs w:val="22"/>
          </w:rPr>
          <w:t xml:space="preserve">  </w:t>
        </w:r>
        <w:commentRangeEnd w:id="1664"/>
        <w:r w:rsidRPr="003C74EA">
          <w:rPr>
            <w:rStyle w:val="CommentReference"/>
            <w:rFonts w:ascii="Times" w:hAnsi="Times" w:cs="Times New Roman"/>
            <w:sz w:val="22"/>
            <w:szCs w:val="22"/>
          </w:rPr>
          <w:commentReference w:id="1664"/>
        </w:r>
      </w:ins>
      <w:ins w:id="1666" w:author="Chara Katiri" w:date="2015-04-11T04:53:00Z">
        <w:r w:rsidRPr="003C74EA">
          <w:rPr>
            <w:rFonts w:ascii="Times" w:hAnsi="Times" w:cs="Times New Roman"/>
            <w:noProof/>
            <w:sz w:val="22"/>
            <w:szCs w:val="22"/>
            <w:rPrChange w:id="1667">
              <w:rPr>
                <w:noProof/>
              </w:rPr>
            </w:rPrChange>
          </w:rPr>
          <w:drawing>
            <wp:inline distT="0" distB="0" distL="0" distR="0" wp14:anchorId="3066E892" wp14:editId="2BCD07E7">
              <wp:extent cx="4614381" cy="3393110"/>
              <wp:effectExtent l="0" t="0" r="8890" b="10795"/>
              <wp:docPr id="24" name="Picture 24" descr="Macintosh HD:Users:CharaKatiri:Desktop:3-tier-architechture-with-mvc-part-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cintosh HD:Users:CharaKatiri:Desktop:3-tier-architechture-with-mvc-part-of-it.png"/>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4614381" cy="3393110"/>
                      </a:xfrm>
                      <a:prstGeom prst="rect">
                        <a:avLst/>
                      </a:prstGeom>
                      <a:noFill/>
                      <a:ln>
                        <a:noFill/>
                      </a:ln>
                    </pic:spPr>
                  </pic:pic>
                </a:graphicData>
              </a:graphic>
            </wp:inline>
          </w:drawing>
        </w:r>
      </w:ins>
    </w:p>
    <w:p w14:paraId="568F87BC" w14:textId="6FBEBB82" w:rsidR="0041361B" w:rsidRPr="003C74EA" w:rsidRDefault="0041361B" w:rsidP="003C74EA">
      <w:pPr>
        <w:spacing w:line="360" w:lineRule="auto"/>
        <w:contextualSpacing/>
        <w:jc w:val="both"/>
        <w:rPr>
          <w:rFonts w:ascii="Times" w:eastAsia="Times New Roman" w:hAnsi="Times" w:cs="Times New Roman"/>
          <w:sz w:val="22"/>
          <w:szCs w:val="22"/>
          <w:lang w:val="en-GB"/>
        </w:rPr>
      </w:pPr>
      <w:ins w:id="1668" w:author="Chara Katiri" w:date="2015-04-11T04:56:00Z">
        <w:r w:rsidRPr="003C74EA">
          <w:rPr>
            <w:rFonts w:ascii="Times" w:eastAsia="Times New Roman" w:hAnsi="Times" w:cs="Times New Roman"/>
            <w:sz w:val="22"/>
            <w:szCs w:val="22"/>
            <w:lang w:val="en-GB"/>
          </w:rPr>
          <w:fldChar w:fldCharType="begin"/>
        </w:r>
        <w:r w:rsidRPr="003C74EA">
          <w:rPr>
            <w:rFonts w:ascii="Times" w:eastAsia="Times New Roman" w:hAnsi="Times" w:cs="Times New Roman"/>
            <w:sz w:val="22"/>
            <w:szCs w:val="22"/>
            <w:lang w:val="en-GB"/>
          </w:rPr>
          <w:instrText xml:space="preserve"> HYPERLINK "</w:instrText>
        </w:r>
      </w:ins>
      <w:ins w:id="1669" w:author="Chara Katiri" w:date="2015-04-11T04:54:00Z">
        <w:r w:rsidRPr="003C74EA">
          <w:rPr>
            <w:rFonts w:ascii="Times" w:eastAsia="Times New Roman" w:hAnsi="Times" w:cs="Times New Roman"/>
            <w:sz w:val="22"/>
            <w:szCs w:val="22"/>
            <w:lang w:val="en-GB"/>
          </w:rPr>
          <w:instrText>http://howtodoinjava.com/2015/02/05/spring-mvc-hello-world-example/</w:instrText>
        </w:r>
      </w:ins>
      <w:ins w:id="1670" w:author="Chara Katiri" w:date="2015-04-11T04:56:00Z">
        <w:r w:rsidRPr="003C74EA">
          <w:rPr>
            <w:rFonts w:ascii="Times" w:eastAsia="Times New Roman" w:hAnsi="Times" w:cs="Times New Roman"/>
            <w:sz w:val="22"/>
            <w:szCs w:val="22"/>
            <w:lang w:val="en-GB"/>
          </w:rPr>
          <w:instrText xml:space="preserve">" </w:instrText>
        </w:r>
        <w:r w:rsidRPr="003C74EA">
          <w:rPr>
            <w:rFonts w:ascii="Times" w:eastAsia="Times New Roman" w:hAnsi="Times" w:cs="Times New Roman"/>
            <w:sz w:val="22"/>
            <w:szCs w:val="22"/>
            <w:lang w:val="en-GB"/>
          </w:rPr>
          <w:fldChar w:fldCharType="separate"/>
        </w:r>
      </w:ins>
      <w:ins w:id="1671" w:author="Chara Katiri" w:date="2015-04-11T04:54:00Z">
        <w:r w:rsidRPr="003C74EA">
          <w:rPr>
            <w:rStyle w:val="Hyperlink"/>
            <w:rFonts w:ascii="Times" w:eastAsia="Times New Roman" w:hAnsi="Times" w:cs="Times New Roman"/>
            <w:sz w:val="22"/>
            <w:szCs w:val="22"/>
            <w:lang w:val="en-GB"/>
          </w:rPr>
          <w:t>http://howtodoinjava.com/2015/02/05/spring-mvc-hello-world-example/</w:t>
        </w:r>
      </w:ins>
      <w:ins w:id="1672" w:author="Chara Katiri" w:date="2015-04-11T04:56:00Z">
        <w:r w:rsidRPr="003C74EA">
          <w:rPr>
            <w:rFonts w:ascii="Times" w:eastAsia="Times New Roman" w:hAnsi="Times" w:cs="Times New Roman"/>
            <w:sz w:val="22"/>
            <w:szCs w:val="22"/>
            <w:lang w:val="en-GB"/>
          </w:rPr>
          <w:fldChar w:fldCharType="end"/>
        </w:r>
      </w:ins>
      <w:ins w:id="1673" w:author="Chara Katiri" w:date="2015-04-11T04:54:00Z">
        <w:r w:rsidR="00455DF6" w:rsidRPr="003C74EA">
          <w:rPr>
            <w:rFonts w:ascii="Times" w:eastAsia="Times New Roman" w:hAnsi="Times" w:cs="Times New Roman"/>
            <w:sz w:val="22"/>
            <w:szCs w:val="22"/>
            <w:lang w:val="en-GB"/>
          </w:rPr>
          <w:t xml:space="preserve"> </w:t>
        </w:r>
      </w:ins>
    </w:p>
    <w:p w14:paraId="104188F7" w14:textId="77777777" w:rsidR="00B76EE3" w:rsidRPr="003C74EA" w:rsidRDefault="00B76EE3" w:rsidP="003C74EA">
      <w:pPr>
        <w:spacing w:line="360" w:lineRule="auto"/>
        <w:contextualSpacing/>
        <w:jc w:val="both"/>
        <w:rPr>
          <w:rFonts w:ascii="Times" w:eastAsia="Times New Roman" w:hAnsi="Times" w:cs="Times New Roman"/>
          <w:sz w:val="22"/>
          <w:szCs w:val="22"/>
          <w:lang w:val="en-GB"/>
        </w:rPr>
      </w:pPr>
    </w:p>
    <w:p w14:paraId="3591B340" w14:textId="11AC4B98" w:rsidR="001F7690" w:rsidRPr="003C74EA" w:rsidRDefault="00B76EE3">
      <w:pPr>
        <w:spacing w:line="360" w:lineRule="auto"/>
        <w:contextualSpacing/>
        <w:jc w:val="both"/>
        <w:rPr>
          <w:ins w:id="1674" w:author="Chara Katiri" w:date="2015-04-11T05:30:00Z"/>
          <w:rFonts w:ascii="Times" w:hAnsi="Times" w:cs="Times New Roman"/>
          <w:sz w:val="22"/>
          <w:szCs w:val="22"/>
          <w:rPrChange w:id="1675" w:author="Chara Katiri" w:date="2015-04-12T03:47:00Z">
            <w:rPr>
              <w:ins w:id="1676" w:author="Chara Katiri" w:date="2015-04-11T05:30:00Z"/>
              <w:rFonts w:ascii="Times" w:eastAsia="Times New Roman" w:hAnsi="Times" w:cs="Arial"/>
              <w:i/>
              <w:sz w:val="22"/>
              <w:szCs w:val="22"/>
              <w:shd w:val="clear" w:color="auto" w:fill="FFFFFF"/>
              <w:lang w:val="en-GB"/>
            </w:rPr>
          </w:rPrChange>
        </w:rPr>
        <w:pPrChange w:id="1677" w:author="Chara Katiri" w:date="2015-04-12T03:47:00Z">
          <w:pPr>
            <w:pStyle w:val="ListParagraph"/>
            <w:numPr>
              <w:numId w:val="5"/>
            </w:numPr>
            <w:spacing w:line="360" w:lineRule="auto"/>
            <w:ind w:left="709" w:hanging="283"/>
            <w:jc w:val="both"/>
          </w:pPr>
        </w:pPrChange>
      </w:pPr>
      <w:r w:rsidRPr="003C74EA">
        <w:rPr>
          <w:rFonts w:ascii="Times" w:hAnsi="Times" w:cs="Times New Roman"/>
          <w:sz w:val="22"/>
          <w:szCs w:val="22"/>
        </w:rPr>
        <w:br w:type="page"/>
      </w:r>
    </w:p>
    <w:p w14:paraId="7361D392" w14:textId="6E9800DB" w:rsidR="00B76EE3" w:rsidRPr="003C74EA" w:rsidRDefault="00B76EE3"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DispatcherServlet</w:t>
      </w:r>
      <w:ins w:id="1678" w:author="Chara Katiri" w:date="2015-04-11T05:26:00Z">
        <w:r w:rsidR="002F4F3C" w:rsidRPr="003C74EA">
          <w:rPr>
            <w:rFonts w:ascii="Times" w:eastAsia="Times New Roman" w:hAnsi="Times" w:cs="Times New Roman"/>
            <w:i/>
            <w:sz w:val="22"/>
            <w:szCs w:val="22"/>
            <w:shd w:val="clear" w:color="auto" w:fill="FFFFFF"/>
            <w:lang w:val="en-GB"/>
          </w:rPr>
          <w:t xml:space="preserve"> </w:t>
        </w:r>
        <w:r w:rsidR="002F4F3C" w:rsidRPr="003C74EA">
          <w:rPr>
            <w:rFonts w:ascii="Times" w:eastAsia="Times New Roman" w:hAnsi="Times" w:cs="Times New Roman"/>
            <w:sz w:val="22"/>
            <w:szCs w:val="22"/>
            <w:lang w:val="en-GB"/>
          </w:rPr>
          <w:t>(</w:t>
        </w:r>
        <w:commentRangeStart w:id="1679"/>
        <w:r w:rsidR="002F4F3C" w:rsidRPr="003C74EA">
          <w:rPr>
            <w:rFonts w:ascii="Times" w:eastAsia="Times New Roman" w:hAnsi="Times" w:cs="Times New Roman"/>
            <w:sz w:val="22"/>
            <w:szCs w:val="22"/>
            <w:lang w:val="en-GB"/>
          </w:rPr>
          <w:t xml:space="preserve">How the </w:t>
        </w:r>
        <w:r w:rsidR="002F4F3C" w:rsidRPr="003C74EA">
          <w:rPr>
            <w:rFonts w:ascii="Times" w:eastAsia="Times New Roman" w:hAnsi="Times" w:cs="Times New Roman"/>
            <w:i/>
            <w:sz w:val="22"/>
            <w:szCs w:val="22"/>
            <w:lang w:val="en-GB"/>
          </w:rPr>
          <w:t>Controller in Spring MVC Framework</w:t>
        </w:r>
        <w:r w:rsidR="002F4F3C" w:rsidRPr="003C74EA">
          <w:rPr>
            <w:rFonts w:ascii="Times" w:eastAsia="Times New Roman" w:hAnsi="Times" w:cs="Times New Roman"/>
            <w:sz w:val="22"/>
            <w:szCs w:val="22"/>
            <w:lang w:val="en-GB"/>
          </w:rPr>
          <w:t xml:space="preserve"> facilitates the </w:t>
        </w:r>
        <w:r w:rsidR="002F4F3C" w:rsidRPr="003C74EA">
          <w:rPr>
            <w:rFonts w:ascii="Times" w:eastAsia="Times New Roman" w:hAnsi="Times" w:cs="Times New Roman"/>
            <w:i/>
            <w:sz w:val="22"/>
            <w:szCs w:val="22"/>
            <w:lang w:val="en-GB"/>
          </w:rPr>
          <w:t>Controller in MVC)</w:t>
        </w:r>
        <w:r w:rsidR="002F4F3C" w:rsidRPr="003C74EA">
          <w:rPr>
            <w:rFonts w:ascii="Times" w:eastAsia="Times New Roman" w:hAnsi="Times" w:cs="Times New Roman"/>
            <w:sz w:val="22"/>
            <w:szCs w:val="22"/>
            <w:lang w:val="en-GB"/>
          </w:rPr>
          <w:t>:</w:t>
        </w:r>
      </w:ins>
      <w:commentRangeEnd w:id="1679"/>
      <w:ins w:id="1680" w:author="Chara Katiri" w:date="2015-04-11T05:31:00Z">
        <w:r w:rsidR="001F7690" w:rsidRPr="003C74EA">
          <w:rPr>
            <w:rStyle w:val="CommentReference"/>
            <w:rFonts w:ascii="Times" w:hAnsi="Times" w:cs="Times New Roman"/>
            <w:sz w:val="22"/>
            <w:szCs w:val="22"/>
          </w:rPr>
          <w:commentReference w:id="1679"/>
        </w:r>
      </w:ins>
    </w:p>
    <w:p w14:paraId="0AFE8FE3" w14:textId="7084A3CC" w:rsidR="00B76EE3" w:rsidRPr="003C74EA" w:rsidRDefault="002F4F3C" w:rsidP="003C74EA">
      <w:pPr>
        <w:spacing w:line="360" w:lineRule="auto"/>
        <w:contextualSpacing/>
        <w:jc w:val="both"/>
        <w:rPr>
          <w:rFonts w:ascii="Times" w:eastAsia="Times New Roman" w:hAnsi="Times" w:cs="Times New Roman"/>
          <w:sz w:val="22"/>
          <w:szCs w:val="22"/>
          <w:shd w:val="clear" w:color="auto" w:fill="FFFFFF"/>
          <w:lang w:val="en-GB"/>
        </w:rPr>
      </w:pPr>
      <w:ins w:id="1681" w:author="Chara Katiri" w:date="2015-04-11T05:25:00Z">
        <w:r w:rsidRPr="003C74EA">
          <w:rPr>
            <w:rFonts w:ascii="Times" w:eastAsia="Times New Roman" w:hAnsi="Times" w:cs="Times New Roman"/>
            <w:sz w:val="22"/>
            <w:szCs w:val="22"/>
            <w:lang w:val="en-GB"/>
          </w:rPr>
          <w:t xml:space="preserve">The Controller(s) in </w:t>
        </w:r>
      </w:ins>
      <w:ins w:id="1682" w:author="Chara Katiri" w:date="2015-04-11T00:53:00Z">
        <w:r w:rsidR="00B76EE3" w:rsidRPr="003C74EA">
          <w:rPr>
            <w:rFonts w:ascii="Times" w:eastAsia="Times New Roman" w:hAnsi="Times" w:cs="Times New Roman"/>
            <w:sz w:val="22"/>
            <w:szCs w:val="22"/>
            <w:shd w:val="clear" w:color="auto" w:fill="FFFFFF"/>
            <w:lang w:val="en-GB"/>
          </w:rPr>
          <w:t>Spring MVC</w:t>
        </w:r>
      </w:ins>
      <w:r w:rsidR="00B76EE3" w:rsidRPr="003C74EA">
        <w:rPr>
          <w:rFonts w:ascii="Times" w:eastAsia="Times New Roman" w:hAnsi="Times" w:cs="Times New Roman"/>
          <w:sz w:val="22"/>
          <w:szCs w:val="22"/>
          <w:shd w:val="clear" w:color="auto" w:fill="FFFFFF"/>
          <w:lang w:val="en-GB"/>
        </w:rPr>
        <w:t xml:space="preserve"> </w:t>
      </w:r>
      <w:ins w:id="1683" w:author="Chara Katiri" w:date="2015-04-11T05:22:00Z">
        <w:r w:rsidRPr="003C74EA">
          <w:rPr>
            <w:rFonts w:ascii="Times" w:eastAsia="Times New Roman" w:hAnsi="Times" w:cs="Times New Roman"/>
            <w:sz w:val="22"/>
            <w:szCs w:val="22"/>
            <w:shd w:val="clear" w:color="auto" w:fill="FFFFFF"/>
            <w:lang w:val="en-GB"/>
          </w:rPr>
          <w:t xml:space="preserve">Framework </w:t>
        </w:r>
      </w:ins>
      <w:r w:rsidR="00B76EE3" w:rsidRPr="003C74EA">
        <w:rPr>
          <w:rFonts w:ascii="Times" w:eastAsia="Times New Roman" w:hAnsi="Times" w:cs="Times New Roman"/>
          <w:sz w:val="22"/>
          <w:szCs w:val="22"/>
          <w:shd w:val="clear" w:color="auto" w:fill="FFFFFF"/>
          <w:lang w:val="en-GB"/>
        </w:rPr>
        <w:t xml:space="preserve">make use of </w:t>
      </w:r>
      <w:ins w:id="1684" w:author="Chara Katiri" w:date="2015-04-11T05:24:00Z">
        <w:r w:rsidRPr="003C74EA">
          <w:rPr>
            <w:rFonts w:ascii="Times" w:eastAsia="Times New Roman" w:hAnsi="Times" w:cs="Times New Roman"/>
            <w:sz w:val="22"/>
            <w:szCs w:val="22"/>
            <w:shd w:val="clear" w:color="auto" w:fill="FFFFFF"/>
            <w:lang w:val="en-GB"/>
          </w:rPr>
          <w:t xml:space="preserve">the Front </w:t>
        </w:r>
      </w:ins>
      <w:ins w:id="1685" w:author="Chara Katiri" w:date="2015-04-11T05:28:00Z">
        <w:r w:rsidRPr="003C74EA">
          <w:rPr>
            <w:rFonts w:ascii="Times" w:eastAsia="Times New Roman" w:hAnsi="Times" w:cs="Times New Roman"/>
            <w:sz w:val="22"/>
            <w:szCs w:val="22"/>
            <w:shd w:val="clear" w:color="auto" w:fill="FFFFFF"/>
            <w:lang w:val="en-GB"/>
          </w:rPr>
          <w:t>Controller to</w:t>
        </w:r>
      </w:ins>
      <w:r w:rsidR="00B76EE3" w:rsidRPr="003C74EA">
        <w:rPr>
          <w:rFonts w:ascii="Times" w:eastAsia="Times New Roman" w:hAnsi="Times" w:cs="Times New Roman"/>
          <w:sz w:val="22"/>
          <w:szCs w:val="22"/>
          <w:shd w:val="clear" w:color="auto" w:fill="FFFFFF"/>
          <w:lang w:val="en-GB"/>
        </w:rPr>
        <w:t xml:space="preserve"> dispatch requests to </w:t>
      </w:r>
      <w:ins w:id="1686" w:author="Chara Katiri" w:date="2015-04-11T05:26:00Z">
        <w:r w:rsidRPr="003C74EA">
          <w:rPr>
            <w:rFonts w:ascii="Times" w:eastAsia="Times New Roman" w:hAnsi="Times" w:cs="Times New Roman"/>
            <w:sz w:val="22"/>
            <w:szCs w:val="22"/>
            <w:shd w:val="clear" w:color="auto" w:fill="FFFFFF"/>
            <w:lang w:val="en-GB"/>
          </w:rPr>
          <w:t>C</w:t>
        </w:r>
      </w:ins>
      <w:r w:rsidR="00B76EE3" w:rsidRPr="003C74EA">
        <w:rPr>
          <w:rFonts w:ascii="Times" w:eastAsia="Times New Roman" w:hAnsi="Times" w:cs="Times New Roman"/>
          <w:sz w:val="22"/>
          <w:szCs w:val="22"/>
          <w:shd w:val="clear" w:color="auto" w:fill="FFFFFF"/>
          <w:lang w:val="en-GB"/>
        </w:rPr>
        <w:t>ontrollers</w:t>
      </w:r>
      <w:ins w:id="1687" w:author="Chara Katiri" w:date="2015-04-11T05:26:00Z">
        <w:r w:rsidRPr="003C74EA">
          <w:rPr>
            <w:rFonts w:ascii="Times" w:eastAsia="Times New Roman" w:hAnsi="Times" w:cs="Times New Roman"/>
            <w:sz w:val="22"/>
            <w:szCs w:val="22"/>
            <w:shd w:val="clear" w:color="auto" w:fill="FFFFFF"/>
            <w:lang w:val="en-GB"/>
          </w:rPr>
          <w:t xml:space="preserve"> in MVC</w:t>
        </w:r>
      </w:ins>
      <w:r w:rsidR="00B76EE3" w:rsidRPr="003C74EA">
        <w:rPr>
          <w:rFonts w:ascii="Times" w:eastAsia="Times New Roman" w:hAnsi="Times" w:cs="Times New Roman"/>
          <w:sz w:val="22"/>
          <w:szCs w:val="22"/>
          <w:shd w:val="clear" w:color="auto" w:fill="FFFFFF"/>
          <w:lang w:val="en-GB"/>
        </w:rPr>
        <w:t xml:space="preserve"> [10].  </w:t>
      </w:r>
      <w:ins w:id="1688" w:author="Chara Katiri" w:date="2015-04-11T05:27:00Z">
        <w:r w:rsidRPr="003C74EA">
          <w:rPr>
            <w:rFonts w:ascii="Times" w:eastAsia="Times New Roman" w:hAnsi="Times" w:cs="Times New Roman"/>
            <w:sz w:val="22"/>
            <w:szCs w:val="22"/>
            <w:shd w:val="clear" w:color="auto" w:fill="FFFFFF"/>
            <w:lang w:val="en-GB"/>
          </w:rPr>
          <w:t xml:space="preserve">This process is managed by the </w:t>
        </w:r>
      </w:ins>
      <w:r w:rsidR="00B76EE3" w:rsidRPr="003C74EA">
        <w:rPr>
          <w:rFonts w:ascii="Times" w:eastAsia="Times New Roman" w:hAnsi="Times" w:cs="Times New Roman"/>
          <w:sz w:val="22"/>
          <w:szCs w:val="22"/>
          <w:shd w:val="clear" w:color="auto" w:fill="FFFFFF"/>
          <w:lang w:val="en-GB"/>
        </w:rPr>
        <w:t>DispatcherServlet</w:t>
      </w:r>
      <w:ins w:id="1689" w:author="Chara Katiri" w:date="2015-04-11T05:29:00Z">
        <w:r w:rsidR="001F7690" w:rsidRPr="003C74EA">
          <w:rPr>
            <w:rFonts w:ascii="Times" w:eastAsia="Times New Roman" w:hAnsi="Times" w:cs="Times New Roman"/>
            <w:sz w:val="22"/>
            <w:szCs w:val="22"/>
            <w:shd w:val="clear" w:color="auto" w:fill="FFFFFF"/>
            <w:lang w:val="en-GB"/>
          </w:rPr>
          <w:t>,</w:t>
        </w:r>
      </w:ins>
      <w:ins w:id="1690" w:author="Chara Katiri" w:date="2015-04-11T05:28:00Z">
        <w:r w:rsidRPr="003C74EA">
          <w:rPr>
            <w:rFonts w:ascii="Times" w:eastAsia="Times New Roman" w:hAnsi="Times" w:cs="Times New Roman"/>
            <w:sz w:val="22"/>
            <w:szCs w:val="22"/>
            <w:shd w:val="clear" w:color="auto" w:fill="FFFFFF"/>
            <w:lang w:val="en-GB"/>
          </w:rPr>
          <w:t xml:space="preserve"> which </w:t>
        </w:r>
      </w:ins>
      <w:r w:rsidR="00B76EE3" w:rsidRPr="003C74EA">
        <w:rPr>
          <w:rFonts w:ascii="Times" w:eastAsia="Times New Roman" w:hAnsi="Times" w:cs="Times New Roman"/>
          <w:sz w:val="22"/>
          <w:szCs w:val="22"/>
          <w:shd w:val="clear" w:color="auto" w:fill="FFFFFF"/>
          <w:lang w:val="en-GB"/>
        </w:rPr>
        <w:t>and acts as the front controller</w:t>
      </w:r>
      <w:ins w:id="1691" w:author="Chara Katiri" w:date="2015-04-11T05:29:00Z">
        <w:r w:rsidRPr="003C74EA">
          <w:rPr>
            <w:rFonts w:ascii="Times" w:eastAsia="Times New Roman" w:hAnsi="Times" w:cs="Times New Roman"/>
            <w:sz w:val="22"/>
            <w:szCs w:val="22"/>
            <w:shd w:val="clear" w:color="auto" w:fill="FFFFFF"/>
            <w:lang w:val="en-GB"/>
          </w:rPr>
          <w:t xml:space="preserve"> and is configured in XML</w:t>
        </w:r>
      </w:ins>
      <w:r w:rsidR="00B76EE3" w:rsidRPr="003C74EA">
        <w:rPr>
          <w:rFonts w:ascii="Times" w:eastAsia="Times New Roman" w:hAnsi="Times" w:cs="Times New Roman"/>
          <w:sz w:val="22"/>
          <w:szCs w:val="22"/>
          <w:shd w:val="clear" w:color="auto" w:fill="FFFFFF"/>
          <w:lang w:val="en-GB"/>
        </w:rPr>
        <w:t xml:space="preserve">. The Front controller receives the incoming request from the client and then delegates the request to a Controller. The </w:t>
      </w:r>
      <w:commentRangeStart w:id="1692"/>
      <w:r w:rsidR="00B76EE3" w:rsidRPr="003C74EA">
        <w:rPr>
          <w:rFonts w:ascii="Times" w:eastAsia="Times New Roman" w:hAnsi="Times" w:cs="Times New Roman"/>
          <w:sz w:val="22"/>
          <w:szCs w:val="22"/>
          <w:shd w:val="clear" w:color="auto" w:fill="FFFFFF"/>
          <w:lang w:val="en-GB"/>
        </w:rPr>
        <w:t xml:space="preserve">Controller </w:t>
      </w:r>
      <w:commentRangeEnd w:id="1692"/>
      <w:r w:rsidR="00B76EE3" w:rsidRPr="003C74EA">
        <w:rPr>
          <w:rStyle w:val="CommentReference"/>
          <w:rFonts w:ascii="Times" w:hAnsi="Times" w:cs="Times New Roman"/>
          <w:sz w:val="22"/>
          <w:szCs w:val="22"/>
        </w:rPr>
        <w:commentReference w:id="1692"/>
      </w:r>
      <w:r w:rsidR="00B76EE3" w:rsidRPr="003C74EA">
        <w:rPr>
          <w:rFonts w:ascii="Times" w:eastAsia="Times New Roman" w:hAnsi="Times" w:cs="Times New Roman"/>
          <w:sz w:val="22"/>
          <w:szCs w:val="22"/>
          <w:shd w:val="clear" w:color="auto" w:fill="FFFFFF"/>
          <w:lang w:val="en-GB"/>
        </w:rPr>
        <w:t>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62E2B714" w14:textId="77777777" w:rsidR="00B76EE3" w:rsidRPr="003C74EA" w:rsidRDefault="00B76EE3" w:rsidP="003C74EA">
      <w:pPr>
        <w:keepNext/>
        <w:spacing w:line="360" w:lineRule="auto"/>
        <w:contextualSpacing/>
        <w:jc w:val="both"/>
        <w:rPr>
          <w:rFonts w:ascii="Times" w:hAnsi="Times" w:cs="Times New Roman"/>
          <w:sz w:val="22"/>
          <w:szCs w:val="22"/>
        </w:rPr>
      </w:pPr>
      <w:r w:rsidRPr="003C74EA">
        <w:rPr>
          <w:rFonts w:ascii="Times" w:eastAsia="Times New Roman" w:hAnsi="Times" w:cs="Times New Roman"/>
          <w:noProof/>
          <w:sz w:val="22"/>
          <w:szCs w:val="22"/>
          <w:shd w:val="clear" w:color="auto" w:fill="FFFFFF"/>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2E965C46" w14:textId="77777777" w:rsidR="00B76EE3" w:rsidRPr="003C74EA" w:rsidRDefault="00B76EE3" w:rsidP="003C74EA">
      <w:pPr>
        <w:pStyle w:val="Caption"/>
        <w:spacing w:line="360" w:lineRule="auto"/>
        <w:contextualSpacing/>
        <w:jc w:val="both"/>
        <w:rPr>
          <w:rFonts w:ascii="Times" w:hAnsi="Times" w:cs="Times New Roman"/>
          <w:b w:val="0"/>
          <w:color w:val="auto"/>
          <w:sz w:val="22"/>
          <w:szCs w:val="22"/>
        </w:rPr>
      </w:pPr>
      <w:bookmarkStart w:id="1693" w:name="_Toc288737308"/>
      <w:r w:rsidRPr="003C74EA">
        <w:rPr>
          <w:rFonts w:ascii="Times" w:hAnsi="Times" w:cs="Times New Roman"/>
          <w:b w:val="0"/>
          <w:color w:val="auto"/>
          <w:sz w:val="22"/>
          <w:szCs w:val="22"/>
        </w:rPr>
        <w:t xml:space="preserve">Figure </w:t>
      </w:r>
      <w:r w:rsidRPr="003C74EA">
        <w:rPr>
          <w:rFonts w:ascii="Times" w:hAnsi="Times" w:cs="Times New Roman"/>
          <w:b w:val="0"/>
          <w:color w:val="auto"/>
          <w:sz w:val="22"/>
          <w:szCs w:val="22"/>
        </w:rPr>
        <w:fldChar w:fldCharType="begin"/>
      </w:r>
      <w:r w:rsidRPr="003C74EA">
        <w:rPr>
          <w:rFonts w:ascii="Times" w:hAnsi="Times" w:cs="Times New Roman"/>
          <w:b w:val="0"/>
          <w:color w:val="auto"/>
          <w:sz w:val="22"/>
          <w:szCs w:val="22"/>
        </w:rPr>
        <w:instrText xml:space="preserve"> SEQ Figure \* ARABIC </w:instrText>
      </w:r>
      <w:r w:rsidRPr="003C74EA">
        <w:rPr>
          <w:rFonts w:ascii="Times" w:hAnsi="Times" w:cs="Times New Roman"/>
          <w:b w:val="0"/>
          <w:color w:val="auto"/>
          <w:sz w:val="22"/>
          <w:szCs w:val="22"/>
        </w:rPr>
        <w:fldChar w:fldCharType="separate"/>
      </w:r>
      <w:r w:rsidR="00740A7E" w:rsidRPr="003C74EA">
        <w:rPr>
          <w:rFonts w:ascii="Times" w:hAnsi="Times" w:cs="Times New Roman"/>
          <w:b w:val="0"/>
          <w:noProof/>
          <w:color w:val="auto"/>
          <w:sz w:val="22"/>
          <w:szCs w:val="22"/>
        </w:rPr>
        <w:t>3</w:t>
      </w:r>
      <w:r w:rsidRPr="003C74EA">
        <w:rPr>
          <w:rFonts w:ascii="Times" w:hAnsi="Times" w:cs="Times New Roman"/>
          <w:b w:val="0"/>
          <w:color w:val="auto"/>
          <w:sz w:val="22"/>
          <w:szCs w:val="22"/>
        </w:rPr>
        <w:fldChar w:fldCharType="end"/>
      </w:r>
      <w:r w:rsidRPr="003C74EA">
        <w:rPr>
          <w:rFonts w:ascii="Times" w:hAnsi="Times" w:cs="Times New Roman"/>
          <w:b w:val="0"/>
          <w:color w:val="auto"/>
          <w:sz w:val="22"/>
          <w:szCs w:val="22"/>
        </w:rPr>
        <w:t>: Request processing workflow in Spring MVC</w:t>
      </w:r>
      <w:bookmarkEnd w:id="1693"/>
    </w:p>
    <w:p w14:paraId="032C4D36" w14:textId="77777777" w:rsidR="0041361B" w:rsidRPr="003C74EA" w:rsidRDefault="0041361B" w:rsidP="003C74EA">
      <w:pPr>
        <w:spacing w:line="360" w:lineRule="auto"/>
        <w:contextualSpacing/>
        <w:jc w:val="both"/>
        <w:rPr>
          <w:ins w:id="1694" w:author="Chara Katiri" w:date="2015-04-11T04:56:00Z"/>
          <w:rFonts w:ascii="Times" w:eastAsia="Times New Roman" w:hAnsi="Times" w:cs="Times New Roman"/>
          <w:sz w:val="22"/>
          <w:szCs w:val="22"/>
          <w:lang w:val="en-GB"/>
        </w:rPr>
      </w:pPr>
    </w:p>
    <w:p w14:paraId="7B4A8157" w14:textId="6048DE6A" w:rsidR="0017155B" w:rsidRPr="003C74EA" w:rsidRDefault="00A0554B"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br w:type="page"/>
      </w:r>
    </w:p>
    <w:p w14:paraId="4AB34582" w14:textId="77777777" w:rsidR="008D4B13" w:rsidRPr="003C74EA" w:rsidRDefault="008D4B13" w:rsidP="003C74EA">
      <w:pPr>
        <w:pStyle w:val="Heading1"/>
        <w:numPr>
          <w:ilvl w:val="0"/>
          <w:numId w:val="13"/>
        </w:numPr>
        <w:spacing w:line="360" w:lineRule="auto"/>
        <w:contextualSpacing/>
        <w:jc w:val="both"/>
        <w:rPr>
          <w:rFonts w:ascii="Times" w:hAnsi="Times" w:cs="Times New Roman"/>
          <w:color w:val="auto"/>
          <w:sz w:val="22"/>
          <w:szCs w:val="22"/>
          <w:lang w:val="en-GB"/>
        </w:rPr>
      </w:pPr>
      <w:bookmarkStart w:id="1695" w:name="_Toc290429768"/>
      <w:r w:rsidRPr="003C74EA">
        <w:rPr>
          <w:rFonts w:ascii="Times" w:hAnsi="Times" w:cs="Times New Roman"/>
          <w:color w:val="auto"/>
          <w:sz w:val="22"/>
          <w:szCs w:val="22"/>
          <w:lang w:val="en-GB"/>
        </w:rPr>
        <w:t>System analysis</w:t>
      </w:r>
      <w:bookmarkEnd w:id="1695"/>
    </w:p>
    <w:p w14:paraId="5A7E5FEC" w14:textId="77777777" w:rsidR="008D4B13" w:rsidRPr="003C74EA" w:rsidRDefault="008D4B13"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696" w:name="_Toc290429769"/>
      <w:r w:rsidRPr="003C74EA">
        <w:rPr>
          <w:rFonts w:ascii="Times" w:hAnsi="Times" w:cs="Times New Roman"/>
          <w:color w:val="auto"/>
          <w:sz w:val="22"/>
          <w:szCs w:val="22"/>
          <w:lang w:val="en-GB"/>
        </w:rPr>
        <w:t>Current process</w:t>
      </w:r>
      <w:bookmarkEnd w:id="1696"/>
    </w:p>
    <w:p w14:paraId="0B68DEBB" w14:textId="544DDE51" w:rsidR="0017155B" w:rsidRPr="003C74EA" w:rsidRDefault="0017155B" w:rsidP="003C74EA">
      <w:pPr>
        <w:spacing w:line="360" w:lineRule="auto"/>
        <w:ind w:firstLine="72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Currently, there’s no organised process for </w:t>
      </w:r>
      <w:r w:rsidR="00EC0BC2" w:rsidRPr="003C74EA">
        <w:rPr>
          <w:rFonts w:ascii="Times" w:eastAsia="Times New Roman" w:hAnsi="Times" w:cs="Times New Roman"/>
          <w:sz w:val="22"/>
          <w:szCs w:val="22"/>
          <w:lang w:val="en-GB"/>
        </w:rPr>
        <w:t>the University</w:t>
      </w:r>
      <w:r w:rsidR="00321E7C" w:rsidRPr="003C74EA">
        <w:rPr>
          <w:rFonts w:ascii="Times" w:eastAsia="Times New Roman" w:hAnsi="Times" w:cs="Times New Roman"/>
          <w:sz w:val="22"/>
          <w:szCs w:val="22"/>
          <w:lang w:val="en-GB"/>
        </w:rPr>
        <w:t xml:space="preserve"> of Surrey community </w:t>
      </w:r>
      <w:r w:rsidRPr="003C74EA">
        <w:rPr>
          <w:rFonts w:ascii="Times" w:eastAsia="Times New Roman" w:hAnsi="Times" w:cs="Times New Roman"/>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3C74EA">
        <w:rPr>
          <w:rFonts w:ascii="Times" w:eastAsia="Times New Roman" w:hAnsi="Times" w:cs="Times New Roman"/>
          <w:sz w:val="22"/>
          <w:szCs w:val="22"/>
          <w:lang w:val="en-GB"/>
        </w:rPr>
        <w:t xml:space="preserve">it’s possible that overloads the network as well as the amount of storage on servers. </w:t>
      </w:r>
    </w:p>
    <w:p w14:paraId="5135513F" w14:textId="77777777" w:rsidR="00563FBC" w:rsidRPr="003C74EA" w:rsidRDefault="00563FBC" w:rsidP="003C74EA">
      <w:pPr>
        <w:spacing w:line="360" w:lineRule="auto"/>
        <w:ind w:firstLine="360"/>
        <w:contextualSpacing/>
        <w:jc w:val="both"/>
        <w:rPr>
          <w:rFonts w:ascii="Times" w:eastAsia="Times New Roman" w:hAnsi="Times" w:cs="Times New Roman"/>
          <w:sz w:val="22"/>
          <w:szCs w:val="22"/>
          <w:lang w:val="en-GB"/>
        </w:rPr>
      </w:pPr>
    </w:p>
    <w:p w14:paraId="4DC34B94" w14:textId="5FAE2A0D" w:rsidR="008D4B13" w:rsidRPr="003C74EA" w:rsidRDefault="008D4B13"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697" w:name="_Toc290429770"/>
      <w:r w:rsidRPr="003C74EA">
        <w:rPr>
          <w:rFonts w:ascii="Times" w:hAnsi="Times" w:cs="Times New Roman"/>
          <w:color w:val="auto"/>
          <w:sz w:val="22"/>
          <w:szCs w:val="22"/>
          <w:lang w:val="en-GB"/>
        </w:rPr>
        <w:t>System requirements and analysis</w:t>
      </w:r>
      <w:bookmarkEnd w:id="1697"/>
      <w:r w:rsidRPr="003C74EA">
        <w:rPr>
          <w:rFonts w:ascii="Times" w:hAnsi="Times" w:cs="Times New Roman"/>
          <w:color w:val="auto"/>
          <w:sz w:val="22"/>
          <w:szCs w:val="22"/>
          <w:lang w:val="en-GB"/>
        </w:rPr>
        <w:t xml:space="preserve"> </w:t>
      </w:r>
    </w:p>
    <w:p w14:paraId="5287CDFB" w14:textId="12BAD9E7" w:rsidR="00305226" w:rsidRPr="003C74EA" w:rsidRDefault="00305226" w:rsidP="003C74EA">
      <w:pPr>
        <w:spacing w:line="360" w:lineRule="auto"/>
        <w:ind w:firstLine="72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The requirements listed below will be used as the basis for the development and testing of the web application, to determine the c</w:t>
      </w:r>
      <w:r w:rsidR="007E7DE8" w:rsidRPr="003C74EA">
        <w:rPr>
          <w:rFonts w:ascii="Times" w:eastAsia="Times New Roman" w:hAnsi="Times" w:cs="Times New Roman"/>
          <w:sz w:val="22"/>
          <w:szCs w:val="22"/>
          <w:lang w:val="en-GB"/>
        </w:rPr>
        <w:t>ompletion of the project and assess</w:t>
      </w:r>
      <w:r w:rsidRPr="003C74EA">
        <w:rPr>
          <w:rFonts w:ascii="Times" w:eastAsia="Times New Roman" w:hAnsi="Times" w:cs="Times New Roman"/>
          <w:sz w:val="22"/>
          <w:szCs w:val="22"/>
          <w:lang w:val="en-GB"/>
        </w:rPr>
        <w:t xml:space="preserve"> its success. </w:t>
      </w:r>
    </w:p>
    <w:p w14:paraId="3EF5EA54" w14:textId="77777777" w:rsidR="00305226" w:rsidRPr="003C74EA" w:rsidRDefault="00305226" w:rsidP="003C74EA">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Requirement Type: Functional or Non-Functional.  </w:t>
      </w:r>
    </w:p>
    <w:p w14:paraId="7B2B71AD" w14:textId="57EFF73C" w:rsidR="00305226" w:rsidRPr="003C74EA" w:rsidRDefault="00305226" w:rsidP="003C74EA">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Functional: Requirements are classified as Functional if their aim is to provide information on what the system should do. [6] Examples include: authentication and authorization processes, historical data, audit tracking, </w:t>
      </w:r>
      <w:ins w:id="1698" w:author="Chara Katiri" w:date="2015-04-11T05:33:00Z">
        <w:r w:rsidR="00697D80" w:rsidRPr="003C74EA">
          <w:rPr>
            <w:rFonts w:ascii="Times" w:eastAsia="Times New Roman" w:hAnsi="Times" w:cs="Times New Roman"/>
            <w:sz w:val="22"/>
            <w:szCs w:val="22"/>
            <w:shd w:val="clear" w:color="auto" w:fill="FFFFFF"/>
            <w:lang w:val="en-GB"/>
          </w:rPr>
          <w:t>database requirements etc.</w:t>
        </w:r>
      </w:ins>
      <w:r w:rsidRPr="003C74EA">
        <w:rPr>
          <w:rFonts w:ascii="Times" w:eastAsia="Times New Roman" w:hAnsi="Times" w:cs="Times New Roman"/>
          <w:sz w:val="22"/>
          <w:szCs w:val="22"/>
          <w:shd w:val="clear" w:color="auto" w:fill="FFFFFF"/>
          <w:lang w:val="en-GB"/>
        </w:rPr>
        <w:t xml:space="preserve"> [7]</w:t>
      </w:r>
      <w:ins w:id="1699" w:author="Chara Katiri" w:date="2015-04-11T05:34:00Z">
        <w:r w:rsidR="00697D80" w:rsidRPr="003C74EA">
          <w:rPr>
            <w:rFonts w:ascii="Times" w:eastAsia="Times New Roman" w:hAnsi="Times" w:cs="Times New Roman"/>
            <w:sz w:val="22"/>
            <w:szCs w:val="22"/>
            <w:shd w:val="clear" w:color="auto" w:fill="FFFFFF"/>
            <w:lang w:val="en-GB"/>
          </w:rPr>
          <w:t>.</w:t>
        </w:r>
      </w:ins>
    </w:p>
    <w:p w14:paraId="4CB4FFE5" w14:textId="77777777" w:rsidR="00305226" w:rsidRPr="003C74EA" w:rsidRDefault="00305226" w:rsidP="003C74EA">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7D833C3F" w14:textId="3F81A365" w:rsidR="002617A0" w:rsidRPr="003C74EA" w:rsidRDefault="002617A0" w:rsidP="003C74EA">
      <w:pPr>
        <w:pStyle w:val="ListParagraph"/>
        <w:numPr>
          <w:ilvl w:val="0"/>
          <w:numId w:val="6"/>
        </w:numPr>
        <w:spacing w:line="360" w:lineRule="auto"/>
        <w:jc w:val="both"/>
        <w:rPr>
          <w:ins w:id="1700" w:author="Chara Katiri" w:date="2015-04-12T03:06:00Z"/>
          <w:rFonts w:ascii="Times" w:eastAsia="Times New Roman" w:hAnsi="Times" w:cs="Times New Roman"/>
          <w:sz w:val="22"/>
          <w:szCs w:val="22"/>
          <w:shd w:val="clear" w:color="auto" w:fill="FFFFFF"/>
          <w:lang w:val="en-GB"/>
          <w:rPrChange w:id="1701" w:author="Chara Katiri" w:date="2015-04-12T03:47:00Z">
            <w:rPr>
              <w:ins w:id="1702" w:author="Chara Katiri" w:date="2015-04-12T03:06:00Z"/>
              <w:shd w:val="clear" w:color="auto" w:fill="FFFFFF"/>
              <w:lang w:val="en-GB"/>
            </w:rPr>
          </w:rPrChange>
        </w:rPr>
      </w:pPr>
      <w:ins w:id="1703" w:author="Chara Katiri" w:date="2015-04-12T03:06:00Z">
        <w:r w:rsidRPr="003C74EA">
          <w:rPr>
            <w:rFonts w:ascii="Times" w:eastAsia="Times New Roman" w:hAnsi="Times" w:cs="Times New Roman"/>
            <w:sz w:val="22"/>
            <w:szCs w:val="22"/>
            <w:shd w:val="clear" w:color="auto" w:fill="FFFFFF"/>
            <w:lang w:val="en-GB"/>
          </w:rPr>
          <w:t xml:space="preserve">Shall/Must </w:t>
        </w:r>
      </w:ins>
      <w:ins w:id="1704" w:author="Chara Katiri" w:date="2015-04-12T03:07:00Z">
        <w:r w:rsidRPr="003C74EA">
          <w:rPr>
            <w:rFonts w:ascii="Times" w:eastAsia="Times New Roman" w:hAnsi="Times" w:cs="Times New Roman"/>
            <w:sz w:val="22"/>
            <w:szCs w:val="22"/>
            <w:shd w:val="clear" w:color="auto" w:fill="FFFFFF"/>
            <w:lang w:val="en-GB"/>
          </w:rPr>
          <w:t>terminology</w:t>
        </w:r>
      </w:ins>
      <w:ins w:id="1705" w:author="Chara Katiri" w:date="2015-04-12T03:10:00Z">
        <w:r w:rsidRPr="003C74EA">
          <w:rPr>
            <w:rFonts w:ascii="Times" w:eastAsia="Times New Roman" w:hAnsi="Times" w:cs="Times New Roman"/>
            <w:sz w:val="22"/>
            <w:szCs w:val="22"/>
            <w:shd w:val="clear" w:color="auto" w:fill="FFFFFF"/>
            <w:lang w:val="en-GB"/>
          </w:rPr>
          <w:t xml:space="preserve">: </w:t>
        </w:r>
      </w:ins>
      <w:ins w:id="1706" w:author="Chara Katiri" w:date="2015-04-12T03:11:00Z">
        <w:r w:rsidRPr="003C74EA">
          <w:rPr>
            <w:rFonts w:ascii="Times" w:eastAsia="Times New Roman" w:hAnsi="Times" w:cs="Times New Roman"/>
            <w:sz w:val="22"/>
            <w:szCs w:val="22"/>
            <w:shd w:val="clear" w:color="auto" w:fill="FFFFFF"/>
            <w:lang w:val="en-GB"/>
          </w:rPr>
          <w:t xml:space="preserve">These keywords are used in RFC to </w:t>
        </w:r>
      </w:ins>
      <w:ins w:id="1707" w:author="Chara Katiri" w:date="2015-04-12T03:12:00Z">
        <w:r w:rsidRPr="003C74EA">
          <w:rPr>
            <w:rFonts w:ascii="Times" w:eastAsia="Times New Roman" w:hAnsi="Times" w:cs="Times New Roman"/>
            <w:sz w:val="22"/>
            <w:szCs w:val="22"/>
            <w:shd w:val="clear" w:color="auto" w:fill="FFFFFF"/>
            <w:lang w:val="en-GB"/>
          </w:rPr>
          <w:t xml:space="preserve">the level of requirement. </w:t>
        </w:r>
        <w:r w:rsidRPr="003C74EA">
          <w:rPr>
            <w:rFonts w:ascii="Times" w:eastAsia="Times New Roman" w:hAnsi="Times" w:cs="Times New Roman"/>
            <w:sz w:val="22"/>
            <w:szCs w:val="22"/>
            <w:shd w:val="clear" w:color="auto" w:fill="FFFFFF"/>
            <w:lang w:val="en-GB"/>
            <w:rPrChange w:id="1708" w:author="Chara Katiri" w:date="2015-04-12T03:47:00Z">
              <w:rPr>
                <w:shd w:val="clear" w:color="auto" w:fill="FFFFFF"/>
                <w:lang w:val="en-GB"/>
              </w:rPr>
            </w:rPrChange>
          </w:rPr>
          <w:t>Requirements marked as</w:t>
        </w:r>
      </w:ins>
      <w:ins w:id="1709" w:author="Chara Katiri" w:date="2015-04-12T03:06:00Z">
        <w:r w:rsidRPr="003C74EA">
          <w:rPr>
            <w:rFonts w:ascii="Times" w:eastAsia="Times New Roman" w:hAnsi="Times" w:cs="Times New Roman"/>
            <w:sz w:val="22"/>
            <w:szCs w:val="22"/>
            <w:shd w:val="clear" w:color="auto" w:fill="FFFFFF"/>
            <w:lang w:val="en-GB"/>
            <w:rPrChange w:id="1710" w:author="Chara Katiri" w:date="2015-04-12T03:47:00Z">
              <w:rPr>
                <w:shd w:val="clear" w:color="auto" w:fill="FFFFFF"/>
                <w:lang w:val="en-GB"/>
              </w:rPr>
            </w:rPrChange>
          </w:rPr>
          <w:t xml:space="preserve"> ‘Shall’ indicate absolute requirement. ‘Must’ indicates </w:t>
        </w:r>
      </w:ins>
      <w:ins w:id="1711" w:author="Chara Katiri" w:date="2015-04-12T03:13:00Z">
        <w:r w:rsidRPr="003C74EA">
          <w:rPr>
            <w:rFonts w:ascii="Times" w:eastAsia="Times New Roman" w:hAnsi="Times" w:cs="Times New Roman"/>
            <w:sz w:val="22"/>
            <w:szCs w:val="22"/>
            <w:shd w:val="clear" w:color="auto" w:fill="FFFFFF"/>
            <w:lang w:val="en-GB"/>
          </w:rPr>
          <w:t xml:space="preserve">desired requirement </w:t>
        </w:r>
      </w:ins>
      <w:ins w:id="1712" w:author="Chara Katiri" w:date="2015-04-12T03:10:00Z">
        <w:r w:rsidRPr="003C74EA">
          <w:rPr>
            <w:rFonts w:ascii="Times" w:eastAsia="Times New Roman" w:hAnsi="Times" w:cs="Times New Roman"/>
            <w:sz w:val="22"/>
            <w:szCs w:val="22"/>
            <w:shd w:val="clear" w:color="auto" w:fill="FFFFFF"/>
            <w:lang w:val="en-GB"/>
            <w:rPrChange w:id="1713" w:author="Chara Katiri" w:date="2015-04-12T03:47:00Z">
              <w:rPr>
                <w:shd w:val="clear" w:color="auto" w:fill="FFFFFF"/>
                <w:lang w:val="en-GB"/>
              </w:rPr>
            </w:rPrChange>
          </w:rPr>
          <w:t xml:space="preserve">[47]. </w:t>
        </w:r>
      </w:ins>
    </w:p>
    <w:p w14:paraId="56C9CC62" w14:textId="7009FA17" w:rsidR="00305226" w:rsidRPr="003C74EA" w:rsidRDefault="00305226" w:rsidP="003C74EA">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MoSCoW: ‘Must or Should Could or Won’t’ business analysis and </w:t>
      </w:r>
      <w:r w:rsidRPr="003C74EA">
        <w:rPr>
          <w:rFonts w:ascii="Times" w:eastAsia="Times New Roman" w:hAnsi="Times" w:cs="Times New Roman"/>
          <w:i/>
          <w:sz w:val="22"/>
          <w:szCs w:val="22"/>
          <w:shd w:val="clear" w:color="auto" w:fill="FFFFFF"/>
          <w:lang w:val="en-GB"/>
          <w:rPrChange w:id="1714" w:author="Chara Katiri" w:date="2015-04-12T03:47:00Z">
            <w:rPr>
              <w:rFonts w:ascii="Times" w:eastAsia="Times New Roman" w:hAnsi="Times" w:cs="Times New Roman"/>
              <w:sz w:val="22"/>
              <w:szCs w:val="22"/>
              <w:shd w:val="clear" w:color="auto" w:fill="FFFFFF"/>
              <w:lang w:val="en-GB"/>
            </w:rPr>
          </w:rPrChange>
        </w:rPr>
        <w:t>prioritization</w:t>
      </w:r>
      <w:r w:rsidRPr="003C74EA">
        <w:rPr>
          <w:rFonts w:ascii="Times" w:eastAsia="Times New Roman" w:hAnsi="Times" w:cs="Times New Roman"/>
          <w:sz w:val="22"/>
          <w:szCs w:val="22"/>
          <w:shd w:val="clear" w:color="auto" w:fill="FFFFFF"/>
          <w:lang w:val="en-GB"/>
        </w:rPr>
        <w:t xml:space="preserve">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w:t>
      </w:r>
      <w:r w:rsidR="001E3980" w:rsidRPr="003C74EA">
        <w:rPr>
          <w:rFonts w:ascii="Times" w:eastAsia="Times New Roman" w:hAnsi="Times" w:cs="Times New Roman"/>
          <w:sz w:val="22"/>
          <w:szCs w:val="22"/>
          <w:shd w:val="clear" w:color="auto" w:fill="FFFFFF"/>
          <w:lang w:val="en-GB"/>
        </w:rPr>
        <w:t xml:space="preserve">list of ‘Won’t’ requirements represents a number of </w:t>
      </w:r>
      <w:r w:rsidRPr="003C74EA">
        <w:rPr>
          <w:rFonts w:ascii="Times" w:eastAsia="Times New Roman" w:hAnsi="Times" w:cs="Times New Roman"/>
          <w:sz w:val="22"/>
          <w:szCs w:val="22"/>
          <w:shd w:val="clear" w:color="auto" w:fill="FFFFFF"/>
          <w:lang w:val="en-GB"/>
        </w:rPr>
        <w:t xml:space="preserve">suggestions </w:t>
      </w:r>
      <w:r w:rsidR="001E3980" w:rsidRPr="003C74EA">
        <w:rPr>
          <w:rFonts w:ascii="Times" w:eastAsia="Times New Roman" w:hAnsi="Times" w:cs="Times New Roman"/>
          <w:sz w:val="22"/>
          <w:szCs w:val="22"/>
          <w:shd w:val="clear" w:color="auto" w:fill="FFFFFF"/>
          <w:lang w:val="en-GB"/>
        </w:rPr>
        <w:t xml:space="preserve">that Would be implemented as part of </w:t>
      </w:r>
      <w:r w:rsidRPr="003C74EA">
        <w:rPr>
          <w:rFonts w:ascii="Times" w:eastAsia="Times New Roman" w:hAnsi="Times" w:cs="Times New Roman"/>
          <w:sz w:val="22"/>
          <w:szCs w:val="22"/>
          <w:shd w:val="clear" w:color="auto" w:fill="FFFFFF"/>
          <w:lang w:val="en-GB"/>
        </w:rPr>
        <w:t xml:space="preserve">future development </w:t>
      </w:r>
      <w:r w:rsidR="001E3980" w:rsidRPr="003C74EA">
        <w:rPr>
          <w:rFonts w:ascii="Times" w:eastAsia="Times New Roman" w:hAnsi="Times" w:cs="Times New Roman"/>
          <w:sz w:val="22"/>
          <w:szCs w:val="22"/>
          <w:shd w:val="clear" w:color="auto" w:fill="FFFFFF"/>
          <w:lang w:val="en-GB"/>
        </w:rPr>
        <w:t>to improve</w:t>
      </w:r>
      <w:r w:rsidRPr="003C74EA">
        <w:rPr>
          <w:rFonts w:ascii="Times" w:eastAsia="Times New Roman" w:hAnsi="Times" w:cs="Times New Roman"/>
          <w:sz w:val="22"/>
          <w:szCs w:val="22"/>
          <w:shd w:val="clear" w:color="auto" w:fill="FFFFFF"/>
          <w:lang w:val="en-GB"/>
        </w:rPr>
        <w:t xml:space="preserve"> the system </w:t>
      </w:r>
      <w:r w:rsidR="00C129A4" w:rsidRPr="003C74EA">
        <w:rPr>
          <w:rFonts w:ascii="Times" w:eastAsia="Times New Roman" w:hAnsi="Times" w:cs="Times New Roman"/>
          <w:sz w:val="22"/>
          <w:szCs w:val="22"/>
          <w:shd w:val="clear" w:color="auto" w:fill="FFFFFF"/>
          <w:lang w:val="en-GB"/>
        </w:rPr>
        <w:t>[25]</w:t>
      </w:r>
      <w:ins w:id="1715" w:author="Chara Katiri" w:date="2015-04-11T06:23:00Z">
        <w:r w:rsidR="0030794C" w:rsidRPr="003C74EA">
          <w:rPr>
            <w:rFonts w:ascii="Times" w:eastAsia="Times New Roman" w:hAnsi="Times" w:cs="Times New Roman"/>
            <w:sz w:val="22"/>
            <w:szCs w:val="22"/>
            <w:shd w:val="clear" w:color="auto" w:fill="FFFFFF"/>
            <w:lang w:val="en-GB"/>
          </w:rPr>
          <w:t>.</w:t>
        </w:r>
      </w:ins>
    </w:p>
    <w:p w14:paraId="2CE8B503" w14:textId="7674F8A5" w:rsidR="00305226" w:rsidRPr="003C74EA" w:rsidRDefault="00940B23" w:rsidP="003C74EA">
      <w:pPr>
        <w:spacing w:line="360" w:lineRule="auto"/>
        <w:contextualSpacing/>
        <w:jc w:val="both"/>
        <w:rPr>
          <w:rFonts w:ascii="Times" w:eastAsia="Times New Roman" w:hAnsi="Times" w:cs="Times New Roman"/>
          <w:b/>
          <w:sz w:val="22"/>
          <w:szCs w:val="22"/>
          <w:lang w:val="en-GB"/>
        </w:rPr>
      </w:pPr>
      <w:r w:rsidRPr="003C74EA">
        <w:rPr>
          <w:rFonts w:ascii="Times" w:eastAsia="Times New Roman" w:hAnsi="Times" w:cs="Times New Roman"/>
          <w:b/>
          <w:sz w:val="22"/>
          <w:szCs w:val="22"/>
          <w:lang w:val="en-GB"/>
        </w:rPr>
        <w:br w:type="page"/>
      </w:r>
    </w:p>
    <w:p w14:paraId="5D4E1F8F" w14:textId="19B6A7A5" w:rsidR="00196CE2" w:rsidRPr="003C74EA" w:rsidRDefault="008D4B13"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1716" w:name="_Toc290429771"/>
      <w:r w:rsidRPr="003C74EA">
        <w:rPr>
          <w:rFonts w:ascii="Times" w:hAnsi="Times" w:cs="Times New Roman"/>
          <w:color w:val="auto"/>
          <w:sz w:val="22"/>
          <w:szCs w:val="22"/>
          <w:lang w:val="en-GB"/>
        </w:rPr>
        <w:t>Functional and non-functional requirements</w:t>
      </w:r>
      <w:bookmarkEnd w:id="1716"/>
    </w:p>
    <w:tbl>
      <w:tblPr>
        <w:tblStyle w:val="TableGrid"/>
        <w:tblW w:w="9128" w:type="dxa"/>
        <w:tblInd w:w="108" w:type="dxa"/>
        <w:tblLook w:val="04A0" w:firstRow="1" w:lastRow="0" w:firstColumn="1" w:lastColumn="0" w:noHBand="0" w:noVBand="1"/>
        <w:tblPrChange w:id="1717" w:author="Chara Katiri" w:date="2015-04-12T02:56:00Z">
          <w:tblPr>
            <w:tblStyle w:val="TableGrid"/>
            <w:tblW w:w="9072" w:type="dxa"/>
            <w:tblInd w:w="108" w:type="dxa"/>
            <w:tblLook w:val="04A0" w:firstRow="1" w:lastRow="0" w:firstColumn="1" w:lastColumn="0" w:noHBand="0" w:noVBand="1"/>
          </w:tblPr>
        </w:tblPrChange>
      </w:tblPr>
      <w:tblGrid>
        <w:gridCol w:w="992"/>
        <w:gridCol w:w="124"/>
        <w:gridCol w:w="3960"/>
        <w:gridCol w:w="1274"/>
        <w:gridCol w:w="1609"/>
        <w:gridCol w:w="1169"/>
        <w:tblGridChange w:id="1718">
          <w:tblGrid>
            <w:gridCol w:w="1182"/>
            <w:gridCol w:w="171"/>
            <w:gridCol w:w="5203"/>
            <w:gridCol w:w="1334"/>
            <w:gridCol w:w="1182"/>
            <w:gridCol w:w="1182"/>
          </w:tblGrid>
        </w:tblGridChange>
      </w:tblGrid>
      <w:tr w:rsidR="003E5880" w:rsidRPr="003C74EA" w14:paraId="17B9AFC2" w14:textId="77777777" w:rsidTr="003E5880">
        <w:tc>
          <w:tcPr>
            <w:tcW w:w="1172" w:type="dxa"/>
            <w:gridSpan w:val="2"/>
            <w:shd w:val="clear" w:color="auto" w:fill="548DD4" w:themeFill="text2" w:themeFillTint="99"/>
            <w:tcPrChange w:id="1719" w:author="Chara Katiri" w:date="2015-04-12T02:56:00Z">
              <w:tcPr>
                <w:tcW w:w="1353" w:type="dxa"/>
                <w:gridSpan w:val="2"/>
                <w:shd w:val="clear" w:color="auto" w:fill="548DD4" w:themeFill="text2" w:themeFillTint="99"/>
              </w:tcPr>
            </w:tcPrChange>
          </w:tcPr>
          <w:p w14:paraId="191D9D4C" w14:textId="77777777"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Req. no.</w:t>
            </w:r>
          </w:p>
        </w:tc>
        <w:tc>
          <w:tcPr>
            <w:tcW w:w="4254" w:type="dxa"/>
            <w:shd w:val="clear" w:color="auto" w:fill="548DD4" w:themeFill="text2" w:themeFillTint="99"/>
            <w:tcPrChange w:id="1720" w:author="Chara Katiri" w:date="2015-04-12T02:56:00Z">
              <w:tcPr>
                <w:tcW w:w="5203" w:type="dxa"/>
                <w:shd w:val="clear" w:color="auto" w:fill="548DD4" w:themeFill="text2" w:themeFillTint="99"/>
              </w:tcPr>
            </w:tcPrChange>
          </w:tcPr>
          <w:p w14:paraId="2028391D" w14:textId="77777777"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Requirements Description</w:t>
            </w:r>
          </w:p>
        </w:tc>
        <w:tc>
          <w:tcPr>
            <w:tcW w:w="1288" w:type="dxa"/>
            <w:shd w:val="clear" w:color="auto" w:fill="548DD4" w:themeFill="text2" w:themeFillTint="99"/>
            <w:tcPrChange w:id="1721" w:author="Chara Katiri" w:date="2015-04-12T02:56:00Z">
              <w:tcPr>
                <w:tcW w:w="1334" w:type="dxa"/>
                <w:shd w:val="clear" w:color="auto" w:fill="548DD4" w:themeFill="text2" w:themeFillTint="99"/>
              </w:tcPr>
            </w:tcPrChange>
          </w:tcPr>
          <w:p w14:paraId="4223D278" w14:textId="77777777"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Req. Type</w:t>
            </w:r>
          </w:p>
        </w:tc>
        <w:tc>
          <w:tcPr>
            <w:tcW w:w="1242" w:type="dxa"/>
            <w:shd w:val="clear" w:color="auto" w:fill="548DD4" w:themeFill="text2" w:themeFillTint="99"/>
            <w:tcPrChange w:id="1722" w:author="Chara Katiri" w:date="2015-04-12T02:56:00Z">
              <w:tcPr>
                <w:tcW w:w="1182" w:type="dxa"/>
                <w:shd w:val="clear" w:color="auto" w:fill="548DD4" w:themeFill="text2" w:themeFillTint="99"/>
              </w:tcPr>
            </w:tcPrChange>
          </w:tcPr>
          <w:p w14:paraId="56966C01" w14:textId="111907E9" w:rsidR="003E5880" w:rsidRPr="003C74EA" w:rsidRDefault="003E5880" w:rsidP="003C74EA">
            <w:pPr>
              <w:pStyle w:val="ListParagraph"/>
              <w:spacing w:line="360" w:lineRule="auto"/>
              <w:ind w:left="0"/>
              <w:jc w:val="both"/>
              <w:rPr>
                <w:rFonts w:ascii="Times" w:hAnsi="Times" w:cs="Times New Roman"/>
                <w:b/>
                <w:bCs/>
                <w:color w:val="FFFFFF" w:themeColor="background1"/>
                <w:sz w:val="22"/>
                <w:szCs w:val="22"/>
                <w:lang w:val="en-GB"/>
              </w:rPr>
            </w:pPr>
            <w:commentRangeStart w:id="1723"/>
            <w:ins w:id="1724" w:author="Chara Katiri" w:date="2015-04-12T02:55:00Z">
              <w:r w:rsidRPr="003C74EA">
                <w:rPr>
                  <w:rFonts w:ascii="Times" w:hAnsi="Times" w:cs="Times New Roman"/>
                  <w:b/>
                  <w:bCs/>
                  <w:color w:val="FFFFFF" w:themeColor="background1"/>
                  <w:sz w:val="22"/>
                  <w:szCs w:val="22"/>
                  <w:lang w:val="en-GB"/>
                </w:rPr>
                <w:t>Shall/Must</w:t>
              </w:r>
            </w:ins>
            <w:commentRangeEnd w:id="1723"/>
            <w:ins w:id="1725" w:author="Chara Katiri" w:date="2015-04-12T03:15:00Z">
              <w:r w:rsidR="00FB15A5" w:rsidRPr="003C74EA">
                <w:rPr>
                  <w:rStyle w:val="CommentReference"/>
                  <w:rFonts w:ascii="Times" w:hAnsi="Times"/>
                  <w:sz w:val="22"/>
                  <w:szCs w:val="22"/>
                  <w:rPrChange w:id="1726" w:author="Chara Katiri" w:date="2015-04-12T03:47:00Z">
                    <w:rPr>
                      <w:rStyle w:val="CommentReference"/>
                    </w:rPr>
                  </w:rPrChange>
                </w:rPr>
                <w:commentReference w:id="1723"/>
              </w:r>
            </w:ins>
          </w:p>
        </w:tc>
        <w:tc>
          <w:tcPr>
            <w:tcW w:w="1172" w:type="dxa"/>
            <w:shd w:val="clear" w:color="auto" w:fill="548DD4" w:themeFill="text2" w:themeFillTint="99"/>
            <w:tcPrChange w:id="1727" w:author="Chara Katiri" w:date="2015-04-12T02:56:00Z">
              <w:tcPr>
                <w:tcW w:w="1182" w:type="dxa"/>
                <w:shd w:val="clear" w:color="auto" w:fill="548DD4" w:themeFill="text2" w:themeFillTint="99"/>
              </w:tcPr>
            </w:tcPrChange>
          </w:tcPr>
          <w:p w14:paraId="734E23A0" w14:textId="0816325A"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MoSCoW</w:t>
            </w:r>
          </w:p>
        </w:tc>
      </w:tr>
      <w:tr w:rsidR="003E5880" w:rsidRPr="003C74EA" w14:paraId="0911466D" w14:textId="77777777" w:rsidTr="003E5880">
        <w:tc>
          <w:tcPr>
            <w:tcW w:w="1172" w:type="dxa"/>
            <w:gridSpan w:val="2"/>
            <w:shd w:val="clear" w:color="auto" w:fill="548DD4" w:themeFill="text2" w:themeFillTint="99"/>
            <w:tcPrChange w:id="1728" w:author="Chara Katiri" w:date="2015-04-12T02:56:00Z">
              <w:tcPr>
                <w:tcW w:w="1182" w:type="dxa"/>
                <w:shd w:val="clear" w:color="auto" w:fill="548DD4" w:themeFill="text2" w:themeFillTint="99"/>
              </w:tcPr>
            </w:tcPrChange>
          </w:tcPr>
          <w:p w14:paraId="7ABE4765" w14:textId="77777777"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p>
        </w:tc>
        <w:tc>
          <w:tcPr>
            <w:tcW w:w="7956" w:type="dxa"/>
            <w:gridSpan w:val="4"/>
            <w:shd w:val="clear" w:color="auto" w:fill="548DD4" w:themeFill="text2" w:themeFillTint="99"/>
            <w:tcPrChange w:id="1729" w:author="Chara Katiri" w:date="2015-04-12T02:56:00Z">
              <w:tcPr>
                <w:tcW w:w="9072" w:type="dxa"/>
                <w:gridSpan w:val="5"/>
                <w:shd w:val="clear" w:color="auto" w:fill="548DD4" w:themeFill="text2" w:themeFillTint="99"/>
              </w:tcPr>
            </w:tcPrChange>
          </w:tcPr>
          <w:p w14:paraId="540CC5E8" w14:textId="63BA3CE0"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color w:val="FFFFFF" w:themeColor="background1"/>
                <w:sz w:val="22"/>
                <w:szCs w:val="22"/>
              </w:rPr>
              <w:t>Database</w:t>
            </w:r>
          </w:p>
        </w:tc>
      </w:tr>
      <w:tr w:rsidR="003E5880" w:rsidRPr="003C74EA" w14:paraId="3B2CA09C" w14:textId="77777777" w:rsidTr="003E5880">
        <w:tc>
          <w:tcPr>
            <w:tcW w:w="1172" w:type="dxa"/>
            <w:gridSpan w:val="2"/>
            <w:tcPrChange w:id="1730" w:author="Chara Katiri" w:date="2015-04-12T02:56:00Z">
              <w:tcPr>
                <w:tcW w:w="1353" w:type="dxa"/>
                <w:gridSpan w:val="2"/>
              </w:tcPr>
            </w:tcPrChange>
          </w:tcPr>
          <w:p w14:paraId="76C781B6" w14:textId="39423BF1" w:rsidR="003E5880" w:rsidRPr="003C74EA" w:rsidRDefault="003E5880" w:rsidP="003C74EA">
            <w:pPr>
              <w:pStyle w:val="ListParagraph"/>
              <w:spacing w:line="360" w:lineRule="auto"/>
              <w:ind w:left="0"/>
              <w:jc w:val="both"/>
              <w:rPr>
                <w:rFonts w:ascii="Times" w:hAnsi="Times" w:cs="Times New Roman"/>
                <w:sz w:val="22"/>
                <w:szCs w:val="22"/>
              </w:rPr>
            </w:pPr>
            <w:ins w:id="1731" w:author="Chara Katiri" w:date="2015-04-11T05:40:00Z">
              <w:r w:rsidRPr="003C74EA">
                <w:rPr>
                  <w:rFonts w:ascii="Times" w:hAnsi="Times" w:cs="Times New Roman"/>
                  <w:sz w:val="22"/>
                  <w:szCs w:val="22"/>
                </w:rPr>
                <w:t>1</w:t>
              </w:r>
            </w:ins>
          </w:p>
        </w:tc>
        <w:tc>
          <w:tcPr>
            <w:tcW w:w="4254" w:type="dxa"/>
            <w:tcPrChange w:id="1732" w:author="Chara Katiri" w:date="2015-04-12T02:56:00Z">
              <w:tcPr>
                <w:tcW w:w="5203" w:type="dxa"/>
              </w:tcPr>
            </w:tcPrChange>
          </w:tcPr>
          <w:p w14:paraId="5EC81335" w14:textId="523352F1"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centralized database that contains the products must update automatically and </w:t>
            </w:r>
            <w:commentRangeStart w:id="1733"/>
            <w:ins w:id="1734" w:author="Chara Katiri" w:date="2015-04-11T16:49:00Z">
              <w:r w:rsidRPr="003C74EA">
                <w:rPr>
                  <w:rFonts w:ascii="Times" w:hAnsi="Times" w:cs="Times New Roman"/>
                  <w:sz w:val="22"/>
                  <w:szCs w:val="22"/>
                </w:rPr>
                <w:t>in real time</w:t>
              </w:r>
              <w:commentRangeEnd w:id="1733"/>
              <w:r w:rsidRPr="003C74EA">
                <w:rPr>
                  <w:rStyle w:val="CommentReference"/>
                  <w:rFonts w:ascii="Times" w:hAnsi="Times" w:cs="Times New Roman"/>
                  <w:sz w:val="22"/>
                  <w:szCs w:val="22"/>
                </w:rPr>
                <w:commentReference w:id="1733"/>
              </w:r>
            </w:ins>
            <w:r w:rsidRPr="003C74EA">
              <w:rPr>
                <w:rFonts w:ascii="Times" w:hAnsi="Times" w:cs="Times New Roman"/>
                <w:sz w:val="22"/>
                <w:szCs w:val="22"/>
              </w:rPr>
              <w:t xml:space="preserve">.  </w:t>
            </w:r>
          </w:p>
        </w:tc>
        <w:tc>
          <w:tcPr>
            <w:tcW w:w="1288" w:type="dxa"/>
            <w:tcPrChange w:id="1735" w:author="Chara Katiri" w:date="2015-04-12T02:56:00Z">
              <w:tcPr>
                <w:tcW w:w="1334" w:type="dxa"/>
              </w:tcPr>
            </w:tcPrChange>
          </w:tcPr>
          <w:p w14:paraId="3C95CE44"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Non-functional</w:t>
            </w:r>
          </w:p>
        </w:tc>
        <w:tc>
          <w:tcPr>
            <w:tcW w:w="1242" w:type="dxa"/>
            <w:tcPrChange w:id="1736" w:author="Chara Katiri" w:date="2015-04-12T02:56:00Z">
              <w:tcPr>
                <w:tcW w:w="1182" w:type="dxa"/>
              </w:tcPr>
            </w:tcPrChange>
          </w:tcPr>
          <w:p w14:paraId="7463DA96" w14:textId="7685BF2A" w:rsidR="003E5880" w:rsidRPr="003C74EA" w:rsidRDefault="003E5880" w:rsidP="003C74EA">
            <w:pPr>
              <w:pStyle w:val="ListParagraph"/>
              <w:spacing w:line="360" w:lineRule="auto"/>
              <w:ind w:left="0"/>
              <w:jc w:val="both"/>
              <w:rPr>
                <w:rFonts w:ascii="Times" w:hAnsi="Times" w:cs="Times New Roman"/>
                <w:sz w:val="22"/>
                <w:szCs w:val="22"/>
              </w:rPr>
            </w:pPr>
            <w:ins w:id="1737" w:author="Chara Katiri" w:date="2015-04-12T02:59:00Z">
              <w:r w:rsidRPr="003C74EA">
                <w:rPr>
                  <w:rFonts w:ascii="Times" w:hAnsi="Times" w:cs="Times New Roman"/>
                  <w:sz w:val="22"/>
                  <w:szCs w:val="22"/>
                </w:rPr>
                <w:t>Shall</w:t>
              </w:r>
            </w:ins>
          </w:p>
        </w:tc>
        <w:tc>
          <w:tcPr>
            <w:tcW w:w="1172" w:type="dxa"/>
            <w:tcPrChange w:id="1738" w:author="Chara Katiri" w:date="2015-04-12T02:56:00Z">
              <w:tcPr>
                <w:tcW w:w="1182" w:type="dxa"/>
              </w:tcPr>
            </w:tcPrChange>
          </w:tcPr>
          <w:p w14:paraId="5A16E3C3" w14:textId="70C5EEB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27332C77" w14:textId="77777777" w:rsidTr="003E5880">
        <w:tc>
          <w:tcPr>
            <w:tcW w:w="1172" w:type="dxa"/>
            <w:gridSpan w:val="2"/>
            <w:tcPrChange w:id="1739" w:author="Chara Katiri" w:date="2015-04-12T02:56:00Z">
              <w:tcPr>
                <w:tcW w:w="1353" w:type="dxa"/>
                <w:gridSpan w:val="2"/>
              </w:tcPr>
            </w:tcPrChange>
          </w:tcPr>
          <w:p w14:paraId="3A1A424F" w14:textId="514C0F5E" w:rsidR="003E5880" w:rsidRPr="003C74EA" w:rsidRDefault="003E5880" w:rsidP="003C74EA">
            <w:pPr>
              <w:pStyle w:val="ListParagraph"/>
              <w:spacing w:line="360" w:lineRule="auto"/>
              <w:ind w:left="0"/>
              <w:jc w:val="both"/>
              <w:rPr>
                <w:rFonts w:ascii="Times" w:hAnsi="Times" w:cs="Times New Roman"/>
                <w:sz w:val="22"/>
                <w:szCs w:val="22"/>
              </w:rPr>
            </w:pPr>
            <w:ins w:id="1740" w:author="Chara Katiri" w:date="2015-04-11T05:40:00Z">
              <w:r w:rsidRPr="003C74EA">
                <w:rPr>
                  <w:rFonts w:ascii="Times" w:hAnsi="Times" w:cs="Times New Roman"/>
                  <w:sz w:val="22"/>
                  <w:szCs w:val="22"/>
                </w:rPr>
                <w:t>2</w:t>
              </w:r>
            </w:ins>
          </w:p>
        </w:tc>
        <w:tc>
          <w:tcPr>
            <w:tcW w:w="4254" w:type="dxa"/>
            <w:tcPrChange w:id="1741" w:author="Chara Katiri" w:date="2015-04-12T02:56:00Z">
              <w:tcPr>
                <w:tcW w:w="5203" w:type="dxa"/>
              </w:tcPr>
            </w:tcPrChange>
          </w:tcPr>
          <w:p w14:paraId="1C6EAF09" w14:textId="042EA291"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742"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must update the list of products so that a product becomes unavailable after a user purchases it. </w:t>
            </w:r>
          </w:p>
        </w:tc>
        <w:tc>
          <w:tcPr>
            <w:tcW w:w="1288" w:type="dxa"/>
            <w:tcPrChange w:id="1743" w:author="Chara Katiri" w:date="2015-04-12T02:56:00Z">
              <w:tcPr>
                <w:tcW w:w="1334" w:type="dxa"/>
              </w:tcPr>
            </w:tcPrChange>
          </w:tcPr>
          <w:p w14:paraId="5D3DBA0B"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744" w:author="Chara Katiri" w:date="2015-04-12T02:56:00Z">
              <w:tcPr>
                <w:tcW w:w="1182" w:type="dxa"/>
              </w:tcPr>
            </w:tcPrChange>
          </w:tcPr>
          <w:p w14:paraId="7C7BEF07" w14:textId="453CFD2C" w:rsidR="003E5880" w:rsidRPr="003C74EA" w:rsidRDefault="003E5880" w:rsidP="003C74EA">
            <w:pPr>
              <w:pStyle w:val="ListParagraph"/>
              <w:spacing w:line="360" w:lineRule="auto"/>
              <w:ind w:left="0"/>
              <w:jc w:val="both"/>
              <w:rPr>
                <w:rFonts w:ascii="Times" w:hAnsi="Times" w:cs="Times New Roman"/>
                <w:sz w:val="22"/>
                <w:szCs w:val="22"/>
              </w:rPr>
            </w:pPr>
            <w:ins w:id="1745" w:author="Chara Katiri" w:date="2015-04-12T03:00:00Z">
              <w:r w:rsidRPr="003C74EA">
                <w:rPr>
                  <w:rFonts w:ascii="Times" w:hAnsi="Times" w:cs="Times New Roman"/>
                  <w:sz w:val="22"/>
                  <w:szCs w:val="22"/>
                </w:rPr>
                <w:t>Shall</w:t>
              </w:r>
            </w:ins>
          </w:p>
        </w:tc>
        <w:tc>
          <w:tcPr>
            <w:tcW w:w="1172" w:type="dxa"/>
            <w:tcPrChange w:id="1746" w:author="Chara Katiri" w:date="2015-04-12T02:56:00Z">
              <w:tcPr>
                <w:tcW w:w="1182" w:type="dxa"/>
              </w:tcPr>
            </w:tcPrChange>
          </w:tcPr>
          <w:p w14:paraId="241726AB" w14:textId="35C5B34A"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60D0DD26" w14:textId="77777777" w:rsidTr="003E5880">
        <w:tc>
          <w:tcPr>
            <w:tcW w:w="1037" w:type="dxa"/>
            <w:shd w:val="clear" w:color="auto" w:fill="548DD4" w:themeFill="text2" w:themeFillTint="99"/>
            <w:tcPrChange w:id="1747" w:author="Chara Katiri" w:date="2015-04-12T02:56:00Z">
              <w:tcPr>
                <w:tcW w:w="1182" w:type="dxa"/>
                <w:shd w:val="clear" w:color="auto" w:fill="548DD4" w:themeFill="text2" w:themeFillTint="99"/>
              </w:tcPr>
            </w:tcPrChange>
          </w:tcPr>
          <w:p w14:paraId="112CA6F7" w14:textId="77777777"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p>
        </w:tc>
        <w:tc>
          <w:tcPr>
            <w:tcW w:w="8091" w:type="dxa"/>
            <w:gridSpan w:val="5"/>
            <w:shd w:val="clear" w:color="auto" w:fill="548DD4" w:themeFill="text2" w:themeFillTint="99"/>
            <w:tcPrChange w:id="1748" w:author="Chara Katiri" w:date="2015-04-12T02:56:00Z">
              <w:tcPr>
                <w:tcW w:w="9072" w:type="dxa"/>
                <w:gridSpan w:val="5"/>
                <w:shd w:val="clear" w:color="auto" w:fill="548DD4" w:themeFill="text2" w:themeFillTint="99"/>
              </w:tcPr>
            </w:tcPrChange>
          </w:tcPr>
          <w:p w14:paraId="713D8980" w14:textId="398DD4E2" w:rsidR="003E5880" w:rsidRPr="003C74EA" w:rsidRDefault="003E5880"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color w:val="FFFFFF" w:themeColor="background1"/>
                <w:sz w:val="22"/>
                <w:szCs w:val="22"/>
              </w:rPr>
              <w:t>Seller/Buyer requirements</w:t>
            </w:r>
          </w:p>
        </w:tc>
      </w:tr>
      <w:tr w:rsidR="003E5880" w:rsidRPr="003C74EA" w14:paraId="3722C68C" w14:textId="77777777" w:rsidTr="003E5880">
        <w:tc>
          <w:tcPr>
            <w:tcW w:w="1172" w:type="dxa"/>
            <w:gridSpan w:val="2"/>
            <w:tcPrChange w:id="1749" w:author="Chara Katiri" w:date="2015-04-12T02:56:00Z">
              <w:tcPr>
                <w:tcW w:w="1353" w:type="dxa"/>
                <w:gridSpan w:val="2"/>
              </w:tcPr>
            </w:tcPrChange>
          </w:tcPr>
          <w:p w14:paraId="47C0D924" w14:textId="3563D0BF" w:rsidR="003E5880" w:rsidRPr="003C74EA" w:rsidRDefault="003E5880" w:rsidP="003C74EA">
            <w:pPr>
              <w:pStyle w:val="ListParagraph"/>
              <w:spacing w:line="360" w:lineRule="auto"/>
              <w:ind w:left="0"/>
              <w:jc w:val="both"/>
              <w:rPr>
                <w:rFonts w:ascii="Times" w:hAnsi="Times" w:cs="Times New Roman"/>
                <w:sz w:val="22"/>
                <w:szCs w:val="22"/>
              </w:rPr>
            </w:pPr>
            <w:ins w:id="1750" w:author="Chara Katiri" w:date="2015-04-11T05:40:00Z">
              <w:r w:rsidRPr="003C74EA">
                <w:rPr>
                  <w:rFonts w:ascii="Times" w:hAnsi="Times" w:cs="Times New Roman"/>
                  <w:sz w:val="22"/>
                  <w:szCs w:val="22"/>
                </w:rPr>
                <w:t>3</w:t>
              </w:r>
            </w:ins>
          </w:p>
        </w:tc>
        <w:tc>
          <w:tcPr>
            <w:tcW w:w="4254" w:type="dxa"/>
            <w:tcPrChange w:id="1751" w:author="Chara Katiri" w:date="2015-04-12T02:56:00Z">
              <w:tcPr>
                <w:tcW w:w="5203" w:type="dxa"/>
              </w:tcPr>
            </w:tcPrChange>
          </w:tcPr>
          <w:p w14:paraId="4C5707DA" w14:textId="39AEDBAF" w:rsidR="003E5880" w:rsidRPr="003C74EA" w:rsidRDefault="003E5880" w:rsidP="003C74EA">
            <w:pPr>
              <w:spacing w:line="360" w:lineRule="auto"/>
              <w:contextualSpacing/>
              <w:jc w:val="both"/>
              <w:rPr>
                <w:rFonts w:ascii="Times" w:eastAsia="Times New Roman" w:hAnsi="Times" w:cs="Times New Roman"/>
                <w:iCs/>
                <w:sz w:val="22"/>
                <w:szCs w:val="22"/>
                <w:lang w:val="en-GB"/>
              </w:rPr>
            </w:pPr>
            <w:r w:rsidRPr="003C74EA">
              <w:rPr>
                <w:rFonts w:ascii="Times" w:hAnsi="Times" w:cs="Times New Roman"/>
                <w:sz w:val="22"/>
                <w:szCs w:val="22"/>
              </w:rPr>
              <w:t xml:space="preserve">The </w:t>
            </w:r>
            <w:ins w:id="1752"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must ask the users (byers &amp; sellers) to agree with ‘The Sales of Goods Act 1979’ and adhere to it:  “</w:t>
            </w:r>
            <w:r w:rsidRPr="003C74EA">
              <w:rPr>
                <w:rFonts w:ascii="Times" w:eastAsia="Times New Roman" w:hAnsi="Times" w:cs="Times New Roman"/>
                <w:i/>
                <w:iCs/>
                <w:sz w:val="22"/>
                <w:szCs w:val="22"/>
                <w:lang w:val="en-GB"/>
              </w:rPr>
              <w:t xml:space="preserve">"traders must sell goods that are as described and of satisfactory quality” </w:t>
            </w:r>
            <w:r w:rsidRPr="003C74EA">
              <w:rPr>
                <w:rFonts w:ascii="Times" w:eastAsia="Times New Roman" w:hAnsi="Times" w:cs="Times New Roman"/>
                <w:iCs/>
                <w:sz w:val="22"/>
                <w:szCs w:val="22"/>
                <w:lang w:val="en-GB"/>
              </w:rPr>
              <w:t xml:space="preserve">[4], [5]. The Terms &amp; conditions must be accessible, meaningful and fair. </w:t>
            </w:r>
          </w:p>
        </w:tc>
        <w:tc>
          <w:tcPr>
            <w:tcW w:w="1288" w:type="dxa"/>
            <w:tcPrChange w:id="1753" w:author="Chara Katiri" w:date="2015-04-12T02:56:00Z">
              <w:tcPr>
                <w:tcW w:w="1334" w:type="dxa"/>
              </w:tcPr>
            </w:tcPrChange>
          </w:tcPr>
          <w:p w14:paraId="41D524DD"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Non-functional</w:t>
            </w:r>
          </w:p>
        </w:tc>
        <w:tc>
          <w:tcPr>
            <w:tcW w:w="1242" w:type="dxa"/>
            <w:tcPrChange w:id="1754" w:author="Chara Katiri" w:date="2015-04-12T02:56:00Z">
              <w:tcPr>
                <w:tcW w:w="1182" w:type="dxa"/>
              </w:tcPr>
            </w:tcPrChange>
          </w:tcPr>
          <w:p w14:paraId="298038B6" w14:textId="7D51A3EE" w:rsidR="003E5880" w:rsidRPr="003C74EA" w:rsidRDefault="003E5880" w:rsidP="003C74EA">
            <w:pPr>
              <w:pStyle w:val="ListParagraph"/>
              <w:spacing w:line="360" w:lineRule="auto"/>
              <w:ind w:left="0"/>
              <w:jc w:val="both"/>
              <w:rPr>
                <w:rFonts w:ascii="Times" w:hAnsi="Times" w:cs="Times New Roman"/>
                <w:sz w:val="22"/>
                <w:szCs w:val="22"/>
              </w:rPr>
            </w:pPr>
            <w:ins w:id="1755" w:author="Chara Katiri" w:date="2015-04-12T03:00:00Z">
              <w:r w:rsidRPr="003C74EA">
                <w:rPr>
                  <w:rFonts w:ascii="Times" w:hAnsi="Times" w:cs="Times New Roman"/>
                  <w:sz w:val="22"/>
                  <w:szCs w:val="22"/>
                </w:rPr>
                <w:t>Shall</w:t>
              </w:r>
            </w:ins>
          </w:p>
        </w:tc>
        <w:tc>
          <w:tcPr>
            <w:tcW w:w="1172" w:type="dxa"/>
            <w:tcPrChange w:id="1756" w:author="Chara Katiri" w:date="2015-04-12T02:56:00Z">
              <w:tcPr>
                <w:tcW w:w="1182" w:type="dxa"/>
              </w:tcPr>
            </w:tcPrChange>
          </w:tcPr>
          <w:p w14:paraId="28F416FE" w14:textId="790E026E"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78E30DC4" w14:textId="77777777" w:rsidTr="003E5880">
        <w:tc>
          <w:tcPr>
            <w:tcW w:w="1172" w:type="dxa"/>
            <w:gridSpan w:val="2"/>
            <w:tcPrChange w:id="1757" w:author="Chara Katiri" w:date="2015-04-12T02:56:00Z">
              <w:tcPr>
                <w:tcW w:w="1353" w:type="dxa"/>
                <w:gridSpan w:val="2"/>
              </w:tcPr>
            </w:tcPrChange>
          </w:tcPr>
          <w:p w14:paraId="4C27AC25" w14:textId="3E935655" w:rsidR="003E5880" w:rsidRPr="003C74EA" w:rsidRDefault="003E5880" w:rsidP="003C74EA">
            <w:pPr>
              <w:pStyle w:val="ListParagraph"/>
              <w:spacing w:line="360" w:lineRule="auto"/>
              <w:ind w:left="0"/>
              <w:jc w:val="both"/>
              <w:rPr>
                <w:rFonts w:ascii="Times" w:hAnsi="Times" w:cs="Times New Roman"/>
                <w:sz w:val="22"/>
                <w:szCs w:val="22"/>
              </w:rPr>
            </w:pPr>
            <w:ins w:id="1758" w:author="Chara Katiri" w:date="2015-04-11T05:40:00Z">
              <w:r w:rsidRPr="003C74EA">
                <w:rPr>
                  <w:rFonts w:ascii="Times" w:hAnsi="Times" w:cs="Times New Roman"/>
                  <w:sz w:val="22"/>
                  <w:szCs w:val="22"/>
                </w:rPr>
                <w:t>4</w:t>
              </w:r>
            </w:ins>
          </w:p>
        </w:tc>
        <w:tc>
          <w:tcPr>
            <w:tcW w:w="4254" w:type="dxa"/>
            <w:tcPrChange w:id="1759" w:author="Chara Katiri" w:date="2015-04-12T02:56:00Z">
              <w:tcPr>
                <w:tcW w:w="5203" w:type="dxa"/>
              </w:tcPr>
            </w:tcPrChange>
          </w:tcPr>
          <w:p w14:paraId="2903E5A1" w14:textId="6F80C26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760"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won’t require the users to register. The login process will be based on the existing Active Directory (AD) groups. New users will be automatically added in the database. </w:t>
            </w:r>
          </w:p>
        </w:tc>
        <w:tc>
          <w:tcPr>
            <w:tcW w:w="1288" w:type="dxa"/>
            <w:tcPrChange w:id="1761" w:author="Chara Katiri" w:date="2015-04-12T02:56:00Z">
              <w:tcPr>
                <w:tcW w:w="1334" w:type="dxa"/>
              </w:tcPr>
            </w:tcPrChange>
          </w:tcPr>
          <w:p w14:paraId="158D1155"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762" w:author="Chara Katiri" w:date="2015-04-12T02:56:00Z">
              <w:tcPr>
                <w:tcW w:w="1182" w:type="dxa"/>
              </w:tcPr>
            </w:tcPrChange>
          </w:tcPr>
          <w:p w14:paraId="742F0600" w14:textId="400AD7D9"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763" w:author="Chara Katiri" w:date="2015-04-12T02:56:00Z">
              <w:tcPr>
                <w:tcW w:w="1182" w:type="dxa"/>
              </w:tcPr>
            </w:tcPrChange>
          </w:tcPr>
          <w:p w14:paraId="5FDE9410" w14:textId="370C769C"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3E5880" w:rsidRPr="003C74EA" w14:paraId="11F0932F" w14:textId="77777777" w:rsidTr="003E5880">
        <w:tc>
          <w:tcPr>
            <w:tcW w:w="1172" w:type="dxa"/>
            <w:gridSpan w:val="2"/>
            <w:tcPrChange w:id="1764" w:author="Chara Katiri" w:date="2015-04-12T02:56:00Z">
              <w:tcPr>
                <w:tcW w:w="1353" w:type="dxa"/>
                <w:gridSpan w:val="2"/>
              </w:tcPr>
            </w:tcPrChange>
          </w:tcPr>
          <w:p w14:paraId="3993FDE2" w14:textId="0471716A" w:rsidR="003E5880" w:rsidRPr="003C74EA" w:rsidRDefault="003E5880" w:rsidP="003C74EA">
            <w:pPr>
              <w:pStyle w:val="ListParagraph"/>
              <w:spacing w:line="360" w:lineRule="auto"/>
              <w:ind w:left="0"/>
              <w:jc w:val="both"/>
              <w:rPr>
                <w:rFonts w:ascii="Times" w:hAnsi="Times" w:cs="Times New Roman"/>
                <w:sz w:val="22"/>
                <w:szCs w:val="22"/>
              </w:rPr>
            </w:pPr>
            <w:ins w:id="1765" w:author="Chara Katiri" w:date="2015-04-11T05:40:00Z">
              <w:r w:rsidRPr="003C74EA">
                <w:rPr>
                  <w:rFonts w:ascii="Times" w:hAnsi="Times" w:cs="Times New Roman"/>
                  <w:sz w:val="22"/>
                  <w:szCs w:val="22"/>
                </w:rPr>
                <w:t>5</w:t>
              </w:r>
            </w:ins>
          </w:p>
        </w:tc>
        <w:tc>
          <w:tcPr>
            <w:tcW w:w="4254" w:type="dxa"/>
            <w:tcPrChange w:id="1766" w:author="Chara Katiri" w:date="2015-04-12T02:56:00Z">
              <w:tcPr>
                <w:tcW w:w="5203" w:type="dxa"/>
              </w:tcPr>
            </w:tcPrChange>
          </w:tcPr>
          <w:p w14:paraId="7D7F8D4E" w14:textId="398647E4" w:rsidR="003E5880" w:rsidRPr="003C74EA" w:rsidRDefault="003E5880"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w:t>
            </w:r>
            <w:ins w:id="1767" w:author="Chara Katiri" w:date="2015-04-11T05:39:00Z">
              <w:r w:rsidRPr="003C74EA">
                <w:rPr>
                  <w:rFonts w:ascii="Times" w:hAnsi="Times" w:cs="Times New Roman"/>
                  <w:sz w:val="22"/>
                  <w:szCs w:val="22"/>
                </w:rPr>
                <w:t xml:space="preserve">system </w:t>
              </w:r>
            </w:ins>
            <w:r w:rsidRPr="003C74EA">
              <w:rPr>
                <w:rFonts w:ascii="Times" w:eastAsia="Times New Roman" w:hAnsi="Times" w:cs="Times New Roman"/>
                <w:sz w:val="22"/>
                <w:szCs w:val="22"/>
                <w:lang w:val="en-GB"/>
              </w:rPr>
              <w:t xml:space="preserve">must validate the user information upon registration e.g. text fields that require information and valid email that contains ‘@’, ‘.’. </w:t>
            </w:r>
          </w:p>
        </w:tc>
        <w:tc>
          <w:tcPr>
            <w:tcW w:w="1288" w:type="dxa"/>
            <w:tcPrChange w:id="1768" w:author="Chara Katiri" w:date="2015-04-12T02:56:00Z">
              <w:tcPr>
                <w:tcW w:w="1334" w:type="dxa"/>
              </w:tcPr>
            </w:tcPrChange>
          </w:tcPr>
          <w:p w14:paraId="215CF11C"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769" w:author="Chara Katiri" w:date="2015-04-12T02:56:00Z">
              <w:tcPr>
                <w:tcW w:w="1182" w:type="dxa"/>
              </w:tcPr>
            </w:tcPrChange>
          </w:tcPr>
          <w:p w14:paraId="46B457CF" w14:textId="68C80DAC" w:rsidR="003E5880" w:rsidRPr="003C74EA" w:rsidRDefault="003E5880" w:rsidP="003C74EA">
            <w:pPr>
              <w:pStyle w:val="ListParagraph"/>
              <w:spacing w:line="360" w:lineRule="auto"/>
              <w:ind w:left="0"/>
              <w:jc w:val="both"/>
              <w:rPr>
                <w:rFonts w:ascii="Times" w:hAnsi="Times" w:cs="Times New Roman"/>
                <w:sz w:val="22"/>
                <w:szCs w:val="22"/>
              </w:rPr>
            </w:pPr>
            <w:ins w:id="1770" w:author="Chara Katiri" w:date="2015-04-12T03:00:00Z">
              <w:r w:rsidRPr="003C74EA">
                <w:rPr>
                  <w:rFonts w:ascii="Times" w:hAnsi="Times" w:cs="Times New Roman"/>
                  <w:sz w:val="22"/>
                  <w:szCs w:val="22"/>
                </w:rPr>
                <w:t>Shall</w:t>
              </w:r>
            </w:ins>
          </w:p>
        </w:tc>
        <w:tc>
          <w:tcPr>
            <w:tcW w:w="1172" w:type="dxa"/>
            <w:tcPrChange w:id="1771" w:author="Chara Katiri" w:date="2015-04-12T02:56:00Z">
              <w:tcPr>
                <w:tcW w:w="1182" w:type="dxa"/>
              </w:tcPr>
            </w:tcPrChange>
          </w:tcPr>
          <w:p w14:paraId="059A77BF" w14:textId="4B062B34"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246BF0EB" w14:textId="77777777" w:rsidTr="003E5880">
        <w:tc>
          <w:tcPr>
            <w:tcW w:w="1172" w:type="dxa"/>
            <w:gridSpan w:val="2"/>
            <w:tcPrChange w:id="1772" w:author="Chara Katiri" w:date="2015-04-12T02:56:00Z">
              <w:tcPr>
                <w:tcW w:w="1353" w:type="dxa"/>
                <w:gridSpan w:val="2"/>
              </w:tcPr>
            </w:tcPrChange>
          </w:tcPr>
          <w:p w14:paraId="5226BDCB" w14:textId="0F189EDE" w:rsidR="003E5880" w:rsidRPr="003C74EA" w:rsidRDefault="003E5880" w:rsidP="003C74EA">
            <w:pPr>
              <w:pStyle w:val="ListParagraph"/>
              <w:spacing w:line="360" w:lineRule="auto"/>
              <w:ind w:left="0"/>
              <w:jc w:val="both"/>
              <w:rPr>
                <w:rFonts w:ascii="Times" w:hAnsi="Times" w:cs="Times New Roman"/>
                <w:sz w:val="22"/>
                <w:szCs w:val="22"/>
              </w:rPr>
            </w:pPr>
            <w:ins w:id="1773" w:author="Chara Katiri" w:date="2015-04-11T05:40:00Z">
              <w:r w:rsidRPr="003C74EA">
                <w:rPr>
                  <w:rFonts w:ascii="Times" w:hAnsi="Times" w:cs="Times New Roman"/>
                  <w:sz w:val="22"/>
                  <w:szCs w:val="22"/>
                </w:rPr>
                <w:t>6</w:t>
              </w:r>
            </w:ins>
          </w:p>
        </w:tc>
        <w:tc>
          <w:tcPr>
            <w:tcW w:w="4254" w:type="dxa"/>
            <w:tcPrChange w:id="1774" w:author="Chara Katiri" w:date="2015-04-12T02:56:00Z">
              <w:tcPr>
                <w:tcW w:w="5203" w:type="dxa"/>
              </w:tcPr>
            </w:tcPrChange>
          </w:tcPr>
          <w:p w14:paraId="334BF914" w14:textId="17808BF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775"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must allow the users to search products based on categories e.g. books or room swaps. </w:t>
            </w:r>
          </w:p>
        </w:tc>
        <w:tc>
          <w:tcPr>
            <w:tcW w:w="1288" w:type="dxa"/>
            <w:tcPrChange w:id="1776" w:author="Chara Katiri" w:date="2015-04-12T02:56:00Z">
              <w:tcPr>
                <w:tcW w:w="1334" w:type="dxa"/>
              </w:tcPr>
            </w:tcPrChange>
          </w:tcPr>
          <w:p w14:paraId="049F3010"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777" w:author="Chara Katiri" w:date="2015-04-12T02:56:00Z">
              <w:tcPr>
                <w:tcW w:w="1182" w:type="dxa"/>
              </w:tcPr>
            </w:tcPrChange>
          </w:tcPr>
          <w:p w14:paraId="109AA466" w14:textId="5FF97AE3" w:rsidR="003E5880" w:rsidRPr="003C74EA" w:rsidRDefault="003E5880" w:rsidP="003C74EA">
            <w:pPr>
              <w:pStyle w:val="ListParagraph"/>
              <w:spacing w:line="360" w:lineRule="auto"/>
              <w:ind w:left="0"/>
              <w:jc w:val="both"/>
              <w:rPr>
                <w:rFonts w:ascii="Times" w:hAnsi="Times" w:cs="Times New Roman"/>
                <w:sz w:val="22"/>
                <w:szCs w:val="22"/>
              </w:rPr>
            </w:pPr>
            <w:ins w:id="1778" w:author="Chara Katiri" w:date="2015-04-12T03:00:00Z">
              <w:r w:rsidRPr="003C74EA">
                <w:rPr>
                  <w:rFonts w:ascii="Times" w:hAnsi="Times" w:cs="Times New Roman"/>
                  <w:sz w:val="22"/>
                  <w:szCs w:val="22"/>
                </w:rPr>
                <w:t>Shall</w:t>
              </w:r>
            </w:ins>
          </w:p>
        </w:tc>
        <w:tc>
          <w:tcPr>
            <w:tcW w:w="1172" w:type="dxa"/>
            <w:tcPrChange w:id="1779" w:author="Chara Katiri" w:date="2015-04-12T02:56:00Z">
              <w:tcPr>
                <w:tcW w:w="1182" w:type="dxa"/>
              </w:tcPr>
            </w:tcPrChange>
          </w:tcPr>
          <w:p w14:paraId="6A038756" w14:textId="0F998BF3"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3110EC54" w14:textId="77777777" w:rsidTr="003E5880">
        <w:tc>
          <w:tcPr>
            <w:tcW w:w="1172" w:type="dxa"/>
            <w:gridSpan w:val="2"/>
            <w:tcPrChange w:id="1780" w:author="Chara Katiri" w:date="2015-04-12T02:56:00Z">
              <w:tcPr>
                <w:tcW w:w="1353" w:type="dxa"/>
                <w:gridSpan w:val="2"/>
              </w:tcPr>
            </w:tcPrChange>
          </w:tcPr>
          <w:p w14:paraId="5C0638D1" w14:textId="2C48EB23" w:rsidR="003E5880" w:rsidRPr="003C74EA" w:rsidRDefault="003E5880" w:rsidP="003C74EA">
            <w:pPr>
              <w:pStyle w:val="ListParagraph"/>
              <w:spacing w:line="360" w:lineRule="auto"/>
              <w:ind w:left="0"/>
              <w:jc w:val="both"/>
              <w:rPr>
                <w:rFonts w:ascii="Times" w:hAnsi="Times" w:cs="Times New Roman"/>
                <w:sz w:val="22"/>
                <w:szCs w:val="22"/>
              </w:rPr>
            </w:pPr>
            <w:ins w:id="1781" w:author="Chara Katiri" w:date="2015-04-11T05:40:00Z">
              <w:r w:rsidRPr="003C74EA">
                <w:rPr>
                  <w:rFonts w:ascii="Times" w:hAnsi="Times" w:cs="Times New Roman"/>
                  <w:sz w:val="22"/>
                  <w:szCs w:val="22"/>
                </w:rPr>
                <w:t>7</w:t>
              </w:r>
            </w:ins>
          </w:p>
        </w:tc>
        <w:tc>
          <w:tcPr>
            <w:tcW w:w="4254" w:type="dxa"/>
            <w:tcPrChange w:id="1782" w:author="Chara Katiri" w:date="2015-04-12T02:56:00Z">
              <w:tcPr>
                <w:tcW w:w="5203" w:type="dxa"/>
              </w:tcPr>
            </w:tcPrChange>
          </w:tcPr>
          <w:p w14:paraId="75BE94C5" w14:textId="7942ECBA"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783"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must provide a search functionality (text-box search) to allow the users enter keywords. </w:t>
            </w:r>
          </w:p>
        </w:tc>
        <w:tc>
          <w:tcPr>
            <w:tcW w:w="1288" w:type="dxa"/>
            <w:tcPrChange w:id="1784" w:author="Chara Katiri" w:date="2015-04-12T02:56:00Z">
              <w:tcPr>
                <w:tcW w:w="1334" w:type="dxa"/>
              </w:tcPr>
            </w:tcPrChange>
          </w:tcPr>
          <w:p w14:paraId="2B5E4A85"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785" w:author="Chara Katiri" w:date="2015-04-12T02:56:00Z">
              <w:tcPr>
                <w:tcW w:w="1182" w:type="dxa"/>
              </w:tcPr>
            </w:tcPrChange>
          </w:tcPr>
          <w:p w14:paraId="2E014E42" w14:textId="04897E06" w:rsidR="003E5880" w:rsidRPr="003C74EA" w:rsidRDefault="003E5880" w:rsidP="003C74EA">
            <w:pPr>
              <w:pStyle w:val="ListParagraph"/>
              <w:spacing w:line="360" w:lineRule="auto"/>
              <w:ind w:left="0"/>
              <w:jc w:val="both"/>
              <w:rPr>
                <w:rFonts w:ascii="Times" w:hAnsi="Times" w:cs="Times New Roman"/>
                <w:sz w:val="22"/>
                <w:szCs w:val="22"/>
              </w:rPr>
            </w:pPr>
            <w:ins w:id="1786" w:author="Chara Katiri" w:date="2015-04-12T03:00:00Z">
              <w:r w:rsidRPr="003C74EA">
                <w:rPr>
                  <w:rFonts w:ascii="Times" w:hAnsi="Times" w:cs="Times New Roman"/>
                  <w:sz w:val="22"/>
                  <w:szCs w:val="22"/>
                </w:rPr>
                <w:t>Shall</w:t>
              </w:r>
            </w:ins>
          </w:p>
        </w:tc>
        <w:tc>
          <w:tcPr>
            <w:tcW w:w="1172" w:type="dxa"/>
            <w:tcPrChange w:id="1787" w:author="Chara Katiri" w:date="2015-04-12T02:56:00Z">
              <w:tcPr>
                <w:tcW w:w="1182" w:type="dxa"/>
              </w:tcPr>
            </w:tcPrChange>
          </w:tcPr>
          <w:p w14:paraId="5B5D9B05" w14:textId="17A19C99"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372E5ABC" w14:textId="77777777" w:rsidTr="003E5880">
        <w:tc>
          <w:tcPr>
            <w:tcW w:w="1172" w:type="dxa"/>
            <w:gridSpan w:val="2"/>
            <w:tcPrChange w:id="1788" w:author="Chara Katiri" w:date="2015-04-12T02:56:00Z">
              <w:tcPr>
                <w:tcW w:w="1353" w:type="dxa"/>
                <w:gridSpan w:val="2"/>
              </w:tcPr>
            </w:tcPrChange>
          </w:tcPr>
          <w:p w14:paraId="7147205D" w14:textId="66A392F0" w:rsidR="003E5880" w:rsidRPr="003C74EA" w:rsidRDefault="003E5880" w:rsidP="003C74EA">
            <w:pPr>
              <w:pStyle w:val="ListParagraph"/>
              <w:spacing w:line="360" w:lineRule="auto"/>
              <w:ind w:left="0"/>
              <w:jc w:val="both"/>
              <w:rPr>
                <w:rFonts w:ascii="Times" w:hAnsi="Times" w:cs="Times New Roman"/>
                <w:sz w:val="22"/>
                <w:szCs w:val="22"/>
              </w:rPr>
            </w:pPr>
            <w:ins w:id="1789" w:author="Chara Katiri" w:date="2015-04-11T05:40:00Z">
              <w:r w:rsidRPr="003C74EA">
                <w:rPr>
                  <w:rFonts w:ascii="Times" w:hAnsi="Times" w:cs="Times New Roman"/>
                  <w:sz w:val="22"/>
                  <w:szCs w:val="22"/>
                </w:rPr>
                <w:t>8</w:t>
              </w:r>
            </w:ins>
          </w:p>
        </w:tc>
        <w:tc>
          <w:tcPr>
            <w:tcW w:w="4254" w:type="dxa"/>
            <w:tcPrChange w:id="1790" w:author="Chara Katiri" w:date="2015-04-12T02:56:00Z">
              <w:tcPr>
                <w:tcW w:w="5203" w:type="dxa"/>
              </w:tcPr>
            </w:tcPrChange>
          </w:tcPr>
          <w:p w14:paraId="50B1856C" w14:textId="5BBCE8FC"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791"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should enable the users to sort the products based on price (Low to High, or High to Low).</w:t>
            </w:r>
          </w:p>
        </w:tc>
        <w:tc>
          <w:tcPr>
            <w:tcW w:w="1288" w:type="dxa"/>
            <w:tcPrChange w:id="1792" w:author="Chara Katiri" w:date="2015-04-12T02:56:00Z">
              <w:tcPr>
                <w:tcW w:w="1334" w:type="dxa"/>
              </w:tcPr>
            </w:tcPrChange>
          </w:tcPr>
          <w:p w14:paraId="455860F8"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793" w:author="Chara Katiri" w:date="2015-04-12T02:56:00Z">
              <w:tcPr>
                <w:tcW w:w="1182" w:type="dxa"/>
              </w:tcPr>
            </w:tcPrChange>
          </w:tcPr>
          <w:p w14:paraId="1855BEE8" w14:textId="29B4582A"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794" w:author="Chara Katiri" w:date="2015-04-12T02:56:00Z">
              <w:tcPr>
                <w:tcW w:w="1182" w:type="dxa"/>
              </w:tcPr>
            </w:tcPrChange>
          </w:tcPr>
          <w:p w14:paraId="6A8CD0AD" w14:textId="0324080E"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w:t>
            </w:r>
          </w:p>
        </w:tc>
      </w:tr>
      <w:tr w:rsidR="003E5880" w:rsidRPr="003C74EA" w14:paraId="5C1D92E4" w14:textId="77777777" w:rsidTr="003E5880">
        <w:tc>
          <w:tcPr>
            <w:tcW w:w="1172" w:type="dxa"/>
            <w:gridSpan w:val="2"/>
            <w:tcPrChange w:id="1795" w:author="Chara Katiri" w:date="2015-04-12T02:56:00Z">
              <w:tcPr>
                <w:tcW w:w="1353" w:type="dxa"/>
                <w:gridSpan w:val="2"/>
              </w:tcPr>
            </w:tcPrChange>
          </w:tcPr>
          <w:p w14:paraId="085BA8A1" w14:textId="4017A862" w:rsidR="003E5880" w:rsidRPr="003C74EA" w:rsidRDefault="003E5880" w:rsidP="003C74EA">
            <w:pPr>
              <w:pStyle w:val="ListParagraph"/>
              <w:spacing w:line="360" w:lineRule="auto"/>
              <w:ind w:left="0"/>
              <w:jc w:val="both"/>
              <w:rPr>
                <w:rFonts w:ascii="Times" w:hAnsi="Times" w:cs="Times New Roman"/>
                <w:sz w:val="22"/>
                <w:szCs w:val="22"/>
              </w:rPr>
            </w:pPr>
            <w:ins w:id="1796" w:author="Chara Katiri" w:date="2015-04-11T05:40:00Z">
              <w:r w:rsidRPr="003C74EA">
                <w:rPr>
                  <w:rFonts w:ascii="Times" w:hAnsi="Times" w:cs="Times New Roman"/>
                  <w:sz w:val="22"/>
                  <w:szCs w:val="22"/>
                </w:rPr>
                <w:t>9</w:t>
              </w:r>
            </w:ins>
          </w:p>
        </w:tc>
        <w:tc>
          <w:tcPr>
            <w:tcW w:w="4254" w:type="dxa"/>
            <w:tcPrChange w:id="1797" w:author="Chara Katiri" w:date="2015-04-12T02:56:00Z">
              <w:tcPr>
                <w:tcW w:w="5203" w:type="dxa"/>
              </w:tcPr>
            </w:tcPrChange>
          </w:tcPr>
          <w:p w14:paraId="3F60E328" w14:textId="7FD64FB6"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798"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must provide information about the product: Title, Description, Price, Category and Seller contact information.</w:t>
            </w:r>
          </w:p>
        </w:tc>
        <w:tc>
          <w:tcPr>
            <w:tcW w:w="1288" w:type="dxa"/>
            <w:tcPrChange w:id="1799" w:author="Chara Katiri" w:date="2015-04-12T02:56:00Z">
              <w:tcPr>
                <w:tcW w:w="1334" w:type="dxa"/>
              </w:tcPr>
            </w:tcPrChange>
          </w:tcPr>
          <w:p w14:paraId="02F757FE"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00" w:author="Chara Katiri" w:date="2015-04-12T02:56:00Z">
              <w:tcPr>
                <w:tcW w:w="1182" w:type="dxa"/>
              </w:tcPr>
            </w:tcPrChange>
          </w:tcPr>
          <w:p w14:paraId="30D2CDDA" w14:textId="53A260DB" w:rsidR="003E5880" w:rsidRPr="003C74EA" w:rsidRDefault="003E5880" w:rsidP="003C74EA">
            <w:pPr>
              <w:pStyle w:val="ListParagraph"/>
              <w:spacing w:line="360" w:lineRule="auto"/>
              <w:ind w:left="0"/>
              <w:jc w:val="both"/>
              <w:rPr>
                <w:rFonts w:ascii="Times" w:hAnsi="Times" w:cs="Times New Roman"/>
                <w:sz w:val="22"/>
                <w:szCs w:val="22"/>
              </w:rPr>
            </w:pPr>
            <w:ins w:id="1801" w:author="Chara Katiri" w:date="2015-04-12T03:00:00Z">
              <w:r w:rsidRPr="003C74EA">
                <w:rPr>
                  <w:rFonts w:ascii="Times" w:hAnsi="Times" w:cs="Times New Roman"/>
                  <w:sz w:val="22"/>
                  <w:szCs w:val="22"/>
                </w:rPr>
                <w:t>Shall</w:t>
              </w:r>
            </w:ins>
          </w:p>
        </w:tc>
        <w:tc>
          <w:tcPr>
            <w:tcW w:w="1172" w:type="dxa"/>
            <w:tcPrChange w:id="1802" w:author="Chara Katiri" w:date="2015-04-12T02:56:00Z">
              <w:tcPr>
                <w:tcW w:w="1182" w:type="dxa"/>
              </w:tcPr>
            </w:tcPrChange>
          </w:tcPr>
          <w:p w14:paraId="65F7524F" w14:textId="2C897824"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696B5F87" w14:textId="77777777" w:rsidTr="003E5880">
        <w:tc>
          <w:tcPr>
            <w:tcW w:w="1172" w:type="dxa"/>
            <w:gridSpan w:val="2"/>
            <w:tcPrChange w:id="1803" w:author="Chara Katiri" w:date="2015-04-12T02:56:00Z">
              <w:tcPr>
                <w:tcW w:w="1353" w:type="dxa"/>
                <w:gridSpan w:val="2"/>
              </w:tcPr>
            </w:tcPrChange>
          </w:tcPr>
          <w:p w14:paraId="75991EC6" w14:textId="03F1FED0"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04" w:author="Chara Katiri" w:date="2015-04-11T05:40:00Z">
              <w:r w:rsidRPr="003C74EA">
                <w:rPr>
                  <w:rFonts w:ascii="Times" w:hAnsi="Times" w:cs="Times New Roman"/>
                  <w:sz w:val="22"/>
                  <w:szCs w:val="22"/>
                </w:rPr>
                <w:t>0</w:t>
              </w:r>
            </w:ins>
          </w:p>
        </w:tc>
        <w:tc>
          <w:tcPr>
            <w:tcW w:w="4254" w:type="dxa"/>
            <w:tcPrChange w:id="1805" w:author="Chara Katiri" w:date="2015-04-12T02:56:00Z">
              <w:tcPr>
                <w:tcW w:w="5203" w:type="dxa"/>
              </w:tcPr>
            </w:tcPrChange>
          </w:tcPr>
          <w:p w14:paraId="0E3E8BFE" w14:textId="7D6AA8AF"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806"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must ask the seller to fill specific fields regarding the product: Title, Description, Price, Category and Seller contact information such as email address and/or mobile phone number.</w:t>
            </w:r>
          </w:p>
        </w:tc>
        <w:tc>
          <w:tcPr>
            <w:tcW w:w="1288" w:type="dxa"/>
            <w:tcPrChange w:id="1807" w:author="Chara Katiri" w:date="2015-04-12T02:56:00Z">
              <w:tcPr>
                <w:tcW w:w="1334" w:type="dxa"/>
              </w:tcPr>
            </w:tcPrChange>
          </w:tcPr>
          <w:p w14:paraId="108D3EB5"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08" w:author="Chara Katiri" w:date="2015-04-12T02:56:00Z">
              <w:tcPr>
                <w:tcW w:w="1182" w:type="dxa"/>
              </w:tcPr>
            </w:tcPrChange>
          </w:tcPr>
          <w:p w14:paraId="2517BD9E" w14:textId="6E9EFC2C" w:rsidR="003E5880" w:rsidRPr="003C74EA" w:rsidRDefault="003E5880" w:rsidP="003C74EA">
            <w:pPr>
              <w:pStyle w:val="ListParagraph"/>
              <w:spacing w:line="360" w:lineRule="auto"/>
              <w:ind w:left="0"/>
              <w:jc w:val="both"/>
              <w:rPr>
                <w:rFonts w:ascii="Times" w:hAnsi="Times" w:cs="Times New Roman"/>
                <w:sz w:val="22"/>
                <w:szCs w:val="22"/>
              </w:rPr>
            </w:pPr>
            <w:ins w:id="1809" w:author="Chara Katiri" w:date="2015-04-12T03:00:00Z">
              <w:r w:rsidRPr="003C74EA">
                <w:rPr>
                  <w:rFonts w:ascii="Times" w:hAnsi="Times" w:cs="Times New Roman"/>
                  <w:sz w:val="22"/>
                  <w:szCs w:val="22"/>
                </w:rPr>
                <w:t>Shall</w:t>
              </w:r>
            </w:ins>
          </w:p>
        </w:tc>
        <w:tc>
          <w:tcPr>
            <w:tcW w:w="1172" w:type="dxa"/>
            <w:tcPrChange w:id="1810" w:author="Chara Katiri" w:date="2015-04-12T02:56:00Z">
              <w:tcPr>
                <w:tcW w:w="1182" w:type="dxa"/>
              </w:tcPr>
            </w:tcPrChange>
          </w:tcPr>
          <w:p w14:paraId="15AB5869" w14:textId="222FF6B2"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3E5880" w:rsidRPr="003C74EA" w14:paraId="17D16D50" w14:textId="77777777" w:rsidTr="003E5880">
        <w:tc>
          <w:tcPr>
            <w:tcW w:w="1172" w:type="dxa"/>
            <w:gridSpan w:val="2"/>
            <w:tcPrChange w:id="1811" w:author="Chara Katiri" w:date="2015-04-12T02:56:00Z">
              <w:tcPr>
                <w:tcW w:w="1353" w:type="dxa"/>
                <w:gridSpan w:val="2"/>
              </w:tcPr>
            </w:tcPrChange>
          </w:tcPr>
          <w:p w14:paraId="573C9E66" w14:textId="1E56D339"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12" w:author="Chara Katiri" w:date="2015-04-11T05:40:00Z">
              <w:r w:rsidRPr="003C74EA">
                <w:rPr>
                  <w:rFonts w:ascii="Times" w:hAnsi="Times" w:cs="Times New Roman"/>
                  <w:sz w:val="22"/>
                  <w:szCs w:val="22"/>
                </w:rPr>
                <w:t>1</w:t>
              </w:r>
            </w:ins>
          </w:p>
        </w:tc>
        <w:tc>
          <w:tcPr>
            <w:tcW w:w="4254" w:type="dxa"/>
            <w:tcPrChange w:id="1813" w:author="Chara Katiri" w:date="2015-04-12T02:56:00Z">
              <w:tcPr>
                <w:tcW w:w="5203" w:type="dxa"/>
              </w:tcPr>
            </w:tcPrChange>
          </w:tcPr>
          <w:p w14:paraId="4B959F86" w14:textId="4C79ADD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814"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should provide a ‘</w:t>
            </w:r>
            <w:commentRangeStart w:id="1815"/>
            <w:r w:rsidRPr="003C74EA">
              <w:rPr>
                <w:rFonts w:ascii="Times" w:hAnsi="Times" w:cs="Times New Roman"/>
                <w:sz w:val="22"/>
                <w:szCs w:val="22"/>
              </w:rPr>
              <w:t>My profile</w:t>
            </w:r>
            <w:commentRangeEnd w:id="1815"/>
            <w:r w:rsidRPr="003C74EA">
              <w:rPr>
                <w:rStyle w:val="CommentReference"/>
                <w:rFonts w:ascii="Times" w:hAnsi="Times" w:cs="Times New Roman"/>
                <w:sz w:val="22"/>
                <w:szCs w:val="22"/>
              </w:rPr>
              <w:commentReference w:id="1815"/>
            </w:r>
            <w:r w:rsidRPr="003C74EA">
              <w:rPr>
                <w:rFonts w:ascii="Times" w:hAnsi="Times" w:cs="Times New Roman"/>
                <w:sz w:val="22"/>
                <w:szCs w:val="22"/>
              </w:rPr>
              <w:t xml:space="preserve">’ area for each user. </w:t>
            </w:r>
            <w:ins w:id="1816" w:author="Chara Katiri" w:date="2015-04-11T05:45:00Z">
              <w:r w:rsidRPr="003C74EA">
                <w:rPr>
                  <w:rFonts w:ascii="Times" w:hAnsi="Times" w:cs="Times New Roman"/>
                  <w:sz w:val="22"/>
                  <w:szCs w:val="22"/>
                </w:rPr>
                <w:t xml:space="preserve">The </w:t>
              </w:r>
            </w:ins>
            <w:ins w:id="1817" w:author="Chara Katiri" w:date="2015-04-11T05:46:00Z">
              <w:r w:rsidRPr="003C74EA">
                <w:rPr>
                  <w:rFonts w:ascii="Times" w:hAnsi="Times" w:cs="Times New Roman"/>
                  <w:sz w:val="22"/>
                  <w:szCs w:val="22"/>
                </w:rPr>
                <w:t xml:space="preserve">personal </w:t>
              </w:r>
            </w:ins>
            <w:ins w:id="1818" w:author="Chara Katiri" w:date="2015-04-11T05:45:00Z">
              <w:r w:rsidRPr="003C74EA">
                <w:rPr>
                  <w:rFonts w:ascii="Times" w:hAnsi="Times" w:cs="Times New Roman"/>
                  <w:sz w:val="22"/>
                  <w:szCs w:val="22"/>
                </w:rPr>
                <w:t>information of the</w:t>
              </w:r>
            </w:ins>
            <w:ins w:id="1819" w:author="Chara Katiri" w:date="2015-04-11T05:46:00Z">
              <w:r w:rsidRPr="003C74EA">
                <w:rPr>
                  <w:rFonts w:ascii="Times" w:hAnsi="Times" w:cs="Times New Roman"/>
                  <w:sz w:val="22"/>
                  <w:szCs w:val="22"/>
                </w:rPr>
                <w:t xml:space="preserve"> user will be shown on that page (Name, Contact details, email address, telephone number). </w:t>
              </w:r>
            </w:ins>
          </w:p>
        </w:tc>
        <w:tc>
          <w:tcPr>
            <w:tcW w:w="1288" w:type="dxa"/>
            <w:tcPrChange w:id="1820" w:author="Chara Katiri" w:date="2015-04-12T02:56:00Z">
              <w:tcPr>
                <w:tcW w:w="1334" w:type="dxa"/>
              </w:tcPr>
            </w:tcPrChange>
          </w:tcPr>
          <w:p w14:paraId="4615A3CF"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21" w:author="Chara Katiri" w:date="2015-04-12T02:56:00Z">
              <w:tcPr>
                <w:tcW w:w="1182" w:type="dxa"/>
              </w:tcPr>
            </w:tcPrChange>
          </w:tcPr>
          <w:p w14:paraId="09C885E9" w14:textId="3A2263C5"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822" w:author="Chara Katiri" w:date="2015-04-12T02:56:00Z">
              <w:tcPr>
                <w:tcW w:w="1182" w:type="dxa"/>
              </w:tcPr>
            </w:tcPrChange>
          </w:tcPr>
          <w:p w14:paraId="473A04A8" w14:textId="1AD21DA8"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w:t>
            </w:r>
          </w:p>
        </w:tc>
      </w:tr>
      <w:tr w:rsidR="003E5880" w:rsidRPr="003C74EA" w14:paraId="32CB2B64" w14:textId="77777777" w:rsidTr="003E5880">
        <w:tc>
          <w:tcPr>
            <w:tcW w:w="1172" w:type="dxa"/>
            <w:gridSpan w:val="2"/>
            <w:tcPrChange w:id="1823" w:author="Chara Katiri" w:date="2015-04-12T02:56:00Z">
              <w:tcPr>
                <w:tcW w:w="1353" w:type="dxa"/>
                <w:gridSpan w:val="2"/>
              </w:tcPr>
            </w:tcPrChange>
          </w:tcPr>
          <w:p w14:paraId="585B4617" w14:textId="1638DBD9"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24" w:author="Chara Katiri" w:date="2015-04-11T05:40:00Z">
              <w:r w:rsidRPr="003C74EA">
                <w:rPr>
                  <w:rFonts w:ascii="Times" w:hAnsi="Times" w:cs="Times New Roman"/>
                  <w:sz w:val="22"/>
                  <w:szCs w:val="22"/>
                </w:rPr>
                <w:t>2</w:t>
              </w:r>
            </w:ins>
          </w:p>
        </w:tc>
        <w:tc>
          <w:tcPr>
            <w:tcW w:w="4254" w:type="dxa"/>
            <w:tcPrChange w:id="1825" w:author="Chara Katiri" w:date="2015-04-12T02:56:00Z">
              <w:tcPr>
                <w:tcW w:w="5203" w:type="dxa"/>
              </w:tcPr>
            </w:tcPrChange>
          </w:tcPr>
          <w:p w14:paraId="409CCAC1" w14:textId="3CA42D68"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826"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should allow users to bookmark items</w:t>
            </w:r>
            <w:ins w:id="1827" w:author="Chara Katiri" w:date="2015-04-11T05:45:00Z">
              <w:r w:rsidRPr="003C74EA">
                <w:rPr>
                  <w:rFonts w:ascii="Times" w:hAnsi="Times" w:cs="Times New Roman"/>
                  <w:sz w:val="22"/>
                  <w:szCs w:val="22"/>
                </w:rPr>
                <w:t xml:space="preserve"> as ‘Favourites’</w:t>
              </w:r>
            </w:ins>
            <w:r w:rsidRPr="003C74EA">
              <w:rPr>
                <w:rFonts w:ascii="Times" w:hAnsi="Times" w:cs="Times New Roman"/>
                <w:sz w:val="22"/>
                <w:szCs w:val="22"/>
              </w:rPr>
              <w:t xml:space="preserve">.   </w:t>
            </w:r>
          </w:p>
        </w:tc>
        <w:tc>
          <w:tcPr>
            <w:tcW w:w="1288" w:type="dxa"/>
            <w:tcPrChange w:id="1828" w:author="Chara Katiri" w:date="2015-04-12T02:56:00Z">
              <w:tcPr>
                <w:tcW w:w="1334" w:type="dxa"/>
              </w:tcPr>
            </w:tcPrChange>
          </w:tcPr>
          <w:p w14:paraId="5A1B2541"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29" w:author="Chara Katiri" w:date="2015-04-12T02:56:00Z">
              <w:tcPr>
                <w:tcW w:w="1182" w:type="dxa"/>
              </w:tcPr>
            </w:tcPrChange>
          </w:tcPr>
          <w:p w14:paraId="7E512281" w14:textId="2A721148" w:rsidR="003E5880" w:rsidRPr="003C74EA" w:rsidRDefault="003E5880" w:rsidP="003C74EA">
            <w:pPr>
              <w:pStyle w:val="ListParagraph"/>
              <w:spacing w:line="360" w:lineRule="auto"/>
              <w:ind w:left="0"/>
              <w:jc w:val="both"/>
              <w:rPr>
                <w:rFonts w:ascii="Times" w:hAnsi="Times" w:cs="Times New Roman"/>
                <w:sz w:val="22"/>
                <w:szCs w:val="22"/>
              </w:rPr>
            </w:pPr>
            <w:ins w:id="1830" w:author="Chara Katiri" w:date="2015-04-12T03:00:00Z">
              <w:r w:rsidRPr="003C74EA">
                <w:rPr>
                  <w:rFonts w:ascii="Times" w:hAnsi="Times" w:cs="Times New Roman"/>
                  <w:sz w:val="22"/>
                  <w:szCs w:val="22"/>
                </w:rPr>
                <w:t>Shall</w:t>
              </w:r>
            </w:ins>
          </w:p>
        </w:tc>
        <w:tc>
          <w:tcPr>
            <w:tcW w:w="1172" w:type="dxa"/>
            <w:tcPrChange w:id="1831" w:author="Chara Katiri" w:date="2015-04-12T02:56:00Z">
              <w:tcPr>
                <w:tcW w:w="1182" w:type="dxa"/>
              </w:tcPr>
            </w:tcPrChange>
          </w:tcPr>
          <w:p w14:paraId="5E7111F7" w14:textId="6CC5E0E2" w:rsidR="003E5880" w:rsidRPr="003C74EA" w:rsidRDefault="003E5880" w:rsidP="003C74EA">
            <w:pPr>
              <w:pStyle w:val="ListParagraph"/>
              <w:spacing w:line="360" w:lineRule="auto"/>
              <w:ind w:left="0"/>
              <w:jc w:val="both"/>
              <w:rPr>
                <w:rFonts w:ascii="Times" w:hAnsi="Times" w:cs="Times New Roman"/>
                <w:sz w:val="22"/>
                <w:szCs w:val="22"/>
              </w:rPr>
            </w:pPr>
            <w:ins w:id="1832" w:author="Chara Katiri" w:date="2015-04-11T05:48:00Z">
              <w:r w:rsidRPr="003C74EA">
                <w:rPr>
                  <w:rFonts w:ascii="Times" w:hAnsi="Times" w:cs="Times New Roman"/>
                  <w:sz w:val="22"/>
                  <w:szCs w:val="22"/>
                </w:rPr>
                <w:t>M</w:t>
              </w:r>
            </w:ins>
          </w:p>
        </w:tc>
      </w:tr>
      <w:tr w:rsidR="003E5880" w:rsidRPr="003C74EA" w14:paraId="1F4A6F31" w14:textId="77777777" w:rsidTr="003E5880">
        <w:tc>
          <w:tcPr>
            <w:tcW w:w="1172" w:type="dxa"/>
            <w:gridSpan w:val="2"/>
            <w:tcPrChange w:id="1833" w:author="Chara Katiri" w:date="2015-04-12T02:56:00Z">
              <w:tcPr>
                <w:tcW w:w="1353" w:type="dxa"/>
                <w:gridSpan w:val="2"/>
              </w:tcPr>
            </w:tcPrChange>
          </w:tcPr>
          <w:p w14:paraId="374C5C11" w14:textId="5FDEA618"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34" w:author="Chara Katiri" w:date="2015-04-11T05:40:00Z">
              <w:r w:rsidRPr="003C74EA">
                <w:rPr>
                  <w:rFonts w:ascii="Times" w:hAnsi="Times" w:cs="Times New Roman"/>
                  <w:sz w:val="22"/>
                  <w:szCs w:val="22"/>
                </w:rPr>
                <w:t>3</w:t>
              </w:r>
            </w:ins>
          </w:p>
        </w:tc>
        <w:tc>
          <w:tcPr>
            <w:tcW w:w="4254" w:type="dxa"/>
            <w:tcPrChange w:id="1835" w:author="Chara Katiri" w:date="2015-04-12T02:56:00Z">
              <w:tcPr>
                <w:tcW w:w="5203" w:type="dxa"/>
              </w:tcPr>
            </w:tcPrChange>
          </w:tcPr>
          <w:p w14:paraId="0774CF9F" w14:textId="65579BB8" w:rsidR="003E5880" w:rsidRPr="003C74EA" w:rsidRDefault="003E5880" w:rsidP="003C74EA">
            <w:pPr>
              <w:pStyle w:val="ListParagraph"/>
              <w:spacing w:line="360" w:lineRule="auto"/>
              <w:ind w:left="0"/>
              <w:jc w:val="both"/>
              <w:rPr>
                <w:rFonts w:ascii="Times" w:hAnsi="Times" w:cs="Times New Roman"/>
                <w:sz w:val="22"/>
                <w:szCs w:val="22"/>
              </w:rPr>
            </w:pPr>
            <w:ins w:id="1836" w:author="Chara Katiri" w:date="2015-04-11T05:58:00Z">
              <w:r w:rsidRPr="003C74EA">
                <w:rPr>
                  <w:rFonts w:ascii="Times" w:hAnsi="Times" w:cs="Times New Roman"/>
                  <w:sz w:val="22"/>
                  <w:szCs w:val="22"/>
                </w:rPr>
                <w:t xml:space="preserve">Items marked as </w:t>
              </w:r>
            </w:ins>
            <w:ins w:id="1837" w:author="Chara Katiri" w:date="2015-04-11T05:57:00Z">
              <w:r w:rsidRPr="003C74EA">
                <w:rPr>
                  <w:rFonts w:ascii="Times" w:hAnsi="Times" w:cs="Times New Roman"/>
                  <w:sz w:val="22"/>
                  <w:szCs w:val="22"/>
                </w:rPr>
                <w:t>Favorites</w:t>
              </w:r>
            </w:ins>
            <w:ins w:id="1838" w:author="Chara Katiri" w:date="2015-04-11T05:56:00Z">
              <w:r w:rsidRPr="003C74EA">
                <w:rPr>
                  <w:rFonts w:ascii="Times" w:hAnsi="Times" w:cs="Times New Roman"/>
                  <w:sz w:val="22"/>
                  <w:szCs w:val="22"/>
                </w:rPr>
                <w:t xml:space="preserve"> </w:t>
              </w:r>
            </w:ins>
            <w:r w:rsidRPr="003C74EA">
              <w:rPr>
                <w:rFonts w:ascii="Times" w:hAnsi="Times" w:cs="Times New Roman"/>
                <w:sz w:val="22"/>
                <w:szCs w:val="22"/>
              </w:rPr>
              <w:t xml:space="preserve">must </w:t>
            </w:r>
            <w:ins w:id="1839" w:author="Chara Katiri" w:date="2015-04-11T05:49:00Z">
              <w:r w:rsidRPr="003C74EA">
                <w:rPr>
                  <w:rFonts w:ascii="Times" w:hAnsi="Times" w:cs="Times New Roman"/>
                  <w:sz w:val="22"/>
                  <w:szCs w:val="22"/>
                </w:rPr>
                <w:t xml:space="preserve">be </w:t>
              </w:r>
            </w:ins>
            <w:commentRangeStart w:id="1840"/>
            <w:r w:rsidRPr="003C74EA">
              <w:rPr>
                <w:rFonts w:ascii="Times" w:hAnsi="Times" w:cs="Times New Roman"/>
                <w:sz w:val="22"/>
                <w:szCs w:val="22"/>
              </w:rPr>
              <w:t>protect</w:t>
            </w:r>
            <w:ins w:id="1841" w:author="Chara Katiri" w:date="2015-04-11T05:49:00Z">
              <w:r w:rsidRPr="003C74EA">
                <w:rPr>
                  <w:rFonts w:ascii="Times" w:hAnsi="Times" w:cs="Times New Roman"/>
                  <w:sz w:val="22"/>
                  <w:szCs w:val="22"/>
                </w:rPr>
                <w:t>ed</w:t>
              </w:r>
            </w:ins>
            <w:r w:rsidRPr="003C74EA">
              <w:rPr>
                <w:rFonts w:ascii="Times" w:hAnsi="Times" w:cs="Times New Roman"/>
                <w:sz w:val="22"/>
                <w:szCs w:val="22"/>
              </w:rPr>
              <w:t xml:space="preserve"> </w:t>
            </w:r>
            <w:commentRangeEnd w:id="1840"/>
            <w:r w:rsidRPr="003C74EA">
              <w:rPr>
                <w:rStyle w:val="CommentReference"/>
                <w:rFonts w:ascii="Times" w:hAnsi="Times" w:cs="Times New Roman"/>
                <w:sz w:val="22"/>
                <w:szCs w:val="22"/>
              </w:rPr>
              <w:commentReference w:id="1840"/>
            </w:r>
            <w:ins w:id="1842" w:author="Chara Katiri" w:date="2015-04-11T05:57:00Z">
              <w:r w:rsidRPr="003C74EA">
                <w:rPr>
                  <w:rFonts w:ascii="Times" w:hAnsi="Times" w:cs="Times New Roman"/>
                  <w:sz w:val="22"/>
                  <w:szCs w:val="22"/>
                </w:rPr>
                <w:t xml:space="preserve">from external </w:t>
              </w:r>
            </w:ins>
            <w:ins w:id="1843" w:author="Chara Katiri" w:date="2015-04-11T05:58:00Z">
              <w:r w:rsidRPr="003C74EA">
                <w:rPr>
                  <w:rFonts w:ascii="Times" w:hAnsi="Times" w:cs="Times New Roman"/>
                  <w:sz w:val="22"/>
                  <w:szCs w:val="22"/>
                </w:rPr>
                <w:t>unauthorized</w:t>
              </w:r>
            </w:ins>
            <w:ins w:id="1844" w:author="Chara Katiri" w:date="2015-04-11T05:57:00Z">
              <w:r w:rsidRPr="003C74EA">
                <w:rPr>
                  <w:rFonts w:ascii="Times" w:hAnsi="Times" w:cs="Times New Roman"/>
                  <w:sz w:val="22"/>
                  <w:szCs w:val="22"/>
                </w:rPr>
                <w:t xml:space="preserve"> </w:t>
              </w:r>
            </w:ins>
            <w:ins w:id="1845" w:author="Chara Katiri" w:date="2015-04-11T05:58:00Z">
              <w:r w:rsidRPr="003C74EA">
                <w:rPr>
                  <w:rFonts w:ascii="Times" w:hAnsi="Times" w:cs="Times New Roman"/>
                  <w:sz w:val="22"/>
                  <w:szCs w:val="22"/>
                </w:rPr>
                <w:t xml:space="preserve">access by other users. </w:t>
              </w:r>
            </w:ins>
          </w:p>
        </w:tc>
        <w:tc>
          <w:tcPr>
            <w:tcW w:w="1288" w:type="dxa"/>
            <w:tcPrChange w:id="1846" w:author="Chara Katiri" w:date="2015-04-12T02:56:00Z">
              <w:tcPr>
                <w:tcW w:w="1334" w:type="dxa"/>
              </w:tcPr>
            </w:tcPrChange>
          </w:tcPr>
          <w:p w14:paraId="274DB944"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Non-functional</w:t>
            </w:r>
          </w:p>
        </w:tc>
        <w:tc>
          <w:tcPr>
            <w:tcW w:w="1242" w:type="dxa"/>
            <w:tcPrChange w:id="1847" w:author="Chara Katiri" w:date="2015-04-12T02:56:00Z">
              <w:tcPr>
                <w:tcW w:w="1182" w:type="dxa"/>
              </w:tcPr>
            </w:tcPrChange>
          </w:tcPr>
          <w:p w14:paraId="30C498C2" w14:textId="750DB378"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848" w:author="Chara Katiri" w:date="2015-04-12T02:56:00Z">
              <w:tcPr>
                <w:tcW w:w="1182" w:type="dxa"/>
              </w:tcPr>
            </w:tcPrChange>
          </w:tcPr>
          <w:p w14:paraId="6BC92983" w14:textId="09A597FE" w:rsidR="003E5880" w:rsidRPr="003C74EA" w:rsidRDefault="003E5880" w:rsidP="003C74EA">
            <w:pPr>
              <w:pStyle w:val="ListParagraph"/>
              <w:spacing w:line="360" w:lineRule="auto"/>
              <w:ind w:left="0"/>
              <w:jc w:val="both"/>
              <w:rPr>
                <w:rFonts w:ascii="Times" w:hAnsi="Times" w:cs="Times New Roman"/>
                <w:sz w:val="22"/>
                <w:szCs w:val="22"/>
              </w:rPr>
            </w:pPr>
            <w:ins w:id="1849" w:author="Chara Katiri" w:date="2015-04-11T05:48:00Z">
              <w:r w:rsidRPr="003C74EA">
                <w:rPr>
                  <w:rFonts w:ascii="Times" w:hAnsi="Times" w:cs="Times New Roman"/>
                  <w:sz w:val="22"/>
                  <w:szCs w:val="22"/>
                </w:rPr>
                <w:t>C</w:t>
              </w:r>
            </w:ins>
          </w:p>
        </w:tc>
      </w:tr>
      <w:tr w:rsidR="003E5880" w:rsidRPr="003C74EA" w14:paraId="3706F60A" w14:textId="77777777" w:rsidTr="003E5880">
        <w:trPr>
          <w:ins w:id="1850" w:author="Chara Katiri" w:date="2015-04-11T06:11:00Z"/>
        </w:trPr>
        <w:tc>
          <w:tcPr>
            <w:tcW w:w="1172" w:type="dxa"/>
            <w:gridSpan w:val="2"/>
            <w:tcPrChange w:id="1851" w:author="Chara Katiri" w:date="2015-04-12T02:56:00Z">
              <w:tcPr>
                <w:tcW w:w="1353" w:type="dxa"/>
                <w:gridSpan w:val="2"/>
              </w:tcPr>
            </w:tcPrChange>
          </w:tcPr>
          <w:p w14:paraId="1A47F22B" w14:textId="62D58CD7" w:rsidR="003E5880" w:rsidRPr="003C74EA" w:rsidRDefault="003E5880" w:rsidP="003C74EA">
            <w:pPr>
              <w:pStyle w:val="ListParagraph"/>
              <w:spacing w:line="360" w:lineRule="auto"/>
              <w:ind w:left="0"/>
              <w:jc w:val="both"/>
              <w:rPr>
                <w:ins w:id="1852" w:author="Chara Katiri" w:date="2015-04-11T06:11:00Z"/>
                <w:rFonts w:ascii="Times" w:hAnsi="Times" w:cs="Times New Roman"/>
                <w:sz w:val="22"/>
                <w:szCs w:val="22"/>
              </w:rPr>
            </w:pPr>
            <w:ins w:id="1853" w:author="Chara Katiri" w:date="2015-04-11T06:11:00Z">
              <w:r w:rsidRPr="003C74EA">
                <w:rPr>
                  <w:rFonts w:ascii="Times" w:hAnsi="Times" w:cs="Times New Roman"/>
                  <w:sz w:val="22"/>
                  <w:szCs w:val="22"/>
                </w:rPr>
                <w:t>14</w:t>
              </w:r>
            </w:ins>
          </w:p>
        </w:tc>
        <w:tc>
          <w:tcPr>
            <w:tcW w:w="4254" w:type="dxa"/>
            <w:tcPrChange w:id="1854" w:author="Chara Katiri" w:date="2015-04-12T02:56:00Z">
              <w:tcPr>
                <w:tcW w:w="5203" w:type="dxa"/>
              </w:tcPr>
            </w:tcPrChange>
          </w:tcPr>
          <w:p w14:paraId="55222367" w14:textId="1C24D102" w:rsidR="003E5880" w:rsidRPr="003C74EA" w:rsidRDefault="003E5880" w:rsidP="003C74EA">
            <w:pPr>
              <w:pStyle w:val="ListParagraph"/>
              <w:spacing w:line="360" w:lineRule="auto"/>
              <w:ind w:left="0"/>
              <w:jc w:val="both"/>
              <w:rPr>
                <w:ins w:id="1855" w:author="Chara Katiri" w:date="2015-04-11T06:11:00Z"/>
                <w:rFonts w:ascii="Times" w:hAnsi="Times" w:cs="Times New Roman"/>
                <w:sz w:val="22"/>
                <w:szCs w:val="22"/>
              </w:rPr>
            </w:pPr>
            <w:ins w:id="1856" w:author="Chara Katiri" w:date="2015-04-11T06:12:00Z">
              <w:r w:rsidRPr="003C74EA">
                <w:rPr>
                  <w:rFonts w:ascii="Times" w:hAnsi="Times" w:cs="Times New Roman"/>
                  <w:sz w:val="22"/>
                  <w:szCs w:val="22"/>
                </w:rPr>
                <w:t xml:space="preserve">The system won’t offer in-poge zooming of product image. </w:t>
              </w:r>
            </w:ins>
          </w:p>
        </w:tc>
        <w:tc>
          <w:tcPr>
            <w:tcW w:w="1288" w:type="dxa"/>
            <w:tcPrChange w:id="1857" w:author="Chara Katiri" w:date="2015-04-12T02:56:00Z">
              <w:tcPr>
                <w:tcW w:w="1334" w:type="dxa"/>
              </w:tcPr>
            </w:tcPrChange>
          </w:tcPr>
          <w:p w14:paraId="19B500B6" w14:textId="77777777" w:rsidR="003E5880" w:rsidRPr="003C74EA" w:rsidRDefault="003E5880" w:rsidP="003C74EA">
            <w:pPr>
              <w:pStyle w:val="ListParagraph"/>
              <w:spacing w:line="360" w:lineRule="auto"/>
              <w:ind w:left="0"/>
              <w:jc w:val="both"/>
              <w:rPr>
                <w:ins w:id="1858" w:author="Chara Katiri" w:date="2015-04-11T06:11:00Z"/>
                <w:rFonts w:ascii="Times" w:hAnsi="Times" w:cs="Times New Roman"/>
                <w:sz w:val="22"/>
                <w:szCs w:val="22"/>
              </w:rPr>
            </w:pPr>
          </w:p>
        </w:tc>
        <w:tc>
          <w:tcPr>
            <w:tcW w:w="1242" w:type="dxa"/>
            <w:tcPrChange w:id="1859" w:author="Chara Katiri" w:date="2015-04-12T02:56:00Z">
              <w:tcPr>
                <w:tcW w:w="1182" w:type="dxa"/>
              </w:tcPr>
            </w:tcPrChange>
          </w:tcPr>
          <w:p w14:paraId="04A7DA60" w14:textId="29AB0B44" w:rsidR="003E5880" w:rsidRPr="003C74EA" w:rsidRDefault="003E5880" w:rsidP="003C74EA">
            <w:pPr>
              <w:pStyle w:val="ListParagraph"/>
              <w:spacing w:line="360" w:lineRule="auto"/>
              <w:ind w:left="0"/>
              <w:jc w:val="both"/>
              <w:rPr>
                <w:ins w:id="1860" w:author="Chara Katiri" w:date="2015-04-12T02:55:00Z"/>
                <w:rFonts w:ascii="Times" w:hAnsi="Times" w:cs="Times New Roman"/>
                <w:sz w:val="22"/>
                <w:szCs w:val="22"/>
              </w:rPr>
            </w:pPr>
          </w:p>
        </w:tc>
        <w:tc>
          <w:tcPr>
            <w:tcW w:w="1172" w:type="dxa"/>
            <w:tcPrChange w:id="1861" w:author="Chara Katiri" w:date="2015-04-12T02:56:00Z">
              <w:tcPr>
                <w:tcW w:w="1182" w:type="dxa"/>
              </w:tcPr>
            </w:tcPrChange>
          </w:tcPr>
          <w:p w14:paraId="4FE8F4DF" w14:textId="012507C6" w:rsidR="003E5880" w:rsidRPr="003C74EA" w:rsidRDefault="003E5880" w:rsidP="003C74EA">
            <w:pPr>
              <w:pStyle w:val="ListParagraph"/>
              <w:spacing w:line="360" w:lineRule="auto"/>
              <w:ind w:left="0"/>
              <w:jc w:val="both"/>
              <w:rPr>
                <w:ins w:id="1862" w:author="Chara Katiri" w:date="2015-04-11T06:11:00Z"/>
                <w:rFonts w:ascii="Times" w:hAnsi="Times" w:cs="Times New Roman"/>
                <w:sz w:val="22"/>
                <w:szCs w:val="22"/>
              </w:rPr>
            </w:pPr>
            <w:ins w:id="1863" w:author="Chara Katiri" w:date="2015-04-11T06:12:00Z">
              <w:r w:rsidRPr="003C74EA">
                <w:rPr>
                  <w:rFonts w:ascii="Times" w:hAnsi="Times" w:cs="Times New Roman"/>
                  <w:sz w:val="22"/>
                  <w:szCs w:val="22"/>
                </w:rPr>
                <w:t>W</w:t>
              </w:r>
            </w:ins>
          </w:p>
        </w:tc>
      </w:tr>
      <w:tr w:rsidR="003E5880" w:rsidRPr="003C74EA" w14:paraId="237D7F69" w14:textId="77777777" w:rsidTr="003E5880">
        <w:tc>
          <w:tcPr>
            <w:tcW w:w="1172" w:type="dxa"/>
            <w:gridSpan w:val="2"/>
            <w:tcPrChange w:id="1864" w:author="Chara Katiri" w:date="2015-04-12T02:56:00Z">
              <w:tcPr>
                <w:tcW w:w="1353" w:type="dxa"/>
                <w:gridSpan w:val="2"/>
              </w:tcPr>
            </w:tcPrChange>
          </w:tcPr>
          <w:p w14:paraId="05987429" w14:textId="68A794A2"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65" w:author="Chara Katiri" w:date="2015-04-11T05:40:00Z">
              <w:r w:rsidRPr="003C74EA">
                <w:rPr>
                  <w:rFonts w:ascii="Times" w:hAnsi="Times" w:cs="Times New Roman"/>
                  <w:sz w:val="22"/>
                  <w:szCs w:val="22"/>
                </w:rPr>
                <w:t>5</w:t>
              </w:r>
            </w:ins>
          </w:p>
        </w:tc>
        <w:tc>
          <w:tcPr>
            <w:tcW w:w="4254" w:type="dxa"/>
            <w:tcPrChange w:id="1866" w:author="Chara Katiri" w:date="2015-04-12T02:56:00Z">
              <w:tcPr>
                <w:tcW w:w="5203" w:type="dxa"/>
              </w:tcPr>
            </w:tcPrChange>
          </w:tcPr>
          <w:p w14:paraId="44ACF5B4" w14:textId="14E8280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867"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won’t </w:t>
            </w:r>
            <w:ins w:id="1868" w:author="Chara Katiri" w:date="2015-04-11T06:08:00Z">
              <w:r w:rsidRPr="003C74EA">
                <w:rPr>
                  <w:rFonts w:ascii="Times" w:hAnsi="Times" w:cs="Times New Roman"/>
                  <w:sz w:val="22"/>
                  <w:szCs w:val="22"/>
                </w:rPr>
                <w:t>offer integration of cart and payment gateway.</w:t>
              </w:r>
            </w:ins>
            <w:ins w:id="1869" w:author="Chara Katiri" w:date="2015-04-11T06:09:00Z">
              <w:r w:rsidRPr="003C74EA">
                <w:rPr>
                  <w:rFonts w:ascii="Times" w:hAnsi="Times" w:cs="Times New Roman"/>
                  <w:sz w:val="22"/>
                  <w:szCs w:val="22"/>
                </w:rPr>
                <w:t xml:space="preserve"> *</w:t>
              </w:r>
            </w:ins>
            <w:r w:rsidRPr="003C74EA">
              <w:rPr>
                <w:rFonts w:ascii="Times" w:hAnsi="Times" w:cs="Times New Roman"/>
                <w:sz w:val="22"/>
                <w:szCs w:val="22"/>
              </w:rPr>
              <w:t>PayPal services</w:t>
            </w:r>
            <w:ins w:id="1870" w:author="Chara Katiri" w:date="2015-04-11T06:04:00Z">
              <w:r w:rsidRPr="003C74EA">
                <w:rPr>
                  <w:rFonts w:ascii="Times" w:hAnsi="Times" w:cs="Times New Roman"/>
                  <w:sz w:val="22"/>
                  <w:szCs w:val="22"/>
                </w:rPr>
                <w:t xml:space="preserve"> are not required </w:t>
              </w:r>
            </w:ins>
            <w:ins w:id="1871" w:author="Chara Katiri" w:date="2015-04-11T06:05:00Z">
              <w:r w:rsidRPr="003C74EA">
                <w:rPr>
                  <w:rFonts w:ascii="Times" w:hAnsi="Times" w:cs="Times New Roman"/>
                  <w:sz w:val="22"/>
                  <w:szCs w:val="22"/>
                </w:rPr>
                <w:t xml:space="preserve">because </w:t>
              </w:r>
            </w:ins>
            <w:r w:rsidRPr="003C74EA">
              <w:rPr>
                <w:rFonts w:ascii="Times" w:hAnsi="Times" w:cs="Times New Roman"/>
                <w:sz w:val="22"/>
                <w:szCs w:val="22"/>
              </w:rPr>
              <w:t xml:space="preserve">students live on campus and they’ll meet for the delivery and payment of </w:t>
            </w:r>
            <w:ins w:id="1872" w:author="Chara Katiri" w:date="2015-04-11T06:05:00Z">
              <w:r w:rsidRPr="003C74EA">
                <w:rPr>
                  <w:rFonts w:ascii="Times" w:hAnsi="Times" w:cs="Times New Roman"/>
                  <w:sz w:val="22"/>
                  <w:szCs w:val="22"/>
                </w:rPr>
                <w:t xml:space="preserve">second hand books. </w:t>
              </w:r>
            </w:ins>
          </w:p>
        </w:tc>
        <w:tc>
          <w:tcPr>
            <w:tcW w:w="1288" w:type="dxa"/>
            <w:tcPrChange w:id="1873" w:author="Chara Katiri" w:date="2015-04-12T02:56:00Z">
              <w:tcPr>
                <w:tcW w:w="1334" w:type="dxa"/>
              </w:tcPr>
            </w:tcPrChange>
          </w:tcPr>
          <w:p w14:paraId="3A5AC5B2"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74" w:author="Chara Katiri" w:date="2015-04-12T02:56:00Z">
              <w:tcPr>
                <w:tcW w:w="1182" w:type="dxa"/>
              </w:tcPr>
            </w:tcPrChange>
          </w:tcPr>
          <w:p w14:paraId="3275E76D" w14:textId="21DBEF2B"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875" w:author="Chara Katiri" w:date="2015-04-12T02:56:00Z">
              <w:tcPr>
                <w:tcW w:w="1182" w:type="dxa"/>
              </w:tcPr>
            </w:tcPrChange>
          </w:tcPr>
          <w:p w14:paraId="475F0632" w14:textId="36714522"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3E5880" w:rsidRPr="003C74EA" w14:paraId="5980C03D" w14:textId="77777777" w:rsidTr="003E5880">
        <w:tc>
          <w:tcPr>
            <w:tcW w:w="1172" w:type="dxa"/>
            <w:gridSpan w:val="2"/>
            <w:tcPrChange w:id="1876" w:author="Chara Katiri" w:date="2015-04-12T02:56:00Z">
              <w:tcPr>
                <w:tcW w:w="1353" w:type="dxa"/>
                <w:gridSpan w:val="2"/>
              </w:tcPr>
            </w:tcPrChange>
          </w:tcPr>
          <w:p w14:paraId="208DB16B" w14:textId="4EA4D926"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77" w:author="Chara Katiri" w:date="2015-04-11T05:40:00Z">
              <w:r w:rsidRPr="003C74EA">
                <w:rPr>
                  <w:rFonts w:ascii="Times" w:hAnsi="Times" w:cs="Times New Roman"/>
                  <w:sz w:val="22"/>
                  <w:szCs w:val="22"/>
                </w:rPr>
                <w:t>6</w:t>
              </w:r>
            </w:ins>
          </w:p>
        </w:tc>
        <w:tc>
          <w:tcPr>
            <w:tcW w:w="4254" w:type="dxa"/>
            <w:tcPrChange w:id="1878" w:author="Chara Katiri" w:date="2015-04-12T02:56:00Z">
              <w:tcPr>
                <w:tcW w:w="5203" w:type="dxa"/>
              </w:tcPr>
            </w:tcPrChange>
          </w:tcPr>
          <w:p w14:paraId="76DC1A47" w14:textId="24FA45A2"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879"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won’t provide </w:t>
            </w:r>
            <w:ins w:id="1880" w:author="Chara Katiri" w:date="2015-04-11T06:10:00Z">
              <w:r w:rsidRPr="003C74EA">
                <w:rPr>
                  <w:rFonts w:ascii="Times" w:hAnsi="Times" w:cs="Times New Roman"/>
                  <w:sz w:val="22"/>
                  <w:szCs w:val="22"/>
                </w:rPr>
                <w:t xml:space="preserve">information about product </w:t>
              </w:r>
            </w:ins>
            <w:r w:rsidRPr="003C74EA">
              <w:rPr>
                <w:rFonts w:ascii="Times" w:hAnsi="Times" w:cs="Times New Roman"/>
                <w:sz w:val="22"/>
                <w:szCs w:val="22"/>
              </w:rPr>
              <w:t>delivery</w:t>
            </w:r>
            <w:ins w:id="1881" w:author="Chara Katiri" w:date="2015-04-11T06:10:00Z">
              <w:r w:rsidRPr="003C74EA">
                <w:rPr>
                  <w:rFonts w:ascii="Times" w:hAnsi="Times" w:cs="Times New Roman"/>
                  <w:sz w:val="22"/>
                  <w:szCs w:val="22"/>
                </w:rPr>
                <w:t xml:space="preserve"> cost</w:t>
              </w:r>
            </w:ins>
            <w:r w:rsidRPr="003C74EA">
              <w:rPr>
                <w:rFonts w:ascii="Times" w:hAnsi="Times" w:cs="Times New Roman"/>
                <w:sz w:val="22"/>
                <w:szCs w:val="22"/>
              </w:rPr>
              <w:t xml:space="preserve">, </w:t>
            </w:r>
            <w:ins w:id="1882" w:author="Chara Katiri" w:date="2015-04-11T06:09:00Z">
              <w:r w:rsidRPr="003C74EA">
                <w:rPr>
                  <w:rFonts w:ascii="Times" w:hAnsi="Times" w:cs="Times New Roman"/>
                  <w:sz w:val="22"/>
                  <w:szCs w:val="22"/>
                </w:rPr>
                <w:t xml:space="preserve">or </w:t>
              </w:r>
            </w:ins>
            <w:ins w:id="1883" w:author="Chara Katiri" w:date="2015-04-11T06:10:00Z">
              <w:r w:rsidRPr="003C74EA">
                <w:rPr>
                  <w:rFonts w:ascii="Times" w:hAnsi="Times" w:cs="Times New Roman"/>
                  <w:sz w:val="22"/>
                  <w:szCs w:val="22"/>
                </w:rPr>
                <w:t xml:space="preserve">keep track of any </w:t>
              </w:r>
            </w:ins>
            <w:ins w:id="1884" w:author="Chara Katiri" w:date="2015-04-11T06:11:00Z">
              <w:r w:rsidRPr="003C74EA">
                <w:rPr>
                  <w:rFonts w:ascii="Times" w:hAnsi="Times" w:cs="Times New Roman"/>
                  <w:sz w:val="22"/>
                  <w:szCs w:val="22"/>
                </w:rPr>
                <w:t xml:space="preserve">product </w:t>
              </w:r>
            </w:ins>
            <w:ins w:id="1885" w:author="Chara Katiri" w:date="2015-04-11T06:10:00Z">
              <w:r w:rsidRPr="003C74EA">
                <w:rPr>
                  <w:rFonts w:ascii="Times" w:hAnsi="Times" w:cs="Times New Roman"/>
                  <w:sz w:val="22"/>
                  <w:szCs w:val="22"/>
                </w:rPr>
                <w:t xml:space="preserve">dispatch </w:t>
              </w:r>
            </w:ins>
            <w:ins w:id="1886" w:author="Chara Katiri" w:date="2015-04-11T06:11:00Z">
              <w:r w:rsidRPr="003C74EA">
                <w:rPr>
                  <w:rFonts w:ascii="Times" w:hAnsi="Times" w:cs="Times New Roman"/>
                  <w:sz w:val="22"/>
                  <w:szCs w:val="22"/>
                </w:rPr>
                <w:t xml:space="preserve">information. </w:t>
              </w:r>
            </w:ins>
            <w:ins w:id="1887" w:author="Chara Katiri" w:date="2015-04-11T06:09:00Z">
              <w:r w:rsidRPr="003C74EA">
                <w:rPr>
                  <w:rFonts w:ascii="Times" w:hAnsi="Times" w:cs="Times New Roman"/>
                  <w:sz w:val="22"/>
                  <w:szCs w:val="22"/>
                </w:rPr>
                <w:t xml:space="preserve"> </w:t>
              </w:r>
            </w:ins>
          </w:p>
        </w:tc>
        <w:tc>
          <w:tcPr>
            <w:tcW w:w="1288" w:type="dxa"/>
            <w:tcPrChange w:id="1888" w:author="Chara Katiri" w:date="2015-04-12T02:56:00Z">
              <w:tcPr>
                <w:tcW w:w="1334" w:type="dxa"/>
              </w:tcPr>
            </w:tcPrChange>
          </w:tcPr>
          <w:p w14:paraId="74E90FC6"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89" w:author="Chara Katiri" w:date="2015-04-12T02:56:00Z">
              <w:tcPr>
                <w:tcW w:w="1182" w:type="dxa"/>
              </w:tcPr>
            </w:tcPrChange>
          </w:tcPr>
          <w:p w14:paraId="4B9B7A32" w14:textId="0D7318B2"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890" w:author="Chara Katiri" w:date="2015-04-12T02:56:00Z">
              <w:tcPr>
                <w:tcW w:w="1182" w:type="dxa"/>
              </w:tcPr>
            </w:tcPrChange>
          </w:tcPr>
          <w:p w14:paraId="2C0F140B" w14:textId="703C126B"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3E5880" w:rsidRPr="003C74EA" w14:paraId="27A9DE9E" w14:textId="77777777" w:rsidTr="003E5880">
        <w:tc>
          <w:tcPr>
            <w:tcW w:w="1172" w:type="dxa"/>
            <w:gridSpan w:val="2"/>
            <w:tcPrChange w:id="1891" w:author="Chara Katiri" w:date="2015-04-12T02:56:00Z">
              <w:tcPr>
                <w:tcW w:w="1353" w:type="dxa"/>
                <w:gridSpan w:val="2"/>
              </w:tcPr>
            </w:tcPrChange>
          </w:tcPr>
          <w:p w14:paraId="3B5BC09F" w14:textId="0AD9FA9E"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ins w:id="1892" w:author="Chara Katiri" w:date="2015-04-11T05:40:00Z">
              <w:r w:rsidRPr="003C74EA">
                <w:rPr>
                  <w:rFonts w:ascii="Times" w:hAnsi="Times" w:cs="Times New Roman"/>
                  <w:sz w:val="22"/>
                  <w:szCs w:val="22"/>
                </w:rPr>
                <w:t>7</w:t>
              </w:r>
            </w:ins>
          </w:p>
        </w:tc>
        <w:tc>
          <w:tcPr>
            <w:tcW w:w="4254" w:type="dxa"/>
            <w:tcPrChange w:id="1893" w:author="Chara Katiri" w:date="2015-04-12T02:56:00Z">
              <w:tcPr>
                <w:tcW w:w="5203" w:type="dxa"/>
              </w:tcPr>
            </w:tcPrChange>
          </w:tcPr>
          <w:p w14:paraId="49F97325" w14:textId="53E901B4"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w:t>
            </w:r>
            <w:ins w:id="1894" w:author="Chara Katiri" w:date="2015-04-11T05:39:00Z">
              <w:r w:rsidRPr="003C74EA">
                <w:rPr>
                  <w:rFonts w:ascii="Times" w:hAnsi="Times" w:cs="Times New Roman"/>
                  <w:sz w:val="22"/>
                  <w:szCs w:val="22"/>
                </w:rPr>
                <w:t xml:space="preserve">system </w:t>
              </w:r>
            </w:ins>
            <w:r w:rsidRPr="003C74EA">
              <w:rPr>
                <w:rFonts w:ascii="Times" w:hAnsi="Times" w:cs="Times New Roman"/>
                <w:sz w:val="22"/>
                <w:szCs w:val="22"/>
              </w:rPr>
              <w:t xml:space="preserve">won’t provide refund functionalities. </w:t>
            </w:r>
          </w:p>
        </w:tc>
        <w:tc>
          <w:tcPr>
            <w:tcW w:w="1288" w:type="dxa"/>
            <w:tcPrChange w:id="1895" w:author="Chara Katiri" w:date="2015-04-12T02:56:00Z">
              <w:tcPr>
                <w:tcW w:w="1334" w:type="dxa"/>
              </w:tcPr>
            </w:tcPrChange>
          </w:tcPr>
          <w:p w14:paraId="01C3350D" w14:textId="77777777" w:rsidR="003E5880" w:rsidRPr="003C74EA" w:rsidRDefault="003E5880"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1896" w:author="Chara Katiri" w:date="2015-04-12T02:56:00Z">
              <w:tcPr>
                <w:tcW w:w="1182" w:type="dxa"/>
              </w:tcPr>
            </w:tcPrChange>
          </w:tcPr>
          <w:p w14:paraId="256E99F7" w14:textId="13871080" w:rsidR="003E5880" w:rsidRPr="003C74EA" w:rsidRDefault="003E5880" w:rsidP="003C74EA">
            <w:pPr>
              <w:pStyle w:val="ListParagraph"/>
              <w:spacing w:line="360" w:lineRule="auto"/>
              <w:ind w:left="0"/>
              <w:jc w:val="both"/>
              <w:rPr>
                <w:rFonts w:ascii="Times" w:hAnsi="Times" w:cs="Times New Roman"/>
                <w:sz w:val="22"/>
                <w:szCs w:val="22"/>
              </w:rPr>
            </w:pPr>
          </w:p>
        </w:tc>
        <w:tc>
          <w:tcPr>
            <w:tcW w:w="1172" w:type="dxa"/>
            <w:tcPrChange w:id="1897" w:author="Chara Katiri" w:date="2015-04-12T02:56:00Z">
              <w:tcPr>
                <w:tcW w:w="1182" w:type="dxa"/>
              </w:tcPr>
            </w:tcPrChange>
          </w:tcPr>
          <w:p w14:paraId="38D6E8B3" w14:textId="26ABBC96" w:rsidR="003E5880" w:rsidRPr="003C74EA" w:rsidRDefault="003E5880" w:rsidP="003C74EA">
            <w:pPr>
              <w:pStyle w:val="ListParagraph"/>
              <w:spacing w:line="360" w:lineRule="auto"/>
              <w:ind w:left="0"/>
              <w:jc w:val="both"/>
              <w:rPr>
                <w:rFonts w:ascii="Times" w:hAnsi="Times" w:cs="Times New Roman"/>
                <w:sz w:val="22"/>
                <w:szCs w:val="22"/>
              </w:rPr>
            </w:pPr>
            <w:commentRangeStart w:id="1898"/>
            <w:r w:rsidRPr="003C74EA">
              <w:rPr>
                <w:rFonts w:ascii="Times" w:hAnsi="Times" w:cs="Times New Roman"/>
                <w:sz w:val="22"/>
                <w:szCs w:val="22"/>
              </w:rPr>
              <w:t>W</w:t>
            </w:r>
            <w:commentRangeEnd w:id="1898"/>
            <w:r w:rsidRPr="003C74EA">
              <w:rPr>
                <w:rStyle w:val="CommentReference"/>
                <w:rFonts w:ascii="Times" w:hAnsi="Times" w:cs="Times New Roman"/>
                <w:sz w:val="22"/>
                <w:szCs w:val="22"/>
              </w:rPr>
              <w:commentReference w:id="1898"/>
            </w:r>
          </w:p>
        </w:tc>
      </w:tr>
    </w:tbl>
    <w:p w14:paraId="3ACE17BC" w14:textId="77777777" w:rsidR="00FB7C9A" w:rsidRPr="003C74EA" w:rsidRDefault="00FB7C9A" w:rsidP="003C74EA">
      <w:pPr>
        <w:spacing w:after="240" w:line="360" w:lineRule="auto"/>
        <w:contextualSpacing/>
        <w:jc w:val="both"/>
        <w:rPr>
          <w:rFonts w:ascii="Times" w:eastAsia="Times New Roman" w:hAnsi="Times" w:cs="Times New Roman"/>
          <w:b/>
          <w:sz w:val="22"/>
          <w:szCs w:val="22"/>
          <w:lang w:val="en-GB"/>
        </w:rPr>
      </w:pPr>
    </w:p>
    <w:p w14:paraId="343B40F1" w14:textId="77777777" w:rsidR="008D4B13" w:rsidRPr="003C74EA" w:rsidRDefault="008D4B13"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1899" w:name="_Toc290429772"/>
      <w:r w:rsidRPr="003C74EA">
        <w:rPr>
          <w:rFonts w:ascii="Times" w:hAnsi="Times" w:cs="Times New Roman"/>
          <w:color w:val="auto"/>
          <w:sz w:val="22"/>
          <w:szCs w:val="22"/>
          <w:lang w:val="en-GB"/>
        </w:rPr>
        <w:t>Feasibility analysis</w:t>
      </w:r>
      <w:bookmarkEnd w:id="1899"/>
    </w:p>
    <w:p w14:paraId="09AE6427" w14:textId="779D9544" w:rsidR="008736CF" w:rsidRPr="003C74EA" w:rsidRDefault="0038407F" w:rsidP="003C74EA">
      <w:pPr>
        <w:spacing w:line="360" w:lineRule="auto"/>
        <w:ind w:left="360" w:firstLine="72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Feasibility study</w:t>
      </w:r>
      <w:r w:rsidR="00603FEC" w:rsidRPr="003C74EA">
        <w:rPr>
          <w:rFonts w:ascii="Times" w:eastAsia="Times New Roman" w:hAnsi="Times" w:cs="Times New Roman"/>
          <w:sz w:val="22"/>
          <w:szCs w:val="22"/>
          <w:lang w:val="en-GB"/>
        </w:rPr>
        <w:t xml:space="preserve"> [9]</w:t>
      </w:r>
      <w:r w:rsidRPr="003C74EA">
        <w:rPr>
          <w:rFonts w:ascii="Times" w:eastAsia="Times New Roman" w:hAnsi="Times" w:cs="Times New Roman"/>
          <w:sz w:val="22"/>
          <w:szCs w:val="22"/>
          <w:lang w:val="en-GB"/>
        </w:rPr>
        <w:t xml:space="preserve"> is conducted as part of the assessment process. The </w:t>
      </w:r>
      <w:r w:rsidR="005E7B05" w:rsidRPr="003C74EA">
        <w:rPr>
          <w:rFonts w:ascii="Times" w:eastAsia="Times New Roman" w:hAnsi="Times" w:cs="Times New Roman"/>
          <w:sz w:val="22"/>
          <w:szCs w:val="22"/>
          <w:lang w:val="en-GB"/>
        </w:rPr>
        <w:t xml:space="preserve">aim of the project analysis was to </w:t>
      </w:r>
      <w:r w:rsidRPr="003C74EA">
        <w:rPr>
          <w:rFonts w:ascii="Times" w:eastAsia="Times New Roman" w:hAnsi="Times" w:cs="Times New Roman"/>
          <w:sz w:val="22"/>
          <w:szCs w:val="22"/>
          <w:lang w:val="en-GB"/>
        </w:rPr>
        <w:t xml:space="preserve">identify </w:t>
      </w:r>
      <w:r w:rsidR="005E7B05" w:rsidRPr="003C74EA">
        <w:rPr>
          <w:rFonts w:ascii="Times" w:eastAsia="Times New Roman" w:hAnsi="Times" w:cs="Times New Roman"/>
          <w:sz w:val="22"/>
          <w:szCs w:val="22"/>
          <w:lang w:val="en-GB"/>
        </w:rPr>
        <w:t>trade-offs</w:t>
      </w:r>
      <w:r w:rsidRPr="003C74EA">
        <w:rPr>
          <w:rFonts w:ascii="Times" w:eastAsia="Times New Roman" w:hAnsi="Times" w:cs="Times New Roman"/>
          <w:sz w:val="22"/>
          <w:szCs w:val="22"/>
          <w:lang w:val="en-GB"/>
        </w:rPr>
        <w:t xml:space="preserve"> </w:t>
      </w:r>
      <w:r w:rsidR="005E7B05" w:rsidRPr="003C74EA">
        <w:rPr>
          <w:rFonts w:ascii="Times" w:eastAsia="Times New Roman" w:hAnsi="Times" w:cs="Times New Roman"/>
          <w:sz w:val="22"/>
          <w:szCs w:val="22"/>
          <w:lang w:val="en-GB"/>
        </w:rPr>
        <w:t>and</w:t>
      </w:r>
      <w:r w:rsidRPr="003C74EA">
        <w:rPr>
          <w:rFonts w:ascii="Times" w:eastAsia="Times New Roman" w:hAnsi="Times" w:cs="Times New Roman"/>
          <w:sz w:val="22"/>
          <w:szCs w:val="22"/>
          <w:lang w:val="en-GB"/>
        </w:rPr>
        <w:t xml:space="preserve"> </w:t>
      </w:r>
      <w:r w:rsidR="00603FEC" w:rsidRPr="003C74EA">
        <w:rPr>
          <w:rFonts w:ascii="Times" w:eastAsia="Times New Roman" w:hAnsi="Times" w:cs="Times New Roman"/>
          <w:sz w:val="22"/>
          <w:szCs w:val="22"/>
          <w:lang w:val="en-GB"/>
        </w:rPr>
        <w:t>outline alternative options</w:t>
      </w:r>
      <w:r w:rsidR="005E7B05" w:rsidRPr="003C74EA">
        <w:rPr>
          <w:rFonts w:ascii="Times" w:eastAsia="Times New Roman" w:hAnsi="Times" w:cs="Times New Roman"/>
          <w:sz w:val="22"/>
          <w:szCs w:val="22"/>
          <w:lang w:val="en-GB"/>
        </w:rPr>
        <w:t>. The feasibility analysis</w:t>
      </w:r>
      <w:r w:rsidRPr="003C74EA">
        <w:rPr>
          <w:rFonts w:ascii="Times" w:eastAsia="Times New Roman" w:hAnsi="Times" w:cs="Times New Roman"/>
          <w:sz w:val="22"/>
          <w:szCs w:val="22"/>
          <w:lang w:val="en-GB"/>
        </w:rPr>
        <w:t xml:space="preserve"> helped </w:t>
      </w:r>
      <w:r w:rsidR="005E7B05" w:rsidRPr="003C74EA">
        <w:rPr>
          <w:rFonts w:ascii="Times" w:eastAsia="Times New Roman" w:hAnsi="Times" w:cs="Times New Roman"/>
          <w:sz w:val="22"/>
          <w:szCs w:val="22"/>
          <w:lang w:val="en-GB"/>
        </w:rPr>
        <w:t>recognise</w:t>
      </w:r>
      <w:r w:rsidRPr="003C74EA">
        <w:rPr>
          <w:rFonts w:ascii="Times" w:eastAsia="Times New Roman" w:hAnsi="Times" w:cs="Times New Roman"/>
          <w:sz w:val="22"/>
          <w:szCs w:val="22"/>
          <w:lang w:val="en-GB"/>
        </w:rPr>
        <w:t xml:space="preserve"> issues and potential risks in the early stages of the software development system. </w:t>
      </w:r>
      <w:r w:rsidR="005E7B05" w:rsidRPr="003C74EA">
        <w:rPr>
          <w:rFonts w:ascii="Times" w:eastAsia="Times New Roman" w:hAnsi="Times" w:cs="Times New Roman"/>
          <w:sz w:val="22"/>
          <w:szCs w:val="22"/>
          <w:lang w:val="en-GB"/>
        </w:rPr>
        <w:t xml:space="preserve">One of the first risks identified was </w:t>
      </w:r>
      <w:r w:rsidR="00FF37FB" w:rsidRPr="003C74EA">
        <w:rPr>
          <w:rFonts w:ascii="Times" w:eastAsia="Times New Roman" w:hAnsi="Times" w:cs="Times New Roman"/>
          <w:sz w:val="22"/>
          <w:szCs w:val="22"/>
          <w:lang w:val="en-GB"/>
        </w:rPr>
        <w:t>that</w:t>
      </w:r>
      <w:r w:rsidRPr="003C74EA">
        <w:rPr>
          <w:rFonts w:ascii="Times" w:eastAsia="Times New Roman" w:hAnsi="Times" w:cs="Times New Roman"/>
          <w:sz w:val="22"/>
          <w:szCs w:val="22"/>
          <w:lang w:val="en-GB"/>
        </w:rPr>
        <w:t xml:space="preserve"> the Service Team might not accept the deployment of the website to the </w:t>
      </w:r>
      <w:r w:rsidR="00EC0BC2" w:rsidRPr="003C74EA">
        <w:rPr>
          <w:rFonts w:ascii="Times" w:eastAsia="Times New Roman" w:hAnsi="Times" w:cs="Times New Roman"/>
          <w:sz w:val="22"/>
          <w:szCs w:val="22"/>
          <w:lang w:val="en-GB"/>
        </w:rPr>
        <w:t>University</w:t>
      </w:r>
      <w:r w:rsidRPr="003C74EA">
        <w:rPr>
          <w:rFonts w:ascii="Times" w:eastAsia="Times New Roman" w:hAnsi="Times" w:cs="Times New Roman"/>
          <w:sz w:val="22"/>
          <w:szCs w:val="22"/>
          <w:lang w:val="en-GB"/>
        </w:rPr>
        <w:t xml:space="preserve"> of Surrey in</w:t>
      </w:r>
      <w:r w:rsidR="00603FEC" w:rsidRPr="003C74EA">
        <w:rPr>
          <w:rFonts w:ascii="Times" w:eastAsia="Times New Roman" w:hAnsi="Times" w:cs="Times New Roman"/>
          <w:sz w:val="22"/>
          <w:szCs w:val="22"/>
          <w:lang w:val="en-GB"/>
        </w:rPr>
        <w:t>tranet. After the discussion of the project with the Service Team, the feasibility of the project was also discussed with the project supervisor and the decision</w:t>
      </w:r>
      <w:r w:rsidR="00597D2D" w:rsidRPr="003C74EA">
        <w:rPr>
          <w:rFonts w:ascii="Times" w:eastAsia="Times New Roman" w:hAnsi="Times" w:cs="Times New Roman"/>
          <w:sz w:val="22"/>
          <w:szCs w:val="22"/>
          <w:lang w:val="en-GB"/>
        </w:rPr>
        <w:t xml:space="preserve"> made</w:t>
      </w:r>
      <w:r w:rsidR="00603FEC" w:rsidRPr="003C74EA">
        <w:rPr>
          <w:rFonts w:ascii="Times" w:eastAsia="Times New Roman" w:hAnsi="Times" w:cs="Times New Roman"/>
          <w:sz w:val="22"/>
          <w:szCs w:val="22"/>
          <w:lang w:val="en-GB"/>
        </w:rPr>
        <w:t xml:space="preserve"> was to go ahead</w:t>
      </w:r>
      <w:r w:rsidR="00FF37FB" w:rsidRPr="003C74EA">
        <w:rPr>
          <w:rFonts w:ascii="Times" w:eastAsia="Times New Roman" w:hAnsi="Times" w:cs="Times New Roman"/>
          <w:sz w:val="22"/>
          <w:szCs w:val="22"/>
          <w:lang w:val="en-GB"/>
        </w:rPr>
        <w:t xml:space="preserve"> with the development of the digital Pinboard</w:t>
      </w:r>
      <w:r w:rsidR="00603FEC" w:rsidRPr="003C74EA">
        <w:rPr>
          <w:rFonts w:ascii="Times" w:eastAsia="Times New Roman" w:hAnsi="Times" w:cs="Times New Roman"/>
          <w:sz w:val="22"/>
          <w:szCs w:val="22"/>
          <w:lang w:val="en-GB"/>
        </w:rPr>
        <w:t xml:space="preserve">. </w:t>
      </w:r>
    </w:p>
    <w:p w14:paraId="600EA6E9" w14:textId="47646672" w:rsidR="00FF37FB" w:rsidRPr="003C74EA" w:rsidRDefault="00603FEC" w:rsidP="003C74EA">
      <w:pPr>
        <w:spacing w:line="360" w:lineRule="auto"/>
        <w:ind w:left="360" w:firstLine="72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Even though the</w:t>
      </w:r>
      <w:r w:rsidR="00FF37FB" w:rsidRPr="003C74EA">
        <w:rPr>
          <w:rFonts w:ascii="Times" w:eastAsia="Times New Roman" w:hAnsi="Times" w:cs="Times New Roman"/>
          <w:sz w:val="22"/>
          <w:szCs w:val="22"/>
          <w:lang w:val="en-GB"/>
        </w:rPr>
        <w:t xml:space="preserve"> Pinboard</w:t>
      </w:r>
      <w:r w:rsidRPr="003C74EA">
        <w:rPr>
          <w:rFonts w:ascii="Times" w:eastAsia="Times New Roman" w:hAnsi="Times" w:cs="Times New Roman"/>
          <w:sz w:val="22"/>
          <w:szCs w:val="22"/>
          <w:lang w:val="en-GB"/>
        </w:rPr>
        <w:t xml:space="preserve"> website </w:t>
      </w:r>
      <w:ins w:id="1900" w:author="Chara Katiri" w:date="2015-04-11T06:24:00Z">
        <w:r w:rsidR="0030794C" w:rsidRPr="003C74EA">
          <w:rPr>
            <w:rFonts w:ascii="Times" w:eastAsia="Times New Roman" w:hAnsi="Times" w:cs="Times New Roman"/>
            <w:sz w:val="22"/>
            <w:szCs w:val="22"/>
            <w:lang w:val="en-GB"/>
          </w:rPr>
          <w:t xml:space="preserve">might </w:t>
        </w:r>
      </w:ins>
      <w:r w:rsidR="00FF37FB" w:rsidRPr="003C74EA">
        <w:rPr>
          <w:rFonts w:ascii="Times" w:eastAsia="Times New Roman" w:hAnsi="Times" w:cs="Times New Roman"/>
          <w:sz w:val="22"/>
          <w:szCs w:val="22"/>
          <w:lang w:val="en-GB"/>
        </w:rPr>
        <w:t>not</w:t>
      </w:r>
      <w:r w:rsidRPr="003C74EA">
        <w:rPr>
          <w:rFonts w:ascii="Times" w:eastAsia="Times New Roman" w:hAnsi="Times" w:cs="Times New Roman"/>
          <w:sz w:val="22"/>
          <w:szCs w:val="22"/>
          <w:lang w:val="en-GB"/>
        </w:rPr>
        <w:t xml:space="preserve"> be deployed on the </w:t>
      </w:r>
      <w:r w:rsidR="00EC0BC2" w:rsidRPr="003C74EA">
        <w:rPr>
          <w:rFonts w:ascii="Times" w:eastAsia="Times New Roman" w:hAnsi="Times" w:cs="Times New Roman"/>
          <w:sz w:val="22"/>
          <w:szCs w:val="22"/>
          <w:lang w:val="en-GB"/>
        </w:rPr>
        <w:t>University</w:t>
      </w:r>
      <w:r w:rsidR="00FF37FB" w:rsidRPr="003C74EA">
        <w:rPr>
          <w:rFonts w:ascii="Times" w:eastAsia="Times New Roman" w:hAnsi="Times" w:cs="Times New Roman"/>
          <w:sz w:val="22"/>
          <w:szCs w:val="22"/>
          <w:lang w:val="en-GB"/>
        </w:rPr>
        <w:t xml:space="preserve">’s intranet, it </w:t>
      </w:r>
      <w:ins w:id="1901" w:author="Chara Katiri" w:date="2015-04-11T06:24:00Z">
        <w:r w:rsidR="0030794C" w:rsidRPr="003C74EA">
          <w:rPr>
            <w:rFonts w:ascii="Times" w:eastAsia="Times New Roman" w:hAnsi="Times" w:cs="Times New Roman"/>
            <w:sz w:val="22"/>
            <w:szCs w:val="22"/>
            <w:lang w:val="en-GB"/>
          </w:rPr>
          <w:t xml:space="preserve">is </w:t>
        </w:r>
      </w:ins>
      <w:r w:rsidRPr="003C74EA">
        <w:rPr>
          <w:rFonts w:ascii="Times" w:eastAsia="Times New Roman" w:hAnsi="Times" w:cs="Times New Roman"/>
          <w:sz w:val="22"/>
          <w:szCs w:val="22"/>
          <w:lang w:val="en-GB"/>
        </w:rPr>
        <w:t xml:space="preserve">an opportunity for </w:t>
      </w:r>
      <w:r w:rsidR="00FF37FB" w:rsidRPr="003C74EA">
        <w:rPr>
          <w:rFonts w:ascii="Times" w:eastAsia="Times New Roman" w:hAnsi="Times" w:cs="Times New Roman"/>
          <w:sz w:val="22"/>
          <w:szCs w:val="22"/>
          <w:lang w:val="en-GB"/>
        </w:rPr>
        <w:t>the</w:t>
      </w:r>
      <w:r w:rsidRPr="003C74EA">
        <w:rPr>
          <w:rFonts w:ascii="Times" w:eastAsia="Times New Roman" w:hAnsi="Times" w:cs="Times New Roman"/>
          <w:sz w:val="22"/>
          <w:szCs w:val="22"/>
          <w:lang w:val="en-GB"/>
        </w:rPr>
        <w:t xml:space="preserve"> final year </w:t>
      </w:r>
      <w:r w:rsidR="00FF37FB" w:rsidRPr="003C74EA">
        <w:rPr>
          <w:rFonts w:ascii="Times" w:eastAsia="Times New Roman" w:hAnsi="Times" w:cs="Times New Roman"/>
          <w:sz w:val="22"/>
          <w:szCs w:val="22"/>
          <w:lang w:val="en-GB"/>
        </w:rPr>
        <w:t xml:space="preserve">computing </w:t>
      </w:r>
      <w:r w:rsidRPr="003C74EA">
        <w:rPr>
          <w:rFonts w:ascii="Times" w:eastAsia="Times New Roman" w:hAnsi="Times" w:cs="Times New Roman"/>
          <w:sz w:val="22"/>
          <w:szCs w:val="22"/>
          <w:lang w:val="en-GB"/>
        </w:rPr>
        <w:t xml:space="preserve">student to </w:t>
      </w:r>
      <w:r w:rsidR="00263B12" w:rsidRPr="003C74EA">
        <w:rPr>
          <w:rFonts w:ascii="Times" w:eastAsia="Times New Roman" w:hAnsi="Times" w:cs="Times New Roman"/>
          <w:sz w:val="22"/>
          <w:szCs w:val="22"/>
          <w:lang w:val="en-GB"/>
        </w:rPr>
        <w:t xml:space="preserve">plan and </w:t>
      </w:r>
      <w:r w:rsidR="007D5257" w:rsidRPr="003C74EA">
        <w:rPr>
          <w:rFonts w:ascii="Times" w:eastAsia="Times New Roman" w:hAnsi="Times" w:cs="Times New Roman"/>
          <w:sz w:val="22"/>
          <w:szCs w:val="22"/>
          <w:lang w:val="en-GB"/>
        </w:rPr>
        <w:t>deliver the project through the different phases of systems’</w:t>
      </w:r>
      <w:r w:rsidRPr="003C74EA">
        <w:rPr>
          <w:rFonts w:ascii="Times" w:eastAsia="Times New Roman" w:hAnsi="Times" w:cs="Times New Roman"/>
          <w:sz w:val="22"/>
          <w:szCs w:val="22"/>
          <w:lang w:val="en-GB"/>
        </w:rPr>
        <w:t xml:space="preserve"> development lifecycle. It was also a</w:t>
      </w:r>
      <w:r w:rsidR="00597D2D" w:rsidRPr="003C74EA">
        <w:rPr>
          <w:rFonts w:ascii="Times" w:eastAsia="Times New Roman" w:hAnsi="Times" w:cs="Times New Roman"/>
          <w:sz w:val="22"/>
          <w:szCs w:val="22"/>
          <w:lang w:val="en-GB"/>
        </w:rPr>
        <w:t>n</w:t>
      </w:r>
      <w:r w:rsidRPr="003C74EA">
        <w:rPr>
          <w:rFonts w:ascii="Times" w:eastAsia="Times New Roman" w:hAnsi="Times" w:cs="Times New Roman"/>
          <w:sz w:val="22"/>
          <w:szCs w:val="22"/>
          <w:lang w:val="en-GB"/>
        </w:rPr>
        <w:t xml:space="preserve"> opportunity to achieve a challenge and develop a project </w:t>
      </w:r>
      <w:r w:rsidR="00597D2D" w:rsidRPr="003C74EA">
        <w:rPr>
          <w:rFonts w:ascii="Times" w:eastAsia="Times New Roman" w:hAnsi="Times" w:cs="Times New Roman"/>
          <w:sz w:val="22"/>
          <w:szCs w:val="22"/>
          <w:lang w:val="en-GB"/>
        </w:rPr>
        <w:t xml:space="preserve">based on a new Framework without previous </w:t>
      </w:r>
      <w:r w:rsidR="00FF37FB" w:rsidRPr="003C74EA">
        <w:rPr>
          <w:rFonts w:ascii="Times" w:eastAsia="Times New Roman" w:hAnsi="Times" w:cs="Times New Roman"/>
          <w:sz w:val="22"/>
          <w:szCs w:val="22"/>
          <w:lang w:val="en-GB"/>
        </w:rPr>
        <w:t xml:space="preserve">Spring MVC </w:t>
      </w:r>
      <w:r w:rsidR="00597D2D" w:rsidRPr="003C74EA">
        <w:rPr>
          <w:rFonts w:ascii="Times" w:eastAsia="Times New Roman" w:hAnsi="Times" w:cs="Times New Roman"/>
          <w:sz w:val="22"/>
          <w:szCs w:val="22"/>
          <w:lang w:val="en-GB"/>
        </w:rPr>
        <w:t>experience</w:t>
      </w:r>
      <w:r w:rsidR="00FF37FB" w:rsidRPr="003C74EA">
        <w:rPr>
          <w:rFonts w:ascii="Times" w:eastAsia="Times New Roman" w:hAnsi="Times" w:cs="Times New Roman"/>
          <w:sz w:val="22"/>
          <w:szCs w:val="22"/>
          <w:lang w:val="en-GB"/>
        </w:rPr>
        <w:t xml:space="preserve">.  </w:t>
      </w:r>
    </w:p>
    <w:p w14:paraId="26A95599" w14:textId="77777777" w:rsidR="00305226" w:rsidRPr="003C74EA" w:rsidRDefault="00305226" w:rsidP="003C74EA">
      <w:pPr>
        <w:spacing w:line="360" w:lineRule="auto"/>
        <w:ind w:firstLine="360"/>
        <w:contextualSpacing/>
        <w:jc w:val="both"/>
        <w:rPr>
          <w:rFonts w:ascii="Times" w:eastAsia="Times New Roman" w:hAnsi="Times" w:cs="Times New Roman"/>
          <w:sz w:val="22"/>
          <w:szCs w:val="22"/>
          <w:lang w:val="en-GB"/>
        </w:rPr>
      </w:pPr>
    </w:p>
    <w:p w14:paraId="4945A055" w14:textId="4F0679BB" w:rsidR="00196CE2" w:rsidRPr="003C74EA" w:rsidDel="00F5699F" w:rsidRDefault="008D4B13">
      <w:pPr>
        <w:pStyle w:val="Heading2"/>
        <w:numPr>
          <w:ilvl w:val="1"/>
          <w:numId w:val="13"/>
        </w:numPr>
        <w:spacing w:line="360" w:lineRule="auto"/>
        <w:contextualSpacing/>
        <w:jc w:val="both"/>
        <w:rPr>
          <w:rFonts w:ascii="Times" w:hAnsi="Times" w:cs="Times New Roman"/>
          <w:sz w:val="22"/>
          <w:szCs w:val="22"/>
          <w:lang w:val="en-GB"/>
        </w:rPr>
        <w:pPrChange w:id="1902" w:author="Chara Katiri" w:date="2015-04-12T03:47:00Z">
          <w:pPr>
            <w:spacing w:line="360" w:lineRule="auto"/>
            <w:contextualSpacing/>
            <w:jc w:val="both"/>
          </w:pPr>
        </w:pPrChange>
      </w:pPr>
      <w:moveFromRangeStart w:id="1903" w:author="Chara Katiri" w:date="2015-04-12T03:46:00Z" w:name="move290429721"/>
      <w:moveFrom w:id="1904" w:author="Chara Katiri" w:date="2015-04-12T03:46:00Z">
        <w:r w:rsidRPr="003C74EA" w:rsidDel="00F5699F">
          <w:rPr>
            <w:rFonts w:ascii="Times" w:hAnsi="Times" w:cs="Times New Roman"/>
            <w:color w:val="auto"/>
            <w:sz w:val="22"/>
            <w:szCs w:val="22"/>
            <w:lang w:val="en-GB"/>
          </w:rPr>
          <w:t>Summary of deliverables</w:t>
        </w:r>
        <w:r w:rsidR="00E31113" w:rsidRPr="003C74EA" w:rsidDel="00F5699F">
          <w:rPr>
            <w:rFonts w:ascii="Times" w:hAnsi="Times" w:cs="Times New Roman"/>
            <w:color w:val="auto"/>
            <w:sz w:val="22"/>
            <w:szCs w:val="22"/>
            <w:lang w:val="en-GB"/>
          </w:rPr>
          <w:t xml:space="preserve"> </w:t>
        </w:r>
      </w:moveFrom>
    </w:p>
    <w:moveFromRangeEnd w:id="1903"/>
    <w:p w14:paraId="500DAF48" w14:textId="77777777" w:rsidR="00F5699F" w:rsidRPr="003C74EA" w:rsidRDefault="00F5699F">
      <w:pPr>
        <w:spacing w:line="360" w:lineRule="auto"/>
        <w:contextualSpacing/>
        <w:rPr>
          <w:ins w:id="1905" w:author="Chara Katiri" w:date="2015-04-12T03:46:00Z"/>
          <w:rFonts w:ascii="Times" w:hAnsi="Times"/>
          <w:sz w:val="22"/>
          <w:szCs w:val="22"/>
          <w:rPrChange w:id="1906" w:author="Chara Katiri" w:date="2015-04-12T03:47:00Z">
            <w:rPr>
              <w:ins w:id="1907" w:author="Chara Katiri" w:date="2015-04-12T03:46:00Z"/>
              <w:rFonts w:ascii="Times" w:hAnsi="Times" w:cs="Times New Roman"/>
              <w:color w:val="auto"/>
              <w:sz w:val="22"/>
              <w:szCs w:val="22"/>
              <w:lang w:val="en-GB"/>
            </w:rPr>
          </w:rPrChange>
        </w:rPr>
        <w:pPrChange w:id="1908" w:author="Chara Katiri" w:date="2015-04-12T03:47:00Z">
          <w:pPr>
            <w:pStyle w:val="Heading2"/>
            <w:numPr>
              <w:numId w:val="13"/>
            </w:numPr>
            <w:spacing w:line="360" w:lineRule="auto"/>
            <w:ind w:left="792" w:hanging="432"/>
            <w:contextualSpacing/>
            <w:jc w:val="both"/>
          </w:pPr>
        </w:pPrChange>
      </w:pPr>
    </w:p>
    <w:p w14:paraId="50B385D9" w14:textId="5A54C49F" w:rsidR="00E31113" w:rsidRPr="003C74EA" w:rsidRDefault="00F5699F">
      <w:pPr>
        <w:pStyle w:val="Heading2"/>
        <w:numPr>
          <w:ilvl w:val="1"/>
          <w:numId w:val="13"/>
        </w:numPr>
        <w:spacing w:line="360" w:lineRule="auto"/>
        <w:contextualSpacing/>
        <w:jc w:val="both"/>
        <w:rPr>
          <w:rFonts w:ascii="Times" w:hAnsi="Times" w:cs="Times New Roman"/>
          <w:sz w:val="22"/>
          <w:szCs w:val="22"/>
          <w:rPrChange w:id="1909" w:author="Chara Katiri" w:date="2015-04-12T03:47:00Z">
            <w:rPr/>
          </w:rPrChange>
        </w:rPr>
        <w:pPrChange w:id="1910" w:author="Chara Katiri" w:date="2015-04-12T03:47:00Z">
          <w:pPr>
            <w:spacing w:line="360" w:lineRule="auto"/>
            <w:contextualSpacing/>
            <w:jc w:val="both"/>
          </w:pPr>
        </w:pPrChange>
      </w:pPr>
      <w:bookmarkStart w:id="1911" w:name="_Toc290429773"/>
      <w:moveToRangeStart w:id="1912" w:author="Chara Katiri" w:date="2015-04-12T03:46:00Z" w:name="move290429721"/>
      <w:moveTo w:id="1913" w:author="Chara Katiri" w:date="2015-04-12T03:46:00Z">
        <w:r w:rsidRPr="003C74EA">
          <w:rPr>
            <w:rFonts w:ascii="Times" w:hAnsi="Times" w:cs="Times New Roman"/>
            <w:color w:val="auto"/>
            <w:sz w:val="22"/>
            <w:szCs w:val="22"/>
            <w:lang w:val="en-GB"/>
            <w:rPrChange w:id="1914" w:author="Chara Katiri" w:date="2015-04-12T03:47:00Z">
              <w:rPr>
                <w:rFonts w:ascii="Times" w:hAnsi="Times" w:cs="Times New Roman"/>
                <w:b/>
                <w:bCs/>
                <w:sz w:val="22"/>
                <w:szCs w:val="22"/>
                <w:lang w:val="en-GB"/>
              </w:rPr>
            </w:rPrChange>
          </w:rPr>
          <w:t>Summary of deliverables</w:t>
        </w:r>
        <w:bookmarkEnd w:id="1911"/>
        <w:r w:rsidRPr="003C74EA">
          <w:rPr>
            <w:rFonts w:ascii="Times" w:hAnsi="Times" w:cs="Times New Roman"/>
            <w:color w:val="auto"/>
            <w:sz w:val="22"/>
            <w:szCs w:val="22"/>
            <w:lang w:val="en-GB"/>
            <w:rPrChange w:id="1915" w:author="Chara Katiri" w:date="2015-04-12T03:47:00Z">
              <w:rPr>
                <w:rFonts w:ascii="Times" w:hAnsi="Times" w:cs="Times New Roman"/>
                <w:b/>
                <w:bCs/>
                <w:sz w:val="22"/>
                <w:szCs w:val="22"/>
                <w:lang w:val="en-GB"/>
              </w:rPr>
            </w:rPrChange>
          </w:rPr>
          <w:t xml:space="preserve"> </w:t>
        </w:r>
      </w:moveTo>
      <w:moveToRangeEnd w:id="1912"/>
      <w:del w:id="1916" w:author="Chara Katiri" w:date="2015-04-12T01:58:00Z">
        <w:r w:rsidR="00E31113" w:rsidRPr="003C74EA" w:rsidDel="005E77F2">
          <w:rPr>
            <w:rFonts w:ascii="Times" w:hAnsi="Times" w:cs="Times New Roman"/>
            <w:sz w:val="22"/>
            <w:szCs w:val="22"/>
            <w:highlight w:val="yellow"/>
            <w:rPrChange w:id="1917" w:author="Chara Katiri" w:date="2015-04-12T03:47:00Z">
              <w:rPr>
                <w:b/>
                <w:bCs/>
                <w:highlight w:val="yellow"/>
              </w:rPr>
            </w:rPrChange>
          </w:rPr>
          <w:delText>I might not include the summary of deliverables as the key deliverable is the full development of the website (including the report and video)</w:delText>
        </w:r>
        <w:r w:rsidR="00940B23" w:rsidRPr="003C74EA" w:rsidDel="005E77F2">
          <w:rPr>
            <w:rFonts w:ascii="Times" w:hAnsi="Times" w:cs="Times New Roman"/>
            <w:sz w:val="22"/>
            <w:szCs w:val="22"/>
            <w:highlight w:val="yellow"/>
            <w:rPrChange w:id="1918" w:author="Chara Katiri" w:date="2015-04-12T03:47:00Z">
              <w:rPr>
                <w:b/>
                <w:bCs/>
                <w:highlight w:val="yellow"/>
              </w:rPr>
            </w:rPrChange>
          </w:rPr>
          <w:delText>. Those deliverables are assumed.</w:delText>
        </w:r>
        <w:r w:rsidR="00940B23" w:rsidRPr="003C74EA" w:rsidDel="005E77F2">
          <w:rPr>
            <w:rFonts w:ascii="Times" w:hAnsi="Times" w:cs="Times New Roman"/>
            <w:sz w:val="22"/>
            <w:szCs w:val="22"/>
            <w:rPrChange w:id="1919" w:author="Chara Katiri" w:date="2015-04-12T03:47:00Z">
              <w:rPr>
                <w:b/>
                <w:bCs/>
              </w:rPr>
            </w:rPrChange>
          </w:rPr>
          <w:delText xml:space="preserve"> </w:delText>
        </w:r>
        <w:r w:rsidR="00E31113" w:rsidRPr="003C74EA" w:rsidDel="005E77F2">
          <w:rPr>
            <w:rFonts w:ascii="Times" w:hAnsi="Times" w:cs="Times New Roman"/>
            <w:sz w:val="22"/>
            <w:szCs w:val="22"/>
            <w:rPrChange w:id="1920" w:author="Chara Katiri" w:date="2015-04-12T03:47:00Z">
              <w:rPr>
                <w:b/>
                <w:bCs/>
              </w:rPr>
            </w:rPrChange>
          </w:rPr>
          <w:delText xml:space="preserve"> </w:delText>
        </w:r>
      </w:del>
    </w:p>
    <w:tbl>
      <w:tblPr>
        <w:tblStyle w:val="TableGrid"/>
        <w:tblW w:w="9180" w:type="dxa"/>
        <w:tblLook w:val="04A0" w:firstRow="1" w:lastRow="0" w:firstColumn="1" w:lastColumn="0" w:noHBand="0" w:noVBand="1"/>
      </w:tblPr>
      <w:tblGrid>
        <w:gridCol w:w="3652"/>
        <w:gridCol w:w="5528"/>
      </w:tblGrid>
      <w:tr w:rsidR="00FF4608" w:rsidRPr="003C74EA" w14:paraId="6B610C3E" w14:textId="77777777" w:rsidTr="009C3DD6">
        <w:tc>
          <w:tcPr>
            <w:tcW w:w="3652" w:type="dxa"/>
            <w:shd w:val="clear" w:color="auto" w:fill="548DD4" w:themeFill="text2" w:themeFillTint="99"/>
          </w:tcPr>
          <w:p w14:paraId="0F24ADE1" w14:textId="77777777" w:rsidR="00FF4608" w:rsidRPr="003C74EA" w:rsidRDefault="00FF4608">
            <w:pPr>
              <w:spacing w:line="360" w:lineRule="auto"/>
              <w:contextualSpacing/>
              <w:jc w:val="center"/>
              <w:rPr>
                <w:rFonts w:ascii="Times" w:hAnsi="Times" w:cs="Times New Roman"/>
                <w:b/>
                <w:color w:val="FFFFFF" w:themeColor="background1"/>
                <w:sz w:val="22"/>
                <w:szCs w:val="22"/>
              </w:rPr>
              <w:pPrChange w:id="1921" w:author="Chara Katiri" w:date="2015-04-12T03:47:00Z">
                <w:pPr>
                  <w:spacing w:line="360" w:lineRule="auto"/>
                  <w:contextualSpacing/>
                  <w:jc w:val="both"/>
                </w:pPr>
              </w:pPrChange>
            </w:pPr>
            <w:r w:rsidRPr="003C74EA">
              <w:rPr>
                <w:rFonts w:ascii="Times" w:hAnsi="Times" w:cs="Times New Roman"/>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3C74EA" w:rsidRDefault="00FF4608">
            <w:pPr>
              <w:spacing w:line="360" w:lineRule="auto"/>
              <w:contextualSpacing/>
              <w:jc w:val="center"/>
              <w:rPr>
                <w:rFonts w:ascii="Times" w:hAnsi="Times" w:cs="Times New Roman"/>
                <w:b/>
                <w:color w:val="FFFFFF" w:themeColor="background1"/>
                <w:sz w:val="22"/>
                <w:szCs w:val="22"/>
              </w:rPr>
              <w:pPrChange w:id="1922" w:author="Chara Katiri" w:date="2015-04-12T03:47:00Z">
                <w:pPr>
                  <w:spacing w:line="360" w:lineRule="auto"/>
                  <w:contextualSpacing/>
                  <w:jc w:val="both"/>
                </w:pPr>
              </w:pPrChange>
            </w:pPr>
            <w:r w:rsidRPr="003C74EA">
              <w:rPr>
                <w:rFonts w:ascii="Times" w:hAnsi="Times" w:cs="Times New Roman"/>
                <w:b/>
                <w:bCs/>
                <w:color w:val="FFFFFF" w:themeColor="background1"/>
                <w:sz w:val="22"/>
                <w:szCs w:val="22"/>
                <w:lang w:val="en-GB"/>
              </w:rPr>
              <w:t>Description</w:t>
            </w:r>
          </w:p>
        </w:tc>
      </w:tr>
      <w:tr w:rsidR="00C94669" w:rsidRPr="003C74EA" w14:paraId="77539768" w14:textId="77777777" w:rsidTr="009C3DD6">
        <w:trPr>
          <w:ins w:id="1923" w:author="Chara Katiri" w:date="2015-04-11T06:38:00Z"/>
        </w:trPr>
        <w:tc>
          <w:tcPr>
            <w:tcW w:w="3652" w:type="dxa"/>
          </w:tcPr>
          <w:p w14:paraId="58F36885" w14:textId="30549987" w:rsidR="00C94669" w:rsidRPr="003C74EA" w:rsidRDefault="00C94669" w:rsidP="003C74EA">
            <w:pPr>
              <w:spacing w:line="360" w:lineRule="auto"/>
              <w:contextualSpacing/>
              <w:jc w:val="both"/>
              <w:rPr>
                <w:ins w:id="1924" w:author="Chara Katiri" w:date="2015-04-11T06:38:00Z"/>
                <w:rFonts w:ascii="Times" w:hAnsi="Times" w:cs="Times New Roman"/>
                <w:sz w:val="22"/>
                <w:szCs w:val="22"/>
              </w:rPr>
            </w:pPr>
            <w:ins w:id="1925" w:author="Chara Katiri" w:date="2015-04-11T06:39:00Z">
              <w:r w:rsidRPr="003C74EA">
                <w:rPr>
                  <w:rFonts w:ascii="Times" w:hAnsi="Times" w:cs="Times New Roman"/>
                  <w:sz w:val="22"/>
                  <w:szCs w:val="22"/>
                </w:rPr>
                <w:t>Project Report</w:t>
              </w:r>
            </w:ins>
          </w:p>
        </w:tc>
        <w:tc>
          <w:tcPr>
            <w:tcW w:w="5528" w:type="dxa"/>
          </w:tcPr>
          <w:p w14:paraId="0CFD9541" w14:textId="18CC108F" w:rsidR="00C94669" w:rsidRPr="003C74EA" w:rsidRDefault="00C94669" w:rsidP="003C74EA">
            <w:pPr>
              <w:spacing w:line="360" w:lineRule="auto"/>
              <w:contextualSpacing/>
              <w:jc w:val="both"/>
              <w:rPr>
                <w:ins w:id="1926" w:author="Chara Katiri" w:date="2015-04-11T06:38:00Z"/>
                <w:rFonts w:ascii="Times" w:hAnsi="Times" w:cs="Times New Roman"/>
                <w:sz w:val="22"/>
                <w:szCs w:val="22"/>
              </w:rPr>
            </w:pPr>
            <w:ins w:id="1927" w:author="Chara Katiri" w:date="2015-04-11T06:39:00Z">
              <w:r w:rsidRPr="003C74EA">
                <w:rPr>
                  <w:rFonts w:ascii="Times" w:hAnsi="Times" w:cs="Times New Roman"/>
                  <w:sz w:val="22"/>
                  <w:szCs w:val="22"/>
                </w:rPr>
                <w:t xml:space="preserve">The project report provides detailed description of the project including literature review; </w:t>
              </w:r>
            </w:ins>
            <w:ins w:id="1928" w:author="Chara Katiri" w:date="2015-04-11T06:44:00Z">
              <w:r w:rsidR="007F68FD" w:rsidRPr="003C74EA">
                <w:rPr>
                  <w:rFonts w:ascii="Times" w:hAnsi="Times" w:cs="Times New Roman"/>
                  <w:sz w:val="22"/>
                  <w:szCs w:val="22"/>
                </w:rPr>
                <w:t xml:space="preserve">objectives; </w:t>
              </w:r>
            </w:ins>
            <w:ins w:id="1929" w:author="Chara Katiri" w:date="2015-04-11T06:39:00Z">
              <w:r w:rsidR="007F68FD" w:rsidRPr="003C74EA">
                <w:rPr>
                  <w:rFonts w:ascii="Times" w:hAnsi="Times" w:cs="Times New Roman"/>
                  <w:sz w:val="22"/>
                  <w:szCs w:val="22"/>
                </w:rPr>
                <w:t>system analysis, design and</w:t>
              </w:r>
            </w:ins>
            <w:ins w:id="1930" w:author="Chara Katiri" w:date="2015-04-11T06:40:00Z">
              <w:r w:rsidR="007F68FD" w:rsidRPr="003C74EA">
                <w:rPr>
                  <w:rFonts w:ascii="Times" w:hAnsi="Times" w:cs="Times New Roman"/>
                  <w:sz w:val="22"/>
                  <w:szCs w:val="22"/>
                </w:rPr>
                <w:t xml:space="preserve"> implementation; test and evaluation</w:t>
              </w:r>
            </w:ins>
            <w:ins w:id="1931" w:author="Chara Katiri" w:date="2015-04-11T06:44:00Z">
              <w:r w:rsidR="007F68FD" w:rsidRPr="003C74EA">
                <w:rPr>
                  <w:rFonts w:ascii="Times" w:hAnsi="Times" w:cs="Times New Roman"/>
                  <w:sz w:val="22"/>
                  <w:szCs w:val="22"/>
                </w:rPr>
                <w:t>;</w:t>
              </w:r>
            </w:ins>
            <w:ins w:id="1932" w:author="Chara Katiri" w:date="2015-04-11T06:40:00Z">
              <w:r w:rsidR="007F68FD" w:rsidRPr="003C74EA">
                <w:rPr>
                  <w:rFonts w:ascii="Times" w:hAnsi="Times" w:cs="Times New Roman"/>
                  <w:sz w:val="22"/>
                  <w:szCs w:val="22"/>
                </w:rPr>
                <w:t xml:space="preserve"> reflections</w:t>
              </w:r>
            </w:ins>
            <w:ins w:id="1933" w:author="Chara Katiri" w:date="2015-04-11T06:44:00Z">
              <w:r w:rsidR="007F68FD" w:rsidRPr="003C74EA">
                <w:rPr>
                  <w:rFonts w:ascii="Times" w:hAnsi="Times" w:cs="Times New Roman"/>
                  <w:sz w:val="22"/>
                  <w:szCs w:val="22"/>
                </w:rPr>
                <w:t xml:space="preserve"> and achievements</w:t>
              </w:r>
            </w:ins>
            <w:ins w:id="1934" w:author="Chara Katiri" w:date="2015-04-11T06:40:00Z">
              <w:r w:rsidR="007F68FD" w:rsidRPr="003C74EA">
                <w:rPr>
                  <w:rFonts w:ascii="Times" w:hAnsi="Times" w:cs="Times New Roman"/>
                  <w:sz w:val="22"/>
                  <w:szCs w:val="22"/>
                </w:rPr>
                <w:t xml:space="preserve">. </w:t>
              </w:r>
            </w:ins>
          </w:p>
        </w:tc>
      </w:tr>
      <w:tr w:rsidR="00FF4608" w:rsidRPr="003C74EA" w14:paraId="627B2621" w14:textId="77777777" w:rsidTr="009C3DD6">
        <w:tc>
          <w:tcPr>
            <w:tcW w:w="3652" w:type="dxa"/>
          </w:tcPr>
          <w:p w14:paraId="051F9545" w14:textId="77777777" w:rsidR="00FF4608" w:rsidRPr="003C74EA" w:rsidRDefault="00FF4608"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Project Design </w:t>
            </w:r>
          </w:p>
        </w:tc>
        <w:tc>
          <w:tcPr>
            <w:tcW w:w="5528" w:type="dxa"/>
          </w:tcPr>
          <w:p w14:paraId="27AE3D87" w14:textId="3B6E598E" w:rsidR="00FF4608" w:rsidRPr="003C74EA" w:rsidRDefault="00FF4608"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The </w:t>
            </w:r>
            <w:r w:rsidR="0043543D" w:rsidRPr="003C74EA">
              <w:rPr>
                <w:rFonts w:ascii="Times" w:hAnsi="Times" w:cs="Times New Roman"/>
                <w:sz w:val="22"/>
                <w:szCs w:val="22"/>
              </w:rPr>
              <w:t xml:space="preserve">structure </w:t>
            </w:r>
            <w:r w:rsidR="007D5257" w:rsidRPr="003C74EA">
              <w:rPr>
                <w:rFonts w:ascii="Times" w:hAnsi="Times" w:cs="Times New Roman"/>
                <w:sz w:val="22"/>
                <w:szCs w:val="22"/>
              </w:rPr>
              <w:t xml:space="preserve">of the solution </w:t>
            </w:r>
            <w:r w:rsidR="0043543D" w:rsidRPr="003C74EA">
              <w:rPr>
                <w:rFonts w:ascii="Times" w:hAnsi="Times" w:cs="Times New Roman"/>
                <w:sz w:val="22"/>
                <w:szCs w:val="22"/>
              </w:rPr>
              <w:t xml:space="preserve">and the plan to implement </w:t>
            </w:r>
            <w:r w:rsidR="007D5257" w:rsidRPr="003C74EA">
              <w:rPr>
                <w:rFonts w:ascii="Times" w:hAnsi="Times" w:cs="Times New Roman"/>
                <w:sz w:val="22"/>
                <w:szCs w:val="22"/>
              </w:rPr>
              <w:t xml:space="preserve">the </w:t>
            </w:r>
            <w:r w:rsidR="0043543D" w:rsidRPr="003C74EA">
              <w:rPr>
                <w:rFonts w:ascii="Times" w:hAnsi="Times" w:cs="Times New Roman"/>
                <w:sz w:val="22"/>
                <w:szCs w:val="22"/>
              </w:rPr>
              <w:t>functional and non-functional requirements in order to meet the project objectives</w:t>
            </w:r>
            <w:r w:rsidR="007D5257" w:rsidRPr="003C74EA">
              <w:rPr>
                <w:rFonts w:ascii="Times" w:hAnsi="Times" w:cs="Times New Roman"/>
                <w:sz w:val="22"/>
                <w:szCs w:val="22"/>
              </w:rPr>
              <w:t>.</w:t>
            </w:r>
          </w:p>
        </w:tc>
      </w:tr>
      <w:tr w:rsidR="003933E4" w:rsidRPr="003C74EA" w14:paraId="452A281C" w14:textId="77777777" w:rsidTr="009C3DD6">
        <w:trPr>
          <w:ins w:id="1935" w:author="Chara Katiri" w:date="2015-04-11T06:31:00Z"/>
        </w:trPr>
        <w:tc>
          <w:tcPr>
            <w:tcW w:w="3652" w:type="dxa"/>
          </w:tcPr>
          <w:p w14:paraId="361B5074" w14:textId="7D518C24" w:rsidR="003933E4" w:rsidRPr="003C74EA" w:rsidRDefault="003933E4" w:rsidP="003C74EA">
            <w:pPr>
              <w:spacing w:line="360" w:lineRule="auto"/>
              <w:contextualSpacing/>
              <w:jc w:val="both"/>
              <w:rPr>
                <w:ins w:id="1936" w:author="Chara Katiri" w:date="2015-04-11T06:31:00Z"/>
                <w:rFonts w:ascii="Times" w:hAnsi="Times" w:cs="Times New Roman"/>
                <w:sz w:val="22"/>
                <w:szCs w:val="22"/>
              </w:rPr>
            </w:pPr>
            <w:commentRangeStart w:id="1937"/>
            <w:ins w:id="1938" w:author="Chara Katiri" w:date="2015-04-11T06:31:00Z">
              <w:r w:rsidRPr="003C74EA">
                <w:rPr>
                  <w:rFonts w:ascii="Times" w:hAnsi="Times" w:cs="Times New Roman"/>
                  <w:sz w:val="22"/>
                  <w:szCs w:val="22"/>
                </w:rPr>
                <w:t>Project Video</w:t>
              </w:r>
            </w:ins>
            <w:commentRangeEnd w:id="1937"/>
            <w:ins w:id="1939" w:author="Chara Katiri" w:date="2015-04-11T06:48:00Z">
              <w:r w:rsidR="00D862A6" w:rsidRPr="003C74EA">
                <w:rPr>
                  <w:rStyle w:val="CommentReference"/>
                  <w:rFonts w:ascii="Times" w:hAnsi="Times" w:cs="Times New Roman"/>
                  <w:sz w:val="22"/>
                  <w:szCs w:val="22"/>
                </w:rPr>
                <w:commentReference w:id="1937"/>
              </w:r>
            </w:ins>
          </w:p>
        </w:tc>
        <w:tc>
          <w:tcPr>
            <w:tcW w:w="5528" w:type="dxa"/>
          </w:tcPr>
          <w:p w14:paraId="50EA3CC5" w14:textId="1F81C537" w:rsidR="003933E4" w:rsidRPr="003C74EA" w:rsidRDefault="007F68FD" w:rsidP="003C74EA">
            <w:pPr>
              <w:spacing w:line="360" w:lineRule="auto"/>
              <w:contextualSpacing/>
              <w:jc w:val="both"/>
              <w:rPr>
                <w:ins w:id="1940" w:author="Chara Katiri" w:date="2015-04-11T06:31:00Z"/>
                <w:rFonts w:ascii="Times" w:hAnsi="Times" w:cs="Times New Roman"/>
                <w:sz w:val="22"/>
                <w:szCs w:val="22"/>
              </w:rPr>
            </w:pPr>
            <w:ins w:id="1941" w:author="Chara Katiri" w:date="2015-04-11T06:41:00Z">
              <w:r w:rsidRPr="003C74EA">
                <w:rPr>
                  <w:rFonts w:ascii="Times" w:hAnsi="Times" w:cs="Times New Roman"/>
                  <w:sz w:val="22"/>
                  <w:szCs w:val="22"/>
                </w:rPr>
                <w:t xml:space="preserve">The project video </w:t>
              </w:r>
            </w:ins>
            <w:ins w:id="1942" w:author="Chara Katiri" w:date="2015-04-11T06:45:00Z">
              <w:r w:rsidRPr="003C74EA">
                <w:rPr>
                  <w:rFonts w:ascii="Times" w:hAnsi="Times" w:cs="Times New Roman"/>
                  <w:sz w:val="22"/>
                  <w:szCs w:val="22"/>
                </w:rPr>
                <w:t>presents</w:t>
              </w:r>
            </w:ins>
            <w:ins w:id="1943" w:author="Chara Katiri" w:date="2015-04-11T06:41:00Z">
              <w:r w:rsidRPr="003C74EA">
                <w:rPr>
                  <w:rFonts w:ascii="Times" w:hAnsi="Times" w:cs="Times New Roman"/>
                  <w:sz w:val="22"/>
                  <w:szCs w:val="22"/>
                </w:rPr>
                <w:t xml:space="preserve"> the key functionalities offered by the system created. </w:t>
              </w:r>
            </w:ins>
          </w:p>
        </w:tc>
      </w:tr>
      <w:tr w:rsidR="00FF4608" w:rsidRPr="003C74EA" w14:paraId="55E15DE3" w14:textId="77777777" w:rsidTr="009C3DD6">
        <w:tc>
          <w:tcPr>
            <w:tcW w:w="3652" w:type="dxa"/>
          </w:tcPr>
          <w:p w14:paraId="2972A1C5" w14:textId="77777777" w:rsidR="00FF4608" w:rsidRPr="003C74EA" w:rsidRDefault="0043543D" w:rsidP="003C74EA">
            <w:pPr>
              <w:spacing w:line="360" w:lineRule="auto"/>
              <w:contextualSpacing/>
              <w:jc w:val="both"/>
              <w:rPr>
                <w:rFonts w:ascii="Times" w:hAnsi="Times" w:cs="Times New Roman"/>
                <w:sz w:val="22"/>
                <w:szCs w:val="22"/>
              </w:rPr>
            </w:pPr>
            <w:commentRangeStart w:id="1944"/>
            <w:r w:rsidRPr="003C74EA">
              <w:rPr>
                <w:rFonts w:ascii="Times" w:hAnsi="Times" w:cs="Times New Roman"/>
                <w:sz w:val="22"/>
                <w:szCs w:val="22"/>
              </w:rPr>
              <w:t xml:space="preserve">Definition of functionalities and services </w:t>
            </w:r>
            <w:commentRangeEnd w:id="1944"/>
            <w:r w:rsidR="007F68FD" w:rsidRPr="003C74EA">
              <w:rPr>
                <w:rStyle w:val="CommentReference"/>
                <w:rFonts w:ascii="Times" w:hAnsi="Times" w:cs="Times New Roman"/>
                <w:sz w:val="22"/>
                <w:szCs w:val="22"/>
              </w:rPr>
              <w:commentReference w:id="1944"/>
            </w:r>
          </w:p>
        </w:tc>
        <w:tc>
          <w:tcPr>
            <w:tcW w:w="5528" w:type="dxa"/>
          </w:tcPr>
          <w:p w14:paraId="2DB4DDFB" w14:textId="136E7BD3" w:rsidR="0043543D" w:rsidRPr="003C74EA" w:rsidRDefault="0043543D"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The services delivered by the project should be clearly defined for the benefit of</w:t>
            </w:r>
            <w:r w:rsidR="007D5257" w:rsidRPr="003C74EA">
              <w:rPr>
                <w:rFonts w:ascii="Times" w:hAnsi="Times" w:cs="Times New Roman"/>
                <w:sz w:val="22"/>
                <w:szCs w:val="22"/>
              </w:rPr>
              <w:t>:</w:t>
            </w:r>
            <w:r w:rsidRPr="003C74EA">
              <w:rPr>
                <w:rFonts w:ascii="Times" w:hAnsi="Times" w:cs="Times New Roman"/>
                <w:sz w:val="22"/>
                <w:szCs w:val="22"/>
              </w:rPr>
              <w:t xml:space="preserve"> </w:t>
            </w:r>
          </w:p>
          <w:p w14:paraId="0EB4B0BE" w14:textId="29284254" w:rsidR="0043543D" w:rsidRPr="003C74EA" w:rsidRDefault="007D5257"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i) the customer:</w:t>
            </w:r>
            <w:r w:rsidR="0043543D" w:rsidRPr="003C74EA">
              <w:rPr>
                <w:rFonts w:ascii="Times" w:hAnsi="Times" w:cs="Times New Roman"/>
                <w:sz w:val="22"/>
                <w:szCs w:val="22"/>
              </w:rPr>
              <w:t xml:space="preserve"> to describe how navigate thought and use the website</w:t>
            </w:r>
            <w:r w:rsidRPr="003C74EA">
              <w:rPr>
                <w:rFonts w:ascii="Times" w:hAnsi="Times" w:cs="Times New Roman"/>
                <w:sz w:val="22"/>
                <w:szCs w:val="22"/>
              </w:rPr>
              <w:t>;</w:t>
            </w:r>
            <w:r w:rsidR="0043543D" w:rsidRPr="003C74EA">
              <w:rPr>
                <w:rFonts w:ascii="Times" w:hAnsi="Times" w:cs="Times New Roman"/>
                <w:sz w:val="22"/>
                <w:szCs w:val="22"/>
              </w:rPr>
              <w:t xml:space="preserve"> </w:t>
            </w:r>
          </w:p>
          <w:p w14:paraId="44ED123C" w14:textId="1374E3E3" w:rsidR="00FF4608" w:rsidRPr="003C74EA" w:rsidRDefault="0043543D"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ii) the IT team</w:t>
            </w:r>
            <w:r w:rsidR="007D5257" w:rsidRPr="003C74EA">
              <w:rPr>
                <w:rFonts w:ascii="Times" w:hAnsi="Times" w:cs="Times New Roman"/>
                <w:sz w:val="22"/>
                <w:szCs w:val="22"/>
              </w:rPr>
              <w:t>:</w:t>
            </w:r>
            <w:r w:rsidRPr="003C74EA">
              <w:rPr>
                <w:rFonts w:ascii="Times" w:hAnsi="Times" w:cs="Times New Roman"/>
                <w:sz w:val="22"/>
                <w:szCs w:val="22"/>
              </w:rPr>
              <w:t xml:space="preserve"> that </w:t>
            </w:r>
            <w:r w:rsidR="007D5257" w:rsidRPr="003C74EA">
              <w:rPr>
                <w:rFonts w:ascii="Times" w:hAnsi="Times" w:cs="Times New Roman"/>
                <w:sz w:val="22"/>
                <w:szCs w:val="22"/>
              </w:rPr>
              <w:t>will be</w:t>
            </w:r>
            <w:r w:rsidRPr="003C74EA">
              <w:rPr>
                <w:rFonts w:ascii="Times" w:hAnsi="Times" w:cs="Times New Roman"/>
                <w:sz w:val="22"/>
                <w:szCs w:val="22"/>
              </w:rPr>
              <w:t xml:space="preserve"> responsible for the maintenance of the website</w:t>
            </w:r>
            <w:r w:rsidR="007D5257" w:rsidRPr="003C74EA">
              <w:rPr>
                <w:rFonts w:ascii="Times" w:hAnsi="Times" w:cs="Times New Roman"/>
                <w:sz w:val="22"/>
                <w:szCs w:val="22"/>
              </w:rPr>
              <w:t xml:space="preserve"> if the deployment of the solution is accepted</w:t>
            </w:r>
            <w:r w:rsidRPr="003C74EA">
              <w:rPr>
                <w:rFonts w:ascii="Times" w:hAnsi="Times" w:cs="Times New Roman"/>
                <w:sz w:val="22"/>
                <w:szCs w:val="22"/>
              </w:rPr>
              <w:t xml:space="preserve">. </w:t>
            </w:r>
            <w:r w:rsidR="00FF4608" w:rsidRPr="003C74EA">
              <w:rPr>
                <w:rFonts w:ascii="Times" w:hAnsi="Times" w:cs="Times New Roman"/>
                <w:sz w:val="22"/>
                <w:szCs w:val="22"/>
              </w:rPr>
              <w:t xml:space="preserve"> </w:t>
            </w:r>
          </w:p>
        </w:tc>
      </w:tr>
      <w:tr w:rsidR="00FF4608" w:rsidRPr="003C74EA" w14:paraId="7E87FB95" w14:textId="77777777" w:rsidTr="009C3DD6">
        <w:tc>
          <w:tcPr>
            <w:tcW w:w="3652" w:type="dxa"/>
          </w:tcPr>
          <w:p w14:paraId="41DBC25A" w14:textId="77777777" w:rsidR="00FF4608" w:rsidRPr="003C74EA" w:rsidRDefault="0043543D" w:rsidP="003C74EA">
            <w:pPr>
              <w:spacing w:line="360" w:lineRule="auto"/>
              <w:contextualSpacing/>
              <w:jc w:val="both"/>
              <w:rPr>
                <w:rFonts w:ascii="Times" w:hAnsi="Times" w:cs="Times New Roman"/>
                <w:sz w:val="22"/>
                <w:szCs w:val="22"/>
              </w:rPr>
            </w:pPr>
            <w:commentRangeStart w:id="1945"/>
            <w:r w:rsidRPr="003C74EA">
              <w:rPr>
                <w:rFonts w:ascii="Times" w:hAnsi="Times" w:cs="Times New Roman"/>
                <w:sz w:val="22"/>
                <w:szCs w:val="22"/>
              </w:rPr>
              <w:t xml:space="preserve">Specification of Roles and responsibilities </w:t>
            </w:r>
            <w:commentRangeEnd w:id="1945"/>
            <w:r w:rsidR="006D2CD9" w:rsidRPr="003C74EA">
              <w:rPr>
                <w:rStyle w:val="CommentReference"/>
                <w:rFonts w:ascii="Times" w:hAnsi="Times" w:cs="Times New Roman"/>
                <w:sz w:val="22"/>
                <w:szCs w:val="22"/>
              </w:rPr>
              <w:commentReference w:id="1945"/>
            </w:r>
          </w:p>
        </w:tc>
        <w:tc>
          <w:tcPr>
            <w:tcW w:w="5528" w:type="dxa"/>
          </w:tcPr>
          <w:p w14:paraId="26BBDE53" w14:textId="77777777" w:rsidR="00FF4608" w:rsidRPr="003C74EA" w:rsidRDefault="0043543D"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Clear specification of roles and responsibilities of:</w:t>
            </w:r>
          </w:p>
          <w:p w14:paraId="104CD1A6" w14:textId="768C05F8" w:rsidR="0043543D" w:rsidRPr="003C74EA" w:rsidRDefault="0043543D"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i) the user and </w:t>
            </w:r>
            <w:r w:rsidR="008736CF" w:rsidRPr="003C74EA">
              <w:rPr>
                <w:rFonts w:ascii="Times" w:hAnsi="Times" w:cs="Times New Roman"/>
                <w:sz w:val="22"/>
                <w:szCs w:val="22"/>
              </w:rPr>
              <w:t>the policies that must adhere</w:t>
            </w:r>
            <w:r w:rsidR="007D5257" w:rsidRPr="003C74EA">
              <w:rPr>
                <w:rFonts w:ascii="Times" w:hAnsi="Times" w:cs="Times New Roman"/>
                <w:sz w:val="22"/>
                <w:szCs w:val="22"/>
              </w:rPr>
              <w:t>;</w:t>
            </w:r>
          </w:p>
          <w:p w14:paraId="6E138952" w14:textId="6DDC68AE" w:rsidR="008736CF" w:rsidRPr="003C74EA" w:rsidRDefault="008736CF"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ii) the IT Team that </w:t>
            </w:r>
            <w:r w:rsidR="007D5257" w:rsidRPr="003C74EA">
              <w:rPr>
                <w:rFonts w:ascii="Times" w:hAnsi="Times" w:cs="Times New Roman"/>
                <w:sz w:val="22"/>
                <w:szCs w:val="22"/>
              </w:rPr>
              <w:t>will be</w:t>
            </w:r>
            <w:r w:rsidRPr="003C74EA">
              <w:rPr>
                <w:rFonts w:ascii="Times" w:hAnsi="Times" w:cs="Times New Roman"/>
                <w:sz w:val="22"/>
                <w:szCs w:val="22"/>
              </w:rPr>
              <w:t xml:space="preserve"> responsible for the maintenance of the website</w:t>
            </w:r>
            <w:r w:rsidR="007D5257" w:rsidRPr="003C74EA">
              <w:rPr>
                <w:rFonts w:ascii="Times" w:hAnsi="Times" w:cs="Times New Roman"/>
                <w:sz w:val="22"/>
                <w:szCs w:val="22"/>
              </w:rPr>
              <w:t xml:space="preserve"> if the deployment of the solution is accepted</w:t>
            </w:r>
            <w:r w:rsidRPr="003C74EA">
              <w:rPr>
                <w:rFonts w:ascii="Times" w:hAnsi="Times" w:cs="Times New Roman"/>
                <w:sz w:val="22"/>
                <w:szCs w:val="22"/>
              </w:rPr>
              <w:t>.</w:t>
            </w:r>
          </w:p>
        </w:tc>
      </w:tr>
    </w:tbl>
    <w:p w14:paraId="13BD4364" w14:textId="77777777" w:rsidR="003E52AD" w:rsidRPr="003C74EA" w:rsidRDefault="003E52AD" w:rsidP="003C74EA">
      <w:pPr>
        <w:spacing w:after="240" w:line="360" w:lineRule="auto"/>
        <w:contextualSpacing/>
        <w:jc w:val="both"/>
        <w:rPr>
          <w:rFonts w:ascii="Times" w:eastAsia="Times New Roman" w:hAnsi="Times" w:cs="Times New Roman"/>
          <w:sz w:val="22"/>
          <w:szCs w:val="22"/>
          <w:lang w:val="en-GB"/>
        </w:rPr>
      </w:pPr>
    </w:p>
    <w:p w14:paraId="14ACD3A1" w14:textId="1BD0E5ED" w:rsidR="008D4B13" w:rsidRPr="003C74EA" w:rsidRDefault="003F330E"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946" w:name="_Toc290429774"/>
      <w:r w:rsidRPr="003C74EA">
        <w:rPr>
          <w:rFonts w:ascii="Times" w:hAnsi="Times" w:cs="Times New Roman"/>
          <w:color w:val="auto"/>
          <w:sz w:val="22"/>
          <w:szCs w:val="22"/>
          <w:lang w:val="en-GB"/>
        </w:rPr>
        <w:t>Stakeholders</w:t>
      </w:r>
      <w:bookmarkEnd w:id="1946"/>
    </w:p>
    <w:p w14:paraId="45E34E6A" w14:textId="5AA80DB7" w:rsidR="008736CF" w:rsidRPr="003C74EA" w:rsidRDefault="008736CF" w:rsidP="003C74EA">
      <w:pPr>
        <w:spacing w:line="360" w:lineRule="auto"/>
        <w:ind w:firstLine="72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Stakeholders [8] are </w:t>
      </w:r>
      <w:r w:rsidRPr="003C74EA">
        <w:rPr>
          <w:rFonts w:ascii="Times" w:eastAsia="Times New Roman" w:hAnsi="Times" w:cs="Times New Roman"/>
          <w:sz w:val="22"/>
          <w:szCs w:val="22"/>
          <w:shd w:val="clear" w:color="auto" w:fill="FFFFFF"/>
          <w:lang w:val="en-GB"/>
        </w:rPr>
        <w:t>individuals</w:t>
      </w:r>
      <w:r w:rsidRPr="003C74EA">
        <w:rPr>
          <w:rFonts w:ascii="Times" w:eastAsia="Times New Roman" w:hAnsi="Times" w:cs="Times New Roman"/>
          <w:sz w:val="22"/>
          <w:szCs w:val="22"/>
          <w:lang w:val="en-GB"/>
        </w:rPr>
        <w:t xml:space="preserve"> or organizations with interest in a project. Typically they are internal or external investors, employees, customers and suppliers. </w:t>
      </w:r>
      <w:r w:rsidR="00B94870" w:rsidRPr="003C74EA">
        <w:rPr>
          <w:rFonts w:ascii="Times" w:eastAsia="Times New Roman" w:hAnsi="Times" w:cs="Times New Roman"/>
          <w:sz w:val="22"/>
          <w:szCs w:val="22"/>
          <w:lang w:val="en-GB"/>
        </w:rPr>
        <w:t>Stakeholders</w:t>
      </w:r>
      <w:r w:rsidR="008A51D7" w:rsidRPr="003C74EA">
        <w:rPr>
          <w:rFonts w:ascii="Times" w:eastAsia="Times New Roman" w:hAnsi="Times" w:cs="Times New Roman"/>
          <w:sz w:val="22"/>
          <w:szCs w:val="22"/>
          <w:lang w:val="en-GB"/>
        </w:rPr>
        <w:t xml:space="preserve"> of the digital Pinboard solution</w:t>
      </w:r>
      <w:r w:rsidR="00B94870" w:rsidRPr="003C74EA">
        <w:rPr>
          <w:rFonts w:ascii="Times" w:eastAsia="Times New Roman" w:hAnsi="Times" w:cs="Times New Roman"/>
          <w:sz w:val="22"/>
          <w:szCs w:val="22"/>
          <w:lang w:val="en-GB"/>
        </w:rPr>
        <w:t xml:space="preserve"> include the target audience,</w:t>
      </w:r>
      <w:r w:rsidR="008A51D7" w:rsidRPr="003C74EA">
        <w:rPr>
          <w:rFonts w:ascii="Times" w:eastAsia="Times New Roman" w:hAnsi="Times" w:cs="Times New Roman"/>
          <w:sz w:val="22"/>
          <w:szCs w:val="22"/>
          <w:lang w:val="en-GB"/>
        </w:rPr>
        <w:t xml:space="preserve"> which is a subset of students; sellers </w:t>
      </w:r>
      <w:r w:rsidR="00B94870" w:rsidRPr="003C74EA">
        <w:rPr>
          <w:rFonts w:ascii="Times" w:eastAsia="Times New Roman" w:hAnsi="Times" w:cs="Times New Roman"/>
          <w:sz w:val="22"/>
          <w:szCs w:val="22"/>
          <w:lang w:val="en-GB"/>
        </w:rPr>
        <w:t xml:space="preserve">of </w:t>
      </w:r>
      <w:r w:rsidR="008A51D7" w:rsidRPr="003C74EA">
        <w:rPr>
          <w:rFonts w:ascii="Times" w:eastAsia="Times New Roman" w:hAnsi="Times" w:cs="Times New Roman"/>
          <w:sz w:val="22"/>
          <w:szCs w:val="22"/>
          <w:lang w:val="en-GB"/>
        </w:rPr>
        <w:t>second-hand</w:t>
      </w:r>
      <w:r w:rsidR="00B94870" w:rsidRPr="003C74EA">
        <w:rPr>
          <w:rFonts w:ascii="Times" w:eastAsia="Times New Roman" w:hAnsi="Times" w:cs="Times New Roman"/>
          <w:sz w:val="22"/>
          <w:szCs w:val="22"/>
          <w:lang w:val="en-GB"/>
        </w:rPr>
        <w:t xml:space="preserve"> books and seekers of room </w:t>
      </w:r>
      <w:r w:rsidR="008A51D7" w:rsidRPr="003C74EA">
        <w:rPr>
          <w:rFonts w:ascii="Times" w:eastAsia="Times New Roman" w:hAnsi="Times" w:cs="Times New Roman"/>
          <w:sz w:val="22"/>
          <w:szCs w:val="22"/>
          <w:lang w:val="en-GB"/>
        </w:rPr>
        <w:t>swap</w:t>
      </w:r>
      <w:r w:rsidR="00B94870" w:rsidRPr="003C74EA">
        <w:rPr>
          <w:rFonts w:ascii="Times" w:eastAsia="Times New Roman" w:hAnsi="Times" w:cs="Times New Roman"/>
          <w:sz w:val="22"/>
          <w:szCs w:val="22"/>
          <w:lang w:val="en-GB"/>
        </w:rPr>
        <w:t xml:space="preserve">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3C74EA"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3C74EA" w:rsidRDefault="008736CF">
            <w:pPr>
              <w:widowControl w:val="0"/>
              <w:autoSpaceDE w:val="0"/>
              <w:autoSpaceDN w:val="0"/>
              <w:adjustRightInd w:val="0"/>
              <w:spacing w:after="240" w:line="360" w:lineRule="auto"/>
              <w:contextualSpacing/>
              <w:jc w:val="center"/>
              <w:rPr>
                <w:rFonts w:ascii="Times" w:hAnsi="Times" w:cs="Times New Roman"/>
                <w:color w:val="FFFFFF" w:themeColor="background1"/>
                <w:sz w:val="22"/>
                <w:szCs w:val="22"/>
              </w:rPr>
              <w:pPrChange w:id="1947" w:author="Chara Katiri" w:date="2015-04-12T03:47:00Z">
                <w:pPr>
                  <w:widowControl w:val="0"/>
                  <w:autoSpaceDE w:val="0"/>
                  <w:autoSpaceDN w:val="0"/>
                  <w:adjustRightInd w:val="0"/>
                  <w:spacing w:after="240" w:line="360" w:lineRule="auto"/>
                  <w:contextualSpacing/>
                  <w:jc w:val="both"/>
                </w:pPr>
              </w:pPrChange>
            </w:pPr>
            <w:r w:rsidRPr="003C74EA">
              <w:rPr>
                <w:rFonts w:ascii="Times" w:hAnsi="Times" w:cs="Times New Roman"/>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3C74EA" w:rsidRDefault="008736CF">
            <w:pPr>
              <w:widowControl w:val="0"/>
              <w:autoSpaceDE w:val="0"/>
              <w:autoSpaceDN w:val="0"/>
              <w:adjustRightInd w:val="0"/>
              <w:spacing w:after="240" w:line="360" w:lineRule="auto"/>
              <w:contextualSpacing/>
              <w:jc w:val="center"/>
              <w:rPr>
                <w:rFonts w:ascii="Times" w:hAnsi="Times" w:cs="Times New Roman"/>
                <w:color w:val="FFFFFF" w:themeColor="background1"/>
                <w:sz w:val="22"/>
                <w:szCs w:val="22"/>
              </w:rPr>
              <w:pPrChange w:id="1948" w:author="Chara Katiri" w:date="2015-04-12T03:47:00Z">
                <w:pPr>
                  <w:widowControl w:val="0"/>
                  <w:autoSpaceDE w:val="0"/>
                  <w:autoSpaceDN w:val="0"/>
                  <w:adjustRightInd w:val="0"/>
                  <w:spacing w:after="240" w:line="360" w:lineRule="auto"/>
                  <w:contextualSpacing/>
                  <w:jc w:val="both"/>
                </w:pPr>
              </w:pPrChange>
            </w:pPr>
            <w:r w:rsidRPr="003C74EA">
              <w:rPr>
                <w:rFonts w:ascii="Times" w:hAnsi="Times" w:cs="Times New Roman"/>
                <w:b/>
                <w:bCs/>
                <w:color w:val="FFFFFF" w:themeColor="background1"/>
                <w:sz w:val="22"/>
                <w:szCs w:val="22"/>
              </w:rPr>
              <w:t>Support Role</w:t>
            </w:r>
          </w:p>
        </w:tc>
      </w:tr>
      <w:tr w:rsidR="008736CF" w:rsidRPr="003C74EA"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F310363" w:rsidR="008736CF" w:rsidRPr="003C74EA" w:rsidRDefault="008736CF" w:rsidP="003C74EA">
            <w:pPr>
              <w:widowControl w:val="0"/>
              <w:autoSpaceDE w:val="0"/>
              <w:autoSpaceDN w:val="0"/>
              <w:adjustRightInd w:val="0"/>
              <w:spacing w:line="360" w:lineRule="auto"/>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C74EA">
              <w:rPr>
                <w:rFonts w:ascii="Times" w:hAnsi="Times" w:cs="Times New Roman"/>
                <w:sz w:val="22"/>
                <w:szCs w:val="22"/>
              </w:rPr>
              <w:t xml:space="preserve">A subset of </w:t>
            </w:r>
            <w:r w:rsidR="00EC0BC2" w:rsidRPr="003C74EA">
              <w:rPr>
                <w:rFonts w:ascii="Times" w:hAnsi="Times" w:cs="Times New Roman"/>
                <w:sz w:val="22"/>
                <w:szCs w:val="22"/>
              </w:rPr>
              <w:t>University</w:t>
            </w:r>
            <w:r w:rsidRPr="003C74EA">
              <w:rPr>
                <w:rFonts w:ascii="Times" w:hAnsi="Times" w:cs="Times New Roman"/>
                <w:sz w:val="22"/>
                <w:szCs w:val="22"/>
              </w:rPr>
              <w:t xml:space="preserve">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3C74EA" w:rsidRDefault="008736CF" w:rsidP="003C74EA">
            <w:pPr>
              <w:widowControl w:val="0"/>
              <w:autoSpaceDE w:val="0"/>
              <w:autoSpaceDN w:val="0"/>
              <w:adjustRightInd w:val="0"/>
              <w:spacing w:line="360" w:lineRule="auto"/>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C74EA">
              <w:rPr>
                <w:rFonts w:ascii="Times" w:hAnsi="Times" w:cs="Times New Roman"/>
                <w:sz w:val="22"/>
                <w:szCs w:val="22"/>
              </w:rPr>
              <w:t xml:space="preserve">A group of volunteers that wish to test the application and are interested in the functionalities that the application offers. </w:t>
            </w:r>
          </w:p>
        </w:tc>
      </w:tr>
      <w:tr w:rsidR="008736CF" w:rsidRPr="003C74EA"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5FE2B993" w:rsidR="008736CF" w:rsidRPr="003C74EA" w:rsidRDefault="008736CF" w:rsidP="003C74EA">
            <w:pPr>
              <w:widowControl w:val="0"/>
              <w:autoSpaceDE w:val="0"/>
              <w:autoSpaceDN w:val="0"/>
              <w:adjustRightInd w:val="0"/>
              <w:spacing w:line="360" w:lineRule="auto"/>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3C74EA">
              <w:rPr>
                <w:rFonts w:ascii="Times" w:hAnsi="Times" w:cs="Times New Roman"/>
                <w:sz w:val="22"/>
                <w:szCs w:val="22"/>
              </w:rPr>
              <w:t>University</w:t>
            </w:r>
            <w:r w:rsidRPr="003C74EA">
              <w:rPr>
                <w:rFonts w:ascii="Times" w:hAnsi="Times" w:cs="Times New Roman"/>
                <w:sz w:val="22"/>
                <w:szCs w:val="22"/>
              </w:rPr>
              <w:t xml:space="preserve">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3C74EA" w:rsidRDefault="008736CF" w:rsidP="003C74EA">
            <w:pPr>
              <w:widowControl w:val="0"/>
              <w:autoSpaceDE w:val="0"/>
              <w:autoSpaceDN w:val="0"/>
              <w:adjustRightInd w:val="0"/>
              <w:spacing w:line="360" w:lineRule="auto"/>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C74EA">
              <w:rPr>
                <w:rFonts w:ascii="Times" w:hAnsi="Times" w:cs="Times New Roman"/>
                <w:sz w:val="22"/>
                <w:szCs w:val="22"/>
              </w:rPr>
              <w:t>The support team</w:t>
            </w:r>
            <w:r w:rsidR="00910986" w:rsidRPr="003C74EA">
              <w:rPr>
                <w:rFonts w:ascii="Times" w:hAnsi="Times" w:cs="Times New Roman"/>
                <w:sz w:val="22"/>
                <w:szCs w:val="22"/>
              </w:rPr>
              <w:t xml:space="preserve"> if the deployment of the solution is accepted</w:t>
            </w:r>
            <w:r w:rsidRPr="003C74EA">
              <w:rPr>
                <w:rFonts w:ascii="Times" w:hAnsi="Times" w:cs="Times New Roman"/>
                <w:sz w:val="22"/>
                <w:szCs w:val="22"/>
              </w:rPr>
              <w:t xml:space="preserve">. </w:t>
            </w:r>
          </w:p>
        </w:tc>
      </w:tr>
      <w:tr w:rsidR="008736CF" w:rsidRPr="003C74EA"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3C74EA" w:rsidRDefault="008736CF" w:rsidP="003C74EA">
            <w:pPr>
              <w:widowControl w:val="0"/>
              <w:autoSpaceDE w:val="0"/>
              <w:autoSpaceDN w:val="0"/>
              <w:adjustRightInd w:val="0"/>
              <w:spacing w:line="360" w:lineRule="auto"/>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C74EA">
              <w:rPr>
                <w:rFonts w:ascii="Times" w:hAnsi="Times" w:cs="Times New Roman"/>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3C74EA" w:rsidRDefault="008736CF" w:rsidP="003C74EA">
            <w:pPr>
              <w:widowControl w:val="0"/>
              <w:autoSpaceDE w:val="0"/>
              <w:autoSpaceDN w:val="0"/>
              <w:adjustRightInd w:val="0"/>
              <w:spacing w:line="360" w:lineRule="auto"/>
              <w:contextualSpacing/>
              <w:jc w:val="both"/>
              <w:rPr>
                <w:rFonts w:ascii="Times" w:hAnsi="Times" w:cs="Times New Roman"/>
                <w:sz w:val="22"/>
                <w:szCs w:val="22"/>
              </w:rPr>
            </w:pPr>
            <w:r w:rsidRPr="003C74EA">
              <w:rPr>
                <w:rFonts w:ascii="Times" w:hAnsi="Times" w:cs="Times New Roman"/>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C74EA">
              <w:rPr>
                <w:rFonts w:ascii="Times" w:hAnsi="Times" w:cs="Times New Roman"/>
                <w:sz w:val="22"/>
                <w:szCs w:val="22"/>
              </w:rPr>
              <w:t xml:space="preserve">Computer Science Student, the developer. </w:t>
            </w:r>
          </w:p>
        </w:tc>
      </w:tr>
      <w:tr w:rsidR="008736CF" w:rsidRPr="003C74EA"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3C74EA" w:rsidRDefault="008736CF" w:rsidP="003C74EA">
            <w:pPr>
              <w:widowControl w:val="0"/>
              <w:autoSpaceDE w:val="0"/>
              <w:autoSpaceDN w:val="0"/>
              <w:adjustRightInd w:val="0"/>
              <w:spacing w:after="240" w:line="360" w:lineRule="auto"/>
              <w:contextualSpacing/>
              <w:jc w:val="both"/>
              <w:rPr>
                <w:rFonts w:ascii="Times" w:hAnsi="Times" w:cs="Times New Roman"/>
                <w:sz w:val="22"/>
                <w:szCs w:val="22"/>
              </w:rPr>
            </w:pPr>
            <w:r w:rsidRPr="003C74EA">
              <w:rPr>
                <w:rFonts w:ascii="Times" w:hAnsi="Times" w:cs="Times New Roman"/>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3C74EA" w:rsidRDefault="008736CF" w:rsidP="003C74EA">
            <w:pPr>
              <w:widowControl w:val="0"/>
              <w:autoSpaceDE w:val="0"/>
              <w:autoSpaceDN w:val="0"/>
              <w:adjustRightInd w:val="0"/>
              <w:spacing w:after="240" w:line="360" w:lineRule="auto"/>
              <w:contextualSpacing/>
              <w:jc w:val="both"/>
              <w:rPr>
                <w:rFonts w:ascii="Times" w:hAnsi="Times" w:cs="Times New Roman"/>
                <w:sz w:val="22"/>
                <w:szCs w:val="22"/>
              </w:rPr>
            </w:pPr>
            <w:r w:rsidRPr="003C74EA">
              <w:rPr>
                <w:rFonts w:ascii="Times" w:hAnsi="Times" w:cs="Times New Roman"/>
                <w:sz w:val="22"/>
                <w:szCs w:val="22"/>
              </w:rPr>
              <w:t>Professional proje</w:t>
            </w:r>
            <w:r w:rsidR="00910986" w:rsidRPr="003C74EA">
              <w:rPr>
                <w:rFonts w:ascii="Times" w:hAnsi="Times" w:cs="Times New Roman"/>
                <w:sz w:val="22"/>
                <w:szCs w:val="22"/>
              </w:rPr>
              <w:t>ct supervisor and coordinator.</w:t>
            </w:r>
          </w:p>
        </w:tc>
      </w:tr>
    </w:tbl>
    <w:p w14:paraId="0E9105DD" w14:textId="77777777" w:rsidR="00A0554B" w:rsidRPr="003C74EA" w:rsidRDefault="00A0554B" w:rsidP="003C74EA">
      <w:pPr>
        <w:spacing w:after="240" w:line="360" w:lineRule="auto"/>
        <w:ind w:left="360"/>
        <w:contextualSpacing/>
        <w:jc w:val="both"/>
        <w:rPr>
          <w:rFonts w:ascii="Times" w:eastAsia="Times New Roman" w:hAnsi="Times" w:cs="Times New Roman"/>
          <w:b/>
          <w:sz w:val="22"/>
          <w:szCs w:val="22"/>
          <w:lang w:val="en-GB"/>
        </w:rPr>
      </w:pPr>
    </w:p>
    <w:p w14:paraId="6C9A9D4A" w14:textId="77777777" w:rsidR="008736CF" w:rsidRPr="003C74EA" w:rsidRDefault="00A0554B" w:rsidP="003C74EA">
      <w:pPr>
        <w:spacing w:line="360" w:lineRule="auto"/>
        <w:contextualSpacing/>
        <w:jc w:val="both"/>
        <w:rPr>
          <w:rFonts w:ascii="Times" w:eastAsia="Times New Roman" w:hAnsi="Times" w:cs="Times New Roman"/>
          <w:b/>
          <w:sz w:val="22"/>
          <w:szCs w:val="22"/>
          <w:lang w:val="en-GB"/>
        </w:rPr>
      </w:pPr>
      <w:r w:rsidRPr="003C74EA">
        <w:rPr>
          <w:rFonts w:ascii="Times" w:eastAsia="Times New Roman" w:hAnsi="Times" w:cs="Times New Roman"/>
          <w:b/>
          <w:sz w:val="22"/>
          <w:szCs w:val="22"/>
          <w:lang w:val="en-GB"/>
        </w:rPr>
        <w:br w:type="page"/>
      </w:r>
    </w:p>
    <w:p w14:paraId="1F7D9702" w14:textId="77777777" w:rsidR="003F330E" w:rsidRPr="003C74EA" w:rsidRDefault="003F330E" w:rsidP="003C74EA">
      <w:pPr>
        <w:pStyle w:val="Heading1"/>
        <w:numPr>
          <w:ilvl w:val="0"/>
          <w:numId w:val="13"/>
        </w:numPr>
        <w:spacing w:line="360" w:lineRule="auto"/>
        <w:contextualSpacing/>
        <w:jc w:val="both"/>
        <w:rPr>
          <w:rFonts w:ascii="Times" w:hAnsi="Times" w:cs="Times New Roman"/>
          <w:color w:val="auto"/>
          <w:sz w:val="22"/>
          <w:szCs w:val="22"/>
          <w:lang w:val="en-GB"/>
        </w:rPr>
      </w:pPr>
      <w:bookmarkStart w:id="1949" w:name="_Toc290429775"/>
      <w:r w:rsidRPr="003C74EA">
        <w:rPr>
          <w:rFonts w:ascii="Times" w:hAnsi="Times" w:cs="Times New Roman"/>
          <w:color w:val="auto"/>
          <w:sz w:val="22"/>
          <w:szCs w:val="22"/>
          <w:lang w:val="en-GB"/>
        </w:rPr>
        <w:t>System design</w:t>
      </w:r>
      <w:bookmarkEnd w:id="1949"/>
      <w:r w:rsidRPr="003C74EA">
        <w:rPr>
          <w:rFonts w:ascii="Times" w:hAnsi="Times" w:cs="Times New Roman"/>
          <w:color w:val="auto"/>
          <w:sz w:val="22"/>
          <w:szCs w:val="22"/>
          <w:lang w:val="en-GB"/>
        </w:rPr>
        <w:t xml:space="preserve"> </w:t>
      </w:r>
    </w:p>
    <w:p w14:paraId="3016E0D3" w14:textId="77777777" w:rsidR="003F330E" w:rsidRPr="003C74EA" w:rsidRDefault="003F330E"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950" w:name="_Toc290429776"/>
      <w:r w:rsidRPr="003C74EA">
        <w:rPr>
          <w:rFonts w:ascii="Times" w:hAnsi="Times" w:cs="Times New Roman"/>
          <w:color w:val="auto"/>
          <w:sz w:val="22"/>
          <w:szCs w:val="22"/>
          <w:lang w:val="en-GB"/>
        </w:rPr>
        <w:t>Design method</w:t>
      </w:r>
      <w:bookmarkEnd w:id="1950"/>
    </w:p>
    <w:p w14:paraId="7C90EE4E" w14:textId="79A65441" w:rsidR="00E718CA" w:rsidRPr="003C74EA" w:rsidRDefault="00242865" w:rsidP="003C74EA">
      <w:pPr>
        <w:spacing w:line="360" w:lineRule="auto"/>
        <w:ind w:firstLine="720"/>
        <w:contextualSpacing/>
        <w:jc w:val="both"/>
        <w:rPr>
          <w:ins w:id="1951" w:author="Chara Katiri" w:date="2015-04-11T17:07:00Z"/>
          <w:rFonts w:ascii="Times" w:eastAsia="Times New Roman" w:hAnsi="Times" w:cs="Times New Roman"/>
          <w:sz w:val="22"/>
          <w:szCs w:val="22"/>
          <w:lang w:val="en-GB"/>
        </w:rPr>
      </w:pPr>
      <w:commentRangeStart w:id="1952"/>
      <w:ins w:id="1953" w:author="Chara Katiri" w:date="2015-04-11T06:52:00Z">
        <w:r w:rsidRPr="003C74EA">
          <w:rPr>
            <w:rFonts w:ascii="Times" w:eastAsia="Times New Roman" w:hAnsi="Times" w:cs="Times New Roman"/>
            <w:sz w:val="22"/>
            <w:szCs w:val="22"/>
            <w:lang w:val="en-GB"/>
          </w:rPr>
          <w:t xml:space="preserve">Waterfall </w:t>
        </w:r>
        <w:commentRangeEnd w:id="1952"/>
        <w:r w:rsidRPr="003C74EA">
          <w:rPr>
            <w:rStyle w:val="CommentReference"/>
            <w:rFonts w:ascii="Times" w:hAnsi="Times" w:cs="Times New Roman"/>
            <w:sz w:val="22"/>
            <w:szCs w:val="22"/>
          </w:rPr>
          <w:commentReference w:id="1952"/>
        </w:r>
      </w:ins>
      <w:ins w:id="1954" w:author="Chara Katiri" w:date="2015-04-11T16:59:00Z">
        <w:r w:rsidR="00110498" w:rsidRPr="003C74EA">
          <w:rPr>
            <w:rFonts w:ascii="Times" w:eastAsia="Times New Roman" w:hAnsi="Times" w:cs="Times New Roman"/>
            <w:sz w:val="22"/>
            <w:szCs w:val="22"/>
            <w:lang w:val="en-GB"/>
          </w:rPr>
          <w:t xml:space="preserve">methodology </w:t>
        </w:r>
      </w:ins>
      <w:ins w:id="1955" w:author="Chara Katiri" w:date="2015-04-11T06:52:00Z">
        <w:r w:rsidRPr="003C74EA">
          <w:rPr>
            <w:rFonts w:ascii="Times" w:eastAsia="Times New Roman" w:hAnsi="Times" w:cs="Times New Roman"/>
            <w:sz w:val="22"/>
            <w:szCs w:val="22"/>
            <w:lang w:val="en-GB"/>
          </w:rPr>
          <w:t xml:space="preserve">was chosen </w:t>
        </w:r>
      </w:ins>
      <w:ins w:id="1956" w:author="Chara Katiri" w:date="2015-04-11T06:53:00Z">
        <w:r w:rsidRPr="003C74EA">
          <w:rPr>
            <w:rFonts w:ascii="Times" w:eastAsia="Times New Roman" w:hAnsi="Times" w:cs="Times New Roman"/>
            <w:sz w:val="22"/>
            <w:szCs w:val="22"/>
            <w:lang w:val="en-GB"/>
          </w:rPr>
          <w:t xml:space="preserve">over Agile </w:t>
        </w:r>
      </w:ins>
      <w:ins w:id="1957" w:author="Chara Katiri" w:date="2015-04-11T06:52:00Z">
        <w:r w:rsidRPr="003C74EA">
          <w:rPr>
            <w:rFonts w:ascii="Times" w:eastAsia="Times New Roman" w:hAnsi="Times" w:cs="Times New Roman"/>
            <w:sz w:val="22"/>
            <w:szCs w:val="22"/>
            <w:lang w:val="en-GB"/>
          </w:rPr>
          <w:t xml:space="preserve">as the </w:t>
        </w:r>
      </w:ins>
      <w:r w:rsidR="00A0554B" w:rsidRPr="003C74EA">
        <w:rPr>
          <w:rFonts w:ascii="Times" w:eastAsia="Times New Roman" w:hAnsi="Times" w:cs="Times New Roman"/>
          <w:sz w:val="22"/>
          <w:szCs w:val="22"/>
          <w:lang w:val="en-GB"/>
        </w:rPr>
        <w:t xml:space="preserve">development </w:t>
      </w:r>
      <w:ins w:id="1958" w:author="Chara Katiri" w:date="2015-04-11T06:53:00Z">
        <w:r w:rsidR="00A83E53" w:rsidRPr="003C74EA">
          <w:rPr>
            <w:rFonts w:ascii="Times" w:eastAsia="Times New Roman" w:hAnsi="Times" w:cs="Times New Roman"/>
            <w:sz w:val="22"/>
            <w:szCs w:val="22"/>
            <w:lang w:val="en-GB"/>
          </w:rPr>
          <w:t xml:space="preserve">approach. </w:t>
        </w:r>
      </w:ins>
      <w:r w:rsidR="00F10A69" w:rsidRPr="003C74EA">
        <w:rPr>
          <w:rFonts w:ascii="Times" w:eastAsia="Times New Roman" w:hAnsi="Times" w:cs="Times New Roman"/>
          <w:sz w:val="22"/>
          <w:szCs w:val="22"/>
          <w:lang w:val="en-GB"/>
        </w:rPr>
        <w:t xml:space="preserve">In the project environment, Waterfall methodology can be easily understood not only by the </w:t>
      </w:r>
      <w:r w:rsidR="00663C46" w:rsidRPr="003C74EA">
        <w:rPr>
          <w:rFonts w:ascii="Times" w:eastAsia="Times New Roman" w:hAnsi="Times" w:cs="Times New Roman"/>
          <w:sz w:val="22"/>
          <w:szCs w:val="22"/>
          <w:lang w:val="en-GB"/>
        </w:rPr>
        <w:t>developer</w:t>
      </w:r>
      <w:r w:rsidR="00F10A69" w:rsidRPr="003C74EA">
        <w:rPr>
          <w:rFonts w:ascii="Times" w:eastAsia="Times New Roman" w:hAnsi="Times" w:cs="Times New Roman"/>
          <w:sz w:val="22"/>
          <w:szCs w:val="22"/>
          <w:lang w:val="en-GB"/>
        </w:rPr>
        <w:t xml:space="preserve"> but also the client</w:t>
      </w:r>
      <w:ins w:id="1959" w:author="Chara Katiri" w:date="2015-04-11T06:54:00Z">
        <w:r w:rsidR="00A83E53" w:rsidRPr="003C74EA">
          <w:rPr>
            <w:rFonts w:ascii="Times" w:eastAsia="Times New Roman" w:hAnsi="Times" w:cs="Times New Roman"/>
            <w:sz w:val="22"/>
            <w:szCs w:val="22"/>
            <w:lang w:val="en-GB"/>
          </w:rPr>
          <w:t xml:space="preserve"> due to the </w:t>
        </w:r>
      </w:ins>
      <w:ins w:id="1960" w:author="Chara Katiri" w:date="2015-04-11T17:11:00Z">
        <w:r w:rsidR="00AA6363" w:rsidRPr="003C74EA">
          <w:rPr>
            <w:rFonts w:ascii="Times" w:eastAsia="Times New Roman" w:hAnsi="Times" w:cs="Times New Roman"/>
            <w:sz w:val="22"/>
            <w:szCs w:val="22"/>
            <w:lang w:val="en-GB"/>
          </w:rPr>
          <w:t xml:space="preserve">clarity of the </w:t>
        </w:r>
      </w:ins>
      <w:ins w:id="1961" w:author="Chara Katiri" w:date="2015-04-11T16:56:00Z">
        <w:r w:rsidR="00110498" w:rsidRPr="003C74EA">
          <w:rPr>
            <w:rFonts w:ascii="Times" w:eastAsia="Times New Roman" w:hAnsi="Times" w:cs="Times New Roman"/>
            <w:sz w:val="22"/>
            <w:szCs w:val="22"/>
            <w:lang w:val="en-GB"/>
          </w:rPr>
          <w:t xml:space="preserve">linear </w:t>
        </w:r>
      </w:ins>
      <w:ins w:id="1962" w:author="Chara Katiri" w:date="2015-04-11T06:54:00Z">
        <w:r w:rsidR="00A83E53" w:rsidRPr="003C74EA">
          <w:rPr>
            <w:rFonts w:ascii="Times" w:eastAsia="Times New Roman" w:hAnsi="Times" w:cs="Times New Roman"/>
            <w:sz w:val="22"/>
            <w:szCs w:val="22"/>
            <w:lang w:val="en-GB"/>
          </w:rPr>
          <w:t>sequence</w:t>
        </w:r>
      </w:ins>
      <w:ins w:id="1963" w:author="Chara Katiri" w:date="2015-04-11T17:31:00Z">
        <w:r w:rsidR="001F1D98" w:rsidRPr="003C74EA">
          <w:rPr>
            <w:rFonts w:ascii="Times" w:eastAsia="Times New Roman" w:hAnsi="Times" w:cs="Times New Roman"/>
            <w:sz w:val="22"/>
            <w:szCs w:val="22"/>
            <w:lang w:val="en-GB"/>
          </w:rPr>
          <w:t>.</w:t>
        </w:r>
      </w:ins>
      <w:ins w:id="1964" w:author="Chara Katiri" w:date="2015-04-11T06:54:00Z">
        <w:r w:rsidR="00A83E53" w:rsidRPr="003C74EA">
          <w:rPr>
            <w:rFonts w:ascii="Times" w:eastAsia="Times New Roman" w:hAnsi="Times" w:cs="Times New Roman"/>
            <w:sz w:val="22"/>
            <w:szCs w:val="22"/>
            <w:lang w:val="en-GB"/>
          </w:rPr>
          <w:t xml:space="preserve"> </w:t>
        </w:r>
      </w:ins>
    </w:p>
    <w:p w14:paraId="7E7C82B7" w14:textId="18A1AA61" w:rsidR="00110498" w:rsidRPr="003C74EA" w:rsidRDefault="00A53F78" w:rsidP="003C74EA">
      <w:pPr>
        <w:spacing w:line="360" w:lineRule="auto"/>
        <w:ind w:firstLine="720"/>
        <w:contextualSpacing/>
        <w:jc w:val="both"/>
        <w:rPr>
          <w:ins w:id="1965" w:author="Chara Katiri" w:date="2015-04-11T16:57:00Z"/>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In contrast </w:t>
      </w:r>
      <w:r w:rsidR="00D72463" w:rsidRPr="003C74EA">
        <w:rPr>
          <w:rFonts w:ascii="Times" w:eastAsia="Times New Roman" w:hAnsi="Times" w:cs="Times New Roman"/>
          <w:sz w:val="22"/>
          <w:szCs w:val="22"/>
          <w:lang w:val="en-GB"/>
        </w:rPr>
        <w:t>to</w:t>
      </w:r>
      <w:r w:rsidRPr="003C74EA">
        <w:rPr>
          <w:rFonts w:ascii="Times" w:eastAsia="Times New Roman" w:hAnsi="Times" w:cs="Times New Roman"/>
          <w:sz w:val="22"/>
          <w:szCs w:val="22"/>
          <w:lang w:val="en-GB"/>
        </w:rPr>
        <w:t xml:space="preserve"> Agile methodology, </w:t>
      </w:r>
      <w:ins w:id="1966" w:author="Chara Katiri" w:date="2015-04-11T18:00:00Z">
        <w:r w:rsidR="00EA0B0C" w:rsidRPr="003C74EA">
          <w:rPr>
            <w:rFonts w:ascii="Times" w:eastAsia="Times New Roman" w:hAnsi="Times" w:cs="Times New Roman"/>
            <w:sz w:val="22"/>
            <w:szCs w:val="22"/>
            <w:lang w:val="en-GB"/>
          </w:rPr>
          <w:t xml:space="preserve">in </w:t>
        </w:r>
      </w:ins>
      <w:r w:rsidRPr="003C74EA">
        <w:rPr>
          <w:rFonts w:ascii="Times" w:eastAsia="Times New Roman" w:hAnsi="Times" w:cs="Times New Roman"/>
          <w:sz w:val="22"/>
          <w:szCs w:val="22"/>
          <w:lang w:val="en-GB"/>
        </w:rPr>
        <w:t>Waterfall</w:t>
      </w:r>
      <w:ins w:id="1967" w:author="Chara Katiri" w:date="2015-04-11T18:00:00Z">
        <w:r w:rsidR="00EA0B0C" w:rsidRPr="003C74EA">
          <w:rPr>
            <w:rFonts w:ascii="Times" w:eastAsia="Times New Roman" w:hAnsi="Times" w:cs="Times New Roman"/>
            <w:sz w:val="22"/>
            <w:szCs w:val="22"/>
            <w:lang w:val="en-GB"/>
          </w:rPr>
          <w:t>,</w:t>
        </w:r>
      </w:ins>
      <w:r w:rsidRPr="003C74EA">
        <w:rPr>
          <w:rFonts w:ascii="Times" w:eastAsia="Times New Roman" w:hAnsi="Times" w:cs="Times New Roman"/>
          <w:sz w:val="22"/>
          <w:szCs w:val="22"/>
          <w:lang w:val="en-GB"/>
        </w:rPr>
        <w:t xml:space="preserve"> </w:t>
      </w:r>
      <w:ins w:id="1968" w:author="Chara Katiri" w:date="2015-04-11T18:00:00Z">
        <w:r w:rsidR="00EA0B0C" w:rsidRPr="003C74EA">
          <w:rPr>
            <w:rFonts w:ascii="Times" w:eastAsia="Times New Roman" w:hAnsi="Times" w:cs="Times New Roman"/>
            <w:sz w:val="22"/>
            <w:szCs w:val="22"/>
            <w:lang w:val="en-GB"/>
          </w:rPr>
          <w:t xml:space="preserve">the </w:t>
        </w:r>
      </w:ins>
      <w:r w:rsidR="00D72463" w:rsidRPr="003C74EA">
        <w:rPr>
          <w:rFonts w:ascii="Times" w:eastAsia="Times New Roman" w:hAnsi="Times" w:cs="Times New Roman"/>
          <w:sz w:val="22"/>
          <w:szCs w:val="22"/>
          <w:lang w:val="en-GB"/>
        </w:rPr>
        <w:t>complete</w:t>
      </w:r>
      <w:r w:rsidRPr="003C74EA">
        <w:rPr>
          <w:rFonts w:ascii="Times" w:eastAsia="Times New Roman" w:hAnsi="Times" w:cs="Times New Roman"/>
          <w:sz w:val="22"/>
          <w:szCs w:val="22"/>
          <w:lang w:val="en-GB"/>
        </w:rPr>
        <w:t xml:space="preserve"> scope of </w:t>
      </w:r>
      <w:r w:rsidR="00D72463" w:rsidRPr="003C74EA">
        <w:rPr>
          <w:rFonts w:ascii="Times" w:eastAsia="Times New Roman" w:hAnsi="Times" w:cs="Times New Roman"/>
          <w:sz w:val="22"/>
          <w:szCs w:val="22"/>
          <w:lang w:val="en-GB"/>
        </w:rPr>
        <w:t>requirements is</w:t>
      </w:r>
      <w:r w:rsidRPr="003C74EA">
        <w:rPr>
          <w:rFonts w:ascii="Times" w:eastAsia="Times New Roman" w:hAnsi="Times" w:cs="Times New Roman"/>
          <w:sz w:val="22"/>
          <w:szCs w:val="22"/>
          <w:lang w:val="en-GB"/>
        </w:rPr>
        <w:t xml:space="preserve"> known in advance</w:t>
      </w:r>
      <w:ins w:id="1969" w:author="Chara Katiri" w:date="2015-04-11T16:56:00Z">
        <w:r w:rsidR="00110498" w:rsidRPr="003C74EA">
          <w:rPr>
            <w:rFonts w:ascii="Times" w:eastAsia="Times New Roman" w:hAnsi="Times" w:cs="Times New Roman"/>
            <w:sz w:val="22"/>
            <w:szCs w:val="22"/>
            <w:lang w:val="en-GB"/>
          </w:rPr>
          <w:t xml:space="preserve"> and therefore </w:t>
        </w:r>
      </w:ins>
      <w:ins w:id="1970" w:author="Chara Katiri" w:date="2015-04-11T16:57:00Z">
        <w:r w:rsidR="00110498" w:rsidRPr="003C74EA">
          <w:rPr>
            <w:rFonts w:ascii="Times" w:eastAsia="Times New Roman" w:hAnsi="Times" w:cs="Times New Roman"/>
            <w:sz w:val="22"/>
            <w:szCs w:val="22"/>
            <w:lang w:val="en-GB"/>
          </w:rPr>
          <w:t xml:space="preserve">each </w:t>
        </w:r>
      </w:ins>
      <w:ins w:id="1971" w:author="Chara Katiri" w:date="2015-04-11T17:56:00Z">
        <w:r w:rsidR="00EA0B0C" w:rsidRPr="003C74EA">
          <w:rPr>
            <w:rFonts w:ascii="Times" w:eastAsia="Times New Roman" w:hAnsi="Times" w:cs="Times New Roman"/>
            <w:sz w:val="22"/>
            <w:szCs w:val="22"/>
            <w:lang w:val="en-GB"/>
          </w:rPr>
          <w:t>phase</w:t>
        </w:r>
      </w:ins>
      <w:ins w:id="1972" w:author="Chara Katiri" w:date="2015-04-11T16:57:00Z">
        <w:r w:rsidR="00110498" w:rsidRPr="003C74EA">
          <w:rPr>
            <w:rFonts w:ascii="Times" w:eastAsia="Times New Roman" w:hAnsi="Times" w:cs="Times New Roman"/>
            <w:sz w:val="22"/>
            <w:szCs w:val="22"/>
            <w:lang w:val="en-GB"/>
          </w:rPr>
          <w:t xml:space="preserve"> </w:t>
        </w:r>
      </w:ins>
      <w:ins w:id="1973" w:author="Chara Katiri" w:date="2015-04-11T18:01:00Z">
        <w:r w:rsidR="00EA0B0C" w:rsidRPr="003C74EA">
          <w:rPr>
            <w:rFonts w:ascii="Times" w:eastAsia="Times New Roman" w:hAnsi="Times" w:cs="Times New Roman"/>
            <w:sz w:val="22"/>
            <w:szCs w:val="22"/>
            <w:lang w:val="en-GB"/>
          </w:rPr>
          <w:t>must be</w:t>
        </w:r>
      </w:ins>
      <w:ins w:id="1974" w:author="Chara Katiri" w:date="2015-04-11T16:57:00Z">
        <w:r w:rsidR="00110498" w:rsidRPr="003C74EA">
          <w:rPr>
            <w:rFonts w:ascii="Times" w:eastAsia="Times New Roman" w:hAnsi="Times" w:cs="Times New Roman"/>
            <w:sz w:val="22"/>
            <w:szCs w:val="22"/>
            <w:lang w:val="en-GB"/>
          </w:rPr>
          <w:t xml:space="preserve"> </w:t>
        </w:r>
      </w:ins>
      <w:ins w:id="1975" w:author="Chara Katiri" w:date="2015-04-11T16:58:00Z">
        <w:r w:rsidR="00110498" w:rsidRPr="003C74EA">
          <w:rPr>
            <w:rFonts w:ascii="Times" w:eastAsia="Times New Roman" w:hAnsi="Times" w:cs="Times New Roman"/>
            <w:sz w:val="22"/>
            <w:szCs w:val="22"/>
            <w:lang w:val="en-GB"/>
          </w:rPr>
          <w:t xml:space="preserve">fully </w:t>
        </w:r>
      </w:ins>
      <w:ins w:id="1976" w:author="Chara Katiri" w:date="2015-04-11T17:56:00Z">
        <w:r w:rsidR="00EA0B0C" w:rsidRPr="003C74EA">
          <w:rPr>
            <w:rFonts w:ascii="Times" w:eastAsia="Times New Roman" w:hAnsi="Times" w:cs="Times New Roman"/>
            <w:sz w:val="22"/>
            <w:szCs w:val="22"/>
            <w:lang w:val="en-GB"/>
          </w:rPr>
          <w:t>developed</w:t>
        </w:r>
      </w:ins>
      <w:ins w:id="1977" w:author="Chara Katiri" w:date="2015-04-11T16:58:00Z">
        <w:r w:rsidR="00110498" w:rsidRPr="003C74EA">
          <w:rPr>
            <w:rFonts w:ascii="Times" w:eastAsia="Times New Roman" w:hAnsi="Times" w:cs="Times New Roman"/>
            <w:sz w:val="22"/>
            <w:szCs w:val="22"/>
            <w:lang w:val="en-GB"/>
          </w:rPr>
          <w:t xml:space="preserve"> </w:t>
        </w:r>
      </w:ins>
      <w:ins w:id="1978" w:author="Chara Katiri" w:date="2015-04-11T17:56:00Z">
        <w:r w:rsidR="00EA0B0C" w:rsidRPr="003C74EA">
          <w:rPr>
            <w:rFonts w:ascii="Times" w:eastAsia="Times New Roman" w:hAnsi="Times" w:cs="Times New Roman"/>
            <w:sz w:val="22"/>
            <w:szCs w:val="22"/>
            <w:lang w:val="en-GB"/>
          </w:rPr>
          <w:t xml:space="preserve">and delivered </w:t>
        </w:r>
      </w:ins>
      <w:ins w:id="1979" w:author="Chara Katiri" w:date="2015-04-11T16:57:00Z">
        <w:r w:rsidR="00110498" w:rsidRPr="003C74EA">
          <w:rPr>
            <w:rFonts w:ascii="Times" w:eastAsia="Times New Roman" w:hAnsi="Times" w:cs="Times New Roman"/>
            <w:sz w:val="22"/>
            <w:szCs w:val="22"/>
            <w:lang w:val="en-GB"/>
          </w:rPr>
          <w:t xml:space="preserve">before the developer moves to the next </w:t>
        </w:r>
      </w:ins>
      <w:ins w:id="1980" w:author="Chara Katiri" w:date="2015-04-11T18:01:00Z">
        <w:r w:rsidR="00EA0B0C" w:rsidRPr="003C74EA">
          <w:rPr>
            <w:rFonts w:ascii="Times" w:eastAsia="Times New Roman" w:hAnsi="Times" w:cs="Times New Roman"/>
            <w:sz w:val="22"/>
            <w:szCs w:val="22"/>
            <w:lang w:val="en-GB"/>
          </w:rPr>
          <w:t>one</w:t>
        </w:r>
      </w:ins>
      <w:ins w:id="1981" w:author="Chara Katiri" w:date="2015-04-11T16:57:00Z">
        <w:r w:rsidR="00110498" w:rsidRPr="003C74EA">
          <w:rPr>
            <w:rFonts w:ascii="Times" w:eastAsia="Times New Roman" w:hAnsi="Times" w:cs="Times New Roman"/>
            <w:sz w:val="22"/>
            <w:szCs w:val="22"/>
            <w:lang w:val="en-GB"/>
          </w:rPr>
          <w:t xml:space="preserve">. </w:t>
        </w:r>
      </w:ins>
      <w:ins w:id="1982" w:author="Chara Katiri" w:date="2015-04-11T17:58:00Z">
        <w:r w:rsidR="00EA0B0C" w:rsidRPr="003C74EA">
          <w:rPr>
            <w:rFonts w:ascii="Times" w:eastAsia="Times New Roman" w:hAnsi="Times" w:cs="Times New Roman"/>
            <w:sz w:val="22"/>
            <w:szCs w:val="22"/>
            <w:lang w:val="en-GB"/>
          </w:rPr>
          <w:t>Tasks are divided chronologically in achievable chunks and delivered in a number of phases. Specific deliverables and review process makes each phase easy to manage</w:t>
        </w:r>
      </w:ins>
      <w:ins w:id="1983" w:author="Chara Katiri" w:date="2015-04-11T18:08:00Z">
        <w:r w:rsidR="00833900" w:rsidRPr="003C74EA">
          <w:rPr>
            <w:rFonts w:ascii="Times" w:eastAsia="Times New Roman" w:hAnsi="Times" w:cs="Times New Roman"/>
            <w:sz w:val="22"/>
            <w:szCs w:val="22"/>
            <w:lang w:val="en-GB"/>
          </w:rPr>
          <w:t xml:space="preserve"> [40]</w:t>
        </w:r>
      </w:ins>
      <w:ins w:id="1984" w:author="Chara Katiri" w:date="2015-04-11T17:58:00Z">
        <w:r w:rsidR="00EA0B0C" w:rsidRPr="003C74EA">
          <w:rPr>
            <w:rFonts w:ascii="Times" w:eastAsia="Times New Roman" w:hAnsi="Times" w:cs="Times New Roman"/>
            <w:sz w:val="22"/>
            <w:szCs w:val="22"/>
            <w:lang w:val="en-GB"/>
          </w:rPr>
          <w:t>.</w:t>
        </w:r>
      </w:ins>
    </w:p>
    <w:p w14:paraId="7B38BF96" w14:textId="77777777" w:rsidR="00833900" w:rsidRPr="003C74EA" w:rsidRDefault="00833900" w:rsidP="003C74EA">
      <w:pPr>
        <w:spacing w:line="360" w:lineRule="auto"/>
        <w:contextualSpacing/>
        <w:jc w:val="both"/>
        <w:rPr>
          <w:ins w:id="1985" w:author="Chara Katiri" w:date="2015-04-11T18:09:00Z"/>
          <w:rFonts w:ascii="Times" w:eastAsia="Times New Roman" w:hAnsi="Times" w:cs="Times New Roman"/>
          <w:sz w:val="22"/>
          <w:szCs w:val="22"/>
          <w:lang w:val="en-GB"/>
        </w:rPr>
      </w:pPr>
      <w:ins w:id="1986" w:author="Chara Katiri" w:date="2015-04-11T18:09:00Z">
        <w:r w:rsidRPr="003C74EA">
          <w:rPr>
            <w:rFonts w:ascii="Times" w:eastAsia="Times New Roman" w:hAnsi="Times" w:cs="Times New Roman"/>
            <w:sz w:val="22"/>
            <w:szCs w:val="22"/>
            <w:lang w:val="en-GB"/>
          </w:rPr>
          <w:t>The diagram below shows the Waterfall Software Development Life Cycle (SDLC) and the tasks required in each phase:</w:t>
        </w:r>
      </w:ins>
    </w:p>
    <w:p w14:paraId="4B1ADF31" w14:textId="461CF05D" w:rsidR="00833900" w:rsidRPr="003C74EA" w:rsidRDefault="00833900" w:rsidP="003C74EA">
      <w:pPr>
        <w:spacing w:line="360" w:lineRule="auto"/>
        <w:contextualSpacing/>
        <w:jc w:val="both"/>
        <w:rPr>
          <w:ins w:id="1987" w:author="Chara Katiri" w:date="2015-04-11T18:09:00Z"/>
          <w:rFonts w:ascii="Times" w:eastAsia="Times New Roman" w:hAnsi="Times" w:cs="Times New Roman"/>
          <w:sz w:val="22"/>
          <w:szCs w:val="22"/>
          <w:lang w:val="en-GB"/>
        </w:rPr>
      </w:pPr>
      <w:ins w:id="1988" w:author="Chara Katiri" w:date="2015-04-11T18:09:00Z">
        <w:r w:rsidRPr="003C74EA">
          <w:rPr>
            <w:rFonts w:ascii="Times" w:eastAsia="Times New Roman" w:hAnsi="Times" w:cs="Times New Roman"/>
            <w:noProof/>
            <w:sz w:val="22"/>
            <w:szCs w:val="22"/>
            <w:rPrChange w:id="1989">
              <w:rPr>
                <w:noProof/>
              </w:rPr>
            </w:rPrChange>
          </w:rPr>
          <w:drawing>
            <wp:inline distT="0" distB="0" distL="0" distR="0" wp14:anchorId="5F3DFD38" wp14:editId="68283A96">
              <wp:extent cx="5718810" cy="3215640"/>
              <wp:effectExtent l="0" t="0" r="0" b="10160"/>
              <wp:docPr id="28" name="Picture 28" descr="Macintosh HD:Users:CharaKatiri: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araKatiri:Desktop:maxres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3215640"/>
                      </a:xfrm>
                      <a:prstGeom prst="rect">
                        <a:avLst/>
                      </a:prstGeom>
                      <a:noFill/>
                      <a:ln>
                        <a:noFill/>
                      </a:ln>
                    </pic:spPr>
                  </pic:pic>
                </a:graphicData>
              </a:graphic>
            </wp:inline>
          </w:drawing>
        </w:r>
      </w:ins>
    </w:p>
    <w:p w14:paraId="453DA4FB" w14:textId="3C4BAA6B" w:rsidR="00F147DD" w:rsidRPr="003C74EA" w:rsidRDefault="00F147DD" w:rsidP="003C74EA">
      <w:pPr>
        <w:spacing w:line="360" w:lineRule="auto"/>
        <w:ind w:firstLine="720"/>
        <w:contextualSpacing/>
        <w:jc w:val="both"/>
        <w:rPr>
          <w:rFonts w:ascii="Times" w:eastAsia="Times New Roman" w:hAnsi="Times" w:cs="Times New Roman"/>
          <w:sz w:val="22"/>
          <w:szCs w:val="22"/>
          <w:lang w:val="en-GB"/>
        </w:rPr>
      </w:pPr>
    </w:p>
    <w:p w14:paraId="7D2B8BDC" w14:textId="77777777" w:rsidR="00A0554B" w:rsidRPr="003C74EA" w:rsidRDefault="00A0554B">
      <w:pPr>
        <w:spacing w:line="360" w:lineRule="auto"/>
        <w:contextualSpacing/>
        <w:jc w:val="both"/>
        <w:rPr>
          <w:rFonts w:ascii="Times" w:eastAsia="Times New Roman" w:hAnsi="Times" w:cs="Times New Roman"/>
          <w:sz w:val="22"/>
          <w:szCs w:val="22"/>
          <w:lang w:val="en-GB"/>
        </w:rPr>
        <w:pPrChange w:id="1990" w:author="Chara Katiri" w:date="2015-04-12T03:47:00Z">
          <w:pPr>
            <w:spacing w:line="360" w:lineRule="auto"/>
            <w:ind w:firstLine="360"/>
            <w:contextualSpacing/>
            <w:jc w:val="both"/>
          </w:pPr>
        </w:pPrChange>
      </w:pPr>
    </w:p>
    <w:p w14:paraId="3517A2D3" w14:textId="77777777" w:rsidR="003F330E" w:rsidRPr="003C74EA" w:rsidRDefault="003F330E"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1991" w:name="_Toc290429777"/>
      <w:commentRangeStart w:id="1992"/>
      <w:r w:rsidRPr="003C74EA">
        <w:rPr>
          <w:rFonts w:ascii="Times" w:hAnsi="Times" w:cs="Times New Roman"/>
          <w:color w:val="auto"/>
          <w:sz w:val="22"/>
          <w:szCs w:val="22"/>
          <w:lang w:val="en-GB"/>
        </w:rPr>
        <w:t>Design plan</w:t>
      </w:r>
      <w:commentRangeEnd w:id="1992"/>
      <w:r w:rsidR="00E931AA" w:rsidRPr="003C74EA">
        <w:rPr>
          <w:rStyle w:val="CommentReference"/>
          <w:rFonts w:ascii="Times" w:eastAsiaTheme="minorEastAsia" w:hAnsi="Times" w:cs="Times New Roman"/>
          <w:b w:val="0"/>
          <w:bCs w:val="0"/>
          <w:color w:val="auto"/>
          <w:sz w:val="22"/>
          <w:szCs w:val="22"/>
        </w:rPr>
        <w:commentReference w:id="1992"/>
      </w:r>
      <w:bookmarkEnd w:id="1991"/>
    </w:p>
    <w:p w14:paraId="05A012C4" w14:textId="3F0D892C" w:rsidR="000655FD" w:rsidRPr="003C74EA" w:rsidRDefault="00833900" w:rsidP="003C74EA">
      <w:pPr>
        <w:spacing w:line="360" w:lineRule="auto"/>
        <w:contextualSpacing/>
        <w:jc w:val="both"/>
        <w:rPr>
          <w:ins w:id="1993" w:author="Chara Katiri" w:date="2015-04-11T18:49:00Z"/>
          <w:rFonts w:ascii="Times" w:eastAsia="Times New Roman" w:hAnsi="Times" w:cs="Times New Roman"/>
          <w:sz w:val="22"/>
          <w:szCs w:val="22"/>
          <w:lang w:val="en-GB"/>
        </w:rPr>
      </w:pPr>
      <w:ins w:id="1994" w:author="Chara Katiri" w:date="2015-04-11T18:10:00Z">
        <w:r w:rsidRPr="003C74EA">
          <w:rPr>
            <w:rFonts w:ascii="Times" w:eastAsia="Times New Roman" w:hAnsi="Times" w:cs="Times New Roman"/>
            <w:sz w:val="22"/>
            <w:szCs w:val="22"/>
            <w:lang w:val="en-GB"/>
          </w:rPr>
          <w:t xml:space="preserve">The purpose of the design </w:t>
        </w:r>
      </w:ins>
      <w:ins w:id="1995" w:author="Chara Katiri" w:date="2015-04-11T18:11:00Z">
        <w:r w:rsidRPr="003C74EA">
          <w:rPr>
            <w:rFonts w:ascii="Times" w:eastAsia="Times New Roman" w:hAnsi="Times" w:cs="Times New Roman"/>
            <w:sz w:val="22"/>
            <w:szCs w:val="22"/>
            <w:lang w:val="en-GB"/>
          </w:rPr>
          <w:t xml:space="preserve">phase </w:t>
        </w:r>
      </w:ins>
      <w:ins w:id="1996" w:author="Chara Katiri" w:date="2015-04-11T18:13:00Z">
        <w:r w:rsidR="004C4C08" w:rsidRPr="003C74EA">
          <w:rPr>
            <w:rFonts w:ascii="Times" w:eastAsia="Times New Roman" w:hAnsi="Times" w:cs="Times New Roman"/>
            <w:sz w:val="22"/>
            <w:szCs w:val="22"/>
            <w:lang w:val="en-GB"/>
          </w:rPr>
          <w:t>was</w:t>
        </w:r>
      </w:ins>
      <w:ins w:id="1997" w:author="Chara Katiri" w:date="2015-04-11T18:11:00Z">
        <w:r w:rsidRPr="003C74EA">
          <w:rPr>
            <w:rFonts w:ascii="Times" w:eastAsia="Times New Roman" w:hAnsi="Times" w:cs="Times New Roman"/>
            <w:sz w:val="22"/>
            <w:szCs w:val="22"/>
            <w:lang w:val="en-GB"/>
          </w:rPr>
          <w:t xml:space="preserve"> to define </w:t>
        </w:r>
      </w:ins>
      <w:ins w:id="1998" w:author="Chara Katiri" w:date="2015-04-11T18:46:00Z">
        <w:r w:rsidR="000655FD" w:rsidRPr="003C74EA">
          <w:rPr>
            <w:rFonts w:ascii="Times" w:eastAsia="Times New Roman" w:hAnsi="Times" w:cs="Times New Roman"/>
            <w:sz w:val="22"/>
            <w:szCs w:val="22"/>
            <w:lang w:val="en-GB"/>
          </w:rPr>
          <w:t>i) the Architectural design, ii) the High-Level design and iii) the Low-Level design</w:t>
        </w:r>
      </w:ins>
      <w:ins w:id="1999" w:author="Chara Katiri" w:date="2015-04-11T19:30:00Z">
        <w:r w:rsidR="004F4BD6" w:rsidRPr="003C74EA">
          <w:rPr>
            <w:rFonts w:ascii="Times" w:eastAsia="Times New Roman" w:hAnsi="Times" w:cs="Times New Roman"/>
            <w:sz w:val="22"/>
            <w:szCs w:val="22"/>
            <w:lang w:val="en-GB"/>
          </w:rPr>
          <w:t xml:space="preserve"> [41]</w:t>
        </w:r>
      </w:ins>
      <w:ins w:id="2000" w:author="Chara Katiri" w:date="2015-04-11T18:46:00Z">
        <w:r w:rsidR="000655FD" w:rsidRPr="003C74EA">
          <w:rPr>
            <w:rFonts w:ascii="Times" w:eastAsia="Times New Roman" w:hAnsi="Times" w:cs="Times New Roman"/>
            <w:sz w:val="22"/>
            <w:szCs w:val="22"/>
            <w:lang w:val="en-GB"/>
          </w:rPr>
          <w:t xml:space="preserve">. </w:t>
        </w:r>
      </w:ins>
    </w:p>
    <w:p w14:paraId="05784ADB" w14:textId="283A9A8A" w:rsidR="000655FD" w:rsidRPr="003C74EA" w:rsidRDefault="000655FD">
      <w:pPr>
        <w:spacing w:line="360" w:lineRule="auto"/>
        <w:ind w:firstLine="720"/>
        <w:contextualSpacing/>
        <w:jc w:val="both"/>
        <w:rPr>
          <w:ins w:id="2001" w:author="Chara Katiri" w:date="2015-04-11T18:51:00Z"/>
          <w:rFonts w:ascii="Times" w:eastAsia="Times New Roman" w:hAnsi="Times" w:cs="Times New Roman"/>
          <w:sz w:val="22"/>
          <w:szCs w:val="22"/>
          <w:lang w:val="en-GB"/>
        </w:rPr>
        <w:pPrChange w:id="2002" w:author="Chara Katiri" w:date="2015-04-12T03:47:00Z">
          <w:pPr>
            <w:spacing w:line="360" w:lineRule="auto"/>
            <w:contextualSpacing/>
            <w:jc w:val="both"/>
          </w:pPr>
        </w:pPrChange>
      </w:pPr>
      <w:ins w:id="2003" w:author="Chara Katiri" w:date="2015-04-11T18:49:00Z">
        <w:r w:rsidRPr="003C74EA">
          <w:rPr>
            <w:rFonts w:ascii="Times" w:eastAsia="Times New Roman" w:hAnsi="Times" w:cs="Times New Roman"/>
            <w:sz w:val="22"/>
            <w:szCs w:val="22"/>
            <w:lang w:val="en-GB"/>
          </w:rPr>
          <w:t>The Architectural design</w:t>
        </w:r>
        <w:r w:rsidR="00792297" w:rsidRPr="003C74EA">
          <w:rPr>
            <w:rFonts w:ascii="Times" w:eastAsia="Times New Roman" w:hAnsi="Times" w:cs="Times New Roman"/>
            <w:sz w:val="22"/>
            <w:szCs w:val="22"/>
            <w:lang w:val="en-GB"/>
          </w:rPr>
          <w:t xml:space="preserve"> phase aimed</w:t>
        </w:r>
        <w:r w:rsidRPr="003C74EA">
          <w:rPr>
            <w:rFonts w:ascii="Times" w:eastAsia="Times New Roman" w:hAnsi="Times" w:cs="Times New Roman"/>
            <w:sz w:val="22"/>
            <w:szCs w:val="22"/>
            <w:lang w:val="en-GB"/>
          </w:rPr>
          <w:t xml:space="preserve"> to answer the most </w:t>
        </w:r>
      </w:ins>
      <w:ins w:id="2004" w:author="Chara Katiri" w:date="2015-04-11T18:16:00Z">
        <w:r w:rsidR="004C4C08" w:rsidRPr="003C74EA">
          <w:rPr>
            <w:rFonts w:ascii="Times" w:eastAsia="Times New Roman" w:hAnsi="Times" w:cs="Times New Roman"/>
            <w:sz w:val="22"/>
            <w:szCs w:val="22"/>
            <w:lang w:val="en-GB"/>
          </w:rPr>
          <w:t xml:space="preserve">fundamental </w:t>
        </w:r>
      </w:ins>
      <w:ins w:id="2005" w:author="Chara Katiri" w:date="2015-04-11T18:17:00Z">
        <w:r w:rsidR="004C4C08" w:rsidRPr="003C74EA">
          <w:rPr>
            <w:rFonts w:ascii="Times" w:eastAsia="Times New Roman" w:hAnsi="Times" w:cs="Times New Roman"/>
            <w:sz w:val="22"/>
            <w:szCs w:val="22"/>
            <w:lang w:val="en-GB"/>
          </w:rPr>
          <w:t>questions</w:t>
        </w:r>
      </w:ins>
      <w:ins w:id="2006" w:author="Chara Katiri" w:date="2015-04-11T18:16:00Z">
        <w:r w:rsidR="004C4C08" w:rsidRPr="003C74EA">
          <w:rPr>
            <w:rFonts w:ascii="Times" w:eastAsia="Times New Roman" w:hAnsi="Times" w:cs="Times New Roman"/>
            <w:sz w:val="22"/>
            <w:szCs w:val="22"/>
            <w:lang w:val="en-GB"/>
          </w:rPr>
          <w:t xml:space="preserve"> </w:t>
        </w:r>
      </w:ins>
      <w:ins w:id="2007" w:author="Chara Katiri" w:date="2015-04-11T18:18:00Z">
        <w:r w:rsidR="004C4C08" w:rsidRPr="003C74EA">
          <w:rPr>
            <w:rFonts w:ascii="Times" w:eastAsia="Times New Roman" w:hAnsi="Times" w:cs="Times New Roman"/>
            <w:sz w:val="22"/>
            <w:szCs w:val="22"/>
            <w:lang w:val="en-GB"/>
          </w:rPr>
          <w:t>that affect the system as a whole</w:t>
        </w:r>
      </w:ins>
      <w:ins w:id="2008" w:author="Chara Katiri" w:date="2015-04-11T18:52:00Z">
        <w:r w:rsidR="00792297" w:rsidRPr="003C74EA">
          <w:rPr>
            <w:rFonts w:ascii="Times" w:eastAsia="Times New Roman" w:hAnsi="Times" w:cs="Times New Roman"/>
            <w:sz w:val="22"/>
            <w:szCs w:val="22"/>
            <w:lang w:val="en-GB"/>
          </w:rPr>
          <w:t xml:space="preserve">. </w:t>
        </w:r>
      </w:ins>
      <w:ins w:id="2009" w:author="Chara Katiri" w:date="2015-04-11T19:04:00Z">
        <w:r w:rsidR="00F07A43" w:rsidRPr="003C74EA">
          <w:rPr>
            <w:rFonts w:ascii="Times" w:eastAsia="Times New Roman" w:hAnsi="Times" w:cs="Times New Roman"/>
            <w:sz w:val="22"/>
            <w:szCs w:val="22"/>
            <w:lang w:val="en-GB"/>
          </w:rPr>
          <w:t xml:space="preserve">Some of the decisions </w:t>
        </w:r>
      </w:ins>
      <w:ins w:id="2010" w:author="Chara Katiri" w:date="2015-04-11T19:05:00Z">
        <w:r w:rsidR="00F07A43" w:rsidRPr="003C74EA">
          <w:rPr>
            <w:rFonts w:ascii="Times" w:eastAsia="Times New Roman" w:hAnsi="Times" w:cs="Times New Roman"/>
            <w:sz w:val="22"/>
            <w:szCs w:val="22"/>
            <w:lang w:val="en-GB"/>
          </w:rPr>
          <w:t>made in this phase include</w:t>
        </w:r>
      </w:ins>
      <w:ins w:id="2011" w:author="Chara Katiri" w:date="2015-04-11T19:01:00Z">
        <w:r w:rsidR="00792297" w:rsidRPr="003C74EA">
          <w:rPr>
            <w:rFonts w:ascii="Times" w:eastAsia="Times New Roman" w:hAnsi="Times" w:cs="Times New Roman"/>
            <w:sz w:val="22"/>
            <w:szCs w:val="22"/>
            <w:lang w:val="en-GB"/>
          </w:rPr>
          <w:t>:</w:t>
        </w:r>
      </w:ins>
      <w:ins w:id="2012" w:author="Chara Katiri" w:date="2015-04-11T19:02:00Z">
        <w:r w:rsidR="00792297" w:rsidRPr="003C74EA">
          <w:rPr>
            <w:rFonts w:ascii="Times" w:eastAsia="Times New Roman" w:hAnsi="Times" w:cs="Times New Roman"/>
            <w:sz w:val="22"/>
            <w:szCs w:val="22"/>
            <w:lang w:val="en-GB"/>
          </w:rPr>
          <w:t xml:space="preserve"> use of a database instead of regular files to </w:t>
        </w:r>
      </w:ins>
      <w:ins w:id="2013" w:author="Chara Katiri" w:date="2015-04-11T18:52:00Z">
        <w:r w:rsidRPr="003C74EA">
          <w:rPr>
            <w:rFonts w:ascii="Times" w:eastAsia="Times New Roman" w:hAnsi="Times" w:cs="Times New Roman"/>
            <w:sz w:val="22"/>
            <w:szCs w:val="22"/>
            <w:lang w:val="en-GB"/>
          </w:rPr>
          <w:t>store the c</w:t>
        </w:r>
        <w:r w:rsidR="00F07A43" w:rsidRPr="003C74EA">
          <w:rPr>
            <w:rFonts w:ascii="Times" w:eastAsia="Times New Roman" w:hAnsi="Times" w:cs="Times New Roman"/>
            <w:sz w:val="22"/>
            <w:szCs w:val="22"/>
            <w:lang w:val="en-GB"/>
          </w:rPr>
          <w:t xml:space="preserve">ontent that the system will </w:t>
        </w:r>
      </w:ins>
      <w:ins w:id="2014" w:author="Chara Katiri" w:date="2015-04-11T19:05:00Z">
        <w:r w:rsidR="00F07A43" w:rsidRPr="003C74EA">
          <w:rPr>
            <w:rFonts w:ascii="Times" w:eastAsia="Times New Roman" w:hAnsi="Times" w:cs="Times New Roman"/>
            <w:sz w:val="22"/>
            <w:szCs w:val="22"/>
            <w:lang w:val="en-GB"/>
          </w:rPr>
          <w:t>make use/generate</w:t>
        </w:r>
      </w:ins>
      <w:ins w:id="2015" w:author="Chara Katiri" w:date="2015-04-11T18:52:00Z">
        <w:r w:rsidR="00F07A43" w:rsidRPr="003C74EA">
          <w:rPr>
            <w:rFonts w:ascii="Times" w:eastAsia="Times New Roman" w:hAnsi="Times" w:cs="Times New Roman"/>
            <w:sz w:val="22"/>
            <w:szCs w:val="22"/>
            <w:lang w:val="en-GB"/>
          </w:rPr>
          <w:t xml:space="preserve"> and</w:t>
        </w:r>
        <w:r w:rsidRPr="003C74EA">
          <w:rPr>
            <w:rFonts w:ascii="Times" w:eastAsia="Times New Roman" w:hAnsi="Times" w:cs="Times New Roman"/>
            <w:sz w:val="22"/>
            <w:szCs w:val="22"/>
            <w:lang w:val="en-GB"/>
          </w:rPr>
          <w:t xml:space="preserve"> </w:t>
        </w:r>
      </w:ins>
      <w:ins w:id="2016" w:author="Chara Katiri" w:date="2015-04-11T18:55:00Z">
        <w:r w:rsidR="00792297" w:rsidRPr="003C74EA">
          <w:rPr>
            <w:rFonts w:ascii="Times" w:eastAsia="Times New Roman" w:hAnsi="Times" w:cs="Times New Roman"/>
            <w:sz w:val="22"/>
            <w:szCs w:val="22"/>
            <w:lang w:val="en-GB"/>
          </w:rPr>
          <w:t xml:space="preserve">use of a computer </w:t>
        </w:r>
      </w:ins>
      <w:ins w:id="2017" w:author="Chara Katiri" w:date="2015-04-11T19:03:00Z">
        <w:r w:rsidR="00792297" w:rsidRPr="003C74EA">
          <w:rPr>
            <w:rFonts w:ascii="Times" w:eastAsia="Times New Roman" w:hAnsi="Times" w:cs="Times New Roman"/>
            <w:sz w:val="22"/>
            <w:szCs w:val="22"/>
            <w:lang w:val="en-GB"/>
          </w:rPr>
          <w:t>instead of</w:t>
        </w:r>
      </w:ins>
      <w:ins w:id="2018" w:author="Chara Katiri" w:date="2015-04-11T18:55:00Z">
        <w:r w:rsidR="00792297" w:rsidRPr="003C74EA">
          <w:rPr>
            <w:rFonts w:ascii="Times" w:eastAsia="Times New Roman" w:hAnsi="Times" w:cs="Times New Roman"/>
            <w:sz w:val="22"/>
            <w:szCs w:val="22"/>
            <w:lang w:val="en-GB"/>
          </w:rPr>
          <w:t xml:space="preserve"> a distributed system of numerous computers to run the system</w:t>
        </w:r>
      </w:ins>
      <w:ins w:id="2019" w:author="Chara Katiri" w:date="2015-04-11T18:57:00Z">
        <w:r w:rsidR="00792297" w:rsidRPr="003C74EA">
          <w:rPr>
            <w:rFonts w:ascii="Times" w:eastAsia="Times New Roman" w:hAnsi="Times" w:cs="Times New Roman"/>
            <w:sz w:val="22"/>
            <w:szCs w:val="22"/>
            <w:lang w:val="en-GB"/>
          </w:rPr>
          <w:t xml:space="preserve">. </w:t>
        </w:r>
      </w:ins>
    </w:p>
    <w:p w14:paraId="1980EA69" w14:textId="1342A380" w:rsidR="004C4C08" w:rsidRPr="003C74EA" w:rsidRDefault="00792297">
      <w:pPr>
        <w:spacing w:line="360" w:lineRule="auto"/>
        <w:ind w:firstLine="720"/>
        <w:contextualSpacing/>
        <w:jc w:val="both"/>
        <w:rPr>
          <w:ins w:id="2020" w:author="Chara Katiri" w:date="2015-04-11T19:00:00Z"/>
          <w:rFonts w:ascii="Times" w:eastAsia="Times New Roman" w:hAnsi="Times" w:cs="Times New Roman"/>
          <w:sz w:val="22"/>
          <w:szCs w:val="22"/>
          <w:lang w:val="en-GB"/>
        </w:rPr>
        <w:pPrChange w:id="2021" w:author="Chara Katiri" w:date="2015-04-12T03:47:00Z">
          <w:pPr>
            <w:spacing w:line="360" w:lineRule="auto"/>
            <w:contextualSpacing/>
            <w:jc w:val="both"/>
          </w:pPr>
        </w:pPrChange>
      </w:pPr>
      <w:ins w:id="2022" w:author="Chara Katiri" w:date="2015-04-11T18:58:00Z">
        <w:r w:rsidRPr="003C74EA">
          <w:rPr>
            <w:rFonts w:ascii="Times" w:eastAsia="Times New Roman" w:hAnsi="Times" w:cs="Times New Roman"/>
            <w:sz w:val="22"/>
            <w:szCs w:val="22"/>
            <w:lang w:val="en-GB"/>
          </w:rPr>
          <w:t>In</w:t>
        </w:r>
      </w:ins>
      <w:ins w:id="2023" w:author="Chara Katiri" w:date="2015-04-11T18:50:00Z">
        <w:r w:rsidR="000655FD" w:rsidRPr="003C74EA">
          <w:rPr>
            <w:rFonts w:ascii="Times" w:eastAsia="Times New Roman" w:hAnsi="Times" w:cs="Times New Roman"/>
            <w:sz w:val="22"/>
            <w:szCs w:val="22"/>
            <w:lang w:val="en-GB"/>
          </w:rPr>
          <w:t xml:space="preserve"> High-Level design</w:t>
        </w:r>
      </w:ins>
      <w:ins w:id="2024" w:author="Chara Katiri" w:date="2015-04-11T19:19:00Z">
        <w:r w:rsidR="00472836" w:rsidRPr="003C74EA">
          <w:rPr>
            <w:rFonts w:ascii="Times" w:eastAsia="Times New Roman" w:hAnsi="Times" w:cs="Times New Roman"/>
            <w:sz w:val="22"/>
            <w:szCs w:val="22"/>
            <w:lang w:val="en-GB"/>
          </w:rPr>
          <w:t xml:space="preserve"> (HLD)</w:t>
        </w:r>
      </w:ins>
      <w:ins w:id="2025" w:author="Chara Katiri" w:date="2015-04-11T18:50:00Z">
        <w:r w:rsidR="000655FD" w:rsidRPr="003C74EA">
          <w:rPr>
            <w:rFonts w:ascii="Times" w:eastAsia="Times New Roman" w:hAnsi="Times" w:cs="Times New Roman"/>
            <w:sz w:val="22"/>
            <w:szCs w:val="22"/>
            <w:lang w:val="en-GB"/>
          </w:rPr>
          <w:t xml:space="preserve"> </w:t>
        </w:r>
      </w:ins>
      <w:ins w:id="2026" w:author="Chara Katiri" w:date="2015-04-11T18:58:00Z">
        <w:r w:rsidRPr="003C74EA">
          <w:rPr>
            <w:rFonts w:ascii="Times" w:eastAsia="Times New Roman" w:hAnsi="Times" w:cs="Times New Roman"/>
            <w:sz w:val="22"/>
            <w:szCs w:val="22"/>
            <w:lang w:val="en-GB"/>
          </w:rPr>
          <w:t xml:space="preserve">phase the system </w:t>
        </w:r>
      </w:ins>
      <w:ins w:id="2027" w:author="Chara Katiri" w:date="2015-04-11T19:14:00Z">
        <w:r w:rsidR="00472836" w:rsidRPr="003C74EA">
          <w:rPr>
            <w:rFonts w:ascii="Times" w:eastAsia="Times New Roman" w:hAnsi="Times" w:cs="Times New Roman"/>
            <w:sz w:val="22"/>
            <w:szCs w:val="22"/>
            <w:lang w:val="en-GB"/>
          </w:rPr>
          <w:t>was</w:t>
        </w:r>
      </w:ins>
      <w:ins w:id="2028" w:author="Chara Katiri" w:date="2015-04-11T18:58:00Z">
        <w:r w:rsidRPr="003C74EA">
          <w:rPr>
            <w:rFonts w:ascii="Times" w:eastAsia="Times New Roman" w:hAnsi="Times" w:cs="Times New Roman"/>
            <w:sz w:val="22"/>
            <w:szCs w:val="22"/>
            <w:lang w:val="en-GB"/>
          </w:rPr>
          <w:t xml:space="preserve"> divided into </w:t>
        </w:r>
      </w:ins>
      <w:ins w:id="2029" w:author="Chara Katiri" w:date="2015-04-11T19:10:00Z">
        <w:r w:rsidR="001C459D" w:rsidRPr="003C74EA">
          <w:rPr>
            <w:rFonts w:ascii="Times" w:eastAsia="Times New Roman" w:hAnsi="Times" w:cs="Times New Roman"/>
            <w:sz w:val="22"/>
            <w:szCs w:val="22"/>
            <w:lang w:val="en-GB"/>
          </w:rPr>
          <w:t xml:space="preserve">a </w:t>
        </w:r>
      </w:ins>
      <w:ins w:id="2030" w:author="Chara Katiri" w:date="2015-04-11T19:14:00Z">
        <w:r w:rsidR="00472836" w:rsidRPr="003C74EA">
          <w:rPr>
            <w:rFonts w:ascii="Times" w:eastAsia="Times New Roman" w:hAnsi="Times" w:cs="Times New Roman"/>
            <w:sz w:val="22"/>
            <w:szCs w:val="22"/>
            <w:lang w:val="en-GB"/>
          </w:rPr>
          <w:t>number</w:t>
        </w:r>
      </w:ins>
      <w:ins w:id="2031" w:author="Chara Katiri" w:date="2015-04-11T19:10:00Z">
        <w:r w:rsidR="001C459D" w:rsidRPr="003C74EA">
          <w:rPr>
            <w:rFonts w:ascii="Times" w:eastAsia="Times New Roman" w:hAnsi="Times" w:cs="Times New Roman"/>
            <w:sz w:val="22"/>
            <w:szCs w:val="22"/>
            <w:lang w:val="en-GB"/>
          </w:rPr>
          <w:t xml:space="preserve"> of </w:t>
        </w:r>
      </w:ins>
      <w:ins w:id="2032" w:author="Chara Katiri" w:date="2015-04-11T18:58:00Z">
        <w:r w:rsidRPr="003C74EA">
          <w:rPr>
            <w:rFonts w:ascii="Times" w:eastAsia="Times New Roman" w:hAnsi="Times" w:cs="Times New Roman"/>
            <w:sz w:val="22"/>
            <w:szCs w:val="22"/>
            <w:lang w:val="en-GB"/>
          </w:rPr>
          <w:t>modules</w:t>
        </w:r>
      </w:ins>
      <w:ins w:id="2033" w:author="Chara Katiri" w:date="2015-04-11T18:59:00Z">
        <w:r w:rsidR="00472836" w:rsidRPr="003C74EA">
          <w:rPr>
            <w:rFonts w:ascii="Times" w:eastAsia="Times New Roman" w:hAnsi="Times" w:cs="Times New Roman"/>
            <w:sz w:val="22"/>
            <w:szCs w:val="22"/>
            <w:lang w:val="en-GB"/>
          </w:rPr>
          <w:t xml:space="preserve"> </w:t>
        </w:r>
      </w:ins>
      <w:ins w:id="2034" w:author="Chara Katiri" w:date="2015-04-11T19:14:00Z">
        <w:r w:rsidR="00472836" w:rsidRPr="003C74EA">
          <w:rPr>
            <w:rFonts w:ascii="Times" w:eastAsia="Times New Roman" w:hAnsi="Times" w:cs="Times New Roman"/>
            <w:sz w:val="22"/>
            <w:szCs w:val="22"/>
            <w:lang w:val="en-GB"/>
          </w:rPr>
          <w:t xml:space="preserve">to </w:t>
        </w:r>
      </w:ins>
      <w:ins w:id="2035" w:author="Chara Katiri" w:date="2015-04-11T19:24:00Z">
        <w:r w:rsidR="004F4BD6" w:rsidRPr="003C74EA">
          <w:rPr>
            <w:rFonts w:ascii="Times" w:eastAsia="Times New Roman" w:hAnsi="Times" w:cs="Times New Roman"/>
            <w:sz w:val="22"/>
            <w:szCs w:val="22"/>
            <w:lang w:val="en-GB"/>
          </w:rPr>
          <w:t>enable</w:t>
        </w:r>
      </w:ins>
      <w:ins w:id="2036" w:author="Chara Katiri" w:date="2015-04-11T19:16:00Z">
        <w:r w:rsidR="00472836" w:rsidRPr="003C74EA">
          <w:rPr>
            <w:rFonts w:ascii="Times" w:eastAsia="Times New Roman" w:hAnsi="Times" w:cs="Times New Roman"/>
            <w:sz w:val="22"/>
            <w:szCs w:val="22"/>
            <w:lang w:val="en-GB"/>
          </w:rPr>
          <w:t xml:space="preserve"> delivery of tasks in achievable chucks</w:t>
        </w:r>
      </w:ins>
      <w:ins w:id="2037" w:author="Chara Katiri" w:date="2015-04-11T19:25:00Z">
        <w:r w:rsidR="004F4BD6" w:rsidRPr="003C74EA">
          <w:rPr>
            <w:rFonts w:ascii="Times" w:eastAsia="Times New Roman" w:hAnsi="Times" w:cs="Times New Roman"/>
            <w:sz w:val="22"/>
            <w:szCs w:val="22"/>
            <w:lang w:val="en-GB"/>
          </w:rPr>
          <w:t xml:space="preserve"> and therefore make the system more manageable</w:t>
        </w:r>
      </w:ins>
      <w:ins w:id="2038" w:author="Chara Katiri" w:date="2015-04-11T18:59:00Z">
        <w:r w:rsidR="00472836" w:rsidRPr="003C74EA">
          <w:rPr>
            <w:rFonts w:ascii="Times" w:eastAsia="Times New Roman" w:hAnsi="Times" w:cs="Times New Roman"/>
            <w:sz w:val="22"/>
            <w:szCs w:val="22"/>
            <w:lang w:val="en-GB"/>
          </w:rPr>
          <w:t>.</w:t>
        </w:r>
      </w:ins>
      <w:ins w:id="2039" w:author="Chara Katiri" w:date="2015-04-11T19:14:00Z">
        <w:r w:rsidR="00472836" w:rsidRPr="003C74EA">
          <w:rPr>
            <w:rFonts w:ascii="Times" w:eastAsia="Times New Roman" w:hAnsi="Times" w:cs="Times New Roman"/>
            <w:sz w:val="22"/>
            <w:szCs w:val="22"/>
            <w:lang w:val="en-GB"/>
          </w:rPr>
          <w:t xml:space="preserve"> </w:t>
        </w:r>
      </w:ins>
    </w:p>
    <w:p w14:paraId="39297F7F" w14:textId="3527E7BB" w:rsidR="00792297" w:rsidRPr="003C74EA" w:rsidRDefault="00792297">
      <w:pPr>
        <w:spacing w:line="360" w:lineRule="auto"/>
        <w:ind w:firstLine="720"/>
        <w:contextualSpacing/>
        <w:jc w:val="both"/>
        <w:rPr>
          <w:ins w:id="2040" w:author="Chara Katiri" w:date="2015-04-11T18:17:00Z"/>
          <w:rFonts w:ascii="Times" w:eastAsia="Times New Roman" w:hAnsi="Times" w:cs="Times New Roman"/>
          <w:sz w:val="22"/>
          <w:szCs w:val="22"/>
          <w:lang w:val="en-GB"/>
        </w:rPr>
        <w:pPrChange w:id="2041" w:author="Chara Katiri" w:date="2015-04-12T03:47:00Z">
          <w:pPr>
            <w:spacing w:line="360" w:lineRule="auto"/>
            <w:contextualSpacing/>
            <w:jc w:val="both"/>
          </w:pPr>
        </w:pPrChange>
      </w:pPr>
      <w:ins w:id="2042" w:author="Chara Katiri" w:date="2015-04-11T19:00:00Z">
        <w:r w:rsidRPr="003C74EA">
          <w:rPr>
            <w:rFonts w:ascii="Times" w:eastAsia="Times New Roman" w:hAnsi="Times" w:cs="Times New Roman"/>
            <w:sz w:val="22"/>
            <w:szCs w:val="22"/>
            <w:lang w:val="en-GB"/>
          </w:rPr>
          <w:t xml:space="preserve">Finally, </w:t>
        </w:r>
      </w:ins>
      <w:ins w:id="2043" w:author="Chara Katiri" w:date="2015-04-11T19:18:00Z">
        <w:r w:rsidR="00472836" w:rsidRPr="003C74EA">
          <w:rPr>
            <w:rFonts w:ascii="Times" w:eastAsia="Times New Roman" w:hAnsi="Times" w:cs="Times New Roman"/>
            <w:sz w:val="22"/>
            <w:szCs w:val="22"/>
            <w:lang w:val="en-GB"/>
          </w:rPr>
          <w:t>in</w:t>
        </w:r>
      </w:ins>
      <w:ins w:id="2044" w:author="Chara Katiri" w:date="2015-04-11T19:17:00Z">
        <w:r w:rsidR="00472836" w:rsidRPr="003C74EA">
          <w:rPr>
            <w:rFonts w:ascii="Times" w:eastAsia="Times New Roman" w:hAnsi="Times" w:cs="Times New Roman"/>
            <w:sz w:val="22"/>
            <w:szCs w:val="22"/>
            <w:lang w:val="en-GB"/>
          </w:rPr>
          <w:t xml:space="preserve"> </w:t>
        </w:r>
      </w:ins>
      <w:ins w:id="2045" w:author="Chara Katiri" w:date="2015-04-11T19:00:00Z">
        <w:r w:rsidRPr="003C74EA">
          <w:rPr>
            <w:rFonts w:ascii="Times" w:eastAsia="Times New Roman" w:hAnsi="Times" w:cs="Times New Roman"/>
            <w:sz w:val="22"/>
            <w:szCs w:val="22"/>
            <w:lang w:val="en-GB"/>
          </w:rPr>
          <w:t xml:space="preserve">Low-Level </w:t>
        </w:r>
      </w:ins>
      <w:ins w:id="2046" w:author="Chara Katiri" w:date="2015-04-11T19:27:00Z">
        <w:r w:rsidR="004F4BD6" w:rsidRPr="003C74EA">
          <w:rPr>
            <w:rFonts w:ascii="Times" w:eastAsia="Times New Roman" w:hAnsi="Times" w:cs="Times New Roman"/>
            <w:sz w:val="22"/>
            <w:szCs w:val="22"/>
            <w:lang w:val="en-GB"/>
          </w:rPr>
          <w:t xml:space="preserve">design </w:t>
        </w:r>
      </w:ins>
      <w:ins w:id="2047" w:author="Chara Katiri" w:date="2015-04-11T19:19:00Z">
        <w:r w:rsidR="00472836" w:rsidRPr="003C74EA">
          <w:rPr>
            <w:rFonts w:ascii="Times" w:eastAsia="Times New Roman" w:hAnsi="Times" w:cs="Times New Roman"/>
            <w:sz w:val="22"/>
            <w:szCs w:val="22"/>
            <w:lang w:val="en-GB"/>
          </w:rPr>
          <w:t>(LLD)</w:t>
        </w:r>
      </w:ins>
      <w:ins w:id="2048" w:author="Chara Katiri" w:date="2015-04-11T19:27:00Z">
        <w:r w:rsidR="004F4BD6" w:rsidRPr="003C74EA">
          <w:rPr>
            <w:rFonts w:ascii="Times" w:eastAsia="Times New Roman" w:hAnsi="Times" w:cs="Times New Roman"/>
            <w:sz w:val="22"/>
            <w:szCs w:val="22"/>
            <w:lang w:val="en-GB"/>
          </w:rPr>
          <w:t xml:space="preserve"> phase</w:t>
        </w:r>
      </w:ins>
      <w:ins w:id="2049" w:author="Chara Katiri" w:date="2015-04-11T19:19:00Z">
        <w:r w:rsidR="00472836" w:rsidRPr="003C74EA">
          <w:rPr>
            <w:rFonts w:ascii="Times" w:eastAsia="Times New Roman" w:hAnsi="Times" w:cs="Times New Roman"/>
            <w:sz w:val="22"/>
            <w:szCs w:val="22"/>
            <w:lang w:val="en-GB"/>
          </w:rPr>
          <w:t xml:space="preserve"> </w:t>
        </w:r>
      </w:ins>
      <w:ins w:id="2050" w:author="Chara Katiri" w:date="2015-04-11T19:18:00Z">
        <w:r w:rsidR="00472836" w:rsidRPr="003C74EA">
          <w:rPr>
            <w:rFonts w:ascii="Times" w:eastAsia="Times New Roman" w:hAnsi="Times" w:cs="Times New Roman"/>
            <w:sz w:val="22"/>
            <w:szCs w:val="22"/>
            <w:lang w:val="en-GB"/>
          </w:rPr>
          <w:t>the data structure</w:t>
        </w:r>
      </w:ins>
      <w:ins w:id="2051" w:author="Chara Katiri" w:date="2015-04-11T19:27:00Z">
        <w:r w:rsidR="004F4BD6" w:rsidRPr="003C74EA">
          <w:rPr>
            <w:rFonts w:ascii="Times" w:eastAsia="Times New Roman" w:hAnsi="Times" w:cs="Times New Roman"/>
            <w:sz w:val="22"/>
            <w:szCs w:val="22"/>
            <w:lang w:val="en-GB"/>
          </w:rPr>
          <w:t>, logic</w:t>
        </w:r>
      </w:ins>
      <w:ins w:id="2052" w:author="Chara Katiri" w:date="2015-04-11T19:18:00Z">
        <w:r w:rsidR="00472836" w:rsidRPr="003C74EA">
          <w:rPr>
            <w:rFonts w:ascii="Times" w:eastAsia="Times New Roman" w:hAnsi="Times" w:cs="Times New Roman"/>
            <w:sz w:val="22"/>
            <w:szCs w:val="22"/>
            <w:lang w:val="en-GB"/>
          </w:rPr>
          <w:t xml:space="preserve"> and algorithms for each module were </w:t>
        </w:r>
      </w:ins>
      <w:ins w:id="2053" w:author="Chara Katiri" w:date="2015-04-11T19:26:00Z">
        <w:r w:rsidR="004F4BD6" w:rsidRPr="003C74EA">
          <w:rPr>
            <w:rFonts w:ascii="Times" w:eastAsia="Times New Roman" w:hAnsi="Times" w:cs="Times New Roman"/>
            <w:sz w:val="22"/>
            <w:szCs w:val="22"/>
            <w:lang w:val="en-GB"/>
          </w:rPr>
          <w:t>defined for each module</w:t>
        </w:r>
      </w:ins>
      <w:ins w:id="2054" w:author="Chara Katiri" w:date="2015-04-11T19:27:00Z">
        <w:r w:rsidR="004F4BD6" w:rsidRPr="003C74EA">
          <w:rPr>
            <w:rFonts w:ascii="Times" w:eastAsia="Times New Roman" w:hAnsi="Times" w:cs="Times New Roman"/>
            <w:sz w:val="22"/>
            <w:szCs w:val="22"/>
            <w:lang w:val="en-GB"/>
          </w:rPr>
          <w:t xml:space="preserve"> and class diagrams were created</w:t>
        </w:r>
      </w:ins>
      <w:ins w:id="2055" w:author="Chara Katiri" w:date="2015-04-11T19:18:00Z">
        <w:r w:rsidR="00472836" w:rsidRPr="003C74EA">
          <w:rPr>
            <w:rFonts w:ascii="Times" w:eastAsia="Times New Roman" w:hAnsi="Times" w:cs="Times New Roman"/>
            <w:sz w:val="22"/>
            <w:szCs w:val="22"/>
            <w:lang w:val="en-GB"/>
          </w:rPr>
          <w:t xml:space="preserve">. </w:t>
        </w:r>
      </w:ins>
    </w:p>
    <w:p w14:paraId="54247C63" w14:textId="77777777" w:rsidR="004F4BD6" w:rsidRPr="003C74EA" w:rsidRDefault="004F4BD6" w:rsidP="003C74EA">
      <w:pPr>
        <w:spacing w:line="360" w:lineRule="auto"/>
        <w:contextualSpacing/>
        <w:jc w:val="both"/>
        <w:rPr>
          <w:ins w:id="2056" w:author="Chara Katiri" w:date="2015-04-11T19:31:00Z"/>
          <w:rFonts w:ascii="Times" w:eastAsia="Times New Roman" w:hAnsi="Times" w:cs="Times New Roman"/>
          <w:sz w:val="22"/>
          <w:szCs w:val="22"/>
          <w:lang w:val="en-GB"/>
        </w:rPr>
      </w:pPr>
      <w:ins w:id="2057" w:author="Chara Katiri" w:date="2015-04-11T19:31:00Z">
        <w:r w:rsidRPr="003C74EA">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7834382D" w14:textId="77777777" w:rsidR="004C4C08" w:rsidRPr="003C74EA" w:rsidRDefault="004C4C08" w:rsidP="003C74EA">
      <w:pPr>
        <w:spacing w:line="360" w:lineRule="auto"/>
        <w:contextualSpacing/>
        <w:jc w:val="both"/>
        <w:rPr>
          <w:ins w:id="2058" w:author="Chara Katiri" w:date="2015-04-11T18:17:00Z"/>
          <w:rFonts w:ascii="Times" w:eastAsia="Times New Roman" w:hAnsi="Times" w:cs="Times New Roman"/>
          <w:sz w:val="22"/>
          <w:szCs w:val="22"/>
          <w:lang w:val="en-GB"/>
        </w:rPr>
      </w:pPr>
    </w:p>
    <w:p w14:paraId="4EBA9063" w14:textId="5ABF6E3B" w:rsidR="009527DF" w:rsidRPr="003C74EA" w:rsidRDefault="007E68D7"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2059" w:name="_Toc290429778"/>
      <w:r w:rsidRPr="003C74EA">
        <w:rPr>
          <w:rFonts w:ascii="Times" w:hAnsi="Times" w:cs="Times New Roman"/>
          <w:color w:val="auto"/>
          <w:sz w:val="22"/>
          <w:szCs w:val="22"/>
          <w:lang w:val="en-GB"/>
        </w:rPr>
        <w:t>Diagrams</w:t>
      </w:r>
      <w:bookmarkEnd w:id="2059"/>
      <w:r w:rsidRPr="003C74EA">
        <w:rPr>
          <w:rFonts w:ascii="Times" w:hAnsi="Times" w:cs="Times New Roman"/>
          <w:color w:val="auto"/>
          <w:sz w:val="22"/>
          <w:szCs w:val="22"/>
          <w:lang w:val="en-GB"/>
        </w:rPr>
        <w:t xml:space="preserve"> </w:t>
      </w:r>
    </w:p>
    <w:p w14:paraId="2A543345" w14:textId="29CDD236" w:rsidR="007E68D7" w:rsidRPr="003C74EA" w:rsidRDefault="007E68D7" w:rsidP="003C74EA">
      <w:pPr>
        <w:pStyle w:val="Heading2"/>
        <w:numPr>
          <w:ilvl w:val="2"/>
          <w:numId w:val="13"/>
        </w:numPr>
        <w:spacing w:line="360" w:lineRule="auto"/>
        <w:contextualSpacing/>
        <w:jc w:val="both"/>
        <w:rPr>
          <w:ins w:id="2060" w:author="Chara Katiri" w:date="2015-04-12T02:25:00Z"/>
          <w:rFonts w:ascii="Times" w:hAnsi="Times" w:cs="Times New Roman"/>
          <w:color w:val="auto"/>
          <w:sz w:val="22"/>
          <w:szCs w:val="22"/>
          <w:lang w:val="en-GB"/>
        </w:rPr>
      </w:pPr>
      <w:bookmarkStart w:id="2061" w:name="_Toc290429779"/>
      <w:r w:rsidRPr="003C74EA">
        <w:rPr>
          <w:rFonts w:ascii="Times" w:hAnsi="Times" w:cs="Times New Roman"/>
          <w:color w:val="auto"/>
          <w:sz w:val="22"/>
          <w:szCs w:val="22"/>
          <w:lang w:val="en-GB"/>
        </w:rPr>
        <w:t>Class diagram</w:t>
      </w:r>
      <w:bookmarkEnd w:id="2061"/>
    </w:p>
    <w:p w14:paraId="52EEE961" w14:textId="337ADE8D" w:rsidR="00000000" w:rsidRDefault="00C85EAD">
      <w:pPr>
        <w:spacing w:line="360" w:lineRule="auto"/>
        <w:contextualSpacing/>
        <w:rPr>
          <w:ins w:id="2062" w:author="Chara Katiri" w:date="2015-04-12T02:26:00Z"/>
          <w:rFonts w:ascii="Times" w:hAnsi="Times"/>
          <w:sz w:val="22"/>
          <w:szCs w:val="22"/>
          <w:rPrChange w:id="2063" w:author="Chara Katiri" w:date="2015-04-12T03:47:00Z">
            <w:rPr>
              <w:ins w:id="2064" w:author="Chara Katiri" w:date="2015-04-12T02:26:00Z"/>
            </w:rPr>
          </w:rPrChange>
        </w:rPr>
        <w:sectPr w:rsidR="00000000" w:rsidSect="00871CBC">
          <w:pgSz w:w="11900" w:h="16840"/>
          <w:pgMar w:top="1440" w:right="1440" w:bottom="1440" w:left="1440" w:header="708" w:footer="708" w:gutter="0"/>
          <w:cols w:space="708"/>
          <w:titlePg/>
          <w:docGrid w:linePitch="360"/>
        </w:sectPr>
        <w:pPrChange w:id="2065" w:author="Chara Katiri" w:date="2015-04-12T03:47:00Z">
          <w:pPr/>
        </w:pPrChange>
      </w:pPr>
    </w:p>
    <w:p w14:paraId="2B67FA7E" w14:textId="5F726E78" w:rsidR="005F0318" w:rsidRPr="003C74EA" w:rsidDel="005F0318" w:rsidRDefault="005F0318">
      <w:pPr>
        <w:spacing w:line="360" w:lineRule="auto"/>
        <w:contextualSpacing/>
        <w:rPr>
          <w:del w:id="2066" w:author="Chara Katiri" w:date="2015-04-12T02:27:00Z"/>
          <w:rFonts w:ascii="Times" w:hAnsi="Times"/>
          <w:sz w:val="22"/>
          <w:szCs w:val="22"/>
          <w:rPrChange w:id="2067" w:author="Chara Katiri" w:date="2015-04-12T03:47:00Z">
            <w:rPr>
              <w:del w:id="2068" w:author="Chara Katiri" w:date="2015-04-12T02:27:00Z"/>
              <w:rFonts w:ascii="Times" w:hAnsi="Times" w:cs="Times New Roman"/>
              <w:color w:val="auto"/>
              <w:sz w:val="22"/>
              <w:szCs w:val="22"/>
              <w:lang w:val="en-GB"/>
            </w:rPr>
          </w:rPrChange>
        </w:rPr>
        <w:pPrChange w:id="2069" w:author="Chara Katiri" w:date="2015-04-12T03:47:00Z">
          <w:pPr>
            <w:pStyle w:val="Heading2"/>
            <w:numPr>
              <w:ilvl w:val="2"/>
              <w:numId w:val="13"/>
            </w:numPr>
            <w:spacing w:line="360" w:lineRule="auto"/>
            <w:ind w:left="1224" w:hanging="504"/>
            <w:contextualSpacing/>
            <w:jc w:val="both"/>
          </w:pPr>
        </w:pPrChange>
      </w:pPr>
      <w:commentRangeStart w:id="2070"/>
    </w:p>
    <w:p w14:paraId="74E900BA" w14:textId="0AB8C59F" w:rsidR="007E68D7" w:rsidRPr="003C74EA" w:rsidRDefault="007E68D7" w:rsidP="003C74EA">
      <w:pPr>
        <w:pStyle w:val="Heading2"/>
        <w:numPr>
          <w:ilvl w:val="2"/>
          <w:numId w:val="13"/>
        </w:numPr>
        <w:spacing w:line="360" w:lineRule="auto"/>
        <w:contextualSpacing/>
        <w:jc w:val="both"/>
        <w:rPr>
          <w:ins w:id="2071" w:author="Chara Katiri" w:date="2015-04-12T02:19:00Z"/>
          <w:rFonts w:ascii="Times" w:hAnsi="Times" w:cs="Times New Roman"/>
          <w:color w:val="auto"/>
          <w:sz w:val="22"/>
          <w:szCs w:val="22"/>
          <w:lang w:val="en-GB"/>
        </w:rPr>
      </w:pPr>
      <w:bookmarkStart w:id="2072" w:name="_Toc290429780"/>
      <w:r w:rsidRPr="003C74EA">
        <w:rPr>
          <w:rFonts w:ascii="Times" w:hAnsi="Times" w:cs="Times New Roman"/>
          <w:color w:val="auto"/>
          <w:sz w:val="22"/>
          <w:szCs w:val="22"/>
          <w:lang w:val="en-GB"/>
        </w:rPr>
        <w:t>Use case diagram</w:t>
      </w:r>
      <w:bookmarkEnd w:id="2072"/>
      <w:r w:rsidRPr="003C74EA">
        <w:rPr>
          <w:rFonts w:ascii="Times" w:hAnsi="Times" w:cs="Times New Roman"/>
          <w:color w:val="auto"/>
          <w:sz w:val="22"/>
          <w:szCs w:val="22"/>
          <w:lang w:val="en-GB"/>
        </w:rPr>
        <w:t xml:space="preserve"> </w:t>
      </w:r>
    </w:p>
    <w:commentRangeEnd w:id="2070"/>
    <w:p w14:paraId="09D13A03" w14:textId="24DE72D2" w:rsidR="005C0111" w:rsidRPr="003C74EA" w:rsidRDefault="00DD1D3D">
      <w:pPr>
        <w:spacing w:line="360" w:lineRule="auto"/>
        <w:contextualSpacing/>
        <w:rPr>
          <w:ins w:id="2073" w:author="Chara Katiri" w:date="2015-04-12T02:19:00Z"/>
          <w:rFonts w:ascii="Times" w:hAnsi="Times"/>
          <w:sz w:val="22"/>
          <w:szCs w:val="22"/>
          <w:rPrChange w:id="2074" w:author="Chara Katiri" w:date="2015-04-12T03:47:00Z">
            <w:rPr>
              <w:ins w:id="2075" w:author="Chara Katiri" w:date="2015-04-12T02:19:00Z"/>
            </w:rPr>
          </w:rPrChange>
        </w:rPr>
        <w:pPrChange w:id="2076" w:author="Chara Katiri" w:date="2015-04-12T03:47:00Z">
          <w:pPr>
            <w:pStyle w:val="Heading2"/>
            <w:numPr>
              <w:ilvl w:val="2"/>
              <w:numId w:val="13"/>
            </w:numPr>
            <w:spacing w:line="360" w:lineRule="auto"/>
            <w:ind w:left="1224" w:hanging="504"/>
            <w:contextualSpacing/>
            <w:jc w:val="both"/>
          </w:pPr>
        </w:pPrChange>
      </w:pPr>
      <w:ins w:id="2077" w:author="Chara Katiri" w:date="2015-04-12T03:41:00Z">
        <w:r w:rsidRPr="003C74EA">
          <w:rPr>
            <w:rStyle w:val="CommentReference"/>
            <w:rFonts w:ascii="Times" w:hAnsi="Times"/>
            <w:sz w:val="22"/>
            <w:szCs w:val="22"/>
            <w:rPrChange w:id="2078" w:author="Chara Katiri" w:date="2015-04-12T03:47:00Z">
              <w:rPr>
                <w:rStyle w:val="CommentReference"/>
                <w:b w:val="0"/>
                <w:bCs w:val="0"/>
              </w:rPr>
            </w:rPrChange>
          </w:rPr>
          <w:commentReference w:id="2070"/>
        </w:r>
      </w:ins>
      <w:ins w:id="2079" w:author="Chara Katiri" w:date="2015-04-12T02:25:00Z">
        <w:r w:rsidR="005F0318" w:rsidRPr="003C74EA">
          <w:rPr>
            <w:rFonts w:ascii="Times" w:hAnsi="Times"/>
            <w:noProof/>
            <w:sz w:val="22"/>
            <w:szCs w:val="22"/>
            <w:rPrChange w:id="2080">
              <w:rPr>
                <w:b w:val="0"/>
                <w:bCs w:val="0"/>
                <w:noProof/>
              </w:rPr>
            </w:rPrChange>
          </w:rPr>
          <mc:AlternateContent>
            <mc:Choice Requires="wps">
              <w:drawing>
                <wp:anchor distT="0" distB="0" distL="114300" distR="114300" simplePos="0" relativeHeight="251691008" behindDoc="0" locked="0" layoutInCell="1" allowOverlap="1" wp14:anchorId="2D687464" wp14:editId="2AD967AA">
                  <wp:simplePos x="0" y="0"/>
                  <wp:positionH relativeFrom="column">
                    <wp:posOffset>1257300</wp:posOffset>
                  </wp:positionH>
                  <wp:positionV relativeFrom="paragraph">
                    <wp:posOffset>3855085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2" name="Oval 42"/>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78A1A7D2" w14:textId="39BACCAE" w:rsidR="00DA064C" w:rsidRPr="005C0111" w:rsidRDefault="00DA064C">
                              <w:pPr>
                                <w:jc w:val="center"/>
                                <w:rPr>
                                  <w:rFonts w:ascii="Times" w:hAnsi="Times"/>
                                  <w:sz w:val="22"/>
                                  <w:szCs w:val="22"/>
                                  <w:rPrChange w:id="2081" w:author="Chara Katiri" w:date="2015-04-12T02:20:00Z">
                                    <w:rPr/>
                                  </w:rPrChange>
                                </w:rPr>
                                <w:pPrChange w:id="2082" w:author="Chara Katiri" w:date="2015-04-12T02:25:00Z">
                                  <w:pPr/>
                                </w:pPrChange>
                              </w:pPr>
                              <w:ins w:id="2083" w:author="Chara Katiri" w:date="2015-04-12T02:25:00Z">
                                <w:r>
                                  <w:rPr>
                                    <w:rFonts w:ascii="Times" w:hAnsi="Times"/>
                                    <w:sz w:val="22"/>
                                    <w:szCs w:val="22"/>
                                  </w:rPr>
                                  <w:t>Get in touch with the seller</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 o:spid="_x0000_s1026" style="position:absolute;margin-left:99pt;margin-top:303.55pt;width:135pt;height: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" fillcolor="#4f81bd [3204]" strokecolor="#4579b8 [3044]">
                  <v:fill color2="#a7bfde [1620]" rotate="t" type="gradient">
                    <o:fill v:ext="view" type="gradientUnscaled"/>
                  </v:fill>
                  <v:textbox>
                    <w:txbxContent>
                      <w:p w14:paraId="78A1A7D2" w14:textId="39BACCAE" w:rsidR="00DA064C" w:rsidRPr="005C0111" w:rsidRDefault="00DA064C" w:rsidP="005F0318">
                        <w:pPr>
                          <w:jc w:val="center"/>
                          <w:rPr>
                            <w:rFonts w:ascii="Times" w:hAnsi="Times"/>
                            <w:sz w:val="22"/>
                            <w:szCs w:val="22"/>
                            <w:rPrChange w:id="2094" w:author="Chara Katiri" w:date="2015-04-12T02:20:00Z">
                              <w:rPr/>
                            </w:rPrChange>
                          </w:rPr>
                          <w:pPrChange w:id="2095" w:author="Chara Katiri" w:date="2015-04-12T02:25:00Z">
                            <w:pPr/>
                          </w:pPrChange>
                        </w:pPr>
                        <w:ins w:id="2096" w:author="Chara Katiri" w:date="2015-04-12T02:25:00Z">
                          <w:r>
                            <w:rPr>
                              <w:rFonts w:ascii="Times" w:hAnsi="Times"/>
                              <w:sz w:val="22"/>
                              <w:szCs w:val="22"/>
                            </w:rPr>
                            <w:t>Get in touch with the seller</w:t>
                          </w:r>
                        </w:ins>
                      </w:p>
                    </w:txbxContent>
                  </v:textbox>
                  <w10:wrap type="through"/>
                </v:oval>
              </w:pict>
            </mc:Fallback>
          </mc:AlternateContent>
        </w:r>
        <w:r w:rsidR="005F0318" w:rsidRPr="003C74EA">
          <w:rPr>
            <w:rFonts w:ascii="Times" w:hAnsi="Times"/>
            <w:noProof/>
            <w:sz w:val="22"/>
            <w:szCs w:val="22"/>
            <w:rPrChange w:id="2084">
              <w:rPr>
                <w:b w:val="0"/>
                <w:bCs w:val="0"/>
                <w:noProof/>
              </w:rPr>
            </w:rPrChange>
          </w:rPr>
          <mc:AlternateContent>
            <mc:Choice Requires="wps">
              <w:drawing>
                <wp:anchor distT="0" distB="0" distL="114300" distR="114300" simplePos="0" relativeHeight="251693056" behindDoc="0" locked="0" layoutInCell="1" allowOverlap="1" wp14:anchorId="724CFF73" wp14:editId="716A9F6D">
                  <wp:simplePos x="0" y="0"/>
                  <wp:positionH relativeFrom="column">
                    <wp:posOffset>1257300</wp:posOffset>
                  </wp:positionH>
                  <wp:positionV relativeFrom="paragraph">
                    <wp:posOffset>4769485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3" name="Oval 43"/>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49723CE6" w14:textId="5B740034" w:rsidR="00DA064C" w:rsidRPr="005C0111" w:rsidRDefault="00DA064C">
                              <w:pPr>
                                <w:jc w:val="center"/>
                                <w:rPr>
                                  <w:rFonts w:ascii="Times" w:hAnsi="Times"/>
                                  <w:sz w:val="22"/>
                                  <w:szCs w:val="22"/>
                                  <w:rPrChange w:id="2085" w:author="Chara Katiri" w:date="2015-04-12T02:20:00Z">
                                    <w:rPr/>
                                  </w:rPrChange>
                                </w:rPr>
                                <w:pPrChange w:id="2086" w:author="Chara Katiri" w:date="2015-04-12T02:25:00Z">
                                  <w:pPr/>
                                </w:pPrChange>
                              </w:pPr>
                              <w:ins w:id="2087" w:author="Chara Katiri" w:date="2015-04-12T02:25:00Z">
                                <w:r>
                                  <w:rPr>
                                    <w:rFonts w:ascii="Times" w:hAnsi="Times"/>
                                    <w:sz w:val="22"/>
                                    <w:szCs w:val="22"/>
                                  </w:rPr>
                                  <w:t>Buy product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 o:spid="_x0000_s1027" style="position:absolute;margin-left:99pt;margin-top:375.55pt;width:135pt;height: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" fillcolor="#4f81bd [3204]" strokecolor="#4579b8 [3044]">
                  <v:fill color2="#a7bfde [1620]" rotate="t" type="gradient">
                    <o:fill v:ext="view" type="gradientUnscaled"/>
                  </v:fill>
                  <v:textbox>
                    <w:txbxContent>
                      <w:p w14:paraId="49723CE6" w14:textId="5B740034" w:rsidR="00DA064C" w:rsidRPr="005C0111" w:rsidRDefault="00DA064C" w:rsidP="005F0318">
                        <w:pPr>
                          <w:jc w:val="center"/>
                          <w:rPr>
                            <w:rFonts w:ascii="Times" w:hAnsi="Times"/>
                            <w:sz w:val="22"/>
                            <w:szCs w:val="22"/>
                            <w:rPrChange w:id="2101" w:author="Chara Katiri" w:date="2015-04-12T02:20:00Z">
                              <w:rPr/>
                            </w:rPrChange>
                          </w:rPr>
                          <w:pPrChange w:id="2102" w:author="Chara Katiri" w:date="2015-04-12T02:25:00Z">
                            <w:pPr/>
                          </w:pPrChange>
                        </w:pPr>
                        <w:ins w:id="2103" w:author="Chara Katiri" w:date="2015-04-12T02:25:00Z">
                          <w:r>
                            <w:rPr>
                              <w:rFonts w:ascii="Times" w:hAnsi="Times"/>
                              <w:sz w:val="22"/>
                              <w:szCs w:val="22"/>
                            </w:rPr>
                            <w:t>Buy product</w:t>
                          </w:r>
                        </w:ins>
                      </w:p>
                    </w:txbxContent>
                  </v:textbox>
                  <w10:wrap type="through"/>
                </v:oval>
              </w:pict>
            </mc:Fallback>
          </mc:AlternateContent>
        </w:r>
      </w:ins>
      <w:ins w:id="2088" w:author="Chara Katiri" w:date="2015-04-12T02:24:00Z">
        <w:r w:rsidR="005F0318" w:rsidRPr="003C74EA">
          <w:rPr>
            <w:rFonts w:ascii="Times" w:hAnsi="Times"/>
            <w:noProof/>
            <w:sz w:val="22"/>
            <w:szCs w:val="22"/>
            <w:rPrChange w:id="2089">
              <w:rPr>
                <w:b w:val="0"/>
                <w:bCs w:val="0"/>
                <w:noProof/>
              </w:rPr>
            </w:rPrChange>
          </w:rPr>
          <mc:AlternateContent>
            <mc:Choice Requires="wps">
              <w:drawing>
                <wp:anchor distT="0" distB="0" distL="114300" distR="114300" simplePos="0" relativeHeight="251684864" behindDoc="0" locked="0" layoutInCell="1" allowOverlap="1" wp14:anchorId="1D4E4879" wp14:editId="2767C8D2">
                  <wp:simplePos x="0" y="0"/>
                  <wp:positionH relativeFrom="column">
                    <wp:posOffset>1257300</wp:posOffset>
                  </wp:positionH>
                  <wp:positionV relativeFrom="paragraph">
                    <wp:posOffset>2712085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39" name="Oval 39"/>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38BE7089" w14:textId="4B0EA5A5" w:rsidR="00DA064C" w:rsidRPr="005C0111" w:rsidRDefault="00DA064C">
                              <w:pPr>
                                <w:jc w:val="center"/>
                                <w:rPr>
                                  <w:rFonts w:ascii="Times" w:hAnsi="Times"/>
                                  <w:sz w:val="22"/>
                                  <w:szCs w:val="22"/>
                                  <w:rPrChange w:id="2090" w:author="Chara Katiri" w:date="2015-04-12T02:20:00Z">
                                    <w:rPr/>
                                  </w:rPrChange>
                                </w:rPr>
                                <w:pPrChange w:id="2091" w:author="Chara Katiri" w:date="2015-04-12T02:20:00Z">
                                  <w:pPr/>
                                </w:pPrChange>
                              </w:pPr>
                              <w:ins w:id="2092" w:author="Chara Katiri" w:date="2015-04-12T02:24:00Z">
                                <w:r>
                                  <w:rPr>
                                    <w:rFonts w:ascii="Times" w:hAnsi="Times"/>
                                    <w:sz w:val="22"/>
                                    <w:szCs w:val="22"/>
                                  </w:rPr>
                                  <w:t>Manage bookmarks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9" o:spid="_x0000_s1028" style="position:absolute;margin-left:99pt;margin-top:213.55pt;width:135pt;height: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" fillcolor="#4f81bd [3204]" strokecolor="#4579b8 [3044]">
                  <v:fill color2="#a7bfde [1620]" rotate="t" type="gradient">
                    <o:fill v:ext="view" type="gradientUnscaled"/>
                  </v:fill>
                  <v:textbox>
                    <w:txbxContent>
                      <w:p w14:paraId="38BE7089" w14:textId="4B0EA5A5" w:rsidR="00DA064C" w:rsidRPr="005C0111" w:rsidRDefault="00DA064C" w:rsidP="005F0318">
                        <w:pPr>
                          <w:jc w:val="center"/>
                          <w:rPr>
                            <w:rFonts w:ascii="Times" w:hAnsi="Times"/>
                            <w:sz w:val="22"/>
                            <w:szCs w:val="22"/>
                            <w:rPrChange w:id="2109" w:author="Chara Katiri" w:date="2015-04-12T02:20:00Z">
                              <w:rPr/>
                            </w:rPrChange>
                          </w:rPr>
                          <w:pPrChange w:id="2110" w:author="Chara Katiri" w:date="2015-04-12T02:20:00Z">
                            <w:pPr/>
                          </w:pPrChange>
                        </w:pPr>
                        <w:ins w:id="2111" w:author="Chara Katiri" w:date="2015-04-12T02:24:00Z">
                          <w:r>
                            <w:rPr>
                              <w:rFonts w:ascii="Times" w:hAnsi="Times"/>
                              <w:sz w:val="22"/>
                              <w:szCs w:val="22"/>
                            </w:rPr>
                            <w:t>Manage bookmarks</w:t>
                          </w:r>
                        </w:ins>
                      </w:p>
                    </w:txbxContent>
                  </v:textbox>
                  <w10:wrap type="through"/>
                </v:oval>
              </w:pict>
            </mc:Fallback>
          </mc:AlternateContent>
        </w:r>
      </w:ins>
      <w:ins w:id="2093" w:author="Chara Katiri" w:date="2015-04-12T02:20:00Z">
        <w:r w:rsidR="005F0318" w:rsidRPr="003C74EA">
          <w:rPr>
            <w:rFonts w:ascii="Times" w:hAnsi="Times"/>
            <w:noProof/>
            <w:sz w:val="22"/>
            <w:szCs w:val="22"/>
            <w:rPrChange w:id="2094">
              <w:rPr>
                <w:b w:val="0"/>
                <w:bCs w:val="0"/>
                <w:noProof/>
              </w:rPr>
            </w:rPrChange>
          </w:rPr>
          <mc:AlternateContent>
            <mc:Choice Requires="wps">
              <w:drawing>
                <wp:anchor distT="0" distB="0" distL="114300" distR="114300" simplePos="0" relativeHeight="251682816" behindDoc="0" locked="0" layoutInCell="1" allowOverlap="1" wp14:anchorId="08D233E9" wp14:editId="46B94BB9">
                  <wp:simplePos x="0" y="0"/>
                  <wp:positionH relativeFrom="column">
                    <wp:posOffset>1257300</wp:posOffset>
                  </wp:positionH>
                  <wp:positionV relativeFrom="paragraph">
                    <wp:posOffset>1569085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34" name="Oval 34"/>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42AF8987" w14:textId="20CB0302" w:rsidR="00DA064C" w:rsidRPr="005C0111" w:rsidRDefault="00DA064C">
                              <w:pPr>
                                <w:jc w:val="center"/>
                                <w:rPr>
                                  <w:rFonts w:ascii="Times" w:hAnsi="Times"/>
                                  <w:sz w:val="22"/>
                                  <w:szCs w:val="22"/>
                                  <w:rPrChange w:id="2095" w:author="Chara Katiri" w:date="2015-04-12T02:20:00Z">
                                    <w:rPr/>
                                  </w:rPrChange>
                                </w:rPr>
                                <w:pPrChange w:id="2096" w:author="Chara Katiri" w:date="2015-04-12T02:20:00Z">
                                  <w:pPr/>
                                </w:pPrChange>
                              </w:pPr>
                              <w:ins w:id="2097" w:author="Chara Katiri" w:date="2015-04-12T02:22:00Z">
                                <w:r>
                                  <w:rPr>
                                    <w:rFonts w:ascii="Times" w:hAnsi="Times"/>
                                    <w:sz w:val="22"/>
                                    <w:szCs w:val="22"/>
                                  </w:rPr>
                                  <w:t>Search catalogue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4" o:spid="_x0000_s1029" style="position:absolute;margin-left:99pt;margin-top:123.55pt;width:135pt;height: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" fillcolor="#4f81bd [3204]" strokecolor="#4579b8 [3044]">
                  <v:fill color2="#a7bfde [1620]" rotate="t" type="gradient">
                    <o:fill v:ext="view" type="gradientUnscaled"/>
                  </v:fill>
                  <v:textbox>
                    <w:txbxContent>
                      <w:p w14:paraId="42AF8987" w14:textId="20CB0302" w:rsidR="00DA064C" w:rsidRPr="005C0111" w:rsidRDefault="00DA064C" w:rsidP="005C0111">
                        <w:pPr>
                          <w:jc w:val="center"/>
                          <w:rPr>
                            <w:rFonts w:ascii="Times" w:hAnsi="Times"/>
                            <w:sz w:val="22"/>
                            <w:szCs w:val="22"/>
                            <w:rPrChange w:id="2117" w:author="Chara Katiri" w:date="2015-04-12T02:20:00Z">
                              <w:rPr/>
                            </w:rPrChange>
                          </w:rPr>
                          <w:pPrChange w:id="2118" w:author="Chara Katiri" w:date="2015-04-12T02:20:00Z">
                            <w:pPr/>
                          </w:pPrChange>
                        </w:pPr>
                        <w:ins w:id="2119" w:author="Chara Katiri" w:date="2015-04-12T02:22:00Z">
                          <w:r>
                            <w:rPr>
                              <w:rFonts w:ascii="Times" w:hAnsi="Times"/>
                              <w:sz w:val="22"/>
                              <w:szCs w:val="22"/>
                            </w:rPr>
                            <w:t>Search catalogue</w:t>
                          </w:r>
                        </w:ins>
                      </w:p>
                    </w:txbxContent>
                  </v:textbox>
                  <w10:wrap type="through"/>
                </v:oval>
              </w:pict>
            </mc:Fallback>
          </mc:AlternateContent>
        </w:r>
        <w:r w:rsidR="005F0318" w:rsidRPr="003C74EA">
          <w:rPr>
            <w:rFonts w:ascii="Times" w:hAnsi="Times"/>
            <w:noProof/>
            <w:sz w:val="22"/>
            <w:szCs w:val="22"/>
            <w:rPrChange w:id="2098">
              <w:rPr>
                <w:b w:val="0"/>
                <w:bCs w:val="0"/>
                <w:noProof/>
              </w:rPr>
            </w:rPrChange>
          </w:rPr>
          <mc:AlternateContent>
            <mc:Choice Requires="wps">
              <w:drawing>
                <wp:anchor distT="0" distB="0" distL="114300" distR="114300" simplePos="0" relativeHeight="251678720" behindDoc="0" locked="0" layoutInCell="1" allowOverlap="1" wp14:anchorId="04A5BD6E" wp14:editId="0690ABFB">
                  <wp:simplePos x="0" y="0"/>
                  <wp:positionH relativeFrom="column">
                    <wp:posOffset>3086100</wp:posOffset>
                  </wp:positionH>
                  <wp:positionV relativeFrom="paragraph">
                    <wp:posOffset>83185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21" name="Oval 21"/>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7C0CE0F2" w14:textId="428E3F03" w:rsidR="00DA064C" w:rsidRPr="005C0111" w:rsidRDefault="00DA064C">
                              <w:pPr>
                                <w:jc w:val="center"/>
                                <w:rPr>
                                  <w:rFonts w:ascii="Times" w:hAnsi="Times"/>
                                  <w:sz w:val="22"/>
                                  <w:szCs w:val="22"/>
                                  <w:rPrChange w:id="2099" w:author="Chara Katiri" w:date="2015-04-12T02:20:00Z">
                                    <w:rPr/>
                                  </w:rPrChange>
                                </w:rPr>
                                <w:pPrChange w:id="2100" w:author="Chara Katiri" w:date="2015-04-12T02:20:00Z">
                                  <w:pPr/>
                                </w:pPrChange>
                              </w:pPr>
                              <w:ins w:id="2101" w:author="Chara Katiri" w:date="2015-04-12T02:21:00Z">
                                <w:r>
                                  <w:rPr>
                                    <w:rFonts w:ascii="Times" w:hAnsi="Times"/>
                                    <w:sz w:val="22"/>
                                    <w:szCs w:val="22"/>
                                  </w:rPr>
                                  <w:t>Login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1" o:spid="_x0000_s1030" style="position:absolute;margin-left:243pt;margin-top:6.55pt;width:135pt;height: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" fillcolor="#4f81bd [3204]" strokecolor="#4579b8 [3044]">
                  <v:fill color2="#a7bfde [1620]" rotate="t" type="gradient">
                    <o:fill v:ext="view" type="gradientUnscaled"/>
                  </v:fill>
                  <v:textbox>
                    <w:txbxContent>
                      <w:p w14:paraId="7C0CE0F2" w14:textId="428E3F03" w:rsidR="00DA064C" w:rsidRPr="005C0111" w:rsidRDefault="00DA064C" w:rsidP="005C0111">
                        <w:pPr>
                          <w:jc w:val="center"/>
                          <w:rPr>
                            <w:rFonts w:ascii="Times" w:hAnsi="Times"/>
                            <w:sz w:val="22"/>
                            <w:szCs w:val="22"/>
                            <w:rPrChange w:id="2124" w:author="Chara Katiri" w:date="2015-04-12T02:20:00Z">
                              <w:rPr/>
                            </w:rPrChange>
                          </w:rPr>
                          <w:pPrChange w:id="2125" w:author="Chara Katiri" w:date="2015-04-12T02:20:00Z">
                            <w:pPr/>
                          </w:pPrChange>
                        </w:pPr>
                        <w:ins w:id="2126" w:author="Chara Katiri" w:date="2015-04-12T02:21:00Z">
                          <w:r>
                            <w:rPr>
                              <w:rFonts w:ascii="Times" w:hAnsi="Times"/>
                              <w:sz w:val="22"/>
                              <w:szCs w:val="22"/>
                            </w:rPr>
                            <w:t>Login</w:t>
                          </w:r>
                        </w:ins>
                      </w:p>
                    </w:txbxContent>
                  </v:textbox>
                  <w10:wrap type="through"/>
                </v:oval>
              </w:pict>
            </mc:Fallback>
          </mc:AlternateContent>
        </w:r>
        <w:r w:rsidR="005F0318" w:rsidRPr="003C74EA">
          <w:rPr>
            <w:rFonts w:ascii="Times" w:hAnsi="Times"/>
            <w:noProof/>
            <w:sz w:val="22"/>
            <w:szCs w:val="22"/>
            <w:rPrChange w:id="2102">
              <w:rPr>
                <w:b w:val="0"/>
                <w:bCs w:val="0"/>
                <w:noProof/>
              </w:rPr>
            </w:rPrChange>
          </w:rPr>
          <mc:AlternateContent>
            <mc:Choice Requires="wps">
              <w:drawing>
                <wp:anchor distT="0" distB="0" distL="114300" distR="114300" simplePos="0" relativeHeight="251676672" behindDoc="0" locked="0" layoutInCell="1" allowOverlap="1" wp14:anchorId="47D8D0E0" wp14:editId="772263AB">
                  <wp:simplePos x="0" y="0"/>
                  <wp:positionH relativeFrom="column">
                    <wp:posOffset>1257300</wp:posOffset>
                  </wp:positionH>
                  <wp:positionV relativeFrom="paragraph">
                    <wp:posOffset>558165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12" name="Oval 12"/>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2D22A764" w14:textId="5EE42EC9" w:rsidR="00DA064C" w:rsidRPr="005C0111" w:rsidRDefault="00DA064C">
                              <w:pPr>
                                <w:jc w:val="center"/>
                                <w:rPr>
                                  <w:rFonts w:ascii="Times" w:hAnsi="Times"/>
                                  <w:sz w:val="22"/>
                                  <w:szCs w:val="22"/>
                                  <w:rPrChange w:id="2103" w:author="Chara Katiri" w:date="2015-04-12T02:20:00Z">
                                    <w:rPr/>
                                  </w:rPrChange>
                                </w:rPr>
                                <w:pPrChange w:id="2104" w:author="Chara Katiri" w:date="2015-04-12T02:20:00Z">
                                  <w:pPr/>
                                </w:pPrChange>
                              </w:pPr>
                              <w:ins w:id="2105" w:author="Chara Katiri" w:date="2015-04-12T02:20:00Z">
                                <w:r w:rsidRPr="005C0111">
                                  <w:rPr>
                                    <w:rFonts w:ascii="Times" w:hAnsi="Times"/>
                                    <w:sz w:val="22"/>
                                    <w:szCs w:val="22"/>
                                    <w:rPrChange w:id="2106" w:author="Chara Katiri" w:date="2015-04-12T02:20:00Z">
                                      <w:rPr/>
                                    </w:rPrChange>
                                  </w:rPr>
                                  <w:t>Manage account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2" o:spid="_x0000_s1031" style="position:absolute;margin-left:99pt;margin-top:43.95pt;width:135pt;height: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" fillcolor="#4f81bd [3204]" strokecolor="#4579b8 [3044]">
                  <v:fill color2="#a7bfde [1620]" rotate="t" type="gradient">
                    <o:fill v:ext="view" type="gradientUnscaled"/>
                  </v:fill>
                  <v:textbox>
                    <w:txbxContent>
                      <w:p w14:paraId="2D22A764" w14:textId="5EE42EC9" w:rsidR="00DA064C" w:rsidRPr="005C0111" w:rsidRDefault="00DA064C" w:rsidP="005C0111">
                        <w:pPr>
                          <w:jc w:val="center"/>
                          <w:rPr>
                            <w:rFonts w:ascii="Times" w:hAnsi="Times"/>
                            <w:sz w:val="22"/>
                            <w:szCs w:val="22"/>
                            <w:rPrChange w:id="2132" w:author="Chara Katiri" w:date="2015-04-12T02:20:00Z">
                              <w:rPr/>
                            </w:rPrChange>
                          </w:rPr>
                          <w:pPrChange w:id="2133" w:author="Chara Katiri" w:date="2015-04-12T02:20:00Z">
                            <w:pPr/>
                          </w:pPrChange>
                        </w:pPr>
                        <w:ins w:id="2134" w:author="Chara Katiri" w:date="2015-04-12T02:20:00Z">
                          <w:r w:rsidRPr="005C0111">
                            <w:rPr>
                              <w:rFonts w:ascii="Times" w:hAnsi="Times"/>
                              <w:sz w:val="22"/>
                              <w:szCs w:val="22"/>
                              <w:rPrChange w:id="2135" w:author="Chara Katiri" w:date="2015-04-12T02:20:00Z">
                                <w:rPr/>
                              </w:rPrChange>
                            </w:rPr>
                            <w:t>Manage account</w:t>
                          </w:r>
                        </w:ins>
                      </w:p>
                    </w:txbxContent>
                  </v:textbox>
                  <w10:wrap type="through"/>
                </v:oval>
              </w:pict>
            </mc:Fallback>
          </mc:AlternateContent>
        </w:r>
      </w:ins>
    </w:p>
    <w:p w14:paraId="7CA5281C" w14:textId="16679B21" w:rsidR="005C0111" w:rsidRPr="003C74EA" w:rsidRDefault="005F0318">
      <w:pPr>
        <w:spacing w:line="360" w:lineRule="auto"/>
        <w:contextualSpacing/>
        <w:rPr>
          <w:ins w:id="2107" w:author="Chara Katiri" w:date="2015-04-12T02:19:00Z"/>
          <w:rFonts w:ascii="Times" w:hAnsi="Times"/>
          <w:sz w:val="22"/>
          <w:szCs w:val="22"/>
          <w:rPrChange w:id="2108" w:author="Chara Katiri" w:date="2015-04-12T03:47:00Z">
            <w:rPr>
              <w:ins w:id="2109" w:author="Chara Katiri" w:date="2015-04-12T02:19:00Z"/>
            </w:rPr>
          </w:rPrChange>
        </w:rPr>
        <w:pPrChange w:id="2110" w:author="Chara Katiri" w:date="2015-04-12T03:47:00Z">
          <w:pPr>
            <w:pStyle w:val="Heading2"/>
            <w:numPr>
              <w:ilvl w:val="2"/>
              <w:numId w:val="13"/>
            </w:numPr>
            <w:spacing w:line="360" w:lineRule="auto"/>
            <w:ind w:left="1224" w:hanging="504"/>
            <w:contextualSpacing/>
            <w:jc w:val="both"/>
          </w:pPr>
        </w:pPrChange>
      </w:pPr>
      <w:ins w:id="2111" w:author="Chara Katiri" w:date="2015-04-12T02:32:00Z">
        <w:r w:rsidRPr="003C74EA">
          <w:rPr>
            <w:rFonts w:ascii="Times" w:hAnsi="Times"/>
            <w:noProof/>
            <w:sz w:val="22"/>
            <w:szCs w:val="22"/>
            <w:rPrChange w:id="2112">
              <w:rPr>
                <w:b w:val="0"/>
                <w:bCs w:val="0"/>
                <w:noProof/>
              </w:rPr>
            </w:rPrChange>
          </w:rPr>
          <mc:AlternateContent>
            <mc:Choice Requires="wps">
              <w:drawing>
                <wp:anchor distT="0" distB="0" distL="114300" distR="114300" simplePos="0" relativeHeight="251658239" behindDoc="0" locked="0" layoutInCell="1" allowOverlap="1" wp14:anchorId="43516C6C" wp14:editId="7C62CF35">
                  <wp:simplePos x="0" y="0"/>
                  <wp:positionH relativeFrom="column">
                    <wp:posOffset>2514600</wp:posOffset>
                  </wp:positionH>
                  <wp:positionV relativeFrom="paragraph">
                    <wp:posOffset>151130</wp:posOffset>
                  </wp:positionV>
                  <wp:extent cx="800100" cy="342900"/>
                  <wp:effectExtent l="50800" t="25400" r="38100" b="88900"/>
                  <wp:wrapNone/>
                  <wp:docPr id="53" name="Straight Connector 53"/>
                  <wp:cNvGraphicFramePr/>
                  <a:graphic xmlns:a="http://schemas.openxmlformats.org/drawingml/2006/main">
                    <a:graphicData uri="http://schemas.microsoft.com/office/word/2010/wordprocessingShape">
                      <wps:wsp>
                        <wps:cNvCnPr/>
                        <wps:spPr>
                          <a:xfrm flipV="1">
                            <a:off x="0" y="0"/>
                            <a:ext cx="800100" cy="342900"/>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1.9pt" to="261pt,3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" strokecolor="#4f81bd [3204]" strokeweight="2pt">
                  <v:stroke dashstyle="dot"/>
                  <v:shadow on="t" opacity="24903f" mv:blur="40000f" origin=",.5" offset="0,20000emu"/>
                </v:line>
              </w:pict>
            </mc:Fallback>
          </mc:AlternateContent>
        </w:r>
      </w:ins>
    </w:p>
    <w:p w14:paraId="6700C589" w14:textId="31BF7DB9" w:rsidR="005C0111" w:rsidRPr="003C74EA" w:rsidRDefault="00AD59F5">
      <w:pPr>
        <w:spacing w:line="360" w:lineRule="auto"/>
        <w:contextualSpacing/>
        <w:rPr>
          <w:ins w:id="2113" w:author="Chara Katiri" w:date="2015-04-12T02:19:00Z"/>
          <w:rFonts w:ascii="Times" w:hAnsi="Times"/>
          <w:sz w:val="22"/>
          <w:szCs w:val="22"/>
          <w:rPrChange w:id="2114" w:author="Chara Katiri" w:date="2015-04-12T03:47:00Z">
            <w:rPr>
              <w:ins w:id="2115" w:author="Chara Katiri" w:date="2015-04-12T02:19:00Z"/>
            </w:rPr>
          </w:rPrChange>
        </w:rPr>
        <w:pPrChange w:id="2116" w:author="Chara Katiri" w:date="2015-04-12T03:47:00Z">
          <w:pPr>
            <w:pStyle w:val="Heading2"/>
            <w:numPr>
              <w:ilvl w:val="2"/>
              <w:numId w:val="13"/>
            </w:numPr>
            <w:spacing w:line="360" w:lineRule="auto"/>
            <w:ind w:left="1224" w:hanging="504"/>
            <w:contextualSpacing/>
            <w:jc w:val="both"/>
          </w:pPr>
        </w:pPrChange>
      </w:pPr>
      <w:ins w:id="2117" w:author="Chara Katiri" w:date="2015-04-12T02:31:00Z">
        <w:r w:rsidRPr="003C74EA">
          <w:rPr>
            <w:rFonts w:ascii="Times" w:hAnsi="Times"/>
            <w:noProof/>
            <w:sz w:val="22"/>
            <w:szCs w:val="22"/>
            <w:rPrChange w:id="2118">
              <w:rPr>
                <w:b w:val="0"/>
                <w:bCs w:val="0"/>
                <w:noProof/>
              </w:rPr>
            </w:rPrChange>
          </w:rPr>
          <mc:AlternateContent>
            <mc:Choice Requires="wps">
              <w:drawing>
                <wp:anchor distT="0" distB="0" distL="114300" distR="114300" simplePos="0" relativeHeight="251704320" behindDoc="0" locked="0" layoutInCell="1" allowOverlap="1" wp14:anchorId="66A53588" wp14:editId="54528F41">
                  <wp:simplePos x="0" y="0"/>
                  <wp:positionH relativeFrom="column">
                    <wp:posOffset>800100</wp:posOffset>
                  </wp:positionH>
                  <wp:positionV relativeFrom="paragraph">
                    <wp:posOffset>302895</wp:posOffset>
                  </wp:positionV>
                  <wp:extent cx="0" cy="4343400"/>
                  <wp:effectExtent l="50800" t="25400" r="76200" b="76200"/>
                  <wp:wrapNone/>
                  <wp:docPr id="51" name="Straight Connector 51"/>
                  <wp:cNvGraphicFramePr/>
                  <a:graphic xmlns:a="http://schemas.openxmlformats.org/drawingml/2006/main">
                    <a:graphicData uri="http://schemas.microsoft.com/office/word/2010/wordprocessingShape">
                      <wps:wsp>
                        <wps:cNvCnPr/>
                        <wps:spPr>
                          <a:xfrm>
                            <a:off x="0" y="0"/>
                            <a:ext cx="0" cy="434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51"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23.85pt" to="63pt,36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" strokecolor="#4f81bd [3204]" strokeweight="2pt">
                  <v:shadow on="t" opacity="24903f" mv:blur="40000f" origin=",.5" offset="0,20000emu"/>
                </v:line>
              </w:pict>
            </mc:Fallback>
          </mc:AlternateContent>
        </w:r>
      </w:ins>
      <w:ins w:id="2119" w:author="Chara Katiri" w:date="2015-04-12T02:34:00Z">
        <w:r w:rsidRPr="003C74EA">
          <w:rPr>
            <w:rFonts w:ascii="Times" w:hAnsi="Times"/>
            <w:noProof/>
            <w:sz w:val="22"/>
            <w:szCs w:val="22"/>
            <w:rPrChange w:id="2120">
              <w:rPr>
                <w:b w:val="0"/>
                <w:bCs w:val="0"/>
                <w:noProof/>
              </w:rPr>
            </w:rPrChange>
          </w:rPr>
          <mc:AlternateContent>
            <mc:Choice Requires="wps">
              <w:drawing>
                <wp:anchor distT="0" distB="0" distL="114300" distR="114300" simplePos="0" relativeHeight="251705344" behindDoc="0" locked="0" layoutInCell="1" allowOverlap="1" wp14:anchorId="4021D105" wp14:editId="1A46FF0C">
                  <wp:simplePos x="0" y="0"/>
                  <wp:positionH relativeFrom="column">
                    <wp:posOffset>800100</wp:posOffset>
                  </wp:positionH>
                  <wp:positionV relativeFrom="paragraph">
                    <wp:posOffset>302895</wp:posOffset>
                  </wp:positionV>
                  <wp:extent cx="457200" cy="0"/>
                  <wp:effectExtent l="0" t="101600" r="25400" b="177800"/>
                  <wp:wrapNone/>
                  <wp:docPr id="57" name="Straight Arrow Connector 5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57" o:spid="_x0000_s1026" type="#_x0000_t32" style="position:absolute;margin-left:63pt;margin-top:23.85pt;width:36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" strokecolor="#4f81bd [3204]" strokeweight="2pt">
                  <v:stroke endarrow="open"/>
                  <v:shadow on="t" opacity="24903f" mv:blur="40000f" origin=",.5" offset="0,20000emu"/>
                </v:shape>
              </w:pict>
            </mc:Fallback>
          </mc:AlternateContent>
        </w:r>
      </w:ins>
    </w:p>
    <w:p w14:paraId="23A71348" w14:textId="77CF9B0D" w:rsidR="005C0111" w:rsidRPr="003C74EA" w:rsidRDefault="00AD59F5">
      <w:pPr>
        <w:spacing w:line="360" w:lineRule="auto"/>
        <w:contextualSpacing/>
        <w:rPr>
          <w:ins w:id="2121" w:author="Chara Katiri" w:date="2015-04-12T02:19:00Z"/>
          <w:rFonts w:ascii="Times" w:hAnsi="Times"/>
          <w:sz w:val="22"/>
          <w:szCs w:val="22"/>
          <w:rPrChange w:id="2122" w:author="Chara Katiri" w:date="2015-04-12T03:47:00Z">
            <w:rPr>
              <w:ins w:id="2123" w:author="Chara Katiri" w:date="2015-04-12T02:19:00Z"/>
            </w:rPr>
          </w:rPrChange>
        </w:rPr>
        <w:pPrChange w:id="2124" w:author="Chara Katiri" w:date="2015-04-12T03:47:00Z">
          <w:pPr>
            <w:pStyle w:val="Heading2"/>
            <w:numPr>
              <w:ilvl w:val="2"/>
              <w:numId w:val="13"/>
            </w:numPr>
            <w:spacing w:line="360" w:lineRule="auto"/>
            <w:ind w:left="1224" w:hanging="504"/>
            <w:contextualSpacing/>
            <w:jc w:val="both"/>
          </w:pPr>
        </w:pPrChange>
      </w:pPr>
      <w:ins w:id="2125" w:author="Chara Katiri" w:date="2015-04-12T02:34:00Z">
        <w:r w:rsidRPr="003C74EA">
          <w:rPr>
            <w:rFonts w:ascii="Times" w:hAnsi="Times"/>
            <w:noProof/>
            <w:sz w:val="22"/>
            <w:szCs w:val="22"/>
            <w:rPrChange w:id="2126">
              <w:rPr>
                <w:b w:val="0"/>
                <w:bCs w:val="0"/>
                <w:noProof/>
              </w:rPr>
            </w:rPrChange>
          </w:rPr>
          <mc:AlternateContent>
            <mc:Choice Requires="wps">
              <w:drawing>
                <wp:anchor distT="0" distB="0" distL="114300" distR="114300" simplePos="0" relativeHeight="251656189" behindDoc="0" locked="0" layoutInCell="1" allowOverlap="1" wp14:anchorId="28594CC3" wp14:editId="43E4248F">
                  <wp:simplePos x="0" y="0"/>
                  <wp:positionH relativeFrom="column">
                    <wp:posOffset>2514600</wp:posOffset>
                  </wp:positionH>
                  <wp:positionV relativeFrom="paragraph">
                    <wp:posOffset>194945</wp:posOffset>
                  </wp:positionV>
                  <wp:extent cx="914400" cy="342900"/>
                  <wp:effectExtent l="50800" t="25400" r="50800" b="88900"/>
                  <wp:wrapNone/>
                  <wp:docPr id="55" name="Straight Connector 55"/>
                  <wp:cNvGraphicFramePr/>
                  <a:graphic xmlns:a="http://schemas.openxmlformats.org/drawingml/2006/main">
                    <a:graphicData uri="http://schemas.microsoft.com/office/word/2010/wordprocessingShape">
                      <wps:wsp>
                        <wps:cNvCnPr/>
                        <wps:spPr>
                          <a:xfrm>
                            <a:off x="0" y="0"/>
                            <a:ext cx="914400" cy="342900"/>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5.35pt" to="270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" strokecolor="#4f81bd [3204]" strokeweight="2pt">
                  <v:stroke dashstyle="dot"/>
                  <v:shadow on="t" opacity="24903f" mv:blur="40000f" origin=",.5" offset="0,20000emu"/>
                </v:line>
              </w:pict>
            </mc:Fallback>
          </mc:AlternateContent>
        </w:r>
      </w:ins>
      <w:ins w:id="2127" w:author="Chara Katiri" w:date="2015-04-12T02:20:00Z">
        <w:r w:rsidRPr="003C74EA">
          <w:rPr>
            <w:rFonts w:ascii="Times" w:hAnsi="Times"/>
            <w:noProof/>
            <w:sz w:val="22"/>
            <w:szCs w:val="22"/>
            <w:rPrChange w:id="2128">
              <w:rPr>
                <w:b w:val="0"/>
                <w:bCs w:val="0"/>
                <w:noProof/>
              </w:rPr>
            </w:rPrChange>
          </w:rPr>
          <mc:AlternateContent>
            <mc:Choice Requires="wps">
              <w:drawing>
                <wp:anchor distT="0" distB="0" distL="114300" distR="114300" simplePos="0" relativeHeight="251680768" behindDoc="0" locked="0" layoutInCell="1" allowOverlap="1" wp14:anchorId="47B1C75C" wp14:editId="7F8366A8">
                  <wp:simplePos x="0" y="0"/>
                  <wp:positionH relativeFrom="column">
                    <wp:posOffset>3086100</wp:posOffset>
                  </wp:positionH>
                  <wp:positionV relativeFrom="paragraph">
                    <wp:posOffset>194945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33" name="Oval 33"/>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78BE2A11" w14:textId="2F4331DA" w:rsidR="00DA064C" w:rsidRPr="005C0111" w:rsidRDefault="00DA064C">
                              <w:pPr>
                                <w:jc w:val="center"/>
                                <w:rPr>
                                  <w:rFonts w:ascii="Times" w:hAnsi="Times"/>
                                  <w:sz w:val="22"/>
                                  <w:szCs w:val="22"/>
                                  <w:rPrChange w:id="2129" w:author="Chara Katiri" w:date="2015-04-12T02:20:00Z">
                                    <w:rPr/>
                                  </w:rPrChange>
                                </w:rPr>
                                <w:pPrChange w:id="2130" w:author="Chara Katiri" w:date="2015-04-12T02:20:00Z">
                                  <w:pPr/>
                                </w:pPrChange>
                              </w:pPr>
                              <w:ins w:id="2131" w:author="Chara Katiri" w:date="2015-04-12T02:21:00Z">
                                <w:r>
                                  <w:rPr>
                                    <w:rFonts w:ascii="Times" w:hAnsi="Times"/>
                                    <w:sz w:val="22"/>
                                    <w:szCs w:val="22"/>
                                  </w:rPr>
                                  <w:t>Manage profile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3" o:spid="_x0000_s1032" style="position:absolute;margin-left:243pt;margin-top:15.35pt;width:135pt;height: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" fillcolor="#4f81bd [3204]" strokecolor="#4579b8 [3044]">
                  <v:fill color2="#a7bfde [1620]" rotate="t" type="gradient">
                    <o:fill v:ext="view" type="gradientUnscaled"/>
                  </v:fill>
                  <v:textbox>
                    <w:txbxContent>
                      <w:p w14:paraId="78BE2A11" w14:textId="2F4331DA" w:rsidR="00DA064C" w:rsidRPr="005C0111" w:rsidRDefault="00DA064C" w:rsidP="005C0111">
                        <w:pPr>
                          <w:jc w:val="center"/>
                          <w:rPr>
                            <w:rFonts w:ascii="Times" w:hAnsi="Times"/>
                            <w:sz w:val="22"/>
                            <w:szCs w:val="22"/>
                            <w:rPrChange w:id="2161" w:author="Chara Katiri" w:date="2015-04-12T02:20:00Z">
                              <w:rPr/>
                            </w:rPrChange>
                          </w:rPr>
                          <w:pPrChange w:id="2162" w:author="Chara Katiri" w:date="2015-04-12T02:20:00Z">
                            <w:pPr/>
                          </w:pPrChange>
                        </w:pPr>
                        <w:ins w:id="2163" w:author="Chara Katiri" w:date="2015-04-12T02:21:00Z">
                          <w:r>
                            <w:rPr>
                              <w:rFonts w:ascii="Times" w:hAnsi="Times"/>
                              <w:sz w:val="22"/>
                              <w:szCs w:val="22"/>
                            </w:rPr>
                            <w:t>Manage profile</w:t>
                          </w:r>
                        </w:ins>
                      </w:p>
                    </w:txbxContent>
                  </v:textbox>
                  <w10:wrap type="through"/>
                </v:oval>
              </w:pict>
            </mc:Fallback>
          </mc:AlternateContent>
        </w:r>
      </w:ins>
      <w:ins w:id="2132" w:author="Chara Katiri" w:date="2015-04-12T02:38:00Z">
        <w:r w:rsidR="00302299" w:rsidRPr="003C74EA">
          <w:rPr>
            <w:rFonts w:ascii="Times" w:hAnsi="Times"/>
            <w:noProof/>
            <w:sz w:val="22"/>
            <w:szCs w:val="22"/>
            <w:rPrChange w:id="2133">
              <w:rPr>
                <w:b w:val="0"/>
                <w:bCs w:val="0"/>
                <w:noProof/>
              </w:rPr>
            </w:rPrChange>
          </w:rPr>
          <mc:AlternateContent>
            <mc:Choice Requires="wps">
              <w:drawing>
                <wp:anchor distT="0" distB="0" distL="114300" distR="114300" simplePos="0" relativeHeight="251711488" behindDoc="0" locked="0" layoutInCell="1" allowOverlap="1" wp14:anchorId="6FE426EB" wp14:editId="727C375B">
                  <wp:simplePos x="0" y="0"/>
                  <wp:positionH relativeFrom="column">
                    <wp:posOffset>8801100</wp:posOffset>
                  </wp:positionH>
                  <wp:positionV relativeFrom="paragraph">
                    <wp:posOffset>479425</wp:posOffset>
                  </wp:positionV>
                  <wp:extent cx="571500" cy="0"/>
                  <wp:effectExtent l="76200" t="101600" r="0" b="177800"/>
                  <wp:wrapNone/>
                  <wp:docPr id="68" name="Straight Arrow Connector 68"/>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8" o:spid="_x0000_s1026" type="#_x0000_t32" style="position:absolute;margin-left:693pt;margin-top:37.75pt;width:4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" strokecolor="#4f81bd [3204]" strokeweight="2pt">
                  <v:stroke endarrow="open"/>
                  <v:shadow on="t" opacity="24903f" mv:blur="40000f" origin=",.5" offset="0,20000emu"/>
                </v:shape>
              </w:pict>
            </mc:Fallback>
          </mc:AlternateContent>
        </w:r>
      </w:ins>
      <w:ins w:id="2134" w:author="Chara Katiri" w:date="2015-04-12T02:26:00Z">
        <w:r w:rsidR="00302299" w:rsidRPr="003C74EA">
          <w:rPr>
            <w:rFonts w:ascii="Times" w:hAnsi="Times"/>
            <w:noProof/>
            <w:sz w:val="22"/>
            <w:szCs w:val="22"/>
            <w:rPrChange w:id="2135">
              <w:rPr>
                <w:b w:val="0"/>
                <w:bCs w:val="0"/>
                <w:noProof/>
              </w:rPr>
            </w:rPrChange>
          </w:rPr>
          <mc:AlternateContent>
            <mc:Choice Requires="wps">
              <w:drawing>
                <wp:anchor distT="0" distB="0" distL="114300" distR="114300" simplePos="0" relativeHeight="251695104" behindDoc="0" locked="0" layoutInCell="1" allowOverlap="1" wp14:anchorId="14CD939A" wp14:editId="6078BAFB">
                  <wp:simplePos x="0" y="0"/>
                  <wp:positionH relativeFrom="column">
                    <wp:posOffset>7086600</wp:posOffset>
                  </wp:positionH>
                  <wp:positionV relativeFrom="paragraph">
                    <wp:posOffset>136525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4" name="Oval 44"/>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1B6F0450" w14:textId="1ACE72FE" w:rsidR="00DA064C" w:rsidRPr="005C0111" w:rsidRDefault="00DA064C">
                              <w:pPr>
                                <w:jc w:val="center"/>
                                <w:rPr>
                                  <w:rFonts w:ascii="Times" w:hAnsi="Times"/>
                                  <w:sz w:val="22"/>
                                  <w:szCs w:val="22"/>
                                  <w:rPrChange w:id="2136" w:author="Chara Katiri" w:date="2015-04-12T02:20:00Z">
                                    <w:rPr/>
                                  </w:rPrChange>
                                </w:rPr>
                                <w:pPrChange w:id="2137" w:author="Chara Katiri" w:date="2015-04-12T02:20:00Z">
                                  <w:pPr/>
                                </w:pPrChange>
                              </w:pPr>
                              <w:ins w:id="2138" w:author="Chara Katiri" w:date="2015-04-12T02:26:00Z">
                                <w:r>
                                  <w:rPr>
                                    <w:rFonts w:ascii="Times" w:hAnsi="Times"/>
                                    <w:sz w:val="22"/>
                                    <w:szCs w:val="22"/>
                                  </w:rPr>
                                  <w:t>Delete user</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4" o:spid="_x0000_s1033" style="position:absolute;margin-left:558pt;margin-top:10.75pt;width:135pt;height: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" fillcolor="#4f81bd [3204]" strokecolor="#4579b8 [3044]">
                  <v:fill color2="#a7bfde [1620]" rotate="t" type="gradient">
                    <o:fill v:ext="view" type="gradientUnscaled"/>
                  </v:fill>
                  <v:textbox>
                    <w:txbxContent>
                      <w:p w14:paraId="1B6F0450" w14:textId="1ACE72FE" w:rsidR="00DA064C" w:rsidRPr="005C0111" w:rsidRDefault="00DA064C" w:rsidP="005F0318">
                        <w:pPr>
                          <w:jc w:val="center"/>
                          <w:rPr>
                            <w:rFonts w:ascii="Times" w:hAnsi="Times"/>
                            <w:sz w:val="22"/>
                            <w:szCs w:val="22"/>
                            <w:rPrChange w:id="2171" w:author="Chara Katiri" w:date="2015-04-12T02:20:00Z">
                              <w:rPr/>
                            </w:rPrChange>
                          </w:rPr>
                          <w:pPrChange w:id="2172" w:author="Chara Katiri" w:date="2015-04-12T02:20:00Z">
                            <w:pPr/>
                          </w:pPrChange>
                        </w:pPr>
                        <w:ins w:id="2173" w:author="Chara Katiri" w:date="2015-04-12T02:26:00Z">
                          <w:r>
                            <w:rPr>
                              <w:rFonts w:ascii="Times" w:hAnsi="Times"/>
                              <w:sz w:val="22"/>
                              <w:szCs w:val="22"/>
                            </w:rPr>
                            <w:t>Delete user</w:t>
                          </w:r>
                        </w:ins>
                      </w:p>
                    </w:txbxContent>
                  </v:textbox>
                  <w10:wrap type="through"/>
                </v:oval>
              </w:pict>
            </mc:Fallback>
          </mc:AlternateContent>
        </w:r>
      </w:ins>
    </w:p>
    <w:p w14:paraId="5B9B63F5" w14:textId="725E1D20" w:rsidR="005C0111" w:rsidRPr="003C74EA" w:rsidRDefault="00DD1D3D">
      <w:pPr>
        <w:spacing w:line="360" w:lineRule="auto"/>
        <w:contextualSpacing/>
        <w:rPr>
          <w:ins w:id="2139" w:author="Chara Katiri" w:date="2015-04-12T02:19:00Z"/>
          <w:rFonts w:ascii="Times" w:hAnsi="Times"/>
          <w:sz w:val="22"/>
          <w:szCs w:val="22"/>
          <w:rPrChange w:id="2140" w:author="Chara Katiri" w:date="2015-04-12T03:47:00Z">
            <w:rPr>
              <w:ins w:id="2141" w:author="Chara Katiri" w:date="2015-04-12T02:19:00Z"/>
            </w:rPr>
          </w:rPrChange>
        </w:rPr>
        <w:pPrChange w:id="2142" w:author="Chara Katiri" w:date="2015-04-12T03:47:00Z">
          <w:pPr>
            <w:pStyle w:val="Heading2"/>
            <w:numPr>
              <w:ilvl w:val="2"/>
              <w:numId w:val="13"/>
            </w:numPr>
            <w:spacing w:line="360" w:lineRule="auto"/>
            <w:ind w:left="1224" w:hanging="504"/>
            <w:contextualSpacing/>
            <w:jc w:val="both"/>
          </w:pPr>
        </w:pPrChange>
      </w:pPr>
      <w:ins w:id="2143" w:author="Chara Katiri" w:date="2015-04-12T02:45:00Z">
        <w:r w:rsidRPr="003C74EA">
          <w:rPr>
            <w:rFonts w:ascii="Times" w:hAnsi="Times"/>
            <w:noProof/>
            <w:sz w:val="22"/>
            <w:szCs w:val="22"/>
            <w:rPrChange w:id="2144">
              <w:rPr>
                <w:b w:val="0"/>
                <w:bCs w:val="0"/>
                <w:noProof/>
              </w:rPr>
            </w:rPrChange>
          </w:rPr>
          <mc:AlternateContent>
            <mc:Choice Requires="wps">
              <w:drawing>
                <wp:anchor distT="0" distB="0" distL="114300" distR="114300" simplePos="0" relativeHeight="251713536" behindDoc="0" locked="0" layoutInCell="1" allowOverlap="1" wp14:anchorId="5F186417" wp14:editId="7F9D148D">
                  <wp:simplePos x="0" y="0"/>
                  <wp:positionH relativeFrom="column">
                    <wp:posOffset>9372600</wp:posOffset>
                  </wp:positionH>
                  <wp:positionV relativeFrom="paragraph">
                    <wp:posOffset>67310</wp:posOffset>
                  </wp:positionV>
                  <wp:extent cx="616585" cy="45720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616585"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8018D5" w14:textId="00F2796E" w:rsidR="00DA064C" w:rsidRDefault="00DA064C">
                              <w:ins w:id="2145" w:author="Chara Katiri" w:date="2015-04-12T02:45:00Z">
                                <w:r>
                                  <w:t>Admin</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9" o:spid="_x0000_s1034" type="#_x0000_t202" style="position:absolute;margin-left:738pt;margin-top:5.3pt;width:48.55pt;height:36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" filled="f" stroked="f">
                  <v:textbox>
                    <w:txbxContent>
                      <w:p w14:paraId="388018D5" w14:textId="00F2796E" w:rsidR="00DA064C" w:rsidRDefault="00DA064C">
                        <w:ins w:id="2181" w:author="Chara Katiri" w:date="2015-04-12T02:45:00Z">
                          <w:r>
                            <w:t>Admin</w:t>
                          </w:r>
                        </w:ins>
                      </w:p>
                    </w:txbxContent>
                  </v:textbox>
                  <w10:wrap type="square"/>
                </v:shape>
              </w:pict>
            </mc:Fallback>
          </mc:AlternateContent>
        </w:r>
      </w:ins>
    </w:p>
    <w:p w14:paraId="4FE858EF" w14:textId="77777777" w:rsidR="005C0111" w:rsidRPr="003C74EA" w:rsidRDefault="005C0111">
      <w:pPr>
        <w:spacing w:line="360" w:lineRule="auto"/>
        <w:contextualSpacing/>
        <w:rPr>
          <w:ins w:id="2146" w:author="Chara Katiri" w:date="2015-04-12T02:22:00Z"/>
          <w:rFonts w:ascii="Times" w:hAnsi="Times"/>
          <w:sz w:val="22"/>
          <w:szCs w:val="22"/>
          <w:rPrChange w:id="2147" w:author="Chara Katiri" w:date="2015-04-12T03:47:00Z">
            <w:rPr>
              <w:ins w:id="2148" w:author="Chara Katiri" w:date="2015-04-12T02:22:00Z"/>
            </w:rPr>
          </w:rPrChange>
        </w:rPr>
        <w:pPrChange w:id="2149" w:author="Chara Katiri" w:date="2015-04-12T03:47:00Z">
          <w:pPr>
            <w:pStyle w:val="Heading2"/>
            <w:numPr>
              <w:ilvl w:val="2"/>
              <w:numId w:val="13"/>
            </w:numPr>
            <w:spacing w:line="360" w:lineRule="auto"/>
            <w:ind w:left="1224" w:hanging="504"/>
            <w:contextualSpacing/>
            <w:jc w:val="both"/>
          </w:pPr>
        </w:pPrChange>
      </w:pPr>
    </w:p>
    <w:p w14:paraId="1FA8AA15" w14:textId="6A9F0A61" w:rsidR="005C0111" w:rsidRPr="003C74EA" w:rsidRDefault="00AD59F5">
      <w:pPr>
        <w:spacing w:line="360" w:lineRule="auto"/>
        <w:contextualSpacing/>
        <w:rPr>
          <w:ins w:id="2150" w:author="Chara Katiri" w:date="2015-04-12T02:22:00Z"/>
          <w:rFonts w:ascii="Times" w:hAnsi="Times"/>
          <w:sz w:val="22"/>
          <w:szCs w:val="22"/>
          <w:rPrChange w:id="2151" w:author="Chara Katiri" w:date="2015-04-12T03:47:00Z">
            <w:rPr>
              <w:ins w:id="2152" w:author="Chara Katiri" w:date="2015-04-12T02:22:00Z"/>
            </w:rPr>
          </w:rPrChange>
        </w:rPr>
        <w:pPrChange w:id="2153" w:author="Chara Katiri" w:date="2015-04-12T03:47:00Z">
          <w:pPr>
            <w:pStyle w:val="Heading2"/>
            <w:numPr>
              <w:ilvl w:val="2"/>
              <w:numId w:val="13"/>
            </w:numPr>
            <w:spacing w:line="360" w:lineRule="auto"/>
            <w:ind w:left="1224" w:hanging="504"/>
            <w:contextualSpacing/>
            <w:jc w:val="both"/>
          </w:pPr>
        </w:pPrChange>
      </w:pPr>
      <w:ins w:id="2154" w:author="Chara Katiri" w:date="2015-04-12T02:34:00Z">
        <w:r w:rsidRPr="003C74EA">
          <w:rPr>
            <w:rFonts w:ascii="Times" w:hAnsi="Times"/>
            <w:noProof/>
            <w:sz w:val="22"/>
            <w:szCs w:val="22"/>
            <w:rPrChange w:id="2155">
              <w:rPr>
                <w:b w:val="0"/>
                <w:bCs w:val="0"/>
                <w:noProof/>
              </w:rPr>
            </w:rPrChange>
          </w:rPr>
          <mc:AlternateContent>
            <mc:Choice Requires="wps">
              <w:drawing>
                <wp:anchor distT="0" distB="0" distL="114300" distR="114300" simplePos="0" relativeHeight="251706368" behindDoc="0" locked="0" layoutInCell="1" allowOverlap="1" wp14:anchorId="0B1DB069" wp14:editId="1F90586D">
                  <wp:simplePos x="0" y="0"/>
                  <wp:positionH relativeFrom="column">
                    <wp:posOffset>800100</wp:posOffset>
                  </wp:positionH>
                  <wp:positionV relativeFrom="paragraph">
                    <wp:posOffset>154940</wp:posOffset>
                  </wp:positionV>
                  <wp:extent cx="457200" cy="0"/>
                  <wp:effectExtent l="0" t="101600" r="25400" b="177800"/>
                  <wp:wrapNone/>
                  <wp:docPr id="58" name="Straight Arrow Connector 5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8" o:spid="_x0000_s1026" type="#_x0000_t32" style="position:absolute;margin-left:63pt;margin-top:12.2pt;width:36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" strokecolor="#4f81bd [3204]" strokeweight="2pt">
                  <v:stroke endarrow="open"/>
                  <v:shadow on="t" opacity="24903f" mv:blur="40000f" origin=",.5" offset="0,20000emu"/>
                </v:shape>
              </w:pict>
            </mc:Fallback>
          </mc:AlternateContent>
        </w:r>
      </w:ins>
    </w:p>
    <w:p w14:paraId="2491B8A1" w14:textId="374F0216" w:rsidR="005C0111" w:rsidRPr="003C74EA" w:rsidRDefault="00AD59F5">
      <w:pPr>
        <w:spacing w:line="360" w:lineRule="auto"/>
        <w:contextualSpacing/>
        <w:rPr>
          <w:ins w:id="2156" w:author="Chara Katiri" w:date="2015-04-12T02:22:00Z"/>
          <w:rFonts w:ascii="Times" w:hAnsi="Times"/>
          <w:sz w:val="22"/>
          <w:szCs w:val="22"/>
          <w:rPrChange w:id="2157" w:author="Chara Katiri" w:date="2015-04-12T03:47:00Z">
            <w:rPr>
              <w:ins w:id="2158" w:author="Chara Katiri" w:date="2015-04-12T02:22:00Z"/>
            </w:rPr>
          </w:rPrChange>
        </w:rPr>
        <w:pPrChange w:id="2159" w:author="Chara Katiri" w:date="2015-04-12T03:47:00Z">
          <w:pPr>
            <w:pStyle w:val="Heading2"/>
            <w:numPr>
              <w:ilvl w:val="2"/>
              <w:numId w:val="13"/>
            </w:numPr>
            <w:spacing w:line="360" w:lineRule="auto"/>
            <w:ind w:left="1224" w:hanging="504"/>
            <w:contextualSpacing/>
            <w:jc w:val="both"/>
          </w:pPr>
        </w:pPrChange>
      </w:pPr>
      <w:ins w:id="2160" w:author="Chara Katiri" w:date="2015-04-12T02:29:00Z">
        <w:r w:rsidRPr="003C74EA">
          <w:rPr>
            <w:rFonts w:ascii="Times" w:hAnsi="Times"/>
            <w:noProof/>
            <w:sz w:val="22"/>
            <w:szCs w:val="22"/>
            <w:rPrChange w:id="2161">
              <w:rPr>
                <w:b w:val="0"/>
                <w:bCs w:val="0"/>
                <w:noProof/>
              </w:rPr>
            </w:rPrChange>
          </w:rPr>
          <mc:AlternateContent>
            <mc:Choice Requires="wps">
              <w:drawing>
                <wp:anchor distT="0" distB="0" distL="114300" distR="114300" simplePos="0" relativeHeight="251699200" behindDoc="0" locked="0" layoutInCell="1" allowOverlap="1" wp14:anchorId="435D281F" wp14:editId="6D0FDB42">
                  <wp:simplePos x="0" y="0"/>
                  <wp:positionH relativeFrom="column">
                    <wp:posOffset>5257800</wp:posOffset>
                  </wp:positionH>
                  <wp:positionV relativeFrom="paragraph">
                    <wp:posOffset>141605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6" name="Oval 46"/>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0AE3DB89" w14:textId="24892FE3" w:rsidR="00DA064C" w:rsidRPr="005C0111" w:rsidRDefault="00DA064C">
                              <w:pPr>
                                <w:jc w:val="center"/>
                                <w:rPr>
                                  <w:rFonts w:ascii="Times" w:hAnsi="Times"/>
                                  <w:sz w:val="22"/>
                                  <w:szCs w:val="22"/>
                                  <w:rPrChange w:id="2162" w:author="Chara Katiri" w:date="2015-04-12T02:20:00Z">
                                    <w:rPr/>
                                  </w:rPrChange>
                                </w:rPr>
                                <w:pPrChange w:id="2163" w:author="Chara Katiri" w:date="2015-04-12T02:20:00Z">
                                  <w:pPr/>
                                </w:pPrChange>
                              </w:pPr>
                              <w:ins w:id="2164" w:author="Chara Katiri" w:date="2015-04-12T02:29:00Z">
                                <w:r>
                                  <w:rPr>
                                    <w:rFonts w:ascii="Times" w:hAnsi="Times"/>
                                    <w:sz w:val="22"/>
                                    <w:szCs w:val="22"/>
                                  </w:rPr>
                                  <w:t>Add new product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6" o:spid="_x0000_s1035" style="position:absolute;margin-left:414pt;margin-top:11.15pt;width:135pt;height: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" fillcolor="#4f81bd [3204]" strokecolor="#4579b8 [3044]">
                  <v:fill color2="#a7bfde [1620]" rotate="t" type="gradient">
                    <o:fill v:ext="view" type="gradientUnscaled"/>
                  </v:fill>
                  <v:textbox>
                    <w:txbxContent>
                      <w:p w14:paraId="0AE3DB89" w14:textId="24892FE3" w:rsidR="00DA064C" w:rsidRPr="005C0111" w:rsidRDefault="00DA064C" w:rsidP="005F0318">
                        <w:pPr>
                          <w:jc w:val="center"/>
                          <w:rPr>
                            <w:rFonts w:ascii="Times" w:hAnsi="Times"/>
                            <w:sz w:val="22"/>
                            <w:szCs w:val="22"/>
                            <w:rPrChange w:id="2201" w:author="Chara Katiri" w:date="2015-04-12T02:20:00Z">
                              <w:rPr/>
                            </w:rPrChange>
                          </w:rPr>
                          <w:pPrChange w:id="2202" w:author="Chara Katiri" w:date="2015-04-12T02:20:00Z">
                            <w:pPr/>
                          </w:pPrChange>
                        </w:pPr>
                        <w:ins w:id="2203" w:author="Chara Katiri" w:date="2015-04-12T02:29:00Z">
                          <w:r>
                            <w:rPr>
                              <w:rFonts w:ascii="Times" w:hAnsi="Times"/>
                              <w:sz w:val="22"/>
                              <w:szCs w:val="22"/>
                            </w:rPr>
                            <w:t>Add new product</w:t>
                          </w:r>
                        </w:ins>
                      </w:p>
                    </w:txbxContent>
                  </v:textbox>
                  <w10:wrap type="through"/>
                </v:oval>
              </w:pict>
            </mc:Fallback>
          </mc:AlternateContent>
        </w:r>
      </w:ins>
    </w:p>
    <w:p w14:paraId="0564B988" w14:textId="4DE38715" w:rsidR="005C0111" w:rsidRPr="003C74EA" w:rsidRDefault="005C0111">
      <w:pPr>
        <w:spacing w:line="360" w:lineRule="auto"/>
        <w:contextualSpacing/>
        <w:rPr>
          <w:ins w:id="2165" w:author="Chara Katiri" w:date="2015-04-12T02:22:00Z"/>
          <w:rFonts w:ascii="Times" w:hAnsi="Times"/>
          <w:sz w:val="22"/>
          <w:szCs w:val="22"/>
          <w:rPrChange w:id="2166" w:author="Chara Katiri" w:date="2015-04-12T03:47:00Z">
            <w:rPr>
              <w:ins w:id="2167" w:author="Chara Katiri" w:date="2015-04-12T02:22:00Z"/>
            </w:rPr>
          </w:rPrChange>
        </w:rPr>
        <w:pPrChange w:id="2168" w:author="Chara Katiri" w:date="2015-04-12T03:47:00Z">
          <w:pPr>
            <w:pStyle w:val="Heading2"/>
            <w:numPr>
              <w:ilvl w:val="2"/>
              <w:numId w:val="13"/>
            </w:numPr>
            <w:spacing w:line="360" w:lineRule="auto"/>
            <w:ind w:left="1224" w:hanging="504"/>
            <w:contextualSpacing/>
            <w:jc w:val="both"/>
          </w:pPr>
        </w:pPrChange>
      </w:pPr>
    </w:p>
    <w:p w14:paraId="042E3D00" w14:textId="7DCD4703" w:rsidR="005C0111" w:rsidRPr="003C74EA" w:rsidRDefault="005C0111">
      <w:pPr>
        <w:spacing w:line="360" w:lineRule="auto"/>
        <w:contextualSpacing/>
        <w:rPr>
          <w:ins w:id="2169" w:author="Chara Katiri" w:date="2015-04-12T02:22:00Z"/>
          <w:rFonts w:ascii="Times" w:hAnsi="Times"/>
          <w:sz w:val="22"/>
          <w:szCs w:val="22"/>
          <w:rPrChange w:id="2170" w:author="Chara Katiri" w:date="2015-04-12T03:47:00Z">
            <w:rPr>
              <w:ins w:id="2171" w:author="Chara Katiri" w:date="2015-04-12T02:22:00Z"/>
            </w:rPr>
          </w:rPrChange>
        </w:rPr>
        <w:pPrChange w:id="2172" w:author="Chara Katiri" w:date="2015-04-12T03:47:00Z">
          <w:pPr>
            <w:pStyle w:val="Heading2"/>
            <w:numPr>
              <w:ilvl w:val="2"/>
              <w:numId w:val="13"/>
            </w:numPr>
            <w:spacing w:line="360" w:lineRule="auto"/>
            <w:ind w:left="1224" w:hanging="504"/>
            <w:contextualSpacing/>
            <w:jc w:val="both"/>
          </w:pPr>
        </w:pPrChange>
      </w:pPr>
    </w:p>
    <w:p w14:paraId="7CE6CB04" w14:textId="284846C4" w:rsidR="005C0111" w:rsidRPr="003C74EA" w:rsidRDefault="00AD59F5">
      <w:pPr>
        <w:spacing w:line="360" w:lineRule="auto"/>
        <w:contextualSpacing/>
        <w:rPr>
          <w:ins w:id="2173" w:author="Chara Katiri" w:date="2015-04-12T02:22:00Z"/>
          <w:rFonts w:ascii="Times" w:hAnsi="Times"/>
          <w:sz w:val="22"/>
          <w:szCs w:val="22"/>
          <w:rPrChange w:id="2174" w:author="Chara Katiri" w:date="2015-04-12T03:47:00Z">
            <w:rPr>
              <w:ins w:id="2175" w:author="Chara Katiri" w:date="2015-04-12T02:22:00Z"/>
            </w:rPr>
          </w:rPrChange>
        </w:rPr>
        <w:pPrChange w:id="2176" w:author="Chara Katiri" w:date="2015-04-12T03:47:00Z">
          <w:pPr>
            <w:pStyle w:val="Heading2"/>
            <w:numPr>
              <w:ilvl w:val="2"/>
              <w:numId w:val="13"/>
            </w:numPr>
            <w:spacing w:line="360" w:lineRule="auto"/>
            <w:ind w:left="1224" w:hanging="504"/>
            <w:contextualSpacing/>
            <w:jc w:val="both"/>
          </w:pPr>
        </w:pPrChange>
      </w:pPr>
      <w:ins w:id="2177" w:author="Chara Katiri" w:date="2015-04-12T02:24:00Z">
        <w:r w:rsidRPr="003C74EA">
          <w:rPr>
            <w:rFonts w:ascii="Times" w:hAnsi="Times"/>
            <w:noProof/>
            <w:sz w:val="22"/>
            <w:szCs w:val="22"/>
            <w:rPrChange w:id="2178">
              <w:rPr>
                <w:b w:val="0"/>
                <w:bCs w:val="0"/>
                <w:noProof/>
              </w:rPr>
            </w:rPrChange>
          </w:rPr>
          <mc:AlternateContent>
            <mc:Choice Requires="wps">
              <w:drawing>
                <wp:anchor distT="0" distB="0" distL="114300" distR="114300" simplePos="0" relativeHeight="251686912" behindDoc="0" locked="0" layoutInCell="1" allowOverlap="1" wp14:anchorId="7918E54C" wp14:editId="4D9ADD82">
                  <wp:simplePos x="0" y="0"/>
                  <wp:positionH relativeFrom="column">
                    <wp:posOffset>3314700</wp:posOffset>
                  </wp:positionH>
                  <wp:positionV relativeFrom="paragraph">
                    <wp:posOffset>443865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0" name="Oval 40"/>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638EB250" w14:textId="6193E909" w:rsidR="00DA064C" w:rsidRPr="005C0111" w:rsidRDefault="00DA064C">
                              <w:pPr>
                                <w:jc w:val="center"/>
                                <w:rPr>
                                  <w:rFonts w:ascii="Times" w:hAnsi="Times"/>
                                  <w:sz w:val="22"/>
                                  <w:szCs w:val="22"/>
                                  <w:rPrChange w:id="2179" w:author="Chara Katiri" w:date="2015-04-12T02:20:00Z">
                                    <w:rPr/>
                                  </w:rPrChange>
                                </w:rPr>
                                <w:pPrChange w:id="2180" w:author="Chara Katiri" w:date="2015-04-12T02:20:00Z">
                                  <w:pPr/>
                                </w:pPrChange>
                              </w:pPr>
                              <w:ins w:id="2181" w:author="Chara Katiri" w:date="2015-04-12T02:24:00Z">
                                <w:r>
                                  <w:rPr>
                                    <w:rFonts w:ascii="Times" w:hAnsi="Times"/>
                                    <w:sz w:val="22"/>
                                    <w:szCs w:val="22"/>
                                  </w:rPr>
                                  <w:t>Add bookmark</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0" o:spid="_x0000_s1036" style="position:absolute;margin-left:261pt;margin-top:34.95pt;width:135pt;height: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" fillcolor="#4f81bd [3204]" strokecolor="#4579b8 [3044]">
                  <v:fill color2="#a7bfde [1620]" rotate="t" type="gradient">
                    <o:fill v:ext="view" type="gradientUnscaled"/>
                  </v:fill>
                  <v:textbox>
                    <w:txbxContent>
                      <w:p w14:paraId="638EB250" w14:textId="6193E909" w:rsidR="00DA064C" w:rsidRPr="005C0111" w:rsidRDefault="00DA064C" w:rsidP="005F0318">
                        <w:pPr>
                          <w:jc w:val="center"/>
                          <w:rPr>
                            <w:rFonts w:ascii="Times" w:hAnsi="Times"/>
                            <w:sz w:val="22"/>
                            <w:szCs w:val="22"/>
                            <w:rPrChange w:id="2221" w:author="Chara Katiri" w:date="2015-04-12T02:20:00Z">
                              <w:rPr/>
                            </w:rPrChange>
                          </w:rPr>
                          <w:pPrChange w:id="2222" w:author="Chara Katiri" w:date="2015-04-12T02:20:00Z">
                            <w:pPr/>
                          </w:pPrChange>
                        </w:pPr>
                        <w:ins w:id="2223" w:author="Chara Katiri" w:date="2015-04-12T02:24:00Z">
                          <w:r>
                            <w:rPr>
                              <w:rFonts w:ascii="Times" w:hAnsi="Times"/>
                              <w:sz w:val="22"/>
                              <w:szCs w:val="22"/>
                            </w:rPr>
                            <w:t>Add bookmark</w:t>
                          </w:r>
                        </w:ins>
                      </w:p>
                    </w:txbxContent>
                  </v:textbox>
                  <w10:wrap type="through"/>
                </v:oval>
              </w:pict>
            </mc:Fallback>
          </mc:AlternateContent>
        </w:r>
      </w:ins>
      <w:ins w:id="2182" w:author="Chara Katiri" w:date="2015-04-12T02:36:00Z">
        <w:r w:rsidRPr="003C74EA">
          <w:rPr>
            <w:rFonts w:ascii="Times" w:hAnsi="Times"/>
            <w:noProof/>
            <w:sz w:val="22"/>
            <w:szCs w:val="22"/>
            <w:rPrChange w:id="2183">
              <w:rPr>
                <w:b w:val="0"/>
                <w:bCs w:val="0"/>
                <w:noProof/>
              </w:rPr>
            </w:rPrChange>
          </w:rPr>
          <mc:AlternateContent>
            <mc:Choice Requires="wps">
              <w:drawing>
                <wp:anchor distT="0" distB="0" distL="114300" distR="114300" simplePos="0" relativeHeight="251653114" behindDoc="0" locked="0" layoutInCell="1" allowOverlap="1" wp14:anchorId="1505283D" wp14:editId="3AD95DEA">
                  <wp:simplePos x="0" y="0"/>
                  <wp:positionH relativeFrom="column">
                    <wp:posOffset>6743700</wp:posOffset>
                  </wp:positionH>
                  <wp:positionV relativeFrom="paragraph">
                    <wp:posOffset>-20320</wp:posOffset>
                  </wp:positionV>
                  <wp:extent cx="914400" cy="544830"/>
                  <wp:effectExtent l="50800" t="25400" r="50800" b="90170"/>
                  <wp:wrapNone/>
                  <wp:docPr id="64" name="Straight Connector 64"/>
                  <wp:cNvGraphicFramePr/>
                  <a:graphic xmlns:a="http://schemas.openxmlformats.org/drawingml/2006/main">
                    <a:graphicData uri="http://schemas.microsoft.com/office/word/2010/wordprocessingShape">
                      <wps:wsp>
                        <wps:cNvCnPr/>
                        <wps:spPr>
                          <a:xfrm>
                            <a:off x="0" y="0"/>
                            <a:ext cx="914400" cy="544830"/>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pt,-1.55pt" to="603pt,4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" strokecolor="#4f81bd [3204]" strokeweight="2pt">
                  <v:stroke dashstyle="dot"/>
                  <v:shadow on="t" opacity="24903f" mv:blur="40000f" origin=",.5" offset="0,20000emu"/>
                </v:line>
              </w:pict>
            </mc:Fallback>
          </mc:AlternateContent>
        </w:r>
      </w:ins>
    </w:p>
    <w:p w14:paraId="3D074420" w14:textId="3B20722B" w:rsidR="005C0111" w:rsidRPr="003C74EA" w:rsidRDefault="00DD1D3D">
      <w:pPr>
        <w:spacing w:line="360" w:lineRule="auto"/>
        <w:contextualSpacing/>
        <w:rPr>
          <w:ins w:id="2184" w:author="Chara Katiri" w:date="2015-04-12T02:22:00Z"/>
          <w:rFonts w:ascii="Times" w:hAnsi="Times"/>
          <w:sz w:val="22"/>
          <w:szCs w:val="22"/>
          <w:rPrChange w:id="2185" w:author="Chara Katiri" w:date="2015-04-12T03:47:00Z">
            <w:rPr>
              <w:ins w:id="2186" w:author="Chara Katiri" w:date="2015-04-12T02:22:00Z"/>
            </w:rPr>
          </w:rPrChange>
        </w:rPr>
        <w:pPrChange w:id="2187" w:author="Chara Katiri" w:date="2015-04-12T03:47:00Z">
          <w:pPr>
            <w:pStyle w:val="Heading2"/>
            <w:numPr>
              <w:ilvl w:val="2"/>
              <w:numId w:val="13"/>
            </w:numPr>
            <w:spacing w:line="360" w:lineRule="auto"/>
            <w:ind w:left="1224" w:hanging="504"/>
            <w:contextualSpacing/>
            <w:jc w:val="both"/>
          </w:pPr>
        </w:pPrChange>
      </w:pPr>
      <w:ins w:id="2188" w:author="Chara Katiri" w:date="2015-04-12T02:46:00Z">
        <w:r w:rsidRPr="003C74EA">
          <w:rPr>
            <w:rFonts w:ascii="Times" w:hAnsi="Times"/>
            <w:noProof/>
            <w:sz w:val="22"/>
            <w:szCs w:val="22"/>
            <w:rPrChange w:id="2189">
              <w:rPr>
                <w:b w:val="0"/>
                <w:bCs w:val="0"/>
                <w:noProof/>
              </w:rPr>
            </w:rPrChange>
          </w:rPr>
          <mc:AlternateContent>
            <mc:Choice Requires="wps">
              <w:drawing>
                <wp:anchor distT="0" distB="0" distL="114300" distR="114300" simplePos="0" relativeHeight="251716608" behindDoc="0" locked="0" layoutInCell="1" allowOverlap="1" wp14:anchorId="0B51D14E" wp14:editId="3C118B1C">
                  <wp:simplePos x="0" y="0"/>
                  <wp:positionH relativeFrom="column">
                    <wp:posOffset>9486900</wp:posOffset>
                  </wp:positionH>
                  <wp:positionV relativeFrom="paragraph">
                    <wp:posOffset>177165</wp:posOffset>
                  </wp:positionV>
                  <wp:extent cx="574675" cy="9144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57467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3804D" w14:textId="72A98DA1" w:rsidR="00DA064C" w:rsidRDefault="00DA064C">
                              <w:ins w:id="2190" w:author="Chara Katiri" w:date="2015-04-12T02:46:00Z">
                                <w:r>
                                  <w:t>Buyer</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3" o:spid="_x0000_s1037" type="#_x0000_t202" style="position:absolute;margin-left:747pt;margin-top:13.95pt;width:45.25pt;height:1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" filled="f" stroked="f">
                  <v:textbox>
                    <w:txbxContent>
                      <w:p w14:paraId="4C63804D" w14:textId="72A98DA1" w:rsidR="00DA064C" w:rsidRDefault="00DA064C">
                        <w:ins w:id="2233" w:author="Chara Katiri" w:date="2015-04-12T02:46:00Z">
                          <w:r>
                            <w:t>Buyer</w:t>
                          </w:r>
                        </w:ins>
                      </w:p>
                    </w:txbxContent>
                  </v:textbox>
                  <w10:wrap type="square"/>
                </v:shape>
              </w:pict>
            </mc:Fallback>
          </mc:AlternateContent>
        </w:r>
      </w:ins>
      <w:ins w:id="2191" w:author="Chara Katiri" w:date="2015-04-12T02:35:00Z">
        <w:r w:rsidR="00AD59F5" w:rsidRPr="003C74EA">
          <w:rPr>
            <w:rFonts w:ascii="Times" w:hAnsi="Times"/>
            <w:noProof/>
            <w:sz w:val="22"/>
            <w:szCs w:val="22"/>
            <w:rPrChange w:id="2192">
              <w:rPr>
                <w:b w:val="0"/>
                <w:bCs w:val="0"/>
                <w:noProof/>
              </w:rPr>
            </w:rPrChange>
          </w:rPr>
          <mc:AlternateContent>
            <mc:Choice Requires="wps">
              <w:drawing>
                <wp:anchor distT="0" distB="0" distL="114300" distR="114300" simplePos="0" relativeHeight="251707392" behindDoc="0" locked="0" layoutInCell="1" allowOverlap="1" wp14:anchorId="0FE41584" wp14:editId="3B0067BB">
                  <wp:simplePos x="0" y="0"/>
                  <wp:positionH relativeFrom="column">
                    <wp:posOffset>800100</wp:posOffset>
                  </wp:positionH>
                  <wp:positionV relativeFrom="paragraph">
                    <wp:posOffset>177165</wp:posOffset>
                  </wp:positionV>
                  <wp:extent cx="457200" cy="0"/>
                  <wp:effectExtent l="0" t="101600" r="25400" b="177800"/>
                  <wp:wrapNone/>
                  <wp:docPr id="60" name="Straight Arrow Connector 6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0" o:spid="_x0000_s1026" type="#_x0000_t32" style="position:absolute;margin-left:63pt;margin-top:13.95pt;width:3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" strokecolor="#4f81bd [3204]" strokeweight="2pt">
                  <v:stroke endarrow="open"/>
                  <v:shadow on="t" opacity="24903f" mv:blur="40000f" origin=",.5" offset="0,20000emu"/>
                </v:shape>
              </w:pict>
            </mc:Fallback>
          </mc:AlternateContent>
        </w:r>
      </w:ins>
      <w:ins w:id="2193" w:author="Chara Katiri" w:date="2015-04-12T02:26:00Z">
        <w:r w:rsidR="00CE0E10" w:rsidRPr="003C74EA">
          <w:rPr>
            <w:rFonts w:ascii="Times" w:hAnsi="Times"/>
            <w:noProof/>
            <w:sz w:val="22"/>
            <w:szCs w:val="22"/>
            <w:rPrChange w:id="2194">
              <w:rPr>
                <w:b w:val="0"/>
                <w:bCs w:val="0"/>
                <w:noProof/>
              </w:rPr>
            </w:rPrChange>
          </w:rPr>
          <mc:AlternateContent>
            <mc:Choice Requires="wps">
              <w:drawing>
                <wp:anchor distT="0" distB="0" distL="114300" distR="114300" simplePos="0" relativeHeight="251697152" behindDoc="0" locked="0" layoutInCell="1" allowOverlap="1" wp14:anchorId="48A1588E" wp14:editId="6BEB66A6">
                  <wp:simplePos x="0" y="0"/>
                  <wp:positionH relativeFrom="column">
                    <wp:posOffset>7200900</wp:posOffset>
                  </wp:positionH>
                  <wp:positionV relativeFrom="paragraph">
                    <wp:posOffset>73025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5" name="Oval 45"/>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5B67C234" w14:textId="417A5DDF" w:rsidR="00DA064C" w:rsidRPr="005C0111" w:rsidRDefault="00DA064C">
                              <w:pPr>
                                <w:jc w:val="center"/>
                                <w:rPr>
                                  <w:rFonts w:ascii="Times" w:hAnsi="Times"/>
                                  <w:sz w:val="22"/>
                                  <w:szCs w:val="22"/>
                                  <w:rPrChange w:id="2195" w:author="Chara Katiri" w:date="2015-04-12T02:20:00Z">
                                    <w:rPr/>
                                  </w:rPrChange>
                                </w:rPr>
                                <w:pPrChange w:id="2196" w:author="Chara Katiri" w:date="2015-04-12T02:20:00Z">
                                  <w:pPr/>
                                </w:pPrChange>
                              </w:pPr>
                              <w:ins w:id="2197" w:author="Chara Katiri" w:date="2015-04-12T02:29:00Z">
                                <w:r>
                                  <w:rPr>
                                    <w:rFonts w:ascii="Times" w:hAnsi="Times"/>
                                    <w:sz w:val="22"/>
                                    <w:szCs w:val="22"/>
                                  </w:rPr>
                                  <w:t>Manage products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 o:spid="_x0000_s1038" style="position:absolute;margin-left:567pt;margin-top:5.75pt;width:135pt;height: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" fillcolor="#4f81bd [3204]" strokecolor="#4579b8 [3044]">
                  <v:fill color2="#a7bfde [1620]" rotate="t" type="gradient">
                    <o:fill v:ext="view" type="gradientUnscaled"/>
                  </v:fill>
                  <v:textbox>
                    <w:txbxContent>
                      <w:p w14:paraId="5B67C234" w14:textId="417A5DDF" w:rsidR="00DA064C" w:rsidRPr="005C0111" w:rsidRDefault="00DA064C" w:rsidP="005F0318">
                        <w:pPr>
                          <w:jc w:val="center"/>
                          <w:rPr>
                            <w:rFonts w:ascii="Times" w:hAnsi="Times"/>
                            <w:sz w:val="22"/>
                            <w:szCs w:val="22"/>
                            <w:rPrChange w:id="2241" w:author="Chara Katiri" w:date="2015-04-12T02:20:00Z">
                              <w:rPr/>
                            </w:rPrChange>
                          </w:rPr>
                          <w:pPrChange w:id="2242" w:author="Chara Katiri" w:date="2015-04-12T02:20:00Z">
                            <w:pPr/>
                          </w:pPrChange>
                        </w:pPr>
                        <w:ins w:id="2243" w:author="Chara Katiri" w:date="2015-04-12T02:29:00Z">
                          <w:r>
                            <w:rPr>
                              <w:rFonts w:ascii="Times" w:hAnsi="Times"/>
                              <w:sz w:val="22"/>
                              <w:szCs w:val="22"/>
                            </w:rPr>
                            <w:t>Manage products</w:t>
                          </w:r>
                        </w:ins>
                      </w:p>
                    </w:txbxContent>
                  </v:textbox>
                  <w10:wrap type="through"/>
                </v:oval>
              </w:pict>
            </mc:Fallback>
          </mc:AlternateContent>
        </w:r>
      </w:ins>
      <w:ins w:id="2198" w:author="Chara Katiri" w:date="2015-04-12T02:29:00Z">
        <w:r w:rsidR="00CE0E10" w:rsidRPr="003C74EA">
          <w:rPr>
            <w:rFonts w:ascii="Times" w:hAnsi="Times"/>
            <w:noProof/>
            <w:sz w:val="22"/>
            <w:szCs w:val="22"/>
            <w:rPrChange w:id="2199">
              <w:rPr>
                <w:b w:val="0"/>
                <w:bCs w:val="0"/>
                <w:noProof/>
              </w:rPr>
            </w:rPrChange>
          </w:rPr>
          <mc:AlternateContent>
            <mc:Choice Requires="wps">
              <w:drawing>
                <wp:anchor distT="0" distB="0" distL="114300" distR="114300" simplePos="0" relativeHeight="251701248" behindDoc="0" locked="0" layoutInCell="1" allowOverlap="1" wp14:anchorId="27903549" wp14:editId="49D4BC7F">
                  <wp:simplePos x="0" y="0"/>
                  <wp:positionH relativeFrom="column">
                    <wp:posOffset>5257800</wp:posOffset>
                  </wp:positionH>
                  <wp:positionV relativeFrom="paragraph">
                    <wp:posOffset>73025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7" name="Oval 47"/>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45CA7BF0" w14:textId="13B44DC4" w:rsidR="00DA064C" w:rsidRPr="005C0111" w:rsidRDefault="00DA064C">
                              <w:pPr>
                                <w:jc w:val="center"/>
                                <w:rPr>
                                  <w:rFonts w:ascii="Times" w:hAnsi="Times"/>
                                  <w:sz w:val="22"/>
                                  <w:szCs w:val="22"/>
                                  <w:rPrChange w:id="2200" w:author="Chara Katiri" w:date="2015-04-12T02:20:00Z">
                                    <w:rPr/>
                                  </w:rPrChange>
                                </w:rPr>
                                <w:pPrChange w:id="2201" w:author="Chara Katiri" w:date="2015-04-12T02:20:00Z">
                                  <w:pPr/>
                                </w:pPrChange>
                              </w:pPr>
                              <w:ins w:id="2202" w:author="Chara Katiri" w:date="2015-04-12T02:30:00Z">
                                <w:r>
                                  <w:rPr>
                                    <w:rFonts w:ascii="Times" w:hAnsi="Times"/>
                                    <w:sz w:val="22"/>
                                    <w:szCs w:val="22"/>
                                  </w:rPr>
                                  <w:t>Delete</w:t>
                                </w:r>
                              </w:ins>
                              <w:ins w:id="2203" w:author="Chara Katiri" w:date="2015-04-12T02:29:00Z">
                                <w:r>
                                  <w:rPr>
                                    <w:rFonts w:ascii="Times" w:hAnsi="Times"/>
                                    <w:sz w:val="22"/>
                                    <w:szCs w:val="22"/>
                                  </w:rPr>
                                  <w:t xml:space="preserve"> product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7" o:spid="_x0000_s1039" style="position:absolute;margin-left:414pt;margin-top:5.75pt;width:135pt;height: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" fillcolor="#4f81bd [3204]" strokecolor="#4579b8 [3044]">
                  <v:fill color2="#a7bfde [1620]" rotate="t" type="gradient">
                    <o:fill v:ext="view" type="gradientUnscaled"/>
                  </v:fill>
                  <v:textbox>
                    <w:txbxContent>
                      <w:p w14:paraId="45CA7BF0" w14:textId="13B44DC4" w:rsidR="00DA064C" w:rsidRPr="005C0111" w:rsidRDefault="00DA064C" w:rsidP="005F0318">
                        <w:pPr>
                          <w:jc w:val="center"/>
                          <w:rPr>
                            <w:rFonts w:ascii="Times" w:hAnsi="Times"/>
                            <w:sz w:val="22"/>
                            <w:szCs w:val="22"/>
                            <w:rPrChange w:id="2250" w:author="Chara Katiri" w:date="2015-04-12T02:20:00Z">
                              <w:rPr/>
                            </w:rPrChange>
                          </w:rPr>
                          <w:pPrChange w:id="2251" w:author="Chara Katiri" w:date="2015-04-12T02:20:00Z">
                            <w:pPr/>
                          </w:pPrChange>
                        </w:pPr>
                        <w:ins w:id="2252" w:author="Chara Katiri" w:date="2015-04-12T02:30:00Z">
                          <w:r>
                            <w:rPr>
                              <w:rFonts w:ascii="Times" w:hAnsi="Times"/>
                              <w:sz w:val="22"/>
                              <w:szCs w:val="22"/>
                            </w:rPr>
                            <w:t>Delete</w:t>
                          </w:r>
                        </w:ins>
                        <w:ins w:id="2253" w:author="Chara Katiri" w:date="2015-04-12T02:29:00Z">
                          <w:r>
                            <w:rPr>
                              <w:rFonts w:ascii="Times" w:hAnsi="Times"/>
                              <w:sz w:val="22"/>
                              <w:szCs w:val="22"/>
                            </w:rPr>
                            <w:t xml:space="preserve"> product</w:t>
                          </w:r>
                        </w:ins>
                      </w:p>
                    </w:txbxContent>
                  </v:textbox>
                  <w10:wrap type="through"/>
                </v:oval>
              </w:pict>
            </mc:Fallback>
          </mc:AlternateContent>
        </w:r>
      </w:ins>
    </w:p>
    <w:p w14:paraId="5ACD5A36" w14:textId="29E15D13" w:rsidR="005C0111" w:rsidRPr="003C74EA" w:rsidRDefault="00CE0E10">
      <w:pPr>
        <w:spacing w:line="360" w:lineRule="auto"/>
        <w:contextualSpacing/>
        <w:rPr>
          <w:ins w:id="2204" w:author="Chara Katiri" w:date="2015-04-12T02:22:00Z"/>
          <w:rFonts w:ascii="Times" w:hAnsi="Times"/>
          <w:sz w:val="22"/>
          <w:szCs w:val="22"/>
          <w:rPrChange w:id="2205" w:author="Chara Katiri" w:date="2015-04-12T03:47:00Z">
            <w:rPr>
              <w:ins w:id="2206" w:author="Chara Katiri" w:date="2015-04-12T02:22:00Z"/>
            </w:rPr>
          </w:rPrChange>
        </w:rPr>
        <w:pPrChange w:id="2207" w:author="Chara Katiri" w:date="2015-04-12T03:47:00Z">
          <w:pPr>
            <w:pStyle w:val="Heading2"/>
            <w:numPr>
              <w:ilvl w:val="2"/>
              <w:numId w:val="13"/>
            </w:numPr>
            <w:spacing w:line="360" w:lineRule="auto"/>
            <w:ind w:left="1224" w:hanging="504"/>
            <w:contextualSpacing/>
            <w:jc w:val="both"/>
          </w:pPr>
        </w:pPrChange>
      </w:pPr>
      <w:ins w:id="2208" w:author="Chara Katiri" w:date="2015-04-12T02:38:00Z">
        <w:r w:rsidRPr="003C74EA">
          <w:rPr>
            <w:rFonts w:ascii="Times" w:hAnsi="Times"/>
            <w:noProof/>
            <w:sz w:val="22"/>
            <w:szCs w:val="22"/>
            <w:rPrChange w:id="2209">
              <w:rPr>
                <w:b w:val="0"/>
                <w:bCs w:val="0"/>
                <w:noProof/>
              </w:rPr>
            </w:rPrChange>
          </w:rPr>
          <mc:AlternateContent>
            <mc:Choice Requires="wps">
              <w:drawing>
                <wp:anchor distT="0" distB="0" distL="114300" distR="114300" simplePos="0" relativeHeight="251710464" behindDoc="0" locked="0" layoutInCell="1" allowOverlap="1" wp14:anchorId="590BBE94" wp14:editId="07F73DA7">
                  <wp:simplePos x="0" y="0"/>
                  <wp:positionH relativeFrom="column">
                    <wp:posOffset>8915400</wp:posOffset>
                  </wp:positionH>
                  <wp:positionV relativeFrom="paragraph">
                    <wp:posOffset>122555</wp:posOffset>
                  </wp:positionV>
                  <wp:extent cx="571500" cy="0"/>
                  <wp:effectExtent l="76200" t="101600" r="0" b="177800"/>
                  <wp:wrapNone/>
                  <wp:docPr id="67" name="Straight Arrow Connector 6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67" o:spid="_x0000_s1026" type="#_x0000_t32" style="position:absolute;margin-left:702pt;margin-top:9.65pt;width:4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" strokecolor="#4f81bd [3204]" strokeweight="2pt">
                  <v:stroke endarrow="open"/>
                  <v:shadow on="t" opacity="24903f" mv:blur="40000f" origin=",.5" offset="0,20000emu"/>
                </v:shape>
              </w:pict>
            </mc:Fallback>
          </mc:AlternateContent>
        </w:r>
      </w:ins>
    </w:p>
    <w:p w14:paraId="130ABA9D" w14:textId="09D13D11" w:rsidR="005C0111" w:rsidRPr="003C74EA" w:rsidRDefault="00AD59F5">
      <w:pPr>
        <w:spacing w:line="360" w:lineRule="auto"/>
        <w:contextualSpacing/>
        <w:rPr>
          <w:ins w:id="2210" w:author="Chara Katiri" w:date="2015-04-12T02:22:00Z"/>
          <w:rFonts w:ascii="Times" w:hAnsi="Times"/>
          <w:sz w:val="22"/>
          <w:szCs w:val="22"/>
          <w:rPrChange w:id="2211" w:author="Chara Katiri" w:date="2015-04-12T03:47:00Z">
            <w:rPr>
              <w:ins w:id="2212" w:author="Chara Katiri" w:date="2015-04-12T02:22:00Z"/>
            </w:rPr>
          </w:rPrChange>
        </w:rPr>
        <w:pPrChange w:id="2213" w:author="Chara Katiri" w:date="2015-04-12T03:47:00Z">
          <w:pPr>
            <w:pStyle w:val="Heading2"/>
            <w:numPr>
              <w:ilvl w:val="2"/>
              <w:numId w:val="13"/>
            </w:numPr>
            <w:spacing w:line="360" w:lineRule="auto"/>
            <w:ind w:left="1224" w:hanging="504"/>
            <w:contextualSpacing/>
            <w:jc w:val="both"/>
          </w:pPr>
        </w:pPrChange>
      </w:pPr>
      <w:ins w:id="2214" w:author="Chara Katiri" w:date="2015-04-12T02:33:00Z">
        <w:r w:rsidRPr="003C74EA">
          <w:rPr>
            <w:rFonts w:ascii="Times" w:hAnsi="Times"/>
            <w:noProof/>
            <w:sz w:val="22"/>
            <w:szCs w:val="22"/>
            <w:rPrChange w:id="2215">
              <w:rPr>
                <w:b w:val="0"/>
                <w:bCs w:val="0"/>
                <w:noProof/>
              </w:rPr>
            </w:rPrChange>
          </w:rPr>
          <mc:AlternateContent>
            <mc:Choice Requires="wps">
              <w:drawing>
                <wp:anchor distT="0" distB="0" distL="114300" distR="114300" simplePos="0" relativeHeight="251657214" behindDoc="0" locked="0" layoutInCell="1" allowOverlap="1" wp14:anchorId="63470F3D" wp14:editId="69404C93">
                  <wp:simplePos x="0" y="0"/>
                  <wp:positionH relativeFrom="column">
                    <wp:posOffset>2743200</wp:posOffset>
                  </wp:positionH>
                  <wp:positionV relativeFrom="paragraph">
                    <wp:posOffset>150495</wp:posOffset>
                  </wp:positionV>
                  <wp:extent cx="800100" cy="342900"/>
                  <wp:effectExtent l="50800" t="25400" r="38100" b="88900"/>
                  <wp:wrapNone/>
                  <wp:docPr id="54" name="Straight Connector 54"/>
                  <wp:cNvGraphicFramePr/>
                  <a:graphic xmlns:a="http://schemas.openxmlformats.org/drawingml/2006/main">
                    <a:graphicData uri="http://schemas.microsoft.com/office/word/2010/wordprocessingShape">
                      <wps:wsp>
                        <wps:cNvCnPr/>
                        <wps:spPr>
                          <a:xfrm flipV="1">
                            <a:off x="0" y="0"/>
                            <a:ext cx="800100" cy="342900"/>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26" style="position:absolute;flip: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1.85pt" to="279pt,3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" strokecolor="#4f81bd [3204]" strokeweight="2pt">
                  <v:stroke dashstyle="dot"/>
                  <v:shadow on="t" opacity="24903f" mv:blur="40000f" origin=",.5" offset="0,20000emu"/>
                </v:line>
              </w:pict>
            </mc:Fallback>
          </mc:AlternateContent>
        </w:r>
      </w:ins>
      <w:ins w:id="2216" w:author="Chara Katiri" w:date="2015-04-12T02:24:00Z">
        <w:r w:rsidRPr="003C74EA">
          <w:rPr>
            <w:rFonts w:ascii="Times" w:hAnsi="Times"/>
            <w:noProof/>
            <w:sz w:val="22"/>
            <w:szCs w:val="22"/>
            <w:rPrChange w:id="2217">
              <w:rPr>
                <w:b w:val="0"/>
                <w:bCs w:val="0"/>
                <w:noProof/>
              </w:rPr>
            </w:rPrChange>
          </w:rPr>
          <mc:AlternateContent>
            <mc:Choice Requires="wps">
              <w:drawing>
                <wp:anchor distT="0" distB="0" distL="114300" distR="114300" simplePos="0" relativeHeight="251688960" behindDoc="0" locked="0" layoutInCell="1" allowOverlap="1" wp14:anchorId="1EB3964C" wp14:editId="3752EA2B">
                  <wp:simplePos x="0" y="0"/>
                  <wp:positionH relativeFrom="column">
                    <wp:posOffset>3429000</wp:posOffset>
                  </wp:positionH>
                  <wp:positionV relativeFrom="paragraph">
                    <wp:posOffset>721995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1" name="Oval 41"/>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4B055038" w14:textId="65410ECE" w:rsidR="00DA064C" w:rsidRPr="005C0111" w:rsidRDefault="00DA064C">
                              <w:pPr>
                                <w:jc w:val="center"/>
                                <w:rPr>
                                  <w:rFonts w:ascii="Times" w:hAnsi="Times"/>
                                  <w:sz w:val="22"/>
                                  <w:szCs w:val="22"/>
                                  <w:rPrChange w:id="2218" w:author="Chara Katiri" w:date="2015-04-12T02:20:00Z">
                                    <w:rPr/>
                                  </w:rPrChange>
                                </w:rPr>
                                <w:pPrChange w:id="2219" w:author="Chara Katiri" w:date="2015-04-12T02:20:00Z">
                                  <w:pPr/>
                                </w:pPrChange>
                              </w:pPr>
                              <w:ins w:id="2220" w:author="Chara Katiri" w:date="2015-04-12T02:24:00Z">
                                <w:r>
                                  <w:rPr>
                                    <w:rFonts w:ascii="Times" w:hAnsi="Times"/>
                                    <w:sz w:val="22"/>
                                    <w:szCs w:val="22"/>
                                  </w:rPr>
                                  <w:t>Delete bookmark</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 o:spid="_x0000_s1040" style="position:absolute;margin-left:270pt;margin-top:56.85pt;width:135pt;height: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" fillcolor="#4f81bd [3204]" strokecolor="#4579b8 [3044]">
                  <v:fill color2="#a7bfde [1620]" rotate="t" type="gradient">
                    <o:fill v:ext="view" type="gradientUnscaled"/>
                  </v:fill>
                  <v:textbox>
                    <w:txbxContent>
                      <w:p w14:paraId="4B055038" w14:textId="65410ECE" w:rsidR="00DA064C" w:rsidRPr="005C0111" w:rsidRDefault="00DA064C" w:rsidP="005F0318">
                        <w:pPr>
                          <w:jc w:val="center"/>
                          <w:rPr>
                            <w:rFonts w:ascii="Times" w:hAnsi="Times"/>
                            <w:sz w:val="22"/>
                            <w:szCs w:val="22"/>
                            <w:rPrChange w:id="2271" w:author="Chara Katiri" w:date="2015-04-12T02:20:00Z">
                              <w:rPr/>
                            </w:rPrChange>
                          </w:rPr>
                          <w:pPrChange w:id="2272" w:author="Chara Katiri" w:date="2015-04-12T02:20:00Z">
                            <w:pPr/>
                          </w:pPrChange>
                        </w:pPr>
                        <w:ins w:id="2273" w:author="Chara Katiri" w:date="2015-04-12T02:24:00Z">
                          <w:r>
                            <w:rPr>
                              <w:rFonts w:ascii="Times" w:hAnsi="Times"/>
                              <w:sz w:val="22"/>
                              <w:szCs w:val="22"/>
                            </w:rPr>
                            <w:t>Delete bookmark</w:t>
                          </w:r>
                        </w:ins>
                      </w:p>
                    </w:txbxContent>
                  </v:textbox>
                  <w10:wrap type="through"/>
                </v:oval>
              </w:pict>
            </mc:Fallback>
          </mc:AlternateContent>
        </w:r>
      </w:ins>
      <w:ins w:id="2221" w:author="Chara Katiri" w:date="2015-04-12T02:37:00Z">
        <w:r w:rsidRPr="003C74EA">
          <w:rPr>
            <w:rFonts w:ascii="Times" w:hAnsi="Times"/>
            <w:noProof/>
            <w:sz w:val="22"/>
            <w:szCs w:val="22"/>
            <w:rPrChange w:id="2222">
              <w:rPr>
                <w:b w:val="0"/>
                <w:bCs w:val="0"/>
                <w:noProof/>
              </w:rPr>
            </w:rPrChange>
          </w:rPr>
          <mc:AlternateContent>
            <mc:Choice Requires="wps">
              <w:drawing>
                <wp:anchor distT="0" distB="0" distL="114300" distR="114300" simplePos="0" relativeHeight="251652089" behindDoc="0" locked="0" layoutInCell="1" allowOverlap="1" wp14:anchorId="5B4E126B" wp14:editId="66C8AFEA">
                  <wp:simplePos x="0" y="0"/>
                  <wp:positionH relativeFrom="column">
                    <wp:posOffset>6858000</wp:posOffset>
                  </wp:positionH>
                  <wp:positionV relativeFrom="paragraph">
                    <wp:posOffset>150495</wp:posOffset>
                  </wp:positionV>
                  <wp:extent cx="800100" cy="969645"/>
                  <wp:effectExtent l="50800" t="25400" r="63500" b="97155"/>
                  <wp:wrapNone/>
                  <wp:docPr id="66" name="Straight Connector 66"/>
                  <wp:cNvGraphicFramePr/>
                  <a:graphic xmlns:a="http://schemas.openxmlformats.org/drawingml/2006/main">
                    <a:graphicData uri="http://schemas.microsoft.com/office/word/2010/wordprocessingShape">
                      <wps:wsp>
                        <wps:cNvCnPr/>
                        <wps:spPr>
                          <a:xfrm flipV="1">
                            <a:off x="0" y="0"/>
                            <a:ext cx="800100" cy="969645"/>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flip:y;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pt,11.85pt" to="603pt,8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" strokecolor="#4f81bd [3204]" strokeweight="2pt">
                  <v:stroke dashstyle="dot"/>
                  <v:shadow on="t" opacity="24903f" mv:blur="40000f" origin=",.5" offset="0,20000emu"/>
                </v:line>
              </w:pict>
            </mc:Fallback>
          </mc:AlternateContent>
        </w:r>
      </w:ins>
      <w:ins w:id="2223" w:author="Chara Katiri" w:date="2015-04-12T02:36:00Z">
        <w:r w:rsidR="00CE0E10" w:rsidRPr="003C74EA">
          <w:rPr>
            <w:rFonts w:ascii="Times" w:hAnsi="Times"/>
            <w:noProof/>
            <w:sz w:val="22"/>
            <w:szCs w:val="22"/>
            <w:rPrChange w:id="2224">
              <w:rPr>
                <w:b w:val="0"/>
                <w:bCs w:val="0"/>
                <w:noProof/>
              </w:rPr>
            </w:rPrChange>
          </w:rPr>
          <mc:AlternateContent>
            <mc:Choice Requires="wps">
              <w:drawing>
                <wp:anchor distT="0" distB="0" distL="114300" distR="114300" simplePos="0" relativeHeight="251654139" behindDoc="0" locked="0" layoutInCell="1" allowOverlap="1" wp14:anchorId="591129B1" wp14:editId="1D760345">
                  <wp:simplePos x="0" y="0"/>
                  <wp:positionH relativeFrom="column">
                    <wp:posOffset>6858000</wp:posOffset>
                  </wp:positionH>
                  <wp:positionV relativeFrom="paragraph">
                    <wp:posOffset>58420</wp:posOffset>
                  </wp:positionV>
                  <wp:extent cx="571500" cy="0"/>
                  <wp:effectExtent l="50800" t="25400" r="38100" b="101600"/>
                  <wp:wrapNone/>
                  <wp:docPr id="65" name="Straight Connector 65"/>
                  <wp:cNvGraphicFramePr/>
                  <a:graphic xmlns:a="http://schemas.openxmlformats.org/drawingml/2006/main">
                    <a:graphicData uri="http://schemas.microsoft.com/office/word/2010/wordprocessingShape">
                      <wps:wsp>
                        <wps:cNvCnPr/>
                        <wps:spPr>
                          <a:xfrm>
                            <a:off x="0" y="0"/>
                            <a:ext cx="571500" cy="0"/>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pt,4.6pt" to="585pt,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" strokecolor="#4f81bd [3204]" strokeweight="2pt">
                  <v:stroke dashstyle="dot"/>
                  <v:shadow on="t" opacity="24903f" mv:blur="40000f" origin=",.5" offset="0,20000emu"/>
                </v:line>
              </w:pict>
            </mc:Fallback>
          </mc:AlternateContent>
        </w:r>
      </w:ins>
    </w:p>
    <w:p w14:paraId="1DA5C937" w14:textId="70EDB26F" w:rsidR="005C0111" w:rsidRPr="003C74EA" w:rsidRDefault="005C0111">
      <w:pPr>
        <w:spacing w:line="360" w:lineRule="auto"/>
        <w:contextualSpacing/>
        <w:rPr>
          <w:ins w:id="2225" w:author="Chara Katiri" w:date="2015-04-12T02:22:00Z"/>
          <w:rFonts w:ascii="Times" w:hAnsi="Times"/>
          <w:sz w:val="22"/>
          <w:szCs w:val="22"/>
          <w:rPrChange w:id="2226" w:author="Chara Katiri" w:date="2015-04-12T03:47:00Z">
            <w:rPr>
              <w:ins w:id="2227" w:author="Chara Katiri" w:date="2015-04-12T02:22:00Z"/>
            </w:rPr>
          </w:rPrChange>
        </w:rPr>
        <w:pPrChange w:id="2228" w:author="Chara Katiri" w:date="2015-04-12T03:47:00Z">
          <w:pPr>
            <w:pStyle w:val="Heading2"/>
            <w:numPr>
              <w:ilvl w:val="2"/>
              <w:numId w:val="13"/>
            </w:numPr>
            <w:spacing w:line="360" w:lineRule="auto"/>
            <w:ind w:left="1224" w:hanging="504"/>
            <w:contextualSpacing/>
            <w:jc w:val="both"/>
          </w:pPr>
        </w:pPrChange>
      </w:pPr>
    </w:p>
    <w:p w14:paraId="73568DAF" w14:textId="7DD6F84C" w:rsidR="005C0111" w:rsidRPr="003C74EA" w:rsidRDefault="00AD59F5">
      <w:pPr>
        <w:spacing w:line="360" w:lineRule="auto"/>
        <w:contextualSpacing/>
        <w:rPr>
          <w:ins w:id="2229" w:author="Chara Katiri" w:date="2015-04-12T02:23:00Z"/>
          <w:rFonts w:ascii="Times" w:hAnsi="Times"/>
          <w:sz w:val="22"/>
          <w:szCs w:val="22"/>
          <w:rPrChange w:id="2230" w:author="Chara Katiri" w:date="2015-04-12T03:47:00Z">
            <w:rPr>
              <w:ins w:id="2231" w:author="Chara Katiri" w:date="2015-04-12T02:23:00Z"/>
            </w:rPr>
          </w:rPrChange>
        </w:rPr>
        <w:pPrChange w:id="2232" w:author="Chara Katiri" w:date="2015-04-12T03:47:00Z">
          <w:pPr>
            <w:pStyle w:val="Heading2"/>
            <w:numPr>
              <w:ilvl w:val="2"/>
              <w:numId w:val="13"/>
            </w:numPr>
            <w:spacing w:line="360" w:lineRule="auto"/>
            <w:ind w:left="1224" w:hanging="504"/>
            <w:contextualSpacing/>
            <w:jc w:val="both"/>
          </w:pPr>
        </w:pPrChange>
      </w:pPr>
      <w:ins w:id="2233" w:author="Chara Katiri" w:date="2015-04-12T03:40:00Z">
        <w:r w:rsidRPr="003C74EA">
          <w:rPr>
            <w:rFonts w:ascii="Times" w:hAnsi="Times"/>
            <w:noProof/>
            <w:sz w:val="22"/>
            <w:szCs w:val="22"/>
            <w:rPrChange w:id="2234">
              <w:rPr>
                <w:b w:val="0"/>
                <w:bCs w:val="0"/>
                <w:noProof/>
              </w:rPr>
            </w:rPrChange>
          </w:rPr>
          <mc:AlternateContent>
            <mc:Choice Requires="wps">
              <w:drawing>
                <wp:anchor distT="0" distB="0" distL="114300" distR="114300" simplePos="0" relativeHeight="251721728" behindDoc="0" locked="0" layoutInCell="1" allowOverlap="1" wp14:anchorId="4C942B01" wp14:editId="19984EF9">
                  <wp:simplePos x="0" y="0"/>
                  <wp:positionH relativeFrom="column">
                    <wp:posOffset>800100</wp:posOffset>
                  </wp:positionH>
                  <wp:positionV relativeFrom="paragraph">
                    <wp:posOffset>177165</wp:posOffset>
                  </wp:positionV>
                  <wp:extent cx="457200" cy="0"/>
                  <wp:effectExtent l="0" t="101600" r="25400" b="177800"/>
                  <wp:wrapNone/>
                  <wp:docPr id="91" name="Straight Arrow Connector 9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91" o:spid="_x0000_s1026" type="#_x0000_t32" style="position:absolute;margin-left:63pt;margin-top:13.95pt;width:36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" strokecolor="#4f81bd [3204]" strokeweight="2pt">
                  <v:stroke endarrow="open"/>
                  <v:shadow on="t" opacity="24903f" mv:blur="40000f" origin=",.5" offset="0,20000emu"/>
                </v:shape>
              </w:pict>
            </mc:Fallback>
          </mc:AlternateContent>
        </w:r>
      </w:ins>
      <w:ins w:id="2235" w:author="Chara Katiri" w:date="2015-04-12T02:29:00Z">
        <w:r w:rsidR="00CE0E10" w:rsidRPr="003C74EA">
          <w:rPr>
            <w:rFonts w:ascii="Times" w:hAnsi="Times"/>
            <w:noProof/>
            <w:sz w:val="22"/>
            <w:szCs w:val="22"/>
            <w:rPrChange w:id="2236">
              <w:rPr>
                <w:b w:val="0"/>
                <w:bCs w:val="0"/>
                <w:noProof/>
              </w:rPr>
            </w:rPrChange>
          </w:rPr>
          <mc:AlternateContent>
            <mc:Choice Requires="wps">
              <w:drawing>
                <wp:anchor distT="0" distB="0" distL="114300" distR="114300" simplePos="0" relativeHeight="251703296" behindDoc="0" locked="0" layoutInCell="1" allowOverlap="1" wp14:anchorId="62C1A2B4" wp14:editId="40D03771">
                  <wp:simplePos x="0" y="0"/>
                  <wp:positionH relativeFrom="column">
                    <wp:posOffset>5257800</wp:posOffset>
                  </wp:positionH>
                  <wp:positionV relativeFrom="paragraph">
                    <wp:posOffset>158115</wp:posOffset>
                  </wp:positionV>
                  <wp:extent cx="1714500" cy="571500"/>
                  <wp:effectExtent l="0" t="0" r="38100" b="38100"/>
                  <wp:wrapThrough wrapText="bothSides">
                    <wp:wrapPolygon edited="0">
                      <wp:start x="5760" y="0"/>
                      <wp:lineTo x="0" y="2880"/>
                      <wp:lineTo x="0" y="17280"/>
                      <wp:lineTo x="4480" y="22080"/>
                      <wp:lineTo x="5760" y="22080"/>
                      <wp:lineTo x="16000" y="22080"/>
                      <wp:lineTo x="17280" y="22080"/>
                      <wp:lineTo x="21760" y="17280"/>
                      <wp:lineTo x="21760" y="2880"/>
                      <wp:lineTo x="16000" y="0"/>
                      <wp:lineTo x="5760" y="0"/>
                    </wp:wrapPolygon>
                  </wp:wrapThrough>
                  <wp:docPr id="48" name="Oval 48"/>
                  <wp:cNvGraphicFramePr/>
                  <a:graphic xmlns:a="http://schemas.openxmlformats.org/drawingml/2006/main">
                    <a:graphicData uri="http://schemas.microsoft.com/office/word/2010/wordprocessingShape">
                      <wps:wsp>
                        <wps:cNvSpPr/>
                        <wps:spPr>
                          <a:xfrm>
                            <a:off x="0" y="0"/>
                            <a:ext cx="1714500" cy="571500"/>
                          </a:xfrm>
                          <a:prstGeom prst="ellipse">
                            <a:avLst/>
                          </a:prstGeom>
                          <a:effectLst/>
                        </wps:spPr>
                        <wps:style>
                          <a:lnRef idx="1">
                            <a:schemeClr val="accent1"/>
                          </a:lnRef>
                          <a:fillRef idx="3">
                            <a:schemeClr val="accent1"/>
                          </a:fillRef>
                          <a:effectRef idx="2">
                            <a:schemeClr val="accent1"/>
                          </a:effectRef>
                          <a:fontRef idx="minor">
                            <a:schemeClr val="lt1"/>
                          </a:fontRef>
                        </wps:style>
                        <wps:txbx>
                          <w:txbxContent>
                            <w:p w14:paraId="42E93F1C" w14:textId="14D56BFF" w:rsidR="00DA064C" w:rsidRPr="005C0111" w:rsidRDefault="00DA064C">
                              <w:pPr>
                                <w:jc w:val="center"/>
                                <w:rPr>
                                  <w:rFonts w:ascii="Times" w:hAnsi="Times"/>
                                  <w:sz w:val="22"/>
                                  <w:szCs w:val="22"/>
                                  <w:rPrChange w:id="2237" w:author="Chara Katiri" w:date="2015-04-12T02:20:00Z">
                                    <w:rPr/>
                                  </w:rPrChange>
                                </w:rPr>
                                <w:pPrChange w:id="2238" w:author="Chara Katiri" w:date="2015-04-12T02:20:00Z">
                                  <w:pPr/>
                                </w:pPrChange>
                              </w:pPr>
                              <w:ins w:id="2239" w:author="Chara Katiri" w:date="2015-04-12T02:30:00Z">
                                <w:r>
                                  <w:rPr>
                                    <w:rFonts w:ascii="Times" w:hAnsi="Times"/>
                                    <w:sz w:val="22"/>
                                    <w:szCs w:val="22"/>
                                  </w:rPr>
                                  <w:t>Edit product details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8" o:spid="_x0000_s1041" style="position:absolute;margin-left:414pt;margin-top:12.45pt;width:135pt;height: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" fillcolor="#4f81bd [3204]" strokecolor="#4579b8 [3044]">
                  <v:fill color2="#a7bfde [1620]" rotate="t" type="gradient">
                    <o:fill v:ext="view" type="gradientUnscaled"/>
                  </v:fill>
                  <v:textbox>
                    <w:txbxContent>
                      <w:p w14:paraId="42E93F1C" w14:textId="14D56BFF" w:rsidR="00DA064C" w:rsidRPr="005C0111" w:rsidRDefault="00DA064C" w:rsidP="005F0318">
                        <w:pPr>
                          <w:jc w:val="center"/>
                          <w:rPr>
                            <w:rFonts w:ascii="Times" w:hAnsi="Times"/>
                            <w:sz w:val="22"/>
                            <w:szCs w:val="22"/>
                            <w:rPrChange w:id="2293" w:author="Chara Katiri" w:date="2015-04-12T02:20:00Z">
                              <w:rPr/>
                            </w:rPrChange>
                          </w:rPr>
                          <w:pPrChange w:id="2294" w:author="Chara Katiri" w:date="2015-04-12T02:20:00Z">
                            <w:pPr/>
                          </w:pPrChange>
                        </w:pPr>
                        <w:ins w:id="2295" w:author="Chara Katiri" w:date="2015-04-12T02:30:00Z">
                          <w:r>
                            <w:rPr>
                              <w:rFonts w:ascii="Times" w:hAnsi="Times"/>
                              <w:sz w:val="22"/>
                              <w:szCs w:val="22"/>
                            </w:rPr>
                            <w:t>Edit product details</w:t>
                          </w:r>
                        </w:ins>
                      </w:p>
                    </w:txbxContent>
                  </v:textbox>
                  <w10:wrap type="through"/>
                </v:oval>
              </w:pict>
            </mc:Fallback>
          </mc:AlternateContent>
        </w:r>
      </w:ins>
    </w:p>
    <w:p w14:paraId="2672C1AC" w14:textId="69E33107" w:rsidR="005C0111" w:rsidRPr="003C74EA" w:rsidRDefault="00AD59F5">
      <w:pPr>
        <w:spacing w:line="360" w:lineRule="auto"/>
        <w:contextualSpacing/>
        <w:rPr>
          <w:ins w:id="2240" w:author="Chara Katiri" w:date="2015-04-12T02:23:00Z"/>
          <w:rFonts w:ascii="Times" w:hAnsi="Times"/>
          <w:sz w:val="22"/>
          <w:szCs w:val="22"/>
          <w:rPrChange w:id="2241" w:author="Chara Katiri" w:date="2015-04-12T03:47:00Z">
            <w:rPr>
              <w:ins w:id="2242" w:author="Chara Katiri" w:date="2015-04-12T02:23:00Z"/>
            </w:rPr>
          </w:rPrChange>
        </w:rPr>
        <w:pPrChange w:id="2243" w:author="Chara Katiri" w:date="2015-04-12T03:47:00Z">
          <w:pPr>
            <w:pStyle w:val="Heading2"/>
            <w:numPr>
              <w:ilvl w:val="2"/>
              <w:numId w:val="13"/>
            </w:numPr>
            <w:spacing w:line="360" w:lineRule="auto"/>
            <w:ind w:left="1224" w:hanging="504"/>
            <w:contextualSpacing/>
            <w:jc w:val="both"/>
          </w:pPr>
        </w:pPrChange>
      </w:pPr>
      <w:ins w:id="2244" w:author="Chara Katiri" w:date="2015-04-12T02:34:00Z">
        <w:r w:rsidRPr="003C74EA">
          <w:rPr>
            <w:rFonts w:ascii="Times" w:hAnsi="Times"/>
            <w:noProof/>
            <w:sz w:val="22"/>
            <w:szCs w:val="22"/>
            <w:rPrChange w:id="2245">
              <w:rPr>
                <w:b w:val="0"/>
                <w:bCs w:val="0"/>
                <w:noProof/>
              </w:rPr>
            </w:rPrChange>
          </w:rPr>
          <mc:AlternateContent>
            <mc:Choice Requires="wps">
              <w:drawing>
                <wp:anchor distT="0" distB="0" distL="114300" distR="114300" simplePos="0" relativeHeight="251655164" behindDoc="0" locked="0" layoutInCell="1" allowOverlap="1" wp14:anchorId="5D80707F" wp14:editId="4BDCB82D">
                  <wp:simplePos x="0" y="0"/>
                  <wp:positionH relativeFrom="column">
                    <wp:posOffset>2743200</wp:posOffset>
                  </wp:positionH>
                  <wp:positionV relativeFrom="paragraph">
                    <wp:posOffset>49530</wp:posOffset>
                  </wp:positionV>
                  <wp:extent cx="914400" cy="228600"/>
                  <wp:effectExtent l="50800" t="25400" r="76200" b="101600"/>
                  <wp:wrapNone/>
                  <wp:docPr id="56" name="Straight Connector 56"/>
                  <wp:cNvGraphicFramePr/>
                  <a:graphic xmlns:a="http://schemas.openxmlformats.org/drawingml/2006/main">
                    <a:graphicData uri="http://schemas.microsoft.com/office/word/2010/wordprocessingShape">
                      <wps:wsp>
                        <wps:cNvCnPr/>
                        <wps:spPr>
                          <a:xfrm>
                            <a:off x="0" y="0"/>
                            <a:ext cx="914400" cy="228600"/>
                          </a:xfrm>
                          <a:prstGeom prst="line">
                            <a:avLst/>
                          </a:prstGeom>
                          <a:ln>
                            <a:prstDash val="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 o:spid="_x0000_s1026" style="position:absolute;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3.9pt" to="4in,2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" strokecolor="#4f81bd [3204]" strokeweight="2pt">
                  <v:stroke dashstyle="dot"/>
                  <v:shadow on="t" opacity="24903f" mv:blur="40000f" origin=",.5" offset="0,20000emu"/>
                </v:line>
              </w:pict>
            </mc:Fallback>
          </mc:AlternateContent>
        </w:r>
      </w:ins>
    </w:p>
    <w:p w14:paraId="1B7CA593" w14:textId="67530E80" w:rsidR="005C0111" w:rsidRPr="003C74EA" w:rsidRDefault="00302299">
      <w:pPr>
        <w:spacing w:line="360" w:lineRule="auto"/>
        <w:contextualSpacing/>
        <w:jc w:val="right"/>
        <w:rPr>
          <w:ins w:id="2246" w:author="Chara Katiri" w:date="2015-04-12T02:23:00Z"/>
          <w:rFonts w:ascii="Times" w:hAnsi="Times"/>
          <w:sz w:val="22"/>
          <w:szCs w:val="22"/>
          <w:rPrChange w:id="2247" w:author="Chara Katiri" w:date="2015-04-12T03:47:00Z">
            <w:rPr>
              <w:ins w:id="2248" w:author="Chara Katiri" w:date="2015-04-12T02:23:00Z"/>
            </w:rPr>
          </w:rPrChange>
        </w:rPr>
        <w:pPrChange w:id="2249" w:author="Chara Katiri" w:date="2015-04-12T03:47:00Z">
          <w:pPr>
            <w:pStyle w:val="Heading2"/>
            <w:numPr>
              <w:ilvl w:val="2"/>
              <w:numId w:val="13"/>
            </w:numPr>
            <w:spacing w:line="360" w:lineRule="auto"/>
            <w:ind w:left="1224" w:hanging="504"/>
            <w:contextualSpacing/>
            <w:jc w:val="both"/>
          </w:pPr>
        </w:pPrChange>
      </w:pPr>
      <w:ins w:id="2250" w:author="Chara Katiri" w:date="2015-04-12T02:47:00Z">
        <w:r w:rsidRPr="003C74EA">
          <w:rPr>
            <w:rFonts w:ascii="Times" w:hAnsi="Times"/>
            <w:sz w:val="22"/>
            <w:szCs w:val="22"/>
            <w:rPrChange w:id="2251" w:author="Chara Katiri" w:date="2015-04-12T03:47:00Z">
              <w:rPr>
                <w:b w:val="0"/>
                <w:bCs w:val="0"/>
              </w:rPr>
            </w:rPrChange>
          </w:rPr>
          <w:t xml:space="preserve"> </w:t>
        </w:r>
      </w:ins>
    </w:p>
    <w:p w14:paraId="17E8B3D3" w14:textId="2A5175F6" w:rsidR="005C0111" w:rsidRPr="003C74EA" w:rsidRDefault="005C0111">
      <w:pPr>
        <w:spacing w:line="360" w:lineRule="auto"/>
        <w:contextualSpacing/>
        <w:rPr>
          <w:ins w:id="2252" w:author="Chara Katiri" w:date="2015-04-12T02:23:00Z"/>
          <w:rFonts w:ascii="Times" w:hAnsi="Times"/>
          <w:sz w:val="22"/>
          <w:szCs w:val="22"/>
          <w:rPrChange w:id="2253" w:author="Chara Katiri" w:date="2015-04-12T03:47:00Z">
            <w:rPr>
              <w:ins w:id="2254" w:author="Chara Katiri" w:date="2015-04-12T02:23:00Z"/>
            </w:rPr>
          </w:rPrChange>
        </w:rPr>
        <w:pPrChange w:id="2255" w:author="Chara Katiri" w:date="2015-04-12T03:47:00Z">
          <w:pPr>
            <w:pStyle w:val="Heading2"/>
            <w:numPr>
              <w:ilvl w:val="2"/>
              <w:numId w:val="13"/>
            </w:numPr>
            <w:spacing w:line="360" w:lineRule="auto"/>
            <w:ind w:left="1224" w:hanging="504"/>
            <w:contextualSpacing/>
            <w:jc w:val="both"/>
          </w:pPr>
        </w:pPrChange>
      </w:pPr>
    </w:p>
    <w:p w14:paraId="33AB9977" w14:textId="73CE2228" w:rsidR="00000000" w:rsidRDefault="00AD59F5">
      <w:pPr>
        <w:spacing w:line="360" w:lineRule="auto"/>
        <w:contextualSpacing/>
        <w:rPr>
          <w:ins w:id="2256" w:author="Chara Katiri" w:date="2015-04-12T02:27:00Z"/>
          <w:rFonts w:ascii="Times" w:hAnsi="Times"/>
          <w:sz w:val="22"/>
          <w:szCs w:val="22"/>
          <w:rPrChange w:id="2257" w:author="Chara Katiri" w:date="2015-04-12T03:47:00Z">
            <w:rPr>
              <w:ins w:id="2258" w:author="Chara Katiri" w:date="2015-04-12T02:27:00Z"/>
            </w:rPr>
          </w:rPrChange>
        </w:rPr>
        <w:sectPr w:rsidR="00000000" w:rsidSect="005F0318">
          <w:pgSz w:w="16840" w:h="11900" w:orient="landscape"/>
          <w:pgMar w:top="1440" w:right="1440" w:bottom="1440" w:left="1440" w:header="708" w:footer="708" w:gutter="0"/>
          <w:cols w:space="708"/>
          <w:titlePg/>
          <w:docGrid w:linePitch="360"/>
          <w:sectPrChange w:id="2259" w:author="Chara Katiri" w:date="2015-04-12T02:27:00Z">
            <w:sectPr w:rsidR="00000000" w:rsidSect="005F0318">
              <w:pgSz w:w="11900" w:h="16840" w:orient="portrait"/>
              <w:pgMar w:top="1440" w:right="1440" w:bottom="1440" w:left="1440" w:header="708" w:footer="708" w:gutter="0"/>
            </w:sectPr>
          </w:sectPrChange>
        </w:sectPr>
        <w:pPrChange w:id="2260" w:author="Chara Katiri" w:date="2015-04-12T03:47:00Z">
          <w:pPr/>
        </w:pPrChange>
      </w:pPr>
      <w:ins w:id="2261" w:author="Chara Katiri" w:date="2015-04-12T02:35:00Z">
        <w:r w:rsidRPr="003C74EA">
          <w:rPr>
            <w:rFonts w:ascii="Times" w:hAnsi="Times"/>
            <w:noProof/>
            <w:sz w:val="22"/>
            <w:szCs w:val="22"/>
            <w:rPrChange w:id="2262">
              <w:rPr>
                <w:noProof/>
              </w:rPr>
            </w:rPrChange>
          </w:rPr>
          <mc:AlternateContent>
            <mc:Choice Requires="wps">
              <w:drawing>
                <wp:anchor distT="0" distB="0" distL="114300" distR="114300" simplePos="0" relativeHeight="251708416" behindDoc="0" locked="0" layoutInCell="1" allowOverlap="1" wp14:anchorId="5F17A11D" wp14:editId="39AAF904">
                  <wp:simplePos x="0" y="0"/>
                  <wp:positionH relativeFrom="column">
                    <wp:posOffset>800100</wp:posOffset>
                  </wp:positionH>
                  <wp:positionV relativeFrom="paragraph">
                    <wp:posOffset>177165</wp:posOffset>
                  </wp:positionV>
                  <wp:extent cx="457200" cy="0"/>
                  <wp:effectExtent l="0" t="101600" r="25400" b="177800"/>
                  <wp:wrapNone/>
                  <wp:docPr id="61" name="Straight Arrow Connector 6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1" o:spid="_x0000_s1026" type="#_x0000_t32" style="position:absolute;margin-left:63pt;margin-top:13.95pt;width:36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" strokecolor="#4f81bd [3204]" strokeweight="2pt">
                  <v:stroke endarrow="open"/>
                  <v:shadow on="t" opacity="24903f" mv:blur="40000f" origin=",.5" offset="0,20000emu"/>
                </v:shape>
              </w:pict>
            </mc:Fallback>
          </mc:AlternateContent>
        </w:r>
        <w:r w:rsidR="00CE0E10" w:rsidRPr="003C74EA">
          <w:rPr>
            <w:rFonts w:ascii="Times" w:hAnsi="Times"/>
            <w:noProof/>
            <w:sz w:val="22"/>
            <w:szCs w:val="22"/>
            <w:rPrChange w:id="2263">
              <w:rPr>
                <w:noProof/>
              </w:rPr>
            </w:rPrChange>
          </w:rPr>
          <mc:AlternateContent>
            <mc:Choice Requires="wps">
              <w:drawing>
                <wp:anchor distT="0" distB="0" distL="114300" distR="114300" simplePos="0" relativeHeight="251709440" behindDoc="0" locked="0" layoutInCell="1" allowOverlap="1" wp14:anchorId="084B0994" wp14:editId="4601446E">
                  <wp:simplePos x="0" y="0"/>
                  <wp:positionH relativeFrom="column">
                    <wp:posOffset>800100</wp:posOffset>
                  </wp:positionH>
                  <wp:positionV relativeFrom="paragraph">
                    <wp:posOffset>1501140</wp:posOffset>
                  </wp:positionV>
                  <wp:extent cx="457200" cy="0"/>
                  <wp:effectExtent l="0" t="101600" r="25400" b="177800"/>
                  <wp:wrapNone/>
                  <wp:docPr id="62" name="Straight Arrow Connector 6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2" o:spid="_x0000_s1026" type="#_x0000_t32" style="position:absolute;margin-left:63pt;margin-top:118.2pt;width:3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" strokecolor="#4f81bd [3204]" strokeweight="2pt">
                  <v:stroke endarrow="open"/>
                  <v:shadow on="t" opacity="24903f" mv:blur="40000f" origin=",.5" offset="0,20000emu"/>
                </v:shape>
              </w:pict>
            </mc:Fallback>
          </mc:AlternateContent>
        </w:r>
      </w:ins>
    </w:p>
    <w:p w14:paraId="233E20E8" w14:textId="3B1CFA87" w:rsidR="007E68D7" w:rsidRPr="003C74EA" w:rsidDel="00DA064C" w:rsidRDefault="007E68D7">
      <w:pPr>
        <w:spacing w:line="360" w:lineRule="auto"/>
        <w:contextualSpacing/>
        <w:jc w:val="both"/>
        <w:rPr>
          <w:del w:id="2264" w:author="Chara Katiri" w:date="2015-04-12T03:42:00Z"/>
          <w:rFonts w:ascii="Times" w:hAnsi="Times"/>
          <w:sz w:val="22"/>
          <w:szCs w:val="22"/>
          <w:lang w:val="en-GB"/>
        </w:rPr>
      </w:pPr>
      <w:commentRangeStart w:id="2265"/>
    </w:p>
    <w:p w14:paraId="72A05435" w14:textId="16324946" w:rsidR="008408D3" w:rsidRPr="003C74EA" w:rsidRDefault="003F330E"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2266" w:name="_Toc290429781"/>
      <w:r w:rsidRPr="003C74EA">
        <w:rPr>
          <w:rFonts w:ascii="Times" w:hAnsi="Times" w:cs="Times New Roman"/>
          <w:color w:val="auto"/>
          <w:sz w:val="22"/>
          <w:szCs w:val="22"/>
          <w:lang w:val="en-GB"/>
        </w:rPr>
        <w:t>Technology options</w:t>
      </w:r>
      <w:bookmarkEnd w:id="2266"/>
    </w:p>
    <w:p w14:paraId="3CC83583" w14:textId="77777777" w:rsidR="003F330E" w:rsidRPr="003C74EA" w:rsidRDefault="003C74EA"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267" w:name="_Toc290429782"/>
      <w:commentRangeEnd w:id="2265"/>
      <w:r>
        <w:rPr>
          <w:rStyle w:val="CommentReference"/>
          <w:rFonts w:asciiTheme="minorHAnsi" w:eastAsiaTheme="minorEastAsia" w:hAnsiTheme="minorHAnsi" w:cstheme="minorBidi"/>
          <w:b w:val="0"/>
          <w:bCs w:val="0"/>
          <w:color w:val="auto"/>
        </w:rPr>
        <w:commentReference w:id="2265"/>
      </w:r>
      <w:r w:rsidR="003F330E" w:rsidRPr="003C74EA">
        <w:rPr>
          <w:rFonts w:ascii="Times" w:hAnsi="Times" w:cs="Times New Roman"/>
          <w:color w:val="auto"/>
          <w:sz w:val="22"/>
          <w:szCs w:val="22"/>
          <w:lang w:val="en-GB"/>
        </w:rPr>
        <w:t>Architecture and programming language</w:t>
      </w:r>
      <w:bookmarkEnd w:id="2267"/>
    </w:p>
    <w:p w14:paraId="179C78DF" w14:textId="1C695CDB" w:rsidR="00805ABE" w:rsidRPr="003C74EA" w:rsidRDefault="00805ABE" w:rsidP="003C74EA">
      <w:pPr>
        <w:spacing w:after="240" w:line="360" w:lineRule="auto"/>
        <w:ind w:left="864" w:firstLine="360"/>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system architecture is separated in several layers to </w:t>
      </w:r>
      <w:r w:rsidR="00981657" w:rsidRPr="003C74EA">
        <w:rPr>
          <w:rFonts w:ascii="Times" w:eastAsia="Times New Roman" w:hAnsi="Times" w:cs="Times New Roman"/>
          <w:sz w:val="22"/>
          <w:szCs w:val="22"/>
          <w:lang w:val="en-GB"/>
        </w:rPr>
        <w:t>achieve efficiency and maintainability of the website</w:t>
      </w:r>
      <w:r w:rsidRPr="003C74EA">
        <w:rPr>
          <w:rFonts w:ascii="Times" w:eastAsia="Times New Roman" w:hAnsi="Times" w:cs="Times New Roman"/>
          <w:sz w:val="22"/>
          <w:szCs w:val="22"/>
          <w:lang w:val="en-GB"/>
        </w:rPr>
        <w:t>.</w:t>
      </w:r>
    </w:p>
    <w:p w14:paraId="5A5915A0" w14:textId="271A7CFA" w:rsidR="00673F5C" w:rsidRPr="003C74EA" w:rsidRDefault="000750D5"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Presentation layer</w:t>
      </w:r>
      <w:r w:rsidR="00E02134" w:rsidRPr="003C74EA">
        <w:rPr>
          <w:rFonts w:ascii="Times" w:eastAsia="Times New Roman" w:hAnsi="Times" w:cs="Times New Roman"/>
          <w:i/>
          <w:sz w:val="22"/>
          <w:szCs w:val="22"/>
          <w:shd w:val="clear" w:color="auto" w:fill="FFFFFF"/>
          <w:lang w:val="en-GB"/>
        </w:rPr>
        <w:t>:</w:t>
      </w:r>
      <w:r w:rsidR="009F09BC" w:rsidRPr="003C74EA">
        <w:rPr>
          <w:rFonts w:ascii="Times" w:eastAsia="Times New Roman" w:hAnsi="Times" w:cs="Times New Roman"/>
          <w:sz w:val="22"/>
          <w:szCs w:val="22"/>
          <w:shd w:val="clear" w:color="auto" w:fill="FFFFFF"/>
          <w:lang w:val="en-GB"/>
        </w:rPr>
        <w:t xml:space="preserve"> </w:t>
      </w:r>
      <w:r w:rsidR="008A50AC" w:rsidRPr="003C74EA">
        <w:rPr>
          <w:rFonts w:ascii="Times" w:eastAsia="Times New Roman" w:hAnsi="Times" w:cs="Times New Roman"/>
          <w:sz w:val="22"/>
          <w:szCs w:val="22"/>
          <w:shd w:val="clear" w:color="auto" w:fill="FFFFFF"/>
          <w:lang w:val="en-GB"/>
        </w:rPr>
        <w:t>is responsible for the</w:t>
      </w:r>
      <w:r w:rsidR="009F09BC" w:rsidRPr="003C74EA">
        <w:rPr>
          <w:rFonts w:ascii="Times" w:eastAsia="Times New Roman" w:hAnsi="Times" w:cs="Times New Roman"/>
          <w:sz w:val="22"/>
          <w:szCs w:val="22"/>
          <w:shd w:val="clear" w:color="auto" w:fill="FFFFFF"/>
          <w:lang w:val="en-GB"/>
        </w:rPr>
        <w:t xml:space="preserve"> </w:t>
      </w:r>
      <w:r w:rsidR="00160954" w:rsidRPr="003C74EA">
        <w:rPr>
          <w:rFonts w:ascii="Times" w:eastAsia="Times New Roman" w:hAnsi="Times" w:cs="Times New Roman"/>
          <w:sz w:val="22"/>
          <w:szCs w:val="22"/>
          <w:shd w:val="clear" w:color="auto" w:fill="FFFFFF"/>
          <w:lang w:val="en-GB"/>
        </w:rPr>
        <w:t xml:space="preserve"> (i) </w:t>
      </w:r>
      <w:r w:rsidR="009F09BC" w:rsidRPr="003C74EA">
        <w:rPr>
          <w:rFonts w:ascii="Times" w:eastAsia="Times New Roman" w:hAnsi="Times" w:cs="Times New Roman"/>
          <w:sz w:val="22"/>
          <w:szCs w:val="22"/>
          <w:shd w:val="clear" w:color="auto" w:fill="FFFFFF"/>
          <w:lang w:val="en-GB"/>
        </w:rPr>
        <w:t>View</w:t>
      </w:r>
      <w:r w:rsidR="008A50AC" w:rsidRPr="003C74EA">
        <w:rPr>
          <w:rFonts w:ascii="Times" w:eastAsia="Times New Roman" w:hAnsi="Times" w:cs="Times New Roman"/>
          <w:sz w:val="22"/>
          <w:szCs w:val="22"/>
          <w:shd w:val="clear" w:color="auto" w:fill="FFFFFF"/>
          <w:lang w:val="en-GB"/>
        </w:rPr>
        <w:t xml:space="preserve"> and </w:t>
      </w:r>
      <w:r w:rsidR="00160954" w:rsidRPr="003C74EA">
        <w:rPr>
          <w:rFonts w:ascii="Times" w:eastAsia="Times New Roman" w:hAnsi="Times" w:cs="Times New Roman"/>
          <w:sz w:val="22"/>
          <w:szCs w:val="22"/>
          <w:shd w:val="clear" w:color="auto" w:fill="FFFFFF"/>
          <w:lang w:val="en-GB"/>
        </w:rPr>
        <w:t xml:space="preserve">(ii) </w:t>
      </w:r>
      <w:r w:rsidR="008A50AC" w:rsidRPr="003C74EA">
        <w:rPr>
          <w:rFonts w:ascii="Times" w:eastAsia="Times New Roman" w:hAnsi="Times" w:cs="Times New Roman"/>
          <w:sz w:val="22"/>
          <w:szCs w:val="22"/>
          <w:shd w:val="clear" w:color="auto" w:fill="FFFFFF"/>
          <w:lang w:val="en-GB"/>
        </w:rPr>
        <w:t xml:space="preserve">the presentation of data.  </w:t>
      </w:r>
    </w:p>
    <w:p w14:paraId="4F093162" w14:textId="11036870" w:rsidR="00673F5C" w:rsidRPr="003C74EA" w:rsidRDefault="008A50AC" w:rsidP="003C74EA">
      <w:pPr>
        <w:pStyle w:val="ListParagraph"/>
        <w:numPr>
          <w:ilvl w:val="0"/>
          <w:numId w:val="29"/>
        </w:numPr>
        <w:spacing w:line="360" w:lineRule="auto"/>
        <w:ind w:left="1843" w:hanging="425"/>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w:t>
      </w:r>
      <w:r w:rsidR="00AD0C37" w:rsidRPr="003C74EA">
        <w:rPr>
          <w:rFonts w:ascii="Times" w:eastAsia="Times New Roman" w:hAnsi="Times" w:cs="Times New Roman"/>
          <w:sz w:val="22"/>
          <w:szCs w:val="22"/>
          <w:shd w:val="clear" w:color="auto" w:fill="FFFFFF"/>
          <w:lang w:val="en-GB"/>
        </w:rPr>
        <w:t xml:space="preserve">View, which </w:t>
      </w:r>
      <w:r w:rsidRPr="003C74EA">
        <w:rPr>
          <w:rFonts w:ascii="Times" w:eastAsia="Times New Roman" w:hAnsi="Times" w:cs="Times New Roman"/>
          <w:sz w:val="22"/>
          <w:szCs w:val="22"/>
          <w:shd w:val="clear" w:color="auto" w:fill="FFFFFF"/>
          <w:lang w:val="en-GB"/>
        </w:rPr>
        <w:t>is also known as JSP pages in Web MVC terminology</w:t>
      </w:r>
      <w:r w:rsidR="00AD0C37" w:rsidRPr="003C74EA">
        <w:rPr>
          <w:rFonts w:ascii="Times" w:eastAsia="Times New Roman" w:hAnsi="Times" w:cs="Times New Roman"/>
          <w:sz w:val="22"/>
          <w:szCs w:val="22"/>
          <w:shd w:val="clear" w:color="auto" w:fill="FFFFFF"/>
          <w:lang w:val="en-GB"/>
        </w:rPr>
        <w:t xml:space="preserve">, generates responses and forwards them to </w:t>
      </w:r>
      <w:r w:rsidR="00160954" w:rsidRPr="003C74EA">
        <w:rPr>
          <w:rFonts w:ascii="Times" w:eastAsia="Times New Roman" w:hAnsi="Times" w:cs="Times New Roman"/>
          <w:sz w:val="22"/>
          <w:szCs w:val="22"/>
          <w:shd w:val="clear" w:color="auto" w:fill="FFFFFF"/>
          <w:lang w:val="en-GB"/>
        </w:rPr>
        <w:t xml:space="preserve">the controller. The controller than sends the response to the </w:t>
      </w:r>
      <w:r w:rsidR="00AD0C37" w:rsidRPr="003C74EA">
        <w:rPr>
          <w:rFonts w:ascii="Times" w:eastAsia="Times New Roman" w:hAnsi="Times" w:cs="Times New Roman"/>
          <w:sz w:val="22"/>
          <w:szCs w:val="22"/>
          <w:shd w:val="clear" w:color="auto" w:fill="FFFFFF"/>
          <w:lang w:val="en-GB"/>
        </w:rPr>
        <w:t xml:space="preserve">client.  </w:t>
      </w:r>
    </w:p>
    <w:p w14:paraId="23904B70" w14:textId="4ACA4CDB" w:rsidR="00940B23" w:rsidRPr="003C74EA" w:rsidRDefault="00940B23" w:rsidP="003C74EA">
      <w:pPr>
        <w:pStyle w:val="ListParagraph"/>
        <w:spacing w:line="360" w:lineRule="auto"/>
        <w:ind w:left="184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3C74EA" w:rsidRDefault="00160954" w:rsidP="003C74EA">
      <w:pPr>
        <w:pStyle w:val="ListParagraph"/>
        <w:numPr>
          <w:ilvl w:val="0"/>
          <w:numId w:val="29"/>
        </w:numPr>
        <w:spacing w:line="360" w:lineRule="auto"/>
        <w:ind w:left="1843" w:hanging="425"/>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sz w:val="22"/>
          <w:szCs w:val="22"/>
          <w:shd w:val="clear" w:color="auto" w:fill="FFFFFF"/>
          <w:lang w:val="en-GB"/>
        </w:rPr>
        <w:t>The presentation of data</w:t>
      </w:r>
      <w:r w:rsidR="00FA36AE" w:rsidRPr="003C74EA">
        <w:rPr>
          <w:rFonts w:ascii="Times" w:eastAsia="Times New Roman" w:hAnsi="Times" w:cs="Times New Roman"/>
          <w:sz w:val="22"/>
          <w:szCs w:val="22"/>
          <w:shd w:val="clear" w:color="auto" w:fill="FFFFFF"/>
          <w:lang w:val="en-GB"/>
        </w:rPr>
        <w:t xml:space="preserve"> </w:t>
      </w:r>
      <w:r w:rsidR="005127FC" w:rsidRPr="003C74EA">
        <w:rPr>
          <w:rFonts w:ascii="Times" w:eastAsia="Times New Roman" w:hAnsi="Times" w:cs="Times New Roman"/>
          <w:sz w:val="22"/>
          <w:szCs w:val="22"/>
          <w:shd w:val="clear" w:color="auto" w:fill="FFFFFF"/>
          <w:lang w:val="en-GB"/>
        </w:rPr>
        <w:t>is archived</w:t>
      </w:r>
      <w:r w:rsidR="00FA36AE" w:rsidRPr="003C74EA">
        <w:rPr>
          <w:rFonts w:ascii="Times" w:eastAsia="Times New Roman" w:hAnsi="Times" w:cs="Times New Roman"/>
          <w:sz w:val="22"/>
          <w:szCs w:val="22"/>
          <w:shd w:val="clear" w:color="auto" w:fill="FFFFFF"/>
          <w:lang w:val="en-GB"/>
        </w:rPr>
        <w:t xml:space="preserve"> </w:t>
      </w:r>
      <w:r w:rsidR="005127FC" w:rsidRPr="003C74EA">
        <w:rPr>
          <w:rFonts w:ascii="Times" w:eastAsia="Times New Roman" w:hAnsi="Times" w:cs="Times New Roman"/>
          <w:sz w:val="22"/>
          <w:szCs w:val="22"/>
          <w:shd w:val="clear" w:color="auto" w:fill="FFFFFF"/>
          <w:lang w:val="en-GB"/>
        </w:rPr>
        <w:t>by</w:t>
      </w:r>
      <w:r w:rsidR="00FA36AE" w:rsidRPr="003C74EA">
        <w:rPr>
          <w:rFonts w:ascii="Times" w:eastAsia="Times New Roman" w:hAnsi="Times" w:cs="Times New Roman"/>
          <w:sz w:val="22"/>
          <w:szCs w:val="22"/>
          <w:shd w:val="clear" w:color="auto" w:fill="FFFFFF"/>
          <w:lang w:val="en-GB"/>
        </w:rPr>
        <w:t xml:space="preserve"> </w:t>
      </w:r>
      <w:r w:rsidR="00673F5C" w:rsidRPr="003C74EA">
        <w:rPr>
          <w:rFonts w:ascii="Times" w:eastAsia="Times New Roman" w:hAnsi="Times" w:cs="Times New Roman"/>
          <w:sz w:val="22"/>
          <w:szCs w:val="22"/>
          <w:shd w:val="clear" w:color="auto" w:fill="FFFFFF"/>
          <w:lang w:val="en-GB"/>
        </w:rPr>
        <w:t>HTML</w:t>
      </w:r>
      <w:r w:rsidR="00F82530" w:rsidRPr="003C74EA">
        <w:rPr>
          <w:rFonts w:ascii="Times" w:eastAsia="Times New Roman" w:hAnsi="Times" w:cs="Times New Roman"/>
          <w:sz w:val="22"/>
          <w:szCs w:val="22"/>
          <w:shd w:val="clear" w:color="auto" w:fill="FFFFFF"/>
          <w:lang w:val="en-GB"/>
        </w:rPr>
        <w:t>5</w:t>
      </w:r>
      <w:r w:rsidR="00673F5C" w:rsidRPr="003C74EA">
        <w:rPr>
          <w:rFonts w:ascii="Times" w:eastAsia="Times New Roman" w:hAnsi="Times" w:cs="Times New Roman"/>
          <w:sz w:val="22"/>
          <w:szCs w:val="22"/>
          <w:shd w:val="clear" w:color="auto" w:fill="FFFFFF"/>
          <w:lang w:val="en-GB"/>
        </w:rPr>
        <w:t xml:space="preserve"> and CSS. </w:t>
      </w:r>
      <w:r w:rsidR="00D07A2F" w:rsidRPr="003C74EA">
        <w:rPr>
          <w:rFonts w:ascii="Times" w:eastAsia="Times New Roman" w:hAnsi="Times" w:cs="Times New Roman"/>
          <w:sz w:val="22"/>
          <w:szCs w:val="22"/>
          <w:shd w:val="clear" w:color="auto" w:fill="FFFFFF"/>
          <w:lang w:val="en-GB"/>
        </w:rPr>
        <w:t>In order to ease maintenance and achie</w:t>
      </w:r>
      <w:r w:rsidR="00981657" w:rsidRPr="003C74EA">
        <w:rPr>
          <w:rFonts w:ascii="Times" w:eastAsia="Times New Roman" w:hAnsi="Times" w:cs="Times New Roman"/>
          <w:sz w:val="22"/>
          <w:szCs w:val="22"/>
          <w:shd w:val="clear" w:color="auto" w:fill="FFFFFF"/>
          <w:lang w:val="en-GB"/>
        </w:rPr>
        <w:t>ve maximum efficiency, the Style, Behaviour and S</w:t>
      </w:r>
      <w:r w:rsidR="00D07A2F" w:rsidRPr="003C74EA">
        <w:rPr>
          <w:rFonts w:ascii="Times" w:eastAsia="Times New Roman" w:hAnsi="Times" w:cs="Times New Roman"/>
          <w:sz w:val="22"/>
          <w:szCs w:val="22"/>
          <w:shd w:val="clear" w:color="auto" w:fill="FFFFFF"/>
          <w:lang w:val="en-GB"/>
        </w:rPr>
        <w:t xml:space="preserve">tructure are clearly separated. </w:t>
      </w:r>
      <w:r w:rsidR="005127FC" w:rsidRPr="003C74EA">
        <w:rPr>
          <w:rFonts w:ascii="Times" w:eastAsia="Times New Roman" w:hAnsi="Times" w:cs="Times New Roman"/>
          <w:sz w:val="22"/>
          <w:szCs w:val="22"/>
          <w:shd w:val="clear" w:color="auto" w:fill="FFFFFF"/>
          <w:lang w:val="en-GB"/>
        </w:rPr>
        <w:t>The S</w:t>
      </w:r>
      <w:r w:rsidR="00FA36AE" w:rsidRPr="003C74EA">
        <w:rPr>
          <w:rFonts w:ascii="Times" w:eastAsia="Times New Roman" w:hAnsi="Times" w:cs="Times New Roman"/>
          <w:sz w:val="22"/>
          <w:szCs w:val="22"/>
          <w:shd w:val="clear" w:color="auto" w:fill="FFFFFF"/>
          <w:lang w:val="en-GB"/>
        </w:rPr>
        <w:t>tyle</w:t>
      </w:r>
      <w:r w:rsidR="00D07A2F" w:rsidRPr="003C74EA">
        <w:rPr>
          <w:rFonts w:ascii="Times" w:eastAsia="Times New Roman" w:hAnsi="Times" w:cs="Times New Roman"/>
          <w:sz w:val="22"/>
          <w:szCs w:val="22"/>
          <w:shd w:val="clear" w:color="auto" w:fill="FFFFFF"/>
          <w:lang w:val="en-GB"/>
        </w:rPr>
        <w:t xml:space="preserve"> </w:t>
      </w:r>
      <w:r w:rsidR="005127FC" w:rsidRPr="003C74EA">
        <w:rPr>
          <w:rFonts w:ascii="Times" w:eastAsia="Times New Roman" w:hAnsi="Times" w:cs="Times New Roman"/>
          <w:sz w:val="22"/>
          <w:szCs w:val="22"/>
          <w:shd w:val="clear" w:color="auto" w:fill="FFFFFF"/>
          <w:lang w:val="en-GB"/>
        </w:rPr>
        <w:t>includes links of imported style sheets or e</w:t>
      </w:r>
      <w:r w:rsidR="00C64FC2" w:rsidRPr="003C74EA">
        <w:rPr>
          <w:rFonts w:ascii="Times" w:eastAsia="Times New Roman" w:hAnsi="Times" w:cs="Times New Roman"/>
          <w:sz w:val="22"/>
          <w:szCs w:val="22"/>
          <w:shd w:val="clear" w:color="auto" w:fill="FFFFFF"/>
          <w:lang w:val="en-GB"/>
        </w:rPr>
        <w:t>xternal CSS files.  The Behaviou</w:t>
      </w:r>
      <w:r w:rsidR="005127FC" w:rsidRPr="003C74EA">
        <w:rPr>
          <w:rFonts w:ascii="Times" w:eastAsia="Times New Roman" w:hAnsi="Times" w:cs="Times New Roman"/>
          <w:sz w:val="22"/>
          <w:szCs w:val="22"/>
          <w:shd w:val="clear" w:color="auto" w:fill="FFFFFF"/>
          <w:lang w:val="en-GB"/>
        </w:rPr>
        <w:t xml:space="preserve">r includes links to local script elements or imported </w:t>
      </w:r>
      <w:r w:rsidR="00981657" w:rsidRPr="003C74EA">
        <w:rPr>
          <w:rFonts w:ascii="Times" w:eastAsia="Times New Roman" w:hAnsi="Times" w:cs="Times New Roman"/>
          <w:sz w:val="22"/>
          <w:szCs w:val="22"/>
          <w:shd w:val="clear" w:color="auto" w:fill="FFFFFF"/>
          <w:lang w:val="en-GB"/>
        </w:rPr>
        <w:t>JavaScript</w:t>
      </w:r>
      <w:r w:rsidR="005127FC" w:rsidRPr="003C74EA">
        <w:rPr>
          <w:rFonts w:ascii="Times" w:eastAsia="Times New Roman" w:hAnsi="Times" w:cs="Times New Roman"/>
          <w:sz w:val="22"/>
          <w:szCs w:val="22"/>
          <w:shd w:val="clear" w:color="auto" w:fill="FFFFFF"/>
          <w:lang w:val="en-GB"/>
        </w:rPr>
        <w:t xml:space="preserve"> files.  Finally, the Structure includes the HTML structural elements. </w:t>
      </w:r>
    </w:p>
    <w:p w14:paraId="08350F2C" w14:textId="77777777" w:rsidR="00940B23" w:rsidRPr="003C74EA" w:rsidRDefault="00940B23" w:rsidP="003C74EA">
      <w:pPr>
        <w:pStyle w:val="ListParagraph"/>
        <w:spacing w:line="360" w:lineRule="auto"/>
        <w:ind w:left="1843"/>
        <w:jc w:val="both"/>
        <w:rPr>
          <w:rFonts w:ascii="Times" w:eastAsia="Times New Roman" w:hAnsi="Times" w:cs="Times New Roman"/>
          <w:sz w:val="22"/>
          <w:szCs w:val="22"/>
          <w:shd w:val="clear" w:color="auto" w:fill="FFFFFF"/>
          <w:lang w:val="en-GB"/>
        </w:rPr>
      </w:pPr>
    </w:p>
    <w:p w14:paraId="71336074" w14:textId="09C5D3F8" w:rsidR="00306342" w:rsidRPr="003C74EA" w:rsidRDefault="00940B23" w:rsidP="003C74EA">
      <w:pPr>
        <w:pStyle w:val="ListParagraph"/>
        <w:spacing w:line="360" w:lineRule="auto"/>
        <w:ind w:left="1843"/>
        <w:jc w:val="both"/>
        <w:rPr>
          <w:rFonts w:ascii="Times" w:eastAsia="Times New Roman" w:hAnsi="Times" w:cs="Times New Roman"/>
          <w:sz w:val="22"/>
          <w:szCs w:val="22"/>
          <w:shd w:val="clear" w:color="auto" w:fill="FFFFFF"/>
          <w:lang w:val="en-GB"/>
        </w:rPr>
      </w:pPr>
      <w:r w:rsidRPr="003C74EA">
        <w:rPr>
          <w:rFonts w:ascii="Times" w:hAnsi="Times" w:cs="Times New Roman"/>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DA064C" w:rsidRPr="00306342" w:rsidRDefault="00DA064C"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2"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DA064C" w:rsidRPr="00306342" w:rsidRDefault="00DA064C"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3C74EA" w:rsidRDefault="000750D5"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 xml:space="preserve">Security layer: </w:t>
      </w:r>
      <w:r w:rsidR="00981657" w:rsidRPr="003C74EA">
        <w:rPr>
          <w:rFonts w:ascii="Times" w:eastAsia="Times New Roman" w:hAnsi="Times" w:cs="Times New Roman"/>
          <w:sz w:val="22"/>
          <w:szCs w:val="22"/>
          <w:shd w:val="clear" w:color="auto" w:fill="FFFFFF"/>
          <w:lang w:val="en-GB"/>
        </w:rPr>
        <w:t xml:space="preserve">it </w:t>
      </w:r>
      <w:r w:rsidR="00F82530" w:rsidRPr="003C74EA">
        <w:rPr>
          <w:rFonts w:ascii="Times" w:eastAsia="Times New Roman" w:hAnsi="Times" w:cs="Times New Roman"/>
          <w:sz w:val="22"/>
          <w:szCs w:val="22"/>
          <w:shd w:val="clear" w:color="auto" w:fill="FFFFFF"/>
          <w:lang w:val="en-GB"/>
        </w:rPr>
        <w:t xml:space="preserve">deals with security </w:t>
      </w:r>
      <w:r w:rsidR="00954078" w:rsidRPr="003C74EA">
        <w:rPr>
          <w:rFonts w:ascii="Times" w:eastAsia="Times New Roman" w:hAnsi="Times" w:cs="Times New Roman"/>
          <w:sz w:val="22"/>
          <w:szCs w:val="22"/>
          <w:shd w:val="clear" w:color="auto" w:fill="FFFFFF"/>
          <w:lang w:val="en-GB"/>
        </w:rPr>
        <w:t xml:space="preserve">concerns and it’s </w:t>
      </w:r>
      <w:r w:rsidR="00981657" w:rsidRPr="003C74EA">
        <w:rPr>
          <w:rFonts w:ascii="Times" w:eastAsia="Times New Roman" w:hAnsi="Times" w:cs="Times New Roman"/>
          <w:sz w:val="22"/>
          <w:szCs w:val="22"/>
          <w:shd w:val="clear" w:color="auto" w:fill="FFFFFF"/>
          <w:lang w:val="en-GB"/>
        </w:rPr>
        <w:t xml:space="preserve">implemented in layers </w:t>
      </w:r>
      <w:r w:rsidR="00954078" w:rsidRPr="003C74EA">
        <w:rPr>
          <w:rFonts w:ascii="Times" w:eastAsia="Times New Roman" w:hAnsi="Times" w:cs="Times New Roman"/>
          <w:sz w:val="22"/>
          <w:szCs w:val="22"/>
          <w:shd w:val="clear" w:color="auto" w:fill="FFFFFF"/>
          <w:lang w:val="en-GB"/>
        </w:rPr>
        <w:t>using a number of technological controls</w:t>
      </w:r>
      <w:r w:rsidR="00981657" w:rsidRPr="003C74EA">
        <w:rPr>
          <w:rFonts w:ascii="Times" w:eastAsia="Times New Roman" w:hAnsi="Times" w:cs="Times New Roman"/>
          <w:sz w:val="22"/>
          <w:szCs w:val="22"/>
          <w:shd w:val="clear" w:color="auto" w:fill="FFFFFF"/>
          <w:lang w:val="en-GB"/>
        </w:rPr>
        <w:t xml:space="preserve">. </w:t>
      </w:r>
      <w:r w:rsidR="00954078" w:rsidRPr="003C74EA">
        <w:rPr>
          <w:rFonts w:ascii="Times" w:eastAsia="Times New Roman" w:hAnsi="Times" w:cs="Times New Roman"/>
          <w:sz w:val="22"/>
          <w:szCs w:val="22"/>
          <w:shd w:val="clear" w:color="auto" w:fill="FFFFFF"/>
          <w:lang w:val="en-GB"/>
        </w:rPr>
        <w:t xml:space="preserve"> First, the use of the University of Surrey email address restricts access only to students and staff of the University. Then, upon login, a</w:t>
      </w:r>
      <w:r w:rsidRPr="003C74EA">
        <w:rPr>
          <w:rFonts w:ascii="Times" w:eastAsia="Times New Roman" w:hAnsi="Times" w:cs="Times New Roman"/>
          <w:sz w:val="22"/>
          <w:szCs w:val="22"/>
          <w:shd w:val="clear" w:color="auto" w:fill="FFFFFF"/>
          <w:lang w:val="en-GB"/>
        </w:rPr>
        <w:t>uthentication</w:t>
      </w:r>
      <w:r w:rsidR="000526C3" w:rsidRPr="003C74EA">
        <w:rPr>
          <w:rFonts w:ascii="Times" w:eastAsia="Times New Roman" w:hAnsi="Times" w:cs="Times New Roman"/>
          <w:sz w:val="22"/>
          <w:szCs w:val="22"/>
          <w:shd w:val="clear" w:color="auto" w:fill="FFFFFF"/>
          <w:lang w:val="en-GB"/>
        </w:rPr>
        <w:t xml:space="preserve"> </w:t>
      </w:r>
      <w:r w:rsidR="00954078" w:rsidRPr="003C74EA">
        <w:rPr>
          <w:rFonts w:ascii="Times" w:eastAsia="Times New Roman" w:hAnsi="Times" w:cs="Times New Roman"/>
          <w:sz w:val="22"/>
          <w:szCs w:val="22"/>
          <w:shd w:val="clear" w:color="auto" w:fill="FFFFFF"/>
          <w:lang w:val="en-GB"/>
        </w:rPr>
        <w:t xml:space="preserve">of the user </w:t>
      </w:r>
      <w:r w:rsidR="000526C3" w:rsidRPr="003C74EA">
        <w:rPr>
          <w:rFonts w:ascii="Times" w:eastAsia="Times New Roman" w:hAnsi="Times" w:cs="Times New Roman"/>
          <w:sz w:val="22"/>
          <w:szCs w:val="22"/>
          <w:shd w:val="clear" w:color="auto" w:fill="FFFFFF"/>
          <w:lang w:val="en-GB"/>
        </w:rPr>
        <w:t xml:space="preserve">and </w:t>
      </w:r>
      <w:r w:rsidR="00954078" w:rsidRPr="003C74EA">
        <w:rPr>
          <w:rFonts w:ascii="Times" w:eastAsia="Times New Roman" w:hAnsi="Times" w:cs="Times New Roman"/>
          <w:sz w:val="22"/>
          <w:szCs w:val="22"/>
          <w:shd w:val="clear" w:color="auto" w:fill="FFFFFF"/>
          <w:lang w:val="en-GB"/>
        </w:rPr>
        <w:t>authorization to access the website is applied. Spring MVC framework libraries also provide security</w:t>
      </w:r>
      <w:r w:rsidR="000526C3" w:rsidRPr="003C74EA">
        <w:rPr>
          <w:rFonts w:ascii="Times" w:eastAsia="Times New Roman" w:hAnsi="Times" w:cs="Times New Roman"/>
          <w:sz w:val="22"/>
          <w:szCs w:val="22"/>
          <w:shd w:val="clear" w:color="auto" w:fill="FFFFFF"/>
          <w:lang w:val="en-GB"/>
        </w:rPr>
        <w:t xml:space="preserve">. </w:t>
      </w:r>
      <w:r w:rsidR="00954078" w:rsidRPr="003C74EA">
        <w:rPr>
          <w:rFonts w:ascii="Times" w:eastAsia="Times New Roman" w:hAnsi="Times" w:cs="Times New Roman"/>
          <w:sz w:val="22"/>
          <w:szCs w:val="22"/>
          <w:shd w:val="clear" w:color="auto" w:fill="FFFFFF"/>
          <w:lang w:val="en-GB"/>
        </w:rPr>
        <w:t xml:space="preserve">Finally, </w:t>
      </w:r>
      <w:r w:rsidRPr="003C74EA">
        <w:rPr>
          <w:rFonts w:ascii="Times" w:eastAsia="Times New Roman" w:hAnsi="Times" w:cs="Times New Roman"/>
          <w:sz w:val="22"/>
          <w:szCs w:val="22"/>
          <w:shd w:val="clear" w:color="auto" w:fill="FFFFFF"/>
          <w:lang w:val="en-GB"/>
        </w:rPr>
        <w:t>H</w:t>
      </w:r>
      <w:r w:rsidR="000526C3" w:rsidRPr="003C74EA">
        <w:rPr>
          <w:rFonts w:ascii="Times" w:eastAsia="Times New Roman" w:hAnsi="Times" w:cs="Times New Roman"/>
          <w:sz w:val="22"/>
          <w:szCs w:val="22"/>
          <w:shd w:val="clear" w:color="auto" w:fill="FFFFFF"/>
          <w:lang w:val="en-GB"/>
        </w:rPr>
        <w:t>yper Text Protocol Secure (H</w:t>
      </w:r>
      <w:r w:rsidRPr="003C74EA">
        <w:rPr>
          <w:rFonts w:ascii="Times" w:eastAsia="Times New Roman" w:hAnsi="Times" w:cs="Times New Roman"/>
          <w:sz w:val="22"/>
          <w:szCs w:val="22"/>
          <w:shd w:val="clear" w:color="auto" w:fill="FFFFFF"/>
          <w:lang w:val="en-GB"/>
        </w:rPr>
        <w:t>TTPS</w:t>
      </w:r>
      <w:r w:rsidR="00954078" w:rsidRPr="003C74EA">
        <w:rPr>
          <w:rFonts w:ascii="Times" w:eastAsia="Times New Roman" w:hAnsi="Times" w:cs="Times New Roman"/>
          <w:sz w:val="22"/>
          <w:szCs w:val="22"/>
          <w:shd w:val="clear" w:color="auto" w:fill="FFFFFF"/>
          <w:lang w:val="en-GB"/>
        </w:rPr>
        <w:t xml:space="preserve">) is used </w:t>
      </w:r>
      <w:r w:rsidR="000526C3" w:rsidRPr="003C74EA">
        <w:rPr>
          <w:rFonts w:ascii="Times" w:eastAsia="Times New Roman" w:hAnsi="Times" w:cs="Times New Roman"/>
          <w:sz w:val="22"/>
          <w:szCs w:val="22"/>
          <w:shd w:val="clear" w:color="auto" w:fill="FFFFFF"/>
          <w:lang w:val="en-GB"/>
        </w:rPr>
        <w:t>as a communication protocol for secure communication over the network</w:t>
      </w:r>
      <w:r w:rsidRPr="003C74EA">
        <w:rPr>
          <w:rFonts w:ascii="Times" w:eastAsia="Times New Roman" w:hAnsi="Times" w:cs="Times New Roman"/>
          <w:sz w:val="22"/>
          <w:szCs w:val="22"/>
          <w:shd w:val="clear" w:color="auto" w:fill="FFFFFF"/>
          <w:lang w:val="en-GB"/>
        </w:rPr>
        <w:t>.</w:t>
      </w:r>
    </w:p>
    <w:p w14:paraId="18D6E46C" w14:textId="63657AEF" w:rsidR="00E02134" w:rsidRPr="003C74EA" w:rsidRDefault="000750D5"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Business logic:</w:t>
      </w:r>
      <w:r w:rsidRPr="003C74EA">
        <w:rPr>
          <w:rFonts w:ascii="Times" w:eastAsia="Times New Roman" w:hAnsi="Times" w:cs="Times New Roman"/>
          <w:sz w:val="22"/>
          <w:szCs w:val="22"/>
          <w:shd w:val="clear" w:color="auto" w:fill="FFFFFF"/>
          <w:lang w:val="en-GB"/>
        </w:rPr>
        <w:t xml:space="preserve"> </w:t>
      </w:r>
      <w:r w:rsidR="00954078" w:rsidRPr="003C74EA">
        <w:rPr>
          <w:rFonts w:ascii="Times" w:eastAsia="Times New Roman" w:hAnsi="Times" w:cs="Times New Roman"/>
          <w:sz w:val="22"/>
          <w:szCs w:val="22"/>
          <w:shd w:val="clear" w:color="auto" w:fill="FFFFFF"/>
          <w:lang w:val="en-GB"/>
        </w:rPr>
        <w:t xml:space="preserve">it </w:t>
      </w:r>
      <w:r w:rsidR="00E02134" w:rsidRPr="003C74EA">
        <w:rPr>
          <w:rFonts w:ascii="Times" w:eastAsia="Times New Roman" w:hAnsi="Times" w:cs="Times New Roman"/>
          <w:sz w:val="22"/>
          <w:szCs w:val="22"/>
          <w:shd w:val="clear" w:color="auto" w:fill="FFFFFF"/>
          <w:lang w:val="en-GB"/>
        </w:rPr>
        <w:t>consists of Spring MVC framework controllers and services</w:t>
      </w:r>
      <w:r w:rsidRPr="003C74EA">
        <w:rPr>
          <w:rFonts w:ascii="Times" w:eastAsia="Times New Roman" w:hAnsi="Times" w:cs="Times New Roman"/>
          <w:sz w:val="22"/>
          <w:szCs w:val="22"/>
          <w:shd w:val="clear" w:color="auto" w:fill="FFFFFF"/>
          <w:lang w:val="en-GB"/>
        </w:rPr>
        <w:t xml:space="preserve">. </w:t>
      </w:r>
      <w:r w:rsidR="00954078" w:rsidRPr="003C74EA">
        <w:rPr>
          <w:rFonts w:ascii="Times" w:eastAsia="Times New Roman" w:hAnsi="Times" w:cs="Times New Roman"/>
          <w:sz w:val="22"/>
          <w:szCs w:val="22"/>
          <w:shd w:val="clear" w:color="auto" w:fill="FFFFFF"/>
          <w:lang w:val="en-GB"/>
        </w:rPr>
        <w:t xml:space="preserve">The business logic </w:t>
      </w:r>
      <w:r w:rsidR="00E02134" w:rsidRPr="003C74EA">
        <w:rPr>
          <w:rFonts w:ascii="Times" w:eastAsia="Times New Roman" w:hAnsi="Times" w:cs="Times New Roman"/>
          <w:sz w:val="22"/>
          <w:szCs w:val="22"/>
          <w:shd w:val="clear" w:color="auto" w:fill="FFFFFF"/>
          <w:lang w:val="en-GB"/>
        </w:rPr>
        <w:t>receives the incoming information, performs specific operations and defines the content that needs to be returned to the user ensuring that the required functionalities are always available.</w:t>
      </w:r>
    </w:p>
    <w:p w14:paraId="2A584448" w14:textId="3EEFC9EC" w:rsidR="000750D5" w:rsidRPr="003C74EA" w:rsidRDefault="000750D5"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 xml:space="preserve">Database layer: </w:t>
      </w:r>
      <w:r w:rsidR="00701C06" w:rsidRPr="003C74EA">
        <w:rPr>
          <w:rFonts w:ascii="Times" w:eastAsia="Times New Roman" w:hAnsi="Times" w:cs="Times New Roman"/>
          <w:sz w:val="22"/>
          <w:szCs w:val="22"/>
          <w:shd w:val="clear" w:color="auto" w:fill="FFFFFF"/>
          <w:lang w:val="en-GB"/>
        </w:rPr>
        <w:t xml:space="preserve">it consists of the </w:t>
      </w:r>
      <w:r w:rsidRPr="003C74EA">
        <w:rPr>
          <w:rFonts w:ascii="Times" w:eastAsia="Times New Roman" w:hAnsi="Times" w:cs="Times New Roman"/>
          <w:sz w:val="22"/>
          <w:szCs w:val="22"/>
          <w:shd w:val="clear" w:color="auto" w:fill="FFFFFF"/>
          <w:lang w:val="en-GB"/>
        </w:rPr>
        <w:t>MySQL</w:t>
      </w:r>
      <w:r w:rsidR="00701C06" w:rsidRPr="003C74EA">
        <w:rPr>
          <w:rFonts w:ascii="Times" w:eastAsia="Times New Roman" w:hAnsi="Times" w:cs="Times New Roman"/>
          <w:sz w:val="22"/>
          <w:szCs w:val="22"/>
          <w:shd w:val="clear" w:color="auto" w:fill="FFFFFF"/>
          <w:lang w:val="en-GB"/>
        </w:rPr>
        <w:t xml:space="preserve"> database</w:t>
      </w:r>
      <w:r w:rsidRPr="003C74EA">
        <w:rPr>
          <w:rFonts w:ascii="Times" w:eastAsia="Times New Roman" w:hAnsi="Times" w:cs="Times New Roman"/>
          <w:sz w:val="22"/>
          <w:szCs w:val="22"/>
          <w:shd w:val="clear" w:color="auto" w:fill="FFFFFF"/>
          <w:lang w:val="en-GB"/>
        </w:rPr>
        <w:t xml:space="preserve">. </w:t>
      </w:r>
    </w:p>
    <w:p w14:paraId="2F14F5D2" w14:textId="77777777" w:rsidR="001A0FC2" w:rsidRPr="003C74EA" w:rsidRDefault="001A0FC2" w:rsidP="003C74EA">
      <w:pPr>
        <w:spacing w:after="240" w:line="360" w:lineRule="auto"/>
        <w:ind w:left="709"/>
        <w:contextualSpacing/>
        <w:jc w:val="both"/>
        <w:rPr>
          <w:ins w:id="2268" w:author="Chara Katiri" w:date="2015-04-11T21:28:00Z"/>
          <w:rFonts w:ascii="Times" w:eastAsia="Times New Roman" w:hAnsi="Times" w:cs="Times New Roman"/>
          <w:sz w:val="22"/>
          <w:szCs w:val="22"/>
          <w:highlight w:val="yellow"/>
          <w:lang w:val="en-GB"/>
        </w:rPr>
      </w:pPr>
    </w:p>
    <w:p w14:paraId="3F9C1990" w14:textId="77777777" w:rsidR="003E44CE" w:rsidRPr="003C74EA" w:rsidRDefault="003E44CE" w:rsidP="003C74EA">
      <w:pPr>
        <w:spacing w:after="240" w:line="360" w:lineRule="auto"/>
        <w:ind w:left="709"/>
        <w:contextualSpacing/>
        <w:jc w:val="both"/>
        <w:rPr>
          <w:rFonts w:ascii="Times" w:eastAsia="Times New Roman" w:hAnsi="Times" w:cs="Times New Roman"/>
          <w:sz w:val="22"/>
          <w:szCs w:val="22"/>
          <w:highlight w:val="yellow"/>
          <w:lang w:val="en-GB"/>
        </w:rPr>
      </w:pPr>
    </w:p>
    <w:p w14:paraId="650E38FC" w14:textId="4C2E2EB1" w:rsidR="009D1FF3" w:rsidRPr="003C74EA" w:rsidRDefault="009D1FF3" w:rsidP="003C74EA">
      <w:pPr>
        <w:spacing w:after="240" w:line="360" w:lineRule="auto"/>
        <w:ind w:left="720" w:firstLine="720"/>
        <w:contextualSpacing/>
        <w:jc w:val="both"/>
        <w:rPr>
          <w:rFonts w:ascii="Times" w:eastAsia="Times New Roman" w:hAnsi="Times" w:cs="Times New Roman"/>
          <w:sz w:val="22"/>
          <w:szCs w:val="22"/>
          <w:lang w:val="en-GB"/>
        </w:rPr>
      </w:pPr>
      <w:commentRangeStart w:id="2269"/>
      <w:r w:rsidRPr="003C74EA">
        <w:rPr>
          <w:rFonts w:ascii="Times" w:eastAsia="Times New Roman" w:hAnsi="Times" w:cs="Times New Roman"/>
          <w:sz w:val="22"/>
          <w:szCs w:val="22"/>
          <w:lang w:val="en-GB"/>
        </w:rPr>
        <w:t>The typical Java-based Persistence Architecture consists of 5 layers: Application layer</w:t>
      </w:r>
      <w:ins w:id="2270" w:author="Chara Katiri" w:date="2015-04-11T21:28:00Z">
        <w:r w:rsidR="003E44CE" w:rsidRPr="003C74EA">
          <w:rPr>
            <w:rFonts w:ascii="Times" w:eastAsia="Times New Roman" w:hAnsi="Times" w:cs="Times New Roman"/>
            <w:sz w:val="22"/>
            <w:szCs w:val="22"/>
            <w:lang w:val="en-GB"/>
          </w:rPr>
          <w:t>,</w:t>
        </w:r>
      </w:ins>
      <w:r w:rsidRPr="003C74EA">
        <w:rPr>
          <w:rFonts w:ascii="Times" w:eastAsia="Times New Roman" w:hAnsi="Times" w:cs="Times New Roman"/>
          <w:sz w:val="22"/>
          <w:szCs w:val="22"/>
          <w:lang w:val="en-GB"/>
        </w:rPr>
        <w:t xml:space="preserve"> DAO</w:t>
      </w:r>
      <w:ins w:id="2271" w:author="Chara Katiri" w:date="2015-04-11T21:28:00Z">
        <w:r w:rsidR="003E44CE" w:rsidRPr="003C74EA">
          <w:rPr>
            <w:rFonts w:ascii="Times" w:eastAsia="Times New Roman" w:hAnsi="Times" w:cs="Times New Roman"/>
            <w:sz w:val="22"/>
            <w:szCs w:val="22"/>
            <w:lang w:val="en-GB"/>
          </w:rPr>
          <w:t xml:space="preserve">, </w:t>
        </w:r>
      </w:ins>
      <w:r w:rsidRPr="003C74EA">
        <w:rPr>
          <w:rFonts w:ascii="Times" w:eastAsia="Times New Roman" w:hAnsi="Times" w:cs="Times New Roman"/>
          <w:sz w:val="22"/>
          <w:szCs w:val="22"/>
          <w:lang w:val="en-GB"/>
        </w:rPr>
        <w:t>ORM</w:t>
      </w:r>
      <w:ins w:id="2272" w:author="Chara Katiri" w:date="2015-04-11T21:28:00Z">
        <w:r w:rsidR="003E44CE" w:rsidRPr="003C74EA">
          <w:rPr>
            <w:rFonts w:ascii="Times" w:eastAsia="Times New Roman" w:hAnsi="Times" w:cs="Times New Roman"/>
            <w:sz w:val="22"/>
            <w:szCs w:val="22"/>
            <w:lang w:val="en-GB"/>
          </w:rPr>
          <w:t xml:space="preserve">, </w:t>
        </w:r>
      </w:ins>
      <w:r w:rsidRPr="003C74EA">
        <w:rPr>
          <w:rFonts w:ascii="Times" w:eastAsia="Times New Roman" w:hAnsi="Times" w:cs="Times New Roman"/>
          <w:sz w:val="22"/>
          <w:szCs w:val="22"/>
          <w:lang w:val="en-GB"/>
        </w:rPr>
        <w:t>Data Source and</w:t>
      </w:r>
      <w:ins w:id="2273" w:author="Chara Katiri" w:date="2015-04-11T21:28:00Z">
        <w:r w:rsidR="003E44CE" w:rsidRPr="003C74EA">
          <w:rPr>
            <w:rFonts w:ascii="Times" w:eastAsia="Times New Roman" w:hAnsi="Times" w:cs="Times New Roman"/>
            <w:sz w:val="22"/>
            <w:szCs w:val="22"/>
            <w:lang w:val="en-GB"/>
          </w:rPr>
          <w:t xml:space="preserve"> </w:t>
        </w:r>
      </w:ins>
      <w:r w:rsidRPr="003C74EA">
        <w:rPr>
          <w:rFonts w:ascii="Times" w:eastAsia="Times New Roman" w:hAnsi="Times" w:cs="Times New Roman"/>
          <w:sz w:val="22"/>
          <w:szCs w:val="22"/>
          <w:lang w:val="en-GB"/>
        </w:rPr>
        <w:t>Database</w:t>
      </w:r>
      <w:ins w:id="2274" w:author="Chara Katiri" w:date="2015-04-11T20:52:00Z">
        <w:r w:rsidR="00BB7121" w:rsidRPr="003C74EA">
          <w:rPr>
            <w:rFonts w:ascii="Times" w:eastAsia="Times New Roman" w:hAnsi="Times" w:cs="Times New Roman"/>
            <w:sz w:val="22"/>
            <w:szCs w:val="22"/>
            <w:lang w:val="en-GB"/>
          </w:rPr>
          <w:t xml:space="preserve">. </w:t>
        </w:r>
      </w:ins>
      <w:ins w:id="2275" w:author="Chara Katiri" w:date="2015-04-11T20:51:00Z">
        <w:r w:rsidR="00BB7121" w:rsidRPr="003C74EA">
          <w:rPr>
            <w:rFonts w:ascii="Times" w:eastAsia="Times New Roman" w:hAnsi="Times" w:cs="Times New Roman"/>
            <w:sz w:val="22"/>
            <w:szCs w:val="22"/>
            <w:lang w:val="en-GB"/>
          </w:rPr>
          <w:t xml:space="preserve"> </w:t>
        </w:r>
      </w:ins>
      <w:commentRangeEnd w:id="2269"/>
      <w:ins w:id="2276" w:author="Chara Katiri" w:date="2015-04-11T21:27:00Z">
        <w:r w:rsidR="003E44CE" w:rsidRPr="003C74EA">
          <w:rPr>
            <w:rStyle w:val="CommentReference"/>
            <w:rFonts w:ascii="Times" w:hAnsi="Times"/>
            <w:sz w:val="22"/>
            <w:szCs w:val="22"/>
          </w:rPr>
          <w:commentReference w:id="2269"/>
        </w:r>
      </w:ins>
    </w:p>
    <w:p w14:paraId="564F0681" w14:textId="6F1B960B" w:rsidR="009D1FF3" w:rsidRPr="003C74EA" w:rsidRDefault="008F5A7C" w:rsidP="003C74EA">
      <w:pPr>
        <w:spacing w:after="240" w:line="360" w:lineRule="auto"/>
        <w:ind w:left="709"/>
        <w:contextualSpacing/>
        <w:jc w:val="both"/>
        <w:rPr>
          <w:rFonts w:ascii="Times" w:eastAsia="Times New Roman" w:hAnsi="Times" w:cs="Times New Roman"/>
          <w:sz w:val="22"/>
          <w:szCs w:val="22"/>
          <w:lang w:val="en-GB"/>
        </w:rPr>
      </w:pPr>
      <w:r w:rsidRPr="003C74EA">
        <w:rPr>
          <w:rFonts w:ascii="Times" w:eastAsia="Times New Roman" w:hAnsi="Times" w:cs="Times New Roman"/>
          <w:noProof/>
          <w:sz w:val="22"/>
          <w:szCs w:val="22"/>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32170603" w14:textId="6E8F6882" w:rsidR="008F5A7C" w:rsidRPr="003C74EA" w:rsidRDefault="008F5A7C">
      <w:pPr>
        <w:pStyle w:val="ListParagraph"/>
        <w:numPr>
          <w:ilvl w:val="0"/>
          <w:numId w:val="49"/>
        </w:numPr>
        <w:spacing w:after="240" w:line="360" w:lineRule="auto"/>
        <w:jc w:val="both"/>
        <w:rPr>
          <w:ins w:id="2277" w:author="Chara Katiri" w:date="2015-04-11T20:54:00Z"/>
          <w:rFonts w:ascii="Times" w:eastAsia="Times New Roman" w:hAnsi="Times" w:cs="Times New Roman"/>
          <w:sz w:val="22"/>
          <w:szCs w:val="22"/>
          <w:lang w:val="en-GB"/>
          <w:rPrChange w:id="2278" w:author="Chara Katiri" w:date="2015-04-12T03:47:00Z">
            <w:rPr>
              <w:ins w:id="2279" w:author="Chara Katiri" w:date="2015-04-11T20:54:00Z"/>
              <w:lang w:val="en-GB"/>
            </w:rPr>
          </w:rPrChange>
        </w:rPr>
        <w:pPrChange w:id="2280" w:author="Chara Katiri" w:date="2015-04-12T03:47:00Z">
          <w:pPr>
            <w:spacing w:after="240" w:line="360" w:lineRule="auto"/>
            <w:ind w:left="709"/>
            <w:contextualSpacing/>
            <w:jc w:val="both"/>
          </w:pPr>
        </w:pPrChange>
      </w:pPr>
      <w:r w:rsidRPr="003C74EA">
        <w:rPr>
          <w:rFonts w:ascii="Times" w:eastAsia="Times New Roman" w:hAnsi="Times" w:cs="Times New Roman"/>
          <w:sz w:val="22"/>
          <w:szCs w:val="22"/>
          <w:lang w:val="en-GB"/>
          <w:rPrChange w:id="2281" w:author="Chara Katiri" w:date="2015-04-12T03:47:00Z">
            <w:rPr>
              <w:lang w:val="en-GB"/>
            </w:rPr>
          </w:rPrChange>
        </w:rPr>
        <w:t>The Application layer</w:t>
      </w:r>
      <w:ins w:id="2282" w:author="Chara Katiri" w:date="2015-04-11T20:52:00Z">
        <w:r w:rsidR="00BB7121" w:rsidRPr="003C74EA">
          <w:rPr>
            <w:rFonts w:ascii="Times" w:eastAsia="Times New Roman" w:hAnsi="Times" w:cs="Times New Roman"/>
            <w:sz w:val="22"/>
            <w:szCs w:val="22"/>
            <w:lang w:val="en-GB"/>
            <w:rPrChange w:id="2283" w:author="Chara Katiri" w:date="2015-04-12T03:47:00Z">
              <w:rPr>
                <w:lang w:val="en-GB"/>
              </w:rPr>
            </w:rPrChange>
          </w:rPr>
          <w:t xml:space="preserve"> </w:t>
        </w:r>
      </w:ins>
      <w:ins w:id="2284" w:author="Chara Katiri" w:date="2015-04-11T20:53:00Z">
        <w:r w:rsidR="00BB7121" w:rsidRPr="003C74EA">
          <w:rPr>
            <w:rFonts w:ascii="Times" w:eastAsia="Times New Roman" w:hAnsi="Times" w:cs="Times New Roman"/>
            <w:sz w:val="22"/>
            <w:szCs w:val="22"/>
            <w:lang w:val="en-GB"/>
            <w:rPrChange w:id="2285" w:author="Chara Katiri" w:date="2015-04-12T03:47:00Z">
              <w:rPr>
                <w:lang w:val="en-GB"/>
              </w:rPr>
            </w:rPrChange>
          </w:rPr>
          <w:t>consists</w:t>
        </w:r>
      </w:ins>
      <w:ins w:id="2286" w:author="Chara Katiri" w:date="2015-04-11T20:52:00Z">
        <w:r w:rsidR="00BB7121" w:rsidRPr="003C74EA">
          <w:rPr>
            <w:rFonts w:ascii="Times" w:eastAsia="Times New Roman" w:hAnsi="Times" w:cs="Times New Roman"/>
            <w:sz w:val="22"/>
            <w:szCs w:val="22"/>
            <w:lang w:val="en-GB"/>
            <w:rPrChange w:id="2287" w:author="Chara Katiri" w:date="2015-04-12T03:47:00Z">
              <w:rPr>
                <w:lang w:val="en-GB"/>
              </w:rPr>
            </w:rPrChange>
          </w:rPr>
          <w:t xml:space="preserve"> of </w:t>
        </w:r>
      </w:ins>
      <w:ins w:id="2288" w:author="Chara Katiri" w:date="2015-04-11T20:53:00Z">
        <w:r w:rsidR="00BB7121" w:rsidRPr="003C74EA">
          <w:rPr>
            <w:rFonts w:ascii="Times" w:eastAsia="Times New Roman" w:hAnsi="Times" w:cs="Times New Roman"/>
            <w:sz w:val="22"/>
            <w:szCs w:val="22"/>
            <w:lang w:val="en-GB"/>
            <w:rPrChange w:id="2289" w:author="Chara Katiri" w:date="2015-04-12T03:47:00Z">
              <w:rPr>
                <w:lang w:val="en-GB"/>
              </w:rPr>
            </w:rPrChange>
          </w:rPr>
          <w:t xml:space="preserve">the core services that form the business logic of the </w:t>
        </w:r>
      </w:ins>
      <w:ins w:id="2290" w:author="Chara Katiri" w:date="2015-04-11T20:54:00Z">
        <w:r w:rsidR="00BB7121" w:rsidRPr="003C74EA">
          <w:rPr>
            <w:rFonts w:ascii="Times" w:eastAsia="Times New Roman" w:hAnsi="Times" w:cs="Times New Roman"/>
            <w:sz w:val="22"/>
            <w:szCs w:val="22"/>
            <w:lang w:val="en-GB"/>
            <w:rPrChange w:id="2291" w:author="Chara Katiri" w:date="2015-04-12T03:47:00Z">
              <w:rPr>
                <w:lang w:val="en-GB"/>
              </w:rPr>
            </w:rPrChange>
          </w:rPr>
          <w:t>application</w:t>
        </w:r>
      </w:ins>
      <w:ins w:id="2292" w:author="Chara Katiri" w:date="2015-04-11T20:53:00Z">
        <w:r w:rsidR="00BB7121" w:rsidRPr="003C74EA">
          <w:rPr>
            <w:rFonts w:ascii="Times" w:eastAsia="Times New Roman" w:hAnsi="Times" w:cs="Times New Roman"/>
            <w:sz w:val="22"/>
            <w:szCs w:val="22"/>
            <w:lang w:val="en-GB"/>
            <w:rPrChange w:id="2293" w:author="Chara Katiri" w:date="2015-04-12T03:47:00Z">
              <w:rPr>
                <w:lang w:val="en-GB"/>
              </w:rPr>
            </w:rPrChange>
          </w:rPr>
          <w:t>.</w:t>
        </w:r>
      </w:ins>
      <w:ins w:id="2294" w:author="Chara Katiri" w:date="2015-04-11T20:54:00Z">
        <w:r w:rsidR="00BB7121" w:rsidRPr="003C74EA">
          <w:rPr>
            <w:rFonts w:ascii="Times" w:eastAsia="Times New Roman" w:hAnsi="Times" w:cs="Times New Roman"/>
            <w:sz w:val="22"/>
            <w:szCs w:val="22"/>
            <w:lang w:val="en-GB"/>
            <w:rPrChange w:id="2295" w:author="Chara Katiri" w:date="2015-04-12T03:47:00Z">
              <w:rPr>
                <w:lang w:val="en-GB"/>
              </w:rPr>
            </w:rPrChange>
          </w:rPr>
          <w:t xml:space="preserve"> </w:t>
        </w:r>
      </w:ins>
    </w:p>
    <w:p w14:paraId="6A9C9D7A" w14:textId="1328161D" w:rsidR="00BB7121" w:rsidRPr="003C74EA" w:rsidRDefault="00BB7121">
      <w:pPr>
        <w:pStyle w:val="ListParagraph"/>
        <w:numPr>
          <w:ilvl w:val="0"/>
          <w:numId w:val="49"/>
        </w:numPr>
        <w:spacing w:after="240" w:line="360" w:lineRule="auto"/>
        <w:jc w:val="both"/>
        <w:rPr>
          <w:ins w:id="2296" w:author="Chara Katiri" w:date="2015-04-11T21:01:00Z"/>
          <w:rFonts w:ascii="Times" w:eastAsia="Times New Roman" w:hAnsi="Times" w:cs="Times New Roman"/>
          <w:sz w:val="22"/>
          <w:szCs w:val="22"/>
          <w:lang w:val="en-GB"/>
          <w:rPrChange w:id="2297" w:author="Chara Katiri" w:date="2015-04-12T03:47:00Z">
            <w:rPr>
              <w:ins w:id="2298" w:author="Chara Katiri" w:date="2015-04-11T21:01:00Z"/>
              <w:lang w:val="en-GB"/>
            </w:rPr>
          </w:rPrChange>
        </w:rPr>
        <w:pPrChange w:id="2299" w:author="Chara Katiri" w:date="2015-04-12T03:47:00Z">
          <w:pPr>
            <w:spacing w:after="240" w:line="360" w:lineRule="auto"/>
            <w:ind w:left="709"/>
            <w:contextualSpacing/>
            <w:jc w:val="both"/>
          </w:pPr>
        </w:pPrChange>
      </w:pPr>
      <w:ins w:id="2300" w:author="Chara Katiri" w:date="2015-04-11T20:54:00Z">
        <w:r w:rsidRPr="003C74EA">
          <w:rPr>
            <w:rFonts w:ascii="Times" w:eastAsia="Times New Roman" w:hAnsi="Times" w:cs="Times New Roman"/>
            <w:sz w:val="22"/>
            <w:szCs w:val="22"/>
            <w:lang w:val="en-GB"/>
            <w:rPrChange w:id="2301" w:author="Chara Katiri" w:date="2015-04-12T03:47:00Z">
              <w:rPr>
                <w:lang w:val="en-GB"/>
              </w:rPr>
            </w:rPrChange>
          </w:rPr>
          <w:t xml:space="preserve">The </w:t>
        </w:r>
      </w:ins>
      <w:ins w:id="2302" w:author="Chara Katiri" w:date="2015-04-11T20:55:00Z">
        <w:r w:rsidRPr="003C74EA">
          <w:rPr>
            <w:rFonts w:ascii="Times" w:eastAsia="Times New Roman" w:hAnsi="Times" w:cs="Times New Roman"/>
            <w:sz w:val="22"/>
            <w:szCs w:val="22"/>
            <w:lang w:val="en-GB"/>
            <w:rPrChange w:id="2303" w:author="Chara Katiri" w:date="2015-04-12T03:47:00Z">
              <w:rPr>
                <w:lang w:val="en-GB"/>
              </w:rPr>
            </w:rPrChange>
          </w:rPr>
          <w:t>Data Access Objects</w:t>
        </w:r>
      </w:ins>
      <w:ins w:id="2304" w:author="Chara Katiri" w:date="2015-04-11T20:54:00Z">
        <w:r w:rsidRPr="003C74EA">
          <w:rPr>
            <w:rFonts w:ascii="Times" w:eastAsia="Times New Roman" w:hAnsi="Times" w:cs="Times New Roman"/>
            <w:sz w:val="22"/>
            <w:szCs w:val="22"/>
            <w:lang w:val="en-GB"/>
            <w:rPrChange w:id="2305" w:author="Chara Katiri" w:date="2015-04-12T03:47:00Z">
              <w:rPr>
                <w:lang w:val="en-GB"/>
              </w:rPr>
            </w:rPrChange>
          </w:rPr>
          <w:t xml:space="preserve"> </w:t>
        </w:r>
      </w:ins>
      <w:ins w:id="2306" w:author="Chara Katiri" w:date="2015-04-11T20:55:00Z">
        <w:r w:rsidRPr="003C74EA">
          <w:rPr>
            <w:rFonts w:ascii="Times" w:eastAsia="Times New Roman" w:hAnsi="Times" w:cs="Times New Roman"/>
            <w:sz w:val="22"/>
            <w:szCs w:val="22"/>
            <w:lang w:val="en-GB"/>
            <w:rPrChange w:id="2307" w:author="Chara Katiri" w:date="2015-04-12T03:47:00Z">
              <w:rPr>
                <w:lang w:val="en-GB"/>
              </w:rPr>
            </w:rPrChange>
          </w:rPr>
          <w:t>(</w:t>
        </w:r>
      </w:ins>
      <w:ins w:id="2308" w:author="Chara Katiri" w:date="2015-04-11T20:54:00Z">
        <w:r w:rsidRPr="003C74EA">
          <w:rPr>
            <w:rFonts w:ascii="Times" w:eastAsia="Times New Roman" w:hAnsi="Times" w:cs="Times New Roman"/>
            <w:sz w:val="22"/>
            <w:szCs w:val="22"/>
            <w:lang w:val="en-GB"/>
            <w:rPrChange w:id="2309" w:author="Chara Katiri" w:date="2015-04-12T03:47:00Z">
              <w:rPr>
                <w:lang w:val="en-GB"/>
              </w:rPr>
            </w:rPrChange>
          </w:rPr>
          <w:t>DAO</w:t>
        </w:r>
      </w:ins>
      <w:ins w:id="2310" w:author="Chara Katiri" w:date="2015-04-11T20:55:00Z">
        <w:r w:rsidRPr="003C74EA">
          <w:rPr>
            <w:rFonts w:ascii="Times" w:eastAsia="Times New Roman" w:hAnsi="Times" w:cs="Times New Roman"/>
            <w:sz w:val="22"/>
            <w:szCs w:val="22"/>
            <w:lang w:val="en-GB"/>
            <w:rPrChange w:id="2311" w:author="Chara Katiri" w:date="2015-04-12T03:47:00Z">
              <w:rPr>
                <w:lang w:val="en-GB"/>
              </w:rPr>
            </w:rPrChange>
          </w:rPr>
          <w:t>s)</w:t>
        </w:r>
      </w:ins>
      <w:ins w:id="2312" w:author="Chara Katiri" w:date="2015-04-11T20:54:00Z">
        <w:r w:rsidRPr="003C74EA">
          <w:rPr>
            <w:rFonts w:ascii="Times" w:eastAsia="Times New Roman" w:hAnsi="Times" w:cs="Times New Roman"/>
            <w:sz w:val="22"/>
            <w:szCs w:val="22"/>
            <w:lang w:val="en-GB"/>
            <w:rPrChange w:id="2313" w:author="Chara Katiri" w:date="2015-04-12T03:47:00Z">
              <w:rPr>
                <w:lang w:val="en-GB"/>
              </w:rPr>
            </w:rPrChange>
          </w:rPr>
          <w:t xml:space="preserve"> </w:t>
        </w:r>
      </w:ins>
      <w:ins w:id="2314" w:author="Chara Katiri" w:date="2015-04-11T20:59:00Z">
        <w:r w:rsidRPr="003C74EA">
          <w:rPr>
            <w:rFonts w:ascii="Times" w:eastAsia="Times New Roman" w:hAnsi="Times" w:cs="Times New Roman"/>
            <w:sz w:val="22"/>
            <w:szCs w:val="22"/>
            <w:lang w:val="en-GB"/>
            <w:rPrChange w:id="2315" w:author="Chara Katiri" w:date="2015-04-12T03:47:00Z">
              <w:rPr>
                <w:lang w:val="en-GB"/>
              </w:rPr>
            </w:rPrChange>
          </w:rPr>
          <w:t>consists of the database services and domain persistence</w:t>
        </w:r>
        <w:r w:rsidR="00932EFF" w:rsidRPr="003C74EA">
          <w:rPr>
            <w:rFonts w:ascii="Times" w:eastAsia="Times New Roman" w:hAnsi="Times" w:cs="Times New Roman"/>
            <w:sz w:val="22"/>
            <w:szCs w:val="22"/>
            <w:lang w:val="en-GB"/>
            <w:rPrChange w:id="2316" w:author="Chara Katiri" w:date="2015-04-12T03:47:00Z">
              <w:rPr>
                <w:lang w:val="en-GB"/>
              </w:rPr>
            </w:rPrChange>
          </w:rPr>
          <w:t xml:space="preserve"> API. The </w:t>
        </w:r>
      </w:ins>
      <w:ins w:id="2317" w:author="Chara Katiri" w:date="2015-04-11T21:01:00Z">
        <w:r w:rsidR="00932EFF" w:rsidRPr="003C74EA">
          <w:rPr>
            <w:rFonts w:ascii="Times" w:eastAsia="Times New Roman" w:hAnsi="Times" w:cs="Times New Roman"/>
            <w:sz w:val="22"/>
            <w:szCs w:val="22"/>
            <w:lang w:val="en-GB"/>
            <w:rPrChange w:id="2318" w:author="Chara Katiri" w:date="2015-04-12T03:47:00Z">
              <w:rPr>
                <w:lang w:val="en-GB"/>
              </w:rPr>
            </w:rPrChange>
          </w:rPr>
          <w:t>DAO is a</w:t>
        </w:r>
      </w:ins>
      <w:ins w:id="2319" w:author="Chara Katiri" w:date="2015-04-11T20:59:00Z">
        <w:r w:rsidR="00932EFF" w:rsidRPr="003C74EA">
          <w:rPr>
            <w:rFonts w:ascii="Times" w:eastAsia="Times New Roman" w:hAnsi="Times" w:cs="Times New Roman"/>
            <w:sz w:val="22"/>
            <w:szCs w:val="22"/>
            <w:lang w:val="en-GB"/>
            <w:rPrChange w:id="2320" w:author="Chara Katiri" w:date="2015-04-12T03:47:00Z">
              <w:rPr>
                <w:lang w:val="en-GB"/>
              </w:rPr>
            </w:rPrChange>
          </w:rPr>
          <w:t xml:space="preserve"> </w:t>
        </w:r>
      </w:ins>
      <w:ins w:id="2321" w:author="Chara Katiri" w:date="2015-04-11T21:00:00Z">
        <w:r w:rsidR="00932EFF" w:rsidRPr="003C74EA">
          <w:rPr>
            <w:rFonts w:ascii="Times" w:eastAsia="Times New Roman" w:hAnsi="Times" w:cs="Times New Roman"/>
            <w:sz w:val="22"/>
            <w:szCs w:val="22"/>
            <w:lang w:val="en-GB"/>
            <w:rPrChange w:id="2322" w:author="Chara Katiri" w:date="2015-04-12T03:47:00Z">
              <w:rPr>
                <w:lang w:val="en-GB"/>
              </w:rPr>
            </w:rPrChange>
          </w:rPr>
          <w:t>specialised</w:t>
        </w:r>
      </w:ins>
      <w:ins w:id="2323" w:author="Chara Katiri" w:date="2015-04-11T20:59:00Z">
        <w:r w:rsidR="00932EFF" w:rsidRPr="003C74EA">
          <w:rPr>
            <w:rFonts w:ascii="Times" w:eastAsia="Times New Roman" w:hAnsi="Times" w:cs="Times New Roman"/>
            <w:sz w:val="22"/>
            <w:szCs w:val="22"/>
            <w:lang w:val="en-GB"/>
            <w:rPrChange w:id="2324" w:author="Chara Katiri" w:date="2015-04-12T03:47:00Z">
              <w:rPr>
                <w:lang w:val="en-GB"/>
              </w:rPr>
            </w:rPrChange>
          </w:rPr>
          <w:t xml:space="preserve"> service</w:t>
        </w:r>
        <w:r w:rsidRPr="003C74EA">
          <w:rPr>
            <w:rFonts w:ascii="Times" w:eastAsia="Times New Roman" w:hAnsi="Times" w:cs="Times New Roman"/>
            <w:sz w:val="22"/>
            <w:szCs w:val="22"/>
            <w:lang w:val="en-GB"/>
            <w:rPrChange w:id="2325" w:author="Chara Katiri" w:date="2015-04-12T03:47:00Z">
              <w:rPr>
                <w:lang w:val="en-GB"/>
              </w:rPr>
            </w:rPrChange>
          </w:rPr>
          <w:t xml:space="preserve"> </w:t>
        </w:r>
      </w:ins>
      <w:ins w:id="2326" w:author="Chara Katiri" w:date="2015-04-11T21:00:00Z">
        <w:r w:rsidR="00932EFF" w:rsidRPr="003C74EA">
          <w:rPr>
            <w:rFonts w:ascii="Times" w:eastAsia="Times New Roman" w:hAnsi="Times" w:cs="Times New Roman"/>
            <w:sz w:val="22"/>
            <w:szCs w:val="22"/>
            <w:lang w:val="en-GB"/>
            <w:rPrChange w:id="2327" w:author="Chara Katiri" w:date="2015-04-12T03:47:00Z">
              <w:rPr>
                <w:lang w:val="en-GB"/>
              </w:rPr>
            </w:rPrChange>
          </w:rPr>
          <w:t xml:space="preserve">used </w:t>
        </w:r>
      </w:ins>
      <w:ins w:id="2328" w:author="Chara Katiri" w:date="2015-04-11T20:59:00Z">
        <w:r w:rsidRPr="003C74EA">
          <w:rPr>
            <w:rFonts w:ascii="Times" w:eastAsia="Times New Roman" w:hAnsi="Times" w:cs="Times New Roman"/>
            <w:sz w:val="22"/>
            <w:szCs w:val="22"/>
            <w:lang w:val="en-GB"/>
            <w:rPrChange w:id="2329" w:author="Chara Katiri" w:date="2015-04-12T03:47:00Z">
              <w:rPr>
                <w:lang w:val="en-GB"/>
              </w:rPr>
            </w:rPrChange>
          </w:rPr>
          <w:t xml:space="preserve">by the </w:t>
        </w:r>
      </w:ins>
      <w:ins w:id="2330" w:author="Chara Katiri" w:date="2015-04-11T21:00:00Z">
        <w:r w:rsidR="00932EFF" w:rsidRPr="003C74EA">
          <w:rPr>
            <w:rFonts w:ascii="Times" w:eastAsia="Times New Roman" w:hAnsi="Times" w:cs="Times New Roman"/>
            <w:sz w:val="22"/>
            <w:szCs w:val="22"/>
            <w:lang w:val="en-GB"/>
            <w:rPrChange w:id="2331" w:author="Chara Katiri" w:date="2015-04-12T03:47:00Z">
              <w:rPr>
                <w:lang w:val="en-GB"/>
              </w:rPr>
            </w:rPrChange>
          </w:rPr>
          <w:t xml:space="preserve">controller to access and retrieve data from the database. </w:t>
        </w:r>
      </w:ins>
    </w:p>
    <w:p w14:paraId="5EFB020B" w14:textId="0AA2C4EA" w:rsidR="00F7315D" w:rsidRPr="003C74EA" w:rsidRDefault="00932EFF">
      <w:pPr>
        <w:pStyle w:val="ListParagraph"/>
        <w:widowControl w:val="0"/>
        <w:numPr>
          <w:ilvl w:val="0"/>
          <w:numId w:val="49"/>
        </w:numPr>
        <w:autoSpaceDE w:val="0"/>
        <w:autoSpaceDN w:val="0"/>
        <w:adjustRightInd w:val="0"/>
        <w:spacing w:after="240" w:line="360" w:lineRule="auto"/>
        <w:jc w:val="both"/>
        <w:rPr>
          <w:ins w:id="2332" w:author="Chara Katiri" w:date="2015-04-11T21:17:00Z"/>
          <w:rFonts w:ascii="Times" w:eastAsia="Times New Roman" w:hAnsi="Times" w:cs="Times New Roman"/>
          <w:sz w:val="22"/>
          <w:szCs w:val="22"/>
          <w:lang w:val="en-GB"/>
          <w:rPrChange w:id="2333" w:author="Chara Katiri" w:date="2015-04-12T03:47:00Z">
            <w:rPr>
              <w:ins w:id="2334" w:author="Chara Katiri" w:date="2015-04-11T21:17:00Z"/>
              <w:lang w:val="en-GB"/>
            </w:rPr>
          </w:rPrChange>
        </w:rPr>
        <w:pPrChange w:id="2335" w:author="Chara Katiri" w:date="2015-04-12T03:47:00Z">
          <w:pPr>
            <w:widowControl w:val="0"/>
            <w:autoSpaceDE w:val="0"/>
            <w:autoSpaceDN w:val="0"/>
            <w:adjustRightInd w:val="0"/>
            <w:spacing w:after="240"/>
          </w:pPr>
        </w:pPrChange>
      </w:pPr>
      <w:ins w:id="2336" w:author="Chara Katiri" w:date="2015-04-11T21:01:00Z">
        <w:r w:rsidRPr="003C74EA">
          <w:rPr>
            <w:rFonts w:ascii="Times" w:eastAsia="Times New Roman" w:hAnsi="Times" w:cs="Times New Roman"/>
            <w:sz w:val="22"/>
            <w:szCs w:val="22"/>
            <w:lang w:val="en-GB"/>
            <w:rPrChange w:id="2337" w:author="Chara Katiri" w:date="2015-04-12T03:47:00Z">
              <w:rPr>
                <w:lang w:val="en-GB"/>
              </w:rPr>
            </w:rPrChange>
          </w:rPr>
          <w:t>The Object Relational Mapping (ORM)</w:t>
        </w:r>
      </w:ins>
      <w:ins w:id="2338" w:author="Chara Katiri" w:date="2015-04-11T21:14:00Z">
        <w:r w:rsidR="00F7315D" w:rsidRPr="003C74EA">
          <w:rPr>
            <w:rFonts w:ascii="Times" w:eastAsia="Times New Roman" w:hAnsi="Times" w:cs="Times New Roman"/>
            <w:sz w:val="22"/>
            <w:szCs w:val="22"/>
            <w:lang w:val="en-GB"/>
            <w:rPrChange w:id="2339" w:author="Chara Katiri" w:date="2015-04-12T03:47:00Z">
              <w:rPr>
                <w:lang w:val="en-GB"/>
              </w:rPr>
            </w:rPrChange>
          </w:rPr>
          <w:t xml:space="preserve"> is a powerful </w:t>
        </w:r>
      </w:ins>
      <w:ins w:id="2340" w:author="Chara Katiri" w:date="2015-04-11T21:16:00Z">
        <w:r w:rsidR="00F7315D" w:rsidRPr="003C74EA">
          <w:rPr>
            <w:rFonts w:ascii="Times" w:eastAsia="Times New Roman" w:hAnsi="Times" w:cs="Times New Roman"/>
            <w:sz w:val="22"/>
            <w:szCs w:val="22"/>
            <w:lang w:val="en-GB"/>
            <w:rPrChange w:id="2341" w:author="Chara Katiri" w:date="2015-04-12T03:47:00Z">
              <w:rPr>
                <w:lang w:val="en-GB"/>
              </w:rPr>
            </w:rPrChange>
          </w:rPr>
          <w:t xml:space="preserve">object-oriented </w:t>
        </w:r>
      </w:ins>
      <w:ins w:id="2342" w:author="Chara Katiri" w:date="2015-04-11T21:14:00Z">
        <w:r w:rsidR="00F7315D" w:rsidRPr="003C74EA">
          <w:rPr>
            <w:rFonts w:ascii="Times" w:eastAsia="Times New Roman" w:hAnsi="Times" w:cs="Times New Roman"/>
            <w:sz w:val="22"/>
            <w:szCs w:val="22"/>
            <w:lang w:val="en-GB"/>
            <w:rPrChange w:id="2343" w:author="Chara Katiri" w:date="2015-04-12T03:47:00Z">
              <w:rPr>
                <w:lang w:val="en-GB"/>
              </w:rPr>
            </w:rPrChange>
          </w:rPr>
          <w:t>functionality</w:t>
        </w:r>
      </w:ins>
      <w:ins w:id="2344" w:author="Chara Katiri" w:date="2015-04-11T21:17:00Z">
        <w:r w:rsidR="00F7315D" w:rsidRPr="003C74EA">
          <w:rPr>
            <w:rFonts w:ascii="Times" w:eastAsia="Times New Roman" w:hAnsi="Times" w:cs="Times New Roman"/>
            <w:sz w:val="22"/>
            <w:szCs w:val="22"/>
            <w:lang w:val="en-GB"/>
            <w:rPrChange w:id="2345" w:author="Chara Katiri" w:date="2015-04-12T03:47:00Z">
              <w:rPr>
                <w:lang w:val="en-GB"/>
              </w:rPr>
            </w:rPrChange>
          </w:rPr>
          <w:t xml:space="preserve"> and </w:t>
        </w:r>
      </w:ins>
      <w:ins w:id="2346" w:author="Chara Katiri" w:date="2015-04-11T21:18:00Z">
        <w:r w:rsidR="00F7315D" w:rsidRPr="003C74EA">
          <w:rPr>
            <w:rFonts w:ascii="Times" w:eastAsia="Times New Roman" w:hAnsi="Times" w:cs="Times New Roman"/>
            <w:sz w:val="22"/>
            <w:szCs w:val="22"/>
            <w:lang w:val="en-GB"/>
            <w:rPrChange w:id="2347" w:author="Chara Katiri" w:date="2015-04-12T03:47:00Z">
              <w:rPr>
                <w:lang w:val="en-GB"/>
              </w:rPr>
            </w:rPrChange>
          </w:rPr>
          <w:t>its</w:t>
        </w:r>
      </w:ins>
      <w:ins w:id="2348" w:author="Chara Katiri" w:date="2015-04-11T21:17:00Z">
        <w:r w:rsidR="00F7315D" w:rsidRPr="003C74EA">
          <w:rPr>
            <w:rFonts w:ascii="Times" w:eastAsia="Times New Roman" w:hAnsi="Times" w:cs="Times New Roman"/>
            <w:sz w:val="22"/>
            <w:szCs w:val="22"/>
            <w:lang w:val="en-GB"/>
            <w:rPrChange w:id="2349" w:author="Chara Katiri" w:date="2015-04-12T03:47:00Z">
              <w:rPr>
                <w:lang w:val="en-GB"/>
              </w:rPr>
            </w:rPrChange>
          </w:rPr>
          <w:t xml:space="preserve"> purpose is to convert data between incompatible types and systems.</w:t>
        </w:r>
      </w:ins>
      <w:ins w:id="2350" w:author="Chara Katiri" w:date="2015-04-11T21:20:00Z">
        <w:r w:rsidR="00DD09C3" w:rsidRPr="003C74EA">
          <w:rPr>
            <w:rFonts w:ascii="Times" w:eastAsia="Times New Roman" w:hAnsi="Times" w:cs="Times New Roman"/>
            <w:sz w:val="22"/>
            <w:szCs w:val="22"/>
            <w:lang w:val="en-GB"/>
            <w:rPrChange w:id="2351" w:author="Chara Katiri" w:date="2015-04-12T03:47:00Z">
              <w:rPr>
                <w:lang w:val="en-GB"/>
              </w:rPr>
            </w:rPrChange>
          </w:rPr>
          <w:t xml:space="preserve"> For example it can transform an object to XML, JSON or Java based on the needs of the system.</w:t>
        </w:r>
      </w:ins>
      <w:ins w:id="2352" w:author="Chara Katiri" w:date="2015-04-11T21:17:00Z">
        <w:r w:rsidR="00F7315D" w:rsidRPr="003C74EA">
          <w:rPr>
            <w:rFonts w:ascii="Times" w:eastAsia="Times New Roman" w:hAnsi="Times" w:cs="Times New Roman"/>
            <w:sz w:val="22"/>
            <w:szCs w:val="22"/>
            <w:lang w:val="en-GB"/>
            <w:rPrChange w:id="2353" w:author="Chara Katiri" w:date="2015-04-12T03:47:00Z">
              <w:rPr>
                <w:lang w:val="en-GB"/>
              </w:rPr>
            </w:rPrChange>
          </w:rPr>
          <w:t xml:space="preserve"> </w:t>
        </w:r>
      </w:ins>
      <w:ins w:id="2354" w:author="Chara Katiri" w:date="2015-04-11T21:18:00Z">
        <w:r w:rsidR="00F7315D" w:rsidRPr="003C74EA">
          <w:rPr>
            <w:rFonts w:ascii="Times" w:eastAsia="Times New Roman" w:hAnsi="Times" w:cs="Times New Roman"/>
            <w:sz w:val="22"/>
            <w:szCs w:val="22"/>
            <w:lang w:val="en-GB"/>
            <w:rPrChange w:id="2355" w:author="Chara Katiri" w:date="2015-04-12T03:47:00Z">
              <w:rPr>
                <w:lang w:val="en-GB"/>
              </w:rPr>
            </w:rPrChange>
          </w:rPr>
          <w:t xml:space="preserve">It’s particularly useful in modern Web applications where different types of subsystems are part of the same system. </w:t>
        </w:r>
      </w:ins>
    </w:p>
    <w:p w14:paraId="5E7606AB" w14:textId="25C9B89D" w:rsidR="00932EFF" w:rsidRPr="003C74EA" w:rsidRDefault="00DD09C3">
      <w:pPr>
        <w:pStyle w:val="ListParagraph"/>
        <w:numPr>
          <w:ilvl w:val="0"/>
          <w:numId w:val="49"/>
        </w:numPr>
        <w:spacing w:after="240" w:line="360" w:lineRule="auto"/>
        <w:jc w:val="both"/>
        <w:rPr>
          <w:ins w:id="2356" w:author="Chara Katiri" w:date="2015-04-11T21:00:00Z"/>
          <w:rFonts w:ascii="Times" w:eastAsia="Times New Roman" w:hAnsi="Times" w:cs="Times New Roman"/>
          <w:sz w:val="22"/>
          <w:szCs w:val="22"/>
          <w:lang w:val="en-GB"/>
          <w:rPrChange w:id="2357" w:author="Chara Katiri" w:date="2015-04-12T03:47:00Z">
            <w:rPr>
              <w:ins w:id="2358" w:author="Chara Katiri" w:date="2015-04-11T21:00:00Z"/>
              <w:lang w:val="en-GB"/>
            </w:rPr>
          </w:rPrChange>
        </w:rPr>
        <w:pPrChange w:id="2359" w:author="Chara Katiri" w:date="2015-04-12T03:47:00Z">
          <w:pPr>
            <w:spacing w:after="240" w:line="360" w:lineRule="auto"/>
            <w:ind w:left="709"/>
            <w:contextualSpacing/>
            <w:jc w:val="both"/>
          </w:pPr>
        </w:pPrChange>
      </w:pPr>
      <w:ins w:id="2360" w:author="Chara Katiri" w:date="2015-04-11T21:24:00Z">
        <w:r w:rsidRPr="003C74EA">
          <w:rPr>
            <w:rFonts w:ascii="Times" w:eastAsia="Times New Roman" w:hAnsi="Times" w:cs="Times New Roman"/>
            <w:sz w:val="22"/>
            <w:szCs w:val="22"/>
            <w:lang w:val="en-GB"/>
            <w:rPrChange w:id="2361" w:author="Chara Katiri" w:date="2015-04-12T03:47:00Z">
              <w:rPr>
                <w:lang w:val="en-GB"/>
              </w:rPr>
            </w:rPrChange>
          </w:rPr>
          <w:t xml:space="preserve">The </w:t>
        </w:r>
      </w:ins>
      <w:ins w:id="2362" w:author="Chara Katiri" w:date="2015-04-11T21:22:00Z">
        <w:r w:rsidRPr="003C74EA">
          <w:rPr>
            <w:rFonts w:ascii="Times" w:eastAsia="Times New Roman" w:hAnsi="Times" w:cs="Times New Roman"/>
            <w:sz w:val="22"/>
            <w:szCs w:val="22"/>
            <w:lang w:val="en-GB"/>
            <w:rPrChange w:id="2363" w:author="Chara Katiri" w:date="2015-04-12T03:47:00Z">
              <w:rPr>
                <w:lang w:val="en-GB"/>
              </w:rPr>
            </w:rPrChange>
          </w:rPr>
          <w:t xml:space="preserve">Data source </w:t>
        </w:r>
      </w:ins>
      <w:ins w:id="2364" w:author="Chara Katiri" w:date="2015-04-11T21:24:00Z">
        <w:r w:rsidRPr="003C74EA">
          <w:rPr>
            <w:rFonts w:ascii="Times" w:eastAsia="Times New Roman" w:hAnsi="Times" w:cs="Times New Roman"/>
            <w:sz w:val="22"/>
            <w:szCs w:val="22"/>
            <w:lang w:val="en-GB"/>
            <w:rPrChange w:id="2365" w:author="Chara Katiri" w:date="2015-04-12T03:47:00Z">
              <w:rPr>
                <w:lang w:val="en-GB"/>
              </w:rPr>
            </w:rPrChange>
          </w:rPr>
          <w:t>layer is the connection pool</w:t>
        </w:r>
        <w:r w:rsidR="003E44CE" w:rsidRPr="003C74EA">
          <w:rPr>
            <w:rFonts w:ascii="Times" w:eastAsia="Times New Roman" w:hAnsi="Times" w:cs="Times New Roman"/>
            <w:sz w:val="22"/>
            <w:szCs w:val="22"/>
            <w:lang w:val="en-GB"/>
          </w:rPr>
          <w:t xml:space="preserve"> and fina</w:t>
        </w:r>
      </w:ins>
      <w:ins w:id="2366" w:author="Chara Katiri" w:date="2015-04-11T21:29:00Z">
        <w:r w:rsidR="003E44CE" w:rsidRPr="003C74EA">
          <w:rPr>
            <w:rFonts w:ascii="Times" w:eastAsia="Times New Roman" w:hAnsi="Times" w:cs="Times New Roman"/>
            <w:sz w:val="22"/>
            <w:szCs w:val="22"/>
            <w:lang w:val="en-GB"/>
          </w:rPr>
          <w:t>l</w:t>
        </w:r>
      </w:ins>
      <w:ins w:id="2367" w:author="Chara Katiri" w:date="2015-04-11T21:24:00Z">
        <w:r w:rsidR="003E44CE" w:rsidRPr="003C74EA">
          <w:rPr>
            <w:rFonts w:ascii="Times" w:eastAsia="Times New Roman" w:hAnsi="Times" w:cs="Times New Roman"/>
            <w:sz w:val="22"/>
            <w:szCs w:val="22"/>
            <w:lang w:val="en-GB"/>
          </w:rPr>
          <w:t>ly, t</w:t>
        </w:r>
        <w:r w:rsidRPr="003C74EA">
          <w:rPr>
            <w:rFonts w:ascii="Times" w:eastAsia="Times New Roman" w:hAnsi="Times" w:cs="Times New Roman"/>
            <w:sz w:val="22"/>
            <w:szCs w:val="22"/>
            <w:lang w:val="en-GB"/>
            <w:rPrChange w:id="2368" w:author="Chara Katiri" w:date="2015-04-12T03:47:00Z">
              <w:rPr>
                <w:lang w:val="en-GB"/>
              </w:rPr>
            </w:rPrChange>
          </w:rPr>
          <w:t xml:space="preserve">he Database </w:t>
        </w:r>
      </w:ins>
      <w:ins w:id="2369" w:author="Chara Katiri" w:date="2015-04-11T21:25:00Z">
        <w:r w:rsidRPr="003C74EA">
          <w:rPr>
            <w:rFonts w:ascii="Times" w:eastAsia="Times New Roman" w:hAnsi="Times" w:cs="Times New Roman"/>
            <w:sz w:val="22"/>
            <w:szCs w:val="22"/>
            <w:lang w:val="en-GB"/>
            <w:rPrChange w:id="2370" w:author="Chara Katiri" w:date="2015-04-12T03:47:00Z">
              <w:rPr>
                <w:lang w:val="en-GB"/>
              </w:rPr>
            </w:rPrChange>
          </w:rPr>
          <w:t>layer provides</w:t>
        </w:r>
      </w:ins>
      <w:ins w:id="2371" w:author="Chara Katiri" w:date="2015-04-11T21:24:00Z">
        <w:r w:rsidRPr="003C74EA">
          <w:rPr>
            <w:rFonts w:ascii="Times" w:eastAsia="Times New Roman" w:hAnsi="Times" w:cs="Times New Roman"/>
            <w:sz w:val="22"/>
            <w:szCs w:val="22"/>
            <w:lang w:val="en-GB"/>
            <w:rPrChange w:id="2372" w:author="Chara Katiri" w:date="2015-04-12T03:47:00Z">
              <w:rPr>
                <w:lang w:val="en-GB"/>
              </w:rPr>
            </w:rPrChange>
          </w:rPr>
          <w:t xml:space="preserve"> access to the data. </w:t>
        </w:r>
      </w:ins>
    </w:p>
    <w:p w14:paraId="3F76DDC7" w14:textId="77777777" w:rsidR="001A0FC2" w:rsidRPr="003C74EA" w:rsidRDefault="001A0FC2">
      <w:pPr>
        <w:spacing w:after="240" w:line="360" w:lineRule="auto"/>
        <w:contextualSpacing/>
        <w:jc w:val="both"/>
        <w:rPr>
          <w:rFonts w:ascii="Times" w:eastAsia="Times New Roman" w:hAnsi="Times" w:cs="Times New Roman"/>
          <w:sz w:val="22"/>
          <w:szCs w:val="22"/>
          <w:lang w:val="en-GB"/>
        </w:rPr>
        <w:pPrChange w:id="2373" w:author="Chara Katiri" w:date="2015-04-12T03:47:00Z">
          <w:pPr>
            <w:spacing w:after="240" w:line="360" w:lineRule="auto"/>
            <w:ind w:left="709"/>
            <w:contextualSpacing/>
            <w:jc w:val="both"/>
          </w:pPr>
        </w:pPrChange>
      </w:pPr>
    </w:p>
    <w:p w14:paraId="388D5E96" w14:textId="77777777" w:rsidR="003F330E" w:rsidRPr="003C74EA" w:rsidRDefault="003F330E"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374" w:name="_Toc290429783"/>
      <w:r w:rsidRPr="003C74EA">
        <w:rPr>
          <w:rFonts w:ascii="Times" w:hAnsi="Times" w:cs="Times New Roman"/>
          <w:color w:val="auto"/>
          <w:sz w:val="22"/>
          <w:szCs w:val="22"/>
          <w:lang w:val="en-GB"/>
        </w:rPr>
        <w:t>Security levels</w:t>
      </w:r>
      <w:bookmarkEnd w:id="2374"/>
    </w:p>
    <w:p w14:paraId="46A01315" w14:textId="318B56B4" w:rsidR="00552831" w:rsidRPr="003C74EA" w:rsidRDefault="00552831"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i/>
          <w:sz w:val="22"/>
          <w:szCs w:val="22"/>
          <w:shd w:val="clear" w:color="auto" w:fill="FFFFFF"/>
          <w:lang w:val="en-GB"/>
        </w:rPr>
        <w:t>Security defence – SQL injection</w:t>
      </w:r>
      <w:r w:rsidRPr="003C74EA">
        <w:rPr>
          <w:rFonts w:ascii="Times" w:eastAsia="Times New Roman" w:hAnsi="Times" w:cs="Times New Roman"/>
          <w:sz w:val="22"/>
          <w:szCs w:val="22"/>
          <w:shd w:val="clear" w:color="auto" w:fill="FFFFFF"/>
          <w:lang w:val="en-GB"/>
        </w:rPr>
        <w:t xml:space="preserve">: </w:t>
      </w:r>
      <w:r w:rsidR="00AF0558" w:rsidRPr="003C74EA">
        <w:rPr>
          <w:rFonts w:ascii="Times" w:eastAsia="Times New Roman" w:hAnsi="Times" w:cs="Times New Roman"/>
          <w:sz w:val="22"/>
          <w:szCs w:val="22"/>
          <w:shd w:val="clear" w:color="auto" w:fill="FFFFFF"/>
          <w:lang w:val="en-GB"/>
        </w:rPr>
        <w:t xml:space="preserve">Login is required for buyers in order </w:t>
      </w:r>
      <w:r w:rsidRPr="003C74EA">
        <w:rPr>
          <w:rFonts w:ascii="Times" w:eastAsia="Times New Roman" w:hAnsi="Times" w:cs="Times New Roman"/>
          <w:sz w:val="22"/>
          <w:szCs w:val="22"/>
          <w:shd w:val="clear" w:color="auto" w:fill="FFFFFF"/>
          <w:lang w:val="en-GB"/>
        </w:rPr>
        <w:t>to vie</w:t>
      </w:r>
      <w:r w:rsidR="00AF0558" w:rsidRPr="003C74EA">
        <w:rPr>
          <w:rFonts w:ascii="Times" w:eastAsia="Times New Roman" w:hAnsi="Times" w:cs="Times New Roman"/>
          <w:sz w:val="22"/>
          <w:szCs w:val="22"/>
          <w:shd w:val="clear" w:color="auto" w:fill="FFFFFF"/>
          <w:lang w:val="en-GB"/>
        </w:rPr>
        <w:t>w the list of available items, and for sellers in order to</w:t>
      </w:r>
      <w:r w:rsidRPr="003C74EA">
        <w:rPr>
          <w:rFonts w:ascii="Times" w:eastAsia="Times New Roman" w:hAnsi="Times" w:cs="Times New Roman"/>
          <w:sz w:val="22"/>
          <w:szCs w:val="22"/>
          <w:shd w:val="clear" w:color="auto" w:fill="FFFFFF"/>
          <w:lang w:val="en-GB"/>
        </w:rPr>
        <w:t xml:space="preserve"> add </w:t>
      </w:r>
      <w:r w:rsidR="00AF0558" w:rsidRPr="003C74EA">
        <w:rPr>
          <w:rFonts w:ascii="Times" w:eastAsia="Times New Roman" w:hAnsi="Times" w:cs="Times New Roman"/>
          <w:sz w:val="22"/>
          <w:szCs w:val="22"/>
          <w:shd w:val="clear" w:color="auto" w:fill="FFFFFF"/>
          <w:lang w:val="en-GB"/>
        </w:rPr>
        <w:t xml:space="preserve">new </w:t>
      </w:r>
      <w:r w:rsidRPr="003C74EA">
        <w:rPr>
          <w:rFonts w:ascii="Times" w:eastAsia="Times New Roman" w:hAnsi="Times" w:cs="Times New Roman"/>
          <w:sz w:val="22"/>
          <w:szCs w:val="22"/>
          <w:shd w:val="clear" w:color="auto" w:fill="FFFFFF"/>
          <w:lang w:val="en-GB"/>
        </w:rPr>
        <w:t>item</w:t>
      </w:r>
      <w:r w:rsidR="00AF0558" w:rsidRPr="003C74EA">
        <w:rPr>
          <w:rFonts w:ascii="Times" w:eastAsia="Times New Roman" w:hAnsi="Times" w:cs="Times New Roman"/>
          <w:sz w:val="22"/>
          <w:szCs w:val="22"/>
          <w:shd w:val="clear" w:color="auto" w:fill="FFFFFF"/>
          <w:lang w:val="en-GB"/>
        </w:rPr>
        <w:t>s</w:t>
      </w:r>
      <w:r w:rsidRPr="003C74EA">
        <w:rPr>
          <w:rFonts w:ascii="Times" w:eastAsia="Times New Roman" w:hAnsi="Times" w:cs="Times New Roman"/>
          <w:sz w:val="22"/>
          <w:szCs w:val="22"/>
          <w:shd w:val="clear" w:color="auto" w:fill="FFFFFF"/>
          <w:lang w:val="en-GB"/>
        </w:rPr>
        <w:t xml:space="preserve">. There’s no need for the users to register as they’re using their </w:t>
      </w:r>
      <w:r w:rsidR="00EC0BC2" w:rsidRPr="003C74EA">
        <w:rPr>
          <w:rFonts w:ascii="Times" w:eastAsia="Times New Roman" w:hAnsi="Times" w:cs="Times New Roman"/>
          <w:sz w:val="22"/>
          <w:szCs w:val="22"/>
          <w:shd w:val="clear" w:color="auto" w:fill="FFFFFF"/>
          <w:lang w:val="en-GB"/>
        </w:rPr>
        <w:t>University</w:t>
      </w:r>
      <w:r w:rsidRPr="003C74EA">
        <w:rPr>
          <w:rFonts w:ascii="Times" w:eastAsia="Times New Roman" w:hAnsi="Times" w:cs="Times New Roman"/>
          <w:sz w:val="22"/>
          <w:szCs w:val="22"/>
          <w:shd w:val="clear" w:color="auto" w:fill="FFFFFF"/>
          <w:lang w:val="en-GB"/>
        </w:rPr>
        <w:t xml:space="preserve"> email account.  During the login process the students provide their username (email) and password. The submission of their personal information generates an SQL query [13]. The query is then executed on the database</w:t>
      </w:r>
      <w:r w:rsidR="008A005B" w:rsidRPr="003C74EA">
        <w:rPr>
          <w:rFonts w:ascii="Times" w:eastAsia="Times New Roman" w:hAnsi="Times" w:cs="Times New Roman"/>
          <w:sz w:val="22"/>
          <w:szCs w:val="22"/>
          <w:shd w:val="clear" w:color="auto" w:fill="FFFFFF"/>
          <w:lang w:val="en-GB"/>
        </w:rPr>
        <w:t xml:space="preserve"> and the user</w:t>
      </w:r>
      <w:r w:rsidR="00E1648B" w:rsidRPr="003C74EA">
        <w:rPr>
          <w:rFonts w:ascii="Times" w:eastAsia="Times New Roman" w:hAnsi="Times" w:cs="Times New Roman"/>
          <w:sz w:val="22"/>
          <w:szCs w:val="22"/>
          <w:shd w:val="clear" w:color="auto" w:fill="FFFFFF"/>
          <w:lang w:val="en-GB"/>
        </w:rPr>
        <w:t>’s</w:t>
      </w:r>
      <w:r w:rsidR="008A005B" w:rsidRPr="003C74EA">
        <w:rPr>
          <w:rFonts w:ascii="Times" w:eastAsia="Times New Roman" w:hAnsi="Times" w:cs="Times New Roman"/>
          <w:sz w:val="22"/>
          <w:szCs w:val="22"/>
          <w:shd w:val="clear" w:color="auto" w:fill="FFFFFF"/>
          <w:lang w:val="en-GB"/>
        </w:rPr>
        <w:t xml:space="preserve"> account is authenticated and authorised to allow access to the website.  Text submitted by the user </w:t>
      </w:r>
      <w:r w:rsidR="00E1648B" w:rsidRPr="003C74EA">
        <w:rPr>
          <w:rFonts w:ascii="Times" w:eastAsia="Times New Roman" w:hAnsi="Times" w:cs="Times New Roman"/>
          <w:sz w:val="22"/>
          <w:szCs w:val="22"/>
          <w:shd w:val="clear" w:color="auto" w:fill="FFFFFF"/>
          <w:lang w:val="en-GB"/>
        </w:rPr>
        <w:t>is</w:t>
      </w:r>
      <w:r w:rsidR="008A005B" w:rsidRPr="003C74EA">
        <w:rPr>
          <w:rFonts w:ascii="Times" w:eastAsia="Times New Roman" w:hAnsi="Times" w:cs="Times New Roman"/>
          <w:sz w:val="22"/>
          <w:szCs w:val="22"/>
          <w:shd w:val="clear" w:color="auto" w:fill="FFFFFF"/>
          <w:lang w:val="en-GB"/>
        </w:rPr>
        <w:t xml:space="preserve"> always treaded as suspicious thus not only client side but also server side validation </w:t>
      </w:r>
      <w:r w:rsidR="00E1648B" w:rsidRPr="003C74EA">
        <w:rPr>
          <w:rFonts w:ascii="Times" w:eastAsia="Times New Roman" w:hAnsi="Times" w:cs="Times New Roman"/>
          <w:sz w:val="22"/>
          <w:szCs w:val="22"/>
          <w:shd w:val="clear" w:color="auto" w:fill="FFFFFF"/>
          <w:lang w:val="en-GB"/>
        </w:rPr>
        <w:t xml:space="preserve">was </w:t>
      </w:r>
      <w:r w:rsidR="008A005B" w:rsidRPr="003C74EA">
        <w:rPr>
          <w:rFonts w:ascii="Times" w:eastAsia="Times New Roman" w:hAnsi="Times" w:cs="Times New Roman"/>
          <w:sz w:val="22"/>
          <w:szCs w:val="22"/>
          <w:shd w:val="clear" w:color="auto" w:fill="FFFFFF"/>
          <w:lang w:val="en-GB"/>
        </w:rPr>
        <w:t xml:space="preserve">applied. Lack of validation will allow cybercriminals to submit specifically crafted SQL commands (known as SQL injection) aiming to attack the application </w:t>
      </w:r>
      <w:r w:rsidR="00F57370" w:rsidRPr="003C74EA">
        <w:rPr>
          <w:rFonts w:ascii="Times" w:eastAsia="Times New Roman" w:hAnsi="Times" w:cs="Times New Roman"/>
          <w:sz w:val="22"/>
          <w:szCs w:val="22"/>
          <w:shd w:val="clear" w:color="auto" w:fill="FFFFFF"/>
          <w:lang w:val="en-GB"/>
        </w:rPr>
        <w:t>and reveal</w:t>
      </w:r>
      <w:r w:rsidR="008A005B" w:rsidRPr="003C74EA">
        <w:rPr>
          <w:rFonts w:ascii="Times" w:eastAsia="Times New Roman" w:hAnsi="Times" w:cs="Times New Roman"/>
          <w:sz w:val="22"/>
          <w:szCs w:val="22"/>
          <w:shd w:val="clear" w:color="auto" w:fill="FFFFFF"/>
          <w:lang w:val="en-GB"/>
        </w:rPr>
        <w:t xml:space="preserve"> information </w:t>
      </w:r>
      <w:r w:rsidR="00F57370" w:rsidRPr="003C74EA">
        <w:rPr>
          <w:rFonts w:ascii="Times" w:eastAsia="Times New Roman" w:hAnsi="Times" w:cs="Times New Roman"/>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7EC5E587" w:rsidR="00F57370" w:rsidRPr="003C74EA" w:rsidRDefault="00F57370" w:rsidP="003C74EA">
      <w:pPr>
        <w:pStyle w:val="ListParagraph"/>
        <w:spacing w:line="360" w:lineRule="auto"/>
        <w:ind w:firstLine="720"/>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In order to defend such operations from attackers, the SQL query is parameterised to prevent execution of malicious code. </w:t>
      </w:r>
    </w:p>
    <w:p w14:paraId="1F4D51F5" w14:textId="77777777" w:rsidR="00D36E0A" w:rsidRPr="003C74EA" w:rsidRDefault="00D36E0A" w:rsidP="003C74EA">
      <w:pPr>
        <w:pStyle w:val="ListParagraph"/>
        <w:spacing w:line="360" w:lineRule="auto"/>
        <w:ind w:firstLine="720"/>
        <w:jc w:val="both"/>
        <w:rPr>
          <w:rFonts w:ascii="Times" w:eastAsia="Times New Roman" w:hAnsi="Times" w:cs="Times New Roman"/>
          <w:sz w:val="22"/>
          <w:szCs w:val="22"/>
          <w:shd w:val="clear" w:color="auto" w:fill="FFFFFF"/>
          <w:lang w:val="en-GB"/>
        </w:rPr>
      </w:pPr>
    </w:p>
    <w:p w14:paraId="6AC60A8A" w14:textId="15897765" w:rsidR="00D36E0A" w:rsidRPr="003C74EA" w:rsidRDefault="00F57370" w:rsidP="003C74EA">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 xml:space="preserve">Form validation: </w:t>
      </w:r>
      <w:r w:rsidR="00D36E0A" w:rsidRPr="003C74EA">
        <w:rPr>
          <w:rFonts w:ascii="Times" w:eastAsia="Times New Roman" w:hAnsi="Times" w:cs="Times New Roman"/>
          <w:sz w:val="22"/>
          <w:szCs w:val="22"/>
          <w:shd w:val="clear" w:color="auto" w:fill="FFFFFF"/>
          <w:lang w:val="en-GB"/>
        </w:rPr>
        <w:t xml:space="preserve">The jQuery validator [14] </w:t>
      </w:r>
      <w:r w:rsidR="002D3985" w:rsidRPr="003C74EA">
        <w:rPr>
          <w:rFonts w:ascii="Times" w:eastAsia="Times New Roman" w:hAnsi="Times" w:cs="Times New Roman"/>
          <w:sz w:val="22"/>
          <w:szCs w:val="22"/>
          <w:shd w:val="clear" w:color="auto" w:fill="FFFFFF"/>
          <w:lang w:val="en-GB"/>
        </w:rPr>
        <w:t>plugin is used to validate the i</w:t>
      </w:r>
      <w:r w:rsidR="00D36E0A" w:rsidRPr="003C74EA">
        <w:rPr>
          <w:rFonts w:ascii="Times" w:eastAsia="Times New Roman" w:hAnsi="Times" w:cs="Times New Roman"/>
          <w:sz w:val="22"/>
          <w:szCs w:val="22"/>
          <w:shd w:val="clear" w:color="auto" w:fill="FFFFFF"/>
          <w:lang w:val="en-GB"/>
        </w:rPr>
        <w:t xml:space="preserve">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3C74EA" w:rsidRDefault="00D36E0A" w:rsidP="003C74EA">
      <w:pPr>
        <w:pStyle w:val="ListParagraph"/>
        <w:spacing w:line="360" w:lineRule="auto"/>
        <w:ind w:firstLine="720"/>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3C74EA">
        <w:rPr>
          <w:rFonts w:ascii="Times" w:eastAsia="Times New Roman" w:hAnsi="Times" w:cs="Times New Roman"/>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3C74EA" w:rsidRDefault="006B269F" w:rsidP="003C74EA">
      <w:pPr>
        <w:pStyle w:val="ListParagraph"/>
        <w:spacing w:line="360" w:lineRule="auto"/>
        <w:ind w:firstLine="720"/>
        <w:jc w:val="both"/>
        <w:rPr>
          <w:rFonts w:ascii="Times" w:eastAsia="Times New Roman" w:hAnsi="Times" w:cs="Times New Roman"/>
          <w:sz w:val="22"/>
          <w:szCs w:val="22"/>
          <w:shd w:val="clear" w:color="auto" w:fill="FFFFFF"/>
          <w:lang w:val="en-GB"/>
        </w:rPr>
      </w:pPr>
    </w:p>
    <w:p w14:paraId="1134A055" w14:textId="77ECFED0" w:rsidR="003F330E" w:rsidRPr="003C74EA" w:rsidDel="00FB15A5" w:rsidRDefault="003F330E">
      <w:pPr>
        <w:pStyle w:val="Heading2"/>
        <w:numPr>
          <w:ilvl w:val="1"/>
          <w:numId w:val="13"/>
        </w:numPr>
        <w:spacing w:line="360" w:lineRule="auto"/>
        <w:contextualSpacing/>
        <w:jc w:val="both"/>
        <w:rPr>
          <w:del w:id="2375" w:author="Chara Katiri" w:date="2015-04-12T03:20:00Z"/>
          <w:rFonts w:ascii="Times" w:hAnsi="Times" w:cs="Times New Roman"/>
          <w:color w:val="auto"/>
          <w:sz w:val="22"/>
          <w:szCs w:val="22"/>
          <w:lang w:val="en-GB"/>
        </w:rPr>
      </w:pPr>
      <w:del w:id="2376" w:author="Chara Katiri" w:date="2015-04-12T03:20:00Z">
        <w:r w:rsidRPr="003C74EA" w:rsidDel="00FB15A5">
          <w:rPr>
            <w:rFonts w:ascii="Times" w:hAnsi="Times" w:cs="Times New Roman"/>
            <w:color w:val="auto"/>
            <w:sz w:val="22"/>
            <w:szCs w:val="22"/>
            <w:lang w:val="en-GB"/>
          </w:rPr>
          <w:delText>System Challenges</w:delText>
        </w:r>
      </w:del>
    </w:p>
    <w:p w14:paraId="167929C2" w14:textId="18E7C5A9" w:rsidR="006B1B02" w:rsidRPr="003C74EA" w:rsidDel="00FB15A5" w:rsidRDefault="000C6466">
      <w:pPr>
        <w:spacing w:after="240" w:line="360" w:lineRule="auto"/>
        <w:ind w:left="360" w:firstLine="360"/>
        <w:contextualSpacing/>
        <w:jc w:val="both"/>
        <w:rPr>
          <w:del w:id="2377" w:author="Chara Katiri" w:date="2015-04-12T03:20:00Z"/>
          <w:rFonts w:ascii="Times" w:eastAsia="Times New Roman" w:hAnsi="Times" w:cs="Times New Roman"/>
          <w:sz w:val="22"/>
          <w:szCs w:val="22"/>
          <w:lang w:val="en-GB"/>
        </w:rPr>
      </w:pPr>
      <w:del w:id="2378" w:author="Chara Katiri" w:date="2015-04-12T03:20:00Z">
        <w:r w:rsidRPr="003C74EA" w:rsidDel="00FB15A5">
          <w:rPr>
            <w:rFonts w:ascii="Times" w:eastAsia="Times New Roman" w:hAnsi="Times" w:cs="Times New Roman"/>
            <w:sz w:val="22"/>
            <w:szCs w:val="22"/>
            <w:lang w:val="en-GB"/>
          </w:rPr>
          <w:delText>A number of make the development of the website a challenging task.</w:delText>
        </w:r>
        <w:r w:rsidR="00441883" w:rsidRPr="003C74EA" w:rsidDel="00FB15A5">
          <w:rPr>
            <w:rFonts w:ascii="Times" w:eastAsia="Times New Roman" w:hAnsi="Times" w:cs="Times New Roman"/>
            <w:sz w:val="22"/>
            <w:szCs w:val="22"/>
            <w:lang w:val="en-GB"/>
          </w:rPr>
          <w:delText xml:space="preserve"> </w:delText>
        </w:r>
      </w:del>
    </w:p>
    <w:p w14:paraId="4143A75B" w14:textId="708293BB" w:rsidR="00D802E8" w:rsidRPr="003C74EA" w:rsidDel="00FB15A5" w:rsidRDefault="00D802E8">
      <w:pPr>
        <w:pStyle w:val="ListParagraph"/>
        <w:numPr>
          <w:ilvl w:val="0"/>
          <w:numId w:val="5"/>
        </w:numPr>
        <w:spacing w:line="360" w:lineRule="auto"/>
        <w:ind w:left="709" w:hanging="283"/>
        <w:jc w:val="both"/>
        <w:rPr>
          <w:del w:id="2379" w:author="Chara Katiri" w:date="2015-04-12T03:20:00Z"/>
          <w:rFonts w:ascii="Times" w:eastAsia="Times New Roman" w:hAnsi="Times" w:cs="Times New Roman"/>
          <w:sz w:val="22"/>
          <w:szCs w:val="22"/>
          <w:lang w:val="en-GB"/>
        </w:rPr>
      </w:pPr>
      <w:del w:id="2380" w:author="Chara Katiri" w:date="2015-04-12T03:20:00Z">
        <w:r w:rsidRPr="003C74EA" w:rsidDel="00FB15A5">
          <w:rPr>
            <w:rFonts w:ascii="Times" w:eastAsia="Times New Roman" w:hAnsi="Times" w:cs="Times New Roman"/>
            <w:i/>
            <w:sz w:val="22"/>
            <w:szCs w:val="22"/>
            <w:shd w:val="clear" w:color="auto" w:fill="FFFFFF"/>
            <w:lang w:val="en-GB"/>
          </w:rPr>
          <w:delText>Use of Spring Web MVC Framework:</w:delText>
        </w:r>
        <w:r w:rsidRPr="003C74EA" w:rsidDel="00FB15A5">
          <w:rPr>
            <w:rFonts w:ascii="Times" w:eastAsia="Times New Roman" w:hAnsi="Times" w:cs="Times New Roman"/>
            <w:sz w:val="22"/>
            <w:szCs w:val="22"/>
            <w:lang w:val="en-GB"/>
          </w:rPr>
          <w:delText xml:space="preserve"> The use of Spring MVC</w:delText>
        </w:r>
        <w:r w:rsidR="002D3985" w:rsidRPr="003C74EA" w:rsidDel="00FB15A5">
          <w:rPr>
            <w:rFonts w:ascii="Times" w:eastAsia="Times New Roman" w:hAnsi="Times" w:cs="Times New Roman"/>
            <w:sz w:val="22"/>
            <w:szCs w:val="22"/>
            <w:lang w:val="en-GB"/>
          </w:rPr>
          <w:delText xml:space="preserve"> with no previous experience</w:delText>
        </w:r>
        <w:r w:rsidRPr="003C74EA" w:rsidDel="00FB15A5">
          <w:rPr>
            <w:rFonts w:ascii="Times" w:eastAsia="Times New Roman" w:hAnsi="Times" w:cs="Times New Roman"/>
            <w:sz w:val="22"/>
            <w:szCs w:val="22"/>
            <w:lang w:val="en-GB"/>
          </w:rPr>
          <w:delText xml:space="preserve"> is a steep learning curve. </w:delText>
        </w:r>
      </w:del>
    </w:p>
    <w:p w14:paraId="199B7090" w14:textId="5CE24E94" w:rsidR="002D3985" w:rsidRPr="003C74EA" w:rsidDel="00FB15A5" w:rsidRDefault="002D3985">
      <w:pPr>
        <w:pStyle w:val="ListParagraph"/>
        <w:numPr>
          <w:ilvl w:val="0"/>
          <w:numId w:val="5"/>
        </w:numPr>
        <w:spacing w:line="360" w:lineRule="auto"/>
        <w:ind w:left="709" w:hanging="283"/>
        <w:jc w:val="both"/>
        <w:rPr>
          <w:del w:id="2381" w:author="Chara Katiri" w:date="2015-04-12T03:20:00Z"/>
          <w:rFonts w:ascii="Times" w:eastAsia="Times New Roman" w:hAnsi="Times" w:cs="Times New Roman"/>
          <w:sz w:val="22"/>
          <w:szCs w:val="22"/>
          <w:shd w:val="clear" w:color="auto" w:fill="FFFFFF"/>
          <w:lang w:val="en-GB"/>
        </w:rPr>
      </w:pPr>
      <w:del w:id="2382" w:author="Chara Katiri" w:date="2015-04-12T03:20:00Z">
        <w:r w:rsidRPr="003C74EA" w:rsidDel="00FB15A5">
          <w:rPr>
            <w:rFonts w:ascii="Times" w:eastAsia="Times New Roman" w:hAnsi="Times" w:cs="Times New Roman"/>
            <w:i/>
            <w:sz w:val="22"/>
            <w:szCs w:val="22"/>
            <w:shd w:val="clear" w:color="auto" w:fill="FFFFFF"/>
            <w:lang w:val="en-GB"/>
          </w:rPr>
          <w:delText xml:space="preserve">SHH Tunnel: </w:delText>
        </w:r>
        <w:r w:rsidRPr="003C74EA" w:rsidDel="00FB15A5">
          <w:rPr>
            <w:rFonts w:ascii="Times" w:eastAsia="Times New Roman" w:hAnsi="Times" w:cs="Times New Roman"/>
            <w:sz w:val="22"/>
            <w:szCs w:val="22"/>
            <w:shd w:val="clear" w:color="auto" w:fill="FFFFFF"/>
            <w:lang w:val="en-GB"/>
          </w:rPr>
          <w:delText xml:space="preserve">Connectivity issues due to SHH Tunnel problems from local workstation to remote server. </w:delText>
        </w:r>
      </w:del>
    </w:p>
    <w:p w14:paraId="5B782A85" w14:textId="3C5EFC03" w:rsidR="00441883" w:rsidRPr="003C74EA" w:rsidDel="00FB15A5" w:rsidRDefault="002D3985">
      <w:pPr>
        <w:pStyle w:val="ListParagraph"/>
        <w:numPr>
          <w:ilvl w:val="0"/>
          <w:numId w:val="5"/>
        </w:numPr>
        <w:spacing w:line="360" w:lineRule="auto"/>
        <w:ind w:left="709" w:hanging="283"/>
        <w:jc w:val="both"/>
        <w:rPr>
          <w:del w:id="2383" w:author="Chara Katiri" w:date="2015-04-12T03:20:00Z"/>
          <w:rFonts w:ascii="Times" w:eastAsia="Times New Roman" w:hAnsi="Times" w:cs="Times New Roman"/>
          <w:sz w:val="22"/>
          <w:szCs w:val="22"/>
          <w:shd w:val="clear" w:color="auto" w:fill="FFFFFF"/>
          <w:lang w:val="en-GB"/>
        </w:rPr>
      </w:pPr>
      <w:del w:id="2384" w:author="Chara Katiri" w:date="2015-04-12T03:20:00Z">
        <w:r w:rsidRPr="003C74EA" w:rsidDel="00FB15A5">
          <w:rPr>
            <w:rFonts w:ascii="Times" w:eastAsia="Times New Roman" w:hAnsi="Times" w:cs="Times New Roman"/>
            <w:i/>
            <w:sz w:val="22"/>
            <w:szCs w:val="22"/>
            <w:shd w:val="clear" w:color="auto" w:fill="FFFFFF"/>
            <w:lang w:val="en-GB"/>
          </w:rPr>
          <w:delText>User’s</w:delText>
        </w:r>
        <w:r w:rsidR="006B1B02" w:rsidRPr="003C74EA" w:rsidDel="00FB15A5">
          <w:rPr>
            <w:rFonts w:ascii="Times" w:eastAsia="Times New Roman" w:hAnsi="Times" w:cs="Times New Roman"/>
            <w:i/>
            <w:sz w:val="22"/>
            <w:szCs w:val="22"/>
            <w:shd w:val="clear" w:color="auto" w:fill="FFFFFF"/>
            <w:lang w:val="en-GB"/>
          </w:rPr>
          <w:delText xml:space="preserve"> profile: </w:delText>
        </w:r>
        <w:r w:rsidR="00441883" w:rsidRPr="003C74EA" w:rsidDel="00FB15A5">
          <w:rPr>
            <w:rFonts w:ascii="Times" w:eastAsia="Times New Roman" w:hAnsi="Times" w:cs="Times New Roman"/>
            <w:sz w:val="22"/>
            <w:szCs w:val="22"/>
            <w:shd w:val="clear" w:color="auto" w:fill="FFFFFF"/>
            <w:lang w:val="en-GB"/>
          </w:rPr>
          <w:delText xml:space="preserve">The user’s profile must be kept secure to ensure that no other users can gain access to it and modify </w:delText>
        </w:r>
        <w:r w:rsidR="006B1B02" w:rsidRPr="003C74EA" w:rsidDel="00FB15A5">
          <w:rPr>
            <w:rFonts w:ascii="Times" w:eastAsia="Times New Roman" w:hAnsi="Times" w:cs="Times New Roman"/>
            <w:sz w:val="22"/>
            <w:szCs w:val="22"/>
            <w:shd w:val="clear" w:color="auto" w:fill="FFFFFF"/>
            <w:lang w:val="en-GB"/>
          </w:rPr>
          <w:delText>sensitive</w:delText>
        </w:r>
        <w:r w:rsidR="00441883" w:rsidRPr="003C74EA" w:rsidDel="00FB15A5">
          <w:rPr>
            <w:rFonts w:ascii="Times" w:eastAsia="Times New Roman" w:hAnsi="Times" w:cs="Times New Roman"/>
            <w:sz w:val="22"/>
            <w:szCs w:val="22"/>
            <w:shd w:val="clear" w:color="auto" w:fill="FFFFFF"/>
            <w:lang w:val="en-GB"/>
          </w:rPr>
          <w:delText xml:space="preserve"> information. </w:delText>
        </w:r>
      </w:del>
    </w:p>
    <w:p w14:paraId="43D3E642" w14:textId="133B274F" w:rsidR="00340F77" w:rsidRPr="003C74EA" w:rsidRDefault="003F330E"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2385" w:name="_Toc290429784"/>
      <w:r w:rsidRPr="003C74EA">
        <w:rPr>
          <w:rFonts w:ascii="Times" w:hAnsi="Times" w:cs="Times New Roman"/>
          <w:color w:val="auto"/>
          <w:sz w:val="22"/>
          <w:szCs w:val="22"/>
          <w:lang w:val="en-GB"/>
        </w:rPr>
        <w:t>System risks and issues</w:t>
      </w:r>
      <w:bookmarkEnd w:id="2385"/>
    </w:p>
    <w:p w14:paraId="6076F9FC" w14:textId="77777777" w:rsidR="003F330E" w:rsidRPr="003C74EA" w:rsidRDefault="003F330E"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386" w:name="_Toc290429785"/>
      <w:r w:rsidRPr="003C74EA">
        <w:rPr>
          <w:rFonts w:ascii="Times" w:hAnsi="Times" w:cs="Times New Roman"/>
          <w:color w:val="auto"/>
          <w:sz w:val="22"/>
          <w:szCs w:val="22"/>
          <w:lang w:val="en-GB"/>
        </w:rPr>
        <w:t>System risks</w:t>
      </w:r>
      <w:bookmarkEnd w:id="2386"/>
    </w:p>
    <w:p w14:paraId="7B401194" w14:textId="769E873A" w:rsidR="00093EC5" w:rsidRPr="003C74EA" w:rsidRDefault="00093EC5"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If the deployment of the website on the </w:t>
      </w:r>
      <w:r w:rsidR="00EC0BC2" w:rsidRPr="003C74EA">
        <w:rPr>
          <w:rFonts w:ascii="Times" w:eastAsia="Times New Roman" w:hAnsi="Times" w:cs="Times New Roman"/>
          <w:sz w:val="22"/>
          <w:szCs w:val="22"/>
          <w:shd w:val="clear" w:color="auto" w:fill="FFFFFF"/>
          <w:lang w:val="en-GB"/>
        </w:rPr>
        <w:t>University</w:t>
      </w:r>
      <w:r w:rsidRPr="003C74EA">
        <w:rPr>
          <w:rFonts w:ascii="Times" w:eastAsia="Times New Roman" w:hAnsi="Times" w:cs="Times New Roman"/>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3C74EA" w:rsidRDefault="00093EC5"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UAT depends on testers being available when required (CS students, volunteers).</w:t>
      </w:r>
    </w:p>
    <w:p w14:paraId="6FE954C4" w14:textId="77777777" w:rsidR="00E1363E" w:rsidRPr="003C74EA" w:rsidRDefault="00093EC5"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End user expectations unrealistic compared to solution.</w:t>
      </w:r>
      <w:r w:rsidR="00E1363E" w:rsidRPr="003C74EA">
        <w:rPr>
          <w:rFonts w:ascii="Times" w:eastAsia="Times New Roman" w:hAnsi="Times" w:cs="Times New Roman"/>
          <w:sz w:val="22"/>
          <w:szCs w:val="22"/>
          <w:shd w:val="clear" w:color="auto" w:fill="FFFFFF"/>
          <w:lang w:val="en-GB"/>
        </w:rPr>
        <w:t xml:space="preserve"> </w:t>
      </w:r>
    </w:p>
    <w:p w14:paraId="6565E520" w14:textId="77777777" w:rsidR="00E1363E" w:rsidRPr="003C74EA" w:rsidRDefault="00E1363E" w:rsidP="003C74EA">
      <w:pPr>
        <w:pStyle w:val="ListParagraph"/>
        <w:spacing w:line="360" w:lineRule="auto"/>
        <w:ind w:left="709"/>
        <w:jc w:val="both"/>
        <w:rPr>
          <w:rFonts w:ascii="Times" w:eastAsia="Times New Roman" w:hAnsi="Times" w:cs="Times New Roman"/>
          <w:sz w:val="22"/>
          <w:szCs w:val="22"/>
          <w:shd w:val="clear" w:color="auto" w:fill="FFFFFF"/>
          <w:lang w:val="en-GB"/>
        </w:rPr>
      </w:pPr>
    </w:p>
    <w:p w14:paraId="61F3F513" w14:textId="48C29F43" w:rsidR="00E1363E" w:rsidRPr="003C74EA" w:rsidRDefault="00E1363E" w:rsidP="003C74EA">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Contingency plan to mitigate risks:</w:t>
      </w:r>
      <w:r w:rsidR="008950D1" w:rsidRPr="003C74EA">
        <w:rPr>
          <w:rFonts w:ascii="Times" w:eastAsia="Times New Roman" w:hAnsi="Times" w:cs="Times New Roman"/>
          <w:i/>
          <w:sz w:val="22"/>
          <w:szCs w:val="22"/>
          <w:shd w:val="clear" w:color="auto" w:fill="FFFFFF"/>
          <w:lang w:val="en-GB"/>
        </w:rPr>
        <w:t xml:space="preserve"> </w:t>
      </w:r>
      <w:r w:rsidR="00093EC5" w:rsidRPr="003C74EA">
        <w:rPr>
          <w:rFonts w:ascii="Times" w:eastAsia="Times New Roman" w:hAnsi="Times" w:cs="Times New Roman"/>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3C74EA" w:rsidRDefault="00340F77" w:rsidP="003C74EA">
      <w:pPr>
        <w:pStyle w:val="ListParagraph"/>
        <w:spacing w:line="360" w:lineRule="auto"/>
        <w:ind w:left="709"/>
        <w:jc w:val="both"/>
        <w:rPr>
          <w:rFonts w:ascii="Times" w:eastAsia="Times New Roman" w:hAnsi="Times" w:cs="Times New Roman"/>
          <w:sz w:val="22"/>
          <w:szCs w:val="22"/>
          <w:shd w:val="clear" w:color="auto" w:fill="FFFFFF"/>
          <w:lang w:val="en-GB"/>
        </w:rPr>
      </w:pPr>
    </w:p>
    <w:p w14:paraId="5708E762" w14:textId="77777777" w:rsidR="003F330E" w:rsidRPr="003C74EA" w:rsidRDefault="003F330E"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387" w:name="_Toc290429786"/>
      <w:r w:rsidRPr="003C74EA">
        <w:rPr>
          <w:rFonts w:ascii="Times" w:hAnsi="Times" w:cs="Times New Roman"/>
          <w:color w:val="auto"/>
          <w:sz w:val="22"/>
          <w:szCs w:val="22"/>
          <w:lang w:val="en-GB"/>
        </w:rPr>
        <w:t>System issues</w:t>
      </w:r>
      <w:bookmarkEnd w:id="2387"/>
    </w:p>
    <w:p w14:paraId="6A261AF4" w14:textId="77777777" w:rsidR="003D7AA1" w:rsidRPr="003C74EA" w:rsidRDefault="001B46A6" w:rsidP="003C74EA">
      <w:pPr>
        <w:pStyle w:val="ListParagraph"/>
        <w:spacing w:line="360" w:lineRule="auto"/>
        <w:ind w:firstLine="504"/>
        <w:jc w:val="both"/>
        <w:rPr>
          <w:ins w:id="2388" w:author="Chara Katiri" w:date="2015-04-12T02:16:00Z"/>
          <w:rFonts w:ascii="Times" w:eastAsia="Times New Roman" w:hAnsi="Times" w:cs="Times New Roman"/>
          <w:sz w:val="22"/>
          <w:szCs w:val="22"/>
          <w:shd w:val="clear" w:color="auto" w:fill="FFFFFF"/>
          <w:lang w:val="en-GB"/>
        </w:rPr>
      </w:pPr>
      <w:r w:rsidRPr="003C74EA">
        <w:rPr>
          <w:rFonts w:ascii="Times" w:eastAsia="Times New Roman" w:hAnsi="Times" w:cs="Times New Roman"/>
          <w:i/>
          <w:sz w:val="22"/>
          <w:szCs w:val="22"/>
          <w:shd w:val="clear" w:color="auto" w:fill="FFFFFF"/>
          <w:lang w:val="en-GB"/>
        </w:rPr>
        <w:t>Collection of junk emails:</w:t>
      </w:r>
      <w:r w:rsidRPr="003C74EA">
        <w:rPr>
          <w:rFonts w:ascii="Times" w:eastAsia="Times New Roman" w:hAnsi="Times" w:cs="Times New Roman"/>
          <w:sz w:val="22"/>
          <w:szCs w:val="22"/>
          <w:shd w:val="clear" w:color="auto" w:fill="FFFFFF"/>
          <w:lang w:val="en-GB"/>
        </w:rPr>
        <w:t xml:space="preserve"> </w:t>
      </w:r>
      <w:r w:rsidR="00093EC5" w:rsidRPr="003C74EA">
        <w:rPr>
          <w:rFonts w:ascii="Times" w:eastAsia="Times New Roman" w:hAnsi="Times" w:cs="Times New Roman"/>
          <w:sz w:val="22"/>
          <w:szCs w:val="22"/>
          <w:shd w:val="clear" w:color="auto" w:fill="FFFFFF"/>
          <w:lang w:val="en-GB"/>
        </w:rPr>
        <w:t xml:space="preserve">One of the </w:t>
      </w:r>
      <w:r w:rsidR="00416E89" w:rsidRPr="003C74EA">
        <w:rPr>
          <w:rFonts w:ascii="Times" w:eastAsia="Times New Roman" w:hAnsi="Times" w:cs="Times New Roman"/>
          <w:sz w:val="22"/>
          <w:szCs w:val="22"/>
          <w:shd w:val="clear" w:color="auto" w:fill="FFFFFF"/>
          <w:lang w:val="en-GB"/>
        </w:rPr>
        <w:t xml:space="preserve">initial </w:t>
      </w:r>
      <w:r w:rsidR="003B0C3D" w:rsidRPr="003C74EA">
        <w:rPr>
          <w:rFonts w:ascii="Times" w:eastAsia="Times New Roman" w:hAnsi="Times" w:cs="Times New Roman"/>
          <w:sz w:val="22"/>
          <w:szCs w:val="22"/>
          <w:shd w:val="clear" w:color="auto" w:fill="FFFFFF"/>
          <w:lang w:val="en-GB"/>
        </w:rPr>
        <w:t>aims</w:t>
      </w:r>
      <w:r w:rsidR="00093EC5" w:rsidRPr="003C74EA">
        <w:rPr>
          <w:rFonts w:ascii="Times" w:eastAsia="Times New Roman" w:hAnsi="Times" w:cs="Times New Roman"/>
          <w:sz w:val="22"/>
          <w:szCs w:val="22"/>
          <w:shd w:val="clear" w:color="auto" w:fill="FFFFFF"/>
          <w:lang w:val="en-GB"/>
        </w:rPr>
        <w:t xml:space="preserve"> of the system </w:t>
      </w:r>
      <w:r w:rsidR="00416E89" w:rsidRPr="003C74EA">
        <w:rPr>
          <w:rFonts w:ascii="Times" w:eastAsia="Times New Roman" w:hAnsi="Times" w:cs="Times New Roman"/>
          <w:sz w:val="22"/>
          <w:szCs w:val="22"/>
          <w:shd w:val="clear" w:color="auto" w:fill="FFFFFF"/>
          <w:lang w:val="en-GB"/>
        </w:rPr>
        <w:t>was</w:t>
      </w:r>
      <w:r w:rsidR="00093EC5" w:rsidRPr="003C74EA">
        <w:rPr>
          <w:rFonts w:ascii="Times" w:eastAsia="Times New Roman" w:hAnsi="Times" w:cs="Times New Roman"/>
          <w:sz w:val="22"/>
          <w:szCs w:val="22"/>
          <w:shd w:val="clear" w:color="auto" w:fill="FFFFFF"/>
          <w:lang w:val="en-GB"/>
        </w:rPr>
        <w:t xml:space="preserve"> to </w:t>
      </w:r>
      <w:r w:rsidR="003B0C3D" w:rsidRPr="003C74EA">
        <w:rPr>
          <w:rFonts w:ascii="Times" w:eastAsia="Times New Roman" w:hAnsi="Times" w:cs="Times New Roman"/>
          <w:sz w:val="22"/>
          <w:szCs w:val="22"/>
          <w:shd w:val="clear" w:color="auto" w:fill="FFFFFF"/>
          <w:lang w:val="en-GB"/>
        </w:rPr>
        <w:t>collect</w:t>
      </w:r>
      <w:r w:rsidR="008950D1" w:rsidRPr="003C74EA">
        <w:rPr>
          <w:rFonts w:ascii="Times" w:eastAsia="Times New Roman" w:hAnsi="Times" w:cs="Times New Roman"/>
          <w:sz w:val="22"/>
          <w:szCs w:val="22"/>
          <w:shd w:val="clear" w:color="auto" w:fill="FFFFFF"/>
          <w:lang w:val="en-GB"/>
        </w:rPr>
        <w:t xml:space="preserve"> </w:t>
      </w:r>
      <w:r w:rsidR="00093EC5" w:rsidRPr="003C74EA">
        <w:rPr>
          <w:rFonts w:ascii="Times" w:eastAsia="Times New Roman" w:hAnsi="Times" w:cs="Times New Roman"/>
          <w:sz w:val="22"/>
          <w:szCs w:val="22"/>
          <w:shd w:val="clear" w:color="auto" w:fill="FFFFFF"/>
          <w:lang w:val="en-GB"/>
        </w:rPr>
        <w:t xml:space="preserve">the </w:t>
      </w:r>
      <w:r w:rsidR="00416E89" w:rsidRPr="003C74EA">
        <w:rPr>
          <w:rFonts w:ascii="Times" w:eastAsia="Times New Roman" w:hAnsi="Times" w:cs="Times New Roman"/>
          <w:sz w:val="22"/>
          <w:szCs w:val="22"/>
          <w:shd w:val="clear" w:color="auto" w:fill="FFFFFF"/>
          <w:lang w:val="en-GB"/>
        </w:rPr>
        <w:t>number of</w:t>
      </w:r>
      <w:r w:rsidR="00093EC5" w:rsidRPr="003C74EA">
        <w:rPr>
          <w:rFonts w:ascii="Times" w:eastAsia="Times New Roman" w:hAnsi="Times" w:cs="Times New Roman"/>
          <w:sz w:val="22"/>
          <w:szCs w:val="22"/>
          <w:shd w:val="clear" w:color="auto" w:fill="FFFFFF"/>
          <w:lang w:val="en-GB"/>
        </w:rPr>
        <w:t xml:space="preserve"> the junk emails sent </w:t>
      </w:r>
      <w:r w:rsidR="003B0C3D" w:rsidRPr="003C74EA">
        <w:rPr>
          <w:rFonts w:ascii="Times" w:eastAsia="Times New Roman" w:hAnsi="Times" w:cs="Times New Roman"/>
          <w:sz w:val="22"/>
          <w:szCs w:val="22"/>
          <w:shd w:val="clear" w:color="auto" w:fill="FFFFFF"/>
          <w:lang w:val="en-GB"/>
        </w:rPr>
        <w:t xml:space="preserve">within the </w:t>
      </w:r>
      <w:r w:rsidR="00EC0BC2" w:rsidRPr="003C74EA">
        <w:rPr>
          <w:rFonts w:ascii="Times" w:eastAsia="Times New Roman" w:hAnsi="Times" w:cs="Times New Roman"/>
          <w:sz w:val="22"/>
          <w:szCs w:val="22"/>
          <w:shd w:val="clear" w:color="auto" w:fill="FFFFFF"/>
          <w:lang w:val="en-GB"/>
        </w:rPr>
        <w:t>University</w:t>
      </w:r>
      <w:r w:rsidR="003B0C3D" w:rsidRPr="003C74EA">
        <w:rPr>
          <w:rFonts w:ascii="Times" w:eastAsia="Times New Roman" w:hAnsi="Times" w:cs="Times New Roman"/>
          <w:sz w:val="22"/>
          <w:szCs w:val="22"/>
          <w:shd w:val="clear" w:color="auto" w:fill="FFFFFF"/>
          <w:lang w:val="en-GB"/>
        </w:rPr>
        <w:t>. Then</w:t>
      </w:r>
      <w:r w:rsidR="008950D1" w:rsidRPr="003C74EA">
        <w:rPr>
          <w:rFonts w:ascii="Times" w:eastAsia="Times New Roman" w:hAnsi="Times" w:cs="Times New Roman"/>
          <w:sz w:val="22"/>
          <w:szCs w:val="22"/>
          <w:shd w:val="clear" w:color="auto" w:fill="FFFFFF"/>
          <w:lang w:val="en-GB"/>
        </w:rPr>
        <w:t>, the plan was to</w:t>
      </w:r>
      <w:r w:rsidR="0031704D" w:rsidRPr="003C74EA">
        <w:rPr>
          <w:rFonts w:ascii="Times" w:eastAsia="Times New Roman" w:hAnsi="Times" w:cs="Times New Roman"/>
          <w:sz w:val="22"/>
          <w:szCs w:val="22"/>
          <w:shd w:val="clear" w:color="auto" w:fill="FFFFFF"/>
          <w:lang w:val="en-GB"/>
        </w:rPr>
        <w:t xml:space="preserve"> </w:t>
      </w:r>
      <w:r w:rsidR="008950D1" w:rsidRPr="003C74EA">
        <w:rPr>
          <w:rFonts w:ascii="Times" w:eastAsia="Times New Roman" w:hAnsi="Times" w:cs="Times New Roman"/>
          <w:sz w:val="22"/>
          <w:szCs w:val="22"/>
          <w:shd w:val="clear" w:color="auto" w:fill="FFFFFF"/>
          <w:lang w:val="en-GB"/>
        </w:rPr>
        <w:t>analyse</w:t>
      </w:r>
      <w:r w:rsidR="0031704D" w:rsidRPr="003C74EA">
        <w:rPr>
          <w:rFonts w:ascii="Times" w:eastAsia="Times New Roman" w:hAnsi="Times" w:cs="Times New Roman"/>
          <w:sz w:val="22"/>
          <w:szCs w:val="22"/>
          <w:shd w:val="clear" w:color="auto" w:fill="FFFFFF"/>
          <w:lang w:val="en-GB"/>
        </w:rPr>
        <w:t xml:space="preserve"> the number of</w:t>
      </w:r>
      <w:r w:rsidR="003B0C3D" w:rsidRPr="003C74EA">
        <w:rPr>
          <w:rFonts w:ascii="Times" w:eastAsia="Times New Roman" w:hAnsi="Times" w:cs="Times New Roman"/>
          <w:sz w:val="22"/>
          <w:szCs w:val="22"/>
          <w:shd w:val="clear" w:color="auto" w:fill="FFFFFF"/>
          <w:lang w:val="en-GB"/>
        </w:rPr>
        <w:t xml:space="preserve"> emails</w:t>
      </w:r>
      <w:r w:rsidR="00416E89" w:rsidRPr="003C74EA">
        <w:rPr>
          <w:rFonts w:ascii="Times" w:eastAsia="Times New Roman" w:hAnsi="Times" w:cs="Times New Roman"/>
          <w:sz w:val="22"/>
          <w:szCs w:val="22"/>
          <w:shd w:val="clear" w:color="auto" w:fill="FFFFFF"/>
          <w:lang w:val="en-GB"/>
        </w:rPr>
        <w:t xml:space="preserve"> </w:t>
      </w:r>
      <w:r w:rsidR="0031704D" w:rsidRPr="003C74EA">
        <w:rPr>
          <w:rFonts w:ascii="Times" w:eastAsia="Times New Roman" w:hAnsi="Times" w:cs="Times New Roman"/>
          <w:sz w:val="22"/>
          <w:szCs w:val="22"/>
          <w:shd w:val="clear" w:color="auto" w:fill="FFFFFF"/>
          <w:lang w:val="en-GB"/>
        </w:rPr>
        <w:t xml:space="preserve">sent </w:t>
      </w:r>
      <w:r w:rsidR="00416E89" w:rsidRPr="003C74EA">
        <w:rPr>
          <w:rFonts w:ascii="Times" w:eastAsia="Times New Roman" w:hAnsi="Times" w:cs="Times New Roman"/>
          <w:sz w:val="22"/>
          <w:szCs w:val="22"/>
          <w:shd w:val="clear" w:color="auto" w:fill="FFFFFF"/>
          <w:lang w:val="en-GB"/>
        </w:rPr>
        <w:t>before</w:t>
      </w:r>
      <w:r w:rsidR="00093EC5" w:rsidRPr="003C74EA">
        <w:rPr>
          <w:rFonts w:ascii="Times" w:eastAsia="Times New Roman" w:hAnsi="Times" w:cs="Times New Roman"/>
          <w:sz w:val="22"/>
          <w:szCs w:val="22"/>
          <w:shd w:val="clear" w:color="auto" w:fill="FFFFFF"/>
          <w:lang w:val="en-GB"/>
        </w:rPr>
        <w:t xml:space="preserve"> and after the </w:t>
      </w:r>
      <w:r w:rsidR="00416E89" w:rsidRPr="003C74EA">
        <w:rPr>
          <w:rFonts w:ascii="Times" w:eastAsia="Times New Roman" w:hAnsi="Times" w:cs="Times New Roman"/>
          <w:sz w:val="22"/>
          <w:szCs w:val="22"/>
          <w:shd w:val="clear" w:color="auto" w:fill="FFFFFF"/>
          <w:lang w:val="en-GB"/>
        </w:rPr>
        <w:t>deployment</w:t>
      </w:r>
      <w:r w:rsidR="00093EC5" w:rsidRPr="003C74EA">
        <w:rPr>
          <w:rFonts w:ascii="Times" w:eastAsia="Times New Roman" w:hAnsi="Times" w:cs="Times New Roman"/>
          <w:sz w:val="22"/>
          <w:szCs w:val="22"/>
          <w:shd w:val="clear" w:color="auto" w:fill="FFFFFF"/>
          <w:lang w:val="en-GB"/>
        </w:rPr>
        <w:t xml:space="preserve"> of </w:t>
      </w:r>
      <w:r w:rsidR="003B0C3D" w:rsidRPr="003C74EA">
        <w:rPr>
          <w:rFonts w:ascii="Times" w:eastAsia="Times New Roman" w:hAnsi="Times" w:cs="Times New Roman"/>
          <w:sz w:val="22"/>
          <w:szCs w:val="22"/>
          <w:shd w:val="clear" w:color="auto" w:fill="FFFFFF"/>
          <w:lang w:val="en-GB"/>
        </w:rPr>
        <w:t xml:space="preserve">the website </w:t>
      </w:r>
      <w:r w:rsidR="008950D1" w:rsidRPr="003C74EA">
        <w:rPr>
          <w:rFonts w:ascii="Times" w:eastAsia="Times New Roman" w:hAnsi="Times" w:cs="Times New Roman"/>
          <w:sz w:val="22"/>
          <w:szCs w:val="22"/>
          <w:shd w:val="clear" w:color="auto" w:fill="FFFFFF"/>
          <w:lang w:val="en-GB"/>
        </w:rPr>
        <w:t xml:space="preserve">in order </w:t>
      </w:r>
      <w:r w:rsidR="003B0C3D" w:rsidRPr="003C74EA">
        <w:rPr>
          <w:rFonts w:ascii="Times" w:eastAsia="Times New Roman" w:hAnsi="Times" w:cs="Times New Roman"/>
          <w:sz w:val="22"/>
          <w:szCs w:val="22"/>
          <w:shd w:val="clear" w:color="auto" w:fill="FFFFFF"/>
          <w:lang w:val="en-GB"/>
        </w:rPr>
        <w:t xml:space="preserve">to measure the efficiency of </w:t>
      </w:r>
      <w:r w:rsidR="008950D1" w:rsidRPr="003C74EA">
        <w:rPr>
          <w:rFonts w:ascii="Times" w:eastAsia="Times New Roman" w:hAnsi="Times" w:cs="Times New Roman"/>
          <w:sz w:val="22"/>
          <w:szCs w:val="22"/>
          <w:shd w:val="clear" w:color="auto" w:fill="FFFFFF"/>
          <w:lang w:val="en-GB"/>
        </w:rPr>
        <w:t xml:space="preserve">the </w:t>
      </w:r>
      <w:r w:rsidR="003B0C3D" w:rsidRPr="003C74EA">
        <w:rPr>
          <w:rFonts w:ascii="Times" w:eastAsia="Times New Roman" w:hAnsi="Times" w:cs="Times New Roman"/>
          <w:sz w:val="22"/>
          <w:szCs w:val="22"/>
          <w:shd w:val="clear" w:color="auto" w:fill="FFFFFF"/>
          <w:lang w:val="en-GB"/>
        </w:rPr>
        <w:t>website</w:t>
      </w:r>
      <w:r w:rsidR="008950D1" w:rsidRPr="003C74EA">
        <w:rPr>
          <w:rFonts w:ascii="Times" w:eastAsia="Times New Roman" w:hAnsi="Times" w:cs="Times New Roman"/>
          <w:sz w:val="22"/>
          <w:szCs w:val="22"/>
          <w:shd w:val="clear" w:color="auto" w:fill="FFFFFF"/>
          <w:lang w:val="en-GB"/>
        </w:rPr>
        <w:t xml:space="preserve"> th</w:t>
      </w:r>
      <w:ins w:id="2389" w:author="Chara Katiri" w:date="2015-04-11T21:39:00Z">
        <w:r w:rsidR="00C2757E" w:rsidRPr="003C74EA">
          <w:rPr>
            <w:rFonts w:ascii="Times" w:eastAsia="Times New Roman" w:hAnsi="Times" w:cs="Times New Roman"/>
            <w:sz w:val="22"/>
            <w:szCs w:val="22"/>
            <w:shd w:val="clear" w:color="auto" w:fill="FFFFFF"/>
            <w:lang w:val="en-GB"/>
          </w:rPr>
          <w:t>r</w:t>
        </w:r>
      </w:ins>
      <w:r w:rsidR="008950D1" w:rsidRPr="003C74EA">
        <w:rPr>
          <w:rFonts w:ascii="Times" w:eastAsia="Times New Roman" w:hAnsi="Times" w:cs="Times New Roman"/>
          <w:sz w:val="22"/>
          <w:szCs w:val="22"/>
          <w:shd w:val="clear" w:color="auto" w:fill="FFFFFF"/>
          <w:lang w:val="en-GB"/>
        </w:rPr>
        <w:t>ough the functionalities it offers</w:t>
      </w:r>
      <w:r w:rsidR="003B0C3D" w:rsidRPr="003C74EA">
        <w:rPr>
          <w:rFonts w:ascii="Times" w:eastAsia="Times New Roman" w:hAnsi="Times" w:cs="Times New Roman"/>
          <w:sz w:val="22"/>
          <w:szCs w:val="22"/>
          <w:shd w:val="clear" w:color="auto" w:fill="FFFFFF"/>
          <w:lang w:val="en-GB"/>
        </w:rPr>
        <w:t xml:space="preserve">. </w:t>
      </w:r>
      <w:r w:rsidR="00416E89" w:rsidRPr="003C74EA">
        <w:rPr>
          <w:rFonts w:ascii="Times" w:eastAsia="Times New Roman" w:hAnsi="Times" w:cs="Times New Roman"/>
          <w:sz w:val="22"/>
          <w:szCs w:val="22"/>
          <w:shd w:val="clear" w:color="auto" w:fill="FFFFFF"/>
          <w:lang w:val="en-GB"/>
        </w:rPr>
        <w:t>A request was submitted to the IT services team to extract the average number of junk email</w:t>
      </w:r>
      <w:r w:rsidR="003B0C3D" w:rsidRPr="003C74EA">
        <w:rPr>
          <w:rFonts w:ascii="Times" w:eastAsia="Times New Roman" w:hAnsi="Times" w:cs="Times New Roman"/>
          <w:sz w:val="22"/>
          <w:szCs w:val="22"/>
          <w:shd w:val="clear" w:color="auto" w:fill="FFFFFF"/>
          <w:lang w:val="en-GB"/>
        </w:rPr>
        <w:t>s exchanged on Su</w:t>
      </w:r>
      <w:r w:rsidR="008950D1" w:rsidRPr="003C74EA">
        <w:rPr>
          <w:rFonts w:ascii="Times" w:eastAsia="Times New Roman" w:hAnsi="Times" w:cs="Times New Roman"/>
          <w:sz w:val="22"/>
          <w:szCs w:val="22"/>
          <w:shd w:val="clear" w:color="auto" w:fill="FFFFFF"/>
          <w:lang w:val="en-GB"/>
        </w:rPr>
        <w:t>rrey’s network. In response the team</w:t>
      </w:r>
      <w:r w:rsidR="003B0C3D" w:rsidRPr="003C74EA">
        <w:rPr>
          <w:rFonts w:ascii="Times" w:eastAsia="Times New Roman" w:hAnsi="Times" w:cs="Times New Roman"/>
          <w:sz w:val="22"/>
          <w:szCs w:val="22"/>
          <w:shd w:val="clear" w:color="auto" w:fill="FFFFFF"/>
          <w:lang w:val="en-GB"/>
        </w:rPr>
        <w:t xml:space="preserve"> explained that there is no way to pull out the</w:t>
      </w:r>
      <w:r w:rsidR="0031704D" w:rsidRPr="003C74EA">
        <w:rPr>
          <w:rFonts w:ascii="Times" w:eastAsia="Times New Roman" w:hAnsi="Times" w:cs="Times New Roman"/>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3C74EA">
        <w:rPr>
          <w:rFonts w:ascii="Times" w:eastAsia="Times New Roman" w:hAnsi="Times" w:cs="Times New Roman"/>
          <w:sz w:val="22"/>
          <w:szCs w:val="22"/>
          <w:shd w:val="clear" w:color="auto" w:fill="FFFFFF"/>
          <w:lang w:val="en-GB"/>
        </w:rPr>
        <w:t xml:space="preserve">(The email trail can be found in </w:t>
      </w:r>
      <w:r w:rsidR="00455757" w:rsidRPr="003C74EA">
        <w:rPr>
          <w:rFonts w:ascii="Times" w:eastAsia="Times New Roman" w:hAnsi="Times" w:cs="Times New Roman"/>
          <w:sz w:val="22"/>
          <w:szCs w:val="22"/>
          <w:shd w:val="clear" w:color="auto" w:fill="FFFFFF"/>
          <w:lang w:val="en-GB"/>
        </w:rPr>
        <w:t>section</w:t>
      </w:r>
      <w:r w:rsidR="008950D1" w:rsidRPr="003C74EA">
        <w:rPr>
          <w:rFonts w:ascii="Times" w:eastAsia="Times New Roman" w:hAnsi="Times" w:cs="Times New Roman"/>
          <w:sz w:val="22"/>
          <w:szCs w:val="22"/>
          <w:shd w:val="clear" w:color="auto" w:fill="FFFFFF"/>
          <w:lang w:val="en-GB"/>
        </w:rPr>
        <w:t xml:space="preserve"> </w:t>
      </w:r>
      <w:ins w:id="2390" w:author="Chara Katiri" w:date="2015-04-12T02:16:00Z">
        <w:r w:rsidR="003D7AA1" w:rsidRPr="003C74EA">
          <w:rPr>
            <w:rFonts w:ascii="Times" w:eastAsia="Times New Roman" w:hAnsi="Times" w:cs="Times New Roman"/>
            <w:sz w:val="22"/>
            <w:szCs w:val="22"/>
            <w:shd w:val="clear" w:color="auto" w:fill="FFFFFF"/>
            <w:lang w:val="en-GB"/>
          </w:rPr>
          <w:t>9.1</w:t>
        </w:r>
      </w:ins>
      <w:del w:id="2391" w:author="Chara Katiri" w:date="2015-04-12T02:15:00Z">
        <w:r w:rsidR="00455757" w:rsidRPr="003C74EA" w:rsidDel="003D7AA1">
          <w:rPr>
            <w:rFonts w:ascii="Times" w:eastAsia="Times New Roman" w:hAnsi="Times" w:cs="Times New Roman"/>
            <w:sz w:val="22"/>
            <w:szCs w:val="22"/>
            <w:shd w:val="clear" w:color="auto" w:fill="FFFFFF"/>
            <w:lang w:val="en-GB"/>
          </w:rPr>
          <w:delText>10</w:delText>
        </w:r>
      </w:del>
      <w:r w:rsidR="00455757" w:rsidRPr="003C74EA">
        <w:rPr>
          <w:rFonts w:ascii="Times" w:eastAsia="Times New Roman" w:hAnsi="Times" w:cs="Times New Roman"/>
          <w:sz w:val="22"/>
          <w:szCs w:val="22"/>
          <w:shd w:val="clear" w:color="auto" w:fill="FFFFFF"/>
          <w:lang w:val="en-GB"/>
        </w:rPr>
        <w:t xml:space="preserve">. </w:t>
      </w:r>
      <w:r w:rsidR="008950D1" w:rsidRPr="003C74EA">
        <w:rPr>
          <w:rFonts w:ascii="Times" w:eastAsia="Times New Roman" w:hAnsi="Times" w:cs="Times New Roman"/>
          <w:sz w:val="22"/>
          <w:szCs w:val="22"/>
          <w:shd w:val="clear" w:color="auto" w:fill="FFFFFF"/>
          <w:lang w:val="en-GB"/>
        </w:rPr>
        <w:t xml:space="preserve">Appendix).  </w:t>
      </w:r>
    </w:p>
    <w:p w14:paraId="16D18DE0" w14:textId="21977887" w:rsidR="00416E89" w:rsidRPr="003C74EA" w:rsidRDefault="00C2757E" w:rsidP="003C74EA">
      <w:pPr>
        <w:pStyle w:val="ListParagraph"/>
        <w:spacing w:line="360" w:lineRule="auto"/>
        <w:ind w:firstLine="504"/>
        <w:jc w:val="both"/>
        <w:rPr>
          <w:rFonts w:ascii="Times" w:eastAsia="Times New Roman" w:hAnsi="Times" w:cs="Times New Roman"/>
          <w:sz w:val="22"/>
          <w:szCs w:val="22"/>
          <w:shd w:val="clear" w:color="auto" w:fill="FFFFFF"/>
          <w:lang w:val="en-GB"/>
        </w:rPr>
      </w:pPr>
      <w:commentRangeStart w:id="2392"/>
      <w:ins w:id="2393" w:author="Chara Katiri" w:date="2015-04-11T21:39:00Z">
        <w:r w:rsidRPr="003C74EA">
          <w:rPr>
            <w:rFonts w:ascii="Times" w:eastAsia="Times New Roman" w:hAnsi="Times" w:cs="Times New Roman"/>
            <w:sz w:val="22"/>
            <w:szCs w:val="22"/>
            <w:highlight w:val="yellow"/>
            <w:shd w:val="clear" w:color="auto" w:fill="FFFFFF"/>
            <w:lang w:val="en-GB"/>
            <w:rPrChange w:id="2394" w:author="Chara Katiri" w:date="2015-04-12T03:47:00Z">
              <w:rPr>
                <w:rFonts w:ascii="Times" w:eastAsia="Times New Roman" w:hAnsi="Times" w:cs="Times New Roman"/>
                <w:sz w:val="22"/>
                <w:szCs w:val="22"/>
                <w:shd w:val="clear" w:color="auto" w:fill="FFFFFF"/>
                <w:lang w:val="en-GB"/>
              </w:rPr>
            </w:rPrChange>
          </w:rPr>
          <w:t xml:space="preserve">Mitigation </w:t>
        </w:r>
        <w:commentRangeEnd w:id="2392"/>
        <w:r w:rsidRPr="003C74EA">
          <w:rPr>
            <w:rStyle w:val="CommentReference"/>
            <w:rFonts w:ascii="Times" w:hAnsi="Times"/>
            <w:sz w:val="22"/>
            <w:szCs w:val="22"/>
            <w:highlight w:val="yellow"/>
            <w:rPrChange w:id="2395" w:author="Chara Katiri" w:date="2015-04-12T03:47:00Z">
              <w:rPr>
                <w:rStyle w:val="CommentReference"/>
                <w:rFonts w:ascii="Times" w:hAnsi="Times"/>
                <w:sz w:val="22"/>
                <w:szCs w:val="22"/>
              </w:rPr>
            </w:rPrChange>
          </w:rPr>
          <w:commentReference w:id="2392"/>
        </w:r>
      </w:ins>
      <w:ins w:id="2396" w:author="Chara Katiri" w:date="2015-04-12T02:16:00Z">
        <w:r w:rsidR="003D7AA1" w:rsidRPr="003C74EA">
          <w:rPr>
            <w:rFonts w:ascii="Times" w:eastAsia="Times New Roman" w:hAnsi="Times" w:cs="Times New Roman"/>
            <w:sz w:val="22"/>
            <w:szCs w:val="22"/>
            <w:shd w:val="clear" w:color="auto" w:fill="FFFFFF"/>
            <w:lang w:val="en-GB"/>
          </w:rPr>
          <w:t>?</w:t>
        </w:r>
      </w:ins>
    </w:p>
    <w:p w14:paraId="003C86C5" w14:textId="77777777" w:rsidR="00093EC5" w:rsidRPr="003C74EA" w:rsidRDefault="00093EC5" w:rsidP="003C74EA">
      <w:pPr>
        <w:spacing w:line="360" w:lineRule="auto"/>
        <w:contextualSpacing/>
        <w:jc w:val="both"/>
        <w:rPr>
          <w:rFonts w:ascii="Times" w:eastAsia="Times New Roman" w:hAnsi="Times" w:cs="Times New Roman"/>
          <w:sz w:val="22"/>
          <w:szCs w:val="22"/>
          <w:shd w:val="clear" w:color="auto" w:fill="FFFFFF"/>
          <w:lang w:val="en-GB"/>
        </w:rPr>
      </w:pPr>
    </w:p>
    <w:p w14:paraId="59C1C990" w14:textId="63351A79" w:rsidR="003F330E" w:rsidRPr="003C74EA" w:rsidRDefault="003F330E" w:rsidP="003C74EA">
      <w:pPr>
        <w:pStyle w:val="Heading2"/>
        <w:numPr>
          <w:ilvl w:val="1"/>
          <w:numId w:val="13"/>
        </w:numPr>
        <w:spacing w:line="360" w:lineRule="auto"/>
        <w:contextualSpacing/>
        <w:jc w:val="both"/>
        <w:rPr>
          <w:rFonts w:ascii="Times" w:hAnsi="Times" w:cs="Times New Roman"/>
          <w:color w:val="auto"/>
          <w:sz w:val="22"/>
          <w:szCs w:val="22"/>
          <w:lang w:val="en-GB"/>
        </w:rPr>
      </w:pPr>
      <w:bookmarkStart w:id="2397" w:name="_Toc290429787"/>
      <w:r w:rsidRPr="003C74EA">
        <w:rPr>
          <w:rFonts w:ascii="Times" w:hAnsi="Times" w:cs="Times New Roman"/>
          <w:color w:val="auto"/>
          <w:sz w:val="22"/>
          <w:szCs w:val="22"/>
          <w:lang w:val="en-GB"/>
        </w:rPr>
        <w:t xml:space="preserve">System </w:t>
      </w:r>
      <w:ins w:id="2398" w:author="Chara Katiri" w:date="2015-04-11T21:41:00Z">
        <w:r w:rsidR="00660A0D" w:rsidRPr="003C74EA">
          <w:rPr>
            <w:rFonts w:ascii="Times" w:hAnsi="Times" w:cs="Times New Roman"/>
            <w:color w:val="auto"/>
            <w:sz w:val="22"/>
            <w:szCs w:val="22"/>
            <w:lang w:val="en-GB"/>
          </w:rPr>
          <w:t>risks</w:t>
        </w:r>
      </w:ins>
      <w:r w:rsidRPr="003C74EA">
        <w:rPr>
          <w:rFonts w:ascii="Times" w:hAnsi="Times" w:cs="Times New Roman"/>
          <w:color w:val="auto"/>
          <w:sz w:val="22"/>
          <w:szCs w:val="22"/>
          <w:lang w:val="en-GB"/>
        </w:rPr>
        <w:t>, dependencies and timescales</w:t>
      </w:r>
      <w:bookmarkEnd w:id="2397"/>
      <w:r w:rsidRPr="003C74EA">
        <w:rPr>
          <w:rFonts w:ascii="Times" w:hAnsi="Times" w:cs="Times New Roman"/>
          <w:color w:val="auto"/>
          <w:sz w:val="22"/>
          <w:szCs w:val="22"/>
          <w:lang w:val="en-GB"/>
        </w:rPr>
        <w:t xml:space="preserve"> </w:t>
      </w:r>
    </w:p>
    <w:p w14:paraId="7A5E7A44" w14:textId="705A6979" w:rsidR="003F330E" w:rsidRPr="003C74EA" w:rsidRDefault="003F330E"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399" w:name="_Toc290429788"/>
      <w:r w:rsidRPr="003C74EA">
        <w:rPr>
          <w:rFonts w:ascii="Times" w:hAnsi="Times" w:cs="Times New Roman"/>
          <w:color w:val="auto"/>
          <w:sz w:val="22"/>
          <w:szCs w:val="22"/>
          <w:lang w:val="en-GB"/>
        </w:rPr>
        <w:t xml:space="preserve">System </w:t>
      </w:r>
      <w:ins w:id="2400" w:author="Chara Katiri" w:date="2015-04-11T21:41:00Z">
        <w:r w:rsidR="00660A0D" w:rsidRPr="003C74EA">
          <w:rPr>
            <w:rFonts w:ascii="Times" w:hAnsi="Times" w:cs="Times New Roman"/>
            <w:color w:val="auto"/>
            <w:sz w:val="22"/>
            <w:szCs w:val="22"/>
            <w:lang w:val="en-GB"/>
          </w:rPr>
          <w:t>risks</w:t>
        </w:r>
      </w:ins>
      <w:bookmarkEnd w:id="2399"/>
    </w:p>
    <w:p w14:paraId="14D55760" w14:textId="77777777" w:rsidR="0031704D" w:rsidRPr="003C74EA" w:rsidRDefault="0031704D"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3C74EA" w:rsidRDefault="0031704D"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3C74EA" w:rsidRDefault="0031704D" w:rsidP="003C74EA">
      <w:pPr>
        <w:pStyle w:val="ListParagraph"/>
        <w:spacing w:line="360" w:lineRule="auto"/>
        <w:ind w:left="709"/>
        <w:jc w:val="both"/>
        <w:rPr>
          <w:rFonts w:ascii="Times" w:eastAsia="Times New Roman" w:hAnsi="Times" w:cs="Times New Roman"/>
          <w:sz w:val="22"/>
          <w:szCs w:val="22"/>
          <w:shd w:val="clear" w:color="auto" w:fill="FFFFFF"/>
          <w:lang w:val="en-GB"/>
        </w:rPr>
      </w:pPr>
    </w:p>
    <w:p w14:paraId="221FEBD9" w14:textId="77777777" w:rsidR="0031704D" w:rsidRPr="003C74EA" w:rsidRDefault="0031704D" w:rsidP="003C74EA">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3C74EA">
        <w:rPr>
          <w:rFonts w:ascii="Times" w:eastAsia="Times New Roman" w:hAnsi="Times" w:cs="Times New Roman"/>
          <w:i/>
          <w:sz w:val="22"/>
          <w:szCs w:val="22"/>
          <w:shd w:val="clear" w:color="auto" w:fill="FFFFFF"/>
          <w:lang w:val="en-GB"/>
        </w:rPr>
        <w:t>Contingency plan to mitigate risks:</w:t>
      </w:r>
    </w:p>
    <w:p w14:paraId="3DA7AEFC" w14:textId="77777777" w:rsidR="0031704D" w:rsidRPr="003C74EA" w:rsidRDefault="0031704D"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Timescales were set up with the work required by other modules in mind.</w:t>
      </w:r>
    </w:p>
    <w:p w14:paraId="64F0DA81" w14:textId="77777777" w:rsidR="0031704D" w:rsidRPr="003C74EA" w:rsidRDefault="0031704D"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If for any reason the timescales shift, the requirements categorised as ‘Could’ will not be implemented. </w:t>
      </w:r>
    </w:p>
    <w:p w14:paraId="06FB625B" w14:textId="77777777" w:rsidR="00682029" w:rsidRPr="003C74EA" w:rsidRDefault="00682029" w:rsidP="003C74EA">
      <w:pPr>
        <w:pStyle w:val="ListParagraph"/>
        <w:spacing w:line="360" w:lineRule="auto"/>
        <w:ind w:left="709"/>
        <w:jc w:val="both"/>
        <w:rPr>
          <w:rFonts w:ascii="Times" w:eastAsia="Times New Roman" w:hAnsi="Times" w:cs="Times New Roman"/>
          <w:sz w:val="22"/>
          <w:szCs w:val="22"/>
          <w:shd w:val="clear" w:color="auto" w:fill="FFFFFF"/>
          <w:lang w:val="en-GB"/>
        </w:rPr>
      </w:pPr>
    </w:p>
    <w:p w14:paraId="753CE19E" w14:textId="0A1A48BB" w:rsidR="00DE309C" w:rsidRPr="003C74EA" w:rsidRDefault="00DE309C" w:rsidP="003C74EA">
      <w:pPr>
        <w:pStyle w:val="Heading2"/>
        <w:numPr>
          <w:ilvl w:val="2"/>
          <w:numId w:val="13"/>
        </w:numPr>
        <w:spacing w:line="360" w:lineRule="auto"/>
        <w:contextualSpacing/>
        <w:jc w:val="both"/>
        <w:rPr>
          <w:ins w:id="2401" w:author="Chara Katiri" w:date="2015-04-11T21:43:00Z"/>
          <w:rFonts w:ascii="Times" w:hAnsi="Times" w:cs="Times New Roman"/>
          <w:color w:val="auto"/>
          <w:sz w:val="22"/>
          <w:szCs w:val="22"/>
          <w:lang w:val="en-GB"/>
        </w:rPr>
      </w:pPr>
      <w:bookmarkStart w:id="2402" w:name="_Toc290429789"/>
      <w:commentRangeStart w:id="2403"/>
      <w:ins w:id="2404" w:author="Chara Katiri" w:date="2015-04-11T21:43:00Z">
        <w:r w:rsidRPr="003C74EA">
          <w:rPr>
            <w:rFonts w:ascii="Times" w:hAnsi="Times" w:cs="Times New Roman"/>
            <w:color w:val="auto"/>
            <w:sz w:val="22"/>
            <w:szCs w:val="22"/>
            <w:lang w:val="en-GB"/>
          </w:rPr>
          <w:t xml:space="preserve">System constraints </w:t>
        </w:r>
      </w:ins>
      <w:commentRangeEnd w:id="2403"/>
      <w:ins w:id="2405" w:author="Chara Katiri" w:date="2015-04-11T22:35:00Z">
        <w:r w:rsidR="00F64192" w:rsidRPr="003C74EA">
          <w:rPr>
            <w:rStyle w:val="CommentReference"/>
            <w:rFonts w:ascii="Times" w:eastAsiaTheme="minorEastAsia" w:hAnsi="Times" w:cstheme="minorBidi"/>
            <w:b w:val="0"/>
            <w:bCs w:val="0"/>
            <w:color w:val="auto"/>
            <w:sz w:val="22"/>
            <w:szCs w:val="22"/>
          </w:rPr>
          <w:commentReference w:id="2403"/>
        </w:r>
      </w:ins>
      <w:bookmarkEnd w:id="2402"/>
    </w:p>
    <w:p w14:paraId="1839B726" w14:textId="0EBC4771" w:rsidR="00E921E9" w:rsidRPr="003C74EA" w:rsidRDefault="00E921E9">
      <w:pPr>
        <w:pStyle w:val="ListParagraph"/>
        <w:numPr>
          <w:ilvl w:val="0"/>
          <w:numId w:val="50"/>
        </w:numPr>
        <w:spacing w:line="360" w:lineRule="auto"/>
        <w:jc w:val="both"/>
        <w:rPr>
          <w:ins w:id="2406" w:author="Chara Katiri" w:date="2015-04-11T21:54:00Z"/>
          <w:rFonts w:ascii="Times" w:hAnsi="Times"/>
          <w:sz w:val="22"/>
          <w:szCs w:val="22"/>
        </w:rPr>
        <w:pPrChange w:id="2407" w:author="Chara Katiri" w:date="2015-04-12T03:47:00Z">
          <w:pPr>
            <w:pStyle w:val="Heading2"/>
            <w:numPr>
              <w:ilvl w:val="2"/>
              <w:numId w:val="13"/>
            </w:numPr>
            <w:spacing w:line="360" w:lineRule="auto"/>
            <w:ind w:left="1224" w:hanging="504"/>
            <w:contextualSpacing/>
            <w:jc w:val="both"/>
          </w:pPr>
        </w:pPrChange>
      </w:pPr>
      <w:ins w:id="2408" w:author="Chara Katiri" w:date="2015-04-11T21:50:00Z">
        <w:r w:rsidRPr="003C74EA">
          <w:rPr>
            <w:rFonts w:ascii="Times" w:hAnsi="Times"/>
            <w:sz w:val="22"/>
            <w:szCs w:val="22"/>
          </w:rPr>
          <w:t xml:space="preserve">Spring Framework </w:t>
        </w:r>
        <w:r w:rsidR="008323E2" w:rsidRPr="003C74EA">
          <w:rPr>
            <w:rFonts w:ascii="Times" w:hAnsi="Times"/>
            <w:sz w:val="22"/>
            <w:szCs w:val="22"/>
          </w:rPr>
          <w:t xml:space="preserve">4.0 </w:t>
        </w:r>
      </w:ins>
      <w:ins w:id="2409" w:author="Chara Katiri" w:date="2015-04-11T21:51:00Z">
        <w:r w:rsidRPr="003C74EA">
          <w:rPr>
            <w:rFonts w:ascii="Times" w:hAnsi="Times"/>
            <w:sz w:val="22"/>
            <w:szCs w:val="22"/>
          </w:rPr>
          <w:t>is</w:t>
        </w:r>
      </w:ins>
      <w:ins w:id="2410" w:author="Chara Katiri" w:date="2015-04-11T21:50:00Z">
        <w:r w:rsidR="008323E2" w:rsidRPr="003C74EA">
          <w:rPr>
            <w:rFonts w:ascii="Times" w:hAnsi="Times"/>
            <w:sz w:val="22"/>
            <w:szCs w:val="22"/>
          </w:rPr>
          <w:t xml:space="preserve"> the latest version</w:t>
        </w:r>
      </w:ins>
      <w:ins w:id="2411" w:author="Chara Katiri" w:date="2015-04-11T21:51:00Z">
        <w:r w:rsidRPr="003C74EA">
          <w:rPr>
            <w:rFonts w:ascii="Times" w:hAnsi="Times"/>
            <w:sz w:val="22"/>
            <w:szCs w:val="22"/>
          </w:rPr>
          <w:t xml:space="preserve"> released and it requires minimum Java SE 6 and above.  </w:t>
        </w:r>
      </w:ins>
      <w:ins w:id="2412" w:author="Chara Katiri" w:date="2015-04-11T21:54:00Z">
        <w:r w:rsidRPr="003C74EA">
          <w:rPr>
            <w:rFonts w:ascii="Times" w:hAnsi="Times"/>
            <w:sz w:val="22"/>
            <w:szCs w:val="22"/>
          </w:rPr>
          <w:t>Spring Framework 4.0 supports fully Java 8 features</w:t>
        </w:r>
      </w:ins>
      <w:ins w:id="2413" w:author="Chara Katiri" w:date="2015-04-11T21:55:00Z">
        <w:r w:rsidRPr="003C74EA">
          <w:rPr>
            <w:rFonts w:ascii="Times" w:hAnsi="Times"/>
            <w:sz w:val="22"/>
            <w:szCs w:val="22"/>
          </w:rPr>
          <w:t xml:space="preserve"> and use of Java 7 or above is </w:t>
        </w:r>
      </w:ins>
      <w:ins w:id="2414" w:author="Chara Katiri" w:date="2015-04-11T21:56:00Z">
        <w:r w:rsidRPr="003C74EA">
          <w:rPr>
            <w:rFonts w:ascii="Times" w:hAnsi="Times"/>
            <w:sz w:val="22"/>
            <w:szCs w:val="22"/>
          </w:rPr>
          <w:t xml:space="preserve">recommended [28]. </w:t>
        </w:r>
      </w:ins>
    </w:p>
    <w:p w14:paraId="576F0D79" w14:textId="617D2BC3" w:rsidR="00E921E9" w:rsidRPr="003C74EA" w:rsidRDefault="0065420B">
      <w:pPr>
        <w:pStyle w:val="ListParagraph"/>
        <w:numPr>
          <w:ilvl w:val="0"/>
          <w:numId w:val="50"/>
        </w:numPr>
        <w:spacing w:line="360" w:lineRule="auto"/>
        <w:jc w:val="both"/>
        <w:rPr>
          <w:ins w:id="2415" w:author="Chara Katiri" w:date="2015-04-11T22:33:00Z"/>
          <w:rFonts w:ascii="Times" w:hAnsi="Times"/>
          <w:sz w:val="22"/>
          <w:szCs w:val="22"/>
        </w:rPr>
        <w:pPrChange w:id="2416" w:author="Chara Katiri" w:date="2015-04-12T03:47:00Z">
          <w:pPr>
            <w:pStyle w:val="Heading2"/>
            <w:numPr>
              <w:ilvl w:val="2"/>
              <w:numId w:val="13"/>
            </w:numPr>
            <w:spacing w:line="360" w:lineRule="auto"/>
            <w:ind w:left="1224" w:hanging="504"/>
            <w:contextualSpacing/>
            <w:jc w:val="both"/>
          </w:pPr>
        </w:pPrChange>
      </w:pPr>
      <w:ins w:id="2417" w:author="Chara Katiri" w:date="2015-04-11T22:22:00Z">
        <w:r w:rsidRPr="003C74EA">
          <w:rPr>
            <w:rFonts w:ascii="Times" w:hAnsi="Times"/>
            <w:sz w:val="22"/>
            <w:szCs w:val="22"/>
          </w:rPr>
          <w:t>Tomcat server</w:t>
        </w:r>
      </w:ins>
      <w:ins w:id="2418" w:author="Chara Katiri" w:date="2015-04-11T22:33:00Z">
        <w:r w:rsidR="00F64192" w:rsidRPr="003C74EA">
          <w:rPr>
            <w:rFonts w:ascii="Times" w:hAnsi="Times"/>
            <w:sz w:val="22"/>
            <w:szCs w:val="22"/>
          </w:rPr>
          <w:t xml:space="preserve"> is required</w:t>
        </w:r>
      </w:ins>
      <w:ins w:id="2419" w:author="Chara Katiri" w:date="2015-04-11T22:22:00Z">
        <w:r w:rsidRPr="003C74EA">
          <w:rPr>
            <w:rFonts w:ascii="Times" w:hAnsi="Times"/>
            <w:sz w:val="22"/>
            <w:szCs w:val="22"/>
          </w:rPr>
          <w:t xml:space="preserve">. </w:t>
        </w:r>
      </w:ins>
      <w:ins w:id="2420" w:author="Chara Katiri" w:date="2015-04-11T22:21:00Z">
        <w:r w:rsidRPr="003C74EA">
          <w:rPr>
            <w:rFonts w:ascii="Times" w:hAnsi="Times"/>
            <w:sz w:val="22"/>
            <w:szCs w:val="22"/>
          </w:rPr>
          <w:t>As shown in ‘The 2014 Leaderboard of Java Tools &amp; Technologies</w:t>
        </w:r>
      </w:ins>
      <w:ins w:id="2421" w:author="Chara Katiri" w:date="2015-04-11T22:22:00Z">
        <w:r w:rsidRPr="003C74EA">
          <w:rPr>
            <w:rFonts w:ascii="Times" w:hAnsi="Times"/>
            <w:sz w:val="22"/>
            <w:szCs w:val="22"/>
          </w:rPr>
          <w:t xml:space="preserve">’ </w:t>
        </w:r>
      </w:ins>
      <w:ins w:id="2422" w:author="Chara Katiri" w:date="2015-04-11T22:30:00Z">
        <w:r w:rsidRPr="003C74EA">
          <w:rPr>
            <w:rFonts w:ascii="Times" w:hAnsi="Times"/>
            <w:sz w:val="22"/>
            <w:szCs w:val="22"/>
          </w:rPr>
          <w:t xml:space="preserve">[42] </w:t>
        </w:r>
      </w:ins>
      <w:ins w:id="2423" w:author="Chara Katiri" w:date="2015-04-11T22:23:00Z">
        <w:r w:rsidRPr="003C74EA">
          <w:rPr>
            <w:rFonts w:ascii="Times" w:hAnsi="Times"/>
            <w:sz w:val="22"/>
            <w:szCs w:val="22"/>
          </w:rPr>
          <w:t>Tomcat is the most popular application server</w:t>
        </w:r>
      </w:ins>
      <w:ins w:id="2424" w:author="Chara Katiri" w:date="2015-04-11T22:30:00Z">
        <w:r w:rsidRPr="003C74EA">
          <w:rPr>
            <w:rFonts w:ascii="Times" w:hAnsi="Times"/>
            <w:sz w:val="22"/>
            <w:szCs w:val="22"/>
          </w:rPr>
          <w:t xml:space="preserve"> used in Spring Framework</w:t>
        </w:r>
      </w:ins>
      <w:ins w:id="2425" w:author="Chara Katiri" w:date="2015-04-11T22:23:00Z">
        <w:r w:rsidRPr="003C74EA">
          <w:rPr>
            <w:rFonts w:ascii="Times" w:hAnsi="Times"/>
            <w:sz w:val="22"/>
            <w:szCs w:val="22"/>
          </w:rPr>
          <w:t>.</w:t>
        </w:r>
      </w:ins>
      <w:ins w:id="2426" w:author="Chara Katiri" w:date="2015-04-11T22:31:00Z">
        <w:r w:rsidR="00F64192" w:rsidRPr="003C74EA">
          <w:rPr>
            <w:rFonts w:ascii="Times" w:hAnsi="Times"/>
            <w:sz w:val="22"/>
            <w:szCs w:val="22"/>
          </w:rPr>
          <w:t xml:space="preserve"> This is due to the easy of download and installation, tooling support and server configuration. </w:t>
        </w:r>
      </w:ins>
      <w:ins w:id="2427" w:author="Chara Katiri" w:date="2015-04-11T22:23:00Z">
        <w:r w:rsidRPr="003C74EA">
          <w:rPr>
            <w:rFonts w:ascii="Times" w:hAnsi="Times"/>
            <w:sz w:val="22"/>
            <w:szCs w:val="22"/>
          </w:rPr>
          <w:t xml:space="preserve">  </w:t>
        </w:r>
      </w:ins>
      <w:ins w:id="2428" w:author="Chara Katiri" w:date="2015-04-11T22:22:00Z">
        <w:r w:rsidRPr="003C74EA">
          <w:rPr>
            <w:rFonts w:ascii="Times" w:hAnsi="Times"/>
            <w:sz w:val="22"/>
            <w:szCs w:val="22"/>
          </w:rPr>
          <w:t xml:space="preserve"> </w:t>
        </w:r>
      </w:ins>
    </w:p>
    <w:p w14:paraId="1FDA9B09" w14:textId="06F97CDC" w:rsidR="00F64192" w:rsidRPr="003C74EA" w:rsidRDefault="00F64192">
      <w:pPr>
        <w:pStyle w:val="ListParagraph"/>
        <w:numPr>
          <w:ilvl w:val="0"/>
          <w:numId w:val="50"/>
        </w:numPr>
        <w:spacing w:line="360" w:lineRule="auto"/>
        <w:jc w:val="both"/>
        <w:rPr>
          <w:ins w:id="2429" w:author="Chara Katiri" w:date="2015-04-11T22:35:00Z"/>
          <w:rFonts w:ascii="Times" w:hAnsi="Times"/>
          <w:sz w:val="22"/>
          <w:szCs w:val="22"/>
        </w:rPr>
        <w:pPrChange w:id="2430" w:author="Chara Katiri" w:date="2015-04-12T03:47:00Z">
          <w:pPr>
            <w:pStyle w:val="Heading2"/>
            <w:numPr>
              <w:ilvl w:val="2"/>
              <w:numId w:val="13"/>
            </w:numPr>
            <w:spacing w:line="360" w:lineRule="auto"/>
            <w:ind w:left="1224" w:hanging="504"/>
            <w:contextualSpacing/>
            <w:jc w:val="both"/>
          </w:pPr>
        </w:pPrChange>
      </w:pPr>
      <w:ins w:id="2431" w:author="Chara Katiri" w:date="2015-04-11T22:33:00Z">
        <w:r w:rsidRPr="003C74EA">
          <w:rPr>
            <w:rFonts w:ascii="Times" w:hAnsi="Times"/>
            <w:sz w:val="22"/>
            <w:szCs w:val="22"/>
          </w:rPr>
          <w:t xml:space="preserve">MySQL </w:t>
        </w:r>
      </w:ins>
      <w:ins w:id="2432" w:author="Chara Katiri" w:date="2015-04-11T22:34:00Z">
        <w:r w:rsidRPr="003C74EA">
          <w:rPr>
            <w:rFonts w:ascii="Times" w:hAnsi="Times"/>
            <w:sz w:val="22"/>
            <w:szCs w:val="22"/>
          </w:rPr>
          <w:t xml:space="preserve">server is required to save user data and items data. </w:t>
        </w:r>
      </w:ins>
    </w:p>
    <w:p w14:paraId="73CEBB2F" w14:textId="77777777" w:rsidR="00F64192" w:rsidRPr="003C74EA" w:rsidRDefault="00F64192">
      <w:pPr>
        <w:pStyle w:val="ListParagraph"/>
        <w:spacing w:line="360" w:lineRule="auto"/>
        <w:ind w:left="1440"/>
        <w:jc w:val="both"/>
        <w:rPr>
          <w:ins w:id="2433" w:author="Chara Katiri" w:date="2015-04-11T21:54:00Z"/>
          <w:rFonts w:ascii="Times" w:hAnsi="Times"/>
          <w:sz w:val="22"/>
          <w:szCs w:val="22"/>
        </w:rPr>
        <w:pPrChange w:id="2434" w:author="Chara Katiri" w:date="2015-04-12T03:47:00Z">
          <w:pPr>
            <w:pStyle w:val="Heading2"/>
            <w:numPr>
              <w:ilvl w:val="2"/>
              <w:numId w:val="13"/>
            </w:numPr>
            <w:spacing w:line="360" w:lineRule="auto"/>
            <w:ind w:left="1224" w:hanging="504"/>
            <w:contextualSpacing/>
            <w:jc w:val="both"/>
          </w:pPr>
        </w:pPrChange>
      </w:pPr>
    </w:p>
    <w:p w14:paraId="0C1B587D" w14:textId="77777777" w:rsidR="003F330E" w:rsidRPr="003C74EA" w:rsidRDefault="003F330E"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435" w:name="_Toc290429790"/>
      <w:r w:rsidRPr="003C74EA">
        <w:rPr>
          <w:rFonts w:ascii="Times" w:hAnsi="Times" w:cs="Times New Roman"/>
          <w:color w:val="auto"/>
          <w:sz w:val="22"/>
          <w:szCs w:val="22"/>
          <w:lang w:val="en-GB"/>
        </w:rPr>
        <w:t>System dependencies</w:t>
      </w:r>
      <w:bookmarkEnd w:id="2435"/>
    </w:p>
    <w:p w14:paraId="36817537" w14:textId="22DB92CD" w:rsidR="00A75B9B" w:rsidRPr="003C74EA" w:rsidRDefault="002D6E33">
      <w:pPr>
        <w:pStyle w:val="ListParagraph"/>
        <w:numPr>
          <w:ilvl w:val="0"/>
          <w:numId w:val="50"/>
        </w:numPr>
        <w:spacing w:line="360" w:lineRule="auto"/>
        <w:jc w:val="both"/>
        <w:rPr>
          <w:ins w:id="2436" w:author="Chara Katiri" w:date="2015-04-11T22:53:00Z"/>
          <w:rFonts w:ascii="Times" w:hAnsi="Times"/>
          <w:sz w:val="22"/>
          <w:szCs w:val="22"/>
        </w:rPr>
        <w:pPrChange w:id="2437" w:author="Chara Katiri" w:date="2015-04-12T03:47:00Z">
          <w:pPr>
            <w:pStyle w:val="ListParagraph"/>
            <w:spacing w:after="240" w:line="360" w:lineRule="auto"/>
            <w:ind w:left="1224"/>
            <w:jc w:val="both"/>
          </w:pPr>
        </w:pPrChange>
      </w:pPr>
      <w:ins w:id="2438" w:author="Chara Katiri" w:date="2015-04-11T22:47:00Z">
        <w:r w:rsidRPr="003C74EA">
          <w:rPr>
            <w:rFonts w:ascii="Times" w:hAnsi="Times"/>
            <w:sz w:val="22"/>
            <w:szCs w:val="22"/>
          </w:rPr>
          <w:t>Additional dependencies are required to configure</w:t>
        </w:r>
      </w:ins>
      <w:ins w:id="2439" w:author="Chara Katiri" w:date="2015-04-11T22:48:00Z">
        <w:r w:rsidRPr="003C74EA">
          <w:rPr>
            <w:rFonts w:ascii="Times" w:hAnsi="Times"/>
            <w:sz w:val="22"/>
            <w:szCs w:val="22"/>
          </w:rPr>
          <w:t xml:space="preserve"> authentication in</w:t>
        </w:r>
      </w:ins>
      <w:ins w:id="2440" w:author="Chara Katiri" w:date="2015-04-11T22:47:00Z">
        <w:r w:rsidRPr="003C74EA">
          <w:rPr>
            <w:rFonts w:ascii="Times" w:hAnsi="Times"/>
            <w:sz w:val="22"/>
            <w:szCs w:val="22"/>
          </w:rPr>
          <w:t xml:space="preserve"> </w:t>
        </w:r>
      </w:ins>
      <w:ins w:id="2441" w:author="Chara Katiri" w:date="2015-04-11T22:40:00Z">
        <w:r w:rsidR="00F64192" w:rsidRPr="003C74EA">
          <w:rPr>
            <w:rFonts w:ascii="Times" w:hAnsi="Times"/>
            <w:sz w:val="22"/>
            <w:szCs w:val="22"/>
            <w:rPrChange w:id="2442" w:author="Chara Katiri" w:date="2015-04-12T03:47:00Z">
              <w:rPr>
                <w:rFonts w:ascii="Times" w:eastAsia="Times New Roman" w:hAnsi="Times" w:cs="Times New Roman"/>
                <w:sz w:val="22"/>
                <w:szCs w:val="22"/>
                <w:highlight w:val="yellow"/>
                <w:lang w:val="en-GB"/>
              </w:rPr>
            </w:rPrChange>
          </w:rPr>
          <w:t xml:space="preserve">Spring </w:t>
        </w:r>
      </w:ins>
      <w:ins w:id="2443" w:author="Chara Katiri" w:date="2015-04-11T22:48:00Z">
        <w:r w:rsidRPr="003C74EA">
          <w:rPr>
            <w:rFonts w:ascii="Times" w:hAnsi="Times"/>
            <w:sz w:val="22"/>
            <w:szCs w:val="22"/>
          </w:rPr>
          <w:t xml:space="preserve">MVC </w:t>
        </w:r>
      </w:ins>
      <w:ins w:id="2444" w:author="Chara Katiri" w:date="2015-04-11T22:47:00Z">
        <w:r w:rsidRPr="003C74EA">
          <w:rPr>
            <w:rFonts w:ascii="Times" w:hAnsi="Times"/>
            <w:sz w:val="22"/>
            <w:szCs w:val="22"/>
          </w:rPr>
          <w:t>and allow the</w:t>
        </w:r>
      </w:ins>
      <w:ins w:id="2445" w:author="Chara Katiri" w:date="2015-04-11T22:41:00Z">
        <w:r w:rsidRPr="003C74EA">
          <w:rPr>
            <w:rFonts w:ascii="Times" w:hAnsi="Times"/>
            <w:sz w:val="22"/>
            <w:szCs w:val="22"/>
          </w:rPr>
          <w:t xml:space="preserve"> application to function. </w:t>
        </w:r>
      </w:ins>
      <w:commentRangeStart w:id="2446"/>
      <w:ins w:id="2447" w:author="Chara Katiri" w:date="2015-04-11T22:49:00Z">
        <w:r w:rsidRPr="003C74EA">
          <w:rPr>
            <w:rFonts w:ascii="Times" w:hAnsi="Times"/>
            <w:sz w:val="22"/>
            <w:szCs w:val="22"/>
          </w:rPr>
          <w:t>Some of the dependencies are</w:t>
        </w:r>
      </w:ins>
      <w:commentRangeEnd w:id="2446"/>
      <w:ins w:id="2448" w:author="Chara Katiri" w:date="2015-04-12T02:01:00Z">
        <w:r w:rsidR="005E77F2" w:rsidRPr="003C74EA">
          <w:rPr>
            <w:rStyle w:val="CommentReference"/>
            <w:rFonts w:ascii="Times" w:hAnsi="Times"/>
            <w:sz w:val="22"/>
            <w:szCs w:val="22"/>
            <w:rPrChange w:id="2449" w:author="Chara Katiri" w:date="2015-04-12T03:47:00Z">
              <w:rPr>
                <w:rStyle w:val="CommentReference"/>
              </w:rPr>
            </w:rPrChange>
          </w:rPr>
          <w:commentReference w:id="2446"/>
        </w:r>
      </w:ins>
      <w:ins w:id="2450" w:author="Chara Katiri" w:date="2015-04-11T22:49:00Z">
        <w:r w:rsidRPr="003C74EA">
          <w:rPr>
            <w:rFonts w:ascii="Times" w:hAnsi="Times"/>
            <w:sz w:val="22"/>
            <w:szCs w:val="22"/>
          </w:rPr>
          <w:t>:</w:t>
        </w:r>
      </w:ins>
      <w:ins w:id="2451" w:author="Chara Katiri" w:date="2015-04-11T22:50:00Z">
        <w:r w:rsidRPr="003C74EA">
          <w:rPr>
            <w:rFonts w:ascii="Times" w:hAnsi="Times"/>
            <w:sz w:val="22"/>
            <w:szCs w:val="22"/>
          </w:rPr>
          <w:t xml:space="preserve"> </w:t>
        </w:r>
      </w:ins>
      <w:ins w:id="2452" w:author="Chara Katiri" w:date="2015-04-11T23:02:00Z">
        <w:r w:rsidR="005139F0" w:rsidRPr="003C74EA">
          <w:rPr>
            <w:rFonts w:ascii="Times" w:hAnsi="Times"/>
            <w:sz w:val="22"/>
            <w:szCs w:val="22"/>
          </w:rPr>
          <w:t>[43]</w:t>
        </w:r>
      </w:ins>
    </w:p>
    <w:p w14:paraId="3C625964" w14:textId="6141D963" w:rsidR="00A75B9B" w:rsidRPr="003C74EA" w:rsidRDefault="00A75B9B">
      <w:pPr>
        <w:pStyle w:val="ListParagraph"/>
        <w:numPr>
          <w:ilvl w:val="1"/>
          <w:numId w:val="50"/>
        </w:numPr>
        <w:spacing w:line="360" w:lineRule="auto"/>
        <w:jc w:val="both"/>
        <w:rPr>
          <w:ins w:id="2453" w:author="Chara Katiri" w:date="2015-04-11T22:53:00Z"/>
          <w:rFonts w:ascii="Times" w:hAnsi="Times"/>
          <w:sz w:val="22"/>
          <w:szCs w:val="22"/>
        </w:rPr>
        <w:pPrChange w:id="2454" w:author="Chara Katiri" w:date="2015-04-12T03:47:00Z">
          <w:pPr>
            <w:pStyle w:val="ListParagraph"/>
            <w:spacing w:after="240" w:line="360" w:lineRule="auto"/>
            <w:ind w:left="1224"/>
            <w:jc w:val="both"/>
          </w:pPr>
        </w:pPrChange>
      </w:pPr>
      <w:ins w:id="2455" w:author="Chara Katiri" w:date="2015-04-11T22:50:00Z">
        <w:r w:rsidRPr="003C74EA">
          <w:rPr>
            <w:rFonts w:ascii="Times" w:hAnsi="Times"/>
            <w:sz w:val="22"/>
            <w:szCs w:val="22"/>
          </w:rPr>
          <w:t>‘spring-security-confiq’ that is used for Spring Security namespace configuration</w:t>
        </w:r>
      </w:ins>
      <w:ins w:id="2456" w:author="Chara Katiri" w:date="2015-04-11T23:00:00Z">
        <w:r w:rsidRPr="003C74EA">
          <w:rPr>
            <w:rFonts w:ascii="Times" w:hAnsi="Times"/>
            <w:sz w:val="22"/>
            <w:szCs w:val="22"/>
          </w:rPr>
          <w:t>.</w:t>
        </w:r>
      </w:ins>
      <w:ins w:id="2457" w:author="Chara Katiri" w:date="2015-04-11T22:50:00Z">
        <w:r w:rsidR="002D6E33" w:rsidRPr="003C74EA">
          <w:rPr>
            <w:rFonts w:ascii="Times" w:hAnsi="Times"/>
            <w:sz w:val="22"/>
            <w:szCs w:val="22"/>
          </w:rPr>
          <w:t xml:space="preserve"> </w:t>
        </w:r>
      </w:ins>
    </w:p>
    <w:p w14:paraId="7F3A80CF" w14:textId="4C0D28BC" w:rsidR="00A75B9B" w:rsidRPr="003C74EA" w:rsidRDefault="002D6E33">
      <w:pPr>
        <w:pStyle w:val="ListParagraph"/>
        <w:numPr>
          <w:ilvl w:val="1"/>
          <w:numId w:val="50"/>
        </w:numPr>
        <w:spacing w:line="360" w:lineRule="auto"/>
        <w:jc w:val="both"/>
        <w:rPr>
          <w:ins w:id="2458" w:author="Chara Katiri" w:date="2015-04-11T22:53:00Z"/>
          <w:rFonts w:ascii="Times" w:hAnsi="Times"/>
          <w:sz w:val="22"/>
          <w:szCs w:val="22"/>
        </w:rPr>
        <w:pPrChange w:id="2459" w:author="Chara Katiri" w:date="2015-04-12T03:47:00Z">
          <w:pPr>
            <w:pStyle w:val="ListParagraph"/>
            <w:spacing w:after="240" w:line="360" w:lineRule="auto"/>
            <w:ind w:left="1224"/>
            <w:jc w:val="both"/>
          </w:pPr>
        </w:pPrChange>
      </w:pPr>
      <w:ins w:id="2460" w:author="Chara Katiri" w:date="2015-04-11T22:50:00Z">
        <w:r w:rsidRPr="003C74EA">
          <w:rPr>
            <w:rFonts w:ascii="Times" w:hAnsi="Times"/>
            <w:sz w:val="22"/>
            <w:szCs w:val="22"/>
          </w:rPr>
          <w:t>‘spring-security-web’</w:t>
        </w:r>
        <w:r w:rsidR="00A75B9B" w:rsidRPr="003C74EA">
          <w:rPr>
            <w:rFonts w:ascii="Times" w:hAnsi="Times"/>
            <w:sz w:val="22"/>
            <w:szCs w:val="22"/>
          </w:rPr>
          <w:t xml:space="preserve">  that is required for applications that use Servlet API.</w:t>
        </w:r>
      </w:ins>
    </w:p>
    <w:p w14:paraId="29A702D5" w14:textId="5A3E2E98" w:rsidR="002D6E33" w:rsidRPr="003C74EA" w:rsidRDefault="002D6E33">
      <w:pPr>
        <w:pStyle w:val="ListParagraph"/>
        <w:numPr>
          <w:ilvl w:val="1"/>
          <w:numId w:val="50"/>
        </w:numPr>
        <w:spacing w:line="360" w:lineRule="auto"/>
        <w:jc w:val="both"/>
        <w:rPr>
          <w:ins w:id="2461" w:author="Chara Katiri" w:date="2015-04-11T22:53:00Z"/>
          <w:rFonts w:ascii="Times" w:hAnsi="Times"/>
          <w:sz w:val="22"/>
          <w:szCs w:val="22"/>
        </w:rPr>
        <w:pPrChange w:id="2462" w:author="Chara Katiri" w:date="2015-04-12T03:47:00Z">
          <w:pPr>
            <w:pStyle w:val="ListParagraph"/>
            <w:spacing w:after="240" w:line="360" w:lineRule="auto"/>
            <w:ind w:left="1224"/>
            <w:jc w:val="both"/>
          </w:pPr>
        </w:pPrChange>
      </w:pPr>
      <w:ins w:id="2463" w:author="Chara Katiri" w:date="2015-04-11T22:50:00Z">
        <w:r w:rsidRPr="003C74EA">
          <w:rPr>
            <w:rFonts w:ascii="Times" w:hAnsi="Times"/>
            <w:sz w:val="22"/>
            <w:szCs w:val="22"/>
          </w:rPr>
          <w:t xml:space="preserve">‘spring-jdbc’ </w:t>
        </w:r>
      </w:ins>
      <w:ins w:id="2464" w:author="Chara Katiri" w:date="2015-04-11T22:51:00Z">
        <w:r w:rsidR="00A75B9B" w:rsidRPr="003C74EA">
          <w:rPr>
            <w:rFonts w:ascii="Times" w:hAnsi="Times"/>
            <w:sz w:val="22"/>
            <w:szCs w:val="22"/>
          </w:rPr>
          <w:t xml:space="preserve">that is used for Spring JDBC </w:t>
        </w:r>
      </w:ins>
      <w:ins w:id="2465" w:author="Chara Katiri" w:date="2015-04-11T22:53:00Z">
        <w:r w:rsidR="00A75B9B" w:rsidRPr="003C74EA">
          <w:rPr>
            <w:rFonts w:ascii="Times" w:hAnsi="Times"/>
            <w:sz w:val="22"/>
            <w:szCs w:val="22"/>
          </w:rPr>
          <w:t>authentication</w:t>
        </w:r>
      </w:ins>
      <w:ins w:id="2466" w:author="Chara Katiri" w:date="2015-04-11T22:51:00Z">
        <w:r w:rsidR="00A75B9B" w:rsidRPr="003C74EA">
          <w:rPr>
            <w:rFonts w:ascii="Times" w:hAnsi="Times"/>
            <w:sz w:val="22"/>
            <w:szCs w:val="22"/>
          </w:rPr>
          <w:t>,</w:t>
        </w:r>
      </w:ins>
      <w:ins w:id="2467" w:author="Chara Katiri" w:date="2015-04-11T22:53:00Z">
        <w:r w:rsidR="00A75B9B" w:rsidRPr="003C74EA">
          <w:rPr>
            <w:rFonts w:ascii="Times" w:hAnsi="Times"/>
            <w:sz w:val="22"/>
            <w:szCs w:val="22"/>
          </w:rPr>
          <w:t xml:space="preserve"> </w:t>
        </w:r>
      </w:ins>
    </w:p>
    <w:p w14:paraId="1E8E52CA" w14:textId="40AF6192" w:rsidR="00A75B9B" w:rsidRPr="003C74EA" w:rsidRDefault="00A75B9B">
      <w:pPr>
        <w:pStyle w:val="ListParagraph"/>
        <w:numPr>
          <w:ilvl w:val="1"/>
          <w:numId w:val="50"/>
        </w:numPr>
        <w:spacing w:line="360" w:lineRule="auto"/>
        <w:jc w:val="both"/>
        <w:rPr>
          <w:ins w:id="2468" w:author="Chara Katiri" w:date="2015-04-12T02:01:00Z"/>
          <w:rFonts w:ascii="Times" w:hAnsi="Times"/>
          <w:sz w:val="22"/>
          <w:szCs w:val="22"/>
        </w:rPr>
        <w:pPrChange w:id="2469" w:author="Chara Katiri" w:date="2015-04-12T03:47:00Z">
          <w:pPr>
            <w:pStyle w:val="ListParagraph"/>
            <w:spacing w:after="240" w:line="360" w:lineRule="auto"/>
            <w:ind w:left="1224"/>
            <w:jc w:val="both"/>
          </w:pPr>
        </w:pPrChange>
      </w:pPr>
      <w:ins w:id="2470" w:author="Chara Katiri" w:date="2015-04-11T22:55:00Z">
        <w:r w:rsidRPr="003C74EA">
          <w:rPr>
            <w:rFonts w:ascii="Times" w:hAnsi="Times"/>
            <w:sz w:val="22"/>
            <w:szCs w:val="22"/>
          </w:rPr>
          <w:t xml:space="preserve">‘DelegatingFilterProxy’ that is used as a filter to intercept the HTTP requests for </w:t>
        </w:r>
      </w:ins>
      <w:ins w:id="2471" w:author="Chara Katiri" w:date="2015-04-11T22:56:00Z">
        <w:r w:rsidRPr="003C74EA">
          <w:rPr>
            <w:rFonts w:ascii="Times" w:hAnsi="Times"/>
            <w:sz w:val="22"/>
            <w:szCs w:val="22"/>
          </w:rPr>
          <w:t>authentication</w:t>
        </w:r>
      </w:ins>
      <w:ins w:id="2472" w:author="Chara Katiri" w:date="2015-04-11T22:55:00Z">
        <w:r w:rsidRPr="003C74EA">
          <w:rPr>
            <w:rFonts w:ascii="Times" w:hAnsi="Times"/>
            <w:sz w:val="22"/>
            <w:szCs w:val="22"/>
          </w:rPr>
          <w:t xml:space="preserve"> purposes</w:t>
        </w:r>
      </w:ins>
      <w:ins w:id="2473" w:author="Chara Katiri" w:date="2015-04-11T22:56:00Z">
        <w:r w:rsidRPr="003C74EA">
          <w:rPr>
            <w:rFonts w:ascii="Times" w:hAnsi="Times"/>
            <w:sz w:val="22"/>
            <w:szCs w:val="22"/>
          </w:rPr>
          <w:t xml:space="preserve"> </w:t>
        </w:r>
      </w:ins>
    </w:p>
    <w:p w14:paraId="27A1D429" w14:textId="77777777" w:rsidR="005E77F2" w:rsidRPr="003C74EA" w:rsidRDefault="005E77F2">
      <w:pPr>
        <w:pStyle w:val="ListParagraph"/>
        <w:spacing w:line="360" w:lineRule="auto"/>
        <w:ind w:left="2160"/>
        <w:jc w:val="both"/>
        <w:rPr>
          <w:ins w:id="2474" w:author="Chara Katiri" w:date="2015-04-11T22:41:00Z"/>
          <w:rFonts w:ascii="Times" w:hAnsi="Times"/>
          <w:sz w:val="22"/>
          <w:szCs w:val="22"/>
        </w:rPr>
        <w:pPrChange w:id="2475" w:author="Chara Katiri" w:date="2015-04-12T03:47:00Z">
          <w:pPr>
            <w:pStyle w:val="ListParagraph"/>
            <w:spacing w:after="240" w:line="360" w:lineRule="auto"/>
            <w:ind w:left="1224"/>
            <w:jc w:val="both"/>
          </w:pPr>
        </w:pPrChange>
      </w:pPr>
    </w:p>
    <w:p w14:paraId="5F036F2D" w14:textId="77777777" w:rsidR="003F330E" w:rsidRPr="003C74EA" w:rsidRDefault="003F330E" w:rsidP="003C74EA">
      <w:pPr>
        <w:pStyle w:val="Heading2"/>
        <w:numPr>
          <w:ilvl w:val="2"/>
          <w:numId w:val="13"/>
        </w:numPr>
        <w:spacing w:line="360" w:lineRule="auto"/>
        <w:contextualSpacing/>
        <w:jc w:val="both"/>
        <w:rPr>
          <w:rFonts w:ascii="Times" w:hAnsi="Times" w:cs="Times New Roman"/>
          <w:color w:val="auto"/>
          <w:sz w:val="22"/>
          <w:szCs w:val="22"/>
          <w:lang w:val="en-GB"/>
        </w:rPr>
      </w:pPr>
      <w:bookmarkStart w:id="2476" w:name="_Toc290429791"/>
      <w:r w:rsidRPr="003C74EA">
        <w:rPr>
          <w:rFonts w:ascii="Times" w:hAnsi="Times" w:cs="Times New Roman"/>
          <w:color w:val="auto"/>
          <w:sz w:val="22"/>
          <w:szCs w:val="22"/>
          <w:lang w:val="en-GB"/>
        </w:rPr>
        <w:t>System timescales</w:t>
      </w:r>
      <w:bookmarkEnd w:id="2476"/>
      <w:r w:rsidRPr="003C74EA">
        <w:rPr>
          <w:rFonts w:ascii="Times" w:hAnsi="Times" w:cs="Times New Roman"/>
          <w:color w:val="auto"/>
          <w:sz w:val="22"/>
          <w:szCs w:val="22"/>
          <w:lang w:val="en-GB"/>
        </w:rPr>
        <w:t xml:space="preserve"> </w:t>
      </w:r>
    </w:p>
    <w:p w14:paraId="43B8F91C" w14:textId="225C8D1D" w:rsidR="004E4850" w:rsidRPr="003C74EA" w:rsidRDefault="004E4850" w:rsidP="003C74EA">
      <w:pPr>
        <w:spacing w:after="240" w:line="360" w:lineRule="auto"/>
        <w:ind w:left="720" w:firstLine="556"/>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Following the </w:t>
      </w:r>
      <w:r w:rsidR="00F3001A" w:rsidRPr="003C74EA">
        <w:rPr>
          <w:rFonts w:ascii="Times" w:eastAsia="Times New Roman" w:hAnsi="Times" w:cs="Times New Roman"/>
          <w:sz w:val="22"/>
          <w:szCs w:val="22"/>
          <w:lang w:val="en-GB"/>
        </w:rPr>
        <w:t>gathering and definition</w:t>
      </w:r>
      <w:r w:rsidRPr="003C74EA">
        <w:rPr>
          <w:rFonts w:ascii="Times" w:eastAsia="Times New Roman" w:hAnsi="Times" w:cs="Times New Roman"/>
          <w:sz w:val="22"/>
          <w:szCs w:val="22"/>
          <w:lang w:val="en-GB"/>
        </w:rPr>
        <w:t xml:space="preserve"> of functional responsibilities a project plan is developed.  T</w:t>
      </w:r>
      <w:r w:rsidR="00FD088B" w:rsidRPr="003C74EA">
        <w:rPr>
          <w:rFonts w:ascii="Times" w:eastAsia="Times New Roman" w:hAnsi="Times" w:cs="Times New Roman"/>
          <w:sz w:val="22"/>
          <w:szCs w:val="22"/>
          <w:lang w:val="en-GB"/>
        </w:rPr>
        <w:t>ime limits for scheduling</w:t>
      </w:r>
      <w:r w:rsidRPr="003C74EA">
        <w:rPr>
          <w:rFonts w:ascii="Times" w:eastAsia="Times New Roman" w:hAnsi="Times" w:cs="Times New Roman"/>
          <w:sz w:val="22"/>
          <w:szCs w:val="22"/>
          <w:lang w:val="en-GB"/>
        </w:rPr>
        <w:t xml:space="preserve"> were created to ensure that the required time is allocated for the completion of each task. Milestones and deliverables were defined </w:t>
      </w:r>
      <w:r w:rsidR="00E83FF6" w:rsidRPr="003C74EA">
        <w:rPr>
          <w:rFonts w:ascii="Times" w:eastAsia="Times New Roman" w:hAnsi="Times" w:cs="Times New Roman"/>
          <w:sz w:val="22"/>
          <w:szCs w:val="22"/>
          <w:lang w:val="en-GB"/>
        </w:rPr>
        <w:t>to keep track of the project progress and help get closer to the finished product. Then the Critical Path was defined. Activities</w:t>
      </w:r>
      <w:r w:rsidRPr="003C74EA">
        <w:rPr>
          <w:rFonts w:ascii="Times" w:eastAsia="Times New Roman" w:hAnsi="Times" w:cs="Times New Roman"/>
          <w:sz w:val="22"/>
          <w:szCs w:val="22"/>
          <w:lang w:val="en-GB"/>
        </w:rPr>
        <w:t xml:space="preserve"> </w:t>
      </w:r>
      <w:r w:rsidR="00F3001A" w:rsidRPr="003C74EA">
        <w:rPr>
          <w:rFonts w:ascii="Times" w:eastAsia="Times New Roman" w:hAnsi="Times" w:cs="Times New Roman"/>
          <w:sz w:val="22"/>
          <w:szCs w:val="22"/>
          <w:lang w:val="en-GB"/>
        </w:rPr>
        <w:t xml:space="preserve">included </w:t>
      </w:r>
      <w:r w:rsidR="00E83FF6" w:rsidRPr="003C74EA">
        <w:rPr>
          <w:rFonts w:ascii="Times" w:eastAsia="Times New Roman" w:hAnsi="Times" w:cs="Times New Roman"/>
          <w:sz w:val="22"/>
          <w:szCs w:val="22"/>
          <w:lang w:val="en-GB"/>
        </w:rPr>
        <w:t>in it</w:t>
      </w:r>
      <w:r w:rsidR="00F3001A" w:rsidRPr="003C74EA">
        <w:rPr>
          <w:rFonts w:ascii="Times" w:eastAsia="Times New Roman" w:hAnsi="Times" w:cs="Times New Roman"/>
          <w:sz w:val="22"/>
          <w:szCs w:val="22"/>
          <w:lang w:val="en-GB"/>
        </w:rPr>
        <w:t xml:space="preserve"> are critical and any delay in delivering those will have a negative impact on the rest of the project and will result delay in the delivery of the project [29].</w:t>
      </w:r>
      <w:ins w:id="2477" w:author="Chara Katiri" w:date="2015-04-11T19:31:00Z">
        <w:r w:rsidR="004F4BD6" w:rsidRPr="003C74EA">
          <w:rPr>
            <w:rFonts w:ascii="Times" w:eastAsia="Times New Roman" w:hAnsi="Times" w:cs="Times New Roman"/>
            <w:sz w:val="22"/>
            <w:szCs w:val="22"/>
            <w:lang w:val="en-GB"/>
          </w:rPr>
          <w:t xml:space="preserve"> </w:t>
        </w:r>
      </w:ins>
    </w:p>
    <w:p w14:paraId="2258ED21" w14:textId="4D631754" w:rsidR="002E74CA" w:rsidRPr="003C74EA" w:rsidRDefault="00FD088B" w:rsidP="003C74EA">
      <w:pPr>
        <w:spacing w:after="240" w:line="360" w:lineRule="auto"/>
        <w:ind w:left="720" w:firstLine="556"/>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aim of the project plan </w:t>
      </w:r>
      <w:r w:rsidR="00F3001A" w:rsidRPr="003C74EA">
        <w:rPr>
          <w:rFonts w:ascii="Times" w:eastAsia="Times New Roman" w:hAnsi="Times" w:cs="Times New Roman"/>
          <w:sz w:val="22"/>
          <w:szCs w:val="22"/>
          <w:lang w:val="en-GB"/>
        </w:rPr>
        <w:t>was</w:t>
      </w:r>
      <w:r w:rsidRPr="003C74EA">
        <w:rPr>
          <w:rFonts w:ascii="Times" w:eastAsia="Times New Roman" w:hAnsi="Times" w:cs="Times New Roman"/>
          <w:sz w:val="22"/>
          <w:szCs w:val="22"/>
          <w:lang w:val="en-GB"/>
        </w:rPr>
        <w:t xml:space="preserve"> to ensure balance between </w:t>
      </w:r>
      <w:r w:rsidR="004E4850" w:rsidRPr="003C74EA">
        <w:rPr>
          <w:rFonts w:ascii="Times" w:eastAsia="Times New Roman" w:hAnsi="Times" w:cs="Times New Roman"/>
          <w:sz w:val="22"/>
          <w:szCs w:val="22"/>
          <w:lang w:val="en-GB"/>
        </w:rPr>
        <w:t xml:space="preserve">timescales and project quality. </w:t>
      </w:r>
      <w:r w:rsidR="00F3001A" w:rsidRPr="003C74EA">
        <w:rPr>
          <w:rFonts w:ascii="Times" w:eastAsia="Times New Roman" w:hAnsi="Times" w:cs="Times New Roman"/>
          <w:sz w:val="22"/>
          <w:szCs w:val="22"/>
          <w:lang w:val="en-GB"/>
        </w:rPr>
        <w:t xml:space="preserve">Details in the R&amp;D phase </w:t>
      </w:r>
      <w:r w:rsidR="007C15E7" w:rsidRPr="003C74EA">
        <w:rPr>
          <w:rFonts w:ascii="Times" w:eastAsia="Times New Roman" w:hAnsi="Times" w:cs="Times New Roman"/>
          <w:sz w:val="22"/>
          <w:szCs w:val="22"/>
          <w:lang w:val="en-GB"/>
        </w:rPr>
        <w:t>were</w:t>
      </w:r>
      <w:r w:rsidR="00F3001A" w:rsidRPr="003C74EA">
        <w:rPr>
          <w:rFonts w:ascii="Times" w:eastAsia="Times New Roman" w:hAnsi="Times" w:cs="Times New Roman"/>
          <w:sz w:val="22"/>
          <w:szCs w:val="22"/>
          <w:lang w:val="en-GB"/>
        </w:rPr>
        <w:t xml:space="preserve"> important but it was equally important to avoid destructions and remain focused on the project goal</w:t>
      </w:r>
      <w:r w:rsidR="00E83FF6" w:rsidRPr="003C74EA">
        <w:rPr>
          <w:rFonts w:ascii="Times" w:eastAsia="Times New Roman" w:hAnsi="Times" w:cs="Times New Roman"/>
          <w:sz w:val="22"/>
          <w:szCs w:val="22"/>
          <w:lang w:val="en-GB"/>
        </w:rPr>
        <w:t xml:space="preserve"> [30]</w:t>
      </w:r>
      <w:r w:rsidR="00F3001A" w:rsidRPr="003C74EA">
        <w:rPr>
          <w:rFonts w:ascii="Times" w:eastAsia="Times New Roman" w:hAnsi="Times" w:cs="Times New Roman"/>
          <w:sz w:val="22"/>
          <w:szCs w:val="22"/>
          <w:lang w:val="en-GB"/>
        </w:rPr>
        <w:t xml:space="preserve">.  </w:t>
      </w:r>
    </w:p>
    <w:p w14:paraId="45F17FE3" w14:textId="609B6C35" w:rsidR="00B42BFE" w:rsidRPr="003C74EA" w:rsidRDefault="00682029" w:rsidP="003C74EA">
      <w:pPr>
        <w:spacing w:after="240" w:line="360" w:lineRule="auto"/>
        <w:ind w:left="720" w:firstLine="556"/>
        <w:contextualSpacing/>
        <w:jc w:val="both"/>
        <w:rPr>
          <w:ins w:id="2478" w:author="Chara Katiri" w:date="2015-04-11T23:21:00Z"/>
          <w:rFonts w:ascii="Times" w:eastAsia="Times New Roman" w:hAnsi="Times" w:cs="Times New Roman"/>
          <w:sz w:val="22"/>
          <w:szCs w:val="22"/>
          <w:lang w:val="en-GB"/>
        </w:rPr>
      </w:pPr>
      <w:r w:rsidRPr="003C74EA">
        <w:rPr>
          <w:rFonts w:ascii="Times" w:eastAsia="Times New Roman" w:hAnsi="Times" w:cs="Times New Roman"/>
          <w:sz w:val="22"/>
          <w:szCs w:val="22"/>
          <w:lang w:val="en-GB"/>
        </w:rPr>
        <w:t>The optimal</w:t>
      </w:r>
      <w:ins w:id="2479" w:author="Chara Katiri" w:date="2015-04-11T23:19:00Z">
        <w:r w:rsidR="00B42BFE" w:rsidRPr="003C74EA">
          <w:rPr>
            <w:rFonts w:ascii="Times" w:eastAsia="Times New Roman" w:hAnsi="Times" w:cs="Times New Roman"/>
            <w:sz w:val="22"/>
            <w:szCs w:val="22"/>
            <w:lang w:val="en-GB"/>
          </w:rPr>
          <w:t xml:space="preserve"> strategy to estimate</w:t>
        </w:r>
      </w:ins>
      <w:r w:rsidRPr="003C74EA">
        <w:rPr>
          <w:rFonts w:ascii="Times" w:eastAsia="Times New Roman" w:hAnsi="Times" w:cs="Times New Roman"/>
          <w:sz w:val="22"/>
          <w:szCs w:val="22"/>
          <w:lang w:val="en-GB"/>
        </w:rPr>
        <w:t xml:space="preserve"> timescales </w:t>
      </w:r>
      <w:r w:rsidR="004C7FE3" w:rsidRPr="003C74EA">
        <w:rPr>
          <w:rFonts w:ascii="Times" w:eastAsia="Times New Roman" w:hAnsi="Times" w:cs="Times New Roman"/>
          <w:sz w:val="22"/>
          <w:szCs w:val="22"/>
          <w:lang w:val="en-GB"/>
        </w:rPr>
        <w:t>for system’s dev</w:t>
      </w:r>
      <w:r w:rsidR="007C15E7" w:rsidRPr="003C74EA">
        <w:rPr>
          <w:rFonts w:ascii="Times" w:eastAsia="Times New Roman" w:hAnsi="Times" w:cs="Times New Roman"/>
          <w:sz w:val="22"/>
          <w:szCs w:val="22"/>
          <w:lang w:val="en-GB"/>
        </w:rPr>
        <w:t>elopment is</w:t>
      </w:r>
      <w:ins w:id="2480" w:author="Chara Katiri" w:date="2015-04-11T23:20:00Z">
        <w:r w:rsidR="00B42BFE" w:rsidRPr="003C74EA">
          <w:rPr>
            <w:rFonts w:ascii="Times" w:eastAsia="Times New Roman" w:hAnsi="Times" w:cs="Times New Roman"/>
            <w:sz w:val="22"/>
            <w:szCs w:val="22"/>
            <w:lang w:val="en-GB"/>
          </w:rPr>
          <w:t>:</w:t>
        </w:r>
      </w:ins>
      <w:ins w:id="2481" w:author="Chara Katiri" w:date="2015-04-11T23:21:00Z">
        <w:r w:rsidR="00B42BFE" w:rsidRPr="003C74EA">
          <w:rPr>
            <w:rFonts w:ascii="Times" w:eastAsia="Times New Roman" w:hAnsi="Times" w:cs="Times New Roman"/>
            <w:sz w:val="22"/>
            <w:szCs w:val="22"/>
            <w:lang w:val="en-GB"/>
          </w:rPr>
          <w:t xml:space="preserve"> [44] </w:t>
        </w:r>
      </w:ins>
    </w:p>
    <w:p w14:paraId="079F3B9B" w14:textId="77777777" w:rsidR="007605EF" w:rsidRPr="003C74EA" w:rsidRDefault="007605EF">
      <w:pPr>
        <w:pStyle w:val="ListParagraph"/>
        <w:numPr>
          <w:ilvl w:val="0"/>
          <w:numId w:val="52"/>
        </w:numPr>
        <w:spacing w:after="240" w:line="360" w:lineRule="auto"/>
        <w:jc w:val="both"/>
        <w:rPr>
          <w:ins w:id="2482" w:author="Chara Katiri" w:date="2015-04-11T23:23:00Z"/>
          <w:rFonts w:ascii="Times" w:eastAsia="Times New Roman" w:hAnsi="Times" w:cs="Times New Roman"/>
          <w:sz w:val="22"/>
          <w:szCs w:val="22"/>
          <w:lang w:val="en-GB"/>
        </w:rPr>
        <w:pPrChange w:id="2483" w:author="Chara Katiri" w:date="2015-04-12T03:47:00Z">
          <w:pPr>
            <w:spacing w:after="240" w:line="360" w:lineRule="auto"/>
            <w:ind w:left="720" w:firstLine="556"/>
            <w:contextualSpacing/>
            <w:jc w:val="both"/>
          </w:pPr>
        </w:pPrChange>
      </w:pPr>
      <w:ins w:id="2484" w:author="Chara Katiri" w:date="2015-04-11T23:23:00Z">
        <w:r w:rsidRPr="003C74EA">
          <w:rPr>
            <w:rFonts w:ascii="Times" w:eastAsia="Times New Roman" w:hAnsi="Times" w:cs="Times New Roman"/>
            <w:sz w:val="22"/>
            <w:szCs w:val="22"/>
            <w:lang w:val="en-GB"/>
          </w:rPr>
          <w:t>Phase 1:</w:t>
        </w:r>
      </w:ins>
    </w:p>
    <w:p w14:paraId="615DC43A" w14:textId="02BE61E2" w:rsidR="007605EF" w:rsidRPr="003C74EA" w:rsidRDefault="007605EF">
      <w:pPr>
        <w:pStyle w:val="ListParagraph"/>
        <w:numPr>
          <w:ilvl w:val="1"/>
          <w:numId w:val="52"/>
        </w:numPr>
        <w:spacing w:after="240" w:line="360" w:lineRule="auto"/>
        <w:jc w:val="both"/>
        <w:rPr>
          <w:ins w:id="2485" w:author="Chara Katiri" w:date="2015-04-11T23:22:00Z"/>
          <w:rFonts w:ascii="Times" w:eastAsia="Times New Roman" w:hAnsi="Times" w:cs="Times New Roman"/>
          <w:sz w:val="22"/>
          <w:szCs w:val="22"/>
          <w:lang w:val="en-GB"/>
        </w:rPr>
        <w:pPrChange w:id="2486" w:author="Chara Katiri" w:date="2015-04-12T03:47:00Z">
          <w:pPr>
            <w:spacing w:after="240" w:line="360" w:lineRule="auto"/>
            <w:ind w:left="720" w:firstLine="556"/>
            <w:contextualSpacing/>
            <w:jc w:val="both"/>
          </w:pPr>
        </w:pPrChange>
      </w:pPr>
      <w:ins w:id="2487" w:author="Chara Katiri" w:date="2015-04-11T23:22:00Z">
        <w:r w:rsidRPr="003C74EA">
          <w:rPr>
            <w:rFonts w:ascii="Times" w:eastAsia="Times New Roman" w:hAnsi="Times" w:cs="Times New Roman"/>
            <w:sz w:val="22"/>
            <w:szCs w:val="22"/>
            <w:lang w:val="en-GB"/>
          </w:rPr>
          <w:t>Research and planning: 5%</w:t>
        </w:r>
      </w:ins>
    </w:p>
    <w:p w14:paraId="1B48AF43" w14:textId="5C4CE523" w:rsidR="007605EF" w:rsidRPr="003C74EA" w:rsidRDefault="007605EF">
      <w:pPr>
        <w:pStyle w:val="ListParagraph"/>
        <w:numPr>
          <w:ilvl w:val="1"/>
          <w:numId w:val="52"/>
        </w:numPr>
        <w:spacing w:after="240" w:line="360" w:lineRule="auto"/>
        <w:jc w:val="both"/>
        <w:rPr>
          <w:ins w:id="2488" w:author="Chara Katiri" w:date="2015-04-11T23:23:00Z"/>
          <w:rFonts w:ascii="Times" w:eastAsia="Times New Roman" w:hAnsi="Times" w:cs="Times New Roman"/>
          <w:sz w:val="22"/>
          <w:szCs w:val="22"/>
          <w:lang w:val="en-GB"/>
        </w:rPr>
        <w:pPrChange w:id="2489" w:author="Chara Katiri" w:date="2015-04-12T03:47:00Z">
          <w:pPr>
            <w:spacing w:after="240" w:line="360" w:lineRule="auto"/>
            <w:ind w:left="720" w:firstLine="556"/>
            <w:contextualSpacing/>
            <w:jc w:val="both"/>
          </w:pPr>
        </w:pPrChange>
      </w:pPr>
      <w:ins w:id="2490" w:author="Chara Katiri" w:date="2015-04-11T23:22:00Z">
        <w:r w:rsidRPr="003C74EA">
          <w:rPr>
            <w:rFonts w:ascii="Times" w:eastAsia="Times New Roman" w:hAnsi="Times" w:cs="Times New Roman"/>
            <w:sz w:val="22"/>
            <w:szCs w:val="22"/>
            <w:lang w:val="en-GB"/>
          </w:rPr>
          <w:t>Solution design: 5%</w:t>
        </w:r>
      </w:ins>
    </w:p>
    <w:p w14:paraId="1FEAAC1D" w14:textId="7F6B500A" w:rsidR="007605EF" w:rsidRPr="003C74EA" w:rsidRDefault="007605EF">
      <w:pPr>
        <w:pStyle w:val="ListParagraph"/>
        <w:numPr>
          <w:ilvl w:val="1"/>
          <w:numId w:val="52"/>
        </w:numPr>
        <w:spacing w:after="240" w:line="360" w:lineRule="auto"/>
        <w:jc w:val="both"/>
        <w:rPr>
          <w:ins w:id="2491" w:author="Chara Katiri" w:date="2015-04-11T23:22:00Z"/>
          <w:rFonts w:ascii="Times" w:eastAsia="Times New Roman" w:hAnsi="Times" w:cs="Times New Roman"/>
          <w:sz w:val="22"/>
          <w:szCs w:val="22"/>
          <w:lang w:val="en-GB"/>
        </w:rPr>
        <w:pPrChange w:id="2492" w:author="Chara Katiri" w:date="2015-04-12T03:47:00Z">
          <w:pPr>
            <w:spacing w:after="240" w:line="360" w:lineRule="auto"/>
            <w:ind w:left="720" w:firstLine="556"/>
            <w:contextualSpacing/>
            <w:jc w:val="both"/>
          </w:pPr>
        </w:pPrChange>
      </w:pPr>
      <w:ins w:id="2493" w:author="Chara Katiri" w:date="2015-04-11T23:23:00Z">
        <w:r w:rsidRPr="003C74EA">
          <w:rPr>
            <w:rFonts w:ascii="Times" w:eastAsia="Times New Roman" w:hAnsi="Times" w:cs="Times New Roman"/>
            <w:sz w:val="22"/>
            <w:szCs w:val="22"/>
            <w:lang w:val="en-GB"/>
          </w:rPr>
          <w:t>Design: 25%</w:t>
        </w:r>
      </w:ins>
    </w:p>
    <w:p w14:paraId="03461107" w14:textId="001D4EF9" w:rsidR="007605EF" w:rsidRPr="003C74EA" w:rsidRDefault="007605EF">
      <w:pPr>
        <w:pStyle w:val="ListParagraph"/>
        <w:numPr>
          <w:ilvl w:val="0"/>
          <w:numId w:val="52"/>
        </w:numPr>
        <w:spacing w:after="240" w:line="360" w:lineRule="auto"/>
        <w:jc w:val="both"/>
        <w:rPr>
          <w:ins w:id="2494" w:author="Chara Katiri" w:date="2015-04-11T23:23:00Z"/>
          <w:rFonts w:ascii="Times" w:eastAsia="Times New Roman" w:hAnsi="Times" w:cs="Times New Roman"/>
          <w:sz w:val="22"/>
          <w:szCs w:val="22"/>
          <w:lang w:val="en-GB"/>
        </w:rPr>
        <w:pPrChange w:id="2495" w:author="Chara Katiri" w:date="2015-04-12T03:47:00Z">
          <w:pPr>
            <w:spacing w:after="240" w:line="360" w:lineRule="auto"/>
            <w:ind w:left="720" w:firstLine="556"/>
            <w:contextualSpacing/>
            <w:jc w:val="both"/>
          </w:pPr>
        </w:pPrChange>
      </w:pPr>
      <w:ins w:id="2496" w:author="Chara Katiri" w:date="2015-04-11T23:23:00Z">
        <w:r w:rsidRPr="003C74EA">
          <w:rPr>
            <w:rFonts w:ascii="Times" w:eastAsia="Times New Roman" w:hAnsi="Times" w:cs="Times New Roman"/>
            <w:sz w:val="22"/>
            <w:szCs w:val="22"/>
            <w:lang w:val="en-GB"/>
          </w:rPr>
          <w:t xml:space="preserve">Phase 2: </w:t>
        </w:r>
      </w:ins>
    </w:p>
    <w:p w14:paraId="5113DFC6" w14:textId="27E432CB" w:rsidR="007605EF" w:rsidRPr="003C74EA" w:rsidRDefault="007605EF">
      <w:pPr>
        <w:pStyle w:val="ListParagraph"/>
        <w:numPr>
          <w:ilvl w:val="1"/>
          <w:numId w:val="52"/>
        </w:numPr>
        <w:spacing w:after="240" w:line="360" w:lineRule="auto"/>
        <w:jc w:val="both"/>
        <w:rPr>
          <w:ins w:id="2497" w:author="Chara Katiri" w:date="2015-04-11T23:23:00Z"/>
          <w:rFonts w:ascii="Times" w:eastAsia="Times New Roman" w:hAnsi="Times" w:cs="Times New Roman"/>
          <w:sz w:val="22"/>
          <w:szCs w:val="22"/>
          <w:lang w:val="en-GB"/>
        </w:rPr>
        <w:pPrChange w:id="2498" w:author="Chara Katiri" w:date="2015-04-12T03:47:00Z">
          <w:pPr>
            <w:spacing w:after="240" w:line="360" w:lineRule="auto"/>
            <w:ind w:left="720" w:firstLine="556"/>
            <w:contextualSpacing/>
            <w:jc w:val="both"/>
          </w:pPr>
        </w:pPrChange>
      </w:pPr>
      <w:ins w:id="2499" w:author="Chara Katiri" w:date="2015-04-11T23:23:00Z">
        <w:r w:rsidRPr="003C74EA">
          <w:rPr>
            <w:rFonts w:ascii="Times" w:eastAsia="Times New Roman" w:hAnsi="Times" w:cs="Times New Roman"/>
            <w:sz w:val="22"/>
            <w:szCs w:val="22"/>
            <w:lang w:val="en-GB"/>
          </w:rPr>
          <w:t>Front-</w:t>
        </w:r>
      </w:ins>
      <w:ins w:id="2500" w:author="Chara Katiri" w:date="2015-04-11T23:29:00Z">
        <w:r w:rsidRPr="003C74EA">
          <w:rPr>
            <w:rFonts w:ascii="Times" w:eastAsia="Times New Roman" w:hAnsi="Times" w:cs="Times New Roman"/>
            <w:sz w:val="22"/>
            <w:szCs w:val="22"/>
            <w:lang w:val="en-GB"/>
          </w:rPr>
          <w:t xml:space="preserve">end and back-end </w:t>
        </w:r>
      </w:ins>
      <w:ins w:id="2501" w:author="Chara Katiri" w:date="2015-04-11T23:23:00Z">
        <w:r w:rsidRPr="003C74EA">
          <w:rPr>
            <w:rFonts w:ascii="Times" w:eastAsia="Times New Roman" w:hAnsi="Times" w:cs="Times New Roman"/>
            <w:sz w:val="22"/>
            <w:szCs w:val="22"/>
            <w:lang w:val="en-GB"/>
          </w:rPr>
          <w:t>development: 15%</w:t>
        </w:r>
      </w:ins>
    </w:p>
    <w:p w14:paraId="019EA10C" w14:textId="77777777" w:rsidR="007605EF" w:rsidRPr="003C74EA" w:rsidRDefault="007605EF">
      <w:pPr>
        <w:pStyle w:val="ListParagraph"/>
        <w:numPr>
          <w:ilvl w:val="0"/>
          <w:numId w:val="52"/>
        </w:numPr>
        <w:spacing w:after="240" w:line="360" w:lineRule="auto"/>
        <w:jc w:val="both"/>
        <w:rPr>
          <w:ins w:id="2502" w:author="Chara Katiri" w:date="2015-04-11T23:24:00Z"/>
          <w:rFonts w:ascii="Times" w:eastAsia="Times New Roman" w:hAnsi="Times" w:cs="Times New Roman"/>
          <w:sz w:val="22"/>
          <w:szCs w:val="22"/>
          <w:lang w:val="en-GB"/>
        </w:rPr>
        <w:pPrChange w:id="2503" w:author="Chara Katiri" w:date="2015-04-12T03:47:00Z">
          <w:pPr>
            <w:spacing w:after="240" w:line="360" w:lineRule="auto"/>
            <w:ind w:left="720" w:firstLine="556"/>
            <w:contextualSpacing/>
            <w:jc w:val="both"/>
          </w:pPr>
        </w:pPrChange>
      </w:pPr>
      <w:ins w:id="2504" w:author="Chara Katiri" w:date="2015-04-11T23:24:00Z">
        <w:r w:rsidRPr="003C74EA">
          <w:rPr>
            <w:rFonts w:ascii="Times" w:eastAsia="Times New Roman" w:hAnsi="Times" w:cs="Times New Roman"/>
            <w:sz w:val="22"/>
            <w:szCs w:val="22"/>
            <w:lang w:val="en-GB"/>
          </w:rPr>
          <w:t xml:space="preserve">Phase 3: </w:t>
        </w:r>
      </w:ins>
    </w:p>
    <w:p w14:paraId="238F0E1D" w14:textId="623FD718" w:rsidR="007605EF" w:rsidRPr="003C74EA" w:rsidRDefault="007605EF">
      <w:pPr>
        <w:pStyle w:val="ListParagraph"/>
        <w:numPr>
          <w:ilvl w:val="1"/>
          <w:numId w:val="52"/>
        </w:numPr>
        <w:spacing w:after="240" w:line="360" w:lineRule="auto"/>
        <w:jc w:val="both"/>
        <w:rPr>
          <w:ins w:id="2505" w:author="Chara Katiri" w:date="2015-04-11T23:24:00Z"/>
          <w:rFonts w:ascii="Times" w:eastAsia="Times New Roman" w:hAnsi="Times" w:cs="Times New Roman"/>
          <w:sz w:val="22"/>
          <w:szCs w:val="22"/>
          <w:lang w:val="en-GB"/>
        </w:rPr>
        <w:pPrChange w:id="2506" w:author="Chara Katiri" w:date="2015-04-12T03:47:00Z">
          <w:pPr>
            <w:spacing w:after="240" w:line="360" w:lineRule="auto"/>
            <w:ind w:left="720" w:firstLine="556"/>
            <w:contextualSpacing/>
            <w:jc w:val="both"/>
          </w:pPr>
        </w:pPrChange>
      </w:pPr>
      <w:ins w:id="2507" w:author="Chara Katiri" w:date="2015-04-11T23:24:00Z">
        <w:r w:rsidRPr="003C74EA">
          <w:rPr>
            <w:rFonts w:ascii="Times" w:eastAsia="Times New Roman" w:hAnsi="Times" w:cs="Times New Roman"/>
            <w:sz w:val="22"/>
            <w:szCs w:val="22"/>
            <w:lang w:val="en-GB"/>
          </w:rPr>
          <w:t>Testing: 30%</w:t>
        </w:r>
      </w:ins>
    </w:p>
    <w:p w14:paraId="593483EC" w14:textId="12B493DA" w:rsidR="007605EF" w:rsidRPr="003C74EA" w:rsidRDefault="007605EF">
      <w:pPr>
        <w:pStyle w:val="ListParagraph"/>
        <w:numPr>
          <w:ilvl w:val="0"/>
          <w:numId w:val="52"/>
        </w:numPr>
        <w:spacing w:after="240" w:line="360" w:lineRule="auto"/>
        <w:jc w:val="both"/>
        <w:rPr>
          <w:ins w:id="2508" w:author="Chara Katiri" w:date="2015-04-11T23:24:00Z"/>
          <w:rFonts w:ascii="Times" w:eastAsia="Times New Roman" w:hAnsi="Times" w:cs="Times New Roman"/>
          <w:sz w:val="22"/>
          <w:szCs w:val="22"/>
          <w:lang w:val="en-GB"/>
        </w:rPr>
        <w:pPrChange w:id="2509" w:author="Chara Katiri" w:date="2015-04-12T03:47:00Z">
          <w:pPr>
            <w:spacing w:after="240" w:line="360" w:lineRule="auto"/>
            <w:ind w:left="720" w:firstLine="556"/>
            <w:contextualSpacing/>
            <w:jc w:val="both"/>
          </w:pPr>
        </w:pPrChange>
      </w:pPr>
      <w:ins w:id="2510" w:author="Chara Katiri" w:date="2015-04-11T23:24:00Z">
        <w:r w:rsidRPr="003C74EA">
          <w:rPr>
            <w:rFonts w:ascii="Times" w:eastAsia="Times New Roman" w:hAnsi="Times" w:cs="Times New Roman"/>
            <w:sz w:val="22"/>
            <w:szCs w:val="22"/>
            <w:lang w:val="en-GB"/>
          </w:rPr>
          <w:t>Phase 4:</w:t>
        </w:r>
      </w:ins>
    </w:p>
    <w:p w14:paraId="724D1892" w14:textId="0FB1C149" w:rsidR="007605EF" w:rsidRPr="003C74EA" w:rsidRDefault="007605EF">
      <w:pPr>
        <w:pStyle w:val="ListParagraph"/>
        <w:numPr>
          <w:ilvl w:val="1"/>
          <w:numId w:val="52"/>
        </w:numPr>
        <w:spacing w:after="240" w:line="360" w:lineRule="auto"/>
        <w:jc w:val="both"/>
        <w:rPr>
          <w:ins w:id="2511" w:author="Chara Katiri" w:date="2015-04-11T23:20:00Z"/>
          <w:rFonts w:ascii="Times" w:eastAsia="Times New Roman" w:hAnsi="Times" w:cs="Times New Roman"/>
          <w:sz w:val="22"/>
          <w:szCs w:val="22"/>
          <w:lang w:val="en-GB"/>
          <w:rPrChange w:id="2512" w:author="Chara Katiri" w:date="2015-04-12T03:47:00Z">
            <w:rPr>
              <w:ins w:id="2513" w:author="Chara Katiri" w:date="2015-04-11T23:20:00Z"/>
              <w:lang w:val="en-GB"/>
            </w:rPr>
          </w:rPrChange>
        </w:rPr>
        <w:pPrChange w:id="2514" w:author="Chara Katiri" w:date="2015-04-12T03:47:00Z">
          <w:pPr>
            <w:spacing w:after="240" w:line="360" w:lineRule="auto"/>
            <w:ind w:left="720" w:firstLine="556"/>
            <w:contextualSpacing/>
            <w:jc w:val="both"/>
          </w:pPr>
        </w:pPrChange>
      </w:pPr>
      <w:ins w:id="2515" w:author="Chara Katiri" w:date="2015-04-11T23:24:00Z">
        <w:r w:rsidRPr="003C74EA">
          <w:rPr>
            <w:rFonts w:ascii="Times" w:eastAsia="Times New Roman" w:hAnsi="Times" w:cs="Times New Roman"/>
            <w:sz w:val="22"/>
            <w:szCs w:val="22"/>
            <w:lang w:val="en-GB"/>
          </w:rPr>
          <w:t>Contingency: 10%</w:t>
        </w:r>
      </w:ins>
    </w:p>
    <w:p w14:paraId="5488B3C4" w14:textId="084BE07A" w:rsidR="000A1787" w:rsidRPr="003C74EA" w:rsidRDefault="009F7C93">
      <w:pPr>
        <w:spacing w:after="240" w:line="360" w:lineRule="auto"/>
        <w:ind w:left="720" w:firstLine="556"/>
        <w:contextualSpacing/>
        <w:jc w:val="both"/>
        <w:rPr>
          <w:ins w:id="2516" w:author="Chara Katiri" w:date="2015-04-12T03:30:00Z"/>
          <w:rFonts w:ascii="Times" w:eastAsia="Times New Roman" w:hAnsi="Times" w:cs="Times New Roman"/>
          <w:sz w:val="22"/>
          <w:szCs w:val="22"/>
          <w:lang w:val="en-GB"/>
        </w:rPr>
        <w:sectPr w:rsidR="000A1787" w:rsidRPr="003C74EA" w:rsidSect="00871CBC">
          <w:pgSz w:w="11900" w:h="16840"/>
          <w:pgMar w:top="1440" w:right="1440" w:bottom="1440" w:left="1440" w:header="708" w:footer="708" w:gutter="0"/>
          <w:cols w:space="708"/>
          <w:titlePg/>
          <w:docGrid w:linePitch="360"/>
        </w:sectPr>
        <w:pPrChange w:id="2517" w:author="Chara Katiri" w:date="2015-04-12T03:47:00Z">
          <w:pPr>
            <w:spacing w:after="240" w:line="360" w:lineRule="auto"/>
            <w:contextualSpacing/>
            <w:jc w:val="both"/>
          </w:pPr>
        </w:pPrChange>
      </w:pPr>
      <w:r w:rsidRPr="003C74EA">
        <w:rPr>
          <w:rFonts w:ascii="Times" w:eastAsia="Times New Roman" w:hAnsi="Times" w:cs="Times New Roman"/>
          <w:sz w:val="22"/>
          <w:szCs w:val="22"/>
          <w:lang w:val="en-GB"/>
        </w:rPr>
        <w:t xml:space="preserve">The detailed project plan including Milestones and resources allocated for each task is shown </w:t>
      </w:r>
      <w:ins w:id="2518" w:author="Chara Katiri" w:date="2015-04-12T03:23:00Z">
        <w:r w:rsidRPr="003C74EA">
          <w:rPr>
            <w:rFonts w:ascii="Times" w:eastAsia="Times New Roman" w:hAnsi="Times" w:cs="Times New Roman"/>
            <w:sz w:val="22"/>
            <w:szCs w:val="22"/>
            <w:lang w:val="en-GB"/>
          </w:rPr>
          <w:t>chapter 9.3 Appen</w:t>
        </w:r>
        <w:r w:rsidR="000A1787" w:rsidRPr="003C74EA">
          <w:rPr>
            <w:rFonts w:ascii="Times" w:eastAsia="Times New Roman" w:hAnsi="Times" w:cs="Times New Roman"/>
            <w:sz w:val="22"/>
            <w:szCs w:val="22"/>
            <w:lang w:val="en-GB"/>
          </w:rPr>
          <w:t xml:space="preserve">dix. </w:t>
        </w:r>
      </w:ins>
    </w:p>
    <w:p w14:paraId="25D5367A" w14:textId="77777777" w:rsidR="00157397" w:rsidRPr="003C74EA" w:rsidRDefault="00157397">
      <w:pPr>
        <w:pStyle w:val="Heading1"/>
        <w:numPr>
          <w:ilvl w:val="0"/>
          <w:numId w:val="13"/>
        </w:numPr>
        <w:spacing w:line="360" w:lineRule="auto"/>
        <w:contextualSpacing/>
        <w:jc w:val="both"/>
        <w:rPr>
          <w:rFonts w:ascii="Times" w:hAnsi="Times" w:cs="Times New Roman"/>
          <w:color w:val="auto"/>
          <w:sz w:val="22"/>
          <w:szCs w:val="22"/>
          <w:lang w:val="en-GB"/>
        </w:rPr>
        <w:pPrChange w:id="2519" w:author="Chara Katiri" w:date="2015-04-12T03:47:00Z">
          <w:pPr>
            <w:pStyle w:val="Heading1"/>
            <w:numPr>
              <w:numId w:val="15"/>
            </w:numPr>
            <w:spacing w:line="360" w:lineRule="auto"/>
            <w:ind w:left="360" w:hanging="360"/>
            <w:contextualSpacing/>
            <w:jc w:val="both"/>
          </w:pPr>
        </w:pPrChange>
      </w:pPr>
      <w:bookmarkStart w:id="2520" w:name="_Toc290429792"/>
      <w:r w:rsidRPr="003C74EA">
        <w:rPr>
          <w:rFonts w:ascii="Times" w:hAnsi="Times" w:cs="Times New Roman"/>
          <w:color w:val="auto"/>
          <w:sz w:val="22"/>
          <w:szCs w:val="22"/>
          <w:lang w:val="en-GB"/>
        </w:rPr>
        <w:t>System implementation</w:t>
      </w:r>
      <w:bookmarkEnd w:id="2520"/>
    </w:p>
    <w:p w14:paraId="7F979F30" w14:textId="77777777" w:rsidR="00157397" w:rsidRPr="003C74EA" w:rsidRDefault="00157397"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521" w:name="_Toc290429793"/>
      <w:r w:rsidRPr="003C74EA">
        <w:rPr>
          <w:rFonts w:ascii="Times" w:hAnsi="Times" w:cs="Times New Roman"/>
          <w:color w:val="auto"/>
          <w:sz w:val="22"/>
          <w:szCs w:val="22"/>
          <w:lang w:val="en-GB"/>
        </w:rPr>
        <w:t>Implementation plan</w:t>
      </w:r>
      <w:bookmarkEnd w:id="2521"/>
      <w:r w:rsidRPr="003C74EA">
        <w:rPr>
          <w:rFonts w:ascii="Times" w:hAnsi="Times" w:cs="Times New Roman"/>
          <w:color w:val="auto"/>
          <w:sz w:val="22"/>
          <w:szCs w:val="22"/>
          <w:lang w:val="en-GB"/>
        </w:rPr>
        <w:t xml:space="preserve"> </w:t>
      </w:r>
    </w:p>
    <w:p w14:paraId="1403E3E8" w14:textId="7FAC0CF6" w:rsidR="004F4BD6" w:rsidRPr="003C74EA" w:rsidRDefault="004F4BD6" w:rsidP="003C74EA">
      <w:pPr>
        <w:spacing w:line="360" w:lineRule="auto"/>
        <w:contextualSpacing/>
        <w:jc w:val="both"/>
        <w:rPr>
          <w:ins w:id="2522" w:author="Chara Katiri" w:date="2015-04-11T19:31:00Z"/>
          <w:rFonts w:ascii="Times" w:eastAsia="Times New Roman" w:hAnsi="Times" w:cs="Times New Roman"/>
          <w:sz w:val="22"/>
          <w:szCs w:val="22"/>
          <w:lang w:val="en-GB"/>
        </w:rPr>
      </w:pPr>
      <w:ins w:id="2523" w:author="Chara Katiri" w:date="2015-04-11T19:31:00Z">
        <w:r w:rsidRPr="003C74EA">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181F5D50" w14:textId="77777777" w:rsidR="004F4BD6" w:rsidRPr="003C74EA" w:rsidRDefault="004F4BD6" w:rsidP="003C74EA">
      <w:pPr>
        <w:spacing w:line="360" w:lineRule="auto"/>
        <w:contextualSpacing/>
        <w:jc w:val="both"/>
        <w:rPr>
          <w:ins w:id="2524" w:author="Chara Katiri" w:date="2015-04-11T19:32:00Z"/>
          <w:rFonts w:ascii="Times" w:hAnsi="Times" w:cs="Times New Roman"/>
          <w:sz w:val="22"/>
          <w:szCs w:val="22"/>
        </w:rPr>
      </w:pPr>
      <w:ins w:id="2525" w:author="Chara Katiri" w:date="2015-04-11T19:32:00Z">
        <w:r w:rsidRPr="003C74EA">
          <w:rPr>
            <w:rFonts w:ascii="Times" w:hAnsi="Times" w:cs="Times New Roman"/>
            <w:sz w:val="22"/>
            <w:szCs w:val="22"/>
            <w:highlight w:val="yellow"/>
          </w:rPr>
          <w:t>To be completed</w:t>
        </w:r>
      </w:ins>
    </w:p>
    <w:p w14:paraId="16C4B942" w14:textId="77777777" w:rsidR="004F4BD6" w:rsidRPr="003C74EA" w:rsidRDefault="004F4BD6" w:rsidP="003C74EA">
      <w:pPr>
        <w:spacing w:line="360" w:lineRule="auto"/>
        <w:contextualSpacing/>
        <w:jc w:val="both"/>
        <w:rPr>
          <w:rFonts w:ascii="Times" w:hAnsi="Times" w:cs="Times New Roman"/>
          <w:sz w:val="22"/>
          <w:szCs w:val="22"/>
        </w:rPr>
      </w:pPr>
    </w:p>
    <w:p w14:paraId="439B0AC1" w14:textId="77777777" w:rsidR="00340F77" w:rsidRPr="003C74EA" w:rsidRDefault="00340F77" w:rsidP="003C74EA">
      <w:pPr>
        <w:spacing w:line="360" w:lineRule="auto"/>
        <w:contextualSpacing/>
        <w:jc w:val="both"/>
        <w:rPr>
          <w:rFonts w:ascii="Times" w:hAnsi="Times" w:cs="Times New Roman"/>
          <w:sz w:val="22"/>
          <w:szCs w:val="22"/>
        </w:rPr>
      </w:pPr>
    </w:p>
    <w:p w14:paraId="76C2EF77" w14:textId="77777777" w:rsidR="00157397" w:rsidRPr="003C74EA" w:rsidRDefault="00157397"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526" w:name="_Toc290429794"/>
      <w:r w:rsidRPr="003C74EA">
        <w:rPr>
          <w:rFonts w:ascii="Times" w:hAnsi="Times" w:cs="Times New Roman"/>
          <w:color w:val="auto"/>
          <w:sz w:val="22"/>
          <w:szCs w:val="22"/>
          <w:lang w:val="en-GB"/>
        </w:rPr>
        <w:t>Build tools and libraries</w:t>
      </w:r>
      <w:bookmarkEnd w:id="2526"/>
    </w:p>
    <w:p w14:paraId="75EA9675" w14:textId="58FCD760" w:rsidR="00340F77" w:rsidRPr="003C74EA" w:rsidRDefault="006D0834" w:rsidP="003C74EA">
      <w:pPr>
        <w:spacing w:line="360" w:lineRule="auto"/>
        <w:contextualSpacing/>
        <w:jc w:val="both"/>
        <w:rPr>
          <w:rFonts w:ascii="Times" w:hAnsi="Times" w:cs="Times New Roman"/>
          <w:sz w:val="22"/>
          <w:szCs w:val="22"/>
        </w:rPr>
      </w:pPr>
      <w:r w:rsidRPr="003C74EA">
        <w:rPr>
          <w:rFonts w:ascii="Times" w:hAnsi="Times" w:cs="Times New Roman"/>
          <w:sz w:val="22"/>
          <w:szCs w:val="22"/>
          <w:highlight w:val="yellow"/>
        </w:rPr>
        <w:t>To be completed</w:t>
      </w:r>
    </w:p>
    <w:p w14:paraId="2DF85885" w14:textId="77777777" w:rsidR="00340F77" w:rsidRPr="003C74EA" w:rsidRDefault="00340F77" w:rsidP="003C74EA">
      <w:pPr>
        <w:spacing w:line="360" w:lineRule="auto"/>
        <w:contextualSpacing/>
        <w:jc w:val="both"/>
        <w:rPr>
          <w:rFonts w:ascii="Times" w:hAnsi="Times" w:cs="Times New Roman"/>
          <w:sz w:val="22"/>
          <w:szCs w:val="22"/>
        </w:rPr>
      </w:pPr>
    </w:p>
    <w:p w14:paraId="77BD483A" w14:textId="7A60B141" w:rsidR="00BA0921" w:rsidRPr="003C74EA" w:rsidRDefault="00BA092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527" w:name="_Toc290429795"/>
      <w:r w:rsidRPr="003C74EA">
        <w:rPr>
          <w:rFonts w:ascii="Times" w:hAnsi="Times" w:cs="Times New Roman"/>
          <w:color w:val="auto"/>
          <w:sz w:val="22"/>
          <w:szCs w:val="22"/>
          <w:lang w:val="en-GB"/>
        </w:rPr>
        <w:t>Database creation and integration</w:t>
      </w:r>
      <w:bookmarkEnd w:id="2527"/>
      <w:r w:rsidRPr="003C74EA">
        <w:rPr>
          <w:rFonts w:ascii="Times" w:hAnsi="Times" w:cs="Times New Roman"/>
          <w:color w:val="auto"/>
          <w:sz w:val="22"/>
          <w:szCs w:val="22"/>
          <w:lang w:val="en-GB"/>
        </w:rPr>
        <w:t xml:space="preserve"> </w:t>
      </w:r>
    </w:p>
    <w:p w14:paraId="5B8E4042" w14:textId="74B3CB22" w:rsidR="00AE51AF" w:rsidRPr="003C74EA" w:rsidRDefault="001E54D9" w:rsidP="003C74EA">
      <w:pPr>
        <w:spacing w:line="360" w:lineRule="auto"/>
        <w:contextualSpacing/>
        <w:jc w:val="both"/>
        <w:rPr>
          <w:rFonts w:ascii="Times" w:hAnsi="Times" w:cs="Times New Roman"/>
          <w:sz w:val="22"/>
          <w:szCs w:val="22"/>
          <w:rPrChange w:id="2528" w:author="Chara Katiri" w:date="2015-04-12T03:47:00Z">
            <w:rPr/>
          </w:rPrChange>
        </w:rPr>
      </w:pPr>
      <w:ins w:id="2529" w:author="Chara Katiri" w:date="2015-04-12T02:06:00Z">
        <w:r w:rsidRPr="003C74EA">
          <w:rPr>
            <w:rFonts w:ascii="Times" w:hAnsi="Times" w:cs="Times New Roman"/>
            <w:sz w:val="22"/>
            <w:szCs w:val="22"/>
          </w:rPr>
          <w:t xml:space="preserve">Details about remote connection to the database </w:t>
        </w:r>
      </w:ins>
      <w:ins w:id="2530" w:author="Chara Katiri" w:date="2015-04-12T02:07:00Z">
        <w:r w:rsidRPr="003C74EA">
          <w:rPr>
            <w:rFonts w:ascii="Times" w:hAnsi="Times" w:cs="Times New Roman"/>
            <w:sz w:val="22"/>
            <w:szCs w:val="22"/>
          </w:rPr>
          <w:t xml:space="preserve">can be found in </w:t>
        </w:r>
      </w:ins>
      <w:ins w:id="2531" w:author="Chara Katiri" w:date="2015-04-12T02:16:00Z">
        <w:r w:rsidR="003D7AA1" w:rsidRPr="003C74EA">
          <w:rPr>
            <w:rFonts w:ascii="Times" w:hAnsi="Times" w:cs="Times New Roman"/>
            <w:sz w:val="22"/>
            <w:szCs w:val="22"/>
          </w:rPr>
          <w:t>section 9.2</w:t>
        </w:r>
      </w:ins>
      <w:ins w:id="2532" w:author="Chara Katiri" w:date="2015-04-12T02:07:00Z">
        <w:r w:rsidRPr="003C74EA">
          <w:rPr>
            <w:rFonts w:ascii="Times" w:hAnsi="Times" w:cs="Times New Roman"/>
            <w:sz w:val="22"/>
            <w:szCs w:val="22"/>
          </w:rPr>
          <w:t xml:space="preserve"> Appendix.  </w:t>
        </w:r>
      </w:ins>
    </w:p>
    <w:p w14:paraId="50EDCC4B" w14:textId="77777777" w:rsidR="00AE51AF" w:rsidRPr="003C74EA" w:rsidRDefault="00AE51AF" w:rsidP="003C74EA">
      <w:pPr>
        <w:spacing w:line="360" w:lineRule="auto"/>
        <w:contextualSpacing/>
        <w:jc w:val="both"/>
        <w:rPr>
          <w:rFonts w:ascii="Times" w:hAnsi="Times" w:cs="Times New Roman"/>
          <w:sz w:val="22"/>
          <w:szCs w:val="22"/>
          <w:rPrChange w:id="2533" w:author="Chara Katiri" w:date="2015-04-12T03:47:00Z">
            <w:rPr/>
          </w:rPrChange>
        </w:rPr>
      </w:pPr>
    </w:p>
    <w:p w14:paraId="43463877" w14:textId="77777777" w:rsidR="00157397" w:rsidRPr="003C74EA" w:rsidRDefault="00157397"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534" w:name="_Toc290429796"/>
      <w:r w:rsidRPr="003C74EA">
        <w:rPr>
          <w:rFonts w:ascii="Times" w:hAnsi="Times" w:cs="Times New Roman"/>
          <w:color w:val="auto"/>
          <w:sz w:val="22"/>
          <w:szCs w:val="22"/>
          <w:lang w:val="en-GB"/>
        </w:rPr>
        <w:t>Success criteria</w:t>
      </w:r>
      <w:bookmarkEnd w:id="2534"/>
    </w:p>
    <w:p w14:paraId="3CECC953" w14:textId="77777777" w:rsidR="00775D55" w:rsidRPr="003C74EA" w:rsidRDefault="00775D55"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The</w:t>
      </w:r>
      <w:r w:rsidR="009F14BF" w:rsidRPr="003C74EA">
        <w:rPr>
          <w:rFonts w:ascii="Times" w:eastAsia="Times New Roman" w:hAnsi="Times" w:cs="Times New Roman"/>
          <w:sz w:val="22"/>
          <w:szCs w:val="22"/>
          <w:shd w:val="clear" w:color="auto" w:fill="FFFFFF"/>
          <w:lang w:val="en-GB"/>
        </w:rPr>
        <w:t xml:space="preserve"> deliverables and</w:t>
      </w:r>
      <w:r w:rsidRPr="003C74EA">
        <w:rPr>
          <w:rFonts w:ascii="Times" w:eastAsia="Times New Roman" w:hAnsi="Times" w:cs="Times New Roman"/>
          <w:sz w:val="22"/>
          <w:szCs w:val="22"/>
          <w:shd w:val="clear" w:color="auto" w:fill="FFFFFF"/>
          <w:lang w:val="en-GB"/>
        </w:rPr>
        <w:t xml:space="preserve"> </w:t>
      </w:r>
      <w:r w:rsidR="009F14BF" w:rsidRPr="003C74EA">
        <w:rPr>
          <w:rFonts w:ascii="Times" w:eastAsia="Times New Roman" w:hAnsi="Times" w:cs="Times New Roman"/>
          <w:sz w:val="22"/>
          <w:szCs w:val="22"/>
          <w:shd w:val="clear" w:color="auto" w:fill="FFFFFF"/>
          <w:lang w:val="en-GB"/>
        </w:rPr>
        <w:t xml:space="preserve">software development </w:t>
      </w:r>
      <w:r w:rsidRPr="003C74EA">
        <w:rPr>
          <w:rFonts w:ascii="Times" w:eastAsia="Times New Roman" w:hAnsi="Times" w:cs="Times New Roman"/>
          <w:sz w:val="22"/>
          <w:szCs w:val="22"/>
          <w:shd w:val="clear" w:color="auto" w:fill="FFFFFF"/>
          <w:lang w:val="en-GB"/>
        </w:rPr>
        <w:t>requ</w:t>
      </w:r>
      <w:r w:rsidR="009F14BF" w:rsidRPr="003C74EA">
        <w:rPr>
          <w:rFonts w:ascii="Times" w:eastAsia="Times New Roman" w:hAnsi="Times" w:cs="Times New Roman"/>
          <w:sz w:val="22"/>
          <w:szCs w:val="22"/>
          <w:shd w:val="clear" w:color="auto" w:fill="FFFFFF"/>
          <w:lang w:val="en-GB"/>
        </w:rPr>
        <w:t>irements met.</w:t>
      </w:r>
    </w:p>
    <w:p w14:paraId="62F455E2" w14:textId="77777777" w:rsidR="009F14BF" w:rsidRPr="003C74EA" w:rsidRDefault="009F14BF"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The objectives are met.</w:t>
      </w:r>
    </w:p>
    <w:p w14:paraId="528FAC0C" w14:textId="1AF25E5B" w:rsidR="009F14BF" w:rsidRPr="003C74EA" w:rsidRDefault="009F14BF"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The website </w:t>
      </w:r>
      <w:r w:rsidR="00D36D43" w:rsidRPr="003C74EA">
        <w:rPr>
          <w:rFonts w:ascii="Times" w:eastAsia="Times New Roman" w:hAnsi="Times" w:cs="Times New Roman"/>
          <w:sz w:val="22"/>
          <w:szCs w:val="22"/>
          <w:shd w:val="clear" w:color="auto" w:fill="FFFFFF"/>
          <w:lang w:val="en-GB"/>
        </w:rPr>
        <w:t>is functional.</w:t>
      </w:r>
    </w:p>
    <w:p w14:paraId="6CC8263E" w14:textId="77777777" w:rsidR="009F14BF" w:rsidRPr="003C74EA" w:rsidRDefault="009F14BF"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Delivery of final project in agreed timescale.</w:t>
      </w:r>
    </w:p>
    <w:p w14:paraId="55700937" w14:textId="612B8DA3" w:rsidR="009F14BF" w:rsidRPr="003C74EA" w:rsidRDefault="009F14BF" w:rsidP="003C74EA">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System testing (requirements and UAT) is </w:t>
      </w:r>
      <w:r w:rsidR="00561678" w:rsidRPr="003C74EA">
        <w:rPr>
          <w:rFonts w:ascii="Times" w:eastAsia="Times New Roman" w:hAnsi="Times" w:cs="Times New Roman"/>
          <w:sz w:val="22"/>
          <w:szCs w:val="22"/>
          <w:shd w:val="clear" w:color="auto" w:fill="FFFFFF"/>
          <w:lang w:val="en-GB"/>
        </w:rPr>
        <w:t>documented and completed</w:t>
      </w:r>
      <w:r w:rsidRPr="003C74EA">
        <w:rPr>
          <w:rFonts w:ascii="Times" w:eastAsia="Times New Roman" w:hAnsi="Times" w:cs="Times New Roman"/>
          <w:sz w:val="22"/>
          <w:szCs w:val="22"/>
          <w:shd w:val="clear" w:color="auto" w:fill="FFFFFF"/>
          <w:lang w:val="en-GB"/>
        </w:rPr>
        <w:t xml:space="preserve">. </w:t>
      </w:r>
    </w:p>
    <w:p w14:paraId="461E6403" w14:textId="77777777" w:rsidR="009F14BF" w:rsidRPr="003C74EA" w:rsidRDefault="009F14BF" w:rsidP="003C74EA">
      <w:pPr>
        <w:spacing w:line="360" w:lineRule="auto"/>
        <w:ind w:left="426"/>
        <w:contextualSpacing/>
        <w:jc w:val="both"/>
        <w:rPr>
          <w:rFonts w:ascii="Times" w:eastAsia="Times New Roman" w:hAnsi="Times" w:cs="Times New Roman"/>
          <w:sz w:val="22"/>
          <w:szCs w:val="22"/>
          <w:shd w:val="clear" w:color="auto" w:fill="FFFFFF"/>
          <w:lang w:val="en-GB"/>
        </w:rPr>
      </w:pPr>
    </w:p>
    <w:p w14:paraId="6CA95B54" w14:textId="3BED32FC" w:rsidR="0045682C" w:rsidRPr="003C74EA" w:rsidRDefault="0045682C" w:rsidP="003C74EA">
      <w:pPr>
        <w:spacing w:line="360" w:lineRule="auto"/>
        <w:contextualSpacing/>
        <w:jc w:val="both"/>
        <w:rPr>
          <w:rFonts w:ascii="Times" w:eastAsia="Times New Roman" w:hAnsi="Times" w:cs="Times New Roman"/>
          <w:b/>
          <w:sz w:val="22"/>
          <w:szCs w:val="22"/>
          <w:lang w:val="en-GB"/>
        </w:rPr>
      </w:pPr>
      <w:r w:rsidRPr="003C74EA">
        <w:rPr>
          <w:rFonts w:ascii="Times" w:eastAsia="Times New Roman" w:hAnsi="Times" w:cs="Times New Roman"/>
          <w:b/>
          <w:sz w:val="22"/>
          <w:szCs w:val="22"/>
          <w:lang w:val="en-GB"/>
        </w:rPr>
        <w:br w:type="page"/>
      </w:r>
    </w:p>
    <w:p w14:paraId="3B69D949" w14:textId="77777777" w:rsidR="00C67445" w:rsidRPr="003C74EA" w:rsidRDefault="00C67445" w:rsidP="003C74EA">
      <w:pPr>
        <w:pStyle w:val="Heading1"/>
        <w:numPr>
          <w:ilvl w:val="0"/>
          <w:numId w:val="15"/>
        </w:numPr>
        <w:spacing w:line="360" w:lineRule="auto"/>
        <w:contextualSpacing/>
        <w:jc w:val="both"/>
        <w:rPr>
          <w:rFonts w:ascii="Times" w:hAnsi="Times" w:cs="Times New Roman"/>
          <w:color w:val="auto"/>
          <w:sz w:val="22"/>
          <w:szCs w:val="22"/>
          <w:lang w:val="en-GB"/>
        </w:rPr>
        <w:sectPr w:rsidR="00C67445" w:rsidRPr="003C74EA" w:rsidSect="00871CBC">
          <w:pgSz w:w="11900" w:h="16840"/>
          <w:pgMar w:top="1440" w:right="1440" w:bottom="1440" w:left="1440" w:header="708" w:footer="1161" w:gutter="0"/>
          <w:cols w:space="708"/>
          <w:titlePg/>
          <w:docGrid w:linePitch="360"/>
        </w:sectPr>
      </w:pPr>
    </w:p>
    <w:p w14:paraId="34115177" w14:textId="7702A466" w:rsidR="009023B1" w:rsidRPr="003C74EA" w:rsidRDefault="009023B1" w:rsidP="003C74EA">
      <w:pPr>
        <w:pStyle w:val="Heading1"/>
        <w:numPr>
          <w:ilvl w:val="0"/>
          <w:numId w:val="15"/>
        </w:numPr>
        <w:spacing w:line="360" w:lineRule="auto"/>
        <w:contextualSpacing/>
        <w:jc w:val="both"/>
        <w:rPr>
          <w:rFonts w:ascii="Times" w:hAnsi="Times" w:cs="Times New Roman"/>
          <w:color w:val="auto"/>
          <w:sz w:val="22"/>
          <w:szCs w:val="22"/>
          <w:lang w:val="en-GB"/>
        </w:rPr>
      </w:pPr>
      <w:bookmarkStart w:id="2535" w:name="_Toc290429797"/>
      <w:r w:rsidRPr="003C74EA">
        <w:rPr>
          <w:rFonts w:ascii="Times" w:hAnsi="Times" w:cs="Times New Roman"/>
          <w:color w:val="auto"/>
          <w:sz w:val="22"/>
          <w:szCs w:val="22"/>
          <w:lang w:val="en-GB"/>
        </w:rPr>
        <w:t>Test and evaluation</w:t>
      </w:r>
      <w:bookmarkEnd w:id="2535"/>
    </w:p>
    <w:p w14:paraId="176F139B"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536" w:name="_Toc290429798"/>
      <w:r w:rsidRPr="003C74EA">
        <w:rPr>
          <w:rFonts w:ascii="Times" w:hAnsi="Times" w:cs="Times New Roman"/>
          <w:color w:val="auto"/>
          <w:sz w:val="22"/>
          <w:szCs w:val="22"/>
          <w:lang w:val="en-GB"/>
        </w:rPr>
        <w:t>Requirements testing</w:t>
      </w:r>
      <w:bookmarkEnd w:id="2536"/>
    </w:p>
    <w:tbl>
      <w:tblPr>
        <w:tblStyle w:val="TableGrid"/>
        <w:tblW w:w="11472" w:type="dxa"/>
        <w:tblInd w:w="108" w:type="dxa"/>
        <w:tblLook w:val="04A0" w:firstRow="1" w:lastRow="0" w:firstColumn="1" w:lastColumn="0" w:noHBand="0" w:noVBand="1"/>
        <w:tblPrChange w:id="2537" w:author="Chara Katiri" w:date="2015-04-12T03:35:00Z">
          <w:tblPr>
            <w:tblStyle w:val="TableGrid"/>
            <w:tblW w:w="10300" w:type="dxa"/>
            <w:tblInd w:w="108" w:type="dxa"/>
            <w:tblLook w:val="04A0" w:firstRow="1" w:lastRow="0" w:firstColumn="1" w:lastColumn="0" w:noHBand="0" w:noVBand="1"/>
          </w:tblPr>
        </w:tblPrChange>
      </w:tblPr>
      <w:tblGrid>
        <w:gridCol w:w="1037"/>
        <w:gridCol w:w="135"/>
        <w:gridCol w:w="1037"/>
        <w:gridCol w:w="135"/>
        <w:gridCol w:w="1037"/>
        <w:gridCol w:w="135"/>
        <w:gridCol w:w="1910"/>
        <w:gridCol w:w="1288"/>
        <w:gridCol w:w="1242"/>
        <w:gridCol w:w="1172"/>
        <w:gridCol w:w="1172"/>
        <w:gridCol w:w="1172"/>
        <w:tblGridChange w:id="2538">
          <w:tblGrid>
            <w:gridCol w:w="1037"/>
            <w:gridCol w:w="135"/>
            <w:gridCol w:w="1037"/>
            <w:gridCol w:w="135"/>
            <w:gridCol w:w="1037"/>
            <w:gridCol w:w="135"/>
            <w:gridCol w:w="1910"/>
            <w:gridCol w:w="1288"/>
            <w:gridCol w:w="1242"/>
            <w:gridCol w:w="1172"/>
            <w:gridCol w:w="1172"/>
            <w:gridCol w:w="1172"/>
          </w:tblGrid>
        </w:tblGridChange>
      </w:tblGrid>
      <w:tr w:rsidR="00BF78B7" w:rsidRPr="003C74EA" w14:paraId="5A7C5A56" w14:textId="77777777" w:rsidTr="00BF78B7">
        <w:tc>
          <w:tcPr>
            <w:tcW w:w="1172" w:type="dxa"/>
            <w:gridSpan w:val="2"/>
            <w:shd w:val="clear" w:color="auto" w:fill="548DD4" w:themeFill="text2" w:themeFillTint="99"/>
            <w:tcPrChange w:id="2539" w:author="Chara Katiri" w:date="2015-04-12T03:35:00Z">
              <w:tcPr>
                <w:tcW w:w="1172" w:type="dxa"/>
                <w:gridSpan w:val="2"/>
                <w:shd w:val="clear" w:color="auto" w:fill="548DD4" w:themeFill="text2" w:themeFillTint="99"/>
              </w:tcPr>
            </w:tcPrChange>
          </w:tcPr>
          <w:p w14:paraId="3F80A6B0"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Req. no.</w:t>
            </w:r>
          </w:p>
        </w:tc>
        <w:tc>
          <w:tcPr>
            <w:tcW w:w="4254" w:type="dxa"/>
            <w:gridSpan w:val="5"/>
            <w:shd w:val="clear" w:color="auto" w:fill="548DD4" w:themeFill="text2" w:themeFillTint="99"/>
            <w:tcPrChange w:id="2540" w:author="Chara Katiri" w:date="2015-04-12T03:35:00Z">
              <w:tcPr>
                <w:tcW w:w="4254" w:type="dxa"/>
                <w:gridSpan w:val="5"/>
                <w:shd w:val="clear" w:color="auto" w:fill="548DD4" w:themeFill="text2" w:themeFillTint="99"/>
              </w:tcPr>
            </w:tcPrChange>
          </w:tcPr>
          <w:p w14:paraId="45878D52"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Requirements Description</w:t>
            </w:r>
          </w:p>
        </w:tc>
        <w:tc>
          <w:tcPr>
            <w:tcW w:w="1288" w:type="dxa"/>
            <w:shd w:val="clear" w:color="auto" w:fill="548DD4" w:themeFill="text2" w:themeFillTint="99"/>
            <w:tcPrChange w:id="2541" w:author="Chara Katiri" w:date="2015-04-12T03:35:00Z">
              <w:tcPr>
                <w:tcW w:w="1288" w:type="dxa"/>
                <w:shd w:val="clear" w:color="auto" w:fill="548DD4" w:themeFill="text2" w:themeFillTint="99"/>
              </w:tcPr>
            </w:tcPrChange>
          </w:tcPr>
          <w:p w14:paraId="7C456564"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bCs/>
                <w:color w:val="FFFFFF" w:themeColor="background1"/>
                <w:sz w:val="22"/>
                <w:szCs w:val="22"/>
                <w:lang w:val="en-GB"/>
              </w:rPr>
              <w:t>Req. Type</w:t>
            </w:r>
          </w:p>
        </w:tc>
        <w:tc>
          <w:tcPr>
            <w:tcW w:w="1242" w:type="dxa"/>
            <w:shd w:val="clear" w:color="auto" w:fill="548DD4" w:themeFill="text2" w:themeFillTint="99"/>
            <w:tcPrChange w:id="2542" w:author="Chara Katiri" w:date="2015-04-12T03:35:00Z">
              <w:tcPr>
                <w:tcW w:w="1242" w:type="dxa"/>
                <w:shd w:val="clear" w:color="auto" w:fill="548DD4" w:themeFill="text2" w:themeFillTint="99"/>
              </w:tcPr>
            </w:tcPrChange>
          </w:tcPr>
          <w:p w14:paraId="0D4FAF08" w14:textId="77777777" w:rsidR="00BF78B7" w:rsidRPr="003C74EA" w:rsidRDefault="00BF78B7" w:rsidP="003C74EA">
            <w:pPr>
              <w:pStyle w:val="ListParagraph"/>
              <w:spacing w:line="360" w:lineRule="auto"/>
              <w:ind w:left="0"/>
              <w:jc w:val="both"/>
              <w:rPr>
                <w:rFonts w:ascii="Times" w:hAnsi="Times" w:cs="Times New Roman"/>
                <w:b/>
                <w:bCs/>
                <w:color w:val="FFFFFF" w:themeColor="background1"/>
                <w:sz w:val="22"/>
                <w:szCs w:val="22"/>
                <w:lang w:val="en-GB"/>
              </w:rPr>
            </w:pPr>
            <w:r w:rsidRPr="003C74EA">
              <w:rPr>
                <w:rFonts w:ascii="Times" w:hAnsi="Times" w:cs="Times New Roman"/>
                <w:b/>
                <w:bCs/>
                <w:color w:val="FFFFFF" w:themeColor="background1"/>
                <w:sz w:val="22"/>
                <w:szCs w:val="22"/>
                <w:lang w:val="en-GB"/>
              </w:rPr>
              <w:t>Shall/Must</w:t>
            </w:r>
          </w:p>
        </w:tc>
        <w:tc>
          <w:tcPr>
            <w:tcW w:w="1172" w:type="dxa"/>
            <w:shd w:val="clear" w:color="auto" w:fill="548DD4" w:themeFill="text2" w:themeFillTint="99"/>
            <w:tcPrChange w:id="2543" w:author="Chara Katiri" w:date="2015-04-12T03:35:00Z">
              <w:tcPr>
                <w:tcW w:w="1172" w:type="dxa"/>
                <w:shd w:val="clear" w:color="auto" w:fill="548DD4" w:themeFill="text2" w:themeFillTint="99"/>
              </w:tcPr>
            </w:tcPrChange>
          </w:tcPr>
          <w:p w14:paraId="4CAADD30" w14:textId="0C91C624" w:rsidR="00BF78B7" w:rsidRPr="003C74EA" w:rsidRDefault="00BF78B7" w:rsidP="003C74EA">
            <w:pPr>
              <w:pStyle w:val="ListParagraph"/>
              <w:spacing w:line="360" w:lineRule="auto"/>
              <w:ind w:left="0"/>
              <w:jc w:val="both"/>
              <w:rPr>
                <w:rFonts w:ascii="Times" w:hAnsi="Times" w:cs="Times New Roman"/>
                <w:b/>
                <w:bCs/>
                <w:color w:val="FFFFFF" w:themeColor="background1"/>
                <w:sz w:val="22"/>
                <w:szCs w:val="22"/>
                <w:lang w:val="en-GB"/>
              </w:rPr>
            </w:pPr>
            <w:ins w:id="2544" w:author="Chara Katiri" w:date="2015-04-12T03:35:00Z">
              <w:r w:rsidRPr="003C74EA">
                <w:rPr>
                  <w:rFonts w:ascii="Times" w:hAnsi="Times" w:cs="Times New Roman"/>
                  <w:b/>
                  <w:bCs/>
                  <w:color w:val="FFFFFF" w:themeColor="background1"/>
                  <w:sz w:val="22"/>
                  <w:szCs w:val="22"/>
                  <w:lang w:val="en-GB"/>
                </w:rPr>
                <w:t>MoSCoW</w:t>
              </w:r>
            </w:ins>
          </w:p>
        </w:tc>
        <w:tc>
          <w:tcPr>
            <w:tcW w:w="1172" w:type="dxa"/>
            <w:shd w:val="clear" w:color="auto" w:fill="548DD4" w:themeFill="text2" w:themeFillTint="99"/>
            <w:tcPrChange w:id="2545" w:author="Chara Katiri" w:date="2015-04-12T03:35:00Z">
              <w:tcPr>
                <w:tcW w:w="1172" w:type="dxa"/>
                <w:shd w:val="clear" w:color="auto" w:fill="548DD4" w:themeFill="text2" w:themeFillTint="99"/>
              </w:tcPr>
            </w:tcPrChange>
          </w:tcPr>
          <w:p w14:paraId="6CF6FA8F" w14:textId="567596C7" w:rsidR="00BF78B7" w:rsidRPr="003C74EA" w:rsidRDefault="00BF78B7" w:rsidP="003C74EA">
            <w:pPr>
              <w:pStyle w:val="ListParagraph"/>
              <w:spacing w:line="360" w:lineRule="auto"/>
              <w:ind w:left="0"/>
              <w:jc w:val="both"/>
              <w:rPr>
                <w:rFonts w:ascii="Times" w:hAnsi="Times" w:cs="Times New Roman"/>
                <w:b/>
                <w:bCs/>
                <w:color w:val="FFFFFF" w:themeColor="background1"/>
                <w:sz w:val="22"/>
                <w:szCs w:val="22"/>
                <w:lang w:val="en-GB"/>
              </w:rPr>
            </w:pPr>
            <w:ins w:id="2546" w:author="Chara Katiri" w:date="2015-04-12T03:36:00Z">
              <w:r w:rsidRPr="003C74EA">
                <w:rPr>
                  <w:rFonts w:ascii="Times" w:hAnsi="Times" w:cs="Times New Roman"/>
                  <w:b/>
                  <w:bCs/>
                  <w:color w:val="FFFFFF" w:themeColor="background1"/>
                  <w:sz w:val="22"/>
                  <w:szCs w:val="22"/>
                  <w:lang w:val="en-GB"/>
                </w:rPr>
                <w:t>Test Result: Pass/Fail</w:t>
              </w:r>
            </w:ins>
          </w:p>
        </w:tc>
        <w:tc>
          <w:tcPr>
            <w:tcW w:w="1172" w:type="dxa"/>
            <w:shd w:val="clear" w:color="auto" w:fill="548DD4" w:themeFill="text2" w:themeFillTint="99"/>
            <w:tcPrChange w:id="2547" w:author="Chara Katiri" w:date="2015-04-12T03:35:00Z">
              <w:tcPr>
                <w:tcW w:w="1172" w:type="dxa"/>
                <w:shd w:val="clear" w:color="auto" w:fill="548DD4" w:themeFill="text2" w:themeFillTint="99"/>
              </w:tcPr>
            </w:tcPrChange>
          </w:tcPr>
          <w:p w14:paraId="44FA8991" w14:textId="5F7ADC31"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ins w:id="2548" w:author="Chara Katiri" w:date="2015-04-12T03:36:00Z">
              <w:r w:rsidRPr="003C74EA">
                <w:rPr>
                  <w:rFonts w:ascii="Times" w:hAnsi="Times" w:cs="Times New Roman"/>
                  <w:b/>
                  <w:bCs/>
                  <w:color w:val="FFFFFF" w:themeColor="background1"/>
                  <w:sz w:val="22"/>
                  <w:szCs w:val="22"/>
                  <w:lang w:val="en-GB"/>
                </w:rPr>
                <w:t>Notes:</w:t>
              </w:r>
            </w:ins>
          </w:p>
        </w:tc>
      </w:tr>
      <w:tr w:rsidR="00BF78B7" w:rsidRPr="003C74EA" w14:paraId="5C9D8D68" w14:textId="77777777" w:rsidTr="00BF78B7">
        <w:tc>
          <w:tcPr>
            <w:tcW w:w="1172" w:type="dxa"/>
            <w:gridSpan w:val="2"/>
            <w:shd w:val="clear" w:color="auto" w:fill="548DD4" w:themeFill="text2" w:themeFillTint="99"/>
            <w:tcPrChange w:id="2549" w:author="Chara Katiri" w:date="2015-04-12T03:35:00Z">
              <w:tcPr>
                <w:tcW w:w="1172" w:type="dxa"/>
                <w:gridSpan w:val="2"/>
                <w:shd w:val="clear" w:color="auto" w:fill="548DD4" w:themeFill="text2" w:themeFillTint="99"/>
              </w:tcPr>
            </w:tcPrChange>
          </w:tcPr>
          <w:p w14:paraId="6FA28D33"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p>
        </w:tc>
        <w:tc>
          <w:tcPr>
            <w:tcW w:w="1172" w:type="dxa"/>
            <w:gridSpan w:val="2"/>
            <w:shd w:val="clear" w:color="auto" w:fill="548DD4" w:themeFill="text2" w:themeFillTint="99"/>
            <w:tcPrChange w:id="2550" w:author="Chara Katiri" w:date="2015-04-12T03:35:00Z">
              <w:tcPr>
                <w:tcW w:w="1172" w:type="dxa"/>
                <w:gridSpan w:val="2"/>
                <w:shd w:val="clear" w:color="auto" w:fill="548DD4" w:themeFill="text2" w:themeFillTint="99"/>
              </w:tcPr>
            </w:tcPrChange>
          </w:tcPr>
          <w:p w14:paraId="7C9BB2F7"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p>
        </w:tc>
        <w:tc>
          <w:tcPr>
            <w:tcW w:w="1172" w:type="dxa"/>
            <w:gridSpan w:val="2"/>
            <w:shd w:val="clear" w:color="auto" w:fill="548DD4" w:themeFill="text2" w:themeFillTint="99"/>
            <w:tcPrChange w:id="2551" w:author="Chara Katiri" w:date="2015-04-12T03:35:00Z">
              <w:tcPr>
                <w:tcW w:w="1172" w:type="dxa"/>
                <w:gridSpan w:val="2"/>
                <w:shd w:val="clear" w:color="auto" w:fill="548DD4" w:themeFill="text2" w:themeFillTint="99"/>
              </w:tcPr>
            </w:tcPrChange>
          </w:tcPr>
          <w:p w14:paraId="288AF45A"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p>
        </w:tc>
        <w:tc>
          <w:tcPr>
            <w:tcW w:w="7956" w:type="dxa"/>
            <w:gridSpan w:val="6"/>
            <w:shd w:val="clear" w:color="auto" w:fill="548DD4" w:themeFill="text2" w:themeFillTint="99"/>
            <w:tcPrChange w:id="2552" w:author="Chara Katiri" w:date="2015-04-12T03:35:00Z">
              <w:tcPr>
                <w:tcW w:w="7956" w:type="dxa"/>
                <w:gridSpan w:val="6"/>
                <w:shd w:val="clear" w:color="auto" w:fill="548DD4" w:themeFill="text2" w:themeFillTint="99"/>
              </w:tcPr>
            </w:tcPrChange>
          </w:tcPr>
          <w:p w14:paraId="4A0FD650" w14:textId="51F469C8"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color w:val="FFFFFF" w:themeColor="background1"/>
                <w:sz w:val="22"/>
                <w:szCs w:val="22"/>
              </w:rPr>
              <w:t>Database</w:t>
            </w:r>
          </w:p>
        </w:tc>
      </w:tr>
      <w:tr w:rsidR="00BF78B7" w:rsidRPr="003C74EA" w14:paraId="1C1A335C" w14:textId="77777777" w:rsidTr="00BF78B7">
        <w:tc>
          <w:tcPr>
            <w:tcW w:w="1172" w:type="dxa"/>
            <w:gridSpan w:val="2"/>
            <w:tcPrChange w:id="2553" w:author="Chara Katiri" w:date="2015-04-12T03:35:00Z">
              <w:tcPr>
                <w:tcW w:w="1172" w:type="dxa"/>
                <w:gridSpan w:val="2"/>
              </w:tcPr>
            </w:tcPrChange>
          </w:tcPr>
          <w:p w14:paraId="2346C086"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w:t>
            </w:r>
          </w:p>
        </w:tc>
        <w:tc>
          <w:tcPr>
            <w:tcW w:w="4254" w:type="dxa"/>
            <w:gridSpan w:val="5"/>
            <w:tcPrChange w:id="2554" w:author="Chara Katiri" w:date="2015-04-12T03:35:00Z">
              <w:tcPr>
                <w:tcW w:w="4254" w:type="dxa"/>
                <w:gridSpan w:val="5"/>
              </w:tcPr>
            </w:tcPrChange>
          </w:tcPr>
          <w:p w14:paraId="6C54A42D"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centralized database that contains the products must update automatically and in real time.  </w:t>
            </w:r>
          </w:p>
        </w:tc>
        <w:tc>
          <w:tcPr>
            <w:tcW w:w="1288" w:type="dxa"/>
            <w:tcPrChange w:id="2555" w:author="Chara Katiri" w:date="2015-04-12T03:35:00Z">
              <w:tcPr>
                <w:tcW w:w="1288" w:type="dxa"/>
              </w:tcPr>
            </w:tcPrChange>
          </w:tcPr>
          <w:p w14:paraId="062B47D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Non-functional</w:t>
            </w:r>
          </w:p>
        </w:tc>
        <w:tc>
          <w:tcPr>
            <w:tcW w:w="1242" w:type="dxa"/>
            <w:tcPrChange w:id="2556" w:author="Chara Katiri" w:date="2015-04-12T03:35:00Z">
              <w:tcPr>
                <w:tcW w:w="1242" w:type="dxa"/>
              </w:tcPr>
            </w:tcPrChange>
          </w:tcPr>
          <w:p w14:paraId="456FAF63"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557" w:author="Chara Katiri" w:date="2015-04-12T03:35:00Z">
              <w:tcPr>
                <w:tcW w:w="1172" w:type="dxa"/>
              </w:tcPr>
            </w:tcPrChange>
          </w:tcPr>
          <w:p w14:paraId="4EDD432E" w14:textId="540FA8B9" w:rsidR="00BF78B7" w:rsidRPr="003C74EA" w:rsidRDefault="00BF78B7" w:rsidP="003C74EA">
            <w:pPr>
              <w:pStyle w:val="ListParagraph"/>
              <w:spacing w:line="360" w:lineRule="auto"/>
              <w:ind w:left="0"/>
              <w:jc w:val="both"/>
              <w:rPr>
                <w:rFonts w:ascii="Times" w:hAnsi="Times" w:cs="Times New Roman"/>
                <w:sz w:val="22"/>
                <w:szCs w:val="22"/>
              </w:rPr>
            </w:pPr>
            <w:ins w:id="2558" w:author="Chara Katiri" w:date="2015-04-12T03:35:00Z">
              <w:r w:rsidRPr="003C74EA">
                <w:rPr>
                  <w:rFonts w:ascii="Times" w:hAnsi="Times" w:cs="Times New Roman"/>
                  <w:sz w:val="22"/>
                  <w:szCs w:val="22"/>
                </w:rPr>
                <w:t>M</w:t>
              </w:r>
            </w:ins>
          </w:p>
        </w:tc>
        <w:tc>
          <w:tcPr>
            <w:tcW w:w="1172" w:type="dxa"/>
            <w:tcPrChange w:id="2559" w:author="Chara Katiri" w:date="2015-04-12T03:35:00Z">
              <w:tcPr>
                <w:tcW w:w="1172" w:type="dxa"/>
              </w:tcPr>
            </w:tcPrChange>
          </w:tcPr>
          <w:p w14:paraId="7DAD700E" w14:textId="75CCDA3D"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560" w:author="Chara Katiri" w:date="2015-04-12T03:35:00Z">
              <w:tcPr>
                <w:tcW w:w="1172" w:type="dxa"/>
              </w:tcPr>
            </w:tcPrChange>
          </w:tcPr>
          <w:p w14:paraId="68A85037" w14:textId="075E3C4A" w:rsidR="00BF78B7" w:rsidRPr="003C74EA" w:rsidRDefault="00BF78B7" w:rsidP="003C74EA">
            <w:pPr>
              <w:pStyle w:val="ListParagraph"/>
              <w:spacing w:line="360" w:lineRule="auto"/>
              <w:ind w:left="0"/>
              <w:jc w:val="both"/>
              <w:rPr>
                <w:rFonts w:ascii="Times" w:hAnsi="Times" w:cs="Times New Roman"/>
                <w:sz w:val="22"/>
                <w:szCs w:val="22"/>
              </w:rPr>
            </w:pPr>
          </w:p>
        </w:tc>
      </w:tr>
      <w:tr w:rsidR="00BF78B7" w:rsidRPr="003C74EA" w14:paraId="3D540369" w14:textId="77777777" w:rsidTr="00BF78B7">
        <w:tc>
          <w:tcPr>
            <w:tcW w:w="1172" w:type="dxa"/>
            <w:gridSpan w:val="2"/>
            <w:tcPrChange w:id="2561" w:author="Chara Katiri" w:date="2015-04-12T03:35:00Z">
              <w:tcPr>
                <w:tcW w:w="1172" w:type="dxa"/>
                <w:gridSpan w:val="2"/>
              </w:tcPr>
            </w:tcPrChange>
          </w:tcPr>
          <w:p w14:paraId="3431210C"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2</w:t>
            </w:r>
          </w:p>
        </w:tc>
        <w:tc>
          <w:tcPr>
            <w:tcW w:w="4254" w:type="dxa"/>
            <w:gridSpan w:val="5"/>
            <w:tcPrChange w:id="2562" w:author="Chara Katiri" w:date="2015-04-12T03:35:00Z">
              <w:tcPr>
                <w:tcW w:w="4254" w:type="dxa"/>
                <w:gridSpan w:val="5"/>
              </w:tcPr>
            </w:tcPrChange>
          </w:tcPr>
          <w:p w14:paraId="5BCD8DE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must update the list of products so that a product becomes unavailable after a user purchases it. </w:t>
            </w:r>
          </w:p>
        </w:tc>
        <w:tc>
          <w:tcPr>
            <w:tcW w:w="1288" w:type="dxa"/>
            <w:tcPrChange w:id="2563" w:author="Chara Katiri" w:date="2015-04-12T03:35:00Z">
              <w:tcPr>
                <w:tcW w:w="1288" w:type="dxa"/>
              </w:tcPr>
            </w:tcPrChange>
          </w:tcPr>
          <w:p w14:paraId="77CA51ED"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564" w:author="Chara Katiri" w:date="2015-04-12T03:35:00Z">
              <w:tcPr>
                <w:tcW w:w="1242" w:type="dxa"/>
              </w:tcPr>
            </w:tcPrChange>
          </w:tcPr>
          <w:p w14:paraId="27B5DDF8"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565" w:author="Chara Katiri" w:date="2015-04-12T03:35:00Z">
              <w:tcPr>
                <w:tcW w:w="1172" w:type="dxa"/>
              </w:tcPr>
            </w:tcPrChange>
          </w:tcPr>
          <w:p w14:paraId="245C00C2" w14:textId="77C8A5FC" w:rsidR="00BF78B7" w:rsidRPr="003C74EA" w:rsidRDefault="00BF78B7" w:rsidP="003C74EA">
            <w:pPr>
              <w:pStyle w:val="ListParagraph"/>
              <w:spacing w:line="360" w:lineRule="auto"/>
              <w:ind w:left="0"/>
              <w:jc w:val="both"/>
              <w:rPr>
                <w:rFonts w:ascii="Times" w:hAnsi="Times" w:cs="Times New Roman"/>
                <w:sz w:val="22"/>
                <w:szCs w:val="22"/>
              </w:rPr>
            </w:pPr>
            <w:ins w:id="2566" w:author="Chara Katiri" w:date="2015-04-12T03:35:00Z">
              <w:r w:rsidRPr="003C74EA">
                <w:rPr>
                  <w:rFonts w:ascii="Times" w:hAnsi="Times" w:cs="Times New Roman"/>
                  <w:sz w:val="22"/>
                  <w:szCs w:val="22"/>
                </w:rPr>
                <w:t>M</w:t>
              </w:r>
            </w:ins>
          </w:p>
        </w:tc>
        <w:tc>
          <w:tcPr>
            <w:tcW w:w="1172" w:type="dxa"/>
            <w:tcPrChange w:id="2567" w:author="Chara Katiri" w:date="2015-04-12T03:35:00Z">
              <w:tcPr>
                <w:tcW w:w="1172" w:type="dxa"/>
              </w:tcPr>
            </w:tcPrChange>
          </w:tcPr>
          <w:p w14:paraId="768E68F9" w14:textId="196720A4"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568" w:author="Chara Katiri" w:date="2015-04-12T03:35:00Z">
              <w:tcPr>
                <w:tcW w:w="1172" w:type="dxa"/>
              </w:tcPr>
            </w:tcPrChange>
          </w:tcPr>
          <w:p w14:paraId="07114A17" w14:textId="01B0CBFD"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5CE84ECC" w14:textId="77777777" w:rsidTr="00BF78B7">
        <w:tc>
          <w:tcPr>
            <w:tcW w:w="1037" w:type="dxa"/>
            <w:shd w:val="clear" w:color="auto" w:fill="548DD4" w:themeFill="text2" w:themeFillTint="99"/>
            <w:tcPrChange w:id="2569" w:author="Chara Katiri" w:date="2015-04-12T03:35:00Z">
              <w:tcPr>
                <w:tcW w:w="1037" w:type="dxa"/>
                <w:shd w:val="clear" w:color="auto" w:fill="548DD4" w:themeFill="text2" w:themeFillTint="99"/>
              </w:tcPr>
            </w:tcPrChange>
          </w:tcPr>
          <w:p w14:paraId="5B13AFAE"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p>
        </w:tc>
        <w:tc>
          <w:tcPr>
            <w:tcW w:w="1172" w:type="dxa"/>
            <w:gridSpan w:val="2"/>
            <w:shd w:val="clear" w:color="auto" w:fill="548DD4" w:themeFill="text2" w:themeFillTint="99"/>
            <w:tcPrChange w:id="2570" w:author="Chara Katiri" w:date="2015-04-12T03:35:00Z">
              <w:tcPr>
                <w:tcW w:w="1172" w:type="dxa"/>
                <w:gridSpan w:val="2"/>
                <w:shd w:val="clear" w:color="auto" w:fill="548DD4" w:themeFill="text2" w:themeFillTint="99"/>
              </w:tcPr>
            </w:tcPrChange>
          </w:tcPr>
          <w:p w14:paraId="40E2C250"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p>
        </w:tc>
        <w:tc>
          <w:tcPr>
            <w:tcW w:w="1172" w:type="dxa"/>
            <w:gridSpan w:val="2"/>
            <w:shd w:val="clear" w:color="auto" w:fill="548DD4" w:themeFill="text2" w:themeFillTint="99"/>
            <w:tcPrChange w:id="2571" w:author="Chara Katiri" w:date="2015-04-12T03:35:00Z">
              <w:tcPr>
                <w:tcW w:w="1172" w:type="dxa"/>
                <w:gridSpan w:val="2"/>
                <w:shd w:val="clear" w:color="auto" w:fill="548DD4" w:themeFill="text2" w:themeFillTint="99"/>
              </w:tcPr>
            </w:tcPrChange>
          </w:tcPr>
          <w:p w14:paraId="255C2D5E" w14:textId="77777777"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p>
        </w:tc>
        <w:tc>
          <w:tcPr>
            <w:tcW w:w="8091" w:type="dxa"/>
            <w:gridSpan w:val="7"/>
            <w:shd w:val="clear" w:color="auto" w:fill="548DD4" w:themeFill="text2" w:themeFillTint="99"/>
            <w:tcPrChange w:id="2572" w:author="Chara Katiri" w:date="2015-04-12T03:35:00Z">
              <w:tcPr>
                <w:tcW w:w="8091" w:type="dxa"/>
                <w:gridSpan w:val="7"/>
                <w:shd w:val="clear" w:color="auto" w:fill="548DD4" w:themeFill="text2" w:themeFillTint="99"/>
              </w:tcPr>
            </w:tcPrChange>
          </w:tcPr>
          <w:p w14:paraId="1D478C91" w14:textId="7895C965" w:rsidR="00BF78B7" w:rsidRPr="003C74EA" w:rsidRDefault="00BF78B7" w:rsidP="003C74EA">
            <w:pPr>
              <w:pStyle w:val="ListParagraph"/>
              <w:spacing w:line="360" w:lineRule="auto"/>
              <w:ind w:left="0"/>
              <w:jc w:val="both"/>
              <w:rPr>
                <w:rFonts w:ascii="Times" w:hAnsi="Times" w:cs="Times New Roman"/>
                <w:b/>
                <w:color w:val="FFFFFF" w:themeColor="background1"/>
                <w:sz w:val="22"/>
                <w:szCs w:val="22"/>
              </w:rPr>
            </w:pPr>
            <w:r w:rsidRPr="003C74EA">
              <w:rPr>
                <w:rFonts w:ascii="Times" w:hAnsi="Times" w:cs="Times New Roman"/>
                <w:b/>
                <w:color w:val="FFFFFF" w:themeColor="background1"/>
                <w:sz w:val="22"/>
                <w:szCs w:val="22"/>
              </w:rPr>
              <w:t>Seller/Buyer requirements</w:t>
            </w:r>
          </w:p>
        </w:tc>
      </w:tr>
      <w:tr w:rsidR="00BF78B7" w:rsidRPr="003C74EA" w14:paraId="640B7FA1" w14:textId="77777777" w:rsidTr="00BF78B7">
        <w:tc>
          <w:tcPr>
            <w:tcW w:w="1172" w:type="dxa"/>
            <w:gridSpan w:val="2"/>
            <w:tcPrChange w:id="2573" w:author="Chara Katiri" w:date="2015-04-12T03:35:00Z">
              <w:tcPr>
                <w:tcW w:w="1172" w:type="dxa"/>
                <w:gridSpan w:val="2"/>
              </w:tcPr>
            </w:tcPrChange>
          </w:tcPr>
          <w:p w14:paraId="5723C3D2"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3</w:t>
            </w:r>
          </w:p>
        </w:tc>
        <w:tc>
          <w:tcPr>
            <w:tcW w:w="4254" w:type="dxa"/>
            <w:gridSpan w:val="5"/>
            <w:tcPrChange w:id="2574" w:author="Chara Katiri" w:date="2015-04-12T03:35:00Z">
              <w:tcPr>
                <w:tcW w:w="4254" w:type="dxa"/>
                <w:gridSpan w:val="5"/>
              </w:tcPr>
            </w:tcPrChange>
          </w:tcPr>
          <w:p w14:paraId="121C35B8" w14:textId="77777777" w:rsidR="00BF78B7" w:rsidRPr="003C74EA" w:rsidRDefault="00BF78B7" w:rsidP="003C74EA">
            <w:pPr>
              <w:spacing w:line="360" w:lineRule="auto"/>
              <w:contextualSpacing/>
              <w:jc w:val="both"/>
              <w:rPr>
                <w:rFonts w:ascii="Times" w:eastAsia="Times New Roman" w:hAnsi="Times" w:cs="Times New Roman"/>
                <w:iCs/>
                <w:sz w:val="22"/>
                <w:szCs w:val="22"/>
                <w:lang w:val="en-GB"/>
              </w:rPr>
            </w:pPr>
            <w:r w:rsidRPr="003C74EA">
              <w:rPr>
                <w:rFonts w:ascii="Times" w:hAnsi="Times" w:cs="Times New Roman"/>
                <w:sz w:val="22"/>
                <w:szCs w:val="22"/>
              </w:rPr>
              <w:t>The system must ask the users (byers &amp; sellers) to agree with ‘The Sales of Goods Act 1979’ and adhere to it:  “</w:t>
            </w:r>
            <w:r w:rsidRPr="003C74EA">
              <w:rPr>
                <w:rFonts w:ascii="Times" w:eastAsia="Times New Roman" w:hAnsi="Times" w:cs="Times New Roman"/>
                <w:i/>
                <w:iCs/>
                <w:sz w:val="22"/>
                <w:szCs w:val="22"/>
                <w:lang w:val="en-GB"/>
              </w:rPr>
              <w:t xml:space="preserve">"traders must sell goods that are as described and of satisfactory quality” </w:t>
            </w:r>
            <w:r w:rsidRPr="003C74EA">
              <w:rPr>
                <w:rFonts w:ascii="Times" w:eastAsia="Times New Roman" w:hAnsi="Times" w:cs="Times New Roman"/>
                <w:iCs/>
                <w:sz w:val="22"/>
                <w:szCs w:val="22"/>
                <w:lang w:val="en-GB"/>
              </w:rPr>
              <w:t xml:space="preserve">[4], [5]. The Terms &amp; conditions must be accessible, meaningful and fair. </w:t>
            </w:r>
          </w:p>
        </w:tc>
        <w:tc>
          <w:tcPr>
            <w:tcW w:w="1288" w:type="dxa"/>
            <w:tcPrChange w:id="2575" w:author="Chara Katiri" w:date="2015-04-12T03:35:00Z">
              <w:tcPr>
                <w:tcW w:w="1288" w:type="dxa"/>
              </w:tcPr>
            </w:tcPrChange>
          </w:tcPr>
          <w:p w14:paraId="5F4592EF"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Non-functional</w:t>
            </w:r>
          </w:p>
        </w:tc>
        <w:tc>
          <w:tcPr>
            <w:tcW w:w="1242" w:type="dxa"/>
            <w:tcPrChange w:id="2576" w:author="Chara Katiri" w:date="2015-04-12T03:35:00Z">
              <w:tcPr>
                <w:tcW w:w="1242" w:type="dxa"/>
              </w:tcPr>
            </w:tcPrChange>
          </w:tcPr>
          <w:p w14:paraId="0B22B26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577" w:author="Chara Katiri" w:date="2015-04-12T03:35:00Z">
              <w:tcPr>
                <w:tcW w:w="1172" w:type="dxa"/>
              </w:tcPr>
            </w:tcPrChange>
          </w:tcPr>
          <w:p w14:paraId="639322B1" w14:textId="67949A26" w:rsidR="00BF78B7" w:rsidRPr="003C74EA" w:rsidRDefault="00BF78B7" w:rsidP="003C74EA">
            <w:pPr>
              <w:pStyle w:val="ListParagraph"/>
              <w:spacing w:line="360" w:lineRule="auto"/>
              <w:ind w:left="0"/>
              <w:jc w:val="both"/>
              <w:rPr>
                <w:rFonts w:ascii="Times" w:hAnsi="Times" w:cs="Times New Roman"/>
                <w:sz w:val="22"/>
                <w:szCs w:val="22"/>
              </w:rPr>
            </w:pPr>
            <w:ins w:id="2578" w:author="Chara Katiri" w:date="2015-04-12T03:35:00Z">
              <w:r w:rsidRPr="003C74EA">
                <w:rPr>
                  <w:rFonts w:ascii="Times" w:hAnsi="Times" w:cs="Times New Roman"/>
                  <w:sz w:val="22"/>
                  <w:szCs w:val="22"/>
                </w:rPr>
                <w:t>M</w:t>
              </w:r>
            </w:ins>
          </w:p>
        </w:tc>
        <w:tc>
          <w:tcPr>
            <w:tcW w:w="1172" w:type="dxa"/>
            <w:tcPrChange w:id="2579" w:author="Chara Katiri" w:date="2015-04-12T03:35:00Z">
              <w:tcPr>
                <w:tcW w:w="1172" w:type="dxa"/>
              </w:tcPr>
            </w:tcPrChange>
          </w:tcPr>
          <w:p w14:paraId="3DDE4CD7" w14:textId="5C45246C"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580" w:author="Chara Katiri" w:date="2015-04-12T03:35:00Z">
              <w:tcPr>
                <w:tcW w:w="1172" w:type="dxa"/>
              </w:tcPr>
            </w:tcPrChange>
          </w:tcPr>
          <w:p w14:paraId="4D23734F" w14:textId="56455BC4"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4184E567" w14:textId="77777777" w:rsidTr="00BF78B7">
        <w:tc>
          <w:tcPr>
            <w:tcW w:w="1172" w:type="dxa"/>
            <w:gridSpan w:val="2"/>
            <w:tcPrChange w:id="2581" w:author="Chara Katiri" w:date="2015-04-12T03:35:00Z">
              <w:tcPr>
                <w:tcW w:w="1172" w:type="dxa"/>
                <w:gridSpan w:val="2"/>
              </w:tcPr>
            </w:tcPrChange>
          </w:tcPr>
          <w:p w14:paraId="282C2CD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4</w:t>
            </w:r>
          </w:p>
        </w:tc>
        <w:tc>
          <w:tcPr>
            <w:tcW w:w="4254" w:type="dxa"/>
            <w:gridSpan w:val="5"/>
            <w:tcPrChange w:id="2582" w:author="Chara Katiri" w:date="2015-04-12T03:35:00Z">
              <w:tcPr>
                <w:tcW w:w="4254" w:type="dxa"/>
                <w:gridSpan w:val="5"/>
              </w:tcPr>
            </w:tcPrChange>
          </w:tcPr>
          <w:p w14:paraId="41C0F66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won’t require the users to register. The login process will be based on the existing Active Directory (AD) groups. New users will be automatically added in the database. </w:t>
            </w:r>
          </w:p>
        </w:tc>
        <w:tc>
          <w:tcPr>
            <w:tcW w:w="1288" w:type="dxa"/>
            <w:tcPrChange w:id="2583" w:author="Chara Katiri" w:date="2015-04-12T03:35:00Z">
              <w:tcPr>
                <w:tcW w:w="1288" w:type="dxa"/>
              </w:tcPr>
            </w:tcPrChange>
          </w:tcPr>
          <w:p w14:paraId="22BA3732"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584" w:author="Chara Katiri" w:date="2015-04-12T03:35:00Z">
              <w:tcPr>
                <w:tcW w:w="1242" w:type="dxa"/>
              </w:tcPr>
            </w:tcPrChange>
          </w:tcPr>
          <w:p w14:paraId="5CE44836"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585" w:author="Chara Katiri" w:date="2015-04-12T03:35:00Z">
              <w:tcPr>
                <w:tcW w:w="1172" w:type="dxa"/>
              </w:tcPr>
            </w:tcPrChange>
          </w:tcPr>
          <w:p w14:paraId="7F9B6D97" w14:textId="4AEA8955" w:rsidR="00BF78B7" w:rsidRPr="003C74EA" w:rsidRDefault="00BF78B7" w:rsidP="003C74EA">
            <w:pPr>
              <w:pStyle w:val="ListParagraph"/>
              <w:spacing w:line="360" w:lineRule="auto"/>
              <w:ind w:left="0"/>
              <w:jc w:val="both"/>
              <w:rPr>
                <w:rFonts w:ascii="Times" w:hAnsi="Times" w:cs="Times New Roman"/>
                <w:sz w:val="22"/>
                <w:szCs w:val="22"/>
              </w:rPr>
            </w:pPr>
            <w:ins w:id="2586" w:author="Chara Katiri" w:date="2015-04-12T03:35:00Z">
              <w:r w:rsidRPr="003C74EA">
                <w:rPr>
                  <w:rFonts w:ascii="Times" w:hAnsi="Times" w:cs="Times New Roman"/>
                  <w:sz w:val="22"/>
                  <w:szCs w:val="22"/>
                </w:rPr>
                <w:t>W</w:t>
              </w:r>
            </w:ins>
          </w:p>
        </w:tc>
        <w:tc>
          <w:tcPr>
            <w:tcW w:w="1172" w:type="dxa"/>
            <w:tcPrChange w:id="2587" w:author="Chara Katiri" w:date="2015-04-12T03:35:00Z">
              <w:tcPr>
                <w:tcW w:w="1172" w:type="dxa"/>
              </w:tcPr>
            </w:tcPrChange>
          </w:tcPr>
          <w:p w14:paraId="0D5AB584" w14:textId="1EA6C9E1"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588" w:author="Chara Katiri" w:date="2015-04-12T03:35:00Z">
              <w:tcPr>
                <w:tcW w:w="1172" w:type="dxa"/>
              </w:tcPr>
            </w:tcPrChange>
          </w:tcPr>
          <w:p w14:paraId="3CB331A9" w14:textId="14369765"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BF78B7" w:rsidRPr="003C74EA" w14:paraId="45C66D1D" w14:textId="77777777" w:rsidTr="00BF78B7">
        <w:tc>
          <w:tcPr>
            <w:tcW w:w="1172" w:type="dxa"/>
            <w:gridSpan w:val="2"/>
            <w:tcPrChange w:id="2589" w:author="Chara Katiri" w:date="2015-04-12T03:35:00Z">
              <w:tcPr>
                <w:tcW w:w="1172" w:type="dxa"/>
                <w:gridSpan w:val="2"/>
              </w:tcPr>
            </w:tcPrChange>
          </w:tcPr>
          <w:p w14:paraId="2261856C"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5</w:t>
            </w:r>
          </w:p>
        </w:tc>
        <w:tc>
          <w:tcPr>
            <w:tcW w:w="4254" w:type="dxa"/>
            <w:gridSpan w:val="5"/>
            <w:tcPrChange w:id="2590" w:author="Chara Katiri" w:date="2015-04-12T03:35:00Z">
              <w:tcPr>
                <w:tcW w:w="4254" w:type="dxa"/>
                <w:gridSpan w:val="5"/>
              </w:tcPr>
            </w:tcPrChange>
          </w:tcPr>
          <w:p w14:paraId="12485462" w14:textId="77777777" w:rsidR="00BF78B7" w:rsidRPr="003C74EA" w:rsidRDefault="00BF78B7"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t xml:space="preserve">The </w:t>
            </w:r>
            <w:r w:rsidRPr="003C74EA">
              <w:rPr>
                <w:rFonts w:ascii="Times" w:hAnsi="Times" w:cs="Times New Roman"/>
                <w:sz w:val="22"/>
                <w:szCs w:val="22"/>
              </w:rPr>
              <w:t xml:space="preserve">system </w:t>
            </w:r>
            <w:r w:rsidRPr="003C74EA">
              <w:rPr>
                <w:rFonts w:ascii="Times" w:eastAsia="Times New Roman" w:hAnsi="Times" w:cs="Times New Roman"/>
                <w:sz w:val="22"/>
                <w:szCs w:val="22"/>
                <w:lang w:val="en-GB"/>
              </w:rPr>
              <w:t xml:space="preserve">must validate the user information upon registration e.g. text fields that require information and valid email that contains ‘@’, ‘.’. </w:t>
            </w:r>
          </w:p>
        </w:tc>
        <w:tc>
          <w:tcPr>
            <w:tcW w:w="1288" w:type="dxa"/>
            <w:tcPrChange w:id="2591" w:author="Chara Katiri" w:date="2015-04-12T03:35:00Z">
              <w:tcPr>
                <w:tcW w:w="1288" w:type="dxa"/>
              </w:tcPr>
            </w:tcPrChange>
          </w:tcPr>
          <w:p w14:paraId="7BD9E666"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592" w:author="Chara Katiri" w:date="2015-04-12T03:35:00Z">
              <w:tcPr>
                <w:tcW w:w="1242" w:type="dxa"/>
              </w:tcPr>
            </w:tcPrChange>
          </w:tcPr>
          <w:p w14:paraId="7168DD19"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593" w:author="Chara Katiri" w:date="2015-04-12T03:35:00Z">
              <w:tcPr>
                <w:tcW w:w="1172" w:type="dxa"/>
              </w:tcPr>
            </w:tcPrChange>
          </w:tcPr>
          <w:p w14:paraId="0120C8F7" w14:textId="22A36071" w:rsidR="00BF78B7" w:rsidRPr="003C74EA" w:rsidRDefault="00BF78B7" w:rsidP="003C74EA">
            <w:pPr>
              <w:pStyle w:val="ListParagraph"/>
              <w:spacing w:line="360" w:lineRule="auto"/>
              <w:ind w:left="0"/>
              <w:jc w:val="both"/>
              <w:rPr>
                <w:rFonts w:ascii="Times" w:hAnsi="Times" w:cs="Times New Roman"/>
                <w:sz w:val="22"/>
                <w:szCs w:val="22"/>
              </w:rPr>
            </w:pPr>
            <w:ins w:id="2594" w:author="Chara Katiri" w:date="2015-04-12T03:35:00Z">
              <w:r w:rsidRPr="003C74EA">
                <w:rPr>
                  <w:rFonts w:ascii="Times" w:hAnsi="Times" w:cs="Times New Roman"/>
                  <w:sz w:val="22"/>
                  <w:szCs w:val="22"/>
                </w:rPr>
                <w:t>M</w:t>
              </w:r>
            </w:ins>
          </w:p>
        </w:tc>
        <w:tc>
          <w:tcPr>
            <w:tcW w:w="1172" w:type="dxa"/>
            <w:tcPrChange w:id="2595" w:author="Chara Katiri" w:date="2015-04-12T03:35:00Z">
              <w:tcPr>
                <w:tcW w:w="1172" w:type="dxa"/>
              </w:tcPr>
            </w:tcPrChange>
          </w:tcPr>
          <w:p w14:paraId="48DF644B" w14:textId="08C8242F"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596" w:author="Chara Katiri" w:date="2015-04-12T03:35:00Z">
              <w:tcPr>
                <w:tcW w:w="1172" w:type="dxa"/>
              </w:tcPr>
            </w:tcPrChange>
          </w:tcPr>
          <w:p w14:paraId="5EF706A2" w14:textId="6BF248CA"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3CFE463E" w14:textId="77777777" w:rsidTr="00BF78B7">
        <w:tc>
          <w:tcPr>
            <w:tcW w:w="1172" w:type="dxa"/>
            <w:gridSpan w:val="2"/>
            <w:tcPrChange w:id="2597" w:author="Chara Katiri" w:date="2015-04-12T03:35:00Z">
              <w:tcPr>
                <w:tcW w:w="1172" w:type="dxa"/>
                <w:gridSpan w:val="2"/>
              </w:tcPr>
            </w:tcPrChange>
          </w:tcPr>
          <w:p w14:paraId="6854B97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6</w:t>
            </w:r>
          </w:p>
        </w:tc>
        <w:tc>
          <w:tcPr>
            <w:tcW w:w="4254" w:type="dxa"/>
            <w:gridSpan w:val="5"/>
            <w:tcPrChange w:id="2598" w:author="Chara Katiri" w:date="2015-04-12T03:35:00Z">
              <w:tcPr>
                <w:tcW w:w="4254" w:type="dxa"/>
                <w:gridSpan w:val="5"/>
              </w:tcPr>
            </w:tcPrChange>
          </w:tcPr>
          <w:p w14:paraId="155BF275"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must allow the users to search products based on categories e.g. books or room swaps. </w:t>
            </w:r>
          </w:p>
        </w:tc>
        <w:tc>
          <w:tcPr>
            <w:tcW w:w="1288" w:type="dxa"/>
            <w:tcPrChange w:id="2599" w:author="Chara Katiri" w:date="2015-04-12T03:35:00Z">
              <w:tcPr>
                <w:tcW w:w="1288" w:type="dxa"/>
              </w:tcPr>
            </w:tcPrChange>
          </w:tcPr>
          <w:p w14:paraId="03713F62"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00" w:author="Chara Katiri" w:date="2015-04-12T03:35:00Z">
              <w:tcPr>
                <w:tcW w:w="1242" w:type="dxa"/>
              </w:tcPr>
            </w:tcPrChange>
          </w:tcPr>
          <w:p w14:paraId="2A995404"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601" w:author="Chara Katiri" w:date="2015-04-12T03:35:00Z">
              <w:tcPr>
                <w:tcW w:w="1172" w:type="dxa"/>
              </w:tcPr>
            </w:tcPrChange>
          </w:tcPr>
          <w:p w14:paraId="290A0494" w14:textId="70B78B5E" w:rsidR="00BF78B7" w:rsidRPr="003C74EA" w:rsidRDefault="00BF78B7" w:rsidP="003C74EA">
            <w:pPr>
              <w:pStyle w:val="ListParagraph"/>
              <w:spacing w:line="360" w:lineRule="auto"/>
              <w:ind w:left="0"/>
              <w:jc w:val="both"/>
              <w:rPr>
                <w:rFonts w:ascii="Times" w:hAnsi="Times" w:cs="Times New Roman"/>
                <w:sz w:val="22"/>
                <w:szCs w:val="22"/>
              </w:rPr>
            </w:pPr>
            <w:ins w:id="2602" w:author="Chara Katiri" w:date="2015-04-12T03:35:00Z">
              <w:r w:rsidRPr="003C74EA">
                <w:rPr>
                  <w:rFonts w:ascii="Times" w:hAnsi="Times" w:cs="Times New Roman"/>
                  <w:sz w:val="22"/>
                  <w:szCs w:val="22"/>
                </w:rPr>
                <w:t>M</w:t>
              </w:r>
            </w:ins>
          </w:p>
        </w:tc>
        <w:tc>
          <w:tcPr>
            <w:tcW w:w="1172" w:type="dxa"/>
            <w:tcPrChange w:id="2603" w:author="Chara Katiri" w:date="2015-04-12T03:35:00Z">
              <w:tcPr>
                <w:tcW w:w="1172" w:type="dxa"/>
              </w:tcPr>
            </w:tcPrChange>
          </w:tcPr>
          <w:p w14:paraId="47FAEB13" w14:textId="61CA4D72"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04" w:author="Chara Katiri" w:date="2015-04-12T03:35:00Z">
              <w:tcPr>
                <w:tcW w:w="1172" w:type="dxa"/>
              </w:tcPr>
            </w:tcPrChange>
          </w:tcPr>
          <w:p w14:paraId="5738E6E2" w14:textId="3D17754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4674A9D5" w14:textId="77777777" w:rsidTr="00BF78B7">
        <w:tc>
          <w:tcPr>
            <w:tcW w:w="1172" w:type="dxa"/>
            <w:gridSpan w:val="2"/>
            <w:tcPrChange w:id="2605" w:author="Chara Katiri" w:date="2015-04-12T03:35:00Z">
              <w:tcPr>
                <w:tcW w:w="1172" w:type="dxa"/>
                <w:gridSpan w:val="2"/>
              </w:tcPr>
            </w:tcPrChange>
          </w:tcPr>
          <w:p w14:paraId="01D97FB6"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7</w:t>
            </w:r>
          </w:p>
        </w:tc>
        <w:tc>
          <w:tcPr>
            <w:tcW w:w="4254" w:type="dxa"/>
            <w:gridSpan w:val="5"/>
            <w:tcPrChange w:id="2606" w:author="Chara Katiri" w:date="2015-04-12T03:35:00Z">
              <w:tcPr>
                <w:tcW w:w="4254" w:type="dxa"/>
                <w:gridSpan w:val="5"/>
              </w:tcPr>
            </w:tcPrChange>
          </w:tcPr>
          <w:p w14:paraId="10050BAA"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must provide a search functionality (text-box search) to allow the users enter keywords. </w:t>
            </w:r>
          </w:p>
        </w:tc>
        <w:tc>
          <w:tcPr>
            <w:tcW w:w="1288" w:type="dxa"/>
            <w:tcPrChange w:id="2607" w:author="Chara Katiri" w:date="2015-04-12T03:35:00Z">
              <w:tcPr>
                <w:tcW w:w="1288" w:type="dxa"/>
              </w:tcPr>
            </w:tcPrChange>
          </w:tcPr>
          <w:p w14:paraId="2C9D221F"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08" w:author="Chara Katiri" w:date="2015-04-12T03:35:00Z">
              <w:tcPr>
                <w:tcW w:w="1242" w:type="dxa"/>
              </w:tcPr>
            </w:tcPrChange>
          </w:tcPr>
          <w:p w14:paraId="2332D3EF"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609" w:author="Chara Katiri" w:date="2015-04-12T03:35:00Z">
              <w:tcPr>
                <w:tcW w:w="1172" w:type="dxa"/>
              </w:tcPr>
            </w:tcPrChange>
          </w:tcPr>
          <w:p w14:paraId="42430BCB" w14:textId="4C6A7774" w:rsidR="00BF78B7" w:rsidRPr="003C74EA" w:rsidRDefault="00BF78B7" w:rsidP="003C74EA">
            <w:pPr>
              <w:pStyle w:val="ListParagraph"/>
              <w:spacing w:line="360" w:lineRule="auto"/>
              <w:ind w:left="0"/>
              <w:jc w:val="both"/>
              <w:rPr>
                <w:rFonts w:ascii="Times" w:hAnsi="Times" w:cs="Times New Roman"/>
                <w:sz w:val="22"/>
                <w:szCs w:val="22"/>
              </w:rPr>
            </w:pPr>
            <w:ins w:id="2610" w:author="Chara Katiri" w:date="2015-04-12T03:35:00Z">
              <w:r w:rsidRPr="003C74EA">
                <w:rPr>
                  <w:rFonts w:ascii="Times" w:hAnsi="Times" w:cs="Times New Roman"/>
                  <w:sz w:val="22"/>
                  <w:szCs w:val="22"/>
                </w:rPr>
                <w:t>M</w:t>
              </w:r>
            </w:ins>
          </w:p>
        </w:tc>
        <w:tc>
          <w:tcPr>
            <w:tcW w:w="1172" w:type="dxa"/>
            <w:tcPrChange w:id="2611" w:author="Chara Katiri" w:date="2015-04-12T03:35:00Z">
              <w:tcPr>
                <w:tcW w:w="1172" w:type="dxa"/>
              </w:tcPr>
            </w:tcPrChange>
          </w:tcPr>
          <w:p w14:paraId="5EF81E9B" w14:textId="005E71DE"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12" w:author="Chara Katiri" w:date="2015-04-12T03:35:00Z">
              <w:tcPr>
                <w:tcW w:w="1172" w:type="dxa"/>
              </w:tcPr>
            </w:tcPrChange>
          </w:tcPr>
          <w:p w14:paraId="6FF9350A" w14:textId="00192048"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07334DBB" w14:textId="77777777" w:rsidTr="00BF78B7">
        <w:tc>
          <w:tcPr>
            <w:tcW w:w="1172" w:type="dxa"/>
            <w:gridSpan w:val="2"/>
            <w:tcPrChange w:id="2613" w:author="Chara Katiri" w:date="2015-04-12T03:35:00Z">
              <w:tcPr>
                <w:tcW w:w="1172" w:type="dxa"/>
                <w:gridSpan w:val="2"/>
              </w:tcPr>
            </w:tcPrChange>
          </w:tcPr>
          <w:p w14:paraId="04A42B1F"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8</w:t>
            </w:r>
          </w:p>
        </w:tc>
        <w:tc>
          <w:tcPr>
            <w:tcW w:w="4254" w:type="dxa"/>
            <w:gridSpan w:val="5"/>
            <w:tcPrChange w:id="2614" w:author="Chara Katiri" w:date="2015-04-12T03:35:00Z">
              <w:tcPr>
                <w:tcW w:w="4254" w:type="dxa"/>
                <w:gridSpan w:val="5"/>
              </w:tcPr>
            </w:tcPrChange>
          </w:tcPr>
          <w:p w14:paraId="2916F67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The system should enable the users to sort the products based on price (Low to High, or High to Low).</w:t>
            </w:r>
          </w:p>
        </w:tc>
        <w:tc>
          <w:tcPr>
            <w:tcW w:w="1288" w:type="dxa"/>
            <w:tcPrChange w:id="2615" w:author="Chara Katiri" w:date="2015-04-12T03:35:00Z">
              <w:tcPr>
                <w:tcW w:w="1288" w:type="dxa"/>
              </w:tcPr>
            </w:tcPrChange>
          </w:tcPr>
          <w:p w14:paraId="70FA018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16" w:author="Chara Katiri" w:date="2015-04-12T03:35:00Z">
              <w:tcPr>
                <w:tcW w:w="1242" w:type="dxa"/>
              </w:tcPr>
            </w:tcPrChange>
          </w:tcPr>
          <w:p w14:paraId="42199121"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17" w:author="Chara Katiri" w:date="2015-04-12T03:35:00Z">
              <w:tcPr>
                <w:tcW w:w="1172" w:type="dxa"/>
              </w:tcPr>
            </w:tcPrChange>
          </w:tcPr>
          <w:p w14:paraId="209711A8" w14:textId="2B7582F8" w:rsidR="00BF78B7" w:rsidRPr="003C74EA" w:rsidRDefault="00BF78B7" w:rsidP="003C74EA">
            <w:pPr>
              <w:pStyle w:val="ListParagraph"/>
              <w:spacing w:line="360" w:lineRule="auto"/>
              <w:ind w:left="0"/>
              <w:jc w:val="both"/>
              <w:rPr>
                <w:rFonts w:ascii="Times" w:hAnsi="Times" w:cs="Times New Roman"/>
                <w:sz w:val="22"/>
                <w:szCs w:val="22"/>
              </w:rPr>
            </w:pPr>
            <w:ins w:id="2618" w:author="Chara Katiri" w:date="2015-04-12T03:35:00Z">
              <w:r w:rsidRPr="003C74EA">
                <w:rPr>
                  <w:rFonts w:ascii="Times" w:hAnsi="Times" w:cs="Times New Roman"/>
                  <w:sz w:val="22"/>
                  <w:szCs w:val="22"/>
                </w:rPr>
                <w:t>S</w:t>
              </w:r>
            </w:ins>
          </w:p>
        </w:tc>
        <w:tc>
          <w:tcPr>
            <w:tcW w:w="1172" w:type="dxa"/>
            <w:tcPrChange w:id="2619" w:author="Chara Katiri" w:date="2015-04-12T03:35:00Z">
              <w:tcPr>
                <w:tcW w:w="1172" w:type="dxa"/>
              </w:tcPr>
            </w:tcPrChange>
          </w:tcPr>
          <w:p w14:paraId="73F5D948" w14:textId="212842CA"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20" w:author="Chara Katiri" w:date="2015-04-12T03:35:00Z">
              <w:tcPr>
                <w:tcW w:w="1172" w:type="dxa"/>
              </w:tcPr>
            </w:tcPrChange>
          </w:tcPr>
          <w:p w14:paraId="69E166D8" w14:textId="6FBAFFD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w:t>
            </w:r>
          </w:p>
        </w:tc>
      </w:tr>
      <w:tr w:rsidR="00BF78B7" w:rsidRPr="003C74EA" w14:paraId="0B4FAF04" w14:textId="77777777" w:rsidTr="00BF78B7">
        <w:tc>
          <w:tcPr>
            <w:tcW w:w="1172" w:type="dxa"/>
            <w:gridSpan w:val="2"/>
            <w:tcPrChange w:id="2621" w:author="Chara Katiri" w:date="2015-04-12T03:35:00Z">
              <w:tcPr>
                <w:tcW w:w="1172" w:type="dxa"/>
                <w:gridSpan w:val="2"/>
              </w:tcPr>
            </w:tcPrChange>
          </w:tcPr>
          <w:p w14:paraId="5639A991"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9</w:t>
            </w:r>
          </w:p>
        </w:tc>
        <w:tc>
          <w:tcPr>
            <w:tcW w:w="4254" w:type="dxa"/>
            <w:gridSpan w:val="5"/>
            <w:tcPrChange w:id="2622" w:author="Chara Katiri" w:date="2015-04-12T03:35:00Z">
              <w:tcPr>
                <w:tcW w:w="4254" w:type="dxa"/>
                <w:gridSpan w:val="5"/>
              </w:tcPr>
            </w:tcPrChange>
          </w:tcPr>
          <w:p w14:paraId="7D2B0713"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The system must provide information about the product: Title, Description, Price, Category and Seller contact information.</w:t>
            </w:r>
          </w:p>
        </w:tc>
        <w:tc>
          <w:tcPr>
            <w:tcW w:w="1288" w:type="dxa"/>
            <w:tcPrChange w:id="2623" w:author="Chara Katiri" w:date="2015-04-12T03:35:00Z">
              <w:tcPr>
                <w:tcW w:w="1288" w:type="dxa"/>
              </w:tcPr>
            </w:tcPrChange>
          </w:tcPr>
          <w:p w14:paraId="76BB573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24" w:author="Chara Katiri" w:date="2015-04-12T03:35:00Z">
              <w:tcPr>
                <w:tcW w:w="1242" w:type="dxa"/>
              </w:tcPr>
            </w:tcPrChange>
          </w:tcPr>
          <w:p w14:paraId="0C0DC7CE"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625" w:author="Chara Katiri" w:date="2015-04-12T03:35:00Z">
              <w:tcPr>
                <w:tcW w:w="1172" w:type="dxa"/>
              </w:tcPr>
            </w:tcPrChange>
          </w:tcPr>
          <w:p w14:paraId="66D5A8AB" w14:textId="562E382A" w:rsidR="00BF78B7" w:rsidRPr="003C74EA" w:rsidRDefault="00BF78B7" w:rsidP="003C74EA">
            <w:pPr>
              <w:pStyle w:val="ListParagraph"/>
              <w:spacing w:line="360" w:lineRule="auto"/>
              <w:ind w:left="0"/>
              <w:jc w:val="both"/>
              <w:rPr>
                <w:rFonts w:ascii="Times" w:hAnsi="Times" w:cs="Times New Roman"/>
                <w:sz w:val="22"/>
                <w:szCs w:val="22"/>
              </w:rPr>
            </w:pPr>
            <w:ins w:id="2626" w:author="Chara Katiri" w:date="2015-04-12T03:35:00Z">
              <w:r w:rsidRPr="003C74EA">
                <w:rPr>
                  <w:rFonts w:ascii="Times" w:hAnsi="Times" w:cs="Times New Roman"/>
                  <w:sz w:val="22"/>
                  <w:szCs w:val="22"/>
                </w:rPr>
                <w:t>M</w:t>
              </w:r>
            </w:ins>
          </w:p>
        </w:tc>
        <w:tc>
          <w:tcPr>
            <w:tcW w:w="1172" w:type="dxa"/>
            <w:tcPrChange w:id="2627" w:author="Chara Katiri" w:date="2015-04-12T03:35:00Z">
              <w:tcPr>
                <w:tcW w:w="1172" w:type="dxa"/>
              </w:tcPr>
            </w:tcPrChange>
          </w:tcPr>
          <w:p w14:paraId="6E4AE5ED" w14:textId="5E8D1E70"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28" w:author="Chara Katiri" w:date="2015-04-12T03:35:00Z">
              <w:tcPr>
                <w:tcW w:w="1172" w:type="dxa"/>
              </w:tcPr>
            </w:tcPrChange>
          </w:tcPr>
          <w:p w14:paraId="07B6CFD4" w14:textId="399D9ADD"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1B366ED0" w14:textId="77777777" w:rsidTr="00BF78B7">
        <w:tc>
          <w:tcPr>
            <w:tcW w:w="1172" w:type="dxa"/>
            <w:gridSpan w:val="2"/>
            <w:tcPrChange w:id="2629" w:author="Chara Katiri" w:date="2015-04-12T03:35:00Z">
              <w:tcPr>
                <w:tcW w:w="1172" w:type="dxa"/>
                <w:gridSpan w:val="2"/>
              </w:tcPr>
            </w:tcPrChange>
          </w:tcPr>
          <w:p w14:paraId="0AF9EC5F"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10</w:t>
            </w:r>
          </w:p>
        </w:tc>
        <w:tc>
          <w:tcPr>
            <w:tcW w:w="4254" w:type="dxa"/>
            <w:gridSpan w:val="5"/>
            <w:tcPrChange w:id="2630" w:author="Chara Katiri" w:date="2015-04-12T03:35:00Z">
              <w:tcPr>
                <w:tcW w:w="4254" w:type="dxa"/>
                <w:gridSpan w:val="5"/>
              </w:tcPr>
            </w:tcPrChange>
          </w:tcPr>
          <w:p w14:paraId="30EDA9AA"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p>
        </w:tc>
        <w:tc>
          <w:tcPr>
            <w:tcW w:w="1288" w:type="dxa"/>
            <w:tcPrChange w:id="2631" w:author="Chara Katiri" w:date="2015-04-12T03:35:00Z">
              <w:tcPr>
                <w:tcW w:w="1288" w:type="dxa"/>
              </w:tcPr>
            </w:tcPrChange>
          </w:tcPr>
          <w:p w14:paraId="2892BE98"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32" w:author="Chara Katiri" w:date="2015-04-12T03:35:00Z">
              <w:tcPr>
                <w:tcW w:w="1242" w:type="dxa"/>
              </w:tcPr>
            </w:tcPrChange>
          </w:tcPr>
          <w:p w14:paraId="20A68CE9"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633" w:author="Chara Katiri" w:date="2015-04-12T03:35:00Z">
              <w:tcPr>
                <w:tcW w:w="1172" w:type="dxa"/>
              </w:tcPr>
            </w:tcPrChange>
          </w:tcPr>
          <w:p w14:paraId="0500DCF8" w14:textId="462D7574" w:rsidR="00BF78B7" w:rsidRPr="003C74EA" w:rsidRDefault="00BF78B7" w:rsidP="003C74EA">
            <w:pPr>
              <w:pStyle w:val="ListParagraph"/>
              <w:spacing w:line="360" w:lineRule="auto"/>
              <w:ind w:left="0"/>
              <w:jc w:val="both"/>
              <w:rPr>
                <w:rFonts w:ascii="Times" w:hAnsi="Times" w:cs="Times New Roman"/>
                <w:sz w:val="22"/>
                <w:szCs w:val="22"/>
              </w:rPr>
            </w:pPr>
            <w:ins w:id="2634" w:author="Chara Katiri" w:date="2015-04-12T03:35:00Z">
              <w:r w:rsidRPr="003C74EA">
                <w:rPr>
                  <w:rFonts w:ascii="Times" w:hAnsi="Times" w:cs="Times New Roman"/>
                  <w:sz w:val="22"/>
                  <w:szCs w:val="22"/>
                </w:rPr>
                <w:t>M</w:t>
              </w:r>
            </w:ins>
          </w:p>
        </w:tc>
        <w:tc>
          <w:tcPr>
            <w:tcW w:w="1172" w:type="dxa"/>
            <w:tcPrChange w:id="2635" w:author="Chara Katiri" w:date="2015-04-12T03:35:00Z">
              <w:tcPr>
                <w:tcW w:w="1172" w:type="dxa"/>
              </w:tcPr>
            </w:tcPrChange>
          </w:tcPr>
          <w:p w14:paraId="6BF8D645" w14:textId="2DB49D3C"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36" w:author="Chara Katiri" w:date="2015-04-12T03:35:00Z">
              <w:tcPr>
                <w:tcW w:w="1172" w:type="dxa"/>
              </w:tcPr>
            </w:tcPrChange>
          </w:tcPr>
          <w:p w14:paraId="30788942" w14:textId="4A63A68A"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4260356A" w14:textId="77777777" w:rsidTr="00BF78B7">
        <w:tc>
          <w:tcPr>
            <w:tcW w:w="1172" w:type="dxa"/>
            <w:gridSpan w:val="2"/>
            <w:tcPrChange w:id="2637" w:author="Chara Katiri" w:date="2015-04-12T03:35:00Z">
              <w:tcPr>
                <w:tcW w:w="1172" w:type="dxa"/>
                <w:gridSpan w:val="2"/>
              </w:tcPr>
            </w:tcPrChange>
          </w:tcPr>
          <w:p w14:paraId="1245E021"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11</w:t>
            </w:r>
          </w:p>
        </w:tc>
        <w:tc>
          <w:tcPr>
            <w:tcW w:w="4254" w:type="dxa"/>
            <w:gridSpan w:val="5"/>
            <w:tcPrChange w:id="2638" w:author="Chara Katiri" w:date="2015-04-12T03:35:00Z">
              <w:tcPr>
                <w:tcW w:w="4254" w:type="dxa"/>
                <w:gridSpan w:val="5"/>
              </w:tcPr>
            </w:tcPrChange>
          </w:tcPr>
          <w:p w14:paraId="1DB41F2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should provide a ‘My profile’ area for each user. The personal information of the user will be shown on that page (Name, Contact details, email address, telephone number). </w:t>
            </w:r>
          </w:p>
        </w:tc>
        <w:tc>
          <w:tcPr>
            <w:tcW w:w="1288" w:type="dxa"/>
            <w:tcPrChange w:id="2639" w:author="Chara Katiri" w:date="2015-04-12T03:35:00Z">
              <w:tcPr>
                <w:tcW w:w="1288" w:type="dxa"/>
              </w:tcPr>
            </w:tcPrChange>
          </w:tcPr>
          <w:p w14:paraId="221C6B8C"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40" w:author="Chara Katiri" w:date="2015-04-12T03:35:00Z">
              <w:tcPr>
                <w:tcW w:w="1242" w:type="dxa"/>
              </w:tcPr>
            </w:tcPrChange>
          </w:tcPr>
          <w:p w14:paraId="375692CE"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41" w:author="Chara Katiri" w:date="2015-04-12T03:35:00Z">
              <w:tcPr>
                <w:tcW w:w="1172" w:type="dxa"/>
              </w:tcPr>
            </w:tcPrChange>
          </w:tcPr>
          <w:p w14:paraId="167FFF37" w14:textId="58FFC6F2" w:rsidR="00BF78B7" w:rsidRPr="003C74EA" w:rsidRDefault="00BF78B7" w:rsidP="003C74EA">
            <w:pPr>
              <w:pStyle w:val="ListParagraph"/>
              <w:spacing w:line="360" w:lineRule="auto"/>
              <w:ind w:left="0"/>
              <w:jc w:val="both"/>
              <w:rPr>
                <w:rFonts w:ascii="Times" w:hAnsi="Times" w:cs="Times New Roman"/>
                <w:sz w:val="22"/>
                <w:szCs w:val="22"/>
              </w:rPr>
            </w:pPr>
            <w:ins w:id="2642" w:author="Chara Katiri" w:date="2015-04-12T03:35:00Z">
              <w:r w:rsidRPr="003C74EA">
                <w:rPr>
                  <w:rFonts w:ascii="Times" w:hAnsi="Times" w:cs="Times New Roman"/>
                  <w:sz w:val="22"/>
                  <w:szCs w:val="22"/>
                </w:rPr>
                <w:t>S</w:t>
              </w:r>
            </w:ins>
          </w:p>
        </w:tc>
        <w:tc>
          <w:tcPr>
            <w:tcW w:w="1172" w:type="dxa"/>
            <w:tcPrChange w:id="2643" w:author="Chara Katiri" w:date="2015-04-12T03:35:00Z">
              <w:tcPr>
                <w:tcW w:w="1172" w:type="dxa"/>
              </w:tcPr>
            </w:tcPrChange>
          </w:tcPr>
          <w:p w14:paraId="0D0E0A18" w14:textId="0D29C53A"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44" w:author="Chara Katiri" w:date="2015-04-12T03:35:00Z">
              <w:tcPr>
                <w:tcW w:w="1172" w:type="dxa"/>
              </w:tcPr>
            </w:tcPrChange>
          </w:tcPr>
          <w:p w14:paraId="0F4AC47A" w14:textId="4441029D"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w:t>
            </w:r>
          </w:p>
        </w:tc>
      </w:tr>
      <w:tr w:rsidR="00BF78B7" w:rsidRPr="003C74EA" w14:paraId="421DBED4" w14:textId="77777777" w:rsidTr="00BF78B7">
        <w:tc>
          <w:tcPr>
            <w:tcW w:w="1172" w:type="dxa"/>
            <w:gridSpan w:val="2"/>
            <w:tcPrChange w:id="2645" w:author="Chara Katiri" w:date="2015-04-12T03:35:00Z">
              <w:tcPr>
                <w:tcW w:w="1172" w:type="dxa"/>
                <w:gridSpan w:val="2"/>
              </w:tcPr>
            </w:tcPrChange>
          </w:tcPr>
          <w:p w14:paraId="7FEE0D14"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12</w:t>
            </w:r>
          </w:p>
        </w:tc>
        <w:tc>
          <w:tcPr>
            <w:tcW w:w="4254" w:type="dxa"/>
            <w:gridSpan w:val="5"/>
            <w:tcPrChange w:id="2646" w:author="Chara Katiri" w:date="2015-04-12T03:35:00Z">
              <w:tcPr>
                <w:tcW w:w="4254" w:type="dxa"/>
                <w:gridSpan w:val="5"/>
              </w:tcPr>
            </w:tcPrChange>
          </w:tcPr>
          <w:p w14:paraId="6A78B5D8"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should allow users to bookmark items as ‘Favourites’.   </w:t>
            </w:r>
          </w:p>
        </w:tc>
        <w:tc>
          <w:tcPr>
            <w:tcW w:w="1288" w:type="dxa"/>
            <w:tcPrChange w:id="2647" w:author="Chara Katiri" w:date="2015-04-12T03:35:00Z">
              <w:tcPr>
                <w:tcW w:w="1288" w:type="dxa"/>
              </w:tcPr>
            </w:tcPrChange>
          </w:tcPr>
          <w:p w14:paraId="33E509C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48" w:author="Chara Katiri" w:date="2015-04-12T03:35:00Z">
              <w:tcPr>
                <w:tcW w:w="1242" w:type="dxa"/>
              </w:tcPr>
            </w:tcPrChange>
          </w:tcPr>
          <w:p w14:paraId="74B580E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Shall</w:t>
            </w:r>
          </w:p>
        </w:tc>
        <w:tc>
          <w:tcPr>
            <w:tcW w:w="1172" w:type="dxa"/>
            <w:tcPrChange w:id="2649" w:author="Chara Katiri" w:date="2015-04-12T03:35:00Z">
              <w:tcPr>
                <w:tcW w:w="1172" w:type="dxa"/>
              </w:tcPr>
            </w:tcPrChange>
          </w:tcPr>
          <w:p w14:paraId="79840FB0" w14:textId="678009A7" w:rsidR="00BF78B7" w:rsidRPr="003C74EA" w:rsidRDefault="00BF78B7" w:rsidP="003C74EA">
            <w:pPr>
              <w:pStyle w:val="ListParagraph"/>
              <w:spacing w:line="360" w:lineRule="auto"/>
              <w:ind w:left="0"/>
              <w:jc w:val="both"/>
              <w:rPr>
                <w:rFonts w:ascii="Times" w:hAnsi="Times" w:cs="Times New Roman"/>
                <w:sz w:val="22"/>
                <w:szCs w:val="22"/>
              </w:rPr>
            </w:pPr>
            <w:ins w:id="2650" w:author="Chara Katiri" w:date="2015-04-12T03:35:00Z">
              <w:r w:rsidRPr="003C74EA">
                <w:rPr>
                  <w:rFonts w:ascii="Times" w:hAnsi="Times" w:cs="Times New Roman"/>
                  <w:sz w:val="22"/>
                  <w:szCs w:val="22"/>
                </w:rPr>
                <w:t>M</w:t>
              </w:r>
            </w:ins>
          </w:p>
        </w:tc>
        <w:tc>
          <w:tcPr>
            <w:tcW w:w="1172" w:type="dxa"/>
            <w:tcPrChange w:id="2651" w:author="Chara Katiri" w:date="2015-04-12T03:35:00Z">
              <w:tcPr>
                <w:tcW w:w="1172" w:type="dxa"/>
              </w:tcPr>
            </w:tcPrChange>
          </w:tcPr>
          <w:p w14:paraId="6F425F3D" w14:textId="476E9CD9"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52" w:author="Chara Katiri" w:date="2015-04-12T03:35:00Z">
              <w:tcPr>
                <w:tcW w:w="1172" w:type="dxa"/>
              </w:tcPr>
            </w:tcPrChange>
          </w:tcPr>
          <w:p w14:paraId="721F9ED8" w14:textId="6EA5F203"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M</w:t>
            </w:r>
          </w:p>
        </w:tc>
      </w:tr>
      <w:tr w:rsidR="00BF78B7" w:rsidRPr="003C74EA" w14:paraId="55FC73A4" w14:textId="77777777" w:rsidTr="00BF78B7">
        <w:tc>
          <w:tcPr>
            <w:tcW w:w="1172" w:type="dxa"/>
            <w:gridSpan w:val="2"/>
            <w:tcPrChange w:id="2653" w:author="Chara Katiri" w:date="2015-04-12T03:35:00Z">
              <w:tcPr>
                <w:tcW w:w="1172" w:type="dxa"/>
                <w:gridSpan w:val="2"/>
              </w:tcPr>
            </w:tcPrChange>
          </w:tcPr>
          <w:p w14:paraId="0A2E9652"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13</w:t>
            </w:r>
          </w:p>
        </w:tc>
        <w:tc>
          <w:tcPr>
            <w:tcW w:w="4254" w:type="dxa"/>
            <w:gridSpan w:val="5"/>
            <w:tcPrChange w:id="2654" w:author="Chara Katiri" w:date="2015-04-12T03:35:00Z">
              <w:tcPr>
                <w:tcW w:w="4254" w:type="dxa"/>
                <w:gridSpan w:val="5"/>
              </w:tcPr>
            </w:tcPrChange>
          </w:tcPr>
          <w:p w14:paraId="38499052"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Items marked as Favorites must be protected from external unauthorized access by other users. </w:t>
            </w:r>
          </w:p>
        </w:tc>
        <w:tc>
          <w:tcPr>
            <w:tcW w:w="1288" w:type="dxa"/>
            <w:tcPrChange w:id="2655" w:author="Chara Katiri" w:date="2015-04-12T03:35:00Z">
              <w:tcPr>
                <w:tcW w:w="1288" w:type="dxa"/>
              </w:tcPr>
            </w:tcPrChange>
          </w:tcPr>
          <w:p w14:paraId="79326D08"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Non-functional</w:t>
            </w:r>
          </w:p>
        </w:tc>
        <w:tc>
          <w:tcPr>
            <w:tcW w:w="1242" w:type="dxa"/>
            <w:tcPrChange w:id="2656" w:author="Chara Katiri" w:date="2015-04-12T03:35:00Z">
              <w:tcPr>
                <w:tcW w:w="1242" w:type="dxa"/>
              </w:tcPr>
            </w:tcPrChange>
          </w:tcPr>
          <w:p w14:paraId="1E8DC48B"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57" w:author="Chara Katiri" w:date="2015-04-12T03:35:00Z">
              <w:tcPr>
                <w:tcW w:w="1172" w:type="dxa"/>
              </w:tcPr>
            </w:tcPrChange>
          </w:tcPr>
          <w:p w14:paraId="6923A0AB" w14:textId="35FF4068" w:rsidR="00BF78B7" w:rsidRPr="003C74EA" w:rsidRDefault="00BF78B7" w:rsidP="003C74EA">
            <w:pPr>
              <w:pStyle w:val="ListParagraph"/>
              <w:spacing w:line="360" w:lineRule="auto"/>
              <w:ind w:left="0"/>
              <w:jc w:val="both"/>
              <w:rPr>
                <w:rFonts w:ascii="Times" w:hAnsi="Times" w:cs="Times New Roman"/>
                <w:sz w:val="22"/>
                <w:szCs w:val="22"/>
              </w:rPr>
            </w:pPr>
            <w:ins w:id="2658" w:author="Chara Katiri" w:date="2015-04-12T03:35:00Z">
              <w:r w:rsidRPr="003C74EA">
                <w:rPr>
                  <w:rFonts w:ascii="Times" w:hAnsi="Times" w:cs="Times New Roman"/>
                  <w:sz w:val="22"/>
                  <w:szCs w:val="22"/>
                </w:rPr>
                <w:t>C</w:t>
              </w:r>
            </w:ins>
          </w:p>
        </w:tc>
        <w:tc>
          <w:tcPr>
            <w:tcW w:w="1172" w:type="dxa"/>
            <w:tcPrChange w:id="2659" w:author="Chara Katiri" w:date="2015-04-12T03:35:00Z">
              <w:tcPr>
                <w:tcW w:w="1172" w:type="dxa"/>
              </w:tcPr>
            </w:tcPrChange>
          </w:tcPr>
          <w:p w14:paraId="74EECCDC" w14:textId="5A5AD17D"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60" w:author="Chara Katiri" w:date="2015-04-12T03:35:00Z">
              <w:tcPr>
                <w:tcW w:w="1172" w:type="dxa"/>
              </w:tcPr>
            </w:tcPrChange>
          </w:tcPr>
          <w:p w14:paraId="3FB9CD0E" w14:textId="604C94A1"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C</w:t>
            </w:r>
          </w:p>
        </w:tc>
      </w:tr>
      <w:tr w:rsidR="00BF78B7" w:rsidRPr="003C74EA" w14:paraId="1CA4724D" w14:textId="77777777" w:rsidTr="00BF78B7">
        <w:tc>
          <w:tcPr>
            <w:tcW w:w="1172" w:type="dxa"/>
            <w:gridSpan w:val="2"/>
            <w:tcPrChange w:id="2661" w:author="Chara Katiri" w:date="2015-04-12T03:35:00Z">
              <w:tcPr>
                <w:tcW w:w="1172" w:type="dxa"/>
                <w:gridSpan w:val="2"/>
              </w:tcPr>
            </w:tcPrChange>
          </w:tcPr>
          <w:p w14:paraId="50ED4773"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14</w:t>
            </w:r>
          </w:p>
        </w:tc>
        <w:tc>
          <w:tcPr>
            <w:tcW w:w="4254" w:type="dxa"/>
            <w:gridSpan w:val="5"/>
            <w:tcPrChange w:id="2662" w:author="Chara Katiri" w:date="2015-04-12T03:35:00Z">
              <w:tcPr>
                <w:tcW w:w="4254" w:type="dxa"/>
                <w:gridSpan w:val="5"/>
              </w:tcPr>
            </w:tcPrChange>
          </w:tcPr>
          <w:p w14:paraId="39DADDB2"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won’t offer in-poge zooming of product image. </w:t>
            </w:r>
          </w:p>
        </w:tc>
        <w:tc>
          <w:tcPr>
            <w:tcW w:w="1288" w:type="dxa"/>
            <w:tcPrChange w:id="2663" w:author="Chara Katiri" w:date="2015-04-12T03:35:00Z">
              <w:tcPr>
                <w:tcW w:w="1288" w:type="dxa"/>
              </w:tcPr>
            </w:tcPrChange>
          </w:tcPr>
          <w:p w14:paraId="1C77C41E"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242" w:type="dxa"/>
            <w:tcPrChange w:id="2664" w:author="Chara Katiri" w:date="2015-04-12T03:35:00Z">
              <w:tcPr>
                <w:tcW w:w="1242" w:type="dxa"/>
              </w:tcPr>
            </w:tcPrChange>
          </w:tcPr>
          <w:p w14:paraId="39AB6D32"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65" w:author="Chara Katiri" w:date="2015-04-12T03:35:00Z">
              <w:tcPr>
                <w:tcW w:w="1172" w:type="dxa"/>
              </w:tcPr>
            </w:tcPrChange>
          </w:tcPr>
          <w:p w14:paraId="6B4B00BB" w14:textId="1C56AF79" w:rsidR="00BF78B7" w:rsidRPr="003C74EA" w:rsidRDefault="00BF78B7" w:rsidP="003C74EA">
            <w:pPr>
              <w:pStyle w:val="ListParagraph"/>
              <w:spacing w:line="360" w:lineRule="auto"/>
              <w:ind w:left="0"/>
              <w:jc w:val="both"/>
              <w:rPr>
                <w:rFonts w:ascii="Times" w:hAnsi="Times" w:cs="Times New Roman"/>
                <w:sz w:val="22"/>
                <w:szCs w:val="22"/>
              </w:rPr>
            </w:pPr>
            <w:ins w:id="2666" w:author="Chara Katiri" w:date="2015-04-12T03:35:00Z">
              <w:r w:rsidRPr="003C74EA">
                <w:rPr>
                  <w:rFonts w:ascii="Times" w:hAnsi="Times" w:cs="Times New Roman"/>
                  <w:sz w:val="22"/>
                  <w:szCs w:val="22"/>
                </w:rPr>
                <w:t>W</w:t>
              </w:r>
            </w:ins>
          </w:p>
        </w:tc>
        <w:tc>
          <w:tcPr>
            <w:tcW w:w="1172" w:type="dxa"/>
            <w:tcPrChange w:id="2667" w:author="Chara Katiri" w:date="2015-04-12T03:35:00Z">
              <w:tcPr>
                <w:tcW w:w="1172" w:type="dxa"/>
              </w:tcPr>
            </w:tcPrChange>
          </w:tcPr>
          <w:p w14:paraId="1DD43F9E" w14:textId="16D7AE6B"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68" w:author="Chara Katiri" w:date="2015-04-12T03:35:00Z">
              <w:tcPr>
                <w:tcW w:w="1172" w:type="dxa"/>
              </w:tcPr>
            </w:tcPrChange>
          </w:tcPr>
          <w:p w14:paraId="0088D6C8" w14:textId="0836151A"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BF78B7" w:rsidRPr="003C74EA" w14:paraId="702699F0" w14:textId="77777777" w:rsidTr="00BF78B7">
        <w:tc>
          <w:tcPr>
            <w:tcW w:w="1172" w:type="dxa"/>
            <w:gridSpan w:val="2"/>
            <w:tcPrChange w:id="2669" w:author="Chara Katiri" w:date="2015-04-12T03:35:00Z">
              <w:tcPr>
                <w:tcW w:w="1172" w:type="dxa"/>
                <w:gridSpan w:val="2"/>
              </w:tcPr>
            </w:tcPrChange>
          </w:tcPr>
          <w:p w14:paraId="6BC1BDED"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15</w:t>
            </w:r>
          </w:p>
        </w:tc>
        <w:tc>
          <w:tcPr>
            <w:tcW w:w="4254" w:type="dxa"/>
            <w:gridSpan w:val="5"/>
            <w:tcPrChange w:id="2670" w:author="Chara Katiri" w:date="2015-04-12T03:35:00Z">
              <w:tcPr>
                <w:tcW w:w="4254" w:type="dxa"/>
                <w:gridSpan w:val="5"/>
              </w:tcPr>
            </w:tcPrChange>
          </w:tcPr>
          <w:p w14:paraId="02A01D28"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won’t offer integration of cart and payment gateway. *PayPal services are not required because students live on campus and they’ll meet for the delivery and payment of second hand books. </w:t>
            </w:r>
          </w:p>
        </w:tc>
        <w:tc>
          <w:tcPr>
            <w:tcW w:w="1288" w:type="dxa"/>
            <w:tcPrChange w:id="2671" w:author="Chara Katiri" w:date="2015-04-12T03:35:00Z">
              <w:tcPr>
                <w:tcW w:w="1288" w:type="dxa"/>
              </w:tcPr>
            </w:tcPrChange>
          </w:tcPr>
          <w:p w14:paraId="538B408D"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72" w:author="Chara Katiri" w:date="2015-04-12T03:35:00Z">
              <w:tcPr>
                <w:tcW w:w="1242" w:type="dxa"/>
              </w:tcPr>
            </w:tcPrChange>
          </w:tcPr>
          <w:p w14:paraId="203843D5"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73" w:author="Chara Katiri" w:date="2015-04-12T03:35:00Z">
              <w:tcPr>
                <w:tcW w:w="1172" w:type="dxa"/>
              </w:tcPr>
            </w:tcPrChange>
          </w:tcPr>
          <w:p w14:paraId="2ACEF4E9" w14:textId="449678B1" w:rsidR="00BF78B7" w:rsidRPr="003C74EA" w:rsidRDefault="00BF78B7" w:rsidP="003C74EA">
            <w:pPr>
              <w:pStyle w:val="ListParagraph"/>
              <w:spacing w:line="360" w:lineRule="auto"/>
              <w:ind w:left="0"/>
              <w:jc w:val="both"/>
              <w:rPr>
                <w:rFonts w:ascii="Times" w:hAnsi="Times" w:cs="Times New Roman"/>
                <w:sz w:val="22"/>
                <w:szCs w:val="22"/>
              </w:rPr>
            </w:pPr>
            <w:ins w:id="2674" w:author="Chara Katiri" w:date="2015-04-12T03:36:00Z">
              <w:r w:rsidRPr="003C74EA">
                <w:rPr>
                  <w:rFonts w:ascii="Times" w:hAnsi="Times" w:cs="Times New Roman"/>
                  <w:sz w:val="22"/>
                  <w:szCs w:val="22"/>
                </w:rPr>
                <w:t>W</w:t>
              </w:r>
            </w:ins>
          </w:p>
        </w:tc>
        <w:tc>
          <w:tcPr>
            <w:tcW w:w="1172" w:type="dxa"/>
            <w:tcPrChange w:id="2675" w:author="Chara Katiri" w:date="2015-04-12T03:35:00Z">
              <w:tcPr>
                <w:tcW w:w="1172" w:type="dxa"/>
              </w:tcPr>
            </w:tcPrChange>
          </w:tcPr>
          <w:p w14:paraId="0034B2DE" w14:textId="3767F92D"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76" w:author="Chara Katiri" w:date="2015-04-12T03:35:00Z">
              <w:tcPr>
                <w:tcW w:w="1172" w:type="dxa"/>
              </w:tcPr>
            </w:tcPrChange>
          </w:tcPr>
          <w:p w14:paraId="298F0E5C" w14:textId="72995A93"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BF78B7" w:rsidRPr="003C74EA" w14:paraId="1E9BA302" w14:textId="77777777" w:rsidTr="00BF78B7">
        <w:tc>
          <w:tcPr>
            <w:tcW w:w="1172" w:type="dxa"/>
            <w:gridSpan w:val="2"/>
            <w:tcPrChange w:id="2677" w:author="Chara Katiri" w:date="2015-04-12T03:35:00Z">
              <w:tcPr>
                <w:tcW w:w="1172" w:type="dxa"/>
                <w:gridSpan w:val="2"/>
              </w:tcPr>
            </w:tcPrChange>
          </w:tcPr>
          <w:p w14:paraId="13EC8713"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16</w:t>
            </w:r>
          </w:p>
        </w:tc>
        <w:tc>
          <w:tcPr>
            <w:tcW w:w="4254" w:type="dxa"/>
            <w:gridSpan w:val="5"/>
            <w:tcPrChange w:id="2678" w:author="Chara Katiri" w:date="2015-04-12T03:35:00Z">
              <w:tcPr>
                <w:tcW w:w="4254" w:type="dxa"/>
                <w:gridSpan w:val="5"/>
              </w:tcPr>
            </w:tcPrChange>
          </w:tcPr>
          <w:p w14:paraId="7406932E"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won’t provide information about product delivery cost, or keep track of any product dispatch information.  </w:t>
            </w:r>
          </w:p>
        </w:tc>
        <w:tc>
          <w:tcPr>
            <w:tcW w:w="1288" w:type="dxa"/>
            <w:tcPrChange w:id="2679" w:author="Chara Katiri" w:date="2015-04-12T03:35:00Z">
              <w:tcPr>
                <w:tcW w:w="1288" w:type="dxa"/>
              </w:tcPr>
            </w:tcPrChange>
          </w:tcPr>
          <w:p w14:paraId="3B493D27"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80" w:author="Chara Katiri" w:date="2015-04-12T03:35:00Z">
              <w:tcPr>
                <w:tcW w:w="1242" w:type="dxa"/>
              </w:tcPr>
            </w:tcPrChange>
          </w:tcPr>
          <w:p w14:paraId="03BBDB50"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81" w:author="Chara Katiri" w:date="2015-04-12T03:35:00Z">
              <w:tcPr>
                <w:tcW w:w="1172" w:type="dxa"/>
              </w:tcPr>
            </w:tcPrChange>
          </w:tcPr>
          <w:p w14:paraId="04D452FE" w14:textId="5BA0FFEE" w:rsidR="00BF78B7" w:rsidRPr="003C74EA" w:rsidRDefault="00BF78B7" w:rsidP="003C74EA">
            <w:pPr>
              <w:pStyle w:val="ListParagraph"/>
              <w:spacing w:line="360" w:lineRule="auto"/>
              <w:ind w:left="0"/>
              <w:jc w:val="both"/>
              <w:rPr>
                <w:rFonts w:ascii="Times" w:hAnsi="Times" w:cs="Times New Roman"/>
                <w:sz w:val="22"/>
                <w:szCs w:val="22"/>
              </w:rPr>
            </w:pPr>
            <w:ins w:id="2682" w:author="Chara Katiri" w:date="2015-04-12T03:36:00Z">
              <w:r w:rsidRPr="003C74EA">
                <w:rPr>
                  <w:rFonts w:ascii="Times" w:hAnsi="Times" w:cs="Times New Roman"/>
                  <w:sz w:val="22"/>
                  <w:szCs w:val="22"/>
                </w:rPr>
                <w:t>W</w:t>
              </w:r>
            </w:ins>
          </w:p>
        </w:tc>
        <w:tc>
          <w:tcPr>
            <w:tcW w:w="1172" w:type="dxa"/>
            <w:tcPrChange w:id="2683" w:author="Chara Katiri" w:date="2015-04-12T03:35:00Z">
              <w:tcPr>
                <w:tcW w:w="1172" w:type="dxa"/>
              </w:tcPr>
            </w:tcPrChange>
          </w:tcPr>
          <w:p w14:paraId="29285C4A" w14:textId="60966602"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84" w:author="Chara Katiri" w:date="2015-04-12T03:35:00Z">
              <w:tcPr>
                <w:tcW w:w="1172" w:type="dxa"/>
              </w:tcPr>
            </w:tcPrChange>
          </w:tcPr>
          <w:p w14:paraId="58D92CE1" w14:textId="00BE8CB3"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r w:rsidR="00BF78B7" w:rsidRPr="003C74EA" w14:paraId="67AB9BCD" w14:textId="77777777" w:rsidTr="00BF78B7">
        <w:tc>
          <w:tcPr>
            <w:tcW w:w="1172" w:type="dxa"/>
            <w:gridSpan w:val="2"/>
            <w:tcPrChange w:id="2685" w:author="Chara Katiri" w:date="2015-04-12T03:35:00Z">
              <w:tcPr>
                <w:tcW w:w="1172" w:type="dxa"/>
                <w:gridSpan w:val="2"/>
              </w:tcPr>
            </w:tcPrChange>
          </w:tcPr>
          <w:p w14:paraId="53C95373"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17</w:t>
            </w:r>
          </w:p>
        </w:tc>
        <w:tc>
          <w:tcPr>
            <w:tcW w:w="4254" w:type="dxa"/>
            <w:gridSpan w:val="5"/>
            <w:tcPrChange w:id="2686" w:author="Chara Katiri" w:date="2015-04-12T03:35:00Z">
              <w:tcPr>
                <w:tcW w:w="4254" w:type="dxa"/>
                <w:gridSpan w:val="5"/>
              </w:tcPr>
            </w:tcPrChange>
          </w:tcPr>
          <w:p w14:paraId="6D9346CE"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 xml:space="preserve">The system won’t provide refund functionalities. </w:t>
            </w:r>
          </w:p>
        </w:tc>
        <w:tc>
          <w:tcPr>
            <w:tcW w:w="1288" w:type="dxa"/>
            <w:tcPrChange w:id="2687" w:author="Chara Katiri" w:date="2015-04-12T03:35:00Z">
              <w:tcPr>
                <w:tcW w:w="1288" w:type="dxa"/>
              </w:tcPr>
            </w:tcPrChange>
          </w:tcPr>
          <w:p w14:paraId="4610397B" w14:textId="77777777"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Functional</w:t>
            </w:r>
          </w:p>
        </w:tc>
        <w:tc>
          <w:tcPr>
            <w:tcW w:w="1242" w:type="dxa"/>
            <w:tcPrChange w:id="2688" w:author="Chara Katiri" w:date="2015-04-12T03:35:00Z">
              <w:tcPr>
                <w:tcW w:w="1242" w:type="dxa"/>
              </w:tcPr>
            </w:tcPrChange>
          </w:tcPr>
          <w:p w14:paraId="777A0C35" w14:textId="7777777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89" w:author="Chara Katiri" w:date="2015-04-12T03:35:00Z">
              <w:tcPr>
                <w:tcW w:w="1172" w:type="dxa"/>
              </w:tcPr>
            </w:tcPrChange>
          </w:tcPr>
          <w:p w14:paraId="3C1BCF55" w14:textId="4A87414D" w:rsidR="00BF78B7" w:rsidRPr="003C74EA" w:rsidRDefault="00BF78B7" w:rsidP="003C74EA">
            <w:pPr>
              <w:pStyle w:val="ListParagraph"/>
              <w:spacing w:line="360" w:lineRule="auto"/>
              <w:ind w:left="0"/>
              <w:jc w:val="both"/>
              <w:rPr>
                <w:rFonts w:ascii="Times" w:hAnsi="Times" w:cs="Times New Roman"/>
                <w:sz w:val="22"/>
                <w:szCs w:val="22"/>
              </w:rPr>
            </w:pPr>
            <w:ins w:id="2690" w:author="Chara Katiri" w:date="2015-04-12T03:36:00Z">
              <w:r w:rsidRPr="003C74EA">
                <w:rPr>
                  <w:rFonts w:ascii="Times" w:hAnsi="Times" w:cs="Times New Roman"/>
                  <w:sz w:val="22"/>
                  <w:szCs w:val="22"/>
                </w:rPr>
                <w:t>W</w:t>
              </w:r>
            </w:ins>
          </w:p>
        </w:tc>
        <w:tc>
          <w:tcPr>
            <w:tcW w:w="1172" w:type="dxa"/>
            <w:tcPrChange w:id="2691" w:author="Chara Katiri" w:date="2015-04-12T03:35:00Z">
              <w:tcPr>
                <w:tcW w:w="1172" w:type="dxa"/>
              </w:tcPr>
            </w:tcPrChange>
          </w:tcPr>
          <w:p w14:paraId="3BD534ED" w14:textId="60807BD7" w:rsidR="00BF78B7" w:rsidRPr="003C74EA" w:rsidRDefault="00BF78B7" w:rsidP="003C74EA">
            <w:pPr>
              <w:pStyle w:val="ListParagraph"/>
              <w:spacing w:line="360" w:lineRule="auto"/>
              <w:ind w:left="0"/>
              <w:jc w:val="both"/>
              <w:rPr>
                <w:rFonts w:ascii="Times" w:hAnsi="Times" w:cs="Times New Roman"/>
                <w:sz w:val="22"/>
                <w:szCs w:val="22"/>
              </w:rPr>
            </w:pPr>
          </w:p>
        </w:tc>
        <w:tc>
          <w:tcPr>
            <w:tcW w:w="1172" w:type="dxa"/>
            <w:tcPrChange w:id="2692" w:author="Chara Katiri" w:date="2015-04-12T03:35:00Z">
              <w:tcPr>
                <w:tcW w:w="1172" w:type="dxa"/>
              </w:tcPr>
            </w:tcPrChange>
          </w:tcPr>
          <w:p w14:paraId="20333602" w14:textId="0C6939A5" w:rsidR="00BF78B7" w:rsidRPr="003C74EA" w:rsidRDefault="00BF78B7" w:rsidP="003C74EA">
            <w:pPr>
              <w:pStyle w:val="ListParagraph"/>
              <w:spacing w:line="360" w:lineRule="auto"/>
              <w:ind w:left="0"/>
              <w:jc w:val="both"/>
              <w:rPr>
                <w:rFonts w:ascii="Times" w:hAnsi="Times" w:cs="Times New Roman"/>
                <w:sz w:val="22"/>
                <w:szCs w:val="22"/>
              </w:rPr>
            </w:pPr>
            <w:r w:rsidRPr="003C74EA">
              <w:rPr>
                <w:rFonts w:ascii="Times" w:hAnsi="Times" w:cs="Times New Roman"/>
                <w:sz w:val="22"/>
                <w:szCs w:val="22"/>
              </w:rPr>
              <w:t>W</w:t>
            </w:r>
          </w:p>
        </w:tc>
      </w:tr>
    </w:tbl>
    <w:p w14:paraId="5A53896E" w14:textId="77777777" w:rsidR="00C67445" w:rsidRPr="003C74EA" w:rsidRDefault="00C67445" w:rsidP="003C74EA">
      <w:pPr>
        <w:spacing w:line="360" w:lineRule="auto"/>
        <w:contextualSpacing/>
        <w:jc w:val="both"/>
        <w:rPr>
          <w:rFonts w:ascii="Times" w:hAnsi="Times" w:cs="Times New Roman"/>
          <w:sz w:val="22"/>
          <w:szCs w:val="22"/>
        </w:rPr>
        <w:sectPr w:rsidR="00C67445" w:rsidRPr="003C74EA" w:rsidSect="00871CBC">
          <w:pgSz w:w="16840" w:h="11900" w:orient="landscape"/>
          <w:pgMar w:top="1440" w:right="1440" w:bottom="1440" w:left="1440" w:header="708" w:footer="708" w:gutter="0"/>
          <w:cols w:space="708"/>
          <w:titlePg/>
          <w:docGrid w:linePitch="360"/>
        </w:sectPr>
      </w:pPr>
    </w:p>
    <w:p w14:paraId="1B4FDED4"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693" w:name="_Toc290429799"/>
      <w:r w:rsidRPr="003C74EA">
        <w:rPr>
          <w:rFonts w:ascii="Times" w:hAnsi="Times" w:cs="Times New Roman"/>
          <w:color w:val="auto"/>
          <w:sz w:val="22"/>
          <w:szCs w:val="22"/>
          <w:lang w:val="en-GB"/>
        </w:rPr>
        <w:t>Security testing</w:t>
      </w:r>
      <w:bookmarkEnd w:id="2693"/>
    </w:p>
    <w:p w14:paraId="76C0D731" w14:textId="77777777" w:rsidR="00E218A2" w:rsidRPr="003C74EA" w:rsidRDefault="00E218A2" w:rsidP="003C74EA">
      <w:pPr>
        <w:pStyle w:val="ListParagraph"/>
        <w:spacing w:line="360" w:lineRule="auto"/>
        <w:ind w:left="360"/>
        <w:jc w:val="both"/>
        <w:rPr>
          <w:rFonts w:ascii="Times" w:hAnsi="Times" w:cs="Times New Roman"/>
          <w:sz w:val="22"/>
          <w:szCs w:val="22"/>
          <w:lang w:val="en-GB"/>
        </w:rPr>
      </w:pPr>
      <w:r w:rsidRPr="003C74EA">
        <w:rPr>
          <w:rFonts w:ascii="Times" w:hAnsi="Times" w:cs="Times New Roman"/>
          <w:sz w:val="22"/>
          <w:szCs w:val="22"/>
          <w:highlight w:val="yellow"/>
          <w:lang w:val="en-GB"/>
        </w:rPr>
        <w:t>To be completed</w:t>
      </w:r>
    </w:p>
    <w:p w14:paraId="6EC7DA42" w14:textId="77777777" w:rsidR="00340F77" w:rsidRPr="003C74EA" w:rsidRDefault="00340F77" w:rsidP="003C74EA">
      <w:pPr>
        <w:spacing w:line="360" w:lineRule="auto"/>
        <w:contextualSpacing/>
        <w:jc w:val="both"/>
        <w:rPr>
          <w:rFonts w:ascii="Times" w:hAnsi="Times" w:cs="Times New Roman"/>
          <w:sz w:val="22"/>
          <w:szCs w:val="22"/>
        </w:rPr>
      </w:pPr>
    </w:p>
    <w:p w14:paraId="6224235C"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694" w:name="_Toc290429800"/>
      <w:r w:rsidRPr="003C74EA">
        <w:rPr>
          <w:rFonts w:ascii="Times" w:hAnsi="Times" w:cs="Times New Roman"/>
          <w:color w:val="auto"/>
          <w:sz w:val="22"/>
          <w:szCs w:val="22"/>
          <w:lang w:val="en-GB"/>
        </w:rPr>
        <w:t>UAT testing</w:t>
      </w:r>
      <w:bookmarkEnd w:id="2694"/>
    </w:p>
    <w:p w14:paraId="1DC09CA0" w14:textId="77777777" w:rsidR="00E218A2" w:rsidRPr="003C74EA" w:rsidRDefault="00E218A2" w:rsidP="003C74EA">
      <w:pPr>
        <w:pStyle w:val="ListParagraph"/>
        <w:spacing w:line="360" w:lineRule="auto"/>
        <w:ind w:left="360"/>
        <w:jc w:val="both"/>
        <w:rPr>
          <w:rFonts w:ascii="Times" w:hAnsi="Times" w:cs="Times New Roman"/>
          <w:sz w:val="22"/>
          <w:szCs w:val="22"/>
          <w:lang w:val="en-GB"/>
        </w:rPr>
      </w:pPr>
      <w:r w:rsidRPr="003C74EA">
        <w:rPr>
          <w:rFonts w:ascii="Times" w:hAnsi="Times" w:cs="Times New Roman"/>
          <w:sz w:val="22"/>
          <w:szCs w:val="22"/>
          <w:highlight w:val="yellow"/>
          <w:lang w:val="en-GB"/>
        </w:rPr>
        <w:t>To be completed</w:t>
      </w:r>
    </w:p>
    <w:p w14:paraId="6CCE983D" w14:textId="7A50B281" w:rsidR="0045682C" w:rsidRPr="003C74EA" w:rsidRDefault="0045682C" w:rsidP="003C74EA">
      <w:pPr>
        <w:spacing w:line="360" w:lineRule="auto"/>
        <w:contextualSpacing/>
        <w:jc w:val="both"/>
        <w:rPr>
          <w:rFonts w:ascii="Times" w:eastAsia="Times New Roman" w:hAnsi="Times" w:cs="Times New Roman"/>
          <w:sz w:val="22"/>
          <w:szCs w:val="22"/>
          <w:highlight w:val="yellow"/>
          <w:lang w:val="en-GB"/>
        </w:rPr>
      </w:pPr>
      <w:r w:rsidRPr="003C74EA">
        <w:rPr>
          <w:rFonts w:ascii="Times" w:eastAsia="Times New Roman" w:hAnsi="Times" w:cs="Times New Roman"/>
          <w:sz w:val="22"/>
          <w:szCs w:val="22"/>
          <w:highlight w:val="yellow"/>
          <w:lang w:val="en-GB"/>
        </w:rPr>
        <w:br w:type="page"/>
      </w:r>
    </w:p>
    <w:p w14:paraId="2BE09A87" w14:textId="77777777" w:rsidR="009023B1" w:rsidRPr="003C74EA" w:rsidRDefault="009023B1" w:rsidP="003C74EA">
      <w:pPr>
        <w:pStyle w:val="Heading1"/>
        <w:numPr>
          <w:ilvl w:val="0"/>
          <w:numId w:val="15"/>
        </w:numPr>
        <w:spacing w:line="360" w:lineRule="auto"/>
        <w:contextualSpacing/>
        <w:jc w:val="both"/>
        <w:rPr>
          <w:rFonts w:ascii="Times" w:hAnsi="Times" w:cs="Times New Roman"/>
          <w:color w:val="auto"/>
          <w:sz w:val="22"/>
          <w:szCs w:val="22"/>
          <w:lang w:val="en-GB"/>
        </w:rPr>
      </w:pPr>
      <w:bookmarkStart w:id="2695" w:name="_Toc290429801"/>
      <w:r w:rsidRPr="003C74EA">
        <w:rPr>
          <w:rFonts w:ascii="Times" w:hAnsi="Times" w:cs="Times New Roman"/>
          <w:color w:val="auto"/>
          <w:sz w:val="22"/>
          <w:szCs w:val="22"/>
          <w:lang w:val="en-GB"/>
        </w:rPr>
        <w:t>Conclusion</w:t>
      </w:r>
      <w:bookmarkEnd w:id="2695"/>
    </w:p>
    <w:p w14:paraId="6294F319"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696" w:name="_Toc290429802"/>
      <w:r w:rsidRPr="003C74EA">
        <w:rPr>
          <w:rFonts w:ascii="Times" w:hAnsi="Times" w:cs="Times New Roman"/>
          <w:color w:val="auto"/>
          <w:sz w:val="22"/>
          <w:szCs w:val="22"/>
          <w:lang w:val="en-GB"/>
        </w:rPr>
        <w:t>Achievements, review of objectives</w:t>
      </w:r>
      <w:bookmarkEnd w:id="2696"/>
    </w:p>
    <w:p w14:paraId="4FB145E8" w14:textId="77777777" w:rsidR="00E218A2" w:rsidRPr="003C74EA" w:rsidRDefault="00E218A2" w:rsidP="003C74EA">
      <w:pPr>
        <w:pStyle w:val="ListParagraph"/>
        <w:spacing w:line="360" w:lineRule="auto"/>
        <w:ind w:left="360"/>
        <w:jc w:val="both"/>
        <w:rPr>
          <w:rFonts w:ascii="Times" w:hAnsi="Times" w:cs="Times New Roman"/>
          <w:sz w:val="22"/>
          <w:szCs w:val="22"/>
          <w:lang w:val="en-GB"/>
        </w:rPr>
      </w:pPr>
      <w:r w:rsidRPr="003C74EA">
        <w:rPr>
          <w:rFonts w:ascii="Times" w:hAnsi="Times" w:cs="Times New Roman"/>
          <w:sz w:val="22"/>
          <w:szCs w:val="22"/>
          <w:highlight w:val="yellow"/>
          <w:lang w:val="en-GB"/>
        </w:rPr>
        <w:t>To be completed</w:t>
      </w:r>
    </w:p>
    <w:p w14:paraId="040D1A87" w14:textId="77777777" w:rsidR="00340F77" w:rsidRPr="003C74EA" w:rsidRDefault="00340F77" w:rsidP="003C74EA">
      <w:pPr>
        <w:spacing w:line="360" w:lineRule="auto"/>
        <w:contextualSpacing/>
        <w:jc w:val="both"/>
        <w:rPr>
          <w:rFonts w:ascii="Times" w:hAnsi="Times" w:cs="Times New Roman"/>
          <w:sz w:val="22"/>
          <w:szCs w:val="22"/>
        </w:rPr>
      </w:pPr>
    </w:p>
    <w:p w14:paraId="073EFFEB" w14:textId="77777777" w:rsidR="009023B1" w:rsidRPr="003C74EA" w:rsidRDefault="009023B1" w:rsidP="003C74EA">
      <w:pPr>
        <w:pStyle w:val="Heading2"/>
        <w:numPr>
          <w:ilvl w:val="1"/>
          <w:numId w:val="15"/>
        </w:numPr>
        <w:spacing w:line="360" w:lineRule="auto"/>
        <w:contextualSpacing/>
        <w:jc w:val="both"/>
        <w:rPr>
          <w:ins w:id="2697" w:author="Chara Katiri" w:date="2015-04-12T03:21:00Z"/>
          <w:rFonts w:ascii="Times" w:hAnsi="Times" w:cs="Times New Roman"/>
          <w:color w:val="auto"/>
          <w:sz w:val="22"/>
          <w:szCs w:val="22"/>
          <w:lang w:val="en-GB"/>
        </w:rPr>
      </w:pPr>
      <w:bookmarkStart w:id="2698" w:name="_Toc290429803"/>
      <w:r w:rsidRPr="003C74EA">
        <w:rPr>
          <w:rFonts w:ascii="Times" w:hAnsi="Times" w:cs="Times New Roman"/>
          <w:color w:val="auto"/>
          <w:sz w:val="22"/>
          <w:szCs w:val="22"/>
          <w:lang w:val="en-GB"/>
        </w:rPr>
        <w:t>Issues and shortcomings</w:t>
      </w:r>
      <w:bookmarkEnd w:id="2698"/>
      <w:r w:rsidRPr="003C74EA">
        <w:rPr>
          <w:rFonts w:ascii="Times" w:hAnsi="Times" w:cs="Times New Roman"/>
          <w:color w:val="auto"/>
          <w:sz w:val="22"/>
          <w:szCs w:val="22"/>
          <w:lang w:val="en-GB"/>
        </w:rPr>
        <w:t xml:space="preserve"> </w:t>
      </w:r>
    </w:p>
    <w:p w14:paraId="63F5D699" w14:textId="69368BF0" w:rsidR="00A60B6C" w:rsidRPr="003C74EA" w:rsidRDefault="00A60B6C">
      <w:pPr>
        <w:pStyle w:val="ListParagraph"/>
        <w:spacing w:line="360" w:lineRule="auto"/>
        <w:ind w:left="360"/>
        <w:jc w:val="both"/>
        <w:rPr>
          <w:ins w:id="2699" w:author="Chara Katiri" w:date="2015-04-12T03:21:00Z"/>
          <w:rFonts w:ascii="Times" w:hAnsi="Times" w:cs="Times New Roman"/>
          <w:sz w:val="22"/>
          <w:szCs w:val="22"/>
          <w:highlight w:val="yellow"/>
          <w:lang w:val="en-GB"/>
          <w:rPrChange w:id="2700" w:author="Chara Katiri" w:date="2015-04-12T03:47:00Z">
            <w:rPr>
              <w:ins w:id="2701" w:author="Chara Katiri" w:date="2015-04-12T03:21:00Z"/>
              <w:rFonts w:ascii="Times" w:hAnsi="Times" w:cs="Times New Roman"/>
              <w:sz w:val="22"/>
              <w:szCs w:val="22"/>
              <w:lang w:val="en-GB"/>
            </w:rPr>
          </w:rPrChange>
        </w:rPr>
        <w:pPrChange w:id="2702" w:author="Chara Katiri" w:date="2015-04-12T03:47:00Z">
          <w:pPr>
            <w:pStyle w:val="ListParagraph"/>
            <w:numPr>
              <w:numId w:val="15"/>
            </w:numPr>
            <w:spacing w:line="360" w:lineRule="auto"/>
            <w:ind w:left="360" w:hanging="360"/>
            <w:jc w:val="both"/>
          </w:pPr>
        </w:pPrChange>
      </w:pPr>
      <w:ins w:id="2703" w:author="Chara Katiri" w:date="2015-04-12T03:21:00Z">
        <w:r w:rsidRPr="003C74EA">
          <w:rPr>
            <w:rFonts w:ascii="Times" w:hAnsi="Times" w:cs="Times New Roman"/>
            <w:sz w:val="22"/>
            <w:szCs w:val="22"/>
            <w:highlight w:val="yellow"/>
            <w:lang w:val="en-GB"/>
          </w:rPr>
          <w:t xml:space="preserve"> To be completed</w:t>
        </w:r>
      </w:ins>
    </w:p>
    <w:p w14:paraId="71443C57" w14:textId="77777777" w:rsidR="00A60B6C" w:rsidRPr="003C74EA" w:rsidRDefault="00A60B6C">
      <w:pPr>
        <w:spacing w:line="360" w:lineRule="auto"/>
        <w:contextualSpacing/>
        <w:rPr>
          <w:rFonts w:ascii="Times" w:hAnsi="Times"/>
          <w:sz w:val="22"/>
          <w:szCs w:val="22"/>
          <w:rPrChange w:id="2704" w:author="Chara Katiri" w:date="2015-04-12T03:47:00Z">
            <w:rPr>
              <w:rFonts w:ascii="Times" w:hAnsi="Times" w:cs="Times New Roman"/>
              <w:color w:val="auto"/>
              <w:sz w:val="22"/>
              <w:szCs w:val="22"/>
              <w:lang w:val="en-GB"/>
            </w:rPr>
          </w:rPrChange>
        </w:rPr>
        <w:pPrChange w:id="2705" w:author="Chara Katiri" w:date="2015-04-12T03:47:00Z">
          <w:pPr>
            <w:pStyle w:val="Heading2"/>
            <w:numPr>
              <w:numId w:val="15"/>
            </w:numPr>
            <w:spacing w:line="360" w:lineRule="auto"/>
            <w:ind w:left="792" w:hanging="432"/>
            <w:contextualSpacing/>
            <w:jc w:val="both"/>
          </w:pPr>
        </w:pPrChange>
      </w:pPr>
    </w:p>
    <w:p w14:paraId="378F0B51" w14:textId="30A8A9C3" w:rsidR="00FB15A5" w:rsidRPr="003C74EA" w:rsidRDefault="00FB15A5" w:rsidP="003C74EA">
      <w:pPr>
        <w:spacing w:after="240" w:line="360" w:lineRule="auto"/>
        <w:ind w:left="360" w:firstLine="360"/>
        <w:contextualSpacing/>
        <w:jc w:val="both"/>
        <w:rPr>
          <w:ins w:id="2706" w:author="Chara Katiri" w:date="2015-04-12T03:20:00Z"/>
          <w:rFonts w:ascii="Times" w:eastAsia="Times New Roman" w:hAnsi="Times" w:cs="Times New Roman"/>
          <w:sz w:val="22"/>
          <w:szCs w:val="22"/>
          <w:lang w:val="en-GB"/>
        </w:rPr>
      </w:pPr>
      <w:ins w:id="2707" w:author="Chara Katiri" w:date="2015-04-12T03:20:00Z">
        <w:r w:rsidRPr="003C74EA">
          <w:rPr>
            <w:rFonts w:ascii="Times" w:eastAsia="Times New Roman" w:hAnsi="Times" w:cs="Times New Roman"/>
            <w:sz w:val="22"/>
            <w:szCs w:val="22"/>
            <w:lang w:val="en-GB"/>
          </w:rPr>
          <w:t xml:space="preserve">A number of issues made the development of the website a challenging task. </w:t>
        </w:r>
      </w:ins>
    </w:p>
    <w:p w14:paraId="05B1EE8F" w14:textId="77777777" w:rsidR="00FB15A5" w:rsidRPr="003C74EA" w:rsidRDefault="00FB15A5" w:rsidP="003C74EA">
      <w:pPr>
        <w:pStyle w:val="ListParagraph"/>
        <w:numPr>
          <w:ilvl w:val="0"/>
          <w:numId w:val="5"/>
        </w:numPr>
        <w:spacing w:line="360" w:lineRule="auto"/>
        <w:ind w:left="709" w:hanging="283"/>
        <w:jc w:val="both"/>
        <w:rPr>
          <w:ins w:id="2708" w:author="Chara Katiri" w:date="2015-04-12T03:20:00Z"/>
          <w:rFonts w:ascii="Times" w:eastAsia="Times New Roman" w:hAnsi="Times" w:cs="Times New Roman"/>
          <w:sz w:val="22"/>
          <w:szCs w:val="22"/>
          <w:lang w:val="en-GB"/>
        </w:rPr>
      </w:pPr>
      <w:ins w:id="2709" w:author="Chara Katiri" w:date="2015-04-12T03:20:00Z">
        <w:r w:rsidRPr="003C74EA">
          <w:rPr>
            <w:rFonts w:ascii="Times" w:eastAsia="Times New Roman" w:hAnsi="Times" w:cs="Times New Roman"/>
            <w:i/>
            <w:sz w:val="22"/>
            <w:szCs w:val="22"/>
            <w:shd w:val="clear" w:color="auto" w:fill="FFFFFF"/>
            <w:lang w:val="en-GB"/>
          </w:rPr>
          <w:t>Use of Spring Web MVC Framework:</w:t>
        </w:r>
        <w:r w:rsidRPr="003C74EA">
          <w:rPr>
            <w:rFonts w:ascii="Times" w:eastAsia="Times New Roman" w:hAnsi="Times" w:cs="Times New Roman"/>
            <w:sz w:val="22"/>
            <w:szCs w:val="22"/>
            <w:lang w:val="en-GB"/>
          </w:rPr>
          <w:t xml:space="preserve"> The use of Spring MVC with no previous experience is a steep learning curve. </w:t>
        </w:r>
      </w:ins>
    </w:p>
    <w:p w14:paraId="1619860B" w14:textId="77777777" w:rsidR="00FB15A5" w:rsidRPr="003C74EA" w:rsidRDefault="00FB15A5" w:rsidP="003C74EA">
      <w:pPr>
        <w:pStyle w:val="ListParagraph"/>
        <w:numPr>
          <w:ilvl w:val="0"/>
          <w:numId w:val="5"/>
        </w:numPr>
        <w:spacing w:line="360" w:lineRule="auto"/>
        <w:ind w:left="709" w:hanging="283"/>
        <w:jc w:val="both"/>
        <w:rPr>
          <w:ins w:id="2710" w:author="Chara Katiri" w:date="2015-04-12T03:20:00Z"/>
          <w:rFonts w:ascii="Times" w:eastAsia="Times New Roman" w:hAnsi="Times" w:cs="Times New Roman"/>
          <w:sz w:val="22"/>
          <w:szCs w:val="22"/>
          <w:shd w:val="clear" w:color="auto" w:fill="FFFFFF"/>
          <w:lang w:val="en-GB"/>
        </w:rPr>
      </w:pPr>
      <w:ins w:id="2711" w:author="Chara Katiri" w:date="2015-04-12T03:20:00Z">
        <w:r w:rsidRPr="003C74EA">
          <w:rPr>
            <w:rFonts w:ascii="Times" w:eastAsia="Times New Roman" w:hAnsi="Times" w:cs="Times New Roman"/>
            <w:i/>
            <w:sz w:val="22"/>
            <w:szCs w:val="22"/>
            <w:shd w:val="clear" w:color="auto" w:fill="FFFFFF"/>
            <w:lang w:val="en-GB"/>
          </w:rPr>
          <w:t xml:space="preserve">SHH Tunnel: </w:t>
        </w:r>
        <w:r w:rsidRPr="003C74EA">
          <w:rPr>
            <w:rFonts w:ascii="Times" w:eastAsia="Times New Roman" w:hAnsi="Times" w:cs="Times New Roman"/>
            <w:sz w:val="22"/>
            <w:szCs w:val="22"/>
            <w:shd w:val="clear" w:color="auto" w:fill="FFFFFF"/>
            <w:lang w:val="en-GB"/>
          </w:rPr>
          <w:t xml:space="preserve">Connectivity issues due to SHH Tunnel problems from local workstation to remote server. Support was provided by the IT Services team and the project supervisor to overcome this issue.  </w:t>
        </w:r>
      </w:ins>
    </w:p>
    <w:p w14:paraId="6C382045" w14:textId="77777777" w:rsidR="00FB15A5" w:rsidRPr="003C74EA" w:rsidRDefault="00FB15A5" w:rsidP="003C74EA">
      <w:pPr>
        <w:pStyle w:val="ListParagraph"/>
        <w:numPr>
          <w:ilvl w:val="0"/>
          <w:numId w:val="5"/>
        </w:numPr>
        <w:spacing w:line="360" w:lineRule="auto"/>
        <w:ind w:left="709" w:hanging="283"/>
        <w:jc w:val="both"/>
        <w:rPr>
          <w:ins w:id="2712" w:author="Chara Katiri" w:date="2015-04-12T03:20:00Z"/>
          <w:rFonts w:ascii="Times" w:eastAsia="Times New Roman" w:hAnsi="Times" w:cs="Times New Roman"/>
          <w:sz w:val="22"/>
          <w:szCs w:val="22"/>
          <w:shd w:val="clear" w:color="auto" w:fill="FFFFFF"/>
          <w:lang w:val="en-GB"/>
        </w:rPr>
      </w:pPr>
      <w:ins w:id="2713" w:author="Chara Katiri" w:date="2015-04-12T03:20:00Z">
        <w:r w:rsidRPr="003C74EA">
          <w:rPr>
            <w:rFonts w:ascii="Times" w:eastAsia="Times New Roman" w:hAnsi="Times" w:cs="Times New Roman"/>
            <w:i/>
            <w:sz w:val="22"/>
            <w:szCs w:val="22"/>
            <w:shd w:val="clear" w:color="auto" w:fill="FFFFFF"/>
            <w:lang w:val="en-GB"/>
          </w:rPr>
          <w:t xml:space="preserve">User’s profile: </w:t>
        </w:r>
        <w:r w:rsidRPr="003C74EA">
          <w:rPr>
            <w:rFonts w:ascii="Times" w:eastAsia="Times New Roman" w:hAnsi="Times" w:cs="Times New Roman"/>
            <w:sz w:val="22"/>
            <w:szCs w:val="22"/>
            <w:shd w:val="clear" w:color="auto" w:fill="FFFFFF"/>
            <w:lang w:val="en-GB"/>
          </w:rPr>
          <w:t xml:space="preserve">The user’s profile must be kept secure to ensure that no other users can gain access to it and modify sensitive information. </w:t>
        </w:r>
      </w:ins>
    </w:p>
    <w:p w14:paraId="05BF6CF6" w14:textId="77777777" w:rsidR="00340F77" w:rsidRPr="003C74EA" w:rsidRDefault="00340F77" w:rsidP="003C74EA">
      <w:pPr>
        <w:spacing w:line="360" w:lineRule="auto"/>
        <w:contextualSpacing/>
        <w:jc w:val="both"/>
        <w:rPr>
          <w:rFonts w:ascii="Times" w:hAnsi="Times" w:cs="Times New Roman"/>
          <w:sz w:val="22"/>
          <w:szCs w:val="22"/>
        </w:rPr>
      </w:pPr>
    </w:p>
    <w:p w14:paraId="16EC9B30"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714" w:name="_Toc290429804"/>
      <w:r w:rsidRPr="003C74EA">
        <w:rPr>
          <w:rFonts w:ascii="Times" w:hAnsi="Times" w:cs="Times New Roman"/>
          <w:color w:val="auto"/>
          <w:sz w:val="22"/>
          <w:szCs w:val="22"/>
          <w:lang w:val="en-GB"/>
        </w:rPr>
        <w:t>Future work (system as application)</w:t>
      </w:r>
      <w:bookmarkEnd w:id="2714"/>
    </w:p>
    <w:p w14:paraId="1BB0801B" w14:textId="77777777" w:rsidR="00E218A2" w:rsidRPr="003C74EA" w:rsidRDefault="00E218A2" w:rsidP="003C74EA">
      <w:pPr>
        <w:pStyle w:val="ListParagraph"/>
        <w:spacing w:line="360" w:lineRule="auto"/>
        <w:ind w:left="360"/>
        <w:jc w:val="both"/>
        <w:rPr>
          <w:rFonts w:ascii="Times" w:hAnsi="Times" w:cs="Times New Roman"/>
          <w:sz w:val="22"/>
          <w:szCs w:val="22"/>
          <w:lang w:val="en-GB"/>
        </w:rPr>
      </w:pPr>
      <w:r w:rsidRPr="003C74EA">
        <w:rPr>
          <w:rFonts w:ascii="Times" w:hAnsi="Times" w:cs="Times New Roman"/>
          <w:sz w:val="22"/>
          <w:szCs w:val="22"/>
          <w:highlight w:val="yellow"/>
          <w:lang w:val="en-GB"/>
        </w:rPr>
        <w:t>To be completed</w:t>
      </w:r>
    </w:p>
    <w:p w14:paraId="119F4CAA" w14:textId="77777777" w:rsidR="00E3250A" w:rsidRPr="003C74EA" w:rsidRDefault="00E3250A" w:rsidP="003C74EA">
      <w:pPr>
        <w:spacing w:line="360" w:lineRule="auto"/>
        <w:ind w:firstLine="720"/>
        <w:contextualSpacing/>
        <w:jc w:val="both"/>
        <w:rPr>
          <w:rFonts w:ascii="Times" w:eastAsia="Times New Roman" w:hAnsi="Times" w:cs="Times New Roman"/>
          <w:sz w:val="22"/>
          <w:szCs w:val="22"/>
          <w:shd w:val="clear" w:color="auto" w:fill="FFFFFF"/>
          <w:lang w:val="en-GB"/>
        </w:rPr>
      </w:pPr>
      <w:r w:rsidRPr="003C74EA">
        <w:rPr>
          <w:rFonts w:ascii="Times" w:eastAsia="Times New Roman" w:hAnsi="Times" w:cs="Times New Roman"/>
          <w:sz w:val="22"/>
          <w:szCs w:val="22"/>
          <w:shd w:val="clear" w:color="auto" w:fill="FFFFFF"/>
          <w:lang w:val="en-GB"/>
        </w:rPr>
        <w:t xml:space="preserve">Additional functionalities can enrich the search user experience by offering a number of browsing categories like unwanted tickets for events, sports equipment, electronics etc. </w:t>
      </w:r>
    </w:p>
    <w:p w14:paraId="1BC3CA86" w14:textId="77777777" w:rsidR="00340F77" w:rsidRPr="003C74EA" w:rsidRDefault="00340F77" w:rsidP="003C74EA">
      <w:pPr>
        <w:spacing w:line="360" w:lineRule="auto"/>
        <w:contextualSpacing/>
        <w:jc w:val="both"/>
        <w:rPr>
          <w:rFonts w:ascii="Times" w:hAnsi="Times" w:cs="Times New Roman"/>
          <w:sz w:val="22"/>
          <w:szCs w:val="22"/>
        </w:rPr>
      </w:pPr>
    </w:p>
    <w:p w14:paraId="0E0A387D"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715" w:name="_Toc290429805"/>
      <w:r w:rsidRPr="003C74EA">
        <w:rPr>
          <w:rFonts w:ascii="Times" w:hAnsi="Times" w:cs="Times New Roman"/>
          <w:color w:val="auto"/>
          <w:sz w:val="22"/>
          <w:szCs w:val="22"/>
          <w:lang w:val="en-GB"/>
        </w:rPr>
        <w:t>Final evaluation and conclusions</w:t>
      </w:r>
      <w:bookmarkEnd w:id="2715"/>
    </w:p>
    <w:p w14:paraId="25D6343D" w14:textId="77777777" w:rsidR="00E218A2" w:rsidRPr="003C74EA" w:rsidRDefault="00E218A2" w:rsidP="003C74EA">
      <w:pPr>
        <w:pStyle w:val="ListParagraph"/>
        <w:spacing w:line="360" w:lineRule="auto"/>
        <w:ind w:left="360"/>
        <w:jc w:val="both"/>
        <w:rPr>
          <w:rFonts w:ascii="Times" w:hAnsi="Times" w:cs="Times New Roman"/>
          <w:sz w:val="22"/>
          <w:szCs w:val="22"/>
          <w:lang w:val="en-GB"/>
        </w:rPr>
      </w:pPr>
      <w:r w:rsidRPr="003C74EA">
        <w:rPr>
          <w:rFonts w:ascii="Times" w:hAnsi="Times" w:cs="Times New Roman"/>
          <w:sz w:val="22"/>
          <w:szCs w:val="22"/>
          <w:highlight w:val="yellow"/>
          <w:lang w:val="en-GB"/>
        </w:rPr>
        <w:t>To be completed</w:t>
      </w:r>
    </w:p>
    <w:p w14:paraId="413D3026" w14:textId="77777777" w:rsidR="00340F77" w:rsidRPr="003C74EA" w:rsidRDefault="00340F77" w:rsidP="003C74EA">
      <w:pPr>
        <w:spacing w:line="360" w:lineRule="auto"/>
        <w:contextualSpacing/>
        <w:jc w:val="both"/>
        <w:rPr>
          <w:rFonts w:ascii="Times" w:hAnsi="Times" w:cs="Times New Roman"/>
          <w:sz w:val="22"/>
          <w:szCs w:val="22"/>
        </w:rPr>
      </w:pPr>
    </w:p>
    <w:p w14:paraId="3925C1CB" w14:textId="77777777" w:rsidR="009023B1" w:rsidRPr="003C74EA" w:rsidRDefault="009023B1" w:rsidP="003C74EA">
      <w:pPr>
        <w:pStyle w:val="Heading2"/>
        <w:numPr>
          <w:ilvl w:val="1"/>
          <w:numId w:val="15"/>
        </w:numPr>
        <w:spacing w:line="360" w:lineRule="auto"/>
        <w:contextualSpacing/>
        <w:jc w:val="both"/>
        <w:rPr>
          <w:rFonts w:ascii="Times" w:hAnsi="Times" w:cs="Times New Roman"/>
          <w:color w:val="auto"/>
          <w:sz w:val="22"/>
          <w:szCs w:val="22"/>
          <w:lang w:val="en-GB"/>
        </w:rPr>
      </w:pPr>
      <w:bookmarkStart w:id="2716" w:name="_Toc290429806"/>
      <w:r w:rsidRPr="003C74EA">
        <w:rPr>
          <w:rFonts w:ascii="Times" w:hAnsi="Times" w:cs="Times New Roman"/>
          <w:color w:val="auto"/>
          <w:sz w:val="22"/>
          <w:szCs w:val="22"/>
          <w:lang w:val="en-GB"/>
        </w:rPr>
        <w:t>Summary</w:t>
      </w:r>
      <w:bookmarkEnd w:id="2716"/>
    </w:p>
    <w:p w14:paraId="04A3839F" w14:textId="77777777" w:rsidR="00E218A2" w:rsidRPr="003C74EA" w:rsidRDefault="00E218A2" w:rsidP="003C74EA">
      <w:pPr>
        <w:pStyle w:val="ListParagraph"/>
        <w:spacing w:line="360" w:lineRule="auto"/>
        <w:ind w:left="360"/>
        <w:jc w:val="both"/>
        <w:rPr>
          <w:rFonts w:ascii="Times" w:hAnsi="Times" w:cs="Times New Roman"/>
          <w:sz w:val="22"/>
          <w:szCs w:val="22"/>
          <w:lang w:val="en-GB"/>
        </w:rPr>
      </w:pPr>
      <w:r w:rsidRPr="003C74EA">
        <w:rPr>
          <w:rFonts w:ascii="Times" w:hAnsi="Times" w:cs="Times New Roman"/>
          <w:sz w:val="22"/>
          <w:szCs w:val="22"/>
          <w:highlight w:val="yellow"/>
          <w:lang w:val="en-GB"/>
        </w:rPr>
        <w:t>To be completed</w:t>
      </w:r>
    </w:p>
    <w:p w14:paraId="2115C585" w14:textId="77777777" w:rsidR="00B76EAA" w:rsidRPr="003C74EA" w:rsidRDefault="0045682C" w:rsidP="003C74EA">
      <w:pPr>
        <w:spacing w:line="360" w:lineRule="auto"/>
        <w:contextualSpacing/>
        <w:jc w:val="both"/>
        <w:rPr>
          <w:rFonts w:ascii="Times" w:eastAsia="Times New Roman" w:hAnsi="Times" w:cs="Times New Roman"/>
          <w:sz w:val="22"/>
          <w:szCs w:val="22"/>
          <w:lang w:val="en-GB"/>
        </w:rPr>
      </w:pPr>
      <w:r w:rsidRPr="003C74EA">
        <w:rPr>
          <w:rFonts w:ascii="Times" w:eastAsia="Times New Roman" w:hAnsi="Times" w:cs="Times New Roman"/>
          <w:sz w:val="22"/>
          <w:szCs w:val="22"/>
          <w:lang w:val="en-GB"/>
        </w:rPr>
        <w:br w:type="page"/>
      </w:r>
    </w:p>
    <w:p w14:paraId="281F2853" w14:textId="77777777" w:rsidR="009023B1" w:rsidRPr="003C74EA" w:rsidRDefault="009023B1" w:rsidP="003C74EA">
      <w:pPr>
        <w:pStyle w:val="Heading1"/>
        <w:numPr>
          <w:ilvl w:val="0"/>
          <w:numId w:val="15"/>
        </w:numPr>
        <w:spacing w:line="360" w:lineRule="auto"/>
        <w:contextualSpacing/>
        <w:jc w:val="both"/>
        <w:rPr>
          <w:rFonts w:ascii="Times" w:hAnsi="Times" w:cs="Times New Roman"/>
          <w:color w:val="auto"/>
          <w:sz w:val="22"/>
          <w:szCs w:val="22"/>
          <w:lang w:val="en-GB"/>
        </w:rPr>
      </w:pPr>
      <w:bookmarkStart w:id="2717" w:name="_Toc290429807"/>
      <w:r w:rsidRPr="003C74EA">
        <w:rPr>
          <w:rFonts w:ascii="Times" w:hAnsi="Times" w:cs="Times New Roman"/>
          <w:color w:val="auto"/>
          <w:sz w:val="22"/>
          <w:szCs w:val="22"/>
          <w:lang w:val="en-GB"/>
        </w:rPr>
        <w:t>References</w:t>
      </w:r>
      <w:bookmarkEnd w:id="2717"/>
    </w:p>
    <w:p w14:paraId="5ABE4A81" w14:textId="4E5AADCD" w:rsidR="00913669" w:rsidRPr="003C74EA" w:rsidRDefault="009023B1"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 </w:t>
      </w:r>
      <w:r w:rsidR="00913669" w:rsidRPr="003C74EA">
        <w:rPr>
          <w:rFonts w:ascii="Times" w:hAnsi="Times" w:cs="Times New Roman"/>
          <w:sz w:val="22"/>
          <w:szCs w:val="22"/>
        </w:rPr>
        <w:t>[1] Reuters, 'Most of world interconnected through email and social media', 2015. [Online]. Available: http://www.reuters.com/article/2012/03/27/uk-socialmedia-online-poll-idUSLNE82Q02120120327. [Accessed: 21- Feb- 2015]. [Accessed 03/11/2014].</w:t>
      </w:r>
    </w:p>
    <w:p w14:paraId="513D1FC3" w14:textId="77777777" w:rsidR="00913669" w:rsidRPr="003C74EA" w:rsidRDefault="00913669" w:rsidP="003C74EA">
      <w:pPr>
        <w:spacing w:line="360" w:lineRule="auto"/>
        <w:contextualSpacing/>
        <w:jc w:val="both"/>
        <w:rPr>
          <w:rFonts w:ascii="Times" w:hAnsi="Times" w:cs="Times New Roman"/>
          <w:sz w:val="22"/>
          <w:szCs w:val="22"/>
        </w:rPr>
      </w:pPr>
    </w:p>
    <w:p w14:paraId="30F86112" w14:textId="77777777" w:rsidR="00913669" w:rsidRPr="003C74EA" w:rsidRDefault="009136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 [2] The Radical Group, ‘Most of world interconnected through email and social media’, 2015. [Online]. Available: http://www.radicati.com/wp/wp-content/uploads/2013/04/Email-Statistics-Report-2013-2017-Executive-Summary.pdf. [Accessed: 21- Feb- 2015]. [Accessed: 03/11/2014]</w:t>
      </w:r>
    </w:p>
    <w:p w14:paraId="43B0B23A" w14:textId="77777777" w:rsidR="00913669" w:rsidRPr="003C74EA" w:rsidRDefault="00913669" w:rsidP="003C74EA">
      <w:pPr>
        <w:spacing w:line="360" w:lineRule="auto"/>
        <w:contextualSpacing/>
        <w:jc w:val="both"/>
        <w:rPr>
          <w:rFonts w:ascii="Times" w:hAnsi="Times" w:cs="Times New Roman"/>
          <w:sz w:val="22"/>
          <w:szCs w:val="22"/>
        </w:rPr>
      </w:pPr>
    </w:p>
    <w:p w14:paraId="6CB227DF" w14:textId="77777777" w:rsidR="00913669" w:rsidRPr="003C74EA" w:rsidRDefault="009136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[3] Esecurityplanet.com, 'Almost 100 Billion Spam E-mails Sent Daily in Q1 2013 - eSecurity Planet', 2015. [Online]. Available: http://www.esecurityplanet.com/network-security/almost-100-billion-spam-e-mails-sent-daily-in-q1-2013.html. [Accessed 3 Nov. 2014].</w:t>
      </w:r>
    </w:p>
    <w:p w14:paraId="09B076D3" w14:textId="77777777" w:rsidR="00913669" w:rsidRPr="003C74EA" w:rsidRDefault="00913669" w:rsidP="003C74EA">
      <w:pPr>
        <w:spacing w:line="360" w:lineRule="auto"/>
        <w:contextualSpacing/>
        <w:jc w:val="both"/>
        <w:rPr>
          <w:rFonts w:ascii="Times" w:hAnsi="Times" w:cs="Times New Roman"/>
          <w:sz w:val="22"/>
          <w:szCs w:val="22"/>
        </w:rPr>
      </w:pPr>
    </w:p>
    <w:p w14:paraId="51CB23D7" w14:textId="5F5661E2" w:rsidR="00913669" w:rsidRPr="003C74EA" w:rsidRDefault="00913669" w:rsidP="003C74EA">
      <w:pPr>
        <w:spacing w:line="360" w:lineRule="auto"/>
        <w:contextualSpacing/>
        <w:jc w:val="both"/>
        <w:rPr>
          <w:rFonts w:ascii="Times" w:hAnsi="Times" w:cs="Times New Roman"/>
          <w:sz w:val="22"/>
          <w:szCs w:val="22"/>
        </w:rPr>
      </w:pPr>
      <w:bookmarkStart w:id="2718" w:name="_Toc286061208"/>
      <w:bookmarkStart w:id="2719" w:name="_Toc286133390"/>
      <w:bookmarkStart w:id="2720" w:name="_Toc286136612"/>
      <w:bookmarkStart w:id="2721" w:name="_Toc286136726"/>
      <w:bookmarkStart w:id="2722" w:name="_Toc286138722"/>
      <w:bookmarkStart w:id="2723" w:name="_Toc286225161"/>
      <w:bookmarkStart w:id="2724" w:name="_Toc286259818"/>
      <w:bookmarkStart w:id="2725" w:name="_Toc286343276"/>
      <w:r w:rsidRPr="003C74EA">
        <w:rPr>
          <w:rFonts w:ascii="Times" w:hAnsi="Times" w:cs="Times New Roman"/>
          <w:sz w:val="22"/>
          <w:szCs w:val="22"/>
        </w:rPr>
        <w:t>[4]</w:t>
      </w:r>
      <w:bookmarkEnd w:id="2718"/>
      <w:bookmarkEnd w:id="2719"/>
      <w:bookmarkEnd w:id="2720"/>
      <w:bookmarkEnd w:id="2721"/>
      <w:bookmarkEnd w:id="2722"/>
      <w:r w:rsidRPr="003C74EA">
        <w:rPr>
          <w:rFonts w:ascii="Times" w:hAnsi="Times" w:cs="Times New Roman"/>
          <w:sz w:val="22"/>
          <w:szCs w:val="22"/>
        </w:rPr>
        <w:t xml:space="preserve"> Legislation.gov.uk, 'Sale of Goods Act 19</w:t>
      </w:r>
      <w:r w:rsidR="006D0CFC" w:rsidRPr="003C74EA">
        <w:rPr>
          <w:rFonts w:ascii="Times" w:hAnsi="Times" w:cs="Times New Roman"/>
          <w:sz w:val="22"/>
          <w:szCs w:val="22"/>
        </w:rPr>
        <w:t xml:space="preserve">79', 2015. [Online]. Available: </w:t>
      </w:r>
      <w:r w:rsidRPr="003C74EA">
        <w:rPr>
          <w:rFonts w:ascii="Times" w:hAnsi="Times" w:cs="Times New Roman"/>
          <w:sz w:val="22"/>
          <w:szCs w:val="22"/>
        </w:rPr>
        <w:t>http://www.legislation.gov.uk/ukpga/1979/54. [Accessed 10 Nov. 2014].</w:t>
      </w:r>
      <w:bookmarkEnd w:id="2723"/>
      <w:bookmarkEnd w:id="2724"/>
      <w:bookmarkEnd w:id="2725"/>
    </w:p>
    <w:p w14:paraId="792AC8DE" w14:textId="77777777" w:rsidR="00913669" w:rsidRPr="003C74EA" w:rsidRDefault="00913669" w:rsidP="003C74EA">
      <w:pPr>
        <w:spacing w:line="360" w:lineRule="auto"/>
        <w:contextualSpacing/>
        <w:jc w:val="both"/>
        <w:rPr>
          <w:rFonts w:ascii="Times" w:hAnsi="Times" w:cs="Times New Roman"/>
          <w:sz w:val="22"/>
          <w:szCs w:val="22"/>
        </w:rPr>
      </w:pPr>
    </w:p>
    <w:p w14:paraId="7968DDB6" w14:textId="77777777" w:rsidR="00913669" w:rsidRPr="003C74EA" w:rsidRDefault="009136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[5] Glassraven.com, 'Trading Online | Legal Requirements | Ecommerce Websites | Glassraven', 2015. [Online]. Available: http://www.glassraven.com/articles/online-legal-requirements.php. [Accessed: 21- Feb- 2015]. [Accessed 10 Nov. 2014].</w:t>
      </w:r>
    </w:p>
    <w:p w14:paraId="470E9311" w14:textId="77777777" w:rsidR="00913669" w:rsidRPr="003C74EA" w:rsidRDefault="00913669" w:rsidP="003C74EA">
      <w:pPr>
        <w:spacing w:line="360" w:lineRule="auto"/>
        <w:contextualSpacing/>
        <w:jc w:val="both"/>
        <w:rPr>
          <w:rFonts w:ascii="Times" w:hAnsi="Times" w:cs="Times New Roman"/>
          <w:sz w:val="22"/>
          <w:szCs w:val="22"/>
        </w:rPr>
      </w:pPr>
    </w:p>
    <w:p w14:paraId="152CC813" w14:textId="77777777" w:rsidR="00913669" w:rsidRPr="003C74EA" w:rsidRDefault="009136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[6] Sqa.org.uk, 'Functional and Non-Functional Requirements', 2015. [Online]. Available: http://www.sqa.org.uk/e-learning/SDM03CD/page_02.htm. [Accessed 10 Nov. 2014].</w:t>
      </w:r>
    </w:p>
    <w:p w14:paraId="72042CA8" w14:textId="77777777" w:rsidR="00913669" w:rsidRPr="003C74EA" w:rsidRDefault="00913669" w:rsidP="003C74EA">
      <w:pPr>
        <w:spacing w:line="360" w:lineRule="auto"/>
        <w:contextualSpacing/>
        <w:jc w:val="both"/>
        <w:rPr>
          <w:rFonts w:ascii="Times" w:hAnsi="Times" w:cs="Times New Roman"/>
          <w:sz w:val="22"/>
          <w:szCs w:val="22"/>
        </w:rPr>
      </w:pPr>
    </w:p>
    <w:p w14:paraId="25322C3C" w14:textId="77777777" w:rsidR="00913669" w:rsidRPr="003C74EA" w:rsidRDefault="009136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[7] ReQtest, 'Functional Requirements vs Non Functional Requirements', 2015. [Online]. Available: http://reqtest.com/requirements-blog/functional-vs-non-functional-requirements/. [Accessed 10 Nov. 2014].</w:t>
      </w:r>
    </w:p>
    <w:p w14:paraId="10D7AF60" w14:textId="77777777" w:rsidR="00913669" w:rsidRPr="003C74EA" w:rsidRDefault="00913669" w:rsidP="003C74EA">
      <w:pPr>
        <w:spacing w:line="360" w:lineRule="auto"/>
        <w:contextualSpacing/>
        <w:jc w:val="both"/>
        <w:rPr>
          <w:rFonts w:ascii="Times" w:hAnsi="Times" w:cs="Times New Roman"/>
          <w:sz w:val="22"/>
          <w:szCs w:val="22"/>
        </w:rPr>
      </w:pPr>
    </w:p>
    <w:p w14:paraId="3D6FA47B" w14:textId="77777777" w:rsidR="00913669" w:rsidRPr="003C74EA" w:rsidRDefault="009136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[8] Dictionary.com, 'the definition of stakeholder', 2015. [Online]. Available: http://dictionary.reference.com/browse/stakeholder. [Accessed 9 Nov. 2014].</w:t>
      </w:r>
    </w:p>
    <w:p w14:paraId="7F05DBC5" w14:textId="77777777" w:rsidR="00603FEC" w:rsidRPr="003C74EA" w:rsidRDefault="00603FEC" w:rsidP="003C74EA">
      <w:pPr>
        <w:spacing w:line="360" w:lineRule="auto"/>
        <w:contextualSpacing/>
        <w:jc w:val="both"/>
        <w:rPr>
          <w:rFonts w:ascii="Times" w:hAnsi="Times" w:cs="Times New Roman"/>
          <w:sz w:val="22"/>
          <w:szCs w:val="22"/>
        </w:rPr>
      </w:pPr>
    </w:p>
    <w:p w14:paraId="1ECD13A6" w14:textId="77777777" w:rsidR="00603FEC" w:rsidRPr="003C74EA" w:rsidRDefault="00603FEC"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[9] Extension.iastate.edu, 'What is a Feasibility Study? | Ag Decision Maker', 2015. [Online]. Available: http://www.extension.iastate.edu/agdm/wholefarm/html/c5-65.html. [Accessed: 21- Feb- 2015].</w:t>
      </w:r>
    </w:p>
    <w:p w14:paraId="3C777D2E" w14:textId="77777777" w:rsidR="009C3DD6" w:rsidRPr="003C74EA" w:rsidRDefault="009C3DD6" w:rsidP="003C74EA">
      <w:pPr>
        <w:spacing w:line="360" w:lineRule="auto"/>
        <w:contextualSpacing/>
        <w:jc w:val="both"/>
        <w:rPr>
          <w:rFonts w:ascii="Times" w:hAnsi="Times" w:cs="Times New Roman"/>
          <w:sz w:val="22"/>
          <w:szCs w:val="22"/>
        </w:rPr>
      </w:pPr>
    </w:p>
    <w:p w14:paraId="4F0A1830" w14:textId="77777777" w:rsidR="009C3DD6" w:rsidRPr="003C74EA" w:rsidRDefault="009C3DD6"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[10] Spring.io, (2014). spring.io. [online] Available at: </w:t>
      </w:r>
      <w:r w:rsidR="00302475" w:rsidRPr="003C74EA">
        <w:rPr>
          <w:rFonts w:ascii="Times" w:hAnsi="Times" w:cs="Times New Roman"/>
          <w:sz w:val="22"/>
          <w:szCs w:val="22"/>
        </w:rPr>
        <w:fldChar w:fldCharType="begin"/>
      </w:r>
      <w:r w:rsidR="00302475" w:rsidRPr="003C74EA">
        <w:rPr>
          <w:rFonts w:ascii="Times" w:hAnsi="Times" w:cs="Times New Roman"/>
          <w:sz w:val="22"/>
          <w:szCs w:val="22"/>
          <w:rPrChange w:id="2726" w:author="Chara Katiri" w:date="2015-04-12T03:47:00Z">
            <w:rPr/>
          </w:rPrChange>
        </w:rPr>
        <w:instrText xml:space="preserve"> HYPERLINK "http://spring.io/" </w:instrText>
      </w:r>
      <w:r w:rsidR="00302475" w:rsidRPr="003C74EA">
        <w:rPr>
          <w:rFonts w:ascii="Times" w:hAnsi="Times" w:cs="Times New Roman"/>
          <w:sz w:val="22"/>
          <w:szCs w:val="22"/>
        </w:rPr>
        <w:fldChar w:fldCharType="separate"/>
      </w:r>
      <w:r w:rsidRPr="003C74EA">
        <w:rPr>
          <w:rFonts w:ascii="Times" w:hAnsi="Times" w:cs="Times New Roman"/>
          <w:sz w:val="22"/>
          <w:szCs w:val="22"/>
        </w:rPr>
        <w:t>http://spring.io/</w:t>
      </w:r>
      <w:r w:rsidR="00302475" w:rsidRPr="003C74EA">
        <w:rPr>
          <w:rFonts w:ascii="Times" w:hAnsi="Times" w:cs="Times New Roman"/>
          <w:sz w:val="22"/>
          <w:szCs w:val="22"/>
        </w:rPr>
        <w:fldChar w:fldCharType="end"/>
      </w:r>
      <w:r w:rsidRPr="003C74EA">
        <w:rPr>
          <w:rFonts w:ascii="Times" w:hAnsi="Times" w:cs="Times New Roman"/>
          <w:sz w:val="22"/>
          <w:szCs w:val="22"/>
        </w:rPr>
        <w:t xml:space="preserve"> [Accessed: 21- Feb- 2015].</w:t>
      </w:r>
    </w:p>
    <w:p w14:paraId="514ED868" w14:textId="77777777" w:rsidR="00F22C8B" w:rsidRPr="003C74EA" w:rsidRDefault="00F22C8B" w:rsidP="003C74EA">
      <w:pPr>
        <w:spacing w:line="360" w:lineRule="auto"/>
        <w:contextualSpacing/>
        <w:jc w:val="both"/>
        <w:rPr>
          <w:rFonts w:ascii="Times" w:hAnsi="Times" w:cs="Times New Roman"/>
          <w:sz w:val="22"/>
          <w:szCs w:val="22"/>
        </w:rPr>
      </w:pPr>
    </w:p>
    <w:p w14:paraId="58D0E7FE" w14:textId="77777777" w:rsidR="009C3DD6" w:rsidRPr="003C74EA" w:rsidRDefault="00B76EAA"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[11] T. Coplien, 'The DCI Architecture: A New Vision of Object-Oriented Programming', Artima.com, 2015. [Online]. Available: http://www.artima.com/articles/dci_vision.html. [Accessed: 22- Feb- 2015].</w:t>
      </w:r>
    </w:p>
    <w:p w14:paraId="6160EFC9" w14:textId="77777777" w:rsidR="00F22C8B" w:rsidRPr="003C74EA" w:rsidRDefault="00F22C8B" w:rsidP="003C74EA">
      <w:pPr>
        <w:spacing w:line="360" w:lineRule="auto"/>
        <w:contextualSpacing/>
        <w:jc w:val="both"/>
        <w:rPr>
          <w:rFonts w:ascii="Times" w:hAnsi="Times" w:cs="Times New Roman"/>
          <w:sz w:val="22"/>
          <w:szCs w:val="22"/>
        </w:rPr>
      </w:pPr>
    </w:p>
    <w:p w14:paraId="5EDBDD2A" w14:textId="77777777" w:rsidR="009C3DD6" w:rsidRPr="003C74EA" w:rsidRDefault="00F22C8B"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[12] D. Vrusias, 'COM3014: Advanced Challenges in Web Technologies', 2012. [Online]. Available: https://sharepoint.surrey.ac.uk/exampapers/Papers/Advanced%20Challenges%20in%20Web%20Technologies.pdf. [Accessed: 22- Feb- 2015].</w:t>
      </w:r>
    </w:p>
    <w:p w14:paraId="33C08AB8" w14:textId="77777777" w:rsidR="00552831" w:rsidRPr="003C74EA" w:rsidRDefault="00552831" w:rsidP="003C74EA">
      <w:pPr>
        <w:spacing w:line="360" w:lineRule="auto"/>
        <w:contextualSpacing/>
        <w:jc w:val="both"/>
        <w:rPr>
          <w:rFonts w:ascii="Times" w:hAnsi="Times" w:cs="Times New Roman"/>
          <w:sz w:val="22"/>
          <w:szCs w:val="22"/>
        </w:rPr>
      </w:pPr>
    </w:p>
    <w:p w14:paraId="7C969559" w14:textId="77777777" w:rsidR="00552831" w:rsidRPr="003C74EA" w:rsidRDefault="00552831"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[13] Beyondsecurity.com, (2014). SQL Injection. [online] Available at: http://www.beyondsecurity.com/about-sql-injection.html [Accessed: 22- Feb- 2015].</w:t>
      </w:r>
    </w:p>
    <w:p w14:paraId="37EC75BD" w14:textId="77777777" w:rsidR="00552831" w:rsidRPr="003C74EA" w:rsidRDefault="00552831" w:rsidP="003C74EA">
      <w:pPr>
        <w:spacing w:line="360" w:lineRule="auto"/>
        <w:contextualSpacing/>
        <w:jc w:val="both"/>
        <w:rPr>
          <w:rFonts w:ascii="Times" w:hAnsi="Times" w:cs="Times New Roman"/>
          <w:sz w:val="22"/>
          <w:szCs w:val="22"/>
        </w:rPr>
      </w:pPr>
    </w:p>
    <w:p w14:paraId="056D97A0" w14:textId="77777777" w:rsidR="00D36E0A" w:rsidRPr="003C74EA" w:rsidRDefault="00D36E0A"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[14] Jqueryvalidation.org, (2014). jQuery Validation Plugin | Form validation with jQuery. [online] Available at:</w:t>
      </w:r>
      <w:r w:rsidR="00302475" w:rsidRPr="003C74EA">
        <w:rPr>
          <w:rFonts w:ascii="Times" w:hAnsi="Times" w:cs="Times New Roman"/>
          <w:sz w:val="22"/>
          <w:szCs w:val="22"/>
        </w:rPr>
        <w:fldChar w:fldCharType="begin"/>
      </w:r>
      <w:r w:rsidR="00302475" w:rsidRPr="003C74EA">
        <w:rPr>
          <w:rFonts w:ascii="Times" w:hAnsi="Times" w:cs="Times New Roman"/>
          <w:sz w:val="22"/>
          <w:szCs w:val="22"/>
          <w:rPrChange w:id="2727" w:author="Chara Katiri" w:date="2015-04-12T03:47:00Z">
            <w:rPr/>
          </w:rPrChange>
        </w:rPr>
        <w:instrText xml:space="preserve"> HYPERLINK "http://jqueryvalidation.org/" </w:instrText>
      </w:r>
      <w:r w:rsidR="00302475" w:rsidRPr="003C74EA">
        <w:rPr>
          <w:rFonts w:ascii="Times" w:hAnsi="Times" w:cs="Times New Roman"/>
          <w:sz w:val="22"/>
          <w:szCs w:val="22"/>
        </w:rPr>
        <w:fldChar w:fldCharType="separate"/>
      </w:r>
      <w:r w:rsidRPr="003C74EA">
        <w:rPr>
          <w:rFonts w:ascii="Times" w:hAnsi="Times" w:cs="Times New Roman"/>
          <w:sz w:val="22"/>
          <w:szCs w:val="22"/>
        </w:rPr>
        <w:t xml:space="preserve"> http://jqueryvalidation.org/</w:t>
      </w:r>
      <w:r w:rsidR="00302475" w:rsidRPr="003C74EA">
        <w:rPr>
          <w:rFonts w:ascii="Times" w:hAnsi="Times" w:cs="Times New Roman"/>
          <w:sz w:val="22"/>
          <w:szCs w:val="22"/>
        </w:rPr>
        <w:fldChar w:fldCharType="end"/>
      </w:r>
      <w:r w:rsidRPr="003C74EA">
        <w:rPr>
          <w:rFonts w:ascii="Times" w:hAnsi="Times" w:cs="Times New Roman"/>
          <w:sz w:val="22"/>
          <w:szCs w:val="22"/>
        </w:rPr>
        <w:t xml:space="preserve"> [Accessed: 22- Feb- 2015].</w:t>
      </w:r>
    </w:p>
    <w:p w14:paraId="193BD972" w14:textId="77777777" w:rsidR="00B55401" w:rsidRPr="003C74EA" w:rsidRDefault="00B55401" w:rsidP="003C74EA">
      <w:pPr>
        <w:spacing w:line="360" w:lineRule="auto"/>
        <w:contextualSpacing/>
        <w:jc w:val="both"/>
        <w:rPr>
          <w:rFonts w:ascii="Times" w:hAnsi="Times" w:cs="Times New Roman"/>
          <w:sz w:val="22"/>
          <w:szCs w:val="22"/>
        </w:rPr>
      </w:pPr>
    </w:p>
    <w:p w14:paraId="2811B977" w14:textId="5DEA91B4" w:rsidR="00B55401" w:rsidRPr="003C74EA" w:rsidRDefault="00B55401"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[15] Withoutbook.com, 'Difference between Struts and Spring', 2015. [Online]. Available: http://www.withoutbook.com/DifferenceBetweenSubjects.php?subId1=27&amp;subId2=28&amp;d=Difference+between+Struts+and+Spring. [Accessed: 23- Feb- 2015].</w:t>
      </w:r>
    </w:p>
    <w:p w14:paraId="5A58F43D" w14:textId="77777777" w:rsidR="00177B40" w:rsidRPr="003C74EA" w:rsidRDefault="00177B40" w:rsidP="003C74EA">
      <w:pPr>
        <w:spacing w:line="360" w:lineRule="auto"/>
        <w:contextualSpacing/>
        <w:jc w:val="both"/>
        <w:rPr>
          <w:rFonts w:ascii="Times" w:hAnsi="Times" w:cs="Times New Roman"/>
          <w:sz w:val="22"/>
          <w:szCs w:val="22"/>
        </w:rPr>
      </w:pPr>
    </w:p>
    <w:p w14:paraId="219EB8B4" w14:textId="3C5313BF" w:rsidR="00177B40" w:rsidRPr="003C74EA" w:rsidRDefault="00177B40"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[16] A. Osterwalder, Y. Pigneur, G. Bernarda and A. Smith, </w:t>
      </w:r>
      <w:r w:rsidRPr="003C74EA">
        <w:rPr>
          <w:rFonts w:ascii="Times" w:hAnsi="Times" w:cs="Times New Roman"/>
          <w:i/>
          <w:sz w:val="22"/>
          <w:szCs w:val="22"/>
        </w:rPr>
        <w:t>Value proposition design.</w:t>
      </w:r>
      <w:r w:rsidRPr="003C74EA">
        <w:rPr>
          <w:rFonts w:ascii="Times" w:hAnsi="Times" w:cs="Times New Roman"/>
          <w:sz w:val="22"/>
          <w:szCs w:val="22"/>
        </w:rPr>
        <w:t xml:space="preserve"> </w:t>
      </w:r>
    </w:p>
    <w:p w14:paraId="6702ED70" w14:textId="77777777" w:rsidR="00ED6CA9" w:rsidRPr="003C74EA" w:rsidRDefault="00ED6CA9" w:rsidP="003C74EA">
      <w:pPr>
        <w:spacing w:line="360" w:lineRule="auto"/>
        <w:contextualSpacing/>
        <w:jc w:val="both"/>
        <w:rPr>
          <w:rFonts w:ascii="Times" w:hAnsi="Times" w:cs="Times New Roman"/>
          <w:sz w:val="22"/>
          <w:szCs w:val="22"/>
        </w:rPr>
      </w:pPr>
    </w:p>
    <w:p w14:paraId="765BD9B8" w14:textId="0C945E0C" w:rsidR="00ED6CA9" w:rsidRPr="003C74EA" w:rsidRDefault="00ED6CA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[17] SearchSoftwareQuality, 'Software development life cycle phases, iterations, explained step by step', 2015. [Online]. Available: http://searchsoftwarequality.techtarget.com/answer/Software-development-life-cycle-phases-iterations-explained-step-by-step. [Accessed: 18- Mar- 2015].</w:t>
      </w:r>
    </w:p>
    <w:p w14:paraId="4859BA81" w14:textId="77777777" w:rsidR="001E3FAE" w:rsidRPr="003C74EA" w:rsidRDefault="001E3FAE" w:rsidP="003C74EA">
      <w:pPr>
        <w:spacing w:line="360" w:lineRule="auto"/>
        <w:contextualSpacing/>
        <w:jc w:val="both"/>
        <w:rPr>
          <w:rFonts w:ascii="Times" w:hAnsi="Times" w:cs="Times New Roman"/>
          <w:sz w:val="22"/>
          <w:szCs w:val="22"/>
        </w:rPr>
      </w:pPr>
    </w:p>
    <w:p w14:paraId="3554CE44" w14:textId="1747C853" w:rsidR="001E3FAE" w:rsidRPr="003C74EA" w:rsidRDefault="001E3FAE"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[18] Wikipedia, 'Gumtree', 2015. [Online]. Available: http://en.wikipedia.org/wiki/Gumtree. [Accessed: 18- Mar- 2015]. </w:t>
      </w:r>
      <w:r w:rsidR="0031480E" w:rsidRPr="003C74EA">
        <w:rPr>
          <w:rFonts w:ascii="Times" w:hAnsi="Times" w:cs="Times New Roman"/>
          <w:sz w:val="22"/>
          <w:szCs w:val="22"/>
        </w:rPr>
        <w:t xml:space="preserve"> </w:t>
      </w:r>
      <w:r w:rsidR="00817222" w:rsidRPr="003C74EA">
        <w:rPr>
          <w:rFonts w:ascii="Times" w:hAnsi="Times" w:cs="Times New Roman"/>
          <w:sz w:val="22"/>
          <w:szCs w:val="22"/>
          <w:highlight w:val="yellow"/>
        </w:rPr>
        <w:t xml:space="preserve">I know that referencing wiki shouldn’t be the case in a FYP report but </w:t>
      </w:r>
      <w:r w:rsidR="0031480E" w:rsidRPr="003C74EA">
        <w:rPr>
          <w:rFonts w:ascii="Times" w:hAnsi="Times" w:cs="Times New Roman"/>
          <w:sz w:val="22"/>
          <w:szCs w:val="22"/>
          <w:highlight w:val="yellow"/>
        </w:rPr>
        <w:t>I couldn’t find any other resources that p</w:t>
      </w:r>
      <w:r w:rsidR="00817222" w:rsidRPr="003C74EA">
        <w:rPr>
          <w:rFonts w:ascii="Times" w:hAnsi="Times" w:cs="Times New Roman"/>
          <w:sz w:val="22"/>
          <w:szCs w:val="22"/>
          <w:highlight w:val="yellow"/>
        </w:rPr>
        <w:t>rovide details about Gumtree’s f</w:t>
      </w:r>
      <w:r w:rsidR="0031480E" w:rsidRPr="003C74EA">
        <w:rPr>
          <w:rFonts w:ascii="Times" w:hAnsi="Times" w:cs="Times New Roman"/>
          <w:sz w:val="22"/>
          <w:szCs w:val="22"/>
          <w:highlight w:val="yellow"/>
        </w:rPr>
        <w:t>eatures.</w:t>
      </w:r>
      <w:r w:rsidR="0031480E" w:rsidRPr="003C74EA">
        <w:rPr>
          <w:rFonts w:ascii="Times" w:hAnsi="Times" w:cs="Times New Roman"/>
          <w:sz w:val="22"/>
          <w:szCs w:val="22"/>
        </w:rPr>
        <w:t xml:space="preserve"> </w:t>
      </w:r>
    </w:p>
    <w:p w14:paraId="4099F0BD" w14:textId="77777777" w:rsidR="00695818" w:rsidRPr="003C74EA" w:rsidRDefault="00695818" w:rsidP="003C74EA">
      <w:pPr>
        <w:spacing w:line="360" w:lineRule="auto"/>
        <w:contextualSpacing/>
        <w:jc w:val="both"/>
        <w:rPr>
          <w:rFonts w:ascii="Times" w:hAnsi="Times" w:cs="Times New Roman"/>
          <w:sz w:val="22"/>
          <w:szCs w:val="22"/>
        </w:rPr>
      </w:pPr>
    </w:p>
    <w:p w14:paraId="6CB56B7C" w14:textId="32D168C8" w:rsidR="00695818" w:rsidRPr="003C74EA" w:rsidRDefault="00695818"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[19] Londonlovesbusiness.com, 'The Interview: The mysterious founders of Gumtree.com | Interviews | LondonlovesBusiness.com', 2012. [Online]. Available: http://www.londonlovesbusiness.com/entrepreneurs/famous-entrepreneurs/the-interview-the-mysterious-founders-of-gumtreecom/2210.article. [Accessed: 18- Mar- 2015].</w:t>
      </w:r>
    </w:p>
    <w:p w14:paraId="3A73E5EE" w14:textId="77777777" w:rsidR="0039414B" w:rsidRPr="003C74EA" w:rsidRDefault="0039414B" w:rsidP="003C74EA">
      <w:pPr>
        <w:spacing w:line="360" w:lineRule="auto"/>
        <w:contextualSpacing/>
        <w:jc w:val="both"/>
        <w:rPr>
          <w:rFonts w:ascii="Times" w:hAnsi="Times" w:cs="Times New Roman"/>
          <w:sz w:val="22"/>
          <w:szCs w:val="22"/>
        </w:rPr>
      </w:pPr>
    </w:p>
    <w:p w14:paraId="0B48AC9D" w14:textId="1EE396A1" w:rsidR="0039414B" w:rsidRPr="003C74EA" w:rsidRDefault="0039414B"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[20] Preloved.co.uk, 'About Us | Preloved', 2015. [Online]. Available: http://www.preloved.co.uk/about. [Accessed: 18- Mar- 2015].</w:t>
      </w:r>
    </w:p>
    <w:p w14:paraId="24218B0E" w14:textId="77777777" w:rsidR="0039414B" w:rsidRPr="003C74EA" w:rsidRDefault="0039414B" w:rsidP="003C74EA">
      <w:pPr>
        <w:spacing w:line="360" w:lineRule="auto"/>
        <w:contextualSpacing/>
        <w:jc w:val="both"/>
        <w:rPr>
          <w:rFonts w:ascii="Times" w:hAnsi="Times" w:cs="Times New Roman"/>
          <w:sz w:val="22"/>
          <w:szCs w:val="22"/>
        </w:rPr>
      </w:pPr>
    </w:p>
    <w:p w14:paraId="35E04C03" w14:textId="020BB01D" w:rsidR="0039414B" w:rsidRPr="003C74EA" w:rsidRDefault="0039414B"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[21] Secure.preloved.co.uk, 'Preloved | Sell Used for Free Online in UK and Ireland', 2015. [Online]. Available: https://secure.preloved.co.uk/eu?qs=JfkBZrgTL0Us_mTRoTIqPfCxFFVK68QIgWR8O2F9jgrDlqT_SK8RQQ. [Accessed: 18- Mar- 2015].</w:t>
      </w:r>
    </w:p>
    <w:p w14:paraId="6CB6CEDC" w14:textId="77777777" w:rsidR="009C451D" w:rsidRPr="003C74EA" w:rsidRDefault="009C451D" w:rsidP="003C74EA">
      <w:pPr>
        <w:spacing w:line="360" w:lineRule="auto"/>
        <w:contextualSpacing/>
        <w:jc w:val="both"/>
        <w:rPr>
          <w:rFonts w:ascii="Times" w:hAnsi="Times" w:cs="Times New Roman"/>
          <w:sz w:val="22"/>
          <w:szCs w:val="22"/>
        </w:rPr>
      </w:pPr>
    </w:p>
    <w:p w14:paraId="3C2AC9DB" w14:textId="78FB3A72" w:rsidR="009C451D" w:rsidRPr="003C74EA" w:rsidRDefault="009C451D"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[22] Wikipedia, 'Preloved', 2015. [Online]. Available: http://en.wikipedia.org/wiki/Preloved. [Accessed: 19- Mar- 2015].</w:t>
      </w:r>
    </w:p>
    <w:p w14:paraId="58FE2332" w14:textId="77777777" w:rsidR="009C451D" w:rsidRPr="003C74EA" w:rsidRDefault="009C451D" w:rsidP="003C74EA">
      <w:pPr>
        <w:spacing w:line="360" w:lineRule="auto"/>
        <w:contextualSpacing/>
        <w:jc w:val="both"/>
        <w:rPr>
          <w:rFonts w:ascii="Times" w:hAnsi="Times" w:cs="Times New Roman"/>
          <w:sz w:val="22"/>
          <w:szCs w:val="22"/>
        </w:rPr>
      </w:pPr>
    </w:p>
    <w:p w14:paraId="289911B4" w14:textId="7C22FD8F" w:rsidR="009C451D" w:rsidRPr="003C74EA" w:rsidRDefault="009C451D"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[23] Wikipedia, 'EBay', 2015. [Online]. Available: http://en.wikipedia.org/wiki/EBay. [Accessed: 19- Mar- 2015].</w:t>
      </w:r>
    </w:p>
    <w:p w14:paraId="776AA100" w14:textId="77777777" w:rsidR="00684031" w:rsidRPr="003C74EA" w:rsidRDefault="00684031" w:rsidP="003C74EA">
      <w:pPr>
        <w:spacing w:line="360" w:lineRule="auto"/>
        <w:contextualSpacing/>
        <w:jc w:val="both"/>
        <w:rPr>
          <w:rFonts w:ascii="Times" w:hAnsi="Times" w:cs="Times New Roman"/>
          <w:sz w:val="22"/>
          <w:szCs w:val="22"/>
        </w:rPr>
      </w:pPr>
    </w:p>
    <w:p w14:paraId="50AF62C1" w14:textId="139E77DE" w:rsidR="00684031" w:rsidRPr="003C74EA" w:rsidRDefault="00684031"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[24] Statista, 'eBay: number of active buyers 2010-2014 | Statistic', 2015. [Online]. Available: http://www.statista.com/statistics/242235/number-of-ebays-total-active-users/. [Accessed: 19- Mar- 2015].</w:t>
      </w:r>
    </w:p>
    <w:p w14:paraId="0271AC84" w14:textId="77777777" w:rsidR="00C129A4" w:rsidRPr="003C74EA" w:rsidRDefault="00C129A4" w:rsidP="003C74EA">
      <w:pPr>
        <w:spacing w:line="360" w:lineRule="auto"/>
        <w:contextualSpacing/>
        <w:jc w:val="both"/>
        <w:rPr>
          <w:rFonts w:ascii="Times" w:hAnsi="Times" w:cs="Times New Roman"/>
          <w:sz w:val="22"/>
          <w:szCs w:val="22"/>
        </w:rPr>
      </w:pPr>
    </w:p>
    <w:p w14:paraId="426E0FE2" w14:textId="1898053C" w:rsidR="00C129A4" w:rsidRPr="003C74EA" w:rsidRDefault="00C129A4"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[25] S.  Famuyide and S.  Famuyide, 'MoSCoW : Requirements Prioritization Technique', Business Analyst Learnings, 2013. [Online]. Available: http://businessanalystlearnings.com/ba-techniques/2013/3/5/moscow-technique-requirements-prioritization. [Accessed: 21- Mar- 2015].</w:t>
      </w:r>
    </w:p>
    <w:p w14:paraId="21ACF3DD" w14:textId="77777777" w:rsidR="006D5869" w:rsidRPr="003C74EA" w:rsidRDefault="006D5869" w:rsidP="003C74EA">
      <w:pPr>
        <w:spacing w:line="360" w:lineRule="auto"/>
        <w:contextualSpacing/>
        <w:jc w:val="both"/>
        <w:rPr>
          <w:rFonts w:ascii="Times" w:hAnsi="Times" w:cs="Times New Roman"/>
          <w:sz w:val="22"/>
          <w:szCs w:val="22"/>
        </w:rPr>
      </w:pPr>
    </w:p>
    <w:p w14:paraId="585E7EEF" w14:textId="51DD1F21" w:rsidR="00D36E0A" w:rsidRPr="003C74EA" w:rsidRDefault="006D5869"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[26] </w:t>
      </w:r>
      <w:r w:rsidR="009447DE" w:rsidRPr="003C74EA">
        <w:rPr>
          <w:rFonts w:ascii="Times" w:hAnsi="Times" w:cs="Times New Roman"/>
          <w:sz w:val="22"/>
          <w:szCs w:val="22"/>
        </w:rPr>
        <w:t>Info.eps.surrey.ac.uk, 'SSH tunnel from Linux or Mac', 2015. [Online]. Available: http://info.eps.surrey.ac.uk/IT/guides/remoteaccess/linuxSshTunnel.php. [Accessed: 22- Mar- 2015].</w:t>
      </w:r>
    </w:p>
    <w:p w14:paraId="3C387E4D" w14:textId="77777777" w:rsidR="00672422" w:rsidRPr="003C74EA" w:rsidRDefault="00672422" w:rsidP="003C74EA">
      <w:pPr>
        <w:spacing w:line="360" w:lineRule="auto"/>
        <w:contextualSpacing/>
        <w:jc w:val="both"/>
        <w:rPr>
          <w:rFonts w:ascii="Times" w:hAnsi="Times" w:cs="Times New Roman"/>
          <w:sz w:val="22"/>
          <w:szCs w:val="22"/>
        </w:rPr>
      </w:pPr>
    </w:p>
    <w:p w14:paraId="5E5223E4" w14:textId="552E3E65" w:rsidR="00672422" w:rsidRPr="003C74EA" w:rsidRDefault="008A50F3"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[27] Blog.trackets.com, 'SSH Tunnel - Local and Remote Port Forwarding Explained With Examples -  Trackets Blog', 2015. [Online]. Available: http://blog.trackets.com/2014/05/17/ssh-tunnel-local-and-remote-port-forwarding-explained-with-examples.html. [Accessed: 22- Mar- 2015].</w:t>
      </w:r>
    </w:p>
    <w:p w14:paraId="1037CC74" w14:textId="77777777" w:rsidR="00672422" w:rsidRPr="003C74EA" w:rsidRDefault="00672422" w:rsidP="003C74EA">
      <w:pPr>
        <w:spacing w:line="360" w:lineRule="auto"/>
        <w:contextualSpacing/>
        <w:jc w:val="both"/>
        <w:rPr>
          <w:rFonts w:ascii="Times" w:hAnsi="Times" w:cs="Times New Roman"/>
          <w:sz w:val="22"/>
          <w:szCs w:val="22"/>
        </w:rPr>
      </w:pPr>
    </w:p>
    <w:p w14:paraId="47AB43D3" w14:textId="56F9391F" w:rsidR="00672422" w:rsidRPr="003C74EA" w:rsidRDefault="00E1648B" w:rsidP="003C74EA">
      <w:pPr>
        <w:spacing w:line="360" w:lineRule="auto"/>
        <w:contextualSpacing/>
        <w:jc w:val="both"/>
        <w:rPr>
          <w:rFonts w:ascii="Times" w:hAnsi="Times" w:cs="Times New Roman"/>
          <w:sz w:val="22"/>
          <w:szCs w:val="22"/>
        </w:rPr>
      </w:pPr>
      <w:r w:rsidRPr="003C74EA">
        <w:rPr>
          <w:rFonts w:ascii="Times" w:hAnsi="Times" w:cs="Times New Roman"/>
          <w:sz w:val="22"/>
          <w:szCs w:val="22"/>
        </w:rPr>
        <w:t xml:space="preserve">[28] </w:t>
      </w:r>
      <w:ins w:id="2728" w:author="Chara Katiri" w:date="2015-04-11T21:57:00Z">
        <w:r w:rsidR="00E921E9" w:rsidRPr="003C74EA">
          <w:rPr>
            <w:rFonts w:ascii="Times" w:hAnsi="Times" w:cs="Times New Roman"/>
            <w:sz w:val="22"/>
            <w:szCs w:val="22"/>
          </w:rPr>
          <w:t>Docs.spring.io, '3. New Features and Enhancements in Spring Framework 4.0', 2015. [Online]. Available: http://docs.spring.io/spring/docs/current/spring-framework-reference/html/new-in-4.0.html. [Accessed: 11- Apr- 2015].</w:t>
        </w:r>
      </w:ins>
    </w:p>
    <w:p w14:paraId="2CFA0DDF" w14:textId="77777777" w:rsidR="00E83FF6" w:rsidRPr="003C74EA" w:rsidRDefault="00E83FF6" w:rsidP="003C74EA">
      <w:pPr>
        <w:pStyle w:val="TOC1"/>
        <w:rPr>
          <w:rFonts w:cs="Times New Roman"/>
        </w:rPr>
      </w:pPr>
    </w:p>
    <w:p w14:paraId="1055CCA6" w14:textId="07EE7F2A" w:rsidR="00672422" w:rsidRPr="003C74EA" w:rsidRDefault="004E4850" w:rsidP="003C74EA">
      <w:pPr>
        <w:pStyle w:val="TOC1"/>
        <w:rPr>
          <w:rFonts w:cs="Times New Roman"/>
        </w:rPr>
      </w:pPr>
      <w:r w:rsidRPr="003C74EA">
        <w:rPr>
          <w:rFonts w:cs="Times New Roman"/>
        </w:rPr>
        <w:t xml:space="preserve">[29] H.  Maylor, Project management. Harlow, England: Financial Times Prentice Hall, 2010. </w:t>
      </w:r>
    </w:p>
    <w:p w14:paraId="593B2582" w14:textId="77777777" w:rsidR="00E83FF6" w:rsidRPr="003C74EA" w:rsidRDefault="00E83FF6" w:rsidP="003C74EA">
      <w:pPr>
        <w:spacing w:line="360" w:lineRule="auto"/>
        <w:contextualSpacing/>
        <w:jc w:val="both"/>
        <w:rPr>
          <w:rFonts w:ascii="Times" w:hAnsi="Times" w:cs="Times New Roman"/>
          <w:sz w:val="22"/>
          <w:szCs w:val="22"/>
        </w:rPr>
      </w:pPr>
    </w:p>
    <w:p w14:paraId="66881D23" w14:textId="46D67958" w:rsidR="00E83FF6" w:rsidRPr="003C74EA" w:rsidRDefault="00E83FF6" w:rsidP="003C74EA">
      <w:pPr>
        <w:spacing w:after="240" w:line="360" w:lineRule="auto"/>
        <w:contextualSpacing/>
        <w:jc w:val="both"/>
        <w:rPr>
          <w:ins w:id="2729" w:author="Chara Katiri" w:date="2015-04-10T21:52:00Z"/>
          <w:rFonts w:ascii="Times" w:eastAsia="Times New Roman" w:hAnsi="Times" w:cs="Times New Roman"/>
          <w:sz w:val="22"/>
          <w:szCs w:val="22"/>
          <w:lang w:val="en-GB"/>
        </w:rPr>
      </w:pPr>
      <w:r w:rsidRPr="003C74EA">
        <w:rPr>
          <w:rFonts w:ascii="Times" w:hAnsi="Times" w:cs="Times New Roman"/>
          <w:sz w:val="22"/>
          <w:szCs w:val="22"/>
        </w:rPr>
        <w:t xml:space="preserve">[30] </w:t>
      </w:r>
      <w:r w:rsidRPr="003C74EA">
        <w:rPr>
          <w:rFonts w:ascii="Times" w:eastAsia="Times New Roman" w:hAnsi="Times" w:cs="Times New Roman"/>
          <w:sz w:val="22"/>
          <w:szCs w:val="22"/>
          <w:lang w:val="en-GB"/>
        </w:rPr>
        <w:t>Team and A.  Profile, '4 reasons why a project plan will make your life easier | twago blog', Twago.com, 2015. [Online]. Available: http://www.twago.com/blog/project-plan-makes-life-easier/. [Accessed: 23- Mar- 2015].</w:t>
      </w:r>
    </w:p>
    <w:p w14:paraId="430317E4" w14:textId="77777777" w:rsidR="002D2D38" w:rsidRPr="003C74EA" w:rsidRDefault="002D2D38" w:rsidP="003C74EA">
      <w:pPr>
        <w:spacing w:after="240" w:line="360" w:lineRule="auto"/>
        <w:contextualSpacing/>
        <w:jc w:val="both"/>
        <w:rPr>
          <w:ins w:id="2730" w:author="Chara Katiri" w:date="2015-04-10T21:52:00Z"/>
          <w:rFonts w:ascii="Times" w:eastAsia="Times New Roman" w:hAnsi="Times" w:cs="Times New Roman"/>
          <w:sz w:val="22"/>
          <w:szCs w:val="22"/>
          <w:lang w:val="en-GB"/>
        </w:rPr>
      </w:pPr>
    </w:p>
    <w:p w14:paraId="68B856AC" w14:textId="7878FED2" w:rsidR="002D2D38" w:rsidRPr="003C74EA" w:rsidRDefault="002D2D38" w:rsidP="003C74EA">
      <w:pPr>
        <w:spacing w:after="240" w:line="360" w:lineRule="auto"/>
        <w:contextualSpacing/>
        <w:jc w:val="both"/>
        <w:rPr>
          <w:ins w:id="2731" w:author="Chara Katiri" w:date="2015-04-10T21:52:00Z"/>
          <w:rFonts w:ascii="Times" w:eastAsia="Times New Roman" w:hAnsi="Times" w:cs="Times New Roman"/>
          <w:sz w:val="22"/>
          <w:szCs w:val="22"/>
          <w:lang w:val="en-GB"/>
        </w:rPr>
      </w:pPr>
      <w:ins w:id="2732" w:author="Chara Katiri" w:date="2015-04-10T21:52:00Z">
        <w:r w:rsidRPr="003C74EA">
          <w:rPr>
            <w:rFonts w:ascii="Times" w:eastAsia="Times New Roman" w:hAnsi="Times" w:cs="Times New Roman"/>
            <w:sz w:val="22"/>
            <w:szCs w:val="22"/>
            <w:lang w:val="en-GB"/>
          </w:rPr>
          <w:t>[31]</w:t>
        </w:r>
      </w:ins>
      <w:ins w:id="2733" w:author="Chara Katiri" w:date="2015-04-10T21:53:00Z">
        <w:r w:rsidRPr="003C74EA">
          <w:rPr>
            <w:rFonts w:ascii="Times" w:eastAsia="Times New Roman" w:hAnsi="Times" w:cs="Times New Roman"/>
            <w:sz w:val="22"/>
            <w:szCs w:val="22"/>
            <w:lang w:val="en-GB"/>
          </w:rPr>
          <w:t xml:space="preserve"> </w:t>
        </w:r>
      </w:ins>
      <w:ins w:id="2734" w:author="Chara Katiri" w:date="2015-04-10T21:54:00Z">
        <w:r w:rsidRPr="003C74EA">
          <w:rPr>
            <w:rFonts w:ascii="Times" w:eastAsia="Times New Roman" w:hAnsi="Times" w:cs="Times New Roman"/>
            <w:sz w:val="22"/>
            <w:szCs w:val="22"/>
            <w:lang w:val="en-GB"/>
          </w:rPr>
          <w:t>Ofbiz.apache.org, 'Apache OFBiz, The Apache Open For Business Project - Open Source E-Business / E-Commerce, ERP, CRM, POS, SCM, MRP, CMMS/EAM', 2015. [Online]. Available: https://ofbiz.apache.org/. [Accessed: 10- Apr- 2015].</w:t>
        </w:r>
      </w:ins>
    </w:p>
    <w:p w14:paraId="02E20451" w14:textId="77777777" w:rsidR="002D2D38" w:rsidRPr="003C74EA" w:rsidRDefault="002D2D38" w:rsidP="003C74EA">
      <w:pPr>
        <w:spacing w:after="240" w:line="360" w:lineRule="auto"/>
        <w:contextualSpacing/>
        <w:jc w:val="both"/>
        <w:rPr>
          <w:ins w:id="2735" w:author="Chara Katiri" w:date="2015-04-10T21:52:00Z"/>
          <w:rFonts w:ascii="Times" w:eastAsia="Times New Roman" w:hAnsi="Times" w:cs="Times New Roman"/>
          <w:sz w:val="22"/>
          <w:szCs w:val="22"/>
          <w:lang w:val="en-GB"/>
        </w:rPr>
      </w:pPr>
    </w:p>
    <w:p w14:paraId="3EB0199C" w14:textId="1E1E64DD" w:rsidR="002D2D38" w:rsidRPr="003C74EA" w:rsidRDefault="002D2D38" w:rsidP="003C74EA">
      <w:pPr>
        <w:spacing w:after="240" w:line="360" w:lineRule="auto"/>
        <w:contextualSpacing/>
        <w:jc w:val="both"/>
        <w:rPr>
          <w:ins w:id="2736" w:author="Chara Katiri" w:date="2015-04-10T23:18:00Z"/>
          <w:rFonts w:ascii="Times" w:eastAsia="Times New Roman" w:hAnsi="Times" w:cs="Times New Roman"/>
          <w:sz w:val="22"/>
          <w:szCs w:val="22"/>
          <w:lang w:val="en-GB"/>
        </w:rPr>
      </w:pPr>
      <w:ins w:id="2737" w:author="Chara Katiri" w:date="2015-04-10T21:52:00Z">
        <w:r w:rsidRPr="003C74EA">
          <w:rPr>
            <w:rFonts w:ascii="Times" w:eastAsia="Times New Roman" w:hAnsi="Times" w:cs="Times New Roman"/>
            <w:sz w:val="22"/>
            <w:szCs w:val="22"/>
            <w:lang w:val="en-GB"/>
          </w:rPr>
          <w:t>[32]</w:t>
        </w:r>
      </w:ins>
      <w:ins w:id="2738" w:author="Chara Katiri" w:date="2015-04-10T21:54:00Z">
        <w:r w:rsidRPr="003C74EA">
          <w:rPr>
            <w:rFonts w:ascii="Times" w:eastAsia="Times New Roman" w:hAnsi="Times" w:cs="Times New Roman"/>
            <w:sz w:val="22"/>
            <w:szCs w:val="22"/>
            <w:lang w:val="en-GB"/>
          </w:rPr>
          <w:t xml:space="preserve"> Oscommerce.com, 'Creating Online Stores Worldwide | osCommerce', 2015. [Online]. Available: http://www.oscommerce.com/. [Accessed: 10- Apr- 2015].</w:t>
        </w:r>
      </w:ins>
    </w:p>
    <w:p w14:paraId="25E5C06E" w14:textId="77777777" w:rsidR="00890D2C" w:rsidRPr="003C74EA" w:rsidRDefault="00890D2C" w:rsidP="003C74EA">
      <w:pPr>
        <w:spacing w:after="240" w:line="360" w:lineRule="auto"/>
        <w:contextualSpacing/>
        <w:jc w:val="both"/>
        <w:rPr>
          <w:ins w:id="2739" w:author="Chara Katiri" w:date="2015-04-10T23:18:00Z"/>
          <w:rFonts w:ascii="Times" w:eastAsia="Times New Roman" w:hAnsi="Times" w:cs="Times New Roman"/>
          <w:sz w:val="22"/>
          <w:szCs w:val="22"/>
          <w:lang w:val="en-GB"/>
        </w:rPr>
      </w:pPr>
    </w:p>
    <w:p w14:paraId="7A13FC19" w14:textId="59EA2488" w:rsidR="00890D2C" w:rsidRPr="003C74EA" w:rsidRDefault="00890D2C" w:rsidP="003C74EA">
      <w:pPr>
        <w:spacing w:after="240" w:line="360" w:lineRule="auto"/>
        <w:contextualSpacing/>
        <w:jc w:val="both"/>
        <w:rPr>
          <w:ins w:id="2740" w:author="Chara Katiri" w:date="2015-04-10T23:18:00Z"/>
          <w:rFonts w:ascii="Times" w:eastAsia="Times New Roman" w:hAnsi="Times" w:cs="Times New Roman"/>
          <w:sz w:val="22"/>
          <w:szCs w:val="22"/>
          <w:lang w:val="en-GB"/>
        </w:rPr>
      </w:pPr>
      <w:ins w:id="2741" w:author="Chara Katiri" w:date="2015-04-10T23:18:00Z">
        <w:r w:rsidRPr="003C74EA">
          <w:rPr>
            <w:rFonts w:ascii="Times" w:eastAsia="Times New Roman" w:hAnsi="Times" w:cs="Times New Roman"/>
            <w:sz w:val="22"/>
            <w:szCs w:val="22"/>
            <w:lang w:val="en-GB"/>
          </w:rPr>
          <w:t>[33] Magento, 'HP - Magento.com UK', 2015. [Online]. Available: http://magento.com/UK. [Accessed: 10- Apr- 2015].</w:t>
        </w:r>
      </w:ins>
    </w:p>
    <w:p w14:paraId="6BBB3780" w14:textId="77777777" w:rsidR="00890D2C" w:rsidRPr="003C74EA" w:rsidRDefault="00890D2C" w:rsidP="003C74EA">
      <w:pPr>
        <w:spacing w:after="240" w:line="360" w:lineRule="auto"/>
        <w:contextualSpacing/>
        <w:jc w:val="both"/>
        <w:rPr>
          <w:ins w:id="2742" w:author="Chara Katiri" w:date="2015-04-10T23:18:00Z"/>
          <w:rFonts w:ascii="Times" w:eastAsia="Times New Roman" w:hAnsi="Times" w:cs="Times New Roman"/>
          <w:sz w:val="22"/>
          <w:szCs w:val="22"/>
          <w:lang w:val="en-GB"/>
        </w:rPr>
      </w:pPr>
    </w:p>
    <w:p w14:paraId="12543B01" w14:textId="3A206BDC" w:rsidR="00890D2C" w:rsidRPr="003C74EA" w:rsidRDefault="00890D2C" w:rsidP="003C74EA">
      <w:pPr>
        <w:spacing w:after="240" w:line="360" w:lineRule="auto"/>
        <w:contextualSpacing/>
        <w:jc w:val="both"/>
        <w:rPr>
          <w:ins w:id="2743" w:author="Chara Katiri" w:date="2015-04-11T00:01:00Z"/>
          <w:rFonts w:ascii="Times" w:eastAsia="Times New Roman" w:hAnsi="Times" w:cs="Times New Roman"/>
          <w:sz w:val="22"/>
          <w:szCs w:val="22"/>
          <w:lang w:val="en-GB"/>
        </w:rPr>
      </w:pPr>
      <w:ins w:id="2744" w:author="Chara Katiri" w:date="2015-04-10T23:18:00Z">
        <w:r w:rsidRPr="003C74EA">
          <w:rPr>
            <w:rFonts w:ascii="Times" w:eastAsia="Times New Roman" w:hAnsi="Times" w:cs="Times New Roman"/>
            <w:sz w:val="22"/>
            <w:szCs w:val="22"/>
            <w:lang w:val="en-GB"/>
          </w:rPr>
          <w:t>[34] Wikipedia, 'Comparison of free software e-commerce web application frameworks', 2015. [Online]. Available: http://en.wikipedia.org/wiki/Comparison_of_free_software_e-commerce_web_application_frameworks. [Accessed: 10- Apr- 2015].</w:t>
        </w:r>
      </w:ins>
    </w:p>
    <w:p w14:paraId="1E6E51F1" w14:textId="77777777" w:rsidR="00D82A93" w:rsidRPr="003C74EA" w:rsidRDefault="00D82A93" w:rsidP="003C74EA">
      <w:pPr>
        <w:spacing w:after="240" w:line="360" w:lineRule="auto"/>
        <w:contextualSpacing/>
        <w:jc w:val="both"/>
        <w:rPr>
          <w:ins w:id="2745" w:author="Chara Katiri" w:date="2015-04-11T00:01:00Z"/>
          <w:rFonts w:ascii="Times" w:eastAsia="Times New Roman" w:hAnsi="Times" w:cs="Times New Roman"/>
          <w:sz w:val="22"/>
          <w:szCs w:val="22"/>
          <w:lang w:val="en-GB"/>
        </w:rPr>
      </w:pPr>
    </w:p>
    <w:p w14:paraId="094A4812" w14:textId="32CCE4E9" w:rsidR="00D82A93" w:rsidRPr="003C74EA" w:rsidRDefault="00D82A93" w:rsidP="003C74EA">
      <w:pPr>
        <w:spacing w:after="240" w:line="360" w:lineRule="auto"/>
        <w:contextualSpacing/>
        <w:jc w:val="both"/>
        <w:rPr>
          <w:ins w:id="2746" w:author="Chara Katiri" w:date="2015-04-11T01:44:00Z"/>
          <w:rFonts w:ascii="Times" w:eastAsia="Times New Roman" w:hAnsi="Times" w:cs="Times New Roman"/>
          <w:sz w:val="22"/>
          <w:szCs w:val="22"/>
          <w:lang w:val="en-GB"/>
        </w:rPr>
      </w:pPr>
      <w:ins w:id="2747" w:author="Chara Katiri" w:date="2015-04-11T00:01:00Z">
        <w:r w:rsidRPr="003C74EA">
          <w:rPr>
            <w:rFonts w:ascii="Times" w:eastAsia="Times New Roman" w:hAnsi="Times" w:cs="Times New Roman"/>
            <w:sz w:val="22"/>
            <w:szCs w:val="22"/>
            <w:lang w:val="en-GB"/>
          </w:rPr>
          <w:t>[35] Docs.spring.io, '1. Introduction to Spring Framework', 2015. [Online]. Available: http://docs.spring.io/spring-framework/docs/3.0.x/reference/overview.html. [Accessed: 10- Apr- 2015].</w:t>
        </w:r>
      </w:ins>
    </w:p>
    <w:p w14:paraId="4913C10E" w14:textId="77777777" w:rsidR="00EB7B69" w:rsidRPr="003C74EA" w:rsidRDefault="00EB7B69" w:rsidP="003C74EA">
      <w:pPr>
        <w:spacing w:after="240" w:line="360" w:lineRule="auto"/>
        <w:contextualSpacing/>
        <w:jc w:val="both"/>
        <w:rPr>
          <w:ins w:id="2748" w:author="Chara Katiri" w:date="2015-04-11T01:44:00Z"/>
          <w:rFonts w:ascii="Times" w:eastAsia="Times New Roman" w:hAnsi="Times" w:cs="Times New Roman"/>
          <w:sz w:val="22"/>
          <w:szCs w:val="22"/>
          <w:lang w:val="en-GB"/>
        </w:rPr>
      </w:pPr>
    </w:p>
    <w:p w14:paraId="15E20CC8" w14:textId="11DA8AB7" w:rsidR="00EB7B69" w:rsidRPr="003C74EA" w:rsidRDefault="00EB7B69" w:rsidP="003C74EA">
      <w:pPr>
        <w:spacing w:after="240" w:line="360" w:lineRule="auto"/>
        <w:contextualSpacing/>
        <w:jc w:val="both"/>
        <w:rPr>
          <w:ins w:id="2749" w:author="Chara Katiri" w:date="2015-04-11T01:44:00Z"/>
          <w:rFonts w:ascii="Times" w:eastAsia="Times New Roman" w:hAnsi="Times" w:cs="Times New Roman"/>
          <w:sz w:val="22"/>
          <w:szCs w:val="22"/>
          <w:lang w:val="en-GB"/>
        </w:rPr>
      </w:pPr>
      <w:ins w:id="2750" w:author="Chara Katiri" w:date="2015-04-11T01:44:00Z">
        <w:r w:rsidRPr="003C74EA">
          <w:rPr>
            <w:rFonts w:ascii="Times" w:eastAsia="Times New Roman" w:hAnsi="Times" w:cs="Times New Roman"/>
            <w:sz w:val="22"/>
            <w:szCs w:val="22"/>
            <w:lang w:val="en-GB"/>
          </w:rPr>
          <w:t>[36] ]K. Software, 'Component-Based Java Frameworks - CodeProject', Codeproject.com, 2012. [Online]. Available: http://www.codeproject.com/Articles/445233/Component-Based-Java-Frameworks. [Accessed: 11- Apr- 2015].</w:t>
        </w:r>
      </w:ins>
    </w:p>
    <w:p w14:paraId="080854B1" w14:textId="77777777" w:rsidR="00EB7B69" w:rsidRPr="003C74EA" w:rsidRDefault="00EB7B69" w:rsidP="003C74EA">
      <w:pPr>
        <w:spacing w:after="240" w:line="360" w:lineRule="auto"/>
        <w:contextualSpacing/>
        <w:jc w:val="both"/>
        <w:rPr>
          <w:ins w:id="2751" w:author="Chara Katiri" w:date="2015-04-11T01:44:00Z"/>
          <w:rFonts w:ascii="Times" w:eastAsia="Times New Roman" w:hAnsi="Times" w:cs="Times New Roman"/>
          <w:sz w:val="22"/>
          <w:szCs w:val="22"/>
          <w:lang w:val="en-GB"/>
        </w:rPr>
      </w:pPr>
    </w:p>
    <w:p w14:paraId="42A5C558" w14:textId="50FCE1CB" w:rsidR="00EB7B69" w:rsidRPr="003C74EA" w:rsidRDefault="00EB7B69" w:rsidP="003C74EA">
      <w:pPr>
        <w:spacing w:after="240" w:line="360" w:lineRule="auto"/>
        <w:contextualSpacing/>
        <w:jc w:val="both"/>
        <w:rPr>
          <w:ins w:id="2752" w:author="Chara Katiri" w:date="2015-04-11T01:44:00Z"/>
          <w:rFonts w:ascii="Times" w:eastAsia="Times New Roman" w:hAnsi="Times" w:cs="Times New Roman"/>
          <w:sz w:val="22"/>
          <w:szCs w:val="22"/>
          <w:lang w:val="en-GB"/>
        </w:rPr>
      </w:pPr>
      <w:ins w:id="2753" w:author="Chara Katiri" w:date="2015-04-11T01:44:00Z">
        <w:r w:rsidRPr="003C74EA">
          <w:rPr>
            <w:rFonts w:ascii="Times" w:eastAsia="Times New Roman" w:hAnsi="Times" w:cs="Times New Roman"/>
            <w:sz w:val="22"/>
            <w:szCs w:val="22"/>
            <w:lang w:val="en-GB"/>
          </w:rPr>
          <w:t>[37]</w:t>
        </w:r>
      </w:ins>
      <w:ins w:id="2754" w:author="Chara Katiri" w:date="2015-04-11T02:42:00Z">
        <w:r w:rsidR="005A7113" w:rsidRPr="003C74EA">
          <w:rPr>
            <w:rFonts w:ascii="Times" w:eastAsia="Times New Roman" w:hAnsi="Times" w:cs="Times New Roman"/>
            <w:sz w:val="22"/>
            <w:szCs w:val="22"/>
            <w:lang w:val="en-GB"/>
          </w:rPr>
          <w:t xml:space="preserve"> </w:t>
        </w:r>
      </w:ins>
      <w:ins w:id="2755" w:author="Chara Katiri" w:date="2015-04-11T02:43:00Z">
        <w:r w:rsidR="005A7113" w:rsidRPr="003C74EA">
          <w:rPr>
            <w:rFonts w:ascii="Times" w:eastAsia="Times New Roman" w:hAnsi="Times" w:cs="Times New Roman"/>
            <w:sz w:val="22"/>
            <w:szCs w:val="22"/>
            <w:lang w:val="en-GB"/>
          </w:rPr>
          <w:t>Oracle.com, 'Why another MVC?', 2015. [Online]. Available: http://www.oracle.com/technetwork/articles/java/mvc-2280472.html. [Accessed: 11- Apr- 2015].</w:t>
        </w:r>
      </w:ins>
    </w:p>
    <w:p w14:paraId="6C909FE7" w14:textId="77777777" w:rsidR="00EB7B69" w:rsidRPr="003C74EA" w:rsidRDefault="00EB7B69" w:rsidP="003C74EA">
      <w:pPr>
        <w:spacing w:after="240" w:line="360" w:lineRule="auto"/>
        <w:contextualSpacing/>
        <w:jc w:val="both"/>
        <w:rPr>
          <w:ins w:id="2756" w:author="Chara Katiri" w:date="2015-04-11T01:44:00Z"/>
          <w:rFonts w:ascii="Times" w:eastAsia="Times New Roman" w:hAnsi="Times" w:cs="Times New Roman"/>
          <w:sz w:val="22"/>
          <w:szCs w:val="22"/>
          <w:lang w:val="en-GB"/>
        </w:rPr>
      </w:pPr>
    </w:p>
    <w:p w14:paraId="2BCE0D1E" w14:textId="61AA8DE0" w:rsidR="00EB7B69" w:rsidRPr="003C74EA" w:rsidRDefault="00EB7B69" w:rsidP="003C74EA">
      <w:pPr>
        <w:spacing w:after="240" w:line="360" w:lineRule="auto"/>
        <w:contextualSpacing/>
        <w:jc w:val="both"/>
        <w:rPr>
          <w:ins w:id="2757" w:author="Chara Katiri" w:date="2015-04-11T02:51:00Z"/>
          <w:rFonts w:ascii="Times" w:eastAsia="Times New Roman" w:hAnsi="Times" w:cs="Times New Roman"/>
          <w:sz w:val="22"/>
          <w:szCs w:val="22"/>
          <w:lang w:val="en-GB"/>
        </w:rPr>
      </w:pPr>
      <w:ins w:id="2758" w:author="Chara Katiri" w:date="2015-04-11T01:44:00Z">
        <w:r w:rsidRPr="003C74EA">
          <w:rPr>
            <w:rFonts w:ascii="Times" w:eastAsia="Times New Roman" w:hAnsi="Times" w:cs="Times New Roman"/>
            <w:sz w:val="22"/>
            <w:szCs w:val="22"/>
            <w:lang w:val="en-GB"/>
          </w:rPr>
          <w:t>[38]</w:t>
        </w:r>
      </w:ins>
      <w:ins w:id="2759" w:author="Chara Katiri" w:date="2015-04-11T02:51:00Z">
        <w:r w:rsidR="00DB09A0" w:rsidRPr="003C74EA">
          <w:rPr>
            <w:rFonts w:ascii="Times" w:eastAsia="Times New Roman" w:hAnsi="Times" w:cs="Times New Roman"/>
            <w:sz w:val="22"/>
            <w:szCs w:val="22"/>
            <w:lang w:val="en-GB"/>
          </w:rPr>
          <w:t xml:space="preserve"> Slideshare.net, 'MVC 1.0 / JSR 371', 2015. [Online]. Available: http://www.slideshare.net/delabassee/mvc-10-jsr-371. [Accessed: 11- Apr- 2015].</w:t>
        </w:r>
      </w:ins>
    </w:p>
    <w:p w14:paraId="6711B96B" w14:textId="77777777" w:rsidR="00DB09A0" w:rsidRPr="003C74EA" w:rsidRDefault="00DB09A0" w:rsidP="003C74EA">
      <w:pPr>
        <w:spacing w:after="240" w:line="360" w:lineRule="auto"/>
        <w:contextualSpacing/>
        <w:jc w:val="both"/>
        <w:rPr>
          <w:ins w:id="2760" w:author="Chara Katiri" w:date="2015-04-11T02:51:00Z"/>
          <w:rFonts w:ascii="Times" w:eastAsia="Times New Roman" w:hAnsi="Times" w:cs="Times New Roman"/>
          <w:sz w:val="22"/>
          <w:szCs w:val="22"/>
          <w:lang w:val="en-GB"/>
        </w:rPr>
      </w:pPr>
    </w:p>
    <w:p w14:paraId="23881BFF" w14:textId="77777777" w:rsidR="00DB09A0" w:rsidRPr="003C74EA" w:rsidRDefault="00DB09A0" w:rsidP="003C74EA">
      <w:pPr>
        <w:spacing w:line="360" w:lineRule="auto"/>
        <w:contextualSpacing/>
        <w:jc w:val="both"/>
        <w:rPr>
          <w:ins w:id="2761" w:author="Chara Katiri" w:date="2015-04-11T18:08:00Z"/>
          <w:rFonts w:ascii="Times" w:eastAsia="Times New Roman" w:hAnsi="Times" w:cs="Times New Roman"/>
          <w:sz w:val="22"/>
          <w:szCs w:val="22"/>
          <w:lang w:val="en-GB"/>
        </w:rPr>
      </w:pPr>
      <w:ins w:id="2762" w:author="Chara Katiri" w:date="2015-04-11T02:51:00Z">
        <w:r w:rsidRPr="003C74EA">
          <w:rPr>
            <w:rFonts w:ascii="Times" w:eastAsia="Times New Roman" w:hAnsi="Times" w:cs="Times New Roman"/>
            <w:sz w:val="22"/>
            <w:szCs w:val="22"/>
            <w:lang w:val="en-GB"/>
          </w:rPr>
          <w:t xml:space="preserve">[39] </w:t>
        </w:r>
      </w:ins>
      <w:ins w:id="2763" w:author="Chara Katiri" w:date="2015-04-11T02:52:00Z">
        <w:r w:rsidRPr="003C74EA">
          <w:rPr>
            <w:rFonts w:ascii="Times" w:eastAsia="Times New Roman" w:hAnsi="Times" w:cs="Times New Roman"/>
            <w:sz w:val="22"/>
            <w:szCs w:val="22"/>
            <w:lang w:val="en-GB"/>
          </w:rPr>
          <w:t>D. MVC, 'Difference between Request MVC and Component MVC', Stackoverflow.com, 2015. [Online]. Available: http://stackoverflow.com/questions/4801891/difference-between-request-mvc-and-component-mvc. [Accessed: 11- Apr- 2015].</w:t>
        </w:r>
      </w:ins>
      <w:ins w:id="2764" w:author="Chara Katiri" w:date="2015-04-11T02:53:00Z">
        <w:r w:rsidRPr="003C74EA">
          <w:rPr>
            <w:rFonts w:ascii="Times" w:eastAsia="Times New Roman" w:hAnsi="Times" w:cs="Times New Roman"/>
            <w:sz w:val="22"/>
            <w:szCs w:val="22"/>
            <w:lang w:val="en-GB"/>
          </w:rPr>
          <w:t xml:space="preserve">  I.stack.imgur.com, 2015. [Online]. Available: http://i.stack.imgur.com/Discf.jpg. [Accessed: 11- Apr- 2015].</w:t>
        </w:r>
      </w:ins>
    </w:p>
    <w:p w14:paraId="00AF0368" w14:textId="77777777" w:rsidR="00833900" w:rsidRPr="003C74EA" w:rsidRDefault="00833900" w:rsidP="003C74EA">
      <w:pPr>
        <w:spacing w:line="360" w:lineRule="auto"/>
        <w:contextualSpacing/>
        <w:jc w:val="both"/>
        <w:rPr>
          <w:ins w:id="2765" w:author="Chara Katiri" w:date="2015-04-11T18:08:00Z"/>
          <w:rFonts w:ascii="Times" w:eastAsia="Times New Roman" w:hAnsi="Times" w:cs="Times New Roman"/>
          <w:sz w:val="22"/>
          <w:szCs w:val="22"/>
          <w:lang w:val="en-GB"/>
        </w:rPr>
      </w:pPr>
    </w:p>
    <w:p w14:paraId="552252C5" w14:textId="7037AA58" w:rsidR="00833900" w:rsidRPr="003C74EA" w:rsidRDefault="00833900" w:rsidP="003C74EA">
      <w:pPr>
        <w:spacing w:line="360" w:lineRule="auto"/>
        <w:contextualSpacing/>
        <w:jc w:val="both"/>
        <w:rPr>
          <w:ins w:id="2766" w:author="Chara Katiri" w:date="2015-04-11T19:30:00Z"/>
          <w:rFonts w:ascii="Times" w:eastAsia="Times New Roman" w:hAnsi="Times" w:cs="Times New Roman"/>
          <w:sz w:val="22"/>
          <w:szCs w:val="22"/>
          <w:lang w:val="en-GB"/>
        </w:rPr>
      </w:pPr>
      <w:ins w:id="2767" w:author="Chara Katiri" w:date="2015-04-11T18:08:00Z">
        <w:r w:rsidRPr="003C74EA">
          <w:rPr>
            <w:rFonts w:ascii="Times" w:eastAsia="Times New Roman" w:hAnsi="Times" w:cs="Times New Roman"/>
            <w:sz w:val="22"/>
            <w:szCs w:val="22"/>
            <w:lang w:val="en-GB"/>
          </w:rPr>
          <w:t>[40] stqbexamcertification.com, 'What is Waterfall model- advantages, disadvantages and when to use it?', 2015. [Online]. Available: http://istqbexamcertification.com/what-is-waterfall-model-advantages-disadvantages-and-when-to-use-it/. [Accessed: 11- Apr- 2015].</w:t>
        </w:r>
      </w:ins>
    </w:p>
    <w:p w14:paraId="6345689F" w14:textId="77777777" w:rsidR="004F4BD6" w:rsidRPr="003C74EA" w:rsidRDefault="004F4BD6" w:rsidP="003C74EA">
      <w:pPr>
        <w:spacing w:line="360" w:lineRule="auto"/>
        <w:contextualSpacing/>
        <w:jc w:val="both"/>
        <w:rPr>
          <w:ins w:id="2768" w:author="Chara Katiri" w:date="2015-04-11T19:30:00Z"/>
          <w:rFonts w:ascii="Times" w:eastAsia="Times New Roman" w:hAnsi="Times" w:cs="Times New Roman"/>
          <w:sz w:val="22"/>
          <w:szCs w:val="22"/>
          <w:lang w:val="en-GB"/>
        </w:rPr>
      </w:pPr>
    </w:p>
    <w:p w14:paraId="78CB8389" w14:textId="31671D53" w:rsidR="004F4BD6" w:rsidRPr="003C74EA" w:rsidRDefault="004F4BD6" w:rsidP="003C74EA">
      <w:pPr>
        <w:spacing w:line="360" w:lineRule="auto"/>
        <w:contextualSpacing/>
        <w:jc w:val="both"/>
        <w:rPr>
          <w:ins w:id="2769" w:author="Chara Katiri" w:date="2015-04-11T22:23:00Z"/>
          <w:rFonts w:ascii="Times" w:eastAsia="Times New Roman" w:hAnsi="Times" w:cs="Times New Roman"/>
          <w:sz w:val="22"/>
          <w:szCs w:val="22"/>
          <w:lang w:val="en-GB"/>
        </w:rPr>
      </w:pPr>
      <w:ins w:id="2770" w:author="Chara Katiri" w:date="2015-04-11T19:30:00Z">
        <w:r w:rsidRPr="003C74EA">
          <w:rPr>
            <w:rFonts w:ascii="Times" w:eastAsia="Times New Roman" w:hAnsi="Times" w:cs="Times New Roman"/>
            <w:sz w:val="22"/>
            <w:szCs w:val="22"/>
            <w:lang w:val="en-GB"/>
          </w:rPr>
          <w:t>[41] Cs.odu.edu, 'Software Development: The Waterfall Model', 2015. [Online]. Available: http://www.cs.odu.edu/~cs333/website-s11/Lectures/waterfall/page/waterfall.html#subsubsect-design. [Accessed: 11- Apr- 2015].</w:t>
        </w:r>
      </w:ins>
    </w:p>
    <w:p w14:paraId="6A6585D3" w14:textId="77777777" w:rsidR="0065420B" w:rsidRPr="003C74EA" w:rsidRDefault="0065420B" w:rsidP="003C74EA">
      <w:pPr>
        <w:spacing w:line="360" w:lineRule="auto"/>
        <w:contextualSpacing/>
        <w:jc w:val="both"/>
        <w:rPr>
          <w:ins w:id="2771" w:author="Chara Katiri" w:date="2015-04-11T22:23:00Z"/>
          <w:rFonts w:ascii="Times" w:eastAsia="Times New Roman" w:hAnsi="Times" w:cs="Times New Roman"/>
          <w:sz w:val="22"/>
          <w:szCs w:val="22"/>
          <w:lang w:val="en-GB"/>
        </w:rPr>
      </w:pPr>
    </w:p>
    <w:p w14:paraId="53CBE3B7" w14:textId="79069CAB" w:rsidR="0065420B" w:rsidRPr="003C74EA" w:rsidRDefault="0065420B" w:rsidP="003C74EA">
      <w:pPr>
        <w:spacing w:line="360" w:lineRule="auto"/>
        <w:contextualSpacing/>
        <w:jc w:val="both"/>
        <w:rPr>
          <w:ins w:id="2772" w:author="Chara Katiri" w:date="2015-04-11T23:02:00Z"/>
          <w:rFonts w:ascii="Times" w:eastAsia="Times New Roman" w:hAnsi="Times" w:cs="Times New Roman"/>
          <w:sz w:val="22"/>
          <w:szCs w:val="22"/>
          <w:lang w:val="en-GB"/>
        </w:rPr>
      </w:pPr>
      <w:ins w:id="2773" w:author="Chara Katiri" w:date="2015-04-11T22:23:00Z">
        <w:r w:rsidRPr="003C74EA">
          <w:rPr>
            <w:rFonts w:ascii="Times" w:eastAsia="Times New Roman" w:hAnsi="Times" w:cs="Times New Roman"/>
            <w:sz w:val="22"/>
            <w:szCs w:val="22"/>
            <w:lang w:val="en-GB"/>
          </w:rPr>
          <w:t xml:space="preserve">[42] </w:t>
        </w:r>
      </w:ins>
      <w:ins w:id="2774" w:author="Chara Katiri" w:date="2015-04-11T22:29:00Z">
        <w:r w:rsidRPr="003C74EA">
          <w:rPr>
            <w:rFonts w:ascii="Times" w:eastAsia="Times New Roman" w:hAnsi="Times" w:cs="Times New Roman"/>
            <w:sz w:val="22"/>
            <w:szCs w:val="22"/>
            <w:lang w:val="en-GB"/>
          </w:rPr>
          <w:t>Pages.zeroturnaround.com, 'Java Tools &amp; Technologies Landscape for 2014', 2015. [Online]. Available: http://pages.zeroturnaround.com/Java-Tools-Technologies.html?utm_source=Java%20Tools%20&amp;%20Technologies%202014&amp;utm_medium=allreports&amp;utm_campaign=rebellabs&amp;utm_rebellabsid=88. [Accessed: 11- Apr- 2015].</w:t>
        </w:r>
      </w:ins>
    </w:p>
    <w:p w14:paraId="792FB214" w14:textId="77777777" w:rsidR="005139F0" w:rsidRPr="003C74EA" w:rsidRDefault="005139F0" w:rsidP="003C74EA">
      <w:pPr>
        <w:spacing w:line="360" w:lineRule="auto"/>
        <w:contextualSpacing/>
        <w:jc w:val="both"/>
        <w:rPr>
          <w:ins w:id="2775" w:author="Chara Katiri" w:date="2015-04-11T23:02:00Z"/>
          <w:rFonts w:ascii="Times" w:eastAsia="Times New Roman" w:hAnsi="Times" w:cs="Times New Roman"/>
          <w:sz w:val="22"/>
          <w:szCs w:val="22"/>
          <w:lang w:val="en-GB"/>
        </w:rPr>
      </w:pPr>
    </w:p>
    <w:p w14:paraId="35CF9610" w14:textId="08326C57" w:rsidR="005139F0" w:rsidRPr="003C74EA" w:rsidRDefault="005139F0" w:rsidP="003C74EA">
      <w:pPr>
        <w:spacing w:line="360" w:lineRule="auto"/>
        <w:contextualSpacing/>
        <w:jc w:val="both"/>
        <w:rPr>
          <w:ins w:id="2776" w:author="Chara Katiri" w:date="2015-04-11T23:20:00Z"/>
          <w:rFonts w:ascii="Times" w:eastAsia="Times New Roman" w:hAnsi="Times" w:cs="Times New Roman"/>
          <w:sz w:val="22"/>
          <w:szCs w:val="22"/>
          <w:lang w:val="en-GB"/>
        </w:rPr>
      </w:pPr>
      <w:ins w:id="2777" w:author="Chara Katiri" w:date="2015-04-11T23:02:00Z">
        <w:r w:rsidRPr="003C74EA">
          <w:rPr>
            <w:rFonts w:ascii="Times" w:eastAsia="Times New Roman" w:hAnsi="Times" w:cs="Times New Roman"/>
            <w:sz w:val="22"/>
            <w:szCs w:val="22"/>
            <w:lang w:val="en-GB"/>
          </w:rPr>
          <w:t>[43] Docs.spring.io, 'Spring Security Reference', 2015. [Online]. Available: http://docs.spring.io/autorepo/docs/spring-security/4.0.0.CI-SNAPSHOT/reference/htmlsingle/#appendix-dependencies. [Accessed: 11- Apr- 2015].</w:t>
        </w:r>
      </w:ins>
    </w:p>
    <w:p w14:paraId="3FC73F7D" w14:textId="77777777" w:rsidR="00B42BFE" w:rsidRPr="003C74EA" w:rsidRDefault="00B42BFE" w:rsidP="003C74EA">
      <w:pPr>
        <w:spacing w:line="360" w:lineRule="auto"/>
        <w:contextualSpacing/>
        <w:jc w:val="both"/>
        <w:rPr>
          <w:ins w:id="2778" w:author="Chara Katiri" w:date="2015-04-11T23:20:00Z"/>
          <w:rFonts w:ascii="Times" w:eastAsia="Times New Roman" w:hAnsi="Times" w:cs="Times New Roman"/>
          <w:sz w:val="22"/>
          <w:szCs w:val="22"/>
          <w:lang w:val="en-GB"/>
        </w:rPr>
      </w:pPr>
    </w:p>
    <w:p w14:paraId="03A0B985" w14:textId="17712EEA" w:rsidR="00B42BFE" w:rsidRPr="003C74EA" w:rsidRDefault="00B42BFE" w:rsidP="003C74EA">
      <w:pPr>
        <w:spacing w:line="360" w:lineRule="auto"/>
        <w:contextualSpacing/>
        <w:jc w:val="both"/>
        <w:rPr>
          <w:ins w:id="2779" w:author="Chara Katiri" w:date="2015-04-12T00:26:00Z"/>
          <w:rFonts w:ascii="Times" w:eastAsia="Times New Roman" w:hAnsi="Times" w:cs="Times New Roman"/>
          <w:sz w:val="22"/>
          <w:szCs w:val="22"/>
          <w:lang w:val="en-GB"/>
        </w:rPr>
      </w:pPr>
      <w:ins w:id="2780" w:author="Chara Katiri" w:date="2015-04-11T23:20:00Z">
        <w:r w:rsidRPr="003C74EA">
          <w:rPr>
            <w:rFonts w:ascii="Times" w:eastAsia="Times New Roman" w:hAnsi="Times" w:cs="Times New Roman"/>
            <w:sz w:val="22"/>
            <w:szCs w:val="22"/>
            <w:lang w:val="en-GB"/>
          </w:rPr>
          <w:t>[44] Barnes, 'Effective Strategy To Estimate Time For Your Design Projects - Smashing Magazine', Smashing Magazine, 2009. [Online]. Available: http://www.smashingmagazine.com/2009/06/11/effective-strategy-to-estimate-time-for-your-design-projects/. [Accessed: 11- Apr- 2015].</w:t>
        </w:r>
      </w:ins>
    </w:p>
    <w:p w14:paraId="71986A14" w14:textId="77777777" w:rsidR="006D7F56" w:rsidRPr="003C74EA" w:rsidRDefault="006D7F56" w:rsidP="003C74EA">
      <w:pPr>
        <w:spacing w:line="360" w:lineRule="auto"/>
        <w:contextualSpacing/>
        <w:jc w:val="both"/>
        <w:rPr>
          <w:ins w:id="2781" w:author="Chara Katiri" w:date="2015-04-12T01:05:00Z"/>
          <w:rFonts w:ascii="Times" w:eastAsia="Times New Roman" w:hAnsi="Times" w:cs="Times New Roman"/>
          <w:sz w:val="22"/>
          <w:szCs w:val="22"/>
          <w:lang w:val="en-GB"/>
        </w:rPr>
      </w:pPr>
    </w:p>
    <w:p w14:paraId="7012D618" w14:textId="5C73D99A" w:rsidR="002971A7" w:rsidRPr="003C74EA" w:rsidRDefault="002971A7" w:rsidP="003C74EA">
      <w:pPr>
        <w:spacing w:line="360" w:lineRule="auto"/>
        <w:contextualSpacing/>
        <w:jc w:val="both"/>
        <w:rPr>
          <w:ins w:id="2782" w:author="Chara Katiri" w:date="2015-04-12T01:05:00Z"/>
          <w:rFonts w:ascii="Times" w:eastAsia="Times New Roman" w:hAnsi="Times" w:cs="Times New Roman"/>
          <w:sz w:val="22"/>
          <w:szCs w:val="22"/>
          <w:lang w:val="en-GB"/>
        </w:rPr>
      </w:pPr>
      <w:ins w:id="2783" w:author="Chara Katiri" w:date="2015-04-12T01:05:00Z">
        <w:r w:rsidRPr="003C74EA">
          <w:rPr>
            <w:rFonts w:ascii="Times" w:eastAsia="Times New Roman" w:hAnsi="Times" w:cs="Times New Roman"/>
            <w:sz w:val="22"/>
            <w:szCs w:val="22"/>
            <w:lang w:val="en-GB"/>
          </w:rPr>
          <w:t>[45] Docs.spring.io, '9. Aspect Oriented Programming with Spring', 2015. [Online]. Available: http://docs.spring.io/spring/docs/current/spring-framework-reference/html/aop.html#aop-introduction. [Accessed: 12- Apr- 2015].</w:t>
        </w:r>
      </w:ins>
    </w:p>
    <w:p w14:paraId="4DA2B0E8" w14:textId="77777777" w:rsidR="002971A7" w:rsidRPr="003C74EA" w:rsidRDefault="002971A7" w:rsidP="003C74EA">
      <w:pPr>
        <w:spacing w:line="360" w:lineRule="auto"/>
        <w:contextualSpacing/>
        <w:jc w:val="both"/>
        <w:rPr>
          <w:ins w:id="2784" w:author="Chara Katiri" w:date="2015-04-12T00:26:00Z"/>
          <w:rFonts w:ascii="Times" w:eastAsia="Times New Roman" w:hAnsi="Times" w:cs="Times New Roman"/>
          <w:sz w:val="22"/>
          <w:szCs w:val="22"/>
          <w:lang w:val="en-GB"/>
        </w:rPr>
      </w:pPr>
    </w:p>
    <w:p w14:paraId="786EA27A" w14:textId="29D87525" w:rsidR="006D7F56" w:rsidRPr="003C74EA" w:rsidRDefault="002971A7" w:rsidP="003C74EA">
      <w:pPr>
        <w:spacing w:line="360" w:lineRule="auto"/>
        <w:contextualSpacing/>
        <w:jc w:val="both"/>
        <w:rPr>
          <w:ins w:id="2785" w:author="Chara Katiri" w:date="2015-04-11T02:53:00Z"/>
          <w:rFonts w:ascii="Times" w:eastAsia="Times New Roman" w:hAnsi="Times" w:cs="Times New Roman"/>
          <w:sz w:val="22"/>
          <w:szCs w:val="22"/>
          <w:lang w:val="en-GB"/>
        </w:rPr>
      </w:pPr>
      <w:ins w:id="2786" w:author="Chara Katiri" w:date="2015-04-12T00:26:00Z">
        <w:r w:rsidRPr="003C74EA">
          <w:rPr>
            <w:rFonts w:ascii="Times" w:eastAsia="Times New Roman" w:hAnsi="Times" w:cs="Times New Roman"/>
            <w:sz w:val="22"/>
            <w:szCs w:val="22"/>
            <w:lang w:val="en-GB"/>
          </w:rPr>
          <w:t>[46</w:t>
        </w:r>
        <w:r w:rsidR="006D7F56" w:rsidRPr="003C74EA">
          <w:rPr>
            <w:rFonts w:ascii="Times" w:eastAsia="Times New Roman" w:hAnsi="Times" w:cs="Times New Roman"/>
            <w:sz w:val="22"/>
            <w:szCs w:val="22"/>
            <w:lang w:val="en-GB"/>
          </w:rPr>
          <w:t>] Docs.spring.io, '2. Introduction to the Spring Framework', 2015. [Online]. Available: http://docs.spring.io/spring/docs/current/spring-framework-reference/html/overview.html. [Accessed: 11- Apr- 2015].</w:t>
        </w:r>
      </w:ins>
    </w:p>
    <w:p w14:paraId="2E031F0E" w14:textId="19208647" w:rsidR="00DB09A0" w:rsidRPr="003C74EA" w:rsidRDefault="00DB09A0" w:rsidP="003C74EA">
      <w:pPr>
        <w:spacing w:after="240" w:line="360" w:lineRule="auto"/>
        <w:contextualSpacing/>
        <w:jc w:val="both"/>
        <w:rPr>
          <w:ins w:id="2787" w:author="Chara Katiri" w:date="2015-04-12T03:08:00Z"/>
          <w:rFonts w:ascii="Times" w:eastAsia="Times New Roman" w:hAnsi="Times" w:cs="Times New Roman"/>
          <w:sz w:val="22"/>
          <w:szCs w:val="22"/>
          <w:lang w:val="en-GB"/>
        </w:rPr>
      </w:pPr>
    </w:p>
    <w:p w14:paraId="5B4AEB72" w14:textId="7B26C0E2" w:rsidR="002617A0" w:rsidRPr="003C74EA" w:rsidRDefault="002617A0" w:rsidP="003C74EA">
      <w:pPr>
        <w:spacing w:after="240" w:line="360" w:lineRule="auto"/>
        <w:contextualSpacing/>
        <w:jc w:val="both"/>
        <w:rPr>
          <w:ins w:id="2788" w:author="Chara Katiri" w:date="2015-04-12T03:08:00Z"/>
          <w:rFonts w:ascii="Times" w:eastAsia="Times New Roman" w:hAnsi="Times" w:cs="Times New Roman"/>
          <w:sz w:val="22"/>
          <w:szCs w:val="22"/>
          <w:lang w:val="en-GB"/>
        </w:rPr>
      </w:pPr>
      <w:ins w:id="2789" w:author="Chara Katiri" w:date="2015-04-12T03:08:00Z">
        <w:r w:rsidRPr="003C74EA">
          <w:rPr>
            <w:rFonts w:ascii="Times" w:eastAsia="Times New Roman" w:hAnsi="Times" w:cs="Times New Roman"/>
            <w:sz w:val="22"/>
            <w:szCs w:val="22"/>
            <w:lang w:val="en-GB"/>
          </w:rPr>
          <w:t xml:space="preserve">[47] </w:t>
        </w:r>
      </w:ins>
      <w:ins w:id="2790" w:author="Chara Katiri" w:date="2015-04-12T03:09:00Z">
        <w:r w:rsidRPr="003C74EA">
          <w:rPr>
            <w:rFonts w:ascii="Times" w:eastAsia="Times New Roman" w:hAnsi="Times" w:cs="Times New Roman"/>
            <w:sz w:val="22"/>
            <w:szCs w:val="22"/>
            <w:lang w:val="en-GB"/>
          </w:rPr>
          <w:t>Ietf.org, 2015. [Online]. Available: http://www.ietf.org/rfc/rfc2119.txt. [Accessed: 12- Apr- 2015].</w:t>
        </w:r>
      </w:ins>
    </w:p>
    <w:p w14:paraId="099B6882" w14:textId="77777777" w:rsidR="002617A0" w:rsidRPr="003C74EA" w:rsidRDefault="002617A0" w:rsidP="003C74EA">
      <w:pPr>
        <w:spacing w:after="240" w:line="360" w:lineRule="auto"/>
        <w:contextualSpacing/>
        <w:jc w:val="both"/>
        <w:rPr>
          <w:ins w:id="2791" w:author="Chara Katiri" w:date="2015-04-12T03:08:00Z"/>
          <w:rFonts w:ascii="Times" w:eastAsia="Times New Roman" w:hAnsi="Times" w:cs="Times New Roman"/>
          <w:sz w:val="22"/>
          <w:szCs w:val="22"/>
          <w:lang w:val="en-GB"/>
        </w:rPr>
      </w:pPr>
    </w:p>
    <w:p w14:paraId="53780BB7" w14:textId="77777777" w:rsidR="002617A0" w:rsidRPr="003C74EA" w:rsidRDefault="002617A0" w:rsidP="003C74EA">
      <w:pPr>
        <w:spacing w:after="240" w:line="360" w:lineRule="auto"/>
        <w:contextualSpacing/>
        <w:jc w:val="both"/>
        <w:rPr>
          <w:ins w:id="2792" w:author="Chara Katiri" w:date="2015-04-12T03:08:00Z"/>
          <w:rFonts w:ascii="Times" w:eastAsia="Times New Roman" w:hAnsi="Times" w:cs="Times New Roman"/>
          <w:sz w:val="22"/>
          <w:szCs w:val="22"/>
          <w:lang w:val="en-GB"/>
        </w:rPr>
      </w:pPr>
    </w:p>
    <w:p w14:paraId="3F66483E" w14:textId="77777777" w:rsidR="002617A0" w:rsidRPr="003C74EA" w:rsidRDefault="002617A0" w:rsidP="003C74EA">
      <w:pPr>
        <w:spacing w:after="240" w:line="360" w:lineRule="auto"/>
        <w:contextualSpacing/>
        <w:jc w:val="both"/>
        <w:rPr>
          <w:ins w:id="2793" w:author="Chara Katiri" w:date="2015-04-12T03:08:00Z"/>
          <w:rFonts w:ascii="Times" w:eastAsia="Times New Roman" w:hAnsi="Times" w:cs="Times New Roman"/>
          <w:sz w:val="22"/>
          <w:szCs w:val="22"/>
          <w:lang w:val="en-GB"/>
        </w:rPr>
      </w:pPr>
    </w:p>
    <w:p w14:paraId="51EE476B" w14:textId="77777777" w:rsidR="002617A0" w:rsidRPr="003C74EA" w:rsidRDefault="002617A0" w:rsidP="003C74EA">
      <w:pPr>
        <w:spacing w:after="240" w:line="360" w:lineRule="auto"/>
        <w:contextualSpacing/>
        <w:jc w:val="both"/>
        <w:rPr>
          <w:ins w:id="2794" w:author="Chara Katiri" w:date="2015-04-12T03:08:00Z"/>
          <w:rFonts w:ascii="Times" w:eastAsia="Times New Roman" w:hAnsi="Times" w:cs="Times New Roman"/>
          <w:sz w:val="22"/>
          <w:szCs w:val="22"/>
          <w:lang w:val="en-GB"/>
        </w:rPr>
      </w:pPr>
    </w:p>
    <w:p w14:paraId="3D36A5FE" w14:textId="77777777" w:rsidR="002617A0" w:rsidRPr="003C74EA" w:rsidRDefault="002617A0" w:rsidP="003C74EA">
      <w:pPr>
        <w:spacing w:after="240" w:line="360" w:lineRule="auto"/>
        <w:contextualSpacing/>
        <w:jc w:val="both"/>
        <w:rPr>
          <w:ins w:id="2795" w:author="Chara Katiri" w:date="2015-04-12T03:08:00Z"/>
          <w:rFonts w:ascii="Times" w:eastAsia="Times New Roman" w:hAnsi="Times" w:cs="Times New Roman"/>
          <w:sz w:val="22"/>
          <w:szCs w:val="22"/>
          <w:lang w:val="en-GB"/>
        </w:rPr>
      </w:pPr>
    </w:p>
    <w:p w14:paraId="748ADE1B" w14:textId="77777777" w:rsidR="002617A0" w:rsidRPr="003C74EA" w:rsidRDefault="002617A0" w:rsidP="003C74EA">
      <w:pPr>
        <w:spacing w:after="240" w:line="360" w:lineRule="auto"/>
        <w:contextualSpacing/>
        <w:jc w:val="both"/>
        <w:rPr>
          <w:ins w:id="2796" w:author="Chara Katiri" w:date="2015-04-12T03:08:00Z"/>
          <w:rFonts w:ascii="Times" w:eastAsia="Times New Roman" w:hAnsi="Times" w:cs="Times New Roman"/>
          <w:sz w:val="22"/>
          <w:szCs w:val="22"/>
          <w:lang w:val="en-GB"/>
        </w:rPr>
      </w:pPr>
    </w:p>
    <w:p w14:paraId="0E77B40A" w14:textId="77777777" w:rsidR="002617A0" w:rsidRPr="003C74EA" w:rsidRDefault="002617A0" w:rsidP="003C74EA">
      <w:pPr>
        <w:spacing w:after="240" w:line="360" w:lineRule="auto"/>
        <w:contextualSpacing/>
        <w:jc w:val="both"/>
        <w:rPr>
          <w:ins w:id="2797" w:author="Chara Katiri" w:date="2015-04-12T03:08:00Z"/>
          <w:rFonts w:ascii="Times" w:eastAsia="Times New Roman" w:hAnsi="Times" w:cs="Times New Roman"/>
          <w:sz w:val="22"/>
          <w:szCs w:val="22"/>
          <w:lang w:val="en-GB"/>
        </w:rPr>
      </w:pPr>
    </w:p>
    <w:p w14:paraId="21428B6C" w14:textId="77777777" w:rsidR="002617A0" w:rsidRPr="003C74EA" w:rsidRDefault="002617A0" w:rsidP="003C74EA">
      <w:pPr>
        <w:spacing w:after="240" w:line="360" w:lineRule="auto"/>
        <w:contextualSpacing/>
        <w:jc w:val="both"/>
        <w:rPr>
          <w:rFonts w:ascii="Times" w:eastAsia="Times New Roman" w:hAnsi="Times" w:cs="Times New Roman"/>
          <w:sz w:val="22"/>
          <w:szCs w:val="22"/>
          <w:lang w:val="en-GB"/>
        </w:rPr>
      </w:pPr>
    </w:p>
    <w:p w14:paraId="4D1ADECB" w14:textId="1AE1E12C" w:rsidR="00E83FF6" w:rsidRPr="003C74EA" w:rsidRDefault="00E83FF6" w:rsidP="003C74EA">
      <w:pPr>
        <w:spacing w:line="360" w:lineRule="auto"/>
        <w:contextualSpacing/>
        <w:jc w:val="both"/>
        <w:rPr>
          <w:rFonts w:ascii="Times" w:hAnsi="Times" w:cs="Times New Roman"/>
          <w:sz w:val="22"/>
          <w:szCs w:val="22"/>
        </w:rPr>
      </w:pPr>
    </w:p>
    <w:p w14:paraId="52D89475" w14:textId="240BE9AF" w:rsidR="00E31113" w:rsidRPr="003C74EA" w:rsidDel="002617A0" w:rsidRDefault="00336064">
      <w:pPr>
        <w:spacing w:line="360" w:lineRule="auto"/>
        <w:contextualSpacing/>
        <w:jc w:val="both"/>
        <w:rPr>
          <w:del w:id="2798" w:author="Chara Katiri" w:date="2015-04-12T03:08:00Z"/>
          <w:rFonts w:ascii="Times" w:hAnsi="Times" w:cs="Times New Roman"/>
          <w:sz w:val="22"/>
          <w:szCs w:val="22"/>
        </w:rPr>
        <w:sectPr w:rsidR="00E31113" w:rsidRPr="003C74EA" w:rsidDel="002617A0" w:rsidSect="002617A0">
          <w:pgSz w:w="11900" w:h="16840"/>
          <w:pgMar w:top="1440" w:right="1440" w:bottom="1440" w:left="1440" w:header="708" w:footer="708" w:gutter="0"/>
          <w:cols w:space="708"/>
          <w:titlePg/>
          <w:docGrid w:linePitch="360"/>
          <w:sectPrChange w:id="2799" w:author="Chara Katiri" w:date="2015-04-12T03:08:00Z">
            <w:sectPr w:rsidR="00E31113" w:rsidRPr="003C74EA" w:rsidDel="002617A0" w:rsidSect="002617A0">
              <w:pgMar w:top="1440" w:right="1440" w:bottom="1440" w:left="1440" w:header="708" w:footer="1161" w:gutter="0"/>
            </w:sectPr>
          </w:sectPrChange>
        </w:sectPr>
      </w:pPr>
      <w:del w:id="2800" w:author="Chara Katiri" w:date="2015-04-12T03:08:00Z">
        <w:r w:rsidRPr="003C74EA" w:rsidDel="002617A0">
          <w:rPr>
            <w:rFonts w:ascii="Times" w:hAnsi="Times" w:cs="Times New Roman"/>
            <w:sz w:val="22"/>
            <w:szCs w:val="22"/>
            <w:highlight w:val="yellow"/>
          </w:rPr>
          <w:delText xml:space="preserve">I know that the references order in the report is messy. I will get back to </w:delText>
        </w:r>
        <w:r w:rsidR="00817222" w:rsidRPr="003C74EA" w:rsidDel="002617A0">
          <w:rPr>
            <w:rFonts w:ascii="Times" w:hAnsi="Times" w:cs="Times New Roman"/>
            <w:sz w:val="22"/>
            <w:szCs w:val="22"/>
            <w:highlight w:val="yellow"/>
          </w:rPr>
          <w:delText>this</w:delText>
        </w:r>
        <w:r w:rsidRPr="003C74EA" w:rsidDel="002617A0">
          <w:rPr>
            <w:rFonts w:ascii="Times" w:hAnsi="Times" w:cs="Times New Roman"/>
            <w:sz w:val="22"/>
            <w:szCs w:val="22"/>
            <w:highlight w:val="yellow"/>
          </w:rPr>
          <w:delText xml:space="preserve"> </w:delText>
        </w:r>
        <w:r w:rsidR="00817222" w:rsidRPr="003C74EA" w:rsidDel="002617A0">
          <w:rPr>
            <w:rFonts w:ascii="Times" w:hAnsi="Times" w:cs="Times New Roman"/>
            <w:sz w:val="22"/>
            <w:szCs w:val="22"/>
            <w:highlight w:val="yellow"/>
          </w:rPr>
          <w:delText>once my research is completed.</w:delText>
        </w:r>
      </w:del>
    </w:p>
    <w:p w14:paraId="754DFAD0" w14:textId="77777777" w:rsidR="0019624E" w:rsidRPr="003C74EA" w:rsidRDefault="00E31113" w:rsidP="003C74EA">
      <w:pPr>
        <w:pStyle w:val="Heading1"/>
        <w:numPr>
          <w:ilvl w:val="0"/>
          <w:numId w:val="15"/>
        </w:numPr>
        <w:spacing w:line="360" w:lineRule="auto"/>
        <w:contextualSpacing/>
        <w:jc w:val="both"/>
        <w:rPr>
          <w:ins w:id="2801" w:author="Chara Katiri" w:date="2015-04-12T02:14:00Z"/>
          <w:rFonts w:ascii="Times" w:hAnsi="Times" w:cs="Times New Roman"/>
          <w:color w:val="auto"/>
          <w:sz w:val="22"/>
          <w:szCs w:val="22"/>
          <w:lang w:val="en-GB"/>
        </w:rPr>
      </w:pPr>
      <w:bookmarkStart w:id="2802" w:name="_Toc290429808"/>
      <w:r w:rsidRPr="003C74EA">
        <w:rPr>
          <w:rFonts w:ascii="Times" w:hAnsi="Times" w:cs="Times New Roman"/>
          <w:color w:val="auto"/>
          <w:sz w:val="22"/>
          <w:szCs w:val="22"/>
          <w:lang w:val="en-GB"/>
        </w:rPr>
        <w:t>Appendices</w:t>
      </w:r>
      <w:bookmarkEnd w:id="2802"/>
    </w:p>
    <w:p w14:paraId="6580902F" w14:textId="7A35A743" w:rsidR="003D7AA1" w:rsidRPr="003C74EA" w:rsidRDefault="003D7AA1">
      <w:pPr>
        <w:pStyle w:val="Heading2"/>
        <w:numPr>
          <w:ilvl w:val="1"/>
          <w:numId w:val="15"/>
        </w:numPr>
        <w:spacing w:line="360" w:lineRule="auto"/>
        <w:contextualSpacing/>
        <w:jc w:val="both"/>
        <w:rPr>
          <w:ins w:id="2803" w:author="Chara Katiri" w:date="2015-04-12T03:23:00Z"/>
          <w:rFonts w:ascii="Times" w:hAnsi="Times" w:cs="Times New Roman"/>
          <w:color w:val="000000" w:themeColor="text1"/>
          <w:sz w:val="22"/>
          <w:szCs w:val="22"/>
          <w:lang w:val="en-GB"/>
        </w:rPr>
        <w:pPrChange w:id="2804" w:author="Chara Katiri" w:date="2015-04-12T03:47:00Z">
          <w:pPr>
            <w:pStyle w:val="Heading1"/>
            <w:numPr>
              <w:numId w:val="15"/>
            </w:numPr>
            <w:spacing w:line="360" w:lineRule="auto"/>
            <w:ind w:left="360" w:hanging="360"/>
            <w:contextualSpacing/>
            <w:jc w:val="both"/>
          </w:pPr>
        </w:pPrChange>
      </w:pPr>
      <w:bookmarkStart w:id="2805" w:name="_Toc290429809"/>
      <w:ins w:id="2806" w:author="Chara Katiri" w:date="2015-04-12T02:14:00Z">
        <w:r w:rsidRPr="003C74EA">
          <w:rPr>
            <w:rFonts w:ascii="Times" w:hAnsi="Times" w:cs="Times New Roman"/>
            <w:color w:val="000000" w:themeColor="text1"/>
            <w:sz w:val="22"/>
            <w:szCs w:val="22"/>
            <w:lang w:val="en-GB"/>
            <w:rPrChange w:id="2807" w:author="Chara Katiri" w:date="2015-04-12T03:47:00Z">
              <w:rPr/>
            </w:rPrChange>
          </w:rPr>
          <w:t>Response from the IT Services.</w:t>
        </w:r>
      </w:ins>
      <w:bookmarkEnd w:id="2805"/>
    </w:p>
    <w:p w14:paraId="652362C2" w14:textId="77777777" w:rsidR="009F7C93" w:rsidRPr="003C74EA" w:rsidRDefault="009F7C93">
      <w:pPr>
        <w:spacing w:line="360" w:lineRule="auto"/>
        <w:contextualSpacing/>
        <w:rPr>
          <w:rFonts w:ascii="Times" w:hAnsi="Times"/>
          <w:sz w:val="22"/>
          <w:szCs w:val="22"/>
          <w:rPrChange w:id="2808" w:author="Chara Katiri" w:date="2015-04-12T03:47:00Z">
            <w:rPr>
              <w:rFonts w:ascii="Times" w:hAnsi="Times" w:cs="Times New Roman"/>
              <w:color w:val="auto"/>
              <w:sz w:val="22"/>
              <w:szCs w:val="22"/>
              <w:lang w:val="en-GB"/>
            </w:rPr>
          </w:rPrChange>
        </w:rPr>
        <w:pPrChange w:id="2809" w:author="Chara Katiri" w:date="2015-04-12T03:47:00Z">
          <w:pPr>
            <w:pStyle w:val="Heading1"/>
            <w:numPr>
              <w:numId w:val="15"/>
            </w:numPr>
            <w:spacing w:line="360" w:lineRule="auto"/>
            <w:ind w:left="360" w:hanging="360"/>
            <w:contextualSpacing/>
            <w:jc w:val="both"/>
          </w:pPr>
        </w:pPrChange>
      </w:pPr>
    </w:p>
    <w:p w14:paraId="17880DA5" w14:textId="2EE9DE69" w:rsidR="00E31113" w:rsidRPr="003C74EA" w:rsidRDefault="00EC1286" w:rsidP="003C74EA">
      <w:pPr>
        <w:spacing w:line="360" w:lineRule="auto"/>
        <w:contextualSpacing/>
        <w:jc w:val="both"/>
        <w:rPr>
          <w:ins w:id="2810" w:author="Chara Katiri" w:date="2015-04-12T02:14:00Z"/>
          <w:rFonts w:ascii="Times" w:hAnsi="Times" w:cs="Times New Roman"/>
          <w:sz w:val="22"/>
          <w:szCs w:val="22"/>
          <w:highlight w:val="yellow"/>
        </w:rPr>
      </w:pPr>
      <w:r w:rsidRPr="003C74EA">
        <w:rPr>
          <w:rFonts w:ascii="Times" w:hAnsi="Times" w:cs="Times New Roman"/>
          <w:sz w:val="22"/>
          <w:szCs w:val="22"/>
          <w:highlight w:val="yellow"/>
        </w:rPr>
        <w:t xml:space="preserve">Is it recommended to have </w:t>
      </w:r>
      <w:r w:rsidR="0019624E" w:rsidRPr="003C74EA">
        <w:rPr>
          <w:rFonts w:ascii="Times" w:hAnsi="Times" w:cs="Times New Roman"/>
          <w:sz w:val="22"/>
          <w:szCs w:val="22"/>
          <w:highlight w:val="yellow"/>
        </w:rPr>
        <w:t>Appendices section before or after References?</w:t>
      </w:r>
      <w:r w:rsidR="00E31113" w:rsidRPr="003C74EA">
        <w:rPr>
          <w:rFonts w:ascii="Times" w:hAnsi="Times" w:cs="Times New Roman"/>
          <w:sz w:val="22"/>
          <w:szCs w:val="22"/>
          <w:highlight w:val="yellow"/>
        </w:rPr>
        <w:t xml:space="preserve"> </w:t>
      </w:r>
    </w:p>
    <w:p w14:paraId="4236D106" w14:textId="77777777" w:rsidR="003D7AA1" w:rsidRPr="003C74EA" w:rsidRDefault="003D7AA1" w:rsidP="003C74EA">
      <w:pPr>
        <w:spacing w:line="360" w:lineRule="auto"/>
        <w:contextualSpacing/>
        <w:jc w:val="both"/>
        <w:rPr>
          <w:rFonts w:ascii="Times" w:hAnsi="Times" w:cs="Times New Roman"/>
          <w:sz w:val="22"/>
          <w:szCs w:val="22"/>
          <w:highlight w:val="yellow"/>
        </w:rPr>
      </w:pPr>
    </w:p>
    <w:p w14:paraId="4698AB5C" w14:textId="22539E2F" w:rsidR="000620B2" w:rsidRPr="003C74EA" w:rsidRDefault="00E31113" w:rsidP="003C74EA">
      <w:pPr>
        <w:spacing w:line="360" w:lineRule="auto"/>
        <w:contextualSpacing/>
        <w:jc w:val="both"/>
        <w:rPr>
          <w:ins w:id="2811" w:author="Chara Katiri" w:date="2015-04-12T02:07:00Z"/>
          <w:rFonts w:ascii="Times" w:hAnsi="Times" w:cs="Times New Roman"/>
          <w:sz w:val="22"/>
          <w:szCs w:val="22"/>
        </w:rPr>
      </w:pPr>
      <w:r w:rsidRPr="003C74EA">
        <w:rPr>
          <w:rFonts w:ascii="Times" w:hAnsi="Times" w:cs="Times New Roman"/>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3C74EA" w:rsidRDefault="001E54D9">
      <w:pPr>
        <w:spacing w:line="360" w:lineRule="auto"/>
        <w:contextualSpacing/>
        <w:rPr>
          <w:ins w:id="2812" w:author="Chara Katiri" w:date="2015-04-12T02:08:00Z"/>
          <w:rFonts w:ascii="Times" w:hAnsi="Times" w:cs="Times New Roman"/>
          <w:sz w:val="22"/>
          <w:szCs w:val="22"/>
        </w:rPr>
        <w:pPrChange w:id="2813" w:author="Chara Katiri" w:date="2015-04-12T03:47:00Z">
          <w:pPr/>
        </w:pPrChange>
      </w:pPr>
      <w:ins w:id="2814" w:author="Chara Katiri" w:date="2015-04-12T02:08:00Z">
        <w:r w:rsidRPr="003C74EA">
          <w:rPr>
            <w:rFonts w:ascii="Times" w:hAnsi="Times" w:cs="Times New Roman"/>
            <w:sz w:val="22"/>
            <w:szCs w:val="22"/>
          </w:rPr>
          <w:br w:type="page"/>
        </w:r>
      </w:ins>
    </w:p>
    <w:p w14:paraId="3F5E5A65" w14:textId="77777777" w:rsidR="001E54D9" w:rsidRPr="003C74EA" w:rsidRDefault="001E54D9" w:rsidP="003C74EA">
      <w:pPr>
        <w:spacing w:line="360" w:lineRule="auto"/>
        <w:contextualSpacing/>
        <w:jc w:val="both"/>
        <w:rPr>
          <w:ins w:id="2815" w:author="Chara Katiri" w:date="2015-04-12T02:08:00Z"/>
          <w:rFonts w:ascii="Times" w:hAnsi="Times" w:cs="Times New Roman"/>
          <w:sz w:val="22"/>
          <w:szCs w:val="22"/>
        </w:rPr>
      </w:pPr>
    </w:p>
    <w:p w14:paraId="4897C7CC" w14:textId="77777777" w:rsidR="001E54D9" w:rsidRPr="003C74EA" w:rsidRDefault="001E54D9">
      <w:pPr>
        <w:pStyle w:val="Heading2"/>
        <w:numPr>
          <w:ilvl w:val="1"/>
          <w:numId w:val="15"/>
        </w:numPr>
        <w:spacing w:line="360" w:lineRule="auto"/>
        <w:contextualSpacing/>
        <w:jc w:val="both"/>
        <w:rPr>
          <w:ins w:id="2816" w:author="Chara Katiri" w:date="2015-04-12T03:23:00Z"/>
          <w:rFonts w:ascii="Times" w:hAnsi="Times" w:cs="Times New Roman"/>
          <w:color w:val="000000" w:themeColor="text1"/>
          <w:sz w:val="22"/>
          <w:szCs w:val="22"/>
          <w:lang w:val="en-GB"/>
        </w:rPr>
        <w:pPrChange w:id="2817" w:author="Chara Katiri" w:date="2015-04-12T03:47:00Z">
          <w:pPr>
            <w:pStyle w:val="Heading2"/>
            <w:numPr>
              <w:ilvl w:val="2"/>
              <w:numId w:val="15"/>
            </w:numPr>
            <w:spacing w:line="360" w:lineRule="auto"/>
            <w:ind w:left="1224" w:hanging="504"/>
            <w:contextualSpacing/>
            <w:jc w:val="both"/>
          </w:pPr>
        </w:pPrChange>
      </w:pPr>
      <w:bookmarkStart w:id="2818" w:name="_Toc290429810"/>
      <w:commentRangeStart w:id="2819"/>
      <w:ins w:id="2820" w:author="Chara Katiri" w:date="2015-04-12T02:08:00Z">
        <w:r w:rsidRPr="003C74EA">
          <w:rPr>
            <w:rFonts w:ascii="Times" w:hAnsi="Times" w:cs="Times New Roman"/>
            <w:color w:val="000000" w:themeColor="text1"/>
            <w:sz w:val="22"/>
            <w:szCs w:val="22"/>
            <w:lang w:val="en-GB"/>
            <w:rPrChange w:id="2821" w:author="Chara Katiri" w:date="2015-04-12T03:47:00Z">
              <w:rPr>
                <w:rFonts w:ascii="Times" w:hAnsi="Times" w:cs="Times New Roman"/>
                <w:color w:val="auto"/>
                <w:sz w:val="22"/>
                <w:szCs w:val="22"/>
                <w:lang w:val="en-GB"/>
              </w:rPr>
            </w:rPrChange>
          </w:rPr>
          <w:t>Creation and remote connection to the database behind the firewall</w:t>
        </w:r>
      </w:ins>
      <w:commentRangeEnd w:id="2819"/>
      <w:ins w:id="2822" w:author="Chara Katiri" w:date="2015-04-12T02:17:00Z">
        <w:r w:rsidR="000913E6" w:rsidRPr="003C74EA">
          <w:rPr>
            <w:rFonts w:ascii="Times" w:hAnsi="Times" w:cs="Times New Roman"/>
            <w:color w:val="000000" w:themeColor="text1"/>
            <w:sz w:val="22"/>
            <w:szCs w:val="22"/>
            <w:lang w:val="en-GB"/>
            <w:rPrChange w:id="2823" w:author="Chara Katiri" w:date="2015-04-12T03:47:00Z">
              <w:rPr>
                <w:rStyle w:val="CommentReference"/>
                <w:rFonts w:asciiTheme="minorHAnsi" w:eastAsiaTheme="minorEastAsia" w:hAnsiTheme="minorHAnsi" w:cstheme="minorBidi"/>
                <w:b w:val="0"/>
                <w:bCs w:val="0"/>
                <w:color w:val="auto"/>
              </w:rPr>
            </w:rPrChange>
          </w:rPr>
          <w:commentReference w:id="2819"/>
        </w:r>
      </w:ins>
      <w:bookmarkEnd w:id="2818"/>
    </w:p>
    <w:p w14:paraId="06B50232" w14:textId="77777777" w:rsidR="009F7C93" w:rsidRPr="003C74EA" w:rsidRDefault="009F7C93">
      <w:pPr>
        <w:spacing w:line="360" w:lineRule="auto"/>
        <w:contextualSpacing/>
        <w:rPr>
          <w:ins w:id="2824" w:author="Chara Katiri" w:date="2015-04-12T02:08:00Z"/>
          <w:rFonts w:ascii="Times" w:hAnsi="Times"/>
          <w:sz w:val="22"/>
          <w:szCs w:val="22"/>
          <w:rPrChange w:id="2825" w:author="Chara Katiri" w:date="2015-04-12T03:47:00Z">
            <w:rPr>
              <w:ins w:id="2826" w:author="Chara Katiri" w:date="2015-04-12T02:08:00Z"/>
              <w:rFonts w:ascii="Times" w:hAnsi="Times" w:cs="Times New Roman"/>
              <w:color w:val="auto"/>
              <w:sz w:val="22"/>
              <w:szCs w:val="22"/>
              <w:lang w:val="en-GB"/>
            </w:rPr>
          </w:rPrChange>
        </w:rPr>
        <w:pPrChange w:id="2827" w:author="Chara Katiri" w:date="2015-04-12T03:47:00Z">
          <w:pPr>
            <w:pStyle w:val="Heading2"/>
            <w:numPr>
              <w:ilvl w:val="2"/>
              <w:numId w:val="15"/>
            </w:numPr>
            <w:spacing w:line="360" w:lineRule="auto"/>
            <w:ind w:left="1224" w:hanging="504"/>
            <w:contextualSpacing/>
            <w:jc w:val="both"/>
          </w:pPr>
        </w:pPrChange>
      </w:pPr>
    </w:p>
    <w:p w14:paraId="01D8A844" w14:textId="77777777" w:rsidR="001E54D9" w:rsidRPr="003C74EA" w:rsidRDefault="001E54D9" w:rsidP="003C74EA">
      <w:pPr>
        <w:spacing w:line="360" w:lineRule="auto"/>
        <w:ind w:left="426" w:firstLine="850"/>
        <w:contextualSpacing/>
        <w:jc w:val="both"/>
        <w:rPr>
          <w:ins w:id="2828" w:author="Chara Katiri" w:date="2015-04-12T02:08:00Z"/>
          <w:rFonts w:ascii="Times" w:hAnsi="Times" w:cs="Times New Roman"/>
          <w:sz w:val="22"/>
          <w:szCs w:val="22"/>
          <w:lang w:val="en-GB"/>
        </w:rPr>
      </w:pPr>
      <w:ins w:id="2829" w:author="Chara Katiri" w:date="2015-04-12T02:08:00Z">
        <w:r w:rsidRPr="003C74EA">
          <w:rPr>
            <w:rFonts w:ascii="Times" w:hAnsi="Times" w:cs="Times New Roman"/>
            <w:sz w:val="22"/>
            <w:szCs w:val="22"/>
            <w:lang w:val="en-GB"/>
          </w:rPr>
          <w:t>Due to security reasons, direct connection to a service (database console), hosted on a protected network (University of Surrey network), is not possible [26]. The steps followed to enable the connection are described below:</w:t>
        </w:r>
      </w:ins>
    </w:p>
    <w:p w14:paraId="6FBBF34B" w14:textId="77777777" w:rsidR="001E54D9" w:rsidRPr="003C74EA" w:rsidRDefault="001E54D9" w:rsidP="003C74EA">
      <w:pPr>
        <w:pStyle w:val="ListParagraph"/>
        <w:numPr>
          <w:ilvl w:val="0"/>
          <w:numId w:val="33"/>
        </w:numPr>
        <w:spacing w:line="360" w:lineRule="auto"/>
        <w:jc w:val="both"/>
        <w:rPr>
          <w:ins w:id="2830" w:author="Chara Katiri" w:date="2015-04-12T02:08:00Z"/>
          <w:rFonts w:ascii="Times" w:eastAsia="Times New Roman" w:hAnsi="Times" w:cs="Times New Roman"/>
          <w:sz w:val="22"/>
          <w:szCs w:val="22"/>
          <w:lang w:val="en-GB"/>
        </w:rPr>
      </w:pPr>
      <w:ins w:id="2831" w:author="Chara Katiri" w:date="2015-04-12T02:08:00Z">
        <w:r w:rsidRPr="003C74EA">
          <w:rPr>
            <w:rFonts w:ascii="Times" w:eastAsia="Times New Roman" w:hAnsi="Times" w:cs="Times New Roman"/>
            <w:sz w:val="22"/>
            <w:szCs w:val="22"/>
            <w:lang w:val="en-GB"/>
          </w:rPr>
          <w:t xml:space="preserve">Creation of a remote server on the protected network as well as a local workstation (a local MySQL server, database).  Following the completion of the development phase on the (i) local workstation, the Pinboard website is deployed on the (ii) remote server. </w:t>
        </w:r>
      </w:ins>
    </w:p>
    <w:p w14:paraId="1871861A" w14:textId="77777777" w:rsidR="001E54D9" w:rsidRPr="003C74EA" w:rsidRDefault="001E54D9" w:rsidP="003C74EA">
      <w:pPr>
        <w:pStyle w:val="ListParagraph"/>
        <w:numPr>
          <w:ilvl w:val="0"/>
          <w:numId w:val="33"/>
        </w:numPr>
        <w:spacing w:line="360" w:lineRule="auto"/>
        <w:jc w:val="both"/>
        <w:rPr>
          <w:ins w:id="2832" w:author="Chara Katiri" w:date="2015-04-12T02:08:00Z"/>
          <w:rFonts w:ascii="Times" w:eastAsia="Times New Roman" w:hAnsi="Times" w:cs="Times New Roman"/>
          <w:sz w:val="22"/>
          <w:szCs w:val="22"/>
          <w:lang w:val="en-GB"/>
        </w:rPr>
      </w:pPr>
      <w:ins w:id="2833" w:author="Chara Katiri" w:date="2015-04-12T02:08:00Z">
        <w:r w:rsidRPr="003C74EA">
          <w:rPr>
            <w:rFonts w:ascii="Times" w:eastAsia="Times New Roman" w:hAnsi="Times" w:cs="Times New Roman"/>
            <w:sz w:val="22"/>
            <w:szCs w:val="22"/>
            <w:lang w:val="en-GB"/>
          </w:rPr>
          <w:t xml:space="preserve">To establish the connection between the (i) local workstation and the (ii) remote server a tunnel that uses a secure protocol is created.  </w:t>
        </w:r>
      </w:ins>
    </w:p>
    <w:p w14:paraId="5632559B" w14:textId="77777777" w:rsidR="001E54D9" w:rsidRPr="003C74EA" w:rsidRDefault="001E54D9" w:rsidP="003C74EA">
      <w:pPr>
        <w:pStyle w:val="ListParagraph"/>
        <w:numPr>
          <w:ilvl w:val="0"/>
          <w:numId w:val="33"/>
        </w:numPr>
        <w:spacing w:line="360" w:lineRule="auto"/>
        <w:jc w:val="both"/>
        <w:rPr>
          <w:ins w:id="2834" w:author="Chara Katiri" w:date="2015-04-12T02:08:00Z"/>
          <w:rFonts w:ascii="Times" w:eastAsia="Times New Roman" w:hAnsi="Times" w:cs="Times New Roman"/>
          <w:sz w:val="22"/>
          <w:szCs w:val="22"/>
          <w:lang w:val="en-GB"/>
        </w:rPr>
      </w:pPr>
      <w:ins w:id="2835" w:author="Chara Katiri" w:date="2015-04-12T02:08:00Z">
        <w:r w:rsidRPr="003C74EA">
          <w:rPr>
            <w:rFonts w:ascii="Times" w:eastAsia="Times New Roman" w:hAnsi="Times" w:cs="Times New Roman"/>
            <w:sz w:val="22"/>
            <w:szCs w:val="22"/>
            <w:lang w:val="en-GB"/>
          </w:rPr>
          <w:t xml:space="preserve">Access to a free port can only be achieved from the localhost and not remotely [27]. For security reasons a high, local, port such as 10,000 is used and PuTTY listens to it for incoming connections. </w:t>
        </w:r>
      </w:ins>
    </w:p>
    <w:p w14:paraId="640B040E" w14:textId="77777777" w:rsidR="001E54D9" w:rsidRPr="003C74EA" w:rsidRDefault="001E54D9" w:rsidP="003C74EA">
      <w:pPr>
        <w:pStyle w:val="ListParagraph"/>
        <w:numPr>
          <w:ilvl w:val="0"/>
          <w:numId w:val="33"/>
        </w:numPr>
        <w:spacing w:line="360" w:lineRule="auto"/>
        <w:jc w:val="both"/>
        <w:rPr>
          <w:ins w:id="2836" w:author="Chara Katiri" w:date="2015-04-12T02:08:00Z"/>
          <w:rFonts w:ascii="Times" w:eastAsia="Times New Roman" w:hAnsi="Times" w:cs="Times New Roman"/>
          <w:sz w:val="22"/>
          <w:szCs w:val="22"/>
          <w:lang w:val="en-GB"/>
        </w:rPr>
      </w:pPr>
      <w:ins w:id="2837" w:author="Chara Katiri" w:date="2015-04-12T02:08:00Z">
        <w:r w:rsidRPr="003C74EA">
          <w:rPr>
            <w:rFonts w:ascii="Times" w:eastAsia="Times New Roman" w:hAnsi="Times" w:cs="Times New Roman"/>
            <w:sz w:val="22"/>
            <w:szCs w:val="22"/>
            <w:lang w:val="en-GB"/>
          </w:rPr>
          <w:t xml:space="preserve">The MySQL database that runs on the server listens to port 3306. </w:t>
        </w:r>
      </w:ins>
    </w:p>
    <w:p w14:paraId="15A78ABE" w14:textId="77777777" w:rsidR="001E54D9" w:rsidRPr="003C74EA" w:rsidRDefault="001E54D9" w:rsidP="003C74EA">
      <w:pPr>
        <w:pStyle w:val="ListParagraph"/>
        <w:spacing w:line="360" w:lineRule="auto"/>
        <w:ind w:left="1080"/>
        <w:jc w:val="both"/>
        <w:rPr>
          <w:ins w:id="2838" w:author="Chara Katiri" w:date="2015-04-12T02:08:00Z"/>
          <w:rFonts w:ascii="Times" w:eastAsia="Times New Roman" w:hAnsi="Times" w:cs="Times New Roman"/>
          <w:sz w:val="22"/>
          <w:szCs w:val="22"/>
          <w:lang w:val="en-GB"/>
        </w:rPr>
      </w:pPr>
      <w:ins w:id="2839" w:author="Chara Katiri" w:date="2015-04-12T02:08:00Z">
        <w:r w:rsidRPr="003C74EA">
          <w:rPr>
            <w:rFonts w:ascii="Times" w:eastAsia="Times New Roman" w:hAnsi="Times" w:cs="Times New Roman"/>
            <w:sz w:val="22"/>
            <w:szCs w:val="22"/>
            <w:lang w:val="en-GB"/>
          </w:rPr>
          <w:t>$ ssh ck00113@student01.eps.surrey.ac.uk -L 10000:mysql0.ee.surrey.ac.uk:3306</w:t>
        </w:r>
      </w:ins>
    </w:p>
    <w:p w14:paraId="578265F3" w14:textId="77777777" w:rsidR="001E54D9" w:rsidRPr="003C74EA" w:rsidRDefault="001E54D9" w:rsidP="003C74EA">
      <w:pPr>
        <w:pStyle w:val="ListParagraph"/>
        <w:spacing w:line="360" w:lineRule="auto"/>
        <w:ind w:left="1080"/>
        <w:jc w:val="both"/>
        <w:rPr>
          <w:ins w:id="2840" w:author="Chara Katiri" w:date="2015-04-12T02:08:00Z"/>
          <w:rFonts w:ascii="Times" w:eastAsia="Times New Roman" w:hAnsi="Times" w:cs="Times New Roman"/>
          <w:sz w:val="22"/>
          <w:szCs w:val="22"/>
          <w:lang w:val="en-GB"/>
        </w:rPr>
      </w:pPr>
      <w:ins w:id="2841" w:author="Chara Katiri" w:date="2015-04-12T02:08:00Z">
        <w:r w:rsidRPr="003C74EA">
          <w:rPr>
            <w:rFonts w:ascii="Times" w:eastAsia="Times New Roman" w:hAnsi="Times" w:cs="Times New Roman"/>
            <w:sz w:val="22"/>
            <w:szCs w:val="22"/>
            <w:lang w:val="en-GB"/>
          </w:rPr>
          <w:t xml:space="preserve">The use of ‘-L’ states that the port is being forwarded. The use of ‘10000:mysql0.ee.surrey.ac.uk:3306’ forwards the connections from the local port (10000) to the server port (mysql0.ee.surrey.ac.uk:3306). During this step a connection (Tunnel) is made between the local port and the server port. </w:t>
        </w:r>
      </w:ins>
    </w:p>
    <w:p w14:paraId="408E0DB1" w14:textId="77777777" w:rsidR="001E54D9" w:rsidRPr="003C74EA" w:rsidRDefault="001E54D9" w:rsidP="003C74EA">
      <w:pPr>
        <w:pStyle w:val="ListParagraph"/>
        <w:numPr>
          <w:ilvl w:val="0"/>
          <w:numId w:val="33"/>
        </w:numPr>
        <w:spacing w:line="360" w:lineRule="auto"/>
        <w:jc w:val="both"/>
        <w:rPr>
          <w:ins w:id="2842" w:author="Chara Katiri" w:date="2015-04-12T02:08:00Z"/>
          <w:rFonts w:ascii="Times" w:eastAsia="Times New Roman" w:hAnsi="Times" w:cs="Times New Roman"/>
          <w:sz w:val="22"/>
          <w:szCs w:val="22"/>
          <w:lang w:val="en-GB"/>
        </w:rPr>
      </w:pPr>
      <w:ins w:id="2843" w:author="Chara Katiri" w:date="2015-04-12T02:08:00Z">
        <w:r w:rsidRPr="003C74EA">
          <w:rPr>
            <w:rFonts w:ascii="Times" w:eastAsia="Times New Roman" w:hAnsi="Times" w:cs="Times New Roman"/>
            <w:sz w:val="22"/>
            <w:szCs w:val="22"/>
            <w:lang w:val="en-GB"/>
          </w:rPr>
          <w:t xml:space="preserve">Following the port set-up, the details for connection are pulled from the config file and the connection to the remote server is established. </w:t>
        </w:r>
      </w:ins>
    </w:p>
    <w:p w14:paraId="24B02727" w14:textId="79C419A0" w:rsidR="001E54D9" w:rsidRPr="003C74EA" w:rsidRDefault="001E54D9" w:rsidP="003C74EA">
      <w:pPr>
        <w:pStyle w:val="ListParagraph"/>
        <w:numPr>
          <w:ilvl w:val="0"/>
          <w:numId w:val="33"/>
        </w:numPr>
        <w:spacing w:line="360" w:lineRule="auto"/>
        <w:jc w:val="both"/>
        <w:rPr>
          <w:ins w:id="2844" w:author="Chara Katiri" w:date="2015-04-12T02:08:00Z"/>
          <w:rFonts w:ascii="Times" w:eastAsia="Times New Roman" w:hAnsi="Times" w:cs="Times New Roman"/>
          <w:sz w:val="22"/>
          <w:szCs w:val="22"/>
          <w:lang w:val="en-GB"/>
        </w:rPr>
      </w:pPr>
      <w:ins w:id="2845" w:author="Chara Katiri" w:date="2015-04-12T02:08:00Z">
        <w:r w:rsidRPr="003C74EA">
          <w:rPr>
            <w:rFonts w:ascii="Times" w:eastAsia="Times New Roman" w:hAnsi="Times" w:cs="Times New Roman"/>
            <w:sz w:val="22"/>
            <w:szCs w:val="22"/>
            <w:lang w:val="en-GB"/>
          </w:rPr>
          <w:t>The use of ‘mysql -h mysql0.ee.surrey.ac.uk -u ck00113 -D ck00113 -p ck00113’ enables the connection to the database.</w:t>
        </w:r>
      </w:ins>
      <w:ins w:id="2846" w:author="Chara Katiri" w:date="2015-04-12T02:11:00Z">
        <w:r w:rsidRPr="003C74EA">
          <w:rPr>
            <w:rFonts w:ascii="Times" w:eastAsia="Times New Roman" w:hAnsi="Times" w:cs="Times New Roman"/>
            <w:sz w:val="22"/>
            <w:szCs w:val="22"/>
            <w:lang w:val="en-GB"/>
          </w:rPr>
          <w:t xml:space="preserve"> This process needs to be followed </w:t>
        </w:r>
      </w:ins>
      <w:ins w:id="2847" w:author="Chara Katiri" w:date="2015-04-12T02:12:00Z">
        <w:r w:rsidRPr="003C74EA">
          <w:rPr>
            <w:rFonts w:ascii="Times" w:eastAsia="Times New Roman" w:hAnsi="Times" w:cs="Times New Roman"/>
            <w:sz w:val="22"/>
            <w:szCs w:val="22"/>
            <w:lang w:val="en-GB"/>
          </w:rPr>
          <w:t xml:space="preserve">only </w:t>
        </w:r>
      </w:ins>
      <w:ins w:id="2848" w:author="Chara Katiri" w:date="2015-04-12T02:11:00Z">
        <w:r w:rsidRPr="003C74EA">
          <w:rPr>
            <w:rFonts w:ascii="Times" w:eastAsia="Times New Roman" w:hAnsi="Times" w:cs="Times New Roman"/>
            <w:sz w:val="22"/>
            <w:szCs w:val="22"/>
            <w:lang w:val="en-GB"/>
          </w:rPr>
          <w:t xml:space="preserve">when </w:t>
        </w:r>
      </w:ins>
      <w:ins w:id="2849" w:author="Chara Katiri" w:date="2015-04-12T02:12:00Z">
        <w:r w:rsidRPr="003C74EA">
          <w:rPr>
            <w:rFonts w:ascii="Times" w:eastAsia="Times New Roman" w:hAnsi="Times" w:cs="Times New Roman"/>
            <w:sz w:val="22"/>
            <w:szCs w:val="22"/>
            <w:lang w:val="en-GB"/>
          </w:rPr>
          <w:t>the developer accesses the</w:t>
        </w:r>
      </w:ins>
      <w:ins w:id="2850" w:author="Chara Katiri" w:date="2015-04-12T02:11:00Z">
        <w:r w:rsidRPr="003C74EA">
          <w:rPr>
            <w:rFonts w:ascii="Times" w:eastAsia="Times New Roman" w:hAnsi="Times" w:cs="Times New Roman"/>
            <w:sz w:val="22"/>
            <w:szCs w:val="22"/>
            <w:lang w:val="en-GB"/>
          </w:rPr>
          <w:t xml:space="preserve"> server </w:t>
        </w:r>
      </w:ins>
      <w:ins w:id="2851" w:author="Chara Katiri" w:date="2015-04-12T02:12:00Z">
        <w:r w:rsidRPr="003C74EA">
          <w:rPr>
            <w:rFonts w:ascii="Times" w:eastAsia="Times New Roman" w:hAnsi="Times" w:cs="Times New Roman"/>
            <w:sz w:val="22"/>
            <w:szCs w:val="22"/>
            <w:lang w:val="en-GB"/>
          </w:rPr>
          <w:t xml:space="preserve">off-campus. </w:t>
        </w:r>
      </w:ins>
      <w:ins w:id="2852" w:author="Chara Katiri" w:date="2015-04-12T02:11:00Z">
        <w:r w:rsidRPr="003C74EA">
          <w:rPr>
            <w:rFonts w:ascii="Times" w:eastAsia="Times New Roman" w:hAnsi="Times" w:cs="Times New Roman"/>
            <w:sz w:val="22"/>
            <w:szCs w:val="22"/>
            <w:lang w:val="en-GB"/>
          </w:rPr>
          <w:t xml:space="preserve"> </w:t>
        </w:r>
      </w:ins>
    </w:p>
    <w:p w14:paraId="14DAD392" w14:textId="77777777" w:rsidR="001E54D9" w:rsidRPr="003C74EA" w:rsidRDefault="001E54D9" w:rsidP="003C74EA">
      <w:pPr>
        <w:spacing w:line="360" w:lineRule="auto"/>
        <w:contextualSpacing/>
        <w:jc w:val="both"/>
        <w:rPr>
          <w:ins w:id="2853" w:author="Chara Katiri" w:date="2015-04-12T03:24:00Z"/>
          <w:rFonts w:ascii="Times" w:hAnsi="Times" w:cs="Times New Roman"/>
          <w:sz w:val="22"/>
          <w:szCs w:val="22"/>
          <w:lang w:val="en-GB"/>
        </w:rPr>
      </w:pPr>
    </w:p>
    <w:p w14:paraId="07C0A022" w14:textId="77777777" w:rsidR="000A1787" w:rsidRPr="003C74EA" w:rsidRDefault="000A1787" w:rsidP="003C74EA">
      <w:pPr>
        <w:spacing w:line="360" w:lineRule="auto"/>
        <w:contextualSpacing/>
        <w:jc w:val="both"/>
        <w:rPr>
          <w:ins w:id="2854" w:author="Chara Katiri" w:date="2015-04-12T03:24:00Z"/>
          <w:rFonts w:ascii="Times" w:hAnsi="Times" w:cs="Times New Roman"/>
          <w:sz w:val="22"/>
          <w:szCs w:val="22"/>
          <w:lang w:val="en-GB"/>
        </w:rPr>
        <w:sectPr w:rsidR="000A1787" w:rsidRPr="003C74EA" w:rsidSect="002617A0">
          <w:pgSz w:w="11900" w:h="16840"/>
          <w:pgMar w:top="1440" w:right="1440" w:bottom="1440" w:left="1440" w:header="708" w:footer="708" w:gutter="0"/>
          <w:cols w:space="708"/>
          <w:titlePg/>
          <w:docGrid w:linePitch="360"/>
        </w:sectPr>
      </w:pPr>
    </w:p>
    <w:p w14:paraId="1B23C19D" w14:textId="466AA983" w:rsidR="000A1787" w:rsidRPr="003C74EA" w:rsidRDefault="000A1787" w:rsidP="003C74EA">
      <w:pPr>
        <w:spacing w:line="360" w:lineRule="auto"/>
        <w:contextualSpacing/>
        <w:jc w:val="both"/>
        <w:rPr>
          <w:ins w:id="2855" w:author="Chara Katiri" w:date="2015-04-12T02:08:00Z"/>
          <w:rFonts w:ascii="Times" w:hAnsi="Times" w:cs="Times New Roman"/>
          <w:sz w:val="22"/>
          <w:szCs w:val="22"/>
          <w:lang w:val="en-GB"/>
        </w:rPr>
      </w:pPr>
    </w:p>
    <w:p w14:paraId="29F337B2" w14:textId="77777777" w:rsidR="001E54D9" w:rsidRPr="003C74EA" w:rsidRDefault="001E54D9">
      <w:pPr>
        <w:keepNext/>
        <w:spacing w:line="360" w:lineRule="auto"/>
        <w:contextualSpacing/>
        <w:jc w:val="center"/>
        <w:rPr>
          <w:ins w:id="2856" w:author="Chara Katiri" w:date="2015-04-12T02:08:00Z"/>
          <w:rFonts w:ascii="Times" w:hAnsi="Times" w:cs="Times New Roman"/>
          <w:sz w:val="22"/>
          <w:szCs w:val="22"/>
        </w:rPr>
        <w:pPrChange w:id="2857" w:author="Chara Katiri" w:date="2015-04-12T03:47:00Z">
          <w:pPr>
            <w:keepNext/>
            <w:spacing w:line="360" w:lineRule="auto"/>
            <w:contextualSpacing/>
            <w:jc w:val="both"/>
          </w:pPr>
        </w:pPrChange>
      </w:pPr>
      <w:ins w:id="2858" w:author="Chara Katiri" w:date="2015-04-12T02:08:00Z">
        <w:r w:rsidRPr="003C74EA">
          <w:rPr>
            <w:rFonts w:ascii="Times" w:hAnsi="Times" w:cs="Times New Roman"/>
            <w:noProof/>
            <w:sz w:val="22"/>
            <w:szCs w:val="22"/>
            <w:rPrChange w:id="2859">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3C74EA" w:rsidRDefault="001E54D9">
      <w:pPr>
        <w:pStyle w:val="Caption"/>
        <w:spacing w:line="360" w:lineRule="auto"/>
        <w:contextualSpacing/>
        <w:rPr>
          <w:ins w:id="2860" w:author="Chara Katiri" w:date="2015-04-12T02:08:00Z"/>
          <w:rFonts w:ascii="Times" w:hAnsi="Times" w:cs="Times New Roman"/>
          <w:b w:val="0"/>
          <w:color w:val="auto"/>
          <w:sz w:val="22"/>
          <w:szCs w:val="22"/>
        </w:rPr>
        <w:pPrChange w:id="2861" w:author="Chara Katiri" w:date="2015-04-12T03:47:00Z">
          <w:pPr>
            <w:pStyle w:val="Caption"/>
            <w:spacing w:line="360" w:lineRule="auto"/>
            <w:contextualSpacing/>
            <w:jc w:val="both"/>
          </w:pPr>
        </w:pPrChange>
      </w:pPr>
      <w:ins w:id="2862" w:author="Chara Katiri" w:date="2015-04-12T02:08:00Z">
        <w:r w:rsidRPr="003C74EA">
          <w:rPr>
            <w:rFonts w:ascii="Times" w:hAnsi="Times" w:cs="Times New Roman"/>
            <w:b w:val="0"/>
            <w:color w:val="auto"/>
            <w:sz w:val="22"/>
            <w:szCs w:val="22"/>
          </w:rPr>
          <w:t>Figure 5: SSH Tunnel</w:t>
        </w:r>
      </w:ins>
    </w:p>
    <w:p w14:paraId="455FF6F9" w14:textId="77777777" w:rsidR="000A1787" w:rsidRPr="003C74EA" w:rsidRDefault="000A1787" w:rsidP="003C74EA">
      <w:pPr>
        <w:spacing w:line="360" w:lineRule="auto"/>
        <w:contextualSpacing/>
        <w:jc w:val="both"/>
        <w:rPr>
          <w:ins w:id="2863" w:author="Chara Katiri" w:date="2015-04-12T03:24:00Z"/>
          <w:rFonts w:ascii="Times" w:hAnsi="Times" w:cs="Times New Roman"/>
          <w:sz w:val="22"/>
          <w:szCs w:val="22"/>
        </w:rPr>
        <w:sectPr w:rsidR="000A1787" w:rsidRPr="003C74EA" w:rsidSect="002617A0">
          <w:pgSz w:w="11900" w:h="16840"/>
          <w:pgMar w:top="1440" w:right="1440" w:bottom="1440" w:left="1440" w:header="708" w:footer="708" w:gutter="0"/>
          <w:cols w:space="708"/>
          <w:titlePg/>
          <w:docGrid w:linePitch="360"/>
        </w:sectPr>
      </w:pPr>
    </w:p>
    <w:p w14:paraId="0F68B823" w14:textId="04F5E3E1" w:rsidR="001E54D9" w:rsidRPr="003C74EA" w:rsidRDefault="000A1787">
      <w:pPr>
        <w:pStyle w:val="Heading2"/>
        <w:numPr>
          <w:ilvl w:val="1"/>
          <w:numId w:val="15"/>
        </w:numPr>
        <w:spacing w:line="360" w:lineRule="auto"/>
        <w:contextualSpacing/>
        <w:jc w:val="both"/>
        <w:rPr>
          <w:ins w:id="2864" w:author="Chara Katiri" w:date="2015-04-12T03:25:00Z"/>
          <w:rFonts w:ascii="Times" w:hAnsi="Times" w:cs="Times New Roman"/>
          <w:color w:val="000000" w:themeColor="text1"/>
          <w:sz w:val="22"/>
          <w:szCs w:val="22"/>
          <w:lang w:val="en-GB"/>
        </w:rPr>
        <w:pPrChange w:id="2865" w:author="Chara Katiri" w:date="2015-04-12T03:47:00Z">
          <w:pPr>
            <w:spacing w:line="360" w:lineRule="auto"/>
            <w:contextualSpacing/>
            <w:jc w:val="both"/>
          </w:pPr>
        </w:pPrChange>
      </w:pPr>
      <w:bookmarkStart w:id="2866" w:name="_Toc290429811"/>
      <w:ins w:id="2867" w:author="Chara Katiri" w:date="2015-04-12T03:25:00Z">
        <w:r w:rsidRPr="003C74EA">
          <w:rPr>
            <w:rFonts w:ascii="Times" w:eastAsia="Times New Roman" w:hAnsi="Times" w:cs="Times New Roman"/>
            <w:noProof/>
            <w:sz w:val="22"/>
            <w:szCs w:val="22"/>
            <w:rPrChange w:id="2868">
              <w:rPr>
                <w:b/>
                <w:bCs/>
                <w:noProof/>
              </w:rPr>
            </w:rPrChange>
          </w:rPr>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74EA">
          <w:rPr>
            <w:rFonts w:ascii="Times" w:hAnsi="Times" w:cs="Times New Roman"/>
            <w:color w:val="000000" w:themeColor="text1"/>
            <w:sz w:val="22"/>
            <w:szCs w:val="22"/>
            <w:lang w:val="en-GB"/>
            <w:rPrChange w:id="2869" w:author="Chara Katiri" w:date="2015-04-12T03:47:00Z">
              <w:rPr>
                <w:rFonts w:ascii="Times" w:hAnsi="Times" w:cs="Times New Roman"/>
                <w:b/>
                <w:bCs/>
                <w:sz w:val="22"/>
                <w:szCs w:val="22"/>
              </w:rPr>
            </w:rPrChange>
          </w:rPr>
          <w:t>Project Plan</w:t>
        </w:r>
        <w:bookmarkEnd w:id="2866"/>
      </w:ins>
    </w:p>
    <w:p w14:paraId="7B638ABE" w14:textId="77777777" w:rsidR="000A1787" w:rsidRPr="003C74EA" w:rsidRDefault="000A1787">
      <w:pPr>
        <w:spacing w:line="360" w:lineRule="auto"/>
        <w:contextualSpacing/>
        <w:rPr>
          <w:ins w:id="2870" w:author="Chara Katiri" w:date="2015-04-12T03:26:00Z"/>
          <w:rFonts w:ascii="Times" w:hAnsi="Times"/>
          <w:sz w:val="22"/>
          <w:szCs w:val="22"/>
          <w:rPrChange w:id="2871" w:author="Chara Katiri" w:date="2015-04-12T03:47:00Z">
            <w:rPr>
              <w:ins w:id="2872" w:author="Chara Katiri" w:date="2015-04-12T03:26:00Z"/>
            </w:rPr>
          </w:rPrChange>
        </w:rPr>
        <w:pPrChange w:id="2873" w:author="Chara Katiri" w:date="2015-04-12T03:47:00Z">
          <w:pPr>
            <w:spacing w:line="360" w:lineRule="auto"/>
            <w:contextualSpacing/>
            <w:jc w:val="both"/>
          </w:pPr>
        </w:pPrChange>
      </w:pPr>
    </w:p>
    <w:p w14:paraId="34CE8460" w14:textId="77777777" w:rsidR="000A1787" w:rsidRPr="003C74EA" w:rsidRDefault="000A1787">
      <w:pPr>
        <w:spacing w:line="360" w:lineRule="auto"/>
        <w:contextualSpacing/>
        <w:rPr>
          <w:ins w:id="2874" w:author="Chara Katiri" w:date="2015-04-12T03:26:00Z"/>
          <w:rFonts w:ascii="Times" w:hAnsi="Times"/>
          <w:sz w:val="22"/>
          <w:szCs w:val="22"/>
          <w:rPrChange w:id="2875" w:author="Chara Katiri" w:date="2015-04-12T03:47:00Z">
            <w:rPr>
              <w:ins w:id="2876" w:author="Chara Katiri" w:date="2015-04-12T03:26:00Z"/>
            </w:rPr>
          </w:rPrChange>
        </w:rPr>
        <w:pPrChange w:id="2877" w:author="Chara Katiri" w:date="2015-04-12T03:47:00Z">
          <w:pPr>
            <w:spacing w:line="360" w:lineRule="auto"/>
            <w:contextualSpacing/>
            <w:jc w:val="both"/>
          </w:pPr>
        </w:pPrChange>
      </w:pPr>
    </w:p>
    <w:p w14:paraId="71B91955" w14:textId="77777777" w:rsidR="000A1787" w:rsidRPr="003C74EA" w:rsidRDefault="000A1787">
      <w:pPr>
        <w:spacing w:line="360" w:lineRule="auto"/>
        <w:contextualSpacing/>
        <w:rPr>
          <w:ins w:id="2878" w:author="Chara Katiri" w:date="2015-04-12T03:26:00Z"/>
          <w:rFonts w:ascii="Times" w:hAnsi="Times"/>
          <w:sz w:val="22"/>
          <w:szCs w:val="22"/>
          <w:rPrChange w:id="2879" w:author="Chara Katiri" w:date="2015-04-12T03:47:00Z">
            <w:rPr>
              <w:ins w:id="2880" w:author="Chara Katiri" w:date="2015-04-12T03:26:00Z"/>
            </w:rPr>
          </w:rPrChange>
        </w:rPr>
        <w:pPrChange w:id="2881" w:author="Chara Katiri" w:date="2015-04-12T03:47:00Z">
          <w:pPr>
            <w:spacing w:line="360" w:lineRule="auto"/>
            <w:contextualSpacing/>
            <w:jc w:val="both"/>
          </w:pPr>
        </w:pPrChange>
      </w:pPr>
    </w:p>
    <w:p w14:paraId="7ECACA3D" w14:textId="274129D5" w:rsidR="000A1787" w:rsidRPr="003C74EA" w:rsidRDefault="000A1787">
      <w:pPr>
        <w:spacing w:line="360" w:lineRule="auto"/>
        <w:contextualSpacing/>
        <w:rPr>
          <w:ins w:id="2882" w:author="Chara Katiri" w:date="2015-04-12T03:26:00Z"/>
          <w:rFonts w:ascii="Times" w:hAnsi="Times"/>
          <w:sz w:val="22"/>
          <w:szCs w:val="22"/>
          <w:rPrChange w:id="2883" w:author="Chara Katiri" w:date="2015-04-12T03:47:00Z">
            <w:rPr>
              <w:ins w:id="2884" w:author="Chara Katiri" w:date="2015-04-12T03:26:00Z"/>
            </w:rPr>
          </w:rPrChange>
        </w:rPr>
        <w:pPrChange w:id="2885" w:author="Chara Katiri" w:date="2015-04-12T03:47:00Z">
          <w:pPr>
            <w:spacing w:line="360" w:lineRule="auto"/>
            <w:contextualSpacing/>
            <w:jc w:val="both"/>
          </w:pPr>
        </w:pPrChange>
      </w:pPr>
    </w:p>
    <w:p w14:paraId="44BD8683" w14:textId="77777777" w:rsidR="000A1787" w:rsidRPr="003C74EA" w:rsidRDefault="000A1787">
      <w:pPr>
        <w:spacing w:line="360" w:lineRule="auto"/>
        <w:contextualSpacing/>
        <w:rPr>
          <w:ins w:id="2886" w:author="Chara Katiri" w:date="2015-04-12T03:26:00Z"/>
          <w:rFonts w:ascii="Times" w:hAnsi="Times"/>
          <w:sz w:val="22"/>
          <w:szCs w:val="22"/>
          <w:rPrChange w:id="2887" w:author="Chara Katiri" w:date="2015-04-12T03:47:00Z">
            <w:rPr>
              <w:ins w:id="2888" w:author="Chara Katiri" w:date="2015-04-12T03:26:00Z"/>
            </w:rPr>
          </w:rPrChange>
        </w:rPr>
        <w:pPrChange w:id="2889" w:author="Chara Katiri" w:date="2015-04-12T03:47:00Z">
          <w:pPr>
            <w:spacing w:line="360" w:lineRule="auto"/>
            <w:contextualSpacing/>
            <w:jc w:val="both"/>
          </w:pPr>
        </w:pPrChange>
      </w:pPr>
    </w:p>
    <w:p w14:paraId="35DE2F46" w14:textId="77777777" w:rsidR="000A1787" w:rsidRPr="003C74EA" w:rsidRDefault="000A1787">
      <w:pPr>
        <w:spacing w:line="360" w:lineRule="auto"/>
        <w:contextualSpacing/>
        <w:rPr>
          <w:ins w:id="2890" w:author="Chara Katiri" w:date="2015-04-12T03:26:00Z"/>
          <w:rFonts w:ascii="Times" w:hAnsi="Times"/>
          <w:sz w:val="22"/>
          <w:szCs w:val="22"/>
          <w:rPrChange w:id="2891" w:author="Chara Katiri" w:date="2015-04-12T03:47:00Z">
            <w:rPr>
              <w:ins w:id="2892" w:author="Chara Katiri" w:date="2015-04-12T03:26:00Z"/>
            </w:rPr>
          </w:rPrChange>
        </w:rPr>
        <w:pPrChange w:id="2893" w:author="Chara Katiri" w:date="2015-04-12T03:47:00Z">
          <w:pPr>
            <w:spacing w:line="360" w:lineRule="auto"/>
            <w:contextualSpacing/>
            <w:jc w:val="both"/>
          </w:pPr>
        </w:pPrChange>
      </w:pPr>
    </w:p>
    <w:p w14:paraId="27C8688C" w14:textId="77777777" w:rsidR="000A1787" w:rsidRPr="003C74EA" w:rsidRDefault="000A1787">
      <w:pPr>
        <w:spacing w:line="360" w:lineRule="auto"/>
        <w:contextualSpacing/>
        <w:rPr>
          <w:ins w:id="2894" w:author="Chara Katiri" w:date="2015-04-12T03:26:00Z"/>
          <w:rFonts w:ascii="Times" w:hAnsi="Times"/>
          <w:sz w:val="22"/>
          <w:szCs w:val="22"/>
          <w:rPrChange w:id="2895" w:author="Chara Katiri" w:date="2015-04-12T03:47:00Z">
            <w:rPr>
              <w:ins w:id="2896" w:author="Chara Katiri" w:date="2015-04-12T03:26:00Z"/>
            </w:rPr>
          </w:rPrChange>
        </w:rPr>
        <w:pPrChange w:id="2897" w:author="Chara Katiri" w:date="2015-04-12T03:47:00Z">
          <w:pPr>
            <w:spacing w:line="360" w:lineRule="auto"/>
            <w:contextualSpacing/>
            <w:jc w:val="both"/>
          </w:pPr>
        </w:pPrChange>
      </w:pPr>
    </w:p>
    <w:p w14:paraId="4E5F8DB6" w14:textId="77777777" w:rsidR="000A1787" w:rsidRPr="003C74EA" w:rsidRDefault="000A1787">
      <w:pPr>
        <w:spacing w:line="360" w:lineRule="auto"/>
        <w:contextualSpacing/>
        <w:rPr>
          <w:ins w:id="2898" w:author="Chara Katiri" w:date="2015-04-12T03:26:00Z"/>
          <w:rFonts w:ascii="Times" w:hAnsi="Times"/>
          <w:sz w:val="22"/>
          <w:szCs w:val="22"/>
          <w:rPrChange w:id="2899" w:author="Chara Katiri" w:date="2015-04-12T03:47:00Z">
            <w:rPr>
              <w:ins w:id="2900" w:author="Chara Katiri" w:date="2015-04-12T03:26:00Z"/>
            </w:rPr>
          </w:rPrChange>
        </w:rPr>
        <w:pPrChange w:id="2901" w:author="Chara Katiri" w:date="2015-04-12T03:47:00Z">
          <w:pPr>
            <w:spacing w:line="360" w:lineRule="auto"/>
            <w:contextualSpacing/>
            <w:jc w:val="both"/>
          </w:pPr>
        </w:pPrChange>
      </w:pPr>
    </w:p>
    <w:p w14:paraId="42CC6A91" w14:textId="77777777" w:rsidR="000A1787" w:rsidRPr="003C74EA" w:rsidRDefault="000A1787">
      <w:pPr>
        <w:spacing w:line="360" w:lineRule="auto"/>
        <w:contextualSpacing/>
        <w:rPr>
          <w:ins w:id="2902" w:author="Chara Katiri" w:date="2015-04-12T03:26:00Z"/>
          <w:rFonts w:ascii="Times" w:hAnsi="Times"/>
          <w:sz w:val="22"/>
          <w:szCs w:val="22"/>
          <w:rPrChange w:id="2903" w:author="Chara Katiri" w:date="2015-04-12T03:47:00Z">
            <w:rPr>
              <w:ins w:id="2904" w:author="Chara Katiri" w:date="2015-04-12T03:26:00Z"/>
            </w:rPr>
          </w:rPrChange>
        </w:rPr>
        <w:pPrChange w:id="2905" w:author="Chara Katiri" w:date="2015-04-12T03:47:00Z">
          <w:pPr>
            <w:spacing w:line="360" w:lineRule="auto"/>
            <w:contextualSpacing/>
            <w:jc w:val="both"/>
          </w:pPr>
        </w:pPrChange>
      </w:pPr>
    </w:p>
    <w:p w14:paraId="37210249" w14:textId="77777777" w:rsidR="000A1787" w:rsidRPr="003C74EA" w:rsidRDefault="000A1787">
      <w:pPr>
        <w:spacing w:line="360" w:lineRule="auto"/>
        <w:contextualSpacing/>
        <w:rPr>
          <w:ins w:id="2906" w:author="Chara Katiri" w:date="2015-04-12T03:26:00Z"/>
          <w:rFonts w:ascii="Times" w:hAnsi="Times"/>
          <w:sz w:val="22"/>
          <w:szCs w:val="22"/>
          <w:rPrChange w:id="2907" w:author="Chara Katiri" w:date="2015-04-12T03:47:00Z">
            <w:rPr>
              <w:ins w:id="2908" w:author="Chara Katiri" w:date="2015-04-12T03:26:00Z"/>
            </w:rPr>
          </w:rPrChange>
        </w:rPr>
        <w:pPrChange w:id="2909" w:author="Chara Katiri" w:date="2015-04-12T03:47:00Z">
          <w:pPr>
            <w:spacing w:line="360" w:lineRule="auto"/>
            <w:contextualSpacing/>
            <w:jc w:val="both"/>
          </w:pPr>
        </w:pPrChange>
      </w:pPr>
    </w:p>
    <w:p w14:paraId="08617A8C" w14:textId="77777777" w:rsidR="000A1787" w:rsidRPr="003C74EA" w:rsidRDefault="000A1787">
      <w:pPr>
        <w:spacing w:line="360" w:lineRule="auto"/>
        <w:contextualSpacing/>
        <w:rPr>
          <w:ins w:id="2910" w:author="Chara Katiri" w:date="2015-04-12T03:26:00Z"/>
          <w:rFonts w:ascii="Times" w:hAnsi="Times"/>
          <w:sz w:val="22"/>
          <w:szCs w:val="22"/>
          <w:rPrChange w:id="2911" w:author="Chara Katiri" w:date="2015-04-12T03:47:00Z">
            <w:rPr>
              <w:ins w:id="2912" w:author="Chara Katiri" w:date="2015-04-12T03:26:00Z"/>
            </w:rPr>
          </w:rPrChange>
        </w:rPr>
        <w:pPrChange w:id="2913" w:author="Chara Katiri" w:date="2015-04-12T03:47:00Z">
          <w:pPr>
            <w:spacing w:line="360" w:lineRule="auto"/>
            <w:contextualSpacing/>
            <w:jc w:val="both"/>
          </w:pPr>
        </w:pPrChange>
      </w:pPr>
    </w:p>
    <w:p w14:paraId="1EA7000A" w14:textId="77777777" w:rsidR="000A1787" w:rsidRPr="003C74EA" w:rsidRDefault="000A1787">
      <w:pPr>
        <w:spacing w:line="360" w:lineRule="auto"/>
        <w:contextualSpacing/>
        <w:rPr>
          <w:ins w:id="2914" w:author="Chara Katiri" w:date="2015-04-12T03:26:00Z"/>
          <w:rFonts w:ascii="Times" w:hAnsi="Times"/>
          <w:sz w:val="22"/>
          <w:szCs w:val="22"/>
          <w:rPrChange w:id="2915" w:author="Chara Katiri" w:date="2015-04-12T03:47:00Z">
            <w:rPr>
              <w:ins w:id="2916" w:author="Chara Katiri" w:date="2015-04-12T03:26:00Z"/>
            </w:rPr>
          </w:rPrChange>
        </w:rPr>
        <w:pPrChange w:id="2917" w:author="Chara Katiri" w:date="2015-04-12T03:47:00Z">
          <w:pPr>
            <w:spacing w:line="360" w:lineRule="auto"/>
            <w:contextualSpacing/>
            <w:jc w:val="both"/>
          </w:pPr>
        </w:pPrChange>
      </w:pPr>
    </w:p>
    <w:p w14:paraId="07B9356F" w14:textId="77777777" w:rsidR="000A1787" w:rsidRPr="003C74EA" w:rsidRDefault="000A1787">
      <w:pPr>
        <w:spacing w:line="360" w:lineRule="auto"/>
        <w:contextualSpacing/>
        <w:rPr>
          <w:ins w:id="2918" w:author="Chara Katiri" w:date="2015-04-12T03:26:00Z"/>
          <w:rFonts w:ascii="Times" w:hAnsi="Times"/>
          <w:sz w:val="22"/>
          <w:szCs w:val="22"/>
          <w:rPrChange w:id="2919" w:author="Chara Katiri" w:date="2015-04-12T03:47:00Z">
            <w:rPr>
              <w:ins w:id="2920" w:author="Chara Katiri" w:date="2015-04-12T03:26:00Z"/>
            </w:rPr>
          </w:rPrChange>
        </w:rPr>
        <w:pPrChange w:id="2921" w:author="Chara Katiri" w:date="2015-04-12T03:47:00Z">
          <w:pPr>
            <w:spacing w:line="360" w:lineRule="auto"/>
            <w:contextualSpacing/>
            <w:jc w:val="both"/>
          </w:pPr>
        </w:pPrChange>
      </w:pPr>
    </w:p>
    <w:p w14:paraId="6743A6D5" w14:textId="77777777" w:rsidR="000A1787" w:rsidRPr="003C74EA" w:rsidRDefault="000A1787">
      <w:pPr>
        <w:spacing w:line="360" w:lineRule="auto"/>
        <w:contextualSpacing/>
        <w:rPr>
          <w:ins w:id="2922" w:author="Chara Katiri" w:date="2015-04-12T03:26:00Z"/>
          <w:rFonts w:ascii="Times" w:hAnsi="Times"/>
          <w:sz w:val="22"/>
          <w:szCs w:val="22"/>
          <w:rPrChange w:id="2923" w:author="Chara Katiri" w:date="2015-04-12T03:47:00Z">
            <w:rPr>
              <w:ins w:id="2924" w:author="Chara Katiri" w:date="2015-04-12T03:26:00Z"/>
            </w:rPr>
          </w:rPrChange>
        </w:rPr>
        <w:pPrChange w:id="2925" w:author="Chara Katiri" w:date="2015-04-12T03:47:00Z">
          <w:pPr>
            <w:spacing w:line="360" w:lineRule="auto"/>
            <w:contextualSpacing/>
            <w:jc w:val="both"/>
          </w:pPr>
        </w:pPrChange>
      </w:pPr>
    </w:p>
    <w:p w14:paraId="29642C78" w14:textId="77777777" w:rsidR="000A1787" w:rsidRPr="003C74EA" w:rsidRDefault="000A1787">
      <w:pPr>
        <w:spacing w:line="360" w:lineRule="auto"/>
        <w:contextualSpacing/>
        <w:rPr>
          <w:ins w:id="2926" w:author="Chara Katiri" w:date="2015-04-12T03:26:00Z"/>
          <w:rFonts w:ascii="Times" w:hAnsi="Times"/>
          <w:sz w:val="22"/>
          <w:szCs w:val="22"/>
          <w:rPrChange w:id="2927" w:author="Chara Katiri" w:date="2015-04-12T03:47:00Z">
            <w:rPr>
              <w:ins w:id="2928" w:author="Chara Katiri" w:date="2015-04-12T03:26:00Z"/>
            </w:rPr>
          </w:rPrChange>
        </w:rPr>
        <w:pPrChange w:id="2929" w:author="Chara Katiri" w:date="2015-04-12T03:47:00Z">
          <w:pPr>
            <w:spacing w:line="360" w:lineRule="auto"/>
            <w:contextualSpacing/>
            <w:jc w:val="both"/>
          </w:pPr>
        </w:pPrChange>
      </w:pPr>
    </w:p>
    <w:p w14:paraId="030AD170" w14:textId="77777777" w:rsidR="000A1787" w:rsidRPr="003C74EA" w:rsidRDefault="000A1787">
      <w:pPr>
        <w:spacing w:line="360" w:lineRule="auto"/>
        <w:contextualSpacing/>
        <w:rPr>
          <w:ins w:id="2930" w:author="Chara Katiri" w:date="2015-04-12T03:26:00Z"/>
          <w:rFonts w:ascii="Times" w:hAnsi="Times"/>
          <w:sz w:val="22"/>
          <w:szCs w:val="22"/>
          <w:rPrChange w:id="2931" w:author="Chara Katiri" w:date="2015-04-12T03:47:00Z">
            <w:rPr>
              <w:ins w:id="2932" w:author="Chara Katiri" w:date="2015-04-12T03:26:00Z"/>
            </w:rPr>
          </w:rPrChange>
        </w:rPr>
        <w:pPrChange w:id="2933" w:author="Chara Katiri" w:date="2015-04-12T03:47:00Z">
          <w:pPr>
            <w:spacing w:line="360" w:lineRule="auto"/>
            <w:contextualSpacing/>
            <w:jc w:val="both"/>
          </w:pPr>
        </w:pPrChange>
      </w:pPr>
    </w:p>
    <w:p w14:paraId="511160FF" w14:textId="77777777" w:rsidR="000A1787" w:rsidRPr="003C74EA" w:rsidRDefault="000A1787">
      <w:pPr>
        <w:spacing w:line="360" w:lineRule="auto"/>
        <w:contextualSpacing/>
        <w:rPr>
          <w:ins w:id="2934" w:author="Chara Katiri" w:date="2015-04-12T03:26:00Z"/>
          <w:rFonts w:ascii="Times" w:hAnsi="Times"/>
          <w:sz w:val="22"/>
          <w:szCs w:val="22"/>
          <w:rPrChange w:id="2935" w:author="Chara Katiri" w:date="2015-04-12T03:47:00Z">
            <w:rPr>
              <w:ins w:id="2936" w:author="Chara Katiri" w:date="2015-04-12T03:26:00Z"/>
            </w:rPr>
          </w:rPrChange>
        </w:rPr>
        <w:pPrChange w:id="2937" w:author="Chara Katiri" w:date="2015-04-12T03:47:00Z">
          <w:pPr>
            <w:spacing w:line="360" w:lineRule="auto"/>
            <w:contextualSpacing/>
            <w:jc w:val="both"/>
          </w:pPr>
        </w:pPrChange>
      </w:pPr>
    </w:p>
    <w:p w14:paraId="22C2F008" w14:textId="77777777" w:rsidR="000A1787" w:rsidRPr="003C74EA" w:rsidRDefault="000A1787">
      <w:pPr>
        <w:spacing w:line="360" w:lineRule="auto"/>
        <w:contextualSpacing/>
        <w:rPr>
          <w:ins w:id="2938" w:author="Chara Katiri" w:date="2015-04-12T03:26:00Z"/>
          <w:rFonts w:ascii="Times" w:hAnsi="Times"/>
          <w:sz w:val="22"/>
          <w:szCs w:val="22"/>
          <w:rPrChange w:id="2939" w:author="Chara Katiri" w:date="2015-04-12T03:47:00Z">
            <w:rPr>
              <w:ins w:id="2940" w:author="Chara Katiri" w:date="2015-04-12T03:26:00Z"/>
            </w:rPr>
          </w:rPrChange>
        </w:rPr>
        <w:pPrChange w:id="2941" w:author="Chara Katiri" w:date="2015-04-12T03:47:00Z">
          <w:pPr>
            <w:spacing w:line="360" w:lineRule="auto"/>
            <w:contextualSpacing/>
            <w:jc w:val="both"/>
          </w:pPr>
        </w:pPrChange>
      </w:pPr>
    </w:p>
    <w:p w14:paraId="2B7F21C6" w14:textId="77777777" w:rsidR="000A1787" w:rsidRPr="003C74EA" w:rsidRDefault="000A1787">
      <w:pPr>
        <w:spacing w:line="360" w:lineRule="auto"/>
        <w:contextualSpacing/>
        <w:rPr>
          <w:ins w:id="2942" w:author="Chara Katiri" w:date="2015-04-12T03:26:00Z"/>
          <w:rFonts w:ascii="Times" w:hAnsi="Times"/>
          <w:sz w:val="22"/>
          <w:szCs w:val="22"/>
          <w:rPrChange w:id="2943" w:author="Chara Katiri" w:date="2015-04-12T03:47:00Z">
            <w:rPr>
              <w:ins w:id="2944" w:author="Chara Katiri" w:date="2015-04-12T03:26:00Z"/>
            </w:rPr>
          </w:rPrChange>
        </w:rPr>
        <w:pPrChange w:id="2945" w:author="Chara Katiri" w:date="2015-04-12T03:47:00Z">
          <w:pPr>
            <w:spacing w:line="360" w:lineRule="auto"/>
            <w:contextualSpacing/>
            <w:jc w:val="both"/>
          </w:pPr>
        </w:pPrChange>
      </w:pPr>
    </w:p>
    <w:p w14:paraId="473F6B9E" w14:textId="77777777" w:rsidR="000A1787" w:rsidRPr="003C74EA" w:rsidRDefault="000A1787">
      <w:pPr>
        <w:spacing w:line="360" w:lineRule="auto"/>
        <w:contextualSpacing/>
        <w:rPr>
          <w:ins w:id="2946" w:author="Chara Katiri" w:date="2015-04-12T03:26:00Z"/>
          <w:rFonts w:ascii="Times" w:hAnsi="Times"/>
          <w:sz w:val="22"/>
          <w:szCs w:val="22"/>
          <w:rPrChange w:id="2947" w:author="Chara Katiri" w:date="2015-04-12T03:47:00Z">
            <w:rPr>
              <w:ins w:id="2948" w:author="Chara Katiri" w:date="2015-04-12T03:26:00Z"/>
            </w:rPr>
          </w:rPrChange>
        </w:rPr>
        <w:pPrChange w:id="2949" w:author="Chara Katiri" w:date="2015-04-12T03:47:00Z">
          <w:pPr>
            <w:spacing w:line="360" w:lineRule="auto"/>
            <w:contextualSpacing/>
            <w:jc w:val="both"/>
          </w:pPr>
        </w:pPrChange>
      </w:pPr>
    </w:p>
    <w:p w14:paraId="67105933" w14:textId="77777777" w:rsidR="000A1787" w:rsidRPr="003C74EA" w:rsidRDefault="000A1787">
      <w:pPr>
        <w:spacing w:line="360" w:lineRule="auto"/>
        <w:contextualSpacing/>
        <w:rPr>
          <w:ins w:id="2950" w:author="Chara Katiri" w:date="2015-04-12T03:26:00Z"/>
          <w:rFonts w:ascii="Times" w:hAnsi="Times"/>
          <w:sz w:val="22"/>
          <w:szCs w:val="22"/>
          <w:rPrChange w:id="2951" w:author="Chara Katiri" w:date="2015-04-12T03:47:00Z">
            <w:rPr>
              <w:ins w:id="2952" w:author="Chara Katiri" w:date="2015-04-12T03:26:00Z"/>
            </w:rPr>
          </w:rPrChange>
        </w:rPr>
        <w:pPrChange w:id="2953" w:author="Chara Katiri" w:date="2015-04-12T03:47:00Z">
          <w:pPr>
            <w:spacing w:line="360" w:lineRule="auto"/>
            <w:contextualSpacing/>
            <w:jc w:val="both"/>
          </w:pPr>
        </w:pPrChange>
      </w:pPr>
    </w:p>
    <w:p w14:paraId="5578B33A" w14:textId="77777777" w:rsidR="000A1787" w:rsidRPr="003C74EA" w:rsidRDefault="000A1787">
      <w:pPr>
        <w:spacing w:line="360" w:lineRule="auto"/>
        <w:contextualSpacing/>
        <w:rPr>
          <w:ins w:id="2954" w:author="Chara Katiri" w:date="2015-04-12T03:26:00Z"/>
          <w:rFonts w:ascii="Times" w:hAnsi="Times"/>
          <w:sz w:val="22"/>
          <w:szCs w:val="22"/>
          <w:rPrChange w:id="2955" w:author="Chara Katiri" w:date="2015-04-12T03:47:00Z">
            <w:rPr>
              <w:ins w:id="2956" w:author="Chara Katiri" w:date="2015-04-12T03:26:00Z"/>
            </w:rPr>
          </w:rPrChange>
        </w:rPr>
        <w:pPrChange w:id="2957" w:author="Chara Katiri" w:date="2015-04-12T03:47:00Z">
          <w:pPr>
            <w:spacing w:line="360" w:lineRule="auto"/>
            <w:contextualSpacing/>
            <w:jc w:val="both"/>
          </w:pPr>
        </w:pPrChange>
      </w:pPr>
    </w:p>
    <w:p w14:paraId="12809F40" w14:textId="77777777" w:rsidR="000A1787" w:rsidRPr="003C74EA" w:rsidRDefault="000A1787">
      <w:pPr>
        <w:spacing w:line="360" w:lineRule="auto"/>
        <w:contextualSpacing/>
        <w:rPr>
          <w:ins w:id="2958" w:author="Chara Katiri" w:date="2015-04-12T03:26:00Z"/>
          <w:rFonts w:ascii="Times" w:hAnsi="Times"/>
          <w:sz w:val="22"/>
          <w:szCs w:val="22"/>
          <w:rPrChange w:id="2959" w:author="Chara Katiri" w:date="2015-04-12T03:47:00Z">
            <w:rPr>
              <w:ins w:id="2960" w:author="Chara Katiri" w:date="2015-04-12T03:26:00Z"/>
            </w:rPr>
          </w:rPrChange>
        </w:rPr>
        <w:pPrChange w:id="2961" w:author="Chara Katiri" w:date="2015-04-12T03:47:00Z">
          <w:pPr>
            <w:spacing w:line="360" w:lineRule="auto"/>
            <w:contextualSpacing/>
            <w:jc w:val="both"/>
          </w:pPr>
        </w:pPrChange>
      </w:pPr>
    </w:p>
    <w:p w14:paraId="6B6A124B" w14:textId="77777777" w:rsidR="000A1787" w:rsidRPr="003C74EA" w:rsidRDefault="000A1787">
      <w:pPr>
        <w:spacing w:line="360" w:lineRule="auto"/>
        <w:contextualSpacing/>
        <w:rPr>
          <w:ins w:id="2962" w:author="Chara Katiri" w:date="2015-04-12T03:26:00Z"/>
          <w:rFonts w:ascii="Times" w:hAnsi="Times"/>
          <w:sz w:val="22"/>
          <w:szCs w:val="22"/>
          <w:rPrChange w:id="2963" w:author="Chara Katiri" w:date="2015-04-12T03:47:00Z">
            <w:rPr>
              <w:ins w:id="2964" w:author="Chara Katiri" w:date="2015-04-12T03:26:00Z"/>
            </w:rPr>
          </w:rPrChange>
        </w:rPr>
        <w:pPrChange w:id="2965" w:author="Chara Katiri" w:date="2015-04-12T03:47:00Z">
          <w:pPr>
            <w:spacing w:line="360" w:lineRule="auto"/>
            <w:contextualSpacing/>
            <w:jc w:val="both"/>
          </w:pPr>
        </w:pPrChange>
      </w:pPr>
    </w:p>
    <w:p w14:paraId="5F4CC25A" w14:textId="77777777" w:rsidR="000A1787" w:rsidRPr="003C74EA" w:rsidRDefault="000A1787">
      <w:pPr>
        <w:spacing w:line="360" w:lineRule="auto"/>
        <w:contextualSpacing/>
        <w:rPr>
          <w:ins w:id="2966" w:author="Chara Katiri" w:date="2015-04-12T03:26:00Z"/>
          <w:rFonts w:ascii="Times" w:hAnsi="Times"/>
          <w:sz w:val="22"/>
          <w:szCs w:val="22"/>
          <w:rPrChange w:id="2967" w:author="Chara Katiri" w:date="2015-04-12T03:47:00Z">
            <w:rPr>
              <w:ins w:id="2968" w:author="Chara Katiri" w:date="2015-04-12T03:26:00Z"/>
            </w:rPr>
          </w:rPrChange>
        </w:rPr>
        <w:pPrChange w:id="2969" w:author="Chara Katiri" w:date="2015-04-12T03:47:00Z">
          <w:pPr>
            <w:spacing w:line="360" w:lineRule="auto"/>
            <w:contextualSpacing/>
            <w:jc w:val="both"/>
          </w:pPr>
        </w:pPrChange>
      </w:pPr>
    </w:p>
    <w:p w14:paraId="1EC8E152" w14:textId="77777777" w:rsidR="000A1787" w:rsidRPr="003C74EA" w:rsidRDefault="000A1787">
      <w:pPr>
        <w:spacing w:line="360" w:lineRule="auto"/>
        <w:contextualSpacing/>
        <w:rPr>
          <w:ins w:id="2970" w:author="Chara Katiri" w:date="2015-04-12T03:26:00Z"/>
          <w:rFonts w:ascii="Times" w:hAnsi="Times"/>
          <w:sz w:val="22"/>
          <w:szCs w:val="22"/>
          <w:rPrChange w:id="2971" w:author="Chara Katiri" w:date="2015-04-12T03:47:00Z">
            <w:rPr>
              <w:ins w:id="2972" w:author="Chara Katiri" w:date="2015-04-12T03:26:00Z"/>
            </w:rPr>
          </w:rPrChange>
        </w:rPr>
        <w:pPrChange w:id="2973" w:author="Chara Katiri" w:date="2015-04-12T03:47:00Z">
          <w:pPr>
            <w:spacing w:line="360" w:lineRule="auto"/>
            <w:contextualSpacing/>
            <w:jc w:val="both"/>
          </w:pPr>
        </w:pPrChange>
      </w:pPr>
    </w:p>
    <w:p w14:paraId="1B78CC7A" w14:textId="77777777" w:rsidR="000A1787" w:rsidRPr="003C74EA" w:rsidRDefault="000A1787">
      <w:pPr>
        <w:spacing w:line="360" w:lineRule="auto"/>
        <w:contextualSpacing/>
        <w:rPr>
          <w:ins w:id="2974" w:author="Chara Katiri" w:date="2015-04-12T03:26:00Z"/>
          <w:rFonts w:ascii="Times" w:hAnsi="Times"/>
          <w:sz w:val="22"/>
          <w:szCs w:val="22"/>
          <w:rPrChange w:id="2975" w:author="Chara Katiri" w:date="2015-04-12T03:47:00Z">
            <w:rPr>
              <w:ins w:id="2976" w:author="Chara Katiri" w:date="2015-04-12T03:26:00Z"/>
            </w:rPr>
          </w:rPrChange>
        </w:rPr>
        <w:pPrChange w:id="2977" w:author="Chara Katiri" w:date="2015-04-12T03:47:00Z">
          <w:pPr>
            <w:spacing w:line="360" w:lineRule="auto"/>
            <w:contextualSpacing/>
            <w:jc w:val="both"/>
          </w:pPr>
        </w:pPrChange>
      </w:pPr>
    </w:p>
    <w:p w14:paraId="044914F4" w14:textId="77777777" w:rsidR="000A1787" w:rsidRPr="003C74EA" w:rsidRDefault="000A1787">
      <w:pPr>
        <w:spacing w:line="360" w:lineRule="auto"/>
        <w:contextualSpacing/>
        <w:rPr>
          <w:ins w:id="2978" w:author="Chara Katiri" w:date="2015-04-12T03:26:00Z"/>
          <w:rFonts w:ascii="Times" w:hAnsi="Times"/>
          <w:sz w:val="22"/>
          <w:szCs w:val="22"/>
          <w:rPrChange w:id="2979" w:author="Chara Katiri" w:date="2015-04-12T03:47:00Z">
            <w:rPr>
              <w:ins w:id="2980" w:author="Chara Katiri" w:date="2015-04-12T03:26:00Z"/>
            </w:rPr>
          </w:rPrChange>
        </w:rPr>
        <w:pPrChange w:id="2981" w:author="Chara Katiri" w:date="2015-04-12T03:47:00Z">
          <w:pPr>
            <w:spacing w:line="360" w:lineRule="auto"/>
            <w:contextualSpacing/>
            <w:jc w:val="both"/>
          </w:pPr>
        </w:pPrChange>
      </w:pPr>
    </w:p>
    <w:p w14:paraId="02B583B3" w14:textId="77777777" w:rsidR="000A1787" w:rsidRPr="003C74EA" w:rsidRDefault="000A1787">
      <w:pPr>
        <w:spacing w:line="360" w:lineRule="auto"/>
        <w:contextualSpacing/>
        <w:rPr>
          <w:ins w:id="2982" w:author="Chara Katiri" w:date="2015-04-12T03:27:00Z"/>
          <w:rFonts w:ascii="Times" w:hAnsi="Times"/>
          <w:sz w:val="22"/>
          <w:szCs w:val="22"/>
          <w:rPrChange w:id="2983" w:author="Chara Katiri" w:date="2015-04-12T03:47:00Z">
            <w:rPr>
              <w:ins w:id="2984" w:author="Chara Katiri" w:date="2015-04-12T03:27:00Z"/>
            </w:rPr>
          </w:rPrChange>
        </w:rPr>
        <w:pPrChange w:id="2985" w:author="Chara Katiri" w:date="2015-04-12T03:47:00Z">
          <w:pPr>
            <w:spacing w:line="360" w:lineRule="auto"/>
            <w:contextualSpacing/>
            <w:jc w:val="both"/>
          </w:pPr>
        </w:pPrChange>
      </w:pPr>
    </w:p>
    <w:p w14:paraId="21794C47" w14:textId="17538522" w:rsidR="000A1787" w:rsidRPr="003C74EA" w:rsidRDefault="000A1787">
      <w:pPr>
        <w:spacing w:line="360" w:lineRule="auto"/>
        <w:contextualSpacing/>
        <w:rPr>
          <w:ins w:id="2986" w:author="Chara Katiri" w:date="2015-04-12T03:27:00Z"/>
          <w:rFonts w:ascii="Times" w:hAnsi="Times"/>
          <w:sz w:val="22"/>
          <w:szCs w:val="22"/>
          <w:rPrChange w:id="2987" w:author="Chara Katiri" w:date="2015-04-12T03:47:00Z">
            <w:rPr>
              <w:ins w:id="2988" w:author="Chara Katiri" w:date="2015-04-12T03:27:00Z"/>
            </w:rPr>
          </w:rPrChange>
        </w:rPr>
        <w:pPrChange w:id="2989" w:author="Chara Katiri" w:date="2015-04-12T03:47:00Z">
          <w:pPr>
            <w:spacing w:line="360" w:lineRule="auto"/>
            <w:contextualSpacing/>
            <w:jc w:val="both"/>
          </w:pPr>
        </w:pPrChange>
      </w:pPr>
      <w:ins w:id="2990" w:author="Chara Katiri" w:date="2015-04-12T03:28:00Z">
        <w:r w:rsidRPr="003C74EA">
          <w:rPr>
            <w:rFonts w:ascii="Times" w:eastAsia="Times New Roman" w:hAnsi="Times" w:cs="Times New Roman"/>
            <w:noProof/>
            <w:sz w:val="22"/>
            <w:szCs w:val="22"/>
            <w:rPrChange w:id="2991">
              <w:rPr>
                <w:noProof/>
              </w:rPr>
            </w:rPrChange>
          </w:rPr>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3C74EA" w:rsidRDefault="000A1787">
      <w:pPr>
        <w:spacing w:line="360" w:lineRule="auto"/>
        <w:contextualSpacing/>
        <w:rPr>
          <w:ins w:id="2992" w:author="Chara Katiri" w:date="2015-04-12T03:27:00Z"/>
          <w:rFonts w:ascii="Times" w:hAnsi="Times"/>
          <w:sz w:val="22"/>
          <w:szCs w:val="22"/>
          <w:rPrChange w:id="2993" w:author="Chara Katiri" w:date="2015-04-12T03:47:00Z">
            <w:rPr>
              <w:ins w:id="2994" w:author="Chara Katiri" w:date="2015-04-12T03:27:00Z"/>
            </w:rPr>
          </w:rPrChange>
        </w:rPr>
        <w:pPrChange w:id="2995" w:author="Chara Katiri" w:date="2015-04-12T03:47:00Z">
          <w:pPr>
            <w:spacing w:line="360" w:lineRule="auto"/>
            <w:contextualSpacing/>
            <w:jc w:val="both"/>
          </w:pPr>
        </w:pPrChange>
      </w:pPr>
    </w:p>
    <w:p w14:paraId="735B89A8" w14:textId="77777777" w:rsidR="000A1787" w:rsidRPr="003C74EA" w:rsidRDefault="000A1787">
      <w:pPr>
        <w:spacing w:line="360" w:lineRule="auto"/>
        <w:contextualSpacing/>
        <w:rPr>
          <w:ins w:id="2996" w:author="Chara Katiri" w:date="2015-04-12T03:27:00Z"/>
          <w:rFonts w:ascii="Times" w:hAnsi="Times"/>
          <w:sz w:val="22"/>
          <w:szCs w:val="22"/>
          <w:rPrChange w:id="2997" w:author="Chara Katiri" w:date="2015-04-12T03:47:00Z">
            <w:rPr>
              <w:ins w:id="2998" w:author="Chara Katiri" w:date="2015-04-12T03:27:00Z"/>
            </w:rPr>
          </w:rPrChange>
        </w:rPr>
        <w:pPrChange w:id="2999" w:author="Chara Katiri" w:date="2015-04-12T03:47:00Z">
          <w:pPr>
            <w:spacing w:line="360" w:lineRule="auto"/>
            <w:contextualSpacing/>
            <w:jc w:val="both"/>
          </w:pPr>
        </w:pPrChange>
      </w:pPr>
    </w:p>
    <w:p w14:paraId="19BCEFEA" w14:textId="77777777" w:rsidR="000A1787" w:rsidRPr="003C74EA" w:rsidRDefault="000A1787">
      <w:pPr>
        <w:spacing w:line="360" w:lineRule="auto"/>
        <w:contextualSpacing/>
        <w:rPr>
          <w:ins w:id="3000" w:author="Chara Katiri" w:date="2015-04-12T03:27:00Z"/>
          <w:rFonts w:ascii="Times" w:hAnsi="Times"/>
          <w:sz w:val="22"/>
          <w:szCs w:val="22"/>
          <w:rPrChange w:id="3001" w:author="Chara Katiri" w:date="2015-04-12T03:47:00Z">
            <w:rPr>
              <w:ins w:id="3002" w:author="Chara Katiri" w:date="2015-04-12T03:27:00Z"/>
            </w:rPr>
          </w:rPrChange>
        </w:rPr>
        <w:pPrChange w:id="3003" w:author="Chara Katiri" w:date="2015-04-12T03:47:00Z">
          <w:pPr>
            <w:spacing w:line="360" w:lineRule="auto"/>
            <w:contextualSpacing/>
            <w:jc w:val="both"/>
          </w:pPr>
        </w:pPrChange>
      </w:pPr>
    </w:p>
    <w:p w14:paraId="004C9D7B" w14:textId="77777777" w:rsidR="000A1787" w:rsidRPr="003C74EA" w:rsidRDefault="000A1787">
      <w:pPr>
        <w:spacing w:line="360" w:lineRule="auto"/>
        <w:contextualSpacing/>
        <w:rPr>
          <w:ins w:id="3004" w:author="Chara Katiri" w:date="2015-04-12T03:27:00Z"/>
          <w:rFonts w:ascii="Times" w:hAnsi="Times"/>
          <w:sz w:val="22"/>
          <w:szCs w:val="22"/>
          <w:rPrChange w:id="3005" w:author="Chara Katiri" w:date="2015-04-12T03:47:00Z">
            <w:rPr>
              <w:ins w:id="3006" w:author="Chara Katiri" w:date="2015-04-12T03:27:00Z"/>
            </w:rPr>
          </w:rPrChange>
        </w:rPr>
        <w:pPrChange w:id="3007" w:author="Chara Katiri" w:date="2015-04-12T03:47:00Z">
          <w:pPr>
            <w:spacing w:line="360" w:lineRule="auto"/>
            <w:contextualSpacing/>
            <w:jc w:val="both"/>
          </w:pPr>
        </w:pPrChange>
      </w:pPr>
    </w:p>
    <w:p w14:paraId="16423760" w14:textId="77777777" w:rsidR="000A1787" w:rsidRPr="003C74EA" w:rsidRDefault="000A1787">
      <w:pPr>
        <w:spacing w:line="360" w:lineRule="auto"/>
        <w:contextualSpacing/>
        <w:rPr>
          <w:ins w:id="3008" w:author="Chara Katiri" w:date="2015-04-12T03:27:00Z"/>
          <w:rFonts w:ascii="Times" w:hAnsi="Times"/>
          <w:sz w:val="22"/>
          <w:szCs w:val="22"/>
          <w:rPrChange w:id="3009" w:author="Chara Katiri" w:date="2015-04-12T03:47:00Z">
            <w:rPr>
              <w:ins w:id="3010" w:author="Chara Katiri" w:date="2015-04-12T03:27:00Z"/>
            </w:rPr>
          </w:rPrChange>
        </w:rPr>
        <w:pPrChange w:id="3011" w:author="Chara Katiri" w:date="2015-04-12T03:47:00Z">
          <w:pPr>
            <w:spacing w:line="360" w:lineRule="auto"/>
            <w:contextualSpacing/>
            <w:jc w:val="both"/>
          </w:pPr>
        </w:pPrChange>
      </w:pPr>
    </w:p>
    <w:p w14:paraId="0553207E" w14:textId="77777777" w:rsidR="000A1787" w:rsidRPr="003C74EA" w:rsidRDefault="000A1787">
      <w:pPr>
        <w:spacing w:line="360" w:lineRule="auto"/>
        <w:contextualSpacing/>
        <w:rPr>
          <w:ins w:id="3012" w:author="Chara Katiri" w:date="2015-04-12T03:27:00Z"/>
          <w:rFonts w:ascii="Times" w:hAnsi="Times"/>
          <w:sz w:val="22"/>
          <w:szCs w:val="22"/>
          <w:rPrChange w:id="3013" w:author="Chara Katiri" w:date="2015-04-12T03:47:00Z">
            <w:rPr>
              <w:ins w:id="3014" w:author="Chara Katiri" w:date="2015-04-12T03:27:00Z"/>
            </w:rPr>
          </w:rPrChange>
        </w:rPr>
        <w:pPrChange w:id="3015" w:author="Chara Katiri" w:date="2015-04-12T03:47:00Z">
          <w:pPr>
            <w:spacing w:line="360" w:lineRule="auto"/>
            <w:contextualSpacing/>
            <w:jc w:val="both"/>
          </w:pPr>
        </w:pPrChange>
      </w:pPr>
    </w:p>
    <w:p w14:paraId="61122F9C" w14:textId="77777777" w:rsidR="000A1787" w:rsidRPr="003C74EA" w:rsidRDefault="000A1787">
      <w:pPr>
        <w:spacing w:line="360" w:lineRule="auto"/>
        <w:contextualSpacing/>
        <w:rPr>
          <w:ins w:id="3016" w:author="Chara Katiri" w:date="2015-04-12T03:27:00Z"/>
          <w:rFonts w:ascii="Times" w:hAnsi="Times"/>
          <w:sz w:val="22"/>
          <w:szCs w:val="22"/>
          <w:rPrChange w:id="3017" w:author="Chara Katiri" w:date="2015-04-12T03:47:00Z">
            <w:rPr>
              <w:ins w:id="3018" w:author="Chara Katiri" w:date="2015-04-12T03:27:00Z"/>
            </w:rPr>
          </w:rPrChange>
        </w:rPr>
        <w:pPrChange w:id="3019" w:author="Chara Katiri" w:date="2015-04-12T03:47:00Z">
          <w:pPr>
            <w:spacing w:line="360" w:lineRule="auto"/>
            <w:contextualSpacing/>
            <w:jc w:val="both"/>
          </w:pPr>
        </w:pPrChange>
      </w:pPr>
    </w:p>
    <w:p w14:paraId="11B95BA8" w14:textId="77777777" w:rsidR="000A1787" w:rsidRPr="003C74EA" w:rsidRDefault="000A1787">
      <w:pPr>
        <w:spacing w:line="360" w:lineRule="auto"/>
        <w:contextualSpacing/>
        <w:rPr>
          <w:ins w:id="3020" w:author="Chara Katiri" w:date="2015-04-12T03:27:00Z"/>
          <w:rFonts w:ascii="Times" w:hAnsi="Times"/>
          <w:sz w:val="22"/>
          <w:szCs w:val="22"/>
          <w:rPrChange w:id="3021" w:author="Chara Katiri" w:date="2015-04-12T03:47:00Z">
            <w:rPr>
              <w:ins w:id="3022" w:author="Chara Katiri" w:date="2015-04-12T03:27:00Z"/>
            </w:rPr>
          </w:rPrChange>
        </w:rPr>
        <w:pPrChange w:id="3023" w:author="Chara Katiri" w:date="2015-04-12T03:47:00Z">
          <w:pPr>
            <w:spacing w:line="360" w:lineRule="auto"/>
            <w:contextualSpacing/>
            <w:jc w:val="both"/>
          </w:pPr>
        </w:pPrChange>
      </w:pPr>
    </w:p>
    <w:p w14:paraId="0EFDFBE0" w14:textId="77777777" w:rsidR="000A1787" w:rsidRPr="003C74EA" w:rsidRDefault="000A1787">
      <w:pPr>
        <w:spacing w:line="360" w:lineRule="auto"/>
        <w:contextualSpacing/>
        <w:rPr>
          <w:ins w:id="3024" w:author="Chara Katiri" w:date="2015-04-12T03:27:00Z"/>
          <w:rFonts w:ascii="Times" w:hAnsi="Times"/>
          <w:sz w:val="22"/>
          <w:szCs w:val="22"/>
          <w:rPrChange w:id="3025" w:author="Chara Katiri" w:date="2015-04-12T03:47:00Z">
            <w:rPr>
              <w:ins w:id="3026" w:author="Chara Katiri" w:date="2015-04-12T03:27:00Z"/>
            </w:rPr>
          </w:rPrChange>
        </w:rPr>
        <w:pPrChange w:id="3027" w:author="Chara Katiri" w:date="2015-04-12T03:47:00Z">
          <w:pPr>
            <w:spacing w:line="360" w:lineRule="auto"/>
            <w:contextualSpacing/>
            <w:jc w:val="both"/>
          </w:pPr>
        </w:pPrChange>
      </w:pPr>
    </w:p>
    <w:p w14:paraId="40B46A8F" w14:textId="77777777" w:rsidR="000A1787" w:rsidRPr="003C74EA" w:rsidRDefault="000A1787">
      <w:pPr>
        <w:spacing w:line="360" w:lineRule="auto"/>
        <w:contextualSpacing/>
        <w:rPr>
          <w:ins w:id="3028" w:author="Chara Katiri" w:date="2015-04-12T03:27:00Z"/>
          <w:rFonts w:ascii="Times" w:hAnsi="Times"/>
          <w:sz w:val="22"/>
          <w:szCs w:val="22"/>
          <w:rPrChange w:id="3029" w:author="Chara Katiri" w:date="2015-04-12T03:47:00Z">
            <w:rPr>
              <w:ins w:id="3030" w:author="Chara Katiri" w:date="2015-04-12T03:27:00Z"/>
            </w:rPr>
          </w:rPrChange>
        </w:rPr>
        <w:pPrChange w:id="3031" w:author="Chara Katiri" w:date="2015-04-12T03:47:00Z">
          <w:pPr>
            <w:spacing w:line="360" w:lineRule="auto"/>
            <w:contextualSpacing/>
            <w:jc w:val="both"/>
          </w:pPr>
        </w:pPrChange>
      </w:pPr>
    </w:p>
    <w:p w14:paraId="6468D3E7" w14:textId="77777777" w:rsidR="000A1787" w:rsidRPr="003C74EA" w:rsidRDefault="000A1787">
      <w:pPr>
        <w:spacing w:line="360" w:lineRule="auto"/>
        <w:contextualSpacing/>
        <w:rPr>
          <w:ins w:id="3032" w:author="Chara Katiri" w:date="2015-04-12T03:27:00Z"/>
          <w:rFonts w:ascii="Times" w:hAnsi="Times"/>
          <w:sz w:val="22"/>
          <w:szCs w:val="22"/>
          <w:rPrChange w:id="3033" w:author="Chara Katiri" w:date="2015-04-12T03:47:00Z">
            <w:rPr>
              <w:ins w:id="3034" w:author="Chara Katiri" w:date="2015-04-12T03:27:00Z"/>
            </w:rPr>
          </w:rPrChange>
        </w:rPr>
        <w:pPrChange w:id="3035" w:author="Chara Katiri" w:date="2015-04-12T03:47:00Z">
          <w:pPr>
            <w:spacing w:line="360" w:lineRule="auto"/>
            <w:contextualSpacing/>
            <w:jc w:val="both"/>
          </w:pPr>
        </w:pPrChange>
      </w:pPr>
    </w:p>
    <w:p w14:paraId="24962A99" w14:textId="77777777" w:rsidR="000A1787" w:rsidRPr="003C74EA" w:rsidRDefault="000A1787">
      <w:pPr>
        <w:spacing w:line="360" w:lineRule="auto"/>
        <w:contextualSpacing/>
        <w:rPr>
          <w:ins w:id="3036" w:author="Chara Katiri" w:date="2015-04-12T03:27:00Z"/>
          <w:rFonts w:ascii="Times" w:hAnsi="Times"/>
          <w:sz w:val="22"/>
          <w:szCs w:val="22"/>
          <w:rPrChange w:id="3037" w:author="Chara Katiri" w:date="2015-04-12T03:47:00Z">
            <w:rPr>
              <w:ins w:id="3038" w:author="Chara Katiri" w:date="2015-04-12T03:27:00Z"/>
            </w:rPr>
          </w:rPrChange>
        </w:rPr>
        <w:pPrChange w:id="3039" w:author="Chara Katiri" w:date="2015-04-12T03:47:00Z">
          <w:pPr>
            <w:spacing w:line="360" w:lineRule="auto"/>
            <w:contextualSpacing/>
            <w:jc w:val="both"/>
          </w:pPr>
        </w:pPrChange>
      </w:pPr>
    </w:p>
    <w:p w14:paraId="2FECF5B7" w14:textId="77777777" w:rsidR="000A1787" w:rsidRPr="003C74EA" w:rsidRDefault="000A1787">
      <w:pPr>
        <w:spacing w:line="360" w:lineRule="auto"/>
        <w:contextualSpacing/>
        <w:rPr>
          <w:ins w:id="3040" w:author="Chara Katiri" w:date="2015-04-12T03:27:00Z"/>
          <w:rFonts w:ascii="Times" w:hAnsi="Times"/>
          <w:sz w:val="22"/>
          <w:szCs w:val="22"/>
          <w:rPrChange w:id="3041" w:author="Chara Katiri" w:date="2015-04-12T03:47:00Z">
            <w:rPr>
              <w:ins w:id="3042" w:author="Chara Katiri" w:date="2015-04-12T03:27:00Z"/>
            </w:rPr>
          </w:rPrChange>
        </w:rPr>
        <w:pPrChange w:id="3043" w:author="Chara Katiri" w:date="2015-04-12T03:47:00Z">
          <w:pPr>
            <w:spacing w:line="360" w:lineRule="auto"/>
            <w:contextualSpacing/>
            <w:jc w:val="both"/>
          </w:pPr>
        </w:pPrChange>
      </w:pPr>
    </w:p>
    <w:p w14:paraId="309B47EC" w14:textId="77777777" w:rsidR="000A1787" w:rsidRPr="003C74EA" w:rsidRDefault="000A1787">
      <w:pPr>
        <w:spacing w:line="360" w:lineRule="auto"/>
        <w:contextualSpacing/>
        <w:rPr>
          <w:ins w:id="3044" w:author="Chara Katiri" w:date="2015-04-12T03:27:00Z"/>
          <w:rFonts w:ascii="Times" w:hAnsi="Times"/>
          <w:sz w:val="22"/>
          <w:szCs w:val="22"/>
          <w:rPrChange w:id="3045" w:author="Chara Katiri" w:date="2015-04-12T03:47:00Z">
            <w:rPr>
              <w:ins w:id="3046" w:author="Chara Katiri" w:date="2015-04-12T03:27:00Z"/>
            </w:rPr>
          </w:rPrChange>
        </w:rPr>
        <w:pPrChange w:id="3047" w:author="Chara Katiri" w:date="2015-04-12T03:47:00Z">
          <w:pPr>
            <w:spacing w:line="360" w:lineRule="auto"/>
            <w:contextualSpacing/>
            <w:jc w:val="both"/>
          </w:pPr>
        </w:pPrChange>
      </w:pPr>
    </w:p>
    <w:p w14:paraId="5022E56D" w14:textId="77777777" w:rsidR="000A1787" w:rsidRPr="003C74EA" w:rsidRDefault="000A1787">
      <w:pPr>
        <w:spacing w:line="360" w:lineRule="auto"/>
        <w:contextualSpacing/>
        <w:rPr>
          <w:ins w:id="3048" w:author="Chara Katiri" w:date="2015-04-12T03:27:00Z"/>
          <w:rFonts w:ascii="Times" w:hAnsi="Times"/>
          <w:sz w:val="22"/>
          <w:szCs w:val="22"/>
          <w:rPrChange w:id="3049" w:author="Chara Katiri" w:date="2015-04-12T03:47:00Z">
            <w:rPr>
              <w:ins w:id="3050" w:author="Chara Katiri" w:date="2015-04-12T03:27:00Z"/>
            </w:rPr>
          </w:rPrChange>
        </w:rPr>
        <w:pPrChange w:id="3051" w:author="Chara Katiri" w:date="2015-04-12T03:47:00Z">
          <w:pPr>
            <w:spacing w:line="360" w:lineRule="auto"/>
            <w:contextualSpacing/>
            <w:jc w:val="both"/>
          </w:pPr>
        </w:pPrChange>
      </w:pPr>
    </w:p>
    <w:p w14:paraId="65C86561" w14:textId="77777777" w:rsidR="000A1787" w:rsidRPr="003C74EA" w:rsidRDefault="000A1787">
      <w:pPr>
        <w:spacing w:line="360" w:lineRule="auto"/>
        <w:contextualSpacing/>
        <w:rPr>
          <w:ins w:id="3052" w:author="Chara Katiri" w:date="2015-04-12T03:27:00Z"/>
          <w:rFonts w:ascii="Times" w:hAnsi="Times"/>
          <w:sz w:val="22"/>
          <w:szCs w:val="22"/>
          <w:rPrChange w:id="3053" w:author="Chara Katiri" w:date="2015-04-12T03:47:00Z">
            <w:rPr>
              <w:ins w:id="3054" w:author="Chara Katiri" w:date="2015-04-12T03:27:00Z"/>
            </w:rPr>
          </w:rPrChange>
        </w:rPr>
        <w:pPrChange w:id="3055" w:author="Chara Katiri" w:date="2015-04-12T03:47:00Z">
          <w:pPr>
            <w:spacing w:line="360" w:lineRule="auto"/>
            <w:contextualSpacing/>
            <w:jc w:val="both"/>
          </w:pPr>
        </w:pPrChange>
      </w:pPr>
    </w:p>
    <w:p w14:paraId="53E631D3" w14:textId="77777777" w:rsidR="000A1787" w:rsidRPr="003C74EA" w:rsidRDefault="000A1787">
      <w:pPr>
        <w:spacing w:line="360" w:lineRule="auto"/>
        <w:contextualSpacing/>
        <w:rPr>
          <w:ins w:id="3056" w:author="Chara Katiri" w:date="2015-04-12T03:27:00Z"/>
          <w:rFonts w:ascii="Times" w:hAnsi="Times"/>
          <w:sz w:val="22"/>
          <w:szCs w:val="22"/>
          <w:rPrChange w:id="3057" w:author="Chara Katiri" w:date="2015-04-12T03:47:00Z">
            <w:rPr>
              <w:ins w:id="3058" w:author="Chara Katiri" w:date="2015-04-12T03:27:00Z"/>
            </w:rPr>
          </w:rPrChange>
        </w:rPr>
        <w:pPrChange w:id="3059" w:author="Chara Katiri" w:date="2015-04-12T03:47:00Z">
          <w:pPr>
            <w:spacing w:line="360" w:lineRule="auto"/>
            <w:contextualSpacing/>
            <w:jc w:val="both"/>
          </w:pPr>
        </w:pPrChange>
      </w:pPr>
    </w:p>
    <w:p w14:paraId="41124198" w14:textId="77777777" w:rsidR="000A1787" w:rsidRPr="003C74EA" w:rsidRDefault="000A1787">
      <w:pPr>
        <w:spacing w:line="360" w:lineRule="auto"/>
        <w:contextualSpacing/>
        <w:rPr>
          <w:ins w:id="3060" w:author="Chara Katiri" w:date="2015-04-12T03:27:00Z"/>
          <w:rFonts w:ascii="Times" w:hAnsi="Times"/>
          <w:sz w:val="22"/>
          <w:szCs w:val="22"/>
          <w:rPrChange w:id="3061" w:author="Chara Katiri" w:date="2015-04-12T03:47:00Z">
            <w:rPr>
              <w:ins w:id="3062" w:author="Chara Katiri" w:date="2015-04-12T03:27:00Z"/>
            </w:rPr>
          </w:rPrChange>
        </w:rPr>
        <w:pPrChange w:id="3063" w:author="Chara Katiri" w:date="2015-04-12T03:47:00Z">
          <w:pPr>
            <w:spacing w:line="360" w:lineRule="auto"/>
            <w:contextualSpacing/>
            <w:jc w:val="both"/>
          </w:pPr>
        </w:pPrChange>
      </w:pPr>
    </w:p>
    <w:p w14:paraId="746B4B2B" w14:textId="77777777" w:rsidR="000A1787" w:rsidRPr="003C74EA" w:rsidRDefault="000A1787">
      <w:pPr>
        <w:spacing w:line="360" w:lineRule="auto"/>
        <w:contextualSpacing/>
        <w:rPr>
          <w:ins w:id="3064" w:author="Chara Katiri" w:date="2015-04-12T03:27:00Z"/>
          <w:rFonts w:ascii="Times" w:hAnsi="Times"/>
          <w:sz w:val="22"/>
          <w:szCs w:val="22"/>
          <w:rPrChange w:id="3065" w:author="Chara Katiri" w:date="2015-04-12T03:47:00Z">
            <w:rPr>
              <w:ins w:id="3066" w:author="Chara Katiri" w:date="2015-04-12T03:27:00Z"/>
            </w:rPr>
          </w:rPrChange>
        </w:rPr>
        <w:pPrChange w:id="3067" w:author="Chara Katiri" w:date="2015-04-12T03:47:00Z">
          <w:pPr>
            <w:spacing w:line="360" w:lineRule="auto"/>
            <w:contextualSpacing/>
            <w:jc w:val="both"/>
          </w:pPr>
        </w:pPrChange>
      </w:pPr>
    </w:p>
    <w:p w14:paraId="532FA07D" w14:textId="77777777" w:rsidR="000A1787" w:rsidRPr="003C74EA" w:rsidRDefault="000A1787">
      <w:pPr>
        <w:spacing w:line="360" w:lineRule="auto"/>
        <w:contextualSpacing/>
        <w:rPr>
          <w:ins w:id="3068" w:author="Chara Katiri" w:date="2015-04-12T03:27:00Z"/>
          <w:rFonts w:ascii="Times" w:hAnsi="Times"/>
          <w:sz w:val="22"/>
          <w:szCs w:val="22"/>
          <w:rPrChange w:id="3069" w:author="Chara Katiri" w:date="2015-04-12T03:47:00Z">
            <w:rPr>
              <w:ins w:id="3070" w:author="Chara Katiri" w:date="2015-04-12T03:27:00Z"/>
            </w:rPr>
          </w:rPrChange>
        </w:rPr>
        <w:pPrChange w:id="3071" w:author="Chara Katiri" w:date="2015-04-12T03:47:00Z">
          <w:pPr>
            <w:spacing w:line="360" w:lineRule="auto"/>
            <w:contextualSpacing/>
            <w:jc w:val="both"/>
          </w:pPr>
        </w:pPrChange>
      </w:pPr>
    </w:p>
    <w:p w14:paraId="652CBC97" w14:textId="77777777" w:rsidR="000A1787" w:rsidRPr="003C74EA" w:rsidRDefault="000A1787">
      <w:pPr>
        <w:spacing w:line="360" w:lineRule="auto"/>
        <w:contextualSpacing/>
        <w:rPr>
          <w:ins w:id="3072" w:author="Chara Katiri" w:date="2015-04-12T03:27:00Z"/>
          <w:rFonts w:ascii="Times" w:hAnsi="Times"/>
          <w:sz w:val="22"/>
          <w:szCs w:val="22"/>
          <w:rPrChange w:id="3073" w:author="Chara Katiri" w:date="2015-04-12T03:47:00Z">
            <w:rPr>
              <w:ins w:id="3074" w:author="Chara Katiri" w:date="2015-04-12T03:27:00Z"/>
            </w:rPr>
          </w:rPrChange>
        </w:rPr>
        <w:pPrChange w:id="3075" w:author="Chara Katiri" w:date="2015-04-12T03:47:00Z">
          <w:pPr>
            <w:spacing w:line="360" w:lineRule="auto"/>
            <w:contextualSpacing/>
            <w:jc w:val="both"/>
          </w:pPr>
        </w:pPrChange>
      </w:pPr>
    </w:p>
    <w:p w14:paraId="004BDD41" w14:textId="77777777" w:rsidR="000A1787" w:rsidRPr="003C74EA" w:rsidRDefault="000A1787">
      <w:pPr>
        <w:spacing w:line="360" w:lineRule="auto"/>
        <w:contextualSpacing/>
        <w:rPr>
          <w:ins w:id="3076" w:author="Chara Katiri" w:date="2015-04-12T03:27:00Z"/>
          <w:rFonts w:ascii="Times" w:hAnsi="Times"/>
          <w:sz w:val="22"/>
          <w:szCs w:val="22"/>
          <w:rPrChange w:id="3077" w:author="Chara Katiri" w:date="2015-04-12T03:47:00Z">
            <w:rPr>
              <w:ins w:id="3078" w:author="Chara Katiri" w:date="2015-04-12T03:27:00Z"/>
            </w:rPr>
          </w:rPrChange>
        </w:rPr>
        <w:pPrChange w:id="3079" w:author="Chara Katiri" w:date="2015-04-12T03:47:00Z">
          <w:pPr>
            <w:spacing w:line="360" w:lineRule="auto"/>
            <w:contextualSpacing/>
            <w:jc w:val="both"/>
          </w:pPr>
        </w:pPrChange>
      </w:pPr>
    </w:p>
    <w:p w14:paraId="7973A568" w14:textId="77777777" w:rsidR="000A1787" w:rsidRPr="003C74EA" w:rsidRDefault="000A1787">
      <w:pPr>
        <w:spacing w:line="360" w:lineRule="auto"/>
        <w:contextualSpacing/>
        <w:rPr>
          <w:ins w:id="3080" w:author="Chara Katiri" w:date="2015-04-12T03:27:00Z"/>
          <w:rFonts w:ascii="Times" w:hAnsi="Times"/>
          <w:sz w:val="22"/>
          <w:szCs w:val="22"/>
          <w:rPrChange w:id="3081" w:author="Chara Katiri" w:date="2015-04-12T03:47:00Z">
            <w:rPr>
              <w:ins w:id="3082" w:author="Chara Katiri" w:date="2015-04-12T03:27:00Z"/>
            </w:rPr>
          </w:rPrChange>
        </w:rPr>
        <w:pPrChange w:id="3083" w:author="Chara Katiri" w:date="2015-04-12T03:47:00Z">
          <w:pPr>
            <w:spacing w:line="360" w:lineRule="auto"/>
            <w:contextualSpacing/>
            <w:jc w:val="both"/>
          </w:pPr>
        </w:pPrChange>
      </w:pPr>
    </w:p>
    <w:p w14:paraId="649D79B9" w14:textId="77777777" w:rsidR="000A1787" w:rsidRPr="003C74EA" w:rsidRDefault="000A1787">
      <w:pPr>
        <w:spacing w:line="360" w:lineRule="auto"/>
        <w:contextualSpacing/>
        <w:rPr>
          <w:ins w:id="3084" w:author="Chara Katiri" w:date="2015-04-12T03:27:00Z"/>
          <w:rFonts w:ascii="Times" w:hAnsi="Times"/>
          <w:sz w:val="22"/>
          <w:szCs w:val="22"/>
          <w:rPrChange w:id="3085" w:author="Chara Katiri" w:date="2015-04-12T03:47:00Z">
            <w:rPr>
              <w:ins w:id="3086" w:author="Chara Katiri" w:date="2015-04-12T03:27:00Z"/>
            </w:rPr>
          </w:rPrChange>
        </w:rPr>
        <w:pPrChange w:id="3087" w:author="Chara Katiri" w:date="2015-04-12T03:47:00Z">
          <w:pPr>
            <w:spacing w:line="360" w:lineRule="auto"/>
            <w:contextualSpacing/>
            <w:jc w:val="both"/>
          </w:pPr>
        </w:pPrChange>
      </w:pPr>
    </w:p>
    <w:p w14:paraId="08538880" w14:textId="77777777" w:rsidR="000A1787" w:rsidRPr="003C74EA" w:rsidRDefault="000A1787">
      <w:pPr>
        <w:spacing w:line="360" w:lineRule="auto"/>
        <w:contextualSpacing/>
        <w:rPr>
          <w:ins w:id="3088" w:author="Chara Katiri" w:date="2015-04-12T03:27:00Z"/>
          <w:rFonts w:ascii="Times" w:hAnsi="Times"/>
          <w:sz w:val="22"/>
          <w:szCs w:val="22"/>
          <w:rPrChange w:id="3089" w:author="Chara Katiri" w:date="2015-04-12T03:47:00Z">
            <w:rPr>
              <w:ins w:id="3090" w:author="Chara Katiri" w:date="2015-04-12T03:27:00Z"/>
            </w:rPr>
          </w:rPrChange>
        </w:rPr>
        <w:pPrChange w:id="3091" w:author="Chara Katiri" w:date="2015-04-12T03:47:00Z">
          <w:pPr>
            <w:spacing w:line="360" w:lineRule="auto"/>
            <w:contextualSpacing/>
            <w:jc w:val="both"/>
          </w:pPr>
        </w:pPrChange>
      </w:pPr>
    </w:p>
    <w:p w14:paraId="07A84542" w14:textId="77777777" w:rsidR="000A1787" w:rsidRPr="003C74EA" w:rsidRDefault="000A1787">
      <w:pPr>
        <w:spacing w:line="360" w:lineRule="auto"/>
        <w:contextualSpacing/>
        <w:rPr>
          <w:ins w:id="3092" w:author="Chara Katiri" w:date="2015-04-12T03:27:00Z"/>
          <w:rFonts w:ascii="Times" w:hAnsi="Times"/>
          <w:sz w:val="22"/>
          <w:szCs w:val="22"/>
          <w:rPrChange w:id="3093" w:author="Chara Katiri" w:date="2015-04-12T03:47:00Z">
            <w:rPr>
              <w:ins w:id="3094" w:author="Chara Katiri" w:date="2015-04-12T03:27:00Z"/>
            </w:rPr>
          </w:rPrChange>
        </w:rPr>
        <w:pPrChange w:id="3095" w:author="Chara Katiri" w:date="2015-04-12T03:47:00Z">
          <w:pPr>
            <w:spacing w:line="360" w:lineRule="auto"/>
            <w:contextualSpacing/>
            <w:jc w:val="both"/>
          </w:pPr>
        </w:pPrChange>
      </w:pPr>
    </w:p>
    <w:p w14:paraId="5D75B5A3" w14:textId="77777777" w:rsidR="000A1787" w:rsidRPr="003C74EA" w:rsidRDefault="000A1787">
      <w:pPr>
        <w:spacing w:line="360" w:lineRule="auto"/>
        <w:contextualSpacing/>
        <w:rPr>
          <w:ins w:id="3096" w:author="Chara Katiri" w:date="2015-04-12T03:27:00Z"/>
          <w:rFonts w:ascii="Times" w:hAnsi="Times"/>
          <w:sz w:val="22"/>
          <w:szCs w:val="22"/>
          <w:rPrChange w:id="3097" w:author="Chara Katiri" w:date="2015-04-12T03:47:00Z">
            <w:rPr>
              <w:ins w:id="3098" w:author="Chara Katiri" w:date="2015-04-12T03:27:00Z"/>
            </w:rPr>
          </w:rPrChange>
        </w:rPr>
        <w:pPrChange w:id="3099" w:author="Chara Katiri" w:date="2015-04-12T03:47:00Z">
          <w:pPr>
            <w:spacing w:line="360" w:lineRule="auto"/>
            <w:contextualSpacing/>
            <w:jc w:val="both"/>
          </w:pPr>
        </w:pPrChange>
      </w:pPr>
    </w:p>
    <w:p w14:paraId="07C6250E" w14:textId="77777777" w:rsidR="000A1787" w:rsidRPr="003C74EA" w:rsidRDefault="000A1787">
      <w:pPr>
        <w:spacing w:line="360" w:lineRule="auto"/>
        <w:contextualSpacing/>
        <w:rPr>
          <w:ins w:id="3100" w:author="Chara Katiri" w:date="2015-04-12T03:27:00Z"/>
          <w:rFonts w:ascii="Times" w:hAnsi="Times"/>
          <w:sz w:val="22"/>
          <w:szCs w:val="22"/>
          <w:rPrChange w:id="3101" w:author="Chara Katiri" w:date="2015-04-12T03:47:00Z">
            <w:rPr>
              <w:ins w:id="3102" w:author="Chara Katiri" w:date="2015-04-12T03:27:00Z"/>
            </w:rPr>
          </w:rPrChange>
        </w:rPr>
        <w:pPrChange w:id="3103" w:author="Chara Katiri" w:date="2015-04-12T03:47:00Z">
          <w:pPr>
            <w:spacing w:line="360" w:lineRule="auto"/>
            <w:contextualSpacing/>
            <w:jc w:val="both"/>
          </w:pPr>
        </w:pPrChange>
      </w:pPr>
    </w:p>
    <w:p w14:paraId="578840B5" w14:textId="77777777" w:rsidR="000A1787" w:rsidRPr="003C74EA" w:rsidRDefault="000A1787">
      <w:pPr>
        <w:spacing w:line="360" w:lineRule="auto"/>
        <w:contextualSpacing/>
        <w:rPr>
          <w:ins w:id="3104" w:author="Chara Katiri" w:date="2015-04-12T03:27:00Z"/>
          <w:rFonts w:ascii="Times" w:hAnsi="Times"/>
          <w:sz w:val="22"/>
          <w:szCs w:val="22"/>
          <w:rPrChange w:id="3105" w:author="Chara Katiri" w:date="2015-04-12T03:47:00Z">
            <w:rPr>
              <w:ins w:id="3106" w:author="Chara Katiri" w:date="2015-04-12T03:27:00Z"/>
            </w:rPr>
          </w:rPrChange>
        </w:rPr>
        <w:pPrChange w:id="3107" w:author="Chara Katiri" w:date="2015-04-12T03:47:00Z">
          <w:pPr>
            <w:spacing w:line="360" w:lineRule="auto"/>
            <w:contextualSpacing/>
            <w:jc w:val="both"/>
          </w:pPr>
        </w:pPrChange>
      </w:pPr>
    </w:p>
    <w:p w14:paraId="2127498E" w14:textId="77777777" w:rsidR="000A1787" w:rsidRPr="003C74EA" w:rsidRDefault="000A1787">
      <w:pPr>
        <w:spacing w:line="360" w:lineRule="auto"/>
        <w:contextualSpacing/>
        <w:rPr>
          <w:ins w:id="3108" w:author="Chara Katiri" w:date="2015-04-12T03:27:00Z"/>
          <w:rFonts w:ascii="Times" w:hAnsi="Times"/>
          <w:sz w:val="22"/>
          <w:szCs w:val="22"/>
          <w:rPrChange w:id="3109" w:author="Chara Katiri" w:date="2015-04-12T03:47:00Z">
            <w:rPr>
              <w:ins w:id="3110" w:author="Chara Katiri" w:date="2015-04-12T03:27:00Z"/>
            </w:rPr>
          </w:rPrChange>
        </w:rPr>
        <w:pPrChange w:id="3111" w:author="Chara Katiri" w:date="2015-04-12T03:47:00Z">
          <w:pPr>
            <w:spacing w:line="360" w:lineRule="auto"/>
            <w:contextualSpacing/>
            <w:jc w:val="both"/>
          </w:pPr>
        </w:pPrChange>
      </w:pPr>
    </w:p>
    <w:p w14:paraId="7B3D9257" w14:textId="77777777" w:rsidR="000A1787" w:rsidRPr="003C74EA" w:rsidRDefault="000A1787">
      <w:pPr>
        <w:spacing w:line="360" w:lineRule="auto"/>
        <w:contextualSpacing/>
        <w:rPr>
          <w:ins w:id="3112" w:author="Chara Katiri" w:date="2015-04-12T03:27:00Z"/>
          <w:rFonts w:ascii="Times" w:hAnsi="Times"/>
          <w:sz w:val="22"/>
          <w:szCs w:val="22"/>
          <w:rPrChange w:id="3113" w:author="Chara Katiri" w:date="2015-04-12T03:47:00Z">
            <w:rPr>
              <w:ins w:id="3114" w:author="Chara Katiri" w:date="2015-04-12T03:27:00Z"/>
            </w:rPr>
          </w:rPrChange>
        </w:rPr>
        <w:pPrChange w:id="3115" w:author="Chara Katiri" w:date="2015-04-12T03:47:00Z">
          <w:pPr>
            <w:spacing w:line="360" w:lineRule="auto"/>
            <w:contextualSpacing/>
            <w:jc w:val="both"/>
          </w:pPr>
        </w:pPrChange>
      </w:pPr>
    </w:p>
    <w:p w14:paraId="042417EF" w14:textId="658EF558" w:rsidR="000A1787" w:rsidRPr="003C74EA" w:rsidRDefault="000A1787">
      <w:pPr>
        <w:spacing w:line="360" w:lineRule="auto"/>
        <w:contextualSpacing/>
        <w:rPr>
          <w:ins w:id="3116" w:author="Chara Katiri" w:date="2015-04-12T03:27:00Z"/>
          <w:rFonts w:ascii="Times" w:hAnsi="Times"/>
          <w:sz w:val="22"/>
          <w:szCs w:val="22"/>
          <w:rPrChange w:id="3117" w:author="Chara Katiri" w:date="2015-04-12T03:47:00Z">
            <w:rPr>
              <w:ins w:id="3118" w:author="Chara Katiri" w:date="2015-04-12T03:27:00Z"/>
            </w:rPr>
          </w:rPrChange>
        </w:rPr>
        <w:pPrChange w:id="3119" w:author="Chara Katiri" w:date="2015-04-12T03:47:00Z">
          <w:pPr>
            <w:spacing w:line="360" w:lineRule="auto"/>
            <w:contextualSpacing/>
            <w:jc w:val="both"/>
          </w:pPr>
        </w:pPrChange>
      </w:pPr>
      <w:ins w:id="3120" w:author="Chara Katiri" w:date="2015-04-12T03:25:00Z">
        <w:r w:rsidRPr="003C74EA">
          <w:rPr>
            <w:rFonts w:ascii="Times" w:eastAsia="Times New Roman" w:hAnsi="Times" w:cs="Times New Roman"/>
            <w:noProof/>
            <w:sz w:val="22"/>
            <w:szCs w:val="22"/>
            <w:rPrChange w:id="3121">
              <w:rPr>
                <w:noProof/>
              </w:rPr>
            </w:rPrChange>
          </w:rPr>
          <w:drawing>
            <wp:anchor distT="0" distB="0" distL="114300" distR="114300" simplePos="0" relativeHeight="251718656" behindDoc="0" locked="0" layoutInCell="1" allowOverlap="1" wp14:anchorId="46FA65B2" wp14:editId="6A94E60F">
              <wp:simplePos x="0" y="0"/>
              <wp:positionH relativeFrom="column">
                <wp:posOffset>1111250</wp:posOffset>
              </wp:positionH>
              <wp:positionV relativeFrom="paragraph">
                <wp:posOffset>-2139950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7B6D6E8" w14:textId="77777777" w:rsidR="000A1787" w:rsidRPr="003C74EA" w:rsidRDefault="000A1787">
      <w:pPr>
        <w:spacing w:line="360" w:lineRule="auto"/>
        <w:contextualSpacing/>
        <w:rPr>
          <w:ins w:id="3122" w:author="Chara Katiri" w:date="2015-04-12T03:27:00Z"/>
          <w:rFonts w:ascii="Times" w:hAnsi="Times"/>
          <w:sz w:val="22"/>
          <w:szCs w:val="22"/>
          <w:rPrChange w:id="3123" w:author="Chara Katiri" w:date="2015-04-12T03:47:00Z">
            <w:rPr>
              <w:ins w:id="3124" w:author="Chara Katiri" w:date="2015-04-12T03:27:00Z"/>
            </w:rPr>
          </w:rPrChange>
        </w:rPr>
        <w:pPrChange w:id="3125" w:author="Chara Katiri" w:date="2015-04-12T03:47:00Z">
          <w:pPr>
            <w:spacing w:line="360" w:lineRule="auto"/>
            <w:contextualSpacing/>
            <w:jc w:val="both"/>
          </w:pPr>
        </w:pPrChange>
      </w:pPr>
    </w:p>
    <w:p w14:paraId="3C5F6D21" w14:textId="77777777" w:rsidR="000A1787" w:rsidRPr="003C74EA" w:rsidRDefault="000A1787">
      <w:pPr>
        <w:spacing w:line="360" w:lineRule="auto"/>
        <w:contextualSpacing/>
        <w:rPr>
          <w:ins w:id="3126" w:author="Chara Katiri" w:date="2015-04-12T03:27:00Z"/>
          <w:rFonts w:ascii="Times" w:hAnsi="Times"/>
          <w:sz w:val="22"/>
          <w:szCs w:val="22"/>
          <w:rPrChange w:id="3127" w:author="Chara Katiri" w:date="2015-04-12T03:47:00Z">
            <w:rPr>
              <w:ins w:id="3128" w:author="Chara Katiri" w:date="2015-04-12T03:27:00Z"/>
            </w:rPr>
          </w:rPrChange>
        </w:rPr>
        <w:pPrChange w:id="3129" w:author="Chara Katiri" w:date="2015-04-12T03:47:00Z">
          <w:pPr>
            <w:spacing w:line="360" w:lineRule="auto"/>
            <w:contextualSpacing/>
            <w:jc w:val="both"/>
          </w:pPr>
        </w:pPrChange>
      </w:pPr>
    </w:p>
    <w:p w14:paraId="33EA65BA" w14:textId="77777777" w:rsidR="000A1787" w:rsidRPr="003C74EA" w:rsidRDefault="000A1787">
      <w:pPr>
        <w:spacing w:line="360" w:lineRule="auto"/>
        <w:contextualSpacing/>
        <w:rPr>
          <w:ins w:id="3130" w:author="Chara Katiri" w:date="2015-04-12T03:26:00Z"/>
          <w:rFonts w:ascii="Times" w:hAnsi="Times"/>
          <w:sz w:val="22"/>
          <w:szCs w:val="22"/>
          <w:rPrChange w:id="3131" w:author="Chara Katiri" w:date="2015-04-12T03:47:00Z">
            <w:rPr>
              <w:ins w:id="3132" w:author="Chara Katiri" w:date="2015-04-12T03:26:00Z"/>
            </w:rPr>
          </w:rPrChange>
        </w:rPr>
        <w:pPrChange w:id="3133" w:author="Chara Katiri" w:date="2015-04-12T03:47:00Z">
          <w:pPr>
            <w:spacing w:line="360" w:lineRule="auto"/>
            <w:contextualSpacing/>
            <w:jc w:val="both"/>
          </w:pPr>
        </w:pPrChange>
      </w:pPr>
    </w:p>
    <w:p w14:paraId="088A2034" w14:textId="5072F788" w:rsidR="000A1787" w:rsidRPr="003C74EA" w:rsidRDefault="000A1787">
      <w:pPr>
        <w:spacing w:line="360" w:lineRule="auto"/>
        <w:contextualSpacing/>
        <w:rPr>
          <w:ins w:id="3134" w:author="Chara Katiri" w:date="2015-04-12T03:26:00Z"/>
          <w:rFonts w:ascii="Times" w:hAnsi="Times"/>
          <w:sz w:val="22"/>
          <w:szCs w:val="22"/>
          <w:rPrChange w:id="3135" w:author="Chara Katiri" w:date="2015-04-12T03:47:00Z">
            <w:rPr>
              <w:ins w:id="3136" w:author="Chara Katiri" w:date="2015-04-12T03:26:00Z"/>
            </w:rPr>
          </w:rPrChange>
        </w:rPr>
        <w:pPrChange w:id="3137" w:author="Chara Katiri" w:date="2015-04-12T03:47:00Z">
          <w:pPr>
            <w:spacing w:line="360" w:lineRule="auto"/>
            <w:contextualSpacing/>
            <w:jc w:val="both"/>
          </w:pPr>
        </w:pPrChange>
      </w:pPr>
    </w:p>
    <w:p w14:paraId="1575634A" w14:textId="62336372" w:rsidR="000A1787" w:rsidRPr="003C74EA" w:rsidRDefault="000A1787">
      <w:pPr>
        <w:spacing w:line="360" w:lineRule="auto"/>
        <w:contextualSpacing/>
        <w:rPr>
          <w:rFonts w:ascii="Times" w:hAnsi="Times"/>
          <w:sz w:val="22"/>
          <w:szCs w:val="22"/>
        </w:rPr>
        <w:pPrChange w:id="3138" w:author="Chara Katiri" w:date="2015-04-12T03:47:00Z">
          <w:pPr>
            <w:spacing w:line="360" w:lineRule="auto"/>
            <w:contextualSpacing/>
            <w:jc w:val="both"/>
          </w:pPr>
        </w:pPrChange>
      </w:pPr>
    </w:p>
    <w:sectPr w:rsidR="000A1787" w:rsidRPr="003C74EA" w:rsidSect="000A1787">
      <w:pgSz w:w="16840" w:h="11900" w:orient="landscape"/>
      <w:pgMar w:top="1440" w:right="1440" w:bottom="1440" w:left="1440" w:header="708" w:footer="708" w:gutter="0"/>
      <w:cols w:space="708"/>
      <w:titlePg/>
      <w:docGrid w:linePitch="360"/>
      <w:sectPrChange w:id="3139" w:author="Chara Katiri" w:date="2015-04-12T03:28:00Z">
        <w:sectPr w:rsidR="000A1787" w:rsidRPr="003C74EA"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96" w:author="Chara Katiri" w:date="2015-04-11T23:48:00Z" w:initials="CK">
    <w:p w14:paraId="1B10A296" w14:textId="73159793" w:rsidR="00DA064C" w:rsidRDefault="00DA064C">
      <w:pPr>
        <w:pStyle w:val="CommentText"/>
      </w:pPr>
      <w:r w:rsidRPr="0072762D">
        <w:rPr>
          <w:rStyle w:val="CommentReference"/>
        </w:rPr>
        <w:annotationRef/>
      </w:r>
      <w:r w:rsidRPr="0072762D">
        <w:t>Is the canvas unnecessary?</w:t>
      </w:r>
      <w:r>
        <w:t xml:space="preserve"> </w:t>
      </w:r>
    </w:p>
  </w:comment>
  <w:comment w:id="1052" w:author="Chara Katiri" w:date="2015-04-10T21:20:00Z" w:initials="CK">
    <w:p w14:paraId="03C888C9" w14:textId="4FE90080" w:rsidR="00DA064C" w:rsidRDefault="00DA064C">
      <w:pPr>
        <w:pStyle w:val="CommentText"/>
      </w:pPr>
      <w:r>
        <w:rPr>
          <w:rStyle w:val="CommentReference"/>
        </w:rPr>
        <w:annotationRef/>
      </w:r>
      <w:r>
        <w:t xml:space="preserve">No specific app for mobile phone devices. The website however will scale to ensure that it can be rented on any screen size. </w:t>
      </w:r>
    </w:p>
  </w:comment>
  <w:comment w:id="1075" w:author="Chara Katiri" w:date="2015-04-11T23:49:00Z" w:initials="CK">
    <w:p w14:paraId="778A11F9" w14:textId="23CF58AE" w:rsidR="00DA064C" w:rsidRDefault="00DA064C">
      <w:pPr>
        <w:pStyle w:val="CommentText"/>
      </w:pPr>
      <w:r>
        <w:rPr>
          <w:rStyle w:val="CommentReference"/>
        </w:rPr>
        <w:annotationRef/>
      </w:r>
      <w:r>
        <w:t>SW comment: “Citation needed”.</w:t>
      </w:r>
    </w:p>
    <w:p w14:paraId="45CEA651" w14:textId="63937E43" w:rsidR="00DA064C" w:rsidRDefault="00DA064C">
      <w:pPr>
        <w:pStyle w:val="CommentText"/>
      </w:pPr>
      <w:r>
        <w:t xml:space="preserve">CK: I couldn’t find any information regarding the data storage cost in the UoS.  </w:t>
      </w:r>
    </w:p>
  </w:comment>
  <w:comment w:id="1080" w:author="Chara Katiri" w:date="2015-04-11T23:52:00Z" w:initials="CK">
    <w:p w14:paraId="7A154959" w14:textId="5549BEE0" w:rsidR="00DA064C" w:rsidRDefault="00DA064C">
      <w:pPr>
        <w:pStyle w:val="CommentText"/>
      </w:pPr>
      <w:r>
        <w:rPr>
          <w:rStyle w:val="CommentReference"/>
        </w:rPr>
        <w:annotationRef/>
      </w:r>
      <w:r>
        <w:t xml:space="preserve">Are these irrelevant because they’re not open source? Should I delete them or keep both? Same applies for the tables shown below. </w:t>
      </w:r>
    </w:p>
  </w:comment>
  <w:comment w:id="1206" w:author="Chara Katiri" w:date="2015-04-10T23:32:00Z" w:initials="CK">
    <w:p w14:paraId="750FDAB6" w14:textId="32AE7FB6" w:rsidR="00DA064C" w:rsidRDefault="00DA064C">
      <w:pPr>
        <w:pStyle w:val="CommentText"/>
      </w:pPr>
      <w:r>
        <w:rPr>
          <w:rStyle w:val="CommentReference"/>
        </w:rPr>
        <w:annotationRef/>
      </w:r>
      <w:r>
        <w:t>To be reviewed</w:t>
      </w:r>
    </w:p>
  </w:comment>
  <w:comment w:id="1210" w:author="Chara Katiri" w:date="2015-04-12T01:49:00Z" w:initials="CK">
    <w:p w14:paraId="622CC22E" w14:textId="55D1943B" w:rsidR="00DA064C" w:rsidRDefault="00DA064C">
      <w:pPr>
        <w:pStyle w:val="CommentText"/>
      </w:pPr>
      <w:r>
        <w:rPr>
          <w:rStyle w:val="CommentReference"/>
        </w:rPr>
        <w:annotationRef/>
      </w:r>
      <w:r>
        <w:t>SW: “Expand”</w:t>
      </w:r>
    </w:p>
    <w:p w14:paraId="64306BFB" w14:textId="39940465" w:rsidR="00DA064C" w:rsidRDefault="00DA064C">
      <w:pPr>
        <w:pStyle w:val="CommentText"/>
      </w:pPr>
      <w:r>
        <w:t xml:space="preserve">CK: Types of MVC Frameworks are now described in detail. </w:t>
      </w:r>
    </w:p>
    <w:p w14:paraId="7F9399E4" w14:textId="0D42AA04" w:rsidR="00DA064C" w:rsidRDefault="00DA064C">
      <w:pPr>
        <w:pStyle w:val="CommentText"/>
      </w:pPr>
      <w:r>
        <w:t xml:space="preserve">Details added to explain that Spring is an action oriented framework as opposed to component oriented framework. </w:t>
      </w:r>
    </w:p>
    <w:p w14:paraId="30AB6024" w14:textId="7E795CD2" w:rsidR="00DA064C" w:rsidRDefault="00DA064C">
      <w:pPr>
        <w:pStyle w:val="CommentText"/>
      </w:pPr>
      <w:r w:rsidRPr="0072762D">
        <w:t>Anything else that should be described here?</w:t>
      </w:r>
    </w:p>
  </w:comment>
  <w:comment w:id="1437" w:author="Chara Katiri" w:date="2015-04-12T01:51:00Z" w:initials="CK">
    <w:p w14:paraId="6C2F3660" w14:textId="2DAD8D1B" w:rsidR="00DA064C" w:rsidRDefault="00DA064C">
      <w:pPr>
        <w:pStyle w:val="CommentText"/>
      </w:pPr>
      <w:r>
        <w:rPr>
          <w:rStyle w:val="CommentReference"/>
        </w:rPr>
        <w:annotationRef/>
      </w:r>
      <w:r w:rsidRPr="0072762D">
        <w:rPr>
          <w:rFonts w:ascii="Times" w:eastAsia="Times New Roman" w:hAnsi="Times" w:cs="Arial"/>
          <w:sz w:val="22"/>
          <w:szCs w:val="22"/>
          <w:shd w:val="clear" w:color="auto" w:fill="FFFFFF"/>
          <w:lang w:val="en-GB"/>
        </w:rPr>
        <w:t>In what depth should I describe this? See below diagrams by Oracle</w:t>
      </w:r>
      <w:r>
        <w:rPr>
          <w:rFonts w:ascii="Times" w:eastAsia="Times New Roman" w:hAnsi="Times" w:cs="Arial"/>
          <w:sz w:val="22"/>
          <w:szCs w:val="22"/>
          <w:shd w:val="clear" w:color="auto" w:fill="FFFFFF"/>
          <w:lang w:val="en-GB"/>
        </w:rPr>
        <w:t>. Differences were described in the table shown above. Should I also explain the process for each MVC Framwork?</w:t>
      </w:r>
    </w:p>
  </w:comment>
  <w:comment w:id="1491" w:author="Chara Katiri" w:date="2015-04-12T01:09:00Z" w:initials="CK">
    <w:p w14:paraId="606B920C" w14:textId="0CE91B69" w:rsidR="00DA064C" w:rsidRDefault="00DA064C">
      <w:pPr>
        <w:pStyle w:val="CommentText"/>
      </w:pPr>
      <w:r>
        <w:rPr>
          <w:rStyle w:val="CommentReference"/>
        </w:rPr>
        <w:annotationRef/>
      </w:r>
      <w:r>
        <w:t xml:space="preserve">Core container and AOP expanded. </w:t>
      </w:r>
    </w:p>
  </w:comment>
  <w:comment w:id="1529" w:author="Chara Katiri" w:date="2015-04-11T00:30:00Z" w:initials="CK">
    <w:p w14:paraId="0F5F2853" w14:textId="77777777" w:rsidR="00DA064C" w:rsidRDefault="00DA064C">
      <w:pPr>
        <w:pStyle w:val="CommentText"/>
      </w:pPr>
      <w:r>
        <w:rPr>
          <w:rStyle w:val="CommentReference"/>
        </w:rPr>
        <w:annotationRef/>
      </w:r>
      <w:r>
        <w:t>SW: “How”</w:t>
      </w:r>
    </w:p>
    <w:p w14:paraId="4FCD26A4" w14:textId="509AB3A5" w:rsidR="00DA064C" w:rsidRDefault="00DA064C">
      <w:pPr>
        <w:pStyle w:val="CommentText"/>
      </w:pPr>
      <w:r>
        <w:t xml:space="preserve">CK: separation of roles is described in details. </w:t>
      </w:r>
    </w:p>
  </w:comment>
  <w:comment w:id="1634" w:author="Chara Katiri" w:date="2015-04-11T05:13:00Z" w:initials="CK">
    <w:p w14:paraId="0BDFA33F" w14:textId="4C347313" w:rsidR="00DA064C" w:rsidRDefault="00DA064C">
      <w:pPr>
        <w:pStyle w:val="CommentText"/>
      </w:pPr>
      <w:r>
        <w:rPr>
          <w:rStyle w:val="CommentReference"/>
        </w:rPr>
        <w:annotationRef/>
      </w:r>
      <w:r>
        <w:t xml:space="preserve">CK: In feedback </w:t>
      </w:r>
      <w:r w:rsidRPr="0072762D">
        <w:t>notes the word Controller is underlined. I’m not sure why.</w:t>
      </w:r>
    </w:p>
  </w:comment>
  <w:comment w:id="1664" w:author="Chara Katiri" w:date="2015-04-12T01:56:00Z" w:initials="CK">
    <w:p w14:paraId="2520BB28" w14:textId="77777777" w:rsidR="00DA064C" w:rsidRDefault="00DA064C">
      <w:pPr>
        <w:pStyle w:val="CommentText"/>
        <w:rPr>
          <w:highlight w:val="yellow"/>
        </w:rPr>
      </w:pPr>
      <w:r>
        <w:rPr>
          <w:rStyle w:val="CommentReference"/>
        </w:rPr>
        <w:annotationRef/>
      </w:r>
    </w:p>
    <w:p w14:paraId="0F82B7F7" w14:textId="77777777" w:rsidR="00DA064C" w:rsidRPr="0072762D" w:rsidRDefault="00DA064C">
      <w:pPr>
        <w:pStyle w:val="CommentText"/>
      </w:pPr>
      <w:r w:rsidRPr="0072762D">
        <w:t>SW: “see above ‘Service Entity’: “Where is this shown in your diagram?”</w:t>
      </w:r>
    </w:p>
    <w:p w14:paraId="612E01AB" w14:textId="0BA5EEDE" w:rsidR="00DA064C" w:rsidRDefault="00DA064C">
      <w:pPr>
        <w:pStyle w:val="CommentText"/>
      </w:pPr>
      <w:r>
        <w:t xml:space="preserve">This diagram shows the ‘Application Service’ however it doesn’t show the detailed integration between M,V,C.  </w:t>
      </w:r>
    </w:p>
  </w:comment>
  <w:comment w:id="1679" w:author="Chara Katiri" w:date="2015-04-11T05:31:00Z" w:initials="CK">
    <w:p w14:paraId="0B6BF2AA" w14:textId="77777777" w:rsidR="00DA064C" w:rsidRDefault="00DA064C"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47490926" w:rsidR="00DA064C" w:rsidRDefault="00DA064C" w:rsidP="001F7690">
      <w:pPr>
        <w:pStyle w:val="CommentText"/>
      </w:pPr>
      <w:r>
        <w:t>Ck: double check this question.</w:t>
      </w:r>
    </w:p>
  </w:comment>
  <w:comment w:id="1692" w:author="Chara Katiri" w:date="2015-04-11T05:14:00Z" w:initials="CK">
    <w:p w14:paraId="2E911E3B" w14:textId="77777777" w:rsidR="00DA064C" w:rsidRDefault="00DA064C" w:rsidP="00B76EE3">
      <w:pPr>
        <w:pStyle w:val="CommentText"/>
      </w:pPr>
      <w:r>
        <w:rPr>
          <w:rStyle w:val="CommentReference"/>
        </w:rPr>
        <w:annotationRef/>
      </w:r>
      <w:r w:rsidRPr="0072762D">
        <w:t>CK: In feedback notes the word Controller is crossed. I’m not sure why.</w:t>
      </w:r>
    </w:p>
  </w:comment>
  <w:comment w:id="1723" w:author="Chara Katiri" w:date="2015-04-12T03:17:00Z" w:initials="CK">
    <w:p w14:paraId="677398A7" w14:textId="532E9533" w:rsidR="00DA064C" w:rsidRDefault="00DA064C">
      <w:pPr>
        <w:pStyle w:val="CommentText"/>
      </w:pPr>
      <w:r>
        <w:rPr>
          <w:rStyle w:val="CommentReference"/>
        </w:rPr>
        <w:annotationRef/>
      </w:r>
      <w:r>
        <w:t>Unsure how to define the ‘W’ requirements in Shall/must terminology.</w:t>
      </w:r>
    </w:p>
    <w:p w14:paraId="445A31A0" w14:textId="53A70BD0" w:rsidR="00DA064C" w:rsidRDefault="00DA064C">
      <w:pPr>
        <w:pStyle w:val="CommentText"/>
      </w:pPr>
      <w:r>
        <w:t xml:space="preserve">CK: Double check this: </w:t>
      </w:r>
    </w:p>
    <w:p w14:paraId="465B1F30" w14:textId="1E7C2F73" w:rsidR="00DA064C" w:rsidRDefault="00DA064C">
      <w:pPr>
        <w:pStyle w:val="CommentText"/>
      </w:pPr>
      <w:r>
        <w:t xml:space="preserve">(MoSCow: M) = (Shall in S/M terminology) </w:t>
      </w:r>
    </w:p>
    <w:p w14:paraId="36ACAE43" w14:textId="7500A57E" w:rsidR="00DA064C" w:rsidRDefault="00DA064C">
      <w:pPr>
        <w:pStyle w:val="CommentText"/>
      </w:pPr>
      <w:r>
        <w:t>(MoSCow: S) = (Must in S/M terminology)</w:t>
      </w:r>
    </w:p>
  </w:comment>
  <w:comment w:id="1733" w:author="Chara Katiri" w:date="2015-04-11T16:49:00Z" w:initials="CK">
    <w:p w14:paraId="4AB2023C" w14:textId="3ED4708B" w:rsidR="00DA064C" w:rsidRDefault="00DA064C">
      <w:pPr>
        <w:pStyle w:val="CommentText"/>
      </w:pPr>
      <w:r>
        <w:rPr>
          <w:rStyle w:val="CommentReference"/>
        </w:rPr>
        <w:annotationRef/>
      </w:r>
      <w:r>
        <w:t>Previously the requirement was “daily”.</w:t>
      </w:r>
    </w:p>
  </w:comment>
  <w:comment w:id="1815" w:author="Chara Katiri" w:date="2015-04-11T05:45:00Z" w:initials="CK">
    <w:p w14:paraId="05D61530" w14:textId="77777777" w:rsidR="00DA064C" w:rsidRDefault="00DA064C">
      <w:pPr>
        <w:pStyle w:val="CommentText"/>
      </w:pPr>
      <w:r>
        <w:rPr>
          <w:rStyle w:val="CommentReference"/>
        </w:rPr>
        <w:annotationRef/>
      </w:r>
      <w:r>
        <w:t>SW” “Which is”</w:t>
      </w:r>
    </w:p>
    <w:p w14:paraId="23C1A09A" w14:textId="4F65FCB8" w:rsidR="00DA064C" w:rsidRDefault="00DA064C">
      <w:pPr>
        <w:pStyle w:val="CommentText"/>
      </w:pPr>
      <w:r>
        <w:t>CK: An area that the user can see his personal details and his</w:t>
      </w:r>
    </w:p>
  </w:comment>
  <w:comment w:id="1840" w:author="Chara Katiri" w:date="2015-04-11T06:01:00Z" w:initials="CK">
    <w:p w14:paraId="61790697" w14:textId="1183F29B" w:rsidR="00DA064C" w:rsidRDefault="00DA064C">
      <w:pPr>
        <w:pStyle w:val="CommentText"/>
      </w:pPr>
      <w:r>
        <w:rPr>
          <w:rStyle w:val="CommentReference"/>
        </w:rPr>
        <w:annotationRef/>
      </w:r>
      <w:r>
        <w:t xml:space="preserve">Data privacy policy described. </w:t>
      </w:r>
    </w:p>
  </w:comment>
  <w:comment w:id="1898" w:author="Chara Katiri" w:date="2015-04-11T19:41:00Z" w:initials="CK">
    <w:p w14:paraId="64A366CA" w14:textId="6BAB31DD" w:rsidR="00DA064C" w:rsidRPr="00612ADA" w:rsidRDefault="00DA064C" w:rsidP="0030794C">
      <w:pPr>
        <w:pStyle w:val="ListParagraph"/>
        <w:numPr>
          <w:ilvl w:val="0"/>
          <w:numId w:val="6"/>
        </w:numPr>
        <w:spacing w:line="360" w:lineRule="auto"/>
        <w:jc w:val="both"/>
        <w:rPr>
          <w:rFonts w:ascii="Times" w:eastAsia="Times New Roman" w:hAnsi="Times" w:cs="Arial"/>
          <w:sz w:val="22"/>
          <w:szCs w:val="22"/>
          <w:highlight w:val="yellow"/>
          <w:shd w:val="clear" w:color="auto" w:fill="FFFFFF"/>
          <w:lang w:val="en-GB"/>
        </w:rPr>
      </w:pPr>
      <w:r>
        <w:rPr>
          <w:rStyle w:val="CommentReference"/>
        </w:rPr>
        <w:annotationRef/>
      </w:r>
      <w:r w:rsidRPr="00612ADA">
        <w:rPr>
          <w:rFonts w:ascii="Times" w:eastAsia="Times New Roman" w:hAnsi="Times" w:cs="Arial"/>
          <w:sz w:val="22"/>
          <w:szCs w:val="22"/>
          <w:highlight w:val="yellow"/>
          <w:shd w:val="clear" w:color="auto" w:fill="FFFFFF"/>
          <w:lang w:val="en-GB"/>
        </w:rPr>
        <w:t xml:space="preserve">The list of ‘Won’t’ requirements represents a number of suggestions that Would be implemented as part of future development to improve the system. </w:t>
      </w:r>
    </w:p>
    <w:p w14:paraId="3FC2400A" w14:textId="043300C6" w:rsidR="00DA064C" w:rsidRPr="00740A7E" w:rsidRDefault="00DA064C" w:rsidP="0030794C">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612ADA">
        <w:rPr>
          <w:rFonts w:ascii="Times" w:eastAsia="Times New Roman" w:hAnsi="Times" w:cs="Arial"/>
          <w:sz w:val="22"/>
          <w:szCs w:val="22"/>
          <w:highlight w:val="yellow"/>
          <w:shd w:val="clear" w:color="auto" w:fill="FFFFFF"/>
          <w:lang w:val="en-GB"/>
        </w:rPr>
        <w:t>That’s why I kept the ‘W’ requirements.</w:t>
      </w:r>
      <w:r>
        <w:rPr>
          <w:rFonts w:ascii="Times" w:eastAsia="Times New Roman" w:hAnsi="Times" w:cs="Arial"/>
          <w:sz w:val="22"/>
          <w:szCs w:val="22"/>
          <w:shd w:val="clear" w:color="auto" w:fill="FFFFFF"/>
          <w:lang w:val="en-GB"/>
        </w:rPr>
        <w:t xml:space="preserve"> </w:t>
      </w:r>
    </w:p>
    <w:p w14:paraId="492A6233" w14:textId="7A060C3A" w:rsidR="00DA064C" w:rsidRDefault="00DA064C">
      <w:pPr>
        <w:pStyle w:val="CommentText"/>
      </w:pPr>
    </w:p>
  </w:comment>
  <w:comment w:id="1937" w:author="Chara Katiri" w:date="2015-04-11T06:49:00Z" w:initials="CK">
    <w:p w14:paraId="41584E17" w14:textId="1E913E8C" w:rsidR="00DA064C" w:rsidRDefault="00DA064C">
      <w:pPr>
        <w:pStyle w:val="CommentText"/>
      </w:pPr>
      <w:r>
        <w:rPr>
          <w:rStyle w:val="CommentReference"/>
        </w:rPr>
        <w:annotationRef/>
      </w:r>
      <w:r>
        <w:t xml:space="preserve">SW: “report and video not strictly required but they can be listed (…)” </w:t>
      </w:r>
    </w:p>
  </w:comment>
  <w:comment w:id="1944" w:author="Chara Katiri" w:date="2015-04-11T06:47:00Z" w:initials="CK">
    <w:p w14:paraId="6E831956" w14:textId="4718DB70" w:rsidR="00DA064C" w:rsidRDefault="00DA064C">
      <w:pPr>
        <w:pStyle w:val="CommentText"/>
      </w:pPr>
      <w:r>
        <w:rPr>
          <w:rStyle w:val="CommentReference"/>
        </w:rPr>
        <w:annotationRef/>
      </w:r>
      <w:r>
        <w:t>This means that I should include a couple more sections in my report for “user training guides” ?</w:t>
      </w:r>
    </w:p>
  </w:comment>
  <w:comment w:id="1945" w:author="Chara Katiri" w:date="2015-04-11T06:48:00Z" w:initials="CK">
    <w:p w14:paraId="5F692F9F" w14:textId="74538E6C" w:rsidR="00DA064C" w:rsidRDefault="00DA064C">
      <w:pPr>
        <w:pStyle w:val="CommentText"/>
      </w:pPr>
      <w:r>
        <w:rPr>
          <w:rStyle w:val="CommentReference"/>
        </w:rPr>
        <w:annotationRef/>
      </w:r>
      <w:r>
        <w:t xml:space="preserve">Same applies here (additional section required). </w:t>
      </w:r>
    </w:p>
  </w:comment>
  <w:comment w:id="1952" w:author="Chara Katiri" w:date="2015-04-11T18:00:00Z" w:initials="CK">
    <w:p w14:paraId="1E68F241" w14:textId="67D278C1" w:rsidR="00DA064C" w:rsidRDefault="00DA064C"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DA064C" w:rsidRPr="00EA0B0C" w:rsidRDefault="00DA064C" w:rsidP="00242865">
      <w:pPr>
        <w:pStyle w:val="CommentText"/>
      </w:pPr>
      <w:r>
        <w:t>SW comment: “Iterative or Waterfall, which one?”</w:t>
      </w:r>
    </w:p>
    <w:p w14:paraId="0BAC208E" w14:textId="71A7C4EB" w:rsidR="00DA064C" w:rsidRDefault="00DA064C" w:rsidP="00242865">
      <w:pPr>
        <w:pStyle w:val="CommentText"/>
      </w:pPr>
      <w:r>
        <w:rPr>
          <w:rFonts w:ascii="Times" w:eastAsia="Times New Roman" w:hAnsi="Times" w:cs="Arial"/>
          <w:sz w:val="22"/>
          <w:szCs w:val="22"/>
          <w:lang w:val="en-GB"/>
        </w:rPr>
        <w:t>CK:The development type is Waterfall.</w:t>
      </w:r>
    </w:p>
  </w:comment>
  <w:comment w:id="1992" w:author="Chara Katiri" w:date="2015-04-11T19:40:00Z" w:initials="CK">
    <w:p w14:paraId="18AB7B87" w14:textId="19DD4676" w:rsidR="00DA064C" w:rsidRDefault="00DA064C">
      <w:pPr>
        <w:pStyle w:val="CommentText"/>
      </w:pPr>
      <w:r>
        <w:rPr>
          <w:rStyle w:val="CommentReference"/>
        </w:rPr>
        <w:annotationRef/>
      </w:r>
      <w:r>
        <w:t xml:space="preserve">Description of the 3 sub-phases in design phase. </w:t>
      </w:r>
    </w:p>
  </w:comment>
  <w:comment w:id="2070" w:author="Chara Katiri" w:date="2015-04-12T03:41:00Z" w:initials="CK">
    <w:p w14:paraId="55E10B9F" w14:textId="08D9D836" w:rsidR="00DA064C" w:rsidRDefault="00DA064C">
      <w:pPr>
        <w:pStyle w:val="CommentText"/>
      </w:pPr>
      <w:r>
        <w:rPr>
          <w:rStyle w:val="CommentReference"/>
        </w:rPr>
        <w:annotationRef/>
      </w:r>
      <w:r>
        <w:t xml:space="preserve">Note for CK: to be update using software specific for use case diagrams. </w:t>
      </w:r>
    </w:p>
  </w:comment>
  <w:comment w:id="2265" w:author="Chara Katiri" w:date="2015-04-12T03:48:00Z" w:initials="CK">
    <w:p w14:paraId="712BC880" w14:textId="7B000E86" w:rsidR="003C74EA" w:rsidRDefault="003C74EA">
      <w:pPr>
        <w:pStyle w:val="CommentText"/>
      </w:pPr>
      <w:r>
        <w:rPr>
          <w:rStyle w:val="CommentReference"/>
        </w:rPr>
        <w:annotationRef/>
      </w:r>
      <w:r>
        <w:t>Here, should I also include the development tools us</w:t>
      </w:r>
      <w:r w:rsidR="00C5587D">
        <w:t>ed such as MySQL workbench, NetB</w:t>
      </w:r>
      <w:r>
        <w:t>eans 8.0.1, Github?</w:t>
      </w:r>
    </w:p>
  </w:comment>
  <w:comment w:id="2269" w:author="Chara Katiri" w:date="2015-04-11T21:28:00Z" w:initials="CK">
    <w:p w14:paraId="080C3C5A" w14:textId="2CF069F4" w:rsidR="00DA064C" w:rsidRDefault="00DA064C">
      <w:pPr>
        <w:pStyle w:val="CommentText"/>
      </w:pPr>
      <w:r>
        <w:rPr>
          <w:rStyle w:val="CommentReference"/>
        </w:rPr>
        <w:annotationRef/>
      </w:r>
      <w:r>
        <w:t>The java-persistence architecture layers are now added. Can I keep the layers described above too?</w:t>
      </w:r>
    </w:p>
  </w:comment>
  <w:comment w:id="2392" w:author="Chara Katiri" w:date="2015-04-11T21:39:00Z" w:initials="CK">
    <w:p w14:paraId="7402BB3A" w14:textId="19FD565B" w:rsidR="00DA064C" w:rsidRDefault="00DA064C">
      <w:pPr>
        <w:pStyle w:val="CommentText"/>
      </w:pPr>
      <w:r>
        <w:rPr>
          <w:rStyle w:val="CommentReference"/>
        </w:rPr>
        <w:annotationRef/>
      </w:r>
      <w:r>
        <w:t xml:space="preserve">To be reviewed. </w:t>
      </w:r>
    </w:p>
  </w:comment>
  <w:comment w:id="2403" w:author="Chara Katiri" w:date="2015-04-12T02:00:00Z" w:initials="CK">
    <w:p w14:paraId="2B6F8FB4" w14:textId="1329A98E" w:rsidR="00DA064C" w:rsidRDefault="00DA064C">
      <w:pPr>
        <w:pStyle w:val="CommentText"/>
      </w:pPr>
      <w:r>
        <w:rPr>
          <w:rStyle w:val="CommentReference"/>
        </w:rPr>
        <w:annotationRef/>
      </w:r>
      <w:r>
        <w:t xml:space="preserve">Added as suggested by SW. Tomcat and MySQL – DOUBLE CHECK. </w:t>
      </w:r>
    </w:p>
  </w:comment>
  <w:comment w:id="2446" w:author="Chara Katiri" w:date="2015-04-12T02:02:00Z" w:initials="CK">
    <w:p w14:paraId="5188474E" w14:textId="2C424B3D" w:rsidR="00DA064C" w:rsidRDefault="00DA064C">
      <w:pPr>
        <w:pStyle w:val="CommentText"/>
      </w:pPr>
      <w:r>
        <w:rPr>
          <w:rStyle w:val="CommentReference"/>
        </w:rPr>
        <w:annotationRef/>
      </w:r>
      <w:r>
        <w:t xml:space="preserve"> Spring authentication dependencies added as suggested. </w:t>
      </w:r>
    </w:p>
  </w:comment>
  <w:comment w:id="2819" w:author="Chara Katiri" w:date="2015-04-12T02:17:00Z" w:initials="CK">
    <w:p w14:paraId="0C4E38CA" w14:textId="1ACD633B" w:rsidR="00DA064C" w:rsidRDefault="00DA064C">
      <w:pPr>
        <w:pStyle w:val="CommentText"/>
      </w:pPr>
      <w:r>
        <w:rPr>
          <w:rStyle w:val="CommentReference"/>
        </w:rPr>
        <w:annotationRef/>
      </w:r>
      <w:r>
        <w:t>Should I use this as part of the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DA064C" w:rsidRDefault="00DA064C" w:rsidP="00F77A4A">
      <w:r>
        <w:separator/>
      </w:r>
    </w:p>
  </w:endnote>
  <w:endnote w:type="continuationSeparator" w:id="0">
    <w:p w14:paraId="3C2C536F" w14:textId="77777777" w:rsidR="00DA064C" w:rsidRDefault="00DA064C"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DA064C" w:rsidRDefault="00DA064C"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DA064C" w:rsidRDefault="00DA064C"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DA064C" w:rsidRPr="00FC7596" w:rsidRDefault="00DA064C"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C85EAD">
      <w:rPr>
        <w:rStyle w:val="PageNumber"/>
        <w:rFonts w:ascii="Times" w:hAnsi="Times" w:cs="Arial"/>
        <w:noProof/>
        <w:color w:val="808080" w:themeColor="background1" w:themeShade="80"/>
        <w:sz w:val="20"/>
        <w:szCs w:val="20"/>
      </w:rPr>
      <w:t>12</w:t>
    </w:r>
    <w:r w:rsidRPr="00FC7596">
      <w:rPr>
        <w:rStyle w:val="PageNumber"/>
        <w:rFonts w:ascii="Times" w:hAnsi="Times" w:cs="Arial"/>
        <w:color w:val="808080" w:themeColor="background1" w:themeShade="80"/>
        <w:sz w:val="20"/>
        <w:szCs w:val="20"/>
      </w:rPr>
      <w:fldChar w:fldCharType="end"/>
    </w:r>
  </w:p>
  <w:p w14:paraId="0801F49F" w14:textId="3EB3CA66" w:rsidR="00DA064C" w:rsidRPr="00FC7596" w:rsidRDefault="00DA064C"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DA064C" w:rsidRDefault="00DA064C" w:rsidP="00F77A4A">
      <w:r>
        <w:separator/>
      </w:r>
    </w:p>
  </w:footnote>
  <w:footnote w:type="continuationSeparator" w:id="0">
    <w:p w14:paraId="31A22B4E" w14:textId="77777777" w:rsidR="00DA064C" w:rsidRDefault="00DA064C"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DA064C" w:rsidRPr="00D72463" w:rsidRDefault="00DA064C">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4A42E6A"/>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9">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1"/>
  </w:num>
  <w:num w:numId="3">
    <w:abstractNumId w:val="9"/>
  </w:num>
  <w:num w:numId="4">
    <w:abstractNumId w:val="26"/>
  </w:num>
  <w:num w:numId="5">
    <w:abstractNumId w:val="3"/>
  </w:num>
  <w:num w:numId="6">
    <w:abstractNumId w:val="27"/>
  </w:num>
  <w:num w:numId="7">
    <w:abstractNumId w:val="40"/>
  </w:num>
  <w:num w:numId="8">
    <w:abstractNumId w:val="36"/>
  </w:num>
  <w:num w:numId="9">
    <w:abstractNumId w:val="20"/>
  </w:num>
  <w:num w:numId="10">
    <w:abstractNumId w:val="14"/>
  </w:num>
  <w:num w:numId="11">
    <w:abstractNumId w:val="41"/>
  </w:num>
  <w:num w:numId="12">
    <w:abstractNumId w:val="5"/>
  </w:num>
  <w:num w:numId="13">
    <w:abstractNumId w:val="19"/>
  </w:num>
  <w:num w:numId="14">
    <w:abstractNumId w:val="8"/>
  </w:num>
  <w:num w:numId="15">
    <w:abstractNumId w:val="23"/>
  </w:num>
  <w:num w:numId="16">
    <w:abstractNumId w:val="18"/>
  </w:num>
  <w:num w:numId="17">
    <w:abstractNumId w:val="18"/>
  </w:num>
  <w:num w:numId="18">
    <w:abstractNumId w:val="18"/>
  </w:num>
  <w:num w:numId="19">
    <w:abstractNumId w:val="18"/>
  </w:num>
  <w:num w:numId="20">
    <w:abstractNumId w:val="18"/>
  </w:num>
  <w:num w:numId="21">
    <w:abstractNumId w:val="18"/>
  </w:num>
  <w:num w:numId="22">
    <w:abstractNumId w:val="34"/>
  </w:num>
  <w:num w:numId="23">
    <w:abstractNumId w:val="16"/>
  </w:num>
  <w:num w:numId="24">
    <w:abstractNumId w:val="31"/>
  </w:num>
  <w:num w:numId="25">
    <w:abstractNumId w:val="7"/>
  </w:num>
  <w:num w:numId="26">
    <w:abstractNumId w:val="22"/>
  </w:num>
  <w:num w:numId="27">
    <w:abstractNumId w:val="17"/>
  </w:num>
  <w:num w:numId="28">
    <w:abstractNumId w:val="1"/>
  </w:num>
  <w:num w:numId="29">
    <w:abstractNumId w:val="15"/>
  </w:num>
  <w:num w:numId="30">
    <w:abstractNumId w:val="6"/>
  </w:num>
  <w:num w:numId="31">
    <w:abstractNumId w:val="33"/>
  </w:num>
  <w:num w:numId="32">
    <w:abstractNumId w:val="4"/>
  </w:num>
  <w:num w:numId="33">
    <w:abstractNumId w:val="28"/>
  </w:num>
  <w:num w:numId="34">
    <w:abstractNumId w:val="18"/>
  </w:num>
  <w:num w:numId="35">
    <w:abstractNumId w:val="0"/>
  </w:num>
  <w:num w:numId="36">
    <w:abstractNumId w:val="2"/>
  </w:num>
  <w:num w:numId="37">
    <w:abstractNumId w:val="18"/>
  </w:num>
  <w:num w:numId="38">
    <w:abstractNumId w:val="35"/>
  </w:num>
  <w:num w:numId="39">
    <w:abstractNumId w:val="30"/>
  </w:num>
  <w:num w:numId="40">
    <w:abstractNumId w:val="32"/>
  </w:num>
  <w:num w:numId="41">
    <w:abstractNumId w:val="10"/>
  </w:num>
  <w:num w:numId="42">
    <w:abstractNumId w:val="18"/>
  </w:num>
  <w:num w:numId="43">
    <w:abstractNumId w:val="18"/>
  </w:num>
  <w:num w:numId="44">
    <w:abstractNumId w:val="18"/>
  </w:num>
  <w:num w:numId="45">
    <w:abstractNumId w:val="18"/>
  </w:num>
  <w:num w:numId="46">
    <w:abstractNumId w:val="18"/>
  </w:num>
  <w:num w:numId="47">
    <w:abstractNumId w:val="39"/>
  </w:num>
  <w:num w:numId="48">
    <w:abstractNumId w:val="37"/>
  </w:num>
  <w:num w:numId="49">
    <w:abstractNumId w:val="29"/>
  </w:num>
  <w:num w:numId="50">
    <w:abstractNumId w:val="25"/>
  </w:num>
  <w:num w:numId="51">
    <w:abstractNumId w:val="38"/>
  </w:num>
  <w:num w:numId="52">
    <w:abstractNumId w:val="11"/>
  </w:num>
  <w:num w:numId="53">
    <w:abstractNumId w:val="18"/>
  </w:num>
  <w:num w:numId="54">
    <w:abstractNumId w:val="18"/>
  </w:num>
  <w:num w:numId="55">
    <w:abstractNumId w:val="18"/>
  </w:num>
  <w:num w:numId="56">
    <w:abstractNumId w:val="18"/>
  </w:num>
  <w:num w:numId="57">
    <w:abstractNumId w:val="12"/>
  </w:num>
  <w:num w:numId="58">
    <w:abstractNumId w:val="24"/>
  </w:num>
  <w:num w:numId="59">
    <w:abstractNumId w:val="13"/>
  </w:num>
  <w:num w:numId="60">
    <w:abstractNumId w:val="18"/>
  </w:num>
  <w:num w:numId="61">
    <w:abstractNumId w:val="18"/>
  </w:num>
  <w:num w:numId="62">
    <w:abstractNumId w:val="18"/>
  </w:num>
  <w:num w:numId="63">
    <w:abstractNumId w:val="18"/>
  </w:num>
  <w:num w:numId="64">
    <w:abstractNumId w:val="18"/>
  </w:num>
  <w:num w:numId="65">
    <w:abstractNumId w:val="18"/>
  </w:num>
  <w:num w:numId="66">
    <w:abstractNumId w:val="18"/>
  </w:num>
  <w:num w:numId="67">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418C6"/>
    <w:rsid w:val="00045874"/>
    <w:rsid w:val="000526C3"/>
    <w:rsid w:val="000620B2"/>
    <w:rsid w:val="000655FD"/>
    <w:rsid w:val="00065A4A"/>
    <w:rsid w:val="00071530"/>
    <w:rsid w:val="000750D5"/>
    <w:rsid w:val="0008637A"/>
    <w:rsid w:val="000913E6"/>
    <w:rsid w:val="00093EC5"/>
    <w:rsid w:val="00094983"/>
    <w:rsid w:val="000A1787"/>
    <w:rsid w:val="000A1977"/>
    <w:rsid w:val="000A2D86"/>
    <w:rsid w:val="000A61F7"/>
    <w:rsid w:val="000C6466"/>
    <w:rsid w:val="000C679C"/>
    <w:rsid w:val="000C7680"/>
    <w:rsid w:val="000E2B53"/>
    <w:rsid w:val="000F4700"/>
    <w:rsid w:val="000F5875"/>
    <w:rsid w:val="000F5FFB"/>
    <w:rsid w:val="000F72CC"/>
    <w:rsid w:val="000F7F6C"/>
    <w:rsid w:val="00100BFC"/>
    <w:rsid w:val="00110498"/>
    <w:rsid w:val="001260E5"/>
    <w:rsid w:val="001304F4"/>
    <w:rsid w:val="00132AF7"/>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B2A74"/>
    <w:rsid w:val="001B46A6"/>
    <w:rsid w:val="001B4D2E"/>
    <w:rsid w:val="001B7815"/>
    <w:rsid w:val="001C459D"/>
    <w:rsid w:val="001D09F8"/>
    <w:rsid w:val="001D4ABC"/>
    <w:rsid w:val="001D725F"/>
    <w:rsid w:val="001E3980"/>
    <w:rsid w:val="001E3FAE"/>
    <w:rsid w:val="001E54D9"/>
    <w:rsid w:val="001F117D"/>
    <w:rsid w:val="001F1D98"/>
    <w:rsid w:val="001F7690"/>
    <w:rsid w:val="002035DA"/>
    <w:rsid w:val="0020381B"/>
    <w:rsid w:val="002139D8"/>
    <w:rsid w:val="00223166"/>
    <w:rsid w:val="00225E8E"/>
    <w:rsid w:val="00242865"/>
    <w:rsid w:val="002555A7"/>
    <w:rsid w:val="002617A0"/>
    <w:rsid w:val="00263B12"/>
    <w:rsid w:val="0027074C"/>
    <w:rsid w:val="002717BC"/>
    <w:rsid w:val="00274F4E"/>
    <w:rsid w:val="00286DD8"/>
    <w:rsid w:val="002971A7"/>
    <w:rsid w:val="002A0F65"/>
    <w:rsid w:val="002A31D9"/>
    <w:rsid w:val="002A33FD"/>
    <w:rsid w:val="002A4558"/>
    <w:rsid w:val="002C1829"/>
    <w:rsid w:val="002C39F0"/>
    <w:rsid w:val="002C4C2B"/>
    <w:rsid w:val="002D0867"/>
    <w:rsid w:val="002D2D38"/>
    <w:rsid w:val="002D3985"/>
    <w:rsid w:val="002D55B4"/>
    <w:rsid w:val="002D6E33"/>
    <w:rsid w:val="002E035E"/>
    <w:rsid w:val="002E46C3"/>
    <w:rsid w:val="002E74CA"/>
    <w:rsid w:val="002F0C02"/>
    <w:rsid w:val="002F18B2"/>
    <w:rsid w:val="002F4F3C"/>
    <w:rsid w:val="00302299"/>
    <w:rsid w:val="00302475"/>
    <w:rsid w:val="00305226"/>
    <w:rsid w:val="00306342"/>
    <w:rsid w:val="0030794C"/>
    <w:rsid w:val="0031480E"/>
    <w:rsid w:val="0031704D"/>
    <w:rsid w:val="00321E7C"/>
    <w:rsid w:val="00331497"/>
    <w:rsid w:val="00333945"/>
    <w:rsid w:val="00336064"/>
    <w:rsid w:val="003363FE"/>
    <w:rsid w:val="00340F77"/>
    <w:rsid w:val="00341E3B"/>
    <w:rsid w:val="003534E7"/>
    <w:rsid w:val="0035440F"/>
    <w:rsid w:val="003547E9"/>
    <w:rsid w:val="00371235"/>
    <w:rsid w:val="00371D21"/>
    <w:rsid w:val="00383B92"/>
    <w:rsid w:val="0038407F"/>
    <w:rsid w:val="003867C0"/>
    <w:rsid w:val="00391499"/>
    <w:rsid w:val="003933E4"/>
    <w:rsid w:val="0039414B"/>
    <w:rsid w:val="003A0AE7"/>
    <w:rsid w:val="003A56D6"/>
    <w:rsid w:val="003A6346"/>
    <w:rsid w:val="003B0809"/>
    <w:rsid w:val="003B0C3D"/>
    <w:rsid w:val="003B4289"/>
    <w:rsid w:val="003B4DE9"/>
    <w:rsid w:val="003C5612"/>
    <w:rsid w:val="003C74EA"/>
    <w:rsid w:val="003D1C3A"/>
    <w:rsid w:val="003D7AA1"/>
    <w:rsid w:val="003E1F18"/>
    <w:rsid w:val="003E2990"/>
    <w:rsid w:val="003E44CE"/>
    <w:rsid w:val="003E52AD"/>
    <w:rsid w:val="003E55EE"/>
    <w:rsid w:val="003E5880"/>
    <w:rsid w:val="003F330E"/>
    <w:rsid w:val="003F4AEA"/>
    <w:rsid w:val="003F6179"/>
    <w:rsid w:val="004006B7"/>
    <w:rsid w:val="0041361B"/>
    <w:rsid w:val="00416E89"/>
    <w:rsid w:val="0043543D"/>
    <w:rsid w:val="004357A2"/>
    <w:rsid w:val="00441883"/>
    <w:rsid w:val="00453800"/>
    <w:rsid w:val="00453E50"/>
    <w:rsid w:val="00455757"/>
    <w:rsid w:val="00455DF6"/>
    <w:rsid w:val="0045682C"/>
    <w:rsid w:val="00461379"/>
    <w:rsid w:val="00472836"/>
    <w:rsid w:val="00474C6A"/>
    <w:rsid w:val="00483547"/>
    <w:rsid w:val="00484792"/>
    <w:rsid w:val="00485A56"/>
    <w:rsid w:val="004868FD"/>
    <w:rsid w:val="00492A27"/>
    <w:rsid w:val="004A63A4"/>
    <w:rsid w:val="004A6C8B"/>
    <w:rsid w:val="004B5FE6"/>
    <w:rsid w:val="004C4C08"/>
    <w:rsid w:val="004C7431"/>
    <w:rsid w:val="004C7FE3"/>
    <w:rsid w:val="004E0424"/>
    <w:rsid w:val="004E4850"/>
    <w:rsid w:val="004E74C1"/>
    <w:rsid w:val="004F4BD6"/>
    <w:rsid w:val="005127FC"/>
    <w:rsid w:val="005139F0"/>
    <w:rsid w:val="00523976"/>
    <w:rsid w:val="0054569F"/>
    <w:rsid w:val="00552831"/>
    <w:rsid w:val="00552A21"/>
    <w:rsid w:val="005577CD"/>
    <w:rsid w:val="00561678"/>
    <w:rsid w:val="005627E7"/>
    <w:rsid w:val="00563FBC"/>
    <w:rsid w:val="0057199A"/>
    <w:rsid w:val="00575EF3"/>
    <w:rsid w:val="00586834"/>
    <w:rsid w:val="00597D2D"/>
    <w:rsid w:val="005A0FD8"/>
    <w:rsid w:val="005A2D81"/>
    <w:rsid w:val="005A7113"/>
    <w:rsid w:val="005B6BC7"/>
    <w:rsid w:val="005B7A82"/>
    <w:rsid w:val="005B7D10"/>
    <w:rsid w:val="005C0111"/>
    <w:rsid w:val="005C1222"/>
    <w:rsid w:val="005C3187"/>
    <w:rsid w:val="005E77F2"/>
    <w:rsid w:val="005E7B05"/>
    <w:rsid w:val="005F0318"/>
    <w:rsid w:val="005F229E"/>
    <w:rsid w:val="00603FEC"/>
    <w:rsid w:val="00607D9A"/>
    <w:rsid w:val="00612ADA"/>
    <w:rsid w:val="006173C7"/>
    <w:rsid w:val="006179BC"/>
    <w:rsid w:val="0062322A"/>
    <w:rsid w:val="00623286"/>
    <w:rsid w:val="006241AA"/>
    <w:rsid w:val="00633851"/>
    <w:rsid w:val="006344CC"/>
    <w:rsid w:val="00635DE2"/>
    <w:rsid w:val="0065420B"/>
    <w:rsid w:val="0065739C"/>
    <w:rsid w:val="00660A0D"/>
    <w:rsid w:val="00663C46"/>
    <w:rsid w:val="00672422"/>
    <w:rsid w:val="00672D73"/>
    <w:rsid w:val="00673F5C"/>
    <w:rsid w:val="006744F2"/>
    <w:rsid w:val="00681894"/>
    <w:rsid w:val="00682029"/>
    <w:rsid w:val="00684031"/>
    <w:rsid w:val="00693C51"/>
    <w:rsid w:val="00694FA7"/>
    <w:rsid w:val="00695818"/>
    <w:rsid w:val="00697D80"/>
    <w:rsid w:val="006A2C09"/>
    <w:rsid w:val="006A5854"/>
    <w:rsid w:val="006B03E2"/>
    <w:rsid w:val="006B1B02"/>
    <w:rsid w:val="006B269F"/>
    <w:rsid w:val="006C0847"/>
    <w:rsid w:val="006D0834"/>
    <w:rsid w:val="006D0CFC"/>
    <w:rsid w:val="006D2CD9"/>
    <w:rsid w:val="006D5869"/>
    <w:rsid w:val="006D6212"/>
    <w:rsid w:val="006D7F56"/>
    <w:rsid w:val="006E48BF"/>
    <w:rsid w:val="006E54DA"/>
    <w:rsid w:val="006F27EA"/>
    <w:rsid w:val="006F477D"/>
    <w:rsid w:val="006F57FE"/>
    <w:rsid w:val="007010A1"/>
    <w:rsid w:val="00701C06"/>
    <w:rsid w:val="00703709"/>
    <w:rsid w:val="007065D5"/>
    <w:rsid w:val="0071486B"/>
    <w:rsid w:val="007176EB"/>
    <w:rsid w:val="00722250"/>
    <w:rsid w:val="00723C0F"/>
    <w:rsid w:val="00724B2F"/>
    <w:rsid w:val="0072762D"/>
    <w:rsid w:val="007321A6"/>
    <w:rsid w:val="00740A7E"/>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C15E7"/>
    <w:rsid w:val="007C46C9"/>
    <w:rsid w:val="007C4D5D"/>
    <w:rsid w:val="007D405E"/>
    <w:rsid w:val="007D5257"/>
    <w:rsid w:val="007E067C"/>
    <w:rsid w:val="007E3DBC"/>
    <w:rsid w:val="007E68D7"/>
    <w:rsid w:val="007E7DE8"/>
    <w:rsid w:val="007F18C7"/>
    <w:rsid w:val="007F41DC"/>
    <w:rsid w:val="007F68FD"/>
    <w:rsid w:val="00803A84"/>
    <w:rsid w:val="00805ABE"/>
    <w:rsid w:val="00817222"/>
    <w:rsid w:val="008323E2"/>
    <w:rsid w:val="00833900"/>
    <w:rsid w:val="008401E8"/>
    <w:rsid w:val="008408D3"/>
    <w:rsid w:val="00847ED2"/>
    <w:rsid w:val="00862FFC"/>
    <w:rsid w:val="00871CBC"/>
    <w:rsid w:val="008736CF"/>
    <w:rsid w:val="008838C1"/>
    <w:rsid w:val="00890D2C"/>
    <w:rsid w:val="008950D1"/>
    <w:rsid w:val="008A005B"/>
    <w:rsid w:val="008A0D48"/>
    <w:rsid w:val="008A50AC"/>
    <w:rsid w:val="008A50F3"/>
    <w:rsid w:val="008A51D7"/>
    <w:rsid w:val="008C090B"/>
    <w:rsid w:val="008C20A8"/>
    <w:rsid w:val="008C62D6"/>
    <w:rsid w:val="008C7C45"/>
    <w:rsid w:val="008D39CD"/>
    <w:rsid w:val="008D4B13"/>
    <w:rsid w:val="008E111F"/>
    <w:rsid w:val="008E1E2A"/>
    <w:rsid w:val="008E4BC8"/>
    <w:rsid w:val="008F5A7C"/>
    <w:rsid w:val="009023B1"/>
    <w:rsid w:val="00902F34"/>
    <w:rsid w:val="0090592B"/>
    <w:rsid w:val="00910986"/>
    <w:rsid w:val="00911860"/>
    <w:rsid w:val="00913669"/>
    <w:rsid w:val="00923135"/>
    <w:rsid w:val="00924BA5"/>
    <w:rsid w:val="009250CF"/>
    <w:rsid w:val="00932EFF"/>
    <w:rsid w:val="00940B23"/>
    <w:rsid w:val="00940BD2"/>
    <w:rsid w:val="009447DE"/>
    <w:rsid w:val="009527DF"/>
    <w:rsid w:val="00954078"/>
    <w:rsid w:val="00960DCD"/>
    <w:rsid w:val="00962E81"/>
    <w:rsid w:val="00967E46"/>
    <w:rsid w:val="00981657"/>
    <w:rsid w:val="00981D55"/>
    <w:rsid w:val="009837B5"/>
    <w:rsid w:val="009855D3"/>
    <w:rsid w:val="00987437"/>
    <w:rsid w:val="00991580"/>
    <w:rsid w:val="0099305C"/>
    <w:rsid w:val="009B18BA"/>
    <w:rsid w:val="009B1B1A"/>
    <w:rsid w:val="009C3DD6"/>
    <w:rsid w:val="009C451D"/>
    <w:rsid w:val="009D1FF3"/>
    <w:rsid w:val="009E20EB"/>
    <w:rsid w:val="009E2B8A"/>
    <w:rsid w:val="009E462F"/>
    <w:rsid w:val="009E798F"/>
    <w:rsid w:val="009F09BC"/>
    <w:rsid w:val="009F14BF"/>
    <w:rsid w:val="009F7B88"/>
    <w:rsid w:val="009F7C93"/>
    <w:rsid w:val="00A03B84"/>
    <w:rsid w:val="00A0554B"/>
    <w:rsid w:val="00A05F6D"/>
    <w:rsid w:val="00A12F63"/>
    <w:rsid w:val="00A336A0"/>
    <w:rsid w:val="00A43B38"/>
    <w:rsid w:val="00A464A4"/>
    <w:rsid w:val="00A53F78"/>
    <w:rsid w:val="00A5491E"/>
    <w:rsid w:val="00A60B6C"/>
    <w:rsid w:val="00A71DAC"/>
    <w:rsid w:val="00A730DF"/>
    <w:rsid w:val="00A75B9B"/>
    <w:rsid w:val="00A83E53"/>
    <w:rsid w:val="00A847F8"/>
    <w:rsid w:val="00A8546C"/>
    <w:rsid w:val="00A935BC"/>
    <w:rsid w:val="00A95A6F"/>
    <w:rsid w:val="00AA27B0"/>
    <w:rsid w:val="00AA6363"/>
    <w:rsid w:val="00AB3C27"/>
    <w:rsid w:val="00AC5A01"/>
    <w:rsid w:val="00AD0C37"/>
    <w:rsid w:val="00AD3B56"/>
    <w:rsid w:val="00AD59F5"/>
    <w:rsid w:val="00AE51AF"/>
    <w:rsid w:val="00AE707E"/>
    <w:rsid w:val="00AF0558"/>
    <w:rsid w:val="00B15020"/>
    <w:rsid w:val="00B17F0B"/>
    <w:rsid w:val="00B24CA8"/>
    <w:rsid w:val="00B37784"/>
    <w:rsid w:val="00B42BFE"/>
    <w:rsid w:val="00B55401"/>
    <w:rsid w:val="00B615AE"/>
    <w:rsid w:val="00B66B1F"/>
    <w:rsid w:val="00B72629"/>
    <w:rsid w:val="00B76EAA"/>
    <w:rsid w:val="00B76EE3"/>
    <w:rsid w:val="00B82091"/>
    <w:rsid w:val="00B85CDC"/>
    <w:rsid w:val="00B90CD0"/>
    <w:rsid w:val="00B94870"/>
    <w:rsid w:val="00BA01FF"/>
    <w:rsid w:val="00BA0921"/>
    <w:rsid w:val="00BA2B08"/>
    <w:rsid w:val="00BA3E89"/>
    <w:rsid w:val="00BA4097"/>
    <w:rsid w:val="00BA6878"/>
    <w:rsid w:val="00BB25B0"/>
    <w:rsid w:val="00BB7121"/>
    <w:rsid w:val="00BC1744"/>
    <w:rsid w:val="00BC619F"/>
    <w:rsid w:val="00BC735C"/>
    <w:rsid w:val="00BF2E68"/>
    <w:rsid w:val="00BF3EE5"/>
    <w:rsid w:val="00BF78B7"/>
    <w:rsid w:val="00C01810"/>
    <w:rsid w:val="00C129A4"/>
    <w:rsid w:val="00C161C4"/>
    <w:rsid w:val="00C210F8"/>
    <w:rsid w:val="00C2757E"/>
    <w:rsid w:val="00C31C80"/>
    <w:rsid w:val="00C47FE3"/>
    <w:rsid w:val="00C50791"/>
    <w:rsid w:val="00C5587D"/>
    <w:rsid w:val="00C64FC2"/>
    <w:rsid w:val="00C67445"/>
    <w:rsid w:val="00C71843"/>
    <w:rsid w:val="00C760F2"/>
    <w:rsid w:val="00C774C4"/>
    <w:rsid w:val="00C774FD"/>
    <w:rsid w:val="00C8132A"/>
    <w:rsid w:val="00C85EAD"/>
    <w:rsid w:val="00C86FBA"/>
    <w:rsid w:val="00C93DC8"/>
    <w:rsid w:val="00C94460"/>
    <w:rsid w:val="00C94669"/>
    <w:rsid w:val="00CA010E"/>
    <w:rsid w:val="00CA7737"/>
    <w:rsid w:val="00CB34D3"/>
    <w:rsid w:val="00CB3895"/>
    <w:rsid w:val="00CB4CDB"/>
    <w:rsid w:val="00CB5A14"/>
    <w:rsid w:val="00CD5A85"/>
    <w:rsid w:val="00CE0E10"/>
    <w:rsid w:val="00CF3253"/>
    <w:rsid w:val="00D07A2F"/>
    <w:rsid w:val="00D120BC"/>
    <w:rsid w:val="00D161CD"/>
    <w:rsid w:val="00D22B76"/>
    <w:rsid w:val="00D26013"/>
    <w:rsid w:val="00D346D8"/>
    <w:rsid w:val="00D36D43"/>
    <w:rsid w:val="00D36E0A"/>
    <w:rsid w:val="00D54AB2"/>
    <w:rsid w:val="00D72463"/>
    <w:rsid w:val="00D802E8"/>
    <w:rsid w:val="00D80AD1"/>
    <w:rsid w:val="00D82A93"/>
    <w:rsid w:val="00D862A6"/>
    <w:rsid w:val="00DA064C"/>
    <w:rsid w:val="00DA4CF4"/>
    <w:rsid w:val="00DA7CCD"/>
    <w:rsid w:val="00DB09A0"/>
    <w:rsid w:val="00DB14A4"/>
    <w:rsid w:val="00DB3056"/>
    <w:rsid w:val="00DC295E"/>
    <w:rsid w:val="00DD09C3"/>
    <w:rsid w:val="00DD1D3D"/>
    <w:rsid w:val="00DE25EB"/>
    <w:rsid w:val="00DE309C"/>
    <w:rsid w:val="00DF4415"/>
    <w:rsid w:val="00DF45F0"/>
    <w:rsid w:val="00DF5E49"/>
    <w:rsid w:val="00DF6083"/>
    <w:rsid w:val="00E02134"/>
    <w:rsid w:val="00E0240C"/>
    <w:rsid w:val="00E1363E"/>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6DC5"/>
    <w:rsid w:val="00E64B6E"/>
    <w:rsid w:val="00E718CA"/>
    <w:rsid w:val="00E83FF6"/>
    <w:rsid w:val="00E874D5"/>
    <w:rsid w:val="00E91988"/>
    <w:rsid w:val="00E921E9"/>
    <w:rsid w:val="00E931AA"/>
    <w:rsid w:val="00EA0B0C"/>
    <w:rsid w:val="00EB7B69"/>
    <w:rsid w:val="00EC0BC2"/>
    <w:rsid w:val="00EC1286"/>
    <w:rsid w:val="00EC3C16"/>
    <w:rsid w:val="00EC7250"/>
    <w:rsid w:val="00ED6CA9"/>
    <w:rsid w:val="00EE7C5A"/>
    <w:rsid w:val="00EF5F8F"/>
    <w:rsid w:val="00F00F5F"/>
    <w:rsid w:val="00F01466"/>
    <w:rsid w:val="00F05222"/>
    <w:rsid w:val="00F07A43"/>
    <w:rsid w:val="00F10A69"/>
    <w:rsid w:val="00F147DD"/>
    <w:rsid w:val="00F16BD7"/>
    <w:rsid w:val="00F22C8B"/>
    <w:rsid w:val="00F3001A"/>
    <w:rsid w:val="00F40222"/>
    <w:rsid w:val="00F4309F"/>
    <w:rsid w:val="00F50073"/>
    <w:rsid w:val="00F54FAB"/>
    <w:rsid w:val="00F5699F"/>
    <w:rsid w:val="00F57370"/>
    <w:rsid w:val="00F62D30"/>
    <w:rsid w:val="00F64192"/>
    <w:rsid w:val="00F64C48"/>
    <w:rsid w:val="00F70FA3"/>
    <w:rsid w:val="00F7315D"/>
    <w:rsid w:val="00F73EFE"/>
    <w:rsid w:val="00F77A4A"/>
    <w:rsid w:val="00F82530"/>
    <w:rsid w:val="00F95C82"/>
    <w:rsid w:val="00F97967"/>
    <w:rsid w:val="00FA36AE"/>
    <w:rsid w:val="00FA37FB"/>
    <w:rsid w:val="00FB15A5"/>
    <w:rsid w:val="00FB7C9A"/>
    <w:rsid w:val="00FC3FF5"/>
    <w:rsid w:val="00FC5FA3"/>
    <w:rsid w:val="00FC7596"/>
    <w:rsid w:val="00FD088B"/>
    <w:rsid w:val="00FD43D9"/>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microsoft.com/office/2007/relationships/hdphoto" Target="media/hdphoto2.wdp"/><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emf"/><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emf"/><Relationship Id="rId31" Type="http://schemas.openxmlformats.org/officeDocument/2006/relationships/image" Target="media/image17.png"/><Relationship Id="rId32" Type="http://schemas.openxmlformats.org/officeDocument/2006/relationships/image" Target="media/image18.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CC3DF-6837-0042-8EB5-47DA340F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14</Pages>
  <Words>9301</Words>
  <Characters>53022</Characters>
  <Application>Microsoft Macintosh Word</Application>
  <DocSecurity>0</DocSecurity>
  <Lines>441</Lines>
  <Paragraphs>124</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62199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24</cp:revision>
  <cp:lastPrinted>2015-03-23T13:55:00Z</cp:lastPrinted>
  <dcterms:created xsi:type="dcterms:W3CDTF">2015-04-11T22:37:00Z</dcterms:created>
  <dcterms:modified xsi:type="dcterms:W3CDTF">2015-04-12T12:58:00Z</dcterms:modified>
  <cp:category/>
</cp:coreProperties>
</file>