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F758B3" w:rsidRDefault="00672422" w:rsidP="00F758B3">
      <w:pPr>
        <w:spacing w:line="360" w:lineRule="auto"/>
        <w:contextualSpacing/>
        <w:jc w:val="both"/>
        <w:rPr>
          <w:rFonts w:ascii="Times" w:hAnsi="Times" w:cs="Times New Roman"/>
          <w:sz w:val="22"/>
          <w:szCs w:val="22"/>
          <w:lang w:val="en-GB"/>
        </w:rPr>
      </w:pPr>
      <w:r w:rsidRPr="00F758B3">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F758B3" w:rsidRDefault="00672422" w:rsidP="00F758B3">
      <w:pPr>
        <w:spacing w:line="360" w:lineRule="auto"/>
        <w:contextualSpacing/>
        <w:jc w:val="both"/>
        <w:rPr>
          <w:rFonts w:ascii="Times" w:hAnsi="Times" w:cs="Times New Roman"/>
          <w:sz w:val="22"/>
          <w:szCs w:val="22"/>
          <w:lang w:val="en-GB"/>
        </w:rPr>
      </w:pPr>
    </w:p>
    <w:p w14:paraId="6C0A22E0" w14:textId="77777777" w:rsidR="00672422" w:rsidRPr="00F758B3" w:rsidRDefault="00672422" w:rsidP="00F758B3">
      <w:pPr>
        <w:spacing w:line="360" w:lineRule="auto"/>
        <w:contextualSpacing/>
        <w:jc w:val="both"/>
        <w:rPr>
          <w:rFonts w:ascii="Times" w:hAnsi="Times" w:cs="Times New Roman"/>
          <w:sz w:val="22"/>
          <w:szCs w:val="22"/>
          <w:lang w:val="en-GB"/>
        </w:rPr>
      </w:pPr>
    </w:p>
    <w:p w14:paraId="5BE8DE3D" w14:textId="77777777" w:rsidR="00672422" w:rsidRPr="00F758B3" w:rsidRDefault="00672422" w:rsidP="00F758B3">
      <w:pPr>
        <w:spacing w:line="360" w:lineRule="auto"/>
        <w:contextualSpacing/>
        <w:jc w:val="both"/>
        <w:rPr>
          <w:rFonts w:ascii="Times" w:hAnsi="Times" w:cs="Times New Roman"/>
          <w:sz w:val="22"/>
          <w:szCs w:val="22"/>
          <w:lang w:val="en-GB"/>
        </w:rPr>
      </w:pPr>
    </w:p>
    <w:p w14:paraId="0FA2B589" w14:textId="77777777" w:rsidR="00672422" w:rsidRPr="00F758B3" w:rsidRDefault="00672422" w:rsidP="00F758B3">
      <w:pPr>
        <w:spacing w:line="360" w:lineRule="auto"/>
        <w:contextualSpacing/>
        <w:jc w:val="both"/>
        <w:rPr>
          <w:rFonts w:ascii="Times" w:hAnsi="Times" w:cs="Times New Roman"/>
          <w:sz w:val="22"/>
          <w:szCs w:val="22"/>
          <w:lang w:val="en-GB"/>
        </w:rPr>
      </w:pPr>
    </w:p>
    <w:p w14:paraId="701B0768" w14:textId="77777777" w:rsidR="00672422" w:rsidRPr="00F758B3" w:rsidRDefault="00672422" w:rsidP="00F758B3">
      <w:pPr>
        <w:spacing w:line="360" w:lineRule="auto"/>
        <w:contextualSpacing/>
        <w:jc w:val="both"/>
        <w:rPr>
          <w:rFonts w:ascii="Times" w:hAnsi="Times" w:cs="Times New Roman"/>
          <w:sz w:val="22"/>
          <w:szCs w:val="22"/>
          <w:lang w:val="en-GB"/>
        </w:rPr>
        <w:pPrChange w:id="0" w:author="Chara Katiri" w:date="2015-05-12T13:05:00Z">
          <w:pPr>
            <w:spacing w:line="360" w:lineRule="auto"/>
            <w:contextualSpacing/>
            <w:jc w:val="center"/>
          </w:pPr>
        </w:pPrChange>
      </w:pPr>
    </w:p>
    <w:p w14:paraId="57F81B4A" w14:textId="77567928" w:rsidR="00672422" w:rsidRPr="00F758B3" w:rsidRDefault="00EC0BC2" w:rsidP="00F758B3">
      <w:pPr>
        <w:spacing w:line="360" w:lineRule="auto"/>
        <w:contextualSpacing/>
        <w:jc w:val="both"/>
        <w:rPr>
          <w:rFonts w:ascii="Times" w:hAnsi="Times" w:cs="Times New Roman"/>
          <w:b/>
          <w:sz w:val="22"/>
          <w:szCs w:val="22"/>
          <w:lang w:val="en-GB"/>
          <w:rPrChange w:id="1" w:author="Chara Katiri" w:date="2015-05-12T13:05:00Z">
            <w:rPr>
              <w:rFonts w:ascii="Times" w:hAnsi="Times" w:cs="Times New Roman"/>
              <w:b/>
              <w:sz w:val="22"/>
              <w:szCs w:val="22"/>
              <w:lang w:val="en-GB"/>
            </w:rPr>
          </w:rPrChange>
        </w:rPr>
        <w:pPrChange w:id="2" w:author="Chara Katiri" w:date="2015-05-12T13:05:00Z">
          <w:pPr>
            <w:spacing w:line="360" w:lineRule="auto"/>
            <w:contextualSpacing/>
            <w:jc w:val="center"/>
          </w:pPr>
        </w:pPrChange>
      </w:pPr>
      <w:r w:rsidRPr="00F758B3">
        <w:rPr>
          <w:rFonts w:ascii="Times" w:hAnsi="Times" w:cs="Times New Roman"/>
          <w:b/>
          <w:sz w:val="22"/>
          <w:szCs w:val="22"/>
          <w:lang w:val="en-GB"/>
          <w:rPrChange w:id="3" w:author="Chara Katiri" w:date="2015-05-12T13:05:00Z">
            <w:rPr>
              <w:rFonts w:ascii="Times" w:hAnsi="Times" w:cs="Times New Roman"/>
              <w:b/>
              <w:sz w:val="22"/>
              <w:szCs w:val="22"/>
              <w:lang w:val="en-GB"/>
            </w:rPr>
          </w:rPrChange>
        </w:rPr>
        <w:t>UNIVERSITY</w:t>
      </w:r>
      <w:r w:rsidR="00672422" w:rsidRPr="00F758B3">
        <w:rPr>
          <w:rFonts w:ascii="Times" w:hAnsi="Times" w:cs="Times New Roman"/>
          <w:b/>
          <w:sz w:val="22"/>
          <w:szCs w:val="22"/>
          <w:lang w:val="en-GB"/>
          <w:rPrChange w:id="4" w:author="Chara Katiri" w:date="2015-05-12T13:05:00Z">
            <w:rPr>
              <w:rFonts w:ascii="Times" w:hAnsi="Times" w:cs="Times New Roman"/>
              <w:b/>
              <w:sz w:val="22"/>
              <w:szCs w:val="22"/>
              <w:lang w:val="en-GB"/>
            </w:rPr>
          </w:rPrChange>
        </w:rPr>
        <w:t xml:space="preserve"> OF SURREY</w:t>
      </w:r>
    </w:p>
    <w:p w14:paraId="643BBF1F" w14:textId="77777777" w:rsidR="00672422" w:rsidRPr="00F758B3" w:rsidRDefault="00672422" w:rsidP="00F758B3">
      <w:pPr>
        <w:spacing w:line="360" w:lineRule="auto"/>
        <w:contextualSpacing/>
        <w:jc w:val="both"/>
        <w:rPr>
          <w:rFonts w:ascii="Times" w:eastAsia="Times New Roman" w:hAnsi="Times" w:cs="Times New Roman"/>
          <w:sz w:val="22"/>
          <w:szCs w:val="22"/>
          <w:lang w:val="en-GB"/>
          <w:rPrChange w:id="5" w:author="Chara Katiri" w:date="2015-05-12T13:05:00Z">
            <w:rPr>
              <w:rFonts w:ascii="Times" w:eastAsia="Times New Roman" w:hAnsi="Times" w:cs="Times New Roman"/>
              <w:sz w:val="22"/>
              <w:szCs w:val="22"/>
              <w:lang w:val="en-GB"/>
            </w:rPr>
          </w:rPrChange>
        </w:rPr>
        <w:pPrChange w:id="6" w:author="Chara Katiri" w:date="2015-05-12T13:05:00Z">
          <w:pPr>
            <w:spacing w:line="360" w:lineRule="auto"/>
            <w:contextualSpacing/>
            <w:jc w:val="center"/>
          </w:pPr>
        </w:pPrChange>
      </w:pPr>
    </w:p>
    <w:p w14:paraId="631FEEE9" w14:textId="77777777" w:rsidR="00672422" w:rsidRPr="00F758B3" w:rsidRDefault="00672422" w:rsidP="00F758B3">
      <w:pPr>
        <w:spacing w:line="360" w:lineRule="auto"/>
        <w:contextualSpacing/>
        <w:jc w:val="both"/>
        <w:rPr>
          <w:rFonts w:ascii="Times" w:hAnsi="Times" w:cs="Times New Roman"/>
          <w:b/>
          <w:sz w:val="22"/>
          <w:szCs w:val="22"/>
          <w:lang w:val="en-GB"/>
          <w:rPrChange w:id="7" w:author="Chara Katiri" w:date="2015-05-12T13:05:00Z">
            <w:rPr>
              <w:rFonts w:ascii="Times" w:hAnsi="Times" w:cs="Times New Roman"/>
              <w:b/>
              <w:sz w:val="22"/>
              <w:szCs w:val="22"/>
              <w:lang w:val="en-GB"/>
            </w:rPr>
          </w:rPrChange>
        </w:rPr>
        <w:pPrChange w:id="8" w:author="Chara Katiri" w:date="2015-05-12T13:05:00Z">
          <w:pPr>
            <w:spacing w:line="360" w:lineRule="auto"/>
            <w:contextualSpacing/>
            <w:jc w:val="center"/>
          </w:pPr>
        </w:pPrChange>
      </w:pPr>
      <w:r w:rsidRPr="00F758B3">
        <w:rPr>
          <w:rFonts w:ascii="Times" w:hAnsi="Times" w:cs="Times New Roman"/>
          <w:b/>
          <w:bCs/>
          <w:sz w:val="22"/>
          <w:szCs w:val="22"/>
          <w:lang w:val="en-GB"/>
          <w:rPrChange w:id="9" w:author="Chara Katiri" w:date="2015-05-12T13:05:00Z">
            <w:rPr>
              <w:rFonts w:ascii="Times" w:hAnsi="Times" w:cs="Times New Roman"/>
              <w:b/>
              <w:bCs/>
              <w:sz w:val="22"/>
              <w:szCs w:val="22"/>
              <w:lang w:val="en-GB"/>
            </w:rPr>
          </w:rPrChange>
        </w:rPr>
        <w:t>Faculty of Engineering and Physical Sciences</w:t>
      </w:r>
    </w:p>
    <w:p w14:paraId="5B1D5B00" w14:textId="77777777" w:rsidR="00672422" w:rsidRPr="00F758B3" w:rsidRDefault="00672422" w:rsidP="00F758B3">
      <w:pPr>
        <w:spacing w:line="360" w:lineRule="auto"/>
        <w:contextualSpacing/>
        <w:jc w:val="both"/>
        <w:rPr>
          <w:rFonts w:ascii="Times" w:hAnsi="Times" w:cs="Times New Roman"/>
          <w:b/>
          <w:sz w:val="22"/>
          <w:szCs w:val="22"/>
          <w:lang w:val="en-GB"/>
          <w:rPrChange w:id="10" w:author="Chara Katiri" w:date="2015-05-12T13:05:00Z">
            <w:rPr>
              <w:rFonts w:ascii="Times" w:hAnsi="Times" w:cs="Times New Roman"/>
              <w:b/>
              <w:sz w:val="22"/>
              <w:szCs w:val="22"/>
              <w:lang w:val="en-GB"/>
            </w:rPr>
          </w:rPrChange>
        </w:rPr>
        <w:pPrChange w:id="11" w:author="Chara Katiri" w:date="2015-05-12T13:05:00Z">
          <w:pPr>
            <w:spacing w:line="360" w:lineRule="auto"/>
            <w:contextualSpacing/>
            <w:jc w:val="center"/>
          </w:pPr>
        </w:pPrChange>
      </w:pPr>
      <w:r w:rsidRPr="00F758B3">
        <w:rPr>
          <w:rFonts w:ascii="Times" w:hAnsi="Times" w:cs="Times New Roman"/>
          <w:b/>
          <w:bCs/>
          <w:sz w:val="22"/>
          <w:szCs w:val="22"/>
          <w:lang w:val="en-GB"/>
          <w:rPrChange w:id="12" w:author="Chara Katiri" w:date="2015-05-12T13:05:00Z">
            <w:rPr>
              <w:rFonts w:ascii="Times" w:hAnsi="Times" w:cs="Times New Roman"/>
              <w:b/>
              <w:bCs/>
              <w:sz w:val="22"/>
              <w:szCs w:val="22"/>
              <w:lang w:val="en-GB"/>
            </w:rPr>
          </w:rPrChange>
        </w:rPr>
        <w:t>Department of Computing </w:t>
      </w:r>
    </w:p>
    <w:p w14:paraId="10390098" w14:textId="77777777" w:rsidR="00672422" w:rsidRPr="00F758B3" w:rsidRDefault="00672422" w:rsidP="00F758B3">
      <w:pPr>
        <w:spacing w:line="360" w:lineRule="auto"/>
        <w:contextualSpacing/>
        <w:jc w:val="both"/>
        <w:rPr>
          <w:rFonts w:ascii="Times" w:hAnsi="Times" w:cs="Times New Roman"/>
          <w:sz w:val="22"/>
          <w:szCs w:val="22"/>
          <w:lang w:val="en-GB"/>
          <w:rPrChange w:id="13" w:author="Chara Katiri" w:date="2015-05-12T13:05:00Z">
            <w:rPr>
              <w:rFonts w:ascii="Times" w:hAnsi="Times" w:cs="Times New Roman"/>
              <w:sz w:val="22"/>
              <w:szCs w:val="22"/>
              <w:lang w:val="en-GB"/>
            </w:rPr>
          </w:rPrChange>
        </w:rPr>
        <w:pPrChange w:id="14" w:author="Chara Katiri" w:date="2015-05-12T13:05:00Z">
          <w:pPr>
            <w:spacing w:line="360" w:lineRule="auto"/>
            <w:contextualSpacing/>
            <w:jc w:val="center"/>
          </w:pPr>
        </w:pPrChange>
      </w:pPr>
      <w:r w:rsidRPr="00F758B3">
        <w:rPr>
          <w:rFonts w:ascii="Times" w:hAnsi="Times" w:cs="Times New Roman"/>
          <w:sz w:val="22"/>
          <w:szCs w:val="22"/>
          <w:lang w:val="en-GB"/>
          <w:rPrChange w:id="15" w:author="Chara Katiri" w:date="2015-05-12T13:05:00Z">
            <w:rPr>
              <w:rFonts w:ascii="Times" w:hAnsi="Times" w:cs="Times New Roman"/>
              <w:sz w:val="22"/>
              <w:szCs w:val="22"/>
              <w:lang w:val="en-GB"/>
            </w:rPr>
          </w:rPrChange>
        </w:rPr>
        <w:t>BSc Undergraduate Programmes in Computing</w:t>
      </w:r>
    </w:p>
    <w:p w14:paraId="75D888C7" w14:textId="77777777" w:rsidR="00672422" w:rsidRPr="00F758B3" w:rsidRDefault="00672422" w:rsidP="00F758B3">
      <w:pPr>
        <w:spacing w:line="360" w:lineRule="auto"/>
        <w:contextualSpacing/>
        <w:jc w:val="both"/>
        <w:rPr>
          <w:rFonts w:ascii="Times" w:hAnsi="Times" w:cs="Times New Roman"/>
          <w:sz w:val="22"/>
          <w:szCs w:val="22"/>
          <w:lang w:val="en-GB"/>
          <w:rPrChange w:id="16" w:author="Chara Katiri" w:date="2015-05-12T13:05:00Z">
            <w:rPr>
              <w:rFonts w:ascii="Times" w:hAnsi="Times" w:cs="Times New Roman"/>
              <w:sz w:val="22"/>
              <w:szCs w:val="22"/>
              <w:lang w:val="en-GB"/>
            </w:rPr>
          </w:rPrChange>
        </w:rPr>
        <w:pPrChange w:id="17" w:author="Chara Katiri" w:date="2015-05-12T13:05:00Z">
          <w:pPr>
            <w:spacing w:line="360" w:lineRule="auto"/>
            <w:contextualSpacing/>
            <w:jc w:val="center"/>
          </w:pPr>
        </w:pPrChange>
      </w:pPr>
      <w:r w:rsidRPr="00F758B3">
        <w:rPr>
          <w:rFonts w:ascii="Times" w:hAnsi="Times" w:cs="Times New Roman"/>
          <w:sz w:val="22"/>
          <w:szCs w:val="22"/>
          <w:lang w:val="en-GB"/>
          <w:rPrChange w:id="18" w:author="Chara Katiri" w:date="2015-05-12T13:05:00Z">
            <w:rPr>
              <w:rFonts w:ascii="Times" w:hAnsi="Times" w:cs="Times New Roman"/>
              <w:sz w:val="22"/>
              <w:szCs w:val="22"/>
              <w:lang w:val="en-GB"/>
            </w:rPr>
          </w:rPrChange>
        </w:rPr>
        <w:t>Module COM3001: 45 credits</w:t>
      </w:r>
    </w:p>
    <w:p w14:paraId="0F043807" w14:textId="77777777" w:rsidR="00672422" w:rsidRPr="00F758B3" w:rsidRDefault="00672422" w:rsidP="00F758B3">
      <w:pPr>
        <w:spacing w:line="360" w:lineRule="auto"/>
        <w:contextualSpacing/>
        <w:jc w:val="both"/>
        <w:rPr>
          <w:rFonts w:ascii="Times" w:eastAsia="Times New Roman" w:hAnsi="Times" w:cs="Times New Roman"/>
          <w:sz w:val="22"/>
          <w:szCs w:val="22"/>
          <w:lang w:val="en-GB"/>
          <w:rPrChange w:id="19" w:author="Chara Katiri" w:date="2015-05-12T13:05:00Z">
            <w:rPr>
              <w:rFonts w:ascii="Times" w:eastAsia="Times New Roman" w:hAnsi="Times" w:cs="Times New Roman"/>
              <w:sz w:val="22"/>
              <w:szCs w:val="22"/>
              <w:lang w:val="en-GB"/>
            </w:rPr>
          </w:rPrChange>
        </w:rPr>
        <w:pPrChange w:id="20" w:author="Chara Katiri" w:date="2015-05-12T13:05:00Z">
          <w:pPr>
            <w:spacing w:line="360" w:lineRule="auto"/>
            <w:contextualSpacing/>
            <w:jc w:val="center"/>
          </w:pPr>
        </w:pPrChange>
      </w:pPr>
    </w:p>
    <w:p w14:paraId="2FE6103A" w14:textId="77777777" w:rsidR="00672422" w:rsidRPr="00F758B3" w:rsidRDefault="00672422" w:rsidP="00F758B3">
      <w:pPr>
        <w:spacing w:line="360" w:lineRule="auto"/>
        <w:contextualSpacing/>
        <w:jc w:val="both"/>
        <w:rPr>
          <w:rFonts w:ascii="Times" w:hAnsi="Times" w:cs="Times New Roman"/>
          <w:b/>
          <w:sz w:val="22"/>
          <w:szCs w:val="22"/>
          <w:lang w:val="en-GB"/>
          <w:rPrChange w:id="21" w:author="Chara Katiri" w:date="2015-05-12T13:05:00Z">
            <w:rPr>
              <w:rFonts w:ascii="Times" w:hAnsi="Times" w:cs="Times New Roman"/>
              <w:b/>
              <w:sz w:val="22"/>
              <w:szCs w:val="22"/>
              <w:lang w:val="en-GB"/>
            </w:rPr>
          </w:rPrChange>
        </w:rPr>
        <w:pPrChange w:id="22" w:author="Chara Katiri" w:date="2015-05-12T13:05:00Z">
          <w:pPr>
            <w:spacing w:line="360" w:lineRule="auto"/>
            <w:contextualSpacing/>
            <w:jc w:val="center"/>
          </w:pPr>
        </w:pPrChange>
      </w:pPr>
      <w:r w:rsidRPr="00F758B3">
        <w:rPr>
          <w:rFonts w:ascii="Times" w:hAnsi="Times" w:cs="Times New Roman"/>
          <w:b/>
          <w:sz w:val="22"/>
          <w:szCs w:val="22"/>
          <w:lang w:val="en-GB"/>
          <w:rPrChange w:id="23" w:author="Chara Katiri" w:date="2015-05-12T13:05:00Z">
            <w:rPr>
              <w:rFonts w:ascii="Times" w:hAnsi="Times" w:cs="Times New Roman"/>
              <w:b/>
              <w:sz w:val="22"/>
              <w:szCs w:val="22"/>
              <w:lang w:val="en-GB"/>
            </w:rPr>
          </w:rPrChange>
        </w:rPr>
        <w:t>COM3001: Professional Project</w:t>
      </w:r>
    </w:p>
    <w:p w14:paraId="280956F1" w14:textId="77777777" w:rsidR="00672422" w:rsidRPr="00F758B3" w:rsidRDefault="00672422" w:rsidP="00F758B3">
      <w:pPr>
        <w:spacing w:line="360" w:lineRule="auto"/>
        <w:contextualSpacing/>
        <w:jc w:val="both"/>
        <w:rPr>
          <w:rFonts w:ascii="Times" w:hAnsi="Times" w:cs="Times New Roman"/>
          <w:sz w:val="22"/>
          <w:szCs w:val="22"/>
          <w:lang w:val="en-GB"/>
          <w:rPrChange w:id="24" w:author="Chara Katiri" w:date="2015-05-12T13:05:00Z">
            <w:rPr>
              <w:rFonts w:ascii="Times" w:hAnsi="Times" w:cs="Times New Roman"/>
              <w:sz w:val="22"/>
              <w:szCs w:val="22"/>
              <w:lang w:val="en-GB"/>
            </w:rPr>
          </w:rPrChange>
        </w:rPr>
        <w:pPrChange w:id="25" w:author="Chara Katiri" w:date="2015-05-12T13:05:00Z">
          <w:pPr>
            <w:spacing w:line="360" w:lineRule="auto"/>
            <w:contextualSpacing/>
            <w:jc w:val="center"/>
          </w:pPr>
        </w:pPrChange>
      </w:pPr>
      <w:r w:rsidRPr="00F758B3">
        <w:rPr>
          <w:rFonts w:ascii="Times" w:hAnsi="Times" w:cs="Times New Roman"/>
          <w:sz w:val="22"/>
          <w:szCs w:val="22"/>
          <w:lang w:val="en-GB"/>
          <w:rPrChange w:id="26" w:author="Chara Katiri" w:date="2015-05-12T13:05:00Z">
            <w:rPr>
              <w:rFonts w:ascii="Times" w:hAnsi="Times" w:cs="Times New Roman"/>
              <w:sz w:val="22"/>
              <w:szCs w:val="22"/>
              <w:lang w:val="en-GB"/>
            </w:rPr>
          </w:rPrChange>
        </w:rPr>
        <w:t>2014-15</w:t>
      </w:r>
    </w:p>
    <w:p w14:paraId="0959152D" w14:textId="77777777" w:rsidR="00672422" w:rsidRPr="00F758B3" w:rsidRDefault="00672422" w:rsidP="00F758B3">
      <w:pPr>
        <w:spacing w:line="360" w:lineRule="auto"/>
        <w:contextualSpacing/>
        <w:jc w:val="both"/>
        <w:rPr>
          <w:rFonts w:ascii="Times" w:hAnsi="Times" w:cs="Times New Roman"/>
          <w:sz w:val="22"/>
          <w:szCs w:val="22"/>
          <w:lang w:val="en-GB"/>
          <w:rPrChange w:id="27" w:author="Chara Katiri" w:date="2015-05-12T13:05:00Z">
            <w:rPr>
              <w:rFonts w:ascii="Times" w:hAnsi="Times" w:cs="Times New Roman"/>
              <w:sz w:val="22"/>
              <w:szCs w:val="22"/>
              <w:lang w:val="en-GB"/>
            </w:rPr>
          </w:rPrChange>
        </w:rPr>
        <w:pPrChange w:id="28" w:author="Chara Katiri" w:date="2015-05-12T13:05:00Z">
          <w:pPr>
            <w:spacing w:line="360" w:lineRule="auto"/>
            <w:contextualSpacing/>
            <w:jc w:val="center"/>
          </w:pPr>
        </w:pPrChange>
      </w:pPr>
      <w:r w:rsidRPr="00F758B3">
        <w:rPr>
          <w:rFonts w:ascii="Times" w:hAnsi="Times" w:cs="Times New Roman"/>
          <w:sz w:val="22"/>
          <w:szCs w:val="22"/>
          <w:lang w:val="en-GB"/>
          <w:rPrChange w:id="29" w:author="Chara Katiri" w:date="2015-05-12T13:05:00Z">
            <w:rPr>
              <w:rFonts w:ascii="Times" w:hAnsi="Times" w:cs="Times New Roman"/>
              <w:sz w:val="22"/>
              <w:szCs w:val="22"/>
              <w:lang w:val="en-GB"/>
            </w:rPr>
          </w:rPrChange>
        </w:rPr>
        <w:t>FHEQ Level 6 (Year 3)</w:t>
      </w:r>
    </w:p>
    <w:p w14:paraId="398E069C" w14:textId="77777777" w:rsidR="00672422" w:rsidRPr="00F758B3" w:rsidRDefault="00672422" w:rsidP="00F758B3">
      <w:pPr>
        <w:spacing w:line="360" w:lineRule="auto"/>
        <w:contextualSpacing/>
        <w:jc w:val="both"/>
        <w:rPr>
          <w:rFonts w:ascii="Times" w:eastAsiaTheme="majorEastAsia" w:hAnsi="Times" w:cs="Times New Roman"/>
          <w:sz w:val="22"/>
          <w:szCs w:val="22"/>
          <w:lang w:val="en-GB"/>
          <w:rPrChange w:id="30" w:author="Chara Katiri" w:date="2015-05-12T13:05:00Z">
            <w:rPr>
              <w:rFonts w:ascii="Times" w:eastAsiaTheme="majorEastAsia" w:hAnsi="Times" w:cs="Times New Roman"/>
              <w:sz w:val="22"/>
              <w:szCs w:val="22"/>
              <w:lang w:val="en-GB"/>
            </w:rPr>
          </w:rPrChange>
        </w:rPr>
        <w:pPrChange w:id="31" w:author="Chara Katiri" w:date="2015-05-12T13:05:00Z">
          <w:pPr>
            <w:spacing w:line="360" w:lineRule="auto"/>
            <w:contextualSpacing/>
            <w:jc w:val="center"/>
          </w:pPr>
        </w:pPrChange>
      </w:pPr>
    </w:p>
    <w:p w14:paraId="18A06F68" w14:textId="77777777" w:rsidR="00672422" w:rsidRPr="00F758B3" w:rsidRDefault="00672422" w:rsidP="00F758B3">
      <w:pPr>
        <w:spacing w:line="360" w:lineRule="auto"/>
        <w:contextualSpacing/>
        <w:jc w:val="both"/>
        <w:rPr>
          <w:rFonts w:ascii="Times" w:hAnsi="Times" w:cs="Times New Roman"/>
          <w:sz w:val="22"/>
          <w:szCs w:val="22"/>
          <w:lang w:val="en-GB"/>
          <w:rPrChange w:id="32" w:author="Chara Katiri" w:date="2015-05-12T13:05:00Z">
            <w:rPr>
              <w:rFonts w:ascii="Times" w:hAnsi="Times" w:cs="Times New Roman"/>
              <w:sz w:val="22"/>
              <w:szCs w:val="22"/>
              <w:lang w:val="en-GB"/>
            </w:rPr>
          </w:rPrChange>
        </w:rPr>
        <w:pPrChange w:id="33" w:author="Chara Katiri" w:date="2015-05-12T13:05:00Z">
          <w:pPr>
            <w:spacing w:line="360" w:lineRule="auto"/>
            <w:contextualSpacing/>
            <w:jc w:val="center"/>
          </w:pPr>
        </w:pPrChange>
      </w:pPr>
      <w:r w:rsidRPr="00F758B3">
        <w:rPr>
          <w:rFonts w:ascii="Times" w:hAnsi="Times" w:cs="Times New Roman"/>
          <w:sz w:val="22"/>
          <w:szCs w:val="22"/>
          <w:lang w:val="en-GB"/>
          <w:rPrChange w:id="34" w:author="Chara Katiri" w:date="2015-05-12T13:05:00Z">
            <w:rPr>
              <w:rFonts w:ascii="Times" w:hAnsi="Times" w:cs="Times New Roman"/>
              <w:sz w:val="22"/>
              <w:szCs w:val="22"/>
              <w:lang w:val="en-GB"/>
            </w:rPr>
          </w:rPrChange>
        </w:rPr>
        <w:t xml:space="preserve">Student: </w:t>
      </w:r>
      <w:r w:rsidRPr="00F758B3">
        <w:rPr>
          <w:rFonts w:ascii="Times" w:hAnsi="Times" w:cs="Times New Roman"/>
          <w:b/>
          <w:sz w:val="22"/>
          <w:szCs w:val="22"/>
          <w:lang w:val="en-GB"/>
          <w:rPrChange w:id="35" w:author="Chara Katiri" w:date="2015-05-12T13:05:00Z">
            <w:rPr>
              <w:rFonts w:ascii="Times" w:hAnsi="Times" w:cs="Times New Roman"/>
              <w:b/>
              <w:sz w:val="22"/>
              <w:szCs w:val="22"/>
              <w:lang w:val="en-GB"/>
            </w:rPr>
          </w:rPrChange>
        </w:rPr>
        <w:t>Chara Katiri</w:t>
      </w:r>
    </w:p>
    <w:p w14:paraId="5DDEAF5D" w14:textId="77777777" w:rsidR="00672422" w:rsidRPr="00F758B3" w:rsidRDefault="00672422" w:rsidP="00F758B3">
      <w:pPr>
        <w:spacing w:line="360" w:lineRule="auto"/>
        <w:contextualSpacing/>
        <w:jc w:val="both"/>
        <w:rPr>
          <w:rFonts w:ascii="Times" w:hAnsi="Times" w:cs="Times New Roman"/>
          <w:sz w:val="22"/>
          <w:szCs w:val="22"/>
          <w:lang w:val="en-GB"/>
          <w:rPrChange w:id="36" w:author="Chara Katiri" w:date="2015-05-12T13:05:00Z">
            <w:rPr>
              <w:rFonts w:ascii="Times" w:hAnsi="Times" w:cs="Times New Roman"/>
              <w:sz w:val="22"/>
              <w:szCs w:val="22"/>
              <w:lang w:val="en-GB"/>
            </w:rPr>
          </w:rPrChange>
        </w:rPr>
        <w:pPrChange w:id="37" w:author="Chara Katiri" w:date="2015-05-12T13:05:00Z">
          <w:pPr>
            <w:spacing w:line="360" w:lineRule="auto"/>
            <w:contextualSpacing/>
            <w:jc w:val="center"/>
          </w:pPr>
        </w:pPrChange>
      </w:pPr>
      <w:r w:rsidRPr="00F758B3">
        <w:rPr>
          <w:rFonts w:ascii="Times" w:hAnsi="Times" w:cs="Times New Roman"/>
          <w:sz w:val="22"/>
          <w:szCs w:val="22"/>
          <w:lang w:val="en-GB"/>
          <w:rPrChange w:id="38" w:author="Chara Katiri" w:date="2015-05-12T13:05:00Z">
            <w:rPr>
              <w:rFonts w:ascii="Times" w:hAnsi="Times" w:cs="Times New Roman"/>
              <w:sz w:val="22"/>
              <w:szCs w:val="22"/>
              <w:lang w:val="en-GB"/>
            </w:rPr>
          </w:rPrChange>
        </w:rPr>
        <w:t xml:space="preserve">Email: </w:t>
      </w:r>
      <w:r w:rsidR="00302475" w:rsidRPr="00F758B3">
        <w:rPr>
          <w:rFonts w:ascii="Times" w:hAnsi="Times" w:cs="Times New Roman"/>
          <w:sz w:val="22"/>
          <w:szCs w:val="22"/>
          <w:rPrChange w:id="39" w:author="Chara Katiri" w:date="2015-05-12T13:05:00Z">
            <w:rPr>
              <w:rFonts w:ascii="Times" w:hAnsi="Times" w:cs="Times New Roman"/>
              <w:sz w:val="22"/>
              <w:szCs w:val="22"/>
            </w:rPr>
          </w:rPrChange>
        </w:rPr>
        <w:fldChar w:fldCharType="begin"/>
      </w:r>
      <w:r w:rsidR="00302475" w:rsidRPr="00F758B3">
        <w:rPr>
          <w:rFonts w:ascii="Times" w:hAnsi="Times" w:cs="Times New Roman"/>
          <w:sz w:val="22"/>
          <w:szCs w:val="22"/>
          <w:rPrChange w:id="40" w:author="Chara Katiri" w:date="2015-05-12T13:05:00Z">
            <w:rPr/>
          </w:rPrChange>
        </w:rPr>
        <w:instrText xml:space="preserve"> HYPERLINK "mailto:ck00113@surrey.ac.uk" </w:instrText>
      </w:r>
      <w:r w:rsidR="00302475" w:rsidRPr="00F758B3">
        <w:rPr>
          <w:rFonts w:ascii="Times" w:hAnsi="Times" w:cs="Times New Roman"/>
          <w:sz w:val="22"/>
          <w:szCs w:val="22"/>
          <w:rPrChange w:id="41" w:author="Chara Katiri" w:date="2015-05-12T13:05:00Z">
            <w:rPr>
              <w:rFonts w:ascii="Times" w:hAnsi="Times" w:cs="Times New Roman"/>
              <w:sz w:val="22"/>
              <w:szCs w:val="22"/>
            </w:rPr>
          </w:rPrChange>
        </w:rPr>
        <w:fldChar w:fldCharType="separate"/>
      </w:r>
      <w:r w:rsidRPr="00F758B3">
        <w:rPr>
          <w:rFonts w:ascii="Times" w:hAnsi="Times" w:cs="Times New Roman"/>
          <w:sz w:val="22"/>
          <w:szCs w:val="22"/>
          <w:rPrChange w:id="42" w:author="Chara Katiri" w:date="2015-05-12T13:05:00Z">
            <w:rPr>
              <w:rFonts w:ascii="Times" w:hAnsi="Times" w:cs="Times New Roman"/>
              <w:sz w:val="22"/>
              <w:szCs w:val="22"/>
            </w:rPr>
          </w:rPrChange>
        </w:rPr>
        <w:t>ck00113@surrey.ac.uk</w:t>
      </w:r>
      <w:r w:rsidR="00302475" w:rsidRPr="00F758B3">
        <w:rPr>
          <w:rFonts w:ascii="Times" w:hAnsi="Times" w:cs="Times New Roman"/>
          <w:sz w:val="22"/>
          <w:szCs w:val="22"/>
          <w:rPrChange w:id="43" w:author="Chara Katiri" w:date="2015-05-12T13:05:00Z">
            <w:rPr>
              <w:rFonts w:ascii="Times" w:hAnsi="Times" w:cs="Times New Roman"/>
              <w:sz w:val="22"/>
              <w:szCs w:val="22"/>
            </w:rPr>
          </w:rPrChange>
        </w:rPr>
        <w:fldChar w:fldCharType="end"/>
      </w:r>
    </w:p>
    <w:p w14:paraId="42FA60AC" w14:textId="77777777" w:rsidR="00672422" w:rsidRPr="00F758B3" w:rsidRDefault="00672422" w:rsidP="00F758B3">
      <w:pPr>
        <w:spacing w:line="360" w:lineRule="auto"/>
        <w:contextualSpacing/>
        <w:jc w:val="both"/>
        <w:rPr>
          <w:rFonts w:ascii="Times" w:hAnsi="Times" w:cs="Times New Roman"/>
          <w:sz w:val="22"/>
          <w:szCs w:val="22"/>
          <w:lang w:val="en-GB"/>
          <w:rPrChange w:id="44" w:author="Chara Katiri" w:date="2015-05-12T13:05:00Z">
            <w:rPr>
              <w:rFonts w:ascii="Times" w:hAnsi="Times" w:cs="Times New Roman"/>
              <w:sz w:val="22"/>
              <w:szCs w:val="22"/>
              <w:lang w:val="en-GB"/>
            </w:rPr>
          </w:rPrChange>
        </w:rPr>
        <w:pPrChange w:id="45" w:author="Chara Katiri" w:date="2015-05-12T13:05:00Z">
          <w:pPr>
            <w:spacing w:line="360" w:lineRule="auto"/>
            <w:contextualSpacing/>
            <w:jc w:val="center"/>
          </w:pPr>
        </w:pPrChange>
      </w:pPr>
      <w:r w:rsidRPr="00F758B3">
        <w:rPr>
          <w:rFonts w:ascii="Times" w:hAnsi="Times" w:cs="Times New Roman"/>
          <w:sz w:val="22"/>
          <w:szCs w:val="22"/>
          <w:lang w:val="en-GB"/>
          <w:rPrChange w:id="46" w:author="Chara Katiri" w:date="2015-05-12T13:05:00Z">
            <w:rPr>
              <w:rFonts w:ascii="Times" w:hAnsi="Times" w:cs="Times New Roman"/>
              <w:sz w:val="22"/>
              <w:szCs w:val="22"/>
              <w:lang w:val="en-GB"/>
            </w:rPr>
          </w:rPrChange>
        </w:rPr>
        <w:t>URN: 6166668</w:t>
      </w:r>
    </w:p>
    <w:p w14:paraId="4103BC98" w14:textId="292FFEFD" w:rsidR="009E462F" w:rsidRPr="00F758B3" w:rsidRDefault="0075009D" w:rsidP="00F758B3">
      <w:pPr>
        <w:spacing w:line="360" w:lineRule="auto"/>
        <w:contextualSpacing/>
        <w:jc w:val="both"/>
        <w:rPr>
          <w:rFonts w:ascii="Times" w:hAnsi="Times" w:cs="Times New Roman"/>
          <w:bCs/>
          <w:sz w:val="22"/>
          <w:szCs w:val="22"/>
          <w:lang w:val="en-GB"/>
          <w:rPrChange w:id="47" w:author="Chara Katiri" w:date="2015-05-12T13:05:00Z">
            <w:rPr>
              <w:rFonts w:ascii="Times" w:hAnsi="Times" w:cs="Times New Roman"/>
              <w:bCs/>
              <w:sz w:val="22"/>
              <w:szCs w:val="22"/>
              <w:lang w:val="en-GB"/>
            </w:rPr>
          </w:rPrChange>
        </w:rPr>
        <w:pPrChange w:id="48" w:author="Chara Katiri" w:date="2015-05-12T13:05:00Z">
          <w:pPr>
            <w:spacing w:line="360" w:lineRule="auto"/>
            <w:contextualSpacing/>
            <w:jc w:val="both"/>
          </w:pPr>
        </w:pPrChange>
      </w:pPr>
      <w:r w:rsidRPr="00F758B3">
        <w:rPr>
          <w:rFonts w:ascii="Times" w:hAnsi="Times" w:cs="Times New Roman"/>
          <w:bCs/>
          <w:sz w:val="22"/>
          <w:szCs w:val="22"/>
          <w:lang w:val="en-GB"/>
          <w:rPrChange w:id="49" w:author="Chara Katiri" w:date="2015-05-12T13:05:00Z">
            <w:rPr>
              <w:rFonts w:ascii="Times" w:hAnsi="Times" w:cs="Times New Roman"/>
              <w:bCs/>
              <w:sz w:val="22"/>
              <w:szCs w:val="22"/>
              <w:lang w:val="en-GB"/>
            </w:rPr>
          </w:rPrChange>
        </w:rPr>
        <w:br w:type="page"/>
      </w:r>
      <w:r w:rsidR="009E462F" w:rsidRPr="00F758B3">
        <w:rPr>
          <w:rFonts w:ascii="Times" w:hAnsi="Times" w:cs="Times New Roman"/>
          <w:b/>
          <w:sz w:val="22"/>
          <w:szCs w:val="22"/>
          <w:rPrChange w:id="50" w:author="Chara Katiri" w:date="2015-05-12T13:05:00Z">
            <w:rPr>
              <w:rFonts w:ascii="Times" w:hAnsi="Times" w:cs="Times New Roman"/>
              <w:b/>
              <w:sz w:val="22"/>
              <w:szCs w:val="22"/>
            </w:rPr>
          </w:rPrChange>
        </w:rPr>
        <w:lastRenderedPageBreak/>
        <w:t>Document Control</w:t>
      </w:r>
    </w:p>
    <w:p w14:paraId="4766F5AD" w14:textId="77777777" w:rsidR="009E462F" w:rsidRPr="00F758B3" w:rsidRDefault="009E462F" w:rsidP="00F758B3">
      <w:pPr>
        <w:spacing w:line="360" w:lineRule="auto"/>
        <w:contextualSpacing/>
        <w:jc w:val="both"/>
        <w:rPr>
          <w:rFonts w:ascii="Times" w:hAnsi="Times" w:cs="Times New Roman"/>
          <w:sz w:val="22"/>
          <w:szCs w:val="22"/>
          <w:rPrChange w:id="51" w:author="Chara Katiri" w:date="2015-05-12T13:05:00Z">
            <w:rPr>
              <w:rFonts w:ascii="Times" w:hAnsi="Times" w:cs="Times New Roman"/>
              <w:sz w:val="22"/>
              <w:szCs w:val="22"/>
            </w:rPr>
          </w:rPrChange>
        </w:rPr>
        <w:pPrChange w:id="52" w:author="Chara Katiri" w:date="2015-05-12T13:05:00Z">
          <w:pPr>
            <w:spacing w:line="360" w:lineRule="auto"/>
            <w:contextualSpacing/>
            <w:jc w:val="both"/>
          </w:pPr>
        </w:pPrChange>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F758B3"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F758B3" w:rsidRDefault="009E462F" w:rsidP="00F758B3">
            <w:pPr>
              <w:pStyle w:val="TableHeadingRow"/>
              <w:spacing w:line="360" w:lineRule="auto"/>
              <w:ind w:right="-401"/>
              <w:contextualSpacing/>
              <w:jc w:val="both"/>
              <w:rPr>
                <w:rFonts w:ascii="Times" w:hAnsi="Times"/>
                <w:color w:val="FFFFFF" w:themeColor="background1"/>
                <w:szCs w:val="22"/>
                <w:rPrChange w:id="53" w:author="Chara Katiri" w:date="2015-05-12T13:05:00Z">
                  <w:rPr>
                    <w:rFonts w:ascii="Times" w:hAnsi="Times"/>
                    <w:color w:val="FFFFFF" w:themeColor="background1"/>
                    <w:szCs w:val="22"/>
                  </w:rPr>
                </w:rPrChange>
              </w:rPr>
              <w:pPrChange w:id="54" w:author="Chara Katiri" w:date="2015-05-12T13:05:00Z">
                <w:pPr>
                  <w:pStyle w:val="TableHeadingRow"/>
                  <w:spacing w:line="360" w:lineRule="auto"/>
                  <w:ind w:right="-401"/>
                  <w:contextualSpacing/>
                  <w:jc w:val="both"/>
                </w:pPr>
              </w:pPrChange>
            </w:pPr>
            <w:r w:rsidRPr="00F758B3">
              <w:rPr>
                <w:rFonts w:ascii="Times" w:hAnsi="Times"/>
                <w:color w:val="FFFFFF" w:themeColor="background1"/>
                <w:szCs w:val="22"/>
                <w:rPrChange w:id="55" w:author="Chara Katiri" w:date="2015-05-12T13:05:00Z">
                  <w:rPr>
                    <w:rFonts w:ascii="Times" w:hAnsi="Times"/>
                    <w:color w:val="FFFFFF" w:themeColor="background1"/>
                    <w:szCs w:val="22"/>
                  </w:rPr>
                </w:rPrChange>
              </w:rPr>
              <w:t>Version History</w:t>
            </w:r>
          </w:p>
        </w:tc>
      </w:tr>
      <w:tr w:rsidR="009E462F" w:rsidRPr="00F758B3"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F758B3" w:rsidRDefault="009E462F" w:rsidP="00F758B3">
            <w:pPr>
              <w:pStyle w:val="TableHeadingRow"/>
              <w:spacing w:line="360" w:lineRule="auto"/>
              <w:contextualSpacing/>
              <w:jc w:val="both"/>
              <w:rPr>
                <w:rFonts w:ascii="Times" w:hAnsi="Times"/>
                <w:szCs w:val="22"/>
                <w:rPrChange w:id="56" w:author="Chara Katiri" w:date="2015-05-12T13:05:00Z">
                  <w:rPr>
                    <w:rFonts w:ascii="Times" w:hAnsi="Times"/>
                    <w:szCs w:val="22"/>
                  </w:rPr>
                </w:rPrChange>
              </w:rPr>
              <w:pPrChange w:id="57" w:author="Chara Katiri" w:date="2015-05-12T13:05:00Z">
                <w:pPr>
                  <w:pStyle w:val="TableHeadingRow"/>
                  <w:spacing w:line="360" w:lineRule="auto"/>
                  <w:contextualSpacing/>
                  <w:jc w:val="both"/>
                </w:pPr>
              </w:pPrChange>
            </w:pPr>
            <w:r w:rsidRPr="00F758B3">
              <w:rPr>
                <w:rFonts w:ascii="Times" w:hAnsi="Times"/>
                <w:szCs w:val="22"/>
                <w:rPrChange w:id="58" w:author="Chara Katiri" w:date="2015-05-12T13:05:00Z">
                  <w:rPr>
                    <w:rFonts w:ascii="Times" w:hAnsi="Times"/>
                    <w:szCs w:val="22"/>
                  </w:rPr>
                </w:rPrChange>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F758B3" w:rsidRDefault="009E462F" w:rsidP="00F758B3">
            <w:pPr>
              <w:pStyle w:val="TableHeadingRow"/>
              <w:spacing w:line="360" w:lineRule="auto"/>
              <w:contextualSpacing/>
              <w:jc w:val="both"/>
              <w:rPr>
                <w:rFonts w:ascii="Times" w:hAnsi="Times"/>
                <w:szCs w:val="22"/>
                <w:rPrChange w:id="59" w:author="Chara Katiri" w:date="2015-05-12T13:05:00Z">
                  <w:rPr>
                    <w:rFonts w:ascii="Times" w:hAnsi="Times"/>
                    <w:szCs w:val="22"/>
                  </w:rPr>
                </w:rPrChange>
              </w:rPr>
              <w:pPrChange w:id="60" w:author="Chara Katiri" w:date="2015-05-12T13:05:00Z">
                <w:pPr>
                  <w:pStyle w:val="TableHeadingRow"/>
                  <w:spacing w:line="360" w:lineRule="auto"/>
                  <w:contextualSpacing/>
                  <w:jc w:val="both"/>
                </w:pPr>
              </w:pPrChange>
            </w:pPr>
            <w:r w:rsidRPr="00F758B3">
              <w:rPr>
                <w:rFonts w:ascii="Times" w:hAnsi="Times"/>
                <w:szCs w:val="22"/>
                <w:rPrChange w:id="61" w:author="Chara Katiri" w:date="2015-05-12T13:05:00Z">
                  <w:rPr>
                    <w:rFonts w:ascii="Times" w:hAnsi="Times"/>
                    <w:szCs w:val="22"/>
                  </w:rPr>
                </w:rPrChange>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F758B3" w:rsidRDefault="009E462F" w:rsidP="00F758B3">
            <w:pPr>
              <w:pStyle w:val="TableHeadingRow"/>
              <w:spacing w:line="360" w:lineRule="auto"/>
              <w:contextualSpacing/>
              <w:jc w:val="both"/>
              <w:rPr>
                <w:rFonts w:ascii="Times" w:hAnsi="Times"/>
                <w:szCs w:val="22"/>
                <w:rPrChange w:id="62" w:author="Chara Katiri" w:date="2015-05-12T13:05:00Z">
                  <w:rPr>
                    <w:rFonts w:ascii="Times" w:hAnsi="Times"/>
                    <w:szCs w:val="22"/>
                  </w:rPr>
                </w:rPrChange>
              </w:rPr>
              <w:pPrChange w:id="63" w:author="Chara Katiri" w:date="2015-05-12T13:05:00Z">
                <w:pPr>
                  <w:pStyle w:val="TableHeadingRow"/>
                  <w:spacing w:line="360" w:lineRule="auto"/>
                  <w:contextualSpacing/>
                  <w:jc w:val="both"/>
                </w:pPr>
              </w:pPrChange>
            </w:pPr>
            <w:r w:rsidRPr="00F758B3">
              <w:rPr>
                <w:rFonts w:ascii="Times" w:hAnsi="Times"/>
                <w:szCs w:val="22"/>
                <w:rPrChange w:id="64" w:author="Chara Katiri" w:date="2015-05-12T13:05:00Z">
                  <w:rPr>
                    <w:rFonts w:ascii="Times" w:hAnsi="Times"/>
                    <w:szCs w:val="22"/>
                  </w:rPr>
                </w:rPrChange>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F758B3" w:rsidRDefault="009E462F" w:rsidP="00F758B3">
            <w:pPr>
              <w:pStyle w:val="TableHeadingRow"/>
              <w:spacing w:line="360" w:lineRule="auto"/>
              <w:contextualSpacing/>
              <w:jc w:val="both"/>
              <w:rPr>
                <w:rFonts w:ascii="Times" w:hAnsi="Times"/>
                <w:szCs w:val="22"/>
                <w:rPrChange w:id="65" w:author="Chara Katiri" w:date="2015-05-12T13:05:00Z">
                  <w:rPr>
                    <w:rFonts w:ascii="Times" w:hAnsi="Times"/>
                    <w:szCs w:val="22"/>
                  </w:rPr>
                </w:rPrChange>
              </w:rPr>
              <w:pPrChange w:id="66" w:author="Chara Katiri" w:date="2015-05-12T13:05:00Z">
                <w:pPr>
                  <w:pStyle w:val="TableHeadingRow"/>
                  <w:spacing w:line="360" w:lineRule="auto"/>
                  <w:contextualSpacing/>
                  <w:jc w:val="both"/>
                </w:pPr>
              </w:pPrChange>
            </w:pPr>
            <w:r w:rsidRPr="00F758B3">
              <w:rPr>
                <w:rFonts w:ascii="Times" w:hAnsi="Times"/>
                <w:szCs w:val="22"/>
                <w:rPrChange w:id="67" w:author="Chara Katiri" w:date="2015-05-12T13:05:00Z">
                  <w:rPr>
                    <w:rFonts w:ascii="Times" w:hAnsi="Times"/>
                    <w:szCs w:val="22"/>
                  </w:rPr>
                </w:rPrChange>
              </w:rPr>
              <w:t>Issued By</w:t>
            </w:r>
          </w:p>
        </w:tc>
      </w:tr>
      <w:tr w:rsidR="009E462F" w:rsidRPr="00F758B3"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F758B3" w:rsidRDefault="009E462F" w:rsidP="00F758B3">
            <w:pPr>
              <w:pStyle w:val="TableCellBody"/>
              <w:spacing w:line="360" w:lineRule="auto"/>
              <w:contextualSpacing/>
              <w:jc w:val="both"/>
              <w:rPr>
                <w:rFonts w:ascii="Times" w:hAnsi="Times"/>
                <w:color w:val="auto"/>
                <w:sz w:val="22"/>
                <w:rPrChange w:id="68" w:author="Chara Katiri" w:date="2015-05-12T13:05:00Z">
                  <w:rPr>
                    <w:rFonts w:ascii="Times" w:hAnsi="Times"/>
                    <w:color w:val="auto"/>
                    <w:sz w:val="22"/>
                  </w:rPr>
                </w:rPrChange>
              </w:rPr>
              <w:pPrChange w:id="69" w:author="Chara Katiri" w:date="2015-05-12T13:05:00Z">
                <w:pPr>
                  <w:pStyle w:val="TableCellBody"/>
                  <w:spacing w:line="360" w:lineRule="auto"/>
                  <w:contextualSpacing/>
                  <w:jc w:val="both"/>
                </w:pPr>
              </w:pPrChange>
            </w:pPr>
            <w:r w:rsidRPr="00F758B3">
              <w:rPr>
                <w:rFonts w:ascii="Times" w:hAnsi="Times"/>
                <w:color w:val="auto"/>
                <w:sz w:val="22"/>
                <w:rPrChange w:id="70" w:author="Chara Katiri" w:date="2015-05-12T13:05:00Z">
                  <w:rPr>
                    <w:rFonts w:ascii="Times" w:hAnsi="Times"/>
                    <w:color w:val="auto"/>
                    <w:sz w:val="22"/>
                  </w:rPr>
                </w:rPrChange>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F758B3" w:rsidRDefault="009E462F" w:rsidP="00F758B3">
            <w:pPr>
              <w:pStyle w:val="TableCellBody"/>
              <w:spacing w:line="360" w:lineRule="auto"/>
              <w:contextualSpacing/>
              <w:jc w:val="both"/>
              <w:rPr>
                <w:rFonts w:ascii="Times" w:hAnsi="Times"/>
                <w:color w:val="auto"/>
                <w:sz w:val="22"/>
                <w:rPrChange w:id="71" w:author="Chara Katiri" w:date="2015-05-12T13:05:00Z">
                  <w:rPr>
                    <w:rFonts w:ascii="Times" w:hAnsi="Times"/>
                    <w:color w:val="auto"/>
                    <w:sz w:val="22"/>
                  </w:rPr>
                </w:rPrChange>
              </w:rPr>
              <w:pPrChange w:id="72" w:author="Chara Katiri" w:date="2015-05-12T13:05:00Z">
                <w:pPr>
                  <w:pStyle w:val="TableCellBody"/>
                  <w:spacing w:line="360" w:lineRule="auto"/>
                  <w:contextualSpacing/>
                  <w:jc w:val="both"/>
                </w:pPr>
              </w:pPrChange>
            </w:pPr>
            <w:r w:rsidRPr="00F758B3">
              <w:rPr>
                <w:rFonts w:ascii="Times" w:hAnsi="Times"/>
                <w:color w:val="auto"/>
                <w:sz w:val="22"/>
                <w:rPrChange w:id="73" w:author="Chara Katiri" w:date="2015-05-12T13:05:00Z">
                  <w:rPr>
                    <w:rFonts w:ascii="Times" w:hAnsi="Times"/>
                    <w:color w:val="auto"/>
                    <w:sz w:val="22"/>
                  </w:rPr>
                </w:rPrChange>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F758B3" w:rsidRDefault="009E462F" w:rsidP="00F758B3">
            <w:pPr>
              <w:pStyle w:val="TableCellBody"/>
              <w:spacing w:line="360" w:lineRule="auto"/>
              <w:contextualSpacing/>
              <w:jc w:val="both"/>
              <w:rPr>
                <w:rFonts w:ascii="Times" w:hAnsi="Times"/>
                <w:color w:val="auto"/>
                <w:sz w:val="22"/>
                <w:rPrChange w:id="74" w:author="Chara Katiri" w:date="2015-05-12T13:05:00Z">
                  <w:rPr>
                    <w:rFonts w:ascii="Times" w:hAnsi="Times"/>
                    <w:color w:val="auto"/>
                    <w:sz w:val="22"/>
                  </w:rPr>
                </w:rPrChange>
              </w:rPr>
              <w:pPrChange w:id="75" w:author="Chara Katiri" w:date="2015-05-12T13:05:00Z">
                <w:pPr>
                  <w:pStyle w:val="TableCellBody"/>
                  <w:spacing w:line="360" w:lineRule="auto"/>
                  <w:contextualSpacing/>
                  <w:jc w:val="both"/>
                </w:pPr>
              </w:pPrChange>
            </w:pPr>
            <w:r w:rsidRPr="00F758B3">
              <w:rPr>
                <w:rFonts w:ascii="Times" w:hAnsi="Times"/>
                <w:color w:val="auto"/>
                <w:sz w:val="22"/>
                <w:rPrChange w:id="76" w:author="Chara Katiri" w:date="2015-05-12T13:05:00Z">
                  <w:rPr>
                    <w:rFonts w:ascii="Times" w:hAnsi="Times"/>
                    <w:color w:val="auto"/>
                    <w:sz w:val="22"/>
                  </w:rPr>
                </w:rPrChange>
              </w:rPr>
              <w:t>Document setup &amp; contents creation</w:t>
            </w:r>
            <w:r w:rsidR="009E20EB" w:rsidRPr="00F758B3">
              <w:rPr>
                <w:rFonts w:ascii="Times" w:hAnsi="Times"/>
                <w:color w:val="auto"/>
                <w:sz w:val="22"/>
                <w:rPrChange w:id="77" w:author="Chara Katiri" w:date="2015-05-12T13:05: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F758B3" w:rsidRDefault="009E462F" w:rsidP="00F758B3">
            <w:pPr>
              <w:pStyle w:val="TableCellBody"/>
              <w:spacing w:line="360" w:lineRule="auto"/>
              <w:contextualSpacing/>
              <w:jc w:val="both"/>
              <w:rPr>
                <w:rFonts w:ascii="Times" w:hAnsi="Times"/>
                <w:color w:val="auto"/>
                <w:sz w:val="22"/>
                <w:rPrChange w:id="78" w:author="Chara Katiri" w:date="2015-05-12T13:05:00Z">
                  <w:rPr>
                    <w:rFonts w:ascii="Times" w:hAnsi="Times"/>
                    <w:color w:val="auto"/>
                    <w:sz w:val="22"/>
                  </w:rPr>
                </w:rPrChange>
              </w:rPr>
              <w:pPrChange w:id="79" w:author="Chara Katiri" w:date="2015-05-12T13:05:00Z">
                <w:pPr>
                  <w:pStyle w:val="TableCellBody"/>
                  <w:spacing w:line="360" w:lineRule="auto"/>
                  <w:contextualSpacing/>
                  <w:jc w:val="both"/>
                </w:pPr>
              </w:pPrChange>
            </w:pPr>
            <w:r w:rsidRPr="00F758B3">
              <w:rPr>
                <w:rFonts w:ascii="Times" w:hAnsi="Times"/>
                <w:color w:val="auto"/>
                <w:sz w:val="22"/>
                <w:rPrChange w:id="80" w:author="Chara Katiri" w:date="2015-05-12T13:05:00Z">
                  <w:rPr>
                    <w:rFonts w:ascii="Times" w:hAnsi="Times"/>
                    <w:color w:val="auto"/>
                    <w:sz w:val="22"/>
                  </w:rPr>
                </w:rPrChange>
              </w:rPr>
              <w:t>CK</w:t>
            </w:r>
          </w:p>
        </w:tc>
      </w:tr>
      <w:tr w:rsidR="009E462F" w:rsidRPr="00F758B3"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F758B3" w:rsidRDefault="009E462F" w:rsidP="00F758B3">
            <w:pPr>
              <w:pStyle w:val="TableCellBody"/>
              <w:spacing w:line="360" w:lineRule="auto"/>
              <w:contextualSpacing/>
              <w:jc w:val="both"/>
              <w:rPr>
                <w:rFonts w:ascii="Times" w:hAnsi="Times"/>
                <w:color w:val="auto"/>
                <w:sz w:val="22"/>
                <w:rPrChange w:id="81" w:author="Chara Katiri" w:date="2015-05-12T13:05:00Z">
                  <w:rPr>
                    <w:rFonts w:ascii="Times" w:hAnsi="Times"/>
                    <w:color w:val="auto"/>
                    <w:sz w:val="22"/>
                  </w:rPr>
                </w:rPrChange>
              </w:rPr>
              <w:pPrChange w:id="82" w:author="Chara Katiri" w:date="2015-05-12T13:05:00Z">
                <w:pPr>
                  <w:pStyle w:val="TableCellBody"/>
                  <w:spacing w:line="360" w:lineRule="auto"/>
                  <w:contextualSpacing/>
                  <w:jc w:val="both"/>
                </w:pPr>
              </w:pPrChange>
            </w:pPr>
            <w:r w:rsidRPr="00F758B3">
              <w:rPr>
                <w:rFonts w:ascii="Times" w:hAnsi="Times"/>
                <w:color w:val="auto"/>
                <w:sz w:val="22"/>
                <w:rPrChange w:id="83" w:author="Chara Katiri" w:date="2015-05-12T13:05:00Z">
                  <w:rPr>
                    <w:rFonts w:ascii="Times" w:hAnsi="Times"/>
                    <w:color w:val="auto"/>
                    <w:sz w:val="22"/>
                  </w:rPr>
                </w:rPrChange>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F758B3" w:rsidRDefault="009E20EB" w:rsidP="00F758B3">
            <w:pPr>
              <w:pStyle w:val="TableCellBody"/>
              <w:spacing w:line="360" w:lineRule="auto"/>
              <w:contextualSpacing/>
              <w:jc w:val="both"/>
              <w:rPr>
                <w:rFonts w:ascii="Times" w:hAnsi="Times"/>
                <w:color w:val="auto"/>
                <w:sz w:val="22"/>
                <w:rPrChange w:id="84" w:author="Chara Katiri" w:date="2015-05-12T13:05:00Z">
                  <w:rPr>
                    <w:rFonts w:ascii="Times" w:hAnsi="Times"/>
                    <w:color w:val="auto"/>
                    <w:sz w:val="22"/>
                  </w:rPr>
                </w:rPrChange>
              </w:rPr>
              <w:pPrChange w:id="85" w:author="Chara Katiri" w:date="2015-05-12T13:05:00Z">
                <w:pPr>
                  <w:pStyle w:val="TableCellBody"/>
                  <w:spacing w:line="360" w:lineRule="auto"/>
                  <w:contextualSpacing/>
                  <w:jc w:val="both"/>
                </w:pPr>
              </w:pPrChange>
            </w:pPr>
            <w:r w:rsidRPr="00F758B3">
              <w:rPr>
                <w:rFonts w:ascii="Times" w:hAnsi="Times"/>
                <w:color w:val="auto"/>
                <w:sz w:val="22"/>
                <w:rPrChange w:id="86" w:author="Chara Katiri" w:date="2015-05-12T13:05:00Z">
                  <w:rPr>
                    <w:rFonts w:ascii="Times" w:hAnsi="Times"/>
                    <w:color w:val="auto"/>
                    <w:sz w:val="22"/>
                  </w:rPr>
                </w:rPrChange>
              </w:rPr>
              <w:t xml:space="preserve">30.10.2014 </w:t>
            </w:r>
            <w:r w:rsidR="000F5FFB" w:rsidRPr="00F758B3">
              <w:rPr>
                <w:rFonts w:ascii="Times" w:hAnsi="Times"/>
                <w:color w:val="auto"/>
                <w:sz w:val="22"/>
                <w:rPrChange w:id="87" w:author="Chara Katiri" w:date="2015-05-12T13:05:00Z">
                  <w:rPr>
                    <w:rFonts w:ascii="Times" w:hAnsi="Times"/>
                    <w:color w:val="auto"/>
                    <w:sz w:val="22"/>
                  </w:rPr>
                </w:rPrChange>
              </w:rPr>
              <w:t>-</w:t>
            </w:r>
            <w:r w:rsidR="009E462F" w:rsidRPr="00F758B3">
              <w:rPr>
                <w:rFonts w:ascii="Times" w:hAnsi="Times"/>
                <w:color w:val="auto"/>
                <w:sz w:val="22"/>
                <w:rPrChange w:id="88" w:author="Chara Katiri" w:date="2015-05-12T13:05:00Z">
                  <w:rPr>
                    <w:rFonts w:ascii="Times" w:hAnsi="Times"/>
                    <w:color w:val="auto"/>
                    <w:sz w:val="22"/>
                  </w:rPr>
                </w:rPrChange>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F758B3" w:rsidRDefault="009E20EB" w:rsidP="00F758B3">
            <w:pPr>
              <w:pStyle w:val="TableCellBody"/>
              <w:spacing w:line="360" w:lineRule="auto"/>
              <w:contextualSpacing/>
              <w:jc w:val="both"/>
              <w:rPr>
                <w:rFonts w:ascii="Times" w:hAnsi="Times"/>
                <w:color w:val="auto"/>
                <w:sz w:val="22"/>
                <w:rPrChange w:id="89" w:author="Chara Katiri" w:date="2015-05-12T13:05:00Z">
                  <w:rPr>
                    <w:rFonts w:ascii="Times" w:hAnsi="Times"/>
                    <w:color w:val="auto"/>
                    <w:sz w:val="22"/>
                  </w:rPr>
                </w:rPrChange>
              </w:rPr>
              <w:pPrChange w:id="90" w:author="Chara Katiri" w:date="2015-05-12T13:05:00Z">
                <w:pPr>
                  <w:pStyle w:val="TableCellBody"/>
                  <w:spacing w:line="360" w:lineRule="auto"/>
                  <w:contextualSpacing/>
                  <w:jc w:val="both"/>
                </w:pPr>
              </w:pPrChange>
            </w:pPr>
            <w:r w:rsidRPr="00F758B3">
              <w:rPr>
                <w:rFonts w:ascii="Times" w:hAnsi="Times"/>
                <w:color w:val="auto"/>
                <w:sz w:val="22"/>
                <w:rPrChange w:id="91" w:author="Chara Katiri" w:date="2015-05-12T13:05:00Z">
                  <w:rPr>
                    <w:rFonts w:ascii="Times" w:hAnsi="Times"/>
                    <w:color w:val="auto"/>
                    <w:sz w:val="22"/>
                  </w:rPr>
                </w:rPrChange>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F758B3" w:rsidRDefault="009E462F" w:rsidP="00F758B3">
            <w:pPr>
              <w:pStyle w:val="TableCellBody"/>
              <w:spacing w:line="360" w:lineRule="auto"/>
              <w:contextualSpacing/>
              <w:jc w:val="both"/>
              <w:rPr>
                <w:rFonts w:ascii="Times" w:hAnsi="Times"/>
                <w:color w:val="auto"/>
                <w:sz w:val="22"/>
                <w:rPrChange w:id="92" w:author="Chara Katiri" w:date="2015-05-12T13:05:00Z">
                  <w:rPr>
                    <w:rFonts w:ascii="Times" w:hAnsi="Times"/>
                    <w:color w:val="auto"/>
                    <w:sz w:val="22"/>
                  </w:rPr>
                </w:rPrChange>
              </w:rPr>
              <w:pPrChange w:id="93" w:author="Chara Katiri" w:date="2015-05-12T13:05:00Z">
                <w:pPr>
                  <w:pStyle w:val="TableCellBody"/>
                  <w:spacing w:line="360" w:lineRule="auto"/>
                  <w:contextualSpacing/>
                  <w:jc w:val="both"/>
                </w:pPr>
              </w:pPrChange>
            </w:pPr>
            <w:r w:rsidRPr="00F758B3">
              <w:rPr>
                <w:rFonts w:ascii="Times" w:hAnsi="Times"/>
                <w:color w:val="auto"/>
                <w:sz w:val="22"/>
                <w:rPrChange w:id="94" w:author="Chara Katiri" w:date="2015-05-12T13:05:00Z">
                  <w:rPr>
                    <w:rFonts w:ascii="Times" w:hAnsi="Times"/>
                    <w:color w:val="auto"/>
                    <w:sz w:val="22"/>
                  </w:rPr>
                </w:rPrChange>
              </w:rPr>
              <w:t>CK</w:t>
            </w:r>
          </w:p>
        </w:tc>
      </w:tr>
      <w:tr w:rsidR="009E462F" w:rsidRPr="00F758B3"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F758B3" w:rsidRDefault="009E462F" w:rsidP="00F758B3">
            <w:pPr>
              <w:pStyle w:val="TableCellBody"/>
              <w:spacing w:line="360" w:lineRule="auto"/>
              <w:contextualSpacing/>
              <w:jc w:val="both"/>
              <w:rPr>
                <w:rFonts w:ascii="Times" w:hAnsi="Times"/>
                <w:color w:val="auto"/>
                <w:sz w:val="22"/>
                <w:rPrChange w:id="95" w:author="Chara Katiri" w:date="2015-05-12T13:05:00Z">
                  <w:rPr>
                    <w:rFonts w:ascii="Times" w:hAnsi="Times"/>
                    <w:color w:val="auto"/>
                    <w:sz w:val="22"/>
                  </w:rPr>
                </w:rPrChange>
              </w:rPr>
              <w:pPrChange w:id="96" w:author="Chara Katiri" w:date="2015-05-12T13:05:00Z">
                <w:pPr>
                  <w:pStyle w:val="TableCellBody"/>
                  <w:spacing w:line="360" w:lineRule="auto"/>
                  <w:contextualSpacing/>
                  <w:jc w:val="both"/>
                </w:pPr>
              </w:pPrChange>
            </w:pPr>
            <w:r w:rsidRPr="00F758B3">
              <w:rPr>
                <w:rFonts w:ascii="Times" w:hAnsi="Times"/>
                <w:color w:val="auto"/>
                <w:sz w:val="22"/>
                <w:rPrChange w:id="97" w:author="Chara Katiri" w:date="2015-05-12T13:05:00Z">
                  <w:rPr>
                    <w:rFonts w:ascii="Times" w:hAnsi="Times"/>
                    <w:color w:val="auto"/>
                    <w:sz w:val="22"/>
                  </w:rPr>
                </w:rPrChange>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F758B3" w:rsidRDefault="00E50283" w:rsidP="00F758B3">
            <w:pPr>
              <w:pStyle w:val="TableCellBody"/>
              <w:spacing w:line="360" w:lineRule="auto"/>
              <w:contextualSpacing/>
              <w:jc w:val="both"/>
              <w:rPr>
                <w:rFonts w:ascii="Times" w:hAnsi="Times"/>
                <w:color w:val="auto"/>
                <w:sz w:val="22"/>
                <w:rPrChange w:id="98" w:author="Chara Katiri" w:date="2015-05-12T13:05:00Z">
                  <w:rPr>
                    <w:rFonts w:ascii="Times" w:hAnsi="Times"/>
                    <w:color w:val="auto"/>
                    <w:sz w:val="22"/>
                  </w:rPr>
                </w:rPrChange>
              </w:rPr>
              <w:pPrChange w:id="99" w:author="Chara Katiri" w:date="2015-05-12T13:05:00Z">
                <w:pPr>
                  <w:pStyle w:val="TableCellBody"/>
                  <w:spacing w:line="360" w:lineRule="auto"/>
                  <w:contextualSpacing/>
                  <w:jc w:val="both"/>
                </w:pPr>
              </w:pPrChange>
            </w:pPr>
            <w:r w:rsidRPr="00F758B3">
              <w:rPr>
                <w:rFonts w:ascii="Times" w:hAnsi="Times"/>
                <w:color w:val="auto"/>
                <w:sz w:val="22"/>
                <w:rPrChange w:id="100" w:author="Chara Katiri" w:date="2015-05-12T13:05:00Z">
                  <w:rPr>
                    <w:rFonts w:ascii="Times" w:hAnsi="Times"/>
                    <w:color w:val="auto"/>
                    <w:sz w:val="22"/>
                  </w:rPr>
                </w:rPrChange>
              </w:rPr>
              <w:t>13</w:t>
            </w:r>
            <w:r w:rsidR="009E462F" w:rsidRPr="00F758B3">
              <w:rPr>
                <w:rFonts w:ascii="Times" w:hAnsi="Times"/>
                <w:color w:val="auto"/>
                <w:sz w:val="22"/>
                <w:rPrChange w:id="101" w:author="Chara Katiri" w:date="2015-05-12T13:05:00Z">
                  <w:rPr>
                    <w:rFonts w:ascii="Times" w:hAnsi="Times"/>
                    <w:color w:val="auto"/>
                    <w:sz w:val="22"/>
                  </w:rPr>
                </w:rPrChange>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F758B3" w:rsidRDefault="00987437" w:rsidP="00F758B3">
            <w:pPr>
              <w:pStyle w:val="TableCellBody"/>
              <w:spacing w:line="360" w:lineRule="auto"/>
              <w:contextualSpacing/>
              <w:jc w:val="both"/>
              <w:rPr>
                <w:rFonts w:ascii="Times" w:hAnsi="Times"/>
                <w:color w:val="auto"/>
                <w:sz w:val="22"/>
                <w:rPrChange w:id="102" w:author="Chara Katiri" w:date="2015-05-12T13:05:00Z">
                  <w:rPr>
                    <w:rFonts w:ascii="Times" w:hAnsi="Times"/>
                    <w:color w:val="auto"/>
                    <w:sz w:val="22"/>
                  </w:rPr>
                </w:rPrChange>
              </w:rPr>
              <w:pPrChange w:id="103" w:author="Chara Katiri" w:date="2015-05-12T13:05:00Z">
                <w:pPr>
                  <w:pStyle w:val="TableCellBody"/>
                  <w:spacing w:line="360" w:lineRule="auto"/>
                  <w:contextualSpacing/>
                  <w:jc w:val="both"/>
                </w:pPr>
              </w:pPrChange>
            </w:pPr>
            <w:r w:rsidRPr="00F758B3">
              <w:rPr>
                <w:rFonts w:ascii="Times" w:hAnsi="Times"/>
                <w:color w:val="auto"/>
                <w:sz w:val="22"/>
                <w:rPrChange w:id="104" w:author="Chara Katiri" w:date="2015-05-12T13:05:00Z">
                  <w:rPr>
                    <w:rFonts w:ascii="Times" w:hAnsi="Times"/>
                    <w:color w:val="auto"/>
                    <w:sz w:val="22"/>
                  </w:rPr>
                </w:rPrChange>
              </w:rPr>
              <w:t>Draft table of contents</w:t>
            </w:r>
            <w:r w:rsidR="009E20EB" w:rsidRPr="00F758B3">
              <w:rPr>
                <w:rFonts w:ascii="Times" w:hAnsi="Times"/>
                <w:color w:val="auto"/>
                <w:sz w:val="22"/>
                <w:rPrChange w:id="105" w:author="Chara Katiri" w:date="2015-05-12T13:05: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F758B3" w:rsidRDefault="009E462F" w:rsidP="00F758B3">
            <w:pPr>
              <w:pStyle w:val="TableCellBody"/>
              <w:spacing w:line="360" w:lineRule="auto"/>
              <w:contextualSpacing/>
              <w:jc w:val="both"/>
              <w:rPr>
                <w:rFonts w:ascii="Times" w:hAnsi="Times"/>
                <w:color w:val="auto"/>
                <w:sz w:val="22"/>
                <w:rPrChange w:id="106" w:author="Chara Katiri" w:date="2015-05-12T13:05:00Z">
                  <w:rPr>
                    <w:rFonts w:ascii="Times" w:hAnsi="Times"/>
                    <w:color w:val="auto"/>
                    <w:sz w:val="22"/>
                  </w:rPr>
                </w:rPrChange>
              </w:rPr>
              <w:pPrChange w:id="107" w:author="Chara Katiri" w:date="2015-05-12T13:05:00Z">
                <w:pPr>
                  <w:pStyle w:val="TableCellBody"/>
                  <w:spacing w:line="360" w:lineRule="auto"/>
                  <w:contextualSpacing/>
                  <w:jc w:val="both"/>
                </w:pPr>
              </w:pPrChange>
            </w:pPr>
            <w:r w:rsidRPr="00F758B3">
              <w:rPr>
                <w:rFonts w:ascii="Times" w:hAnsi="Times"/>
                <w:color w:val="auto"/>
                <w:sz w:val="22"/>
                <w:rPrChange w:id="108" w:author="Chara Katiri" w:date="2015-05-12T13:05:00Z">
                  <w:rPr>
                    <w:rFonts w:ascii="Times" w:hAnsi="Times"/>
                    <w:color w:val="auto"/>
                    <w:sz w:val="22"/>
                  </w:rPr>
                </w:rPrChange>
              </w:rPr>
              <w:t>CK</w:t>
            </w:r>
          </w:p>
        </w:tc>
      </w:tr>
      <w:tr w:rsidR="009E462F" w:rsidRPr="00F758B3"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F758B3" w:rsidRDefault="00E50283" w:rsidP="00F758B3">
            <w:pPr>
              <w:pStyle w:val="TableCellBody"/>
              <w:spacing w:line="360" w:lineRule="auto"/>
              <w:contextualSpacing/>
              <w:jc w:val="both"/>
              <w:rPr>
                <w:rFonts w:ascii="Times" w:hAnsi="Times"/>
                <w:color w:val="auto"/>
                <w:sz w:val="22"/>
                <w:rPrChange w:id="109" w:author="Chara Katiri" w:date="2015-05-12T13:05:00Z">
                  <w:rPr>
                    <w:rFonts w:ascii="Times" w:hAnsi="Times"/>
                    <w:color w:val="auto"/>
                    <w:sz w:val="22"/>
                  </w:rPr>
                </w:rPrChange>
              </w:rPr>
              <w:pPrChange w:id="110" w:author="Chara Katiri" w:date="2015-05-12T13:05:00Z">
                <w:pPr>
                  <w:pStyle w:val="TableCellBody"/>
                  <w:spacing w:line="360" w:lineRule="auto"/>
                  <w:contextualSpacing/>
                  <w:jc w:val="both"/>
                </w:pPr>
              </w:pPrChange>
            </w:pPr>
            <w:r w:rsidRPr="00F758B3">
              <w:rPr>
                <w:rFonts w:ascii="Times" w:hAnsi="Times"/>
                <w:color w:val="auto"/>
                <w:sz w:val="22"/>
                <w:rPrChange w:id="111" w:author="Chara Katiri" w:date="2015-05-12T13:05:00Z">
                  <w:rPr>
                    <w:rFonts w:ascii="Times" w:hAnsi="Times"/>
                    <w:color w:val="auto"/>
                    <w:sz w:val="22"/>
                  </w:rPr>
                </w:rPrChange>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F758B3" w:rsidRDefault="00E50283" w:rsidP="00F758B3">
            <w:pPr>
              <w:pStyle w:val="TableCellBody"/>
              <w:spacing w:line="360" w:lineRule="auto"/>
              <w:contextualSpacing/>
              <w:jc w:val="both"/>
              <w:rPr>
                <w:rFonts w:ascii="Times" w:hAnsi="Times"/>
                <w:color w:val="auto"/>
                <w:sz w:val="22"/>
                <w:rPrChange w:id="112" w:author="Chara Katiri" w:date="2015-05-12T13:05:00Z">
                  <w:rPr>
                    <w:rFonts w:ascii="Times" w:hAnsi="Times"/>
                    <w:color w:val="auto"/>
                    <w:sz w:val="22"/>
                  </w:rPr>
                </w:rPrChange>
              </w:rPr>
              <w:pPrChange w:id="113" w:author="Chara Katiri" w:date="2015-05-12T13:05:00Z">
                <w:pPr>
                  <w:pStyle w:val="TableCellBody"/>
                  <w:spacing w:line="360" w:lineRule="auto"/>
                  <w:contextualSpacing/>
                  <w:jc w:val="both"/>
                </w:pPr>
              </w:pPrChange>
            </w:pPr>
            <w:r w:rsidRPr="00F758B3">
              <w:rPr>
                <w:rFonts w:ascii="Times" w:hAnsi="Times"/>
                <w:color w:val="auto"/>
                <w:sz w:val="22"/>
                <w:rPrChange w:id="114" w:author="Chara Katiri" w:date="2015-05-12T13:05:00Z">
                  <w:rPr>
                    <w:rFonts w:ascii="Times" w:hAnsi="Times"/>
                    <w:color w:val="auto"/>
                    <w:sz w:val="22"/>
                  </w:rPr>
                </w:rPrChange>
              </w:rPr>
              <w:t>16</w:t>
            </w:r>
            <w:r w:rsidR="00987437" w:rsidRPr="00F758B3">
              <w:rPr>
                <w:rFonts w:ascii="Times" w:hAnsi="Times"/>
                <w:color w:val="auto"/>
                <w:sz w:val="22"/>
                <w:rPrChange w:id="115" w:author="Chara Katiri" w:date="2015-05-12T13:05:00Z">
                  <w:rPr>
                    <w:rFonts w:ascii="Times" w:hAnsi="Times"/>
                    <w:color w:val="auto"/>
                    <w:sz w:val="22"/>
                  </w:rPr>
                </w:rPrChange>
              </w:rPr>
              <w:t>.2.2015</w:t>
            </w:r>
            <w:r w:rsidR="009E20EB" w:rsidRPr="00F758B3">
              <w:rPr>
                <w:rFonts w:ascii="Times" w:hAnsi="Times"/>
                <w:color w:val="auto"/>
                <w:sz w:val="22"/>
                <w:rPrChange w:id="116" w:author="Chara Katiri" w:date="2015-05-12T13:05:00Z">
                  <w:rPr>
                    <w:rFonts w:ascii="Times" w:hAnsi="Times"/>
                    <w:color w:val="auto"/>
                    <w:sz w:val="22"/>
                  </w:rPr>
                </w:rPrChange>
              </w:rPr>
              <w:t xml:space="preserve"> </w:t>
            </w:r>
            <w:r w:rsidR="000F5FFB" w:rsidRPr="00F758B3">
              <w:rPr>
                <w:rFonts w:ascii="Times" w:hAnsi="Times"/>
                <w:color w:val="auto"/>
                <w:sz w:val="22"/>
                <w:rPrChange w:id="117" w:author="Chara Katiri" w:date="2015-05-12T13:05:00Z">
                  <w:rPr>
                    <w:rFonts w:ascii="Times" w:hAnsi="Times"/>
                    <w:color w:val="auto"/>
                    <w:sz w:val="22"/>
                  </w:rPr>
                </w:rPrChange>
              </w:rPr>
              <w:t>-</w:t>
            </w:r>
            <w:r w:rsidRPr="00F758B3">
              <w:rPr>
                <w:rFonts w:ascii="Times" w:hAnsi="Times"/>
                <w:color w:val="auto"/>
                <w:sz w:val="22"/>
                <w:rPrChange w:id="118" w:author="Chara Katiri" w:date="2015-05-12T13:05:00Z">
                  <w:rPr>
                    <w:rFonts w:ascii="Times" w:hAnsi="Times"/>
                    <w:color w:val="auto"/>
                    <w:sz w:val="22"/>
                  </w:rPr>
                </w:rPrChange>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F758B3" w:rsidRDefault="00E50283" w:rsidP="00F758B3">
            <w:pPr>
              <w:pStyle w:val="TableCellBody"/>
              <w:spacing w:line="360" w:lineRule="auto"/>
              <w:contextualSpacing/>
              <w:jc w:val="both"/>
              <w:rPr>
                <w:rFonts w:ascii="Times" w:hAnsi="Times"/>
                <w:color w:val="auto"/>
                <w:sz w:val="22"/>
                <w:rPrChange w:id="119" w:author="Chara Katiri" w:date="2015-05-12T13:05:00Z">
                  <w:rPr>
                    <w:rFonts w:ascii="Times" w:hAnsi="Times"/>
                    <w:color w:val="auto"/>
                    <w:sz w:val="22"/>
                  </w:rPr>
                </w:rPrChange>
              </w:rPr>
              <w:pPrChange w:id="120" w:author="Chara Katiri" w:date="2015-05-12T13:05:00Z">
                <w:pPr>
                  <w:pStyle w:val="TableCellBody"/>
                  <w:spacing w:line="360" w:lineRule="auto"/>
                  <w:contextualSpacing/>
                  <w:jc w:val="both"/>
                </w:pPr>
              </w:pPrChange>
            </w:pPr>
            <w:r w:rsidRPr="00F758B3">
              <w:rPr>
                <w:rFonts w:ascii="Times" w:hAnsi="Times"/>
                <w:color w:val="auto"/>
                <w:sz w:val="22"/>
                <w:rPrChange w:id="121" w:author="Chara Katiri" w:date="2015-05-12T13:05:00Z">
                  <w:rPr>
                    <w:rFonts w:ascii="Times" w:hAnsi="Times"/>
                    <w:color w:val="auto"/>
                    <w:sz w:val="22"/>
                  </w:rPr>
                </w:rPrChange>
              </w:rPr>
              <w:t>Update o</w:t>
            </w:r>
            <w:r w:rsidR="00987437" w:rsidRPr="00F758B3">
              <w:rPr>
                <w:rFonts w:ascii="Times" w:hAnsi="Times"/>
                <w:color w:val="auto"/>
                <w:sz w:val="22"/>
                <w:rPrChange w:id="122" w:author="Chara Katiri" w:date="2015-05-12T13:05:00Z">
                  <w:rPr>
                    <w:rFonts w:ascii="Times" w:hAnsi="Times"/>
                    <w:color w:val="auto"/>
                    <w:sz w:val="22"/>
                  </w:rPr>
                </w:rPrChange>
              </w:rPr>
              <w:t xml:space="preserve">f table of contents and </w:t>
            </w:r>
            <w:r w:rsidRPr="00F758B3">
              <w:rPr>
                <w:rFonts w:ascii="Times" w:hAnsi="Times"/>
                <w:color w:val="auto"/>
                <w:sz w:val="22"/>
                <w:rPrChange w:id="123" w:author="Chara Katiri" w:date="2015-05-12T13:05:00Z">
                  <w:rPr>
                    <w:rFonts w:ascii="Times" w:hAnsi="Times"/>
                    <w:color w:val="auto"/>
                    <w:sz w:val="22"/>
                  </w:rPr>
                </w:rPrChange>
              </w:rPr>
              <w:t>creation of</w:t>
            </w:r>
            <w:r w:rsidR="00987437" w:rsidRPr="00F758B3">
              <w:rPr>
                <w:rFonts w:ascii="Times" w:hAnsi="Times"/>
                <w:color w:val="auto"/>
                <w:sz w:val="22"/>
                <w:rPrChange w:id="124" w:author="Chara Katiri" w:date="2015-05-12T13:05:00Z">
                  <w:rPr>
                    <w:rFonts w:ascii="Times" w:hAnsi="Times"/>
                    <w:color w:val="auto"/>
                    <w:sz w:val="22"/>
                  </w:rPr>
                </w:rPrChange>
              </w:rPr>
              <w:t xml:space="preserve"> introduction</w:t>
            </w:r>
            <w:r w:rsidRPr="00F758B3">
              <w:rPr>
                <w:rFonts w:ascii="Times" w:hAnsi="Times"/>
                <w:color w:val="auto"/>
                <w:sz w:val="22"/>
                <w:rPrChange w:id="125" w:author="Chara Katiri" w:date="2015-05-12T13:05:00Z">
                  <w:rPr>
                    <w:rFonts w:ascii="Times" w:hAnsi="Times"/>
                    <w:color w:val="auto"/>
                    <w:sz w:val="22"/>
                  </w:rPr>
                </w:rPrChange>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F758B3" w:rsidRDefault="00E50283" w:rsidP="00F758B3">
            <w:pPr>
              <w:pStyle w:val="TableCellBody"/>
              <w:spacing w:line="360" w:lineRule="auto"/>
              <w:contextualSpacing/>
              <w:jc w:val="both"/>
              <w:rPr>
                <w:rFonts w:ascii="Times" w:hAnsi="Times"/>
                <w:color w:val="auto"/>
                <w:sz w:val="22"/>
                <w:rPrChange w:id="126" w:author="Chara Katiri" w:date="2015-05-12T13:05:00Z">
                  <w:rPr>
                    <w:rFonts w:ascii="Times" w:hAnsi="Times"/>
                    <w:color w:val="auto"/>
                    <w:sz w:val="22"/>
                  </w:rPr>
                </w:rPrChange>
              </w:rPr>
              <w:pPrChange w:id="127" w:author="Chara Katiri" w:date="2015-05-12T13:05:00Z">
                <w:pPr>
                  <w:pStyle w:val="TableCellBody"/>
                  <w:spacing w:line="360" w:lineRule="auto"/>
                  <w:contextualSpacing/>
                  <w:jc w:val="both"/>
                </w:pPr>
              </w:pPrChange>
            </w:pPr>
            <w:r w:rsidRPr="00F758B3">
              <w:rPr>
                <w:rFonts w:ascii="Times" w:hAnsi="Times"/>
                <w:color w:val="auto"/>
                <w:sz w:val="22"/>
                <w:rPrChange w:id="128" w:author="Chara Katiri" w:date="2015-05-12T13:05:00Z">
                  <w:rPr>
                    <w:rFonts w:ascii="Times" w:hAnsi="Times"/>
                    <w:color w:val="auto"/>
                    <w:sz w:val="22"/>
                  </w:rPr>
                </w:rPrChange>
              </w:rPr>
              <w:t>CK</w:t>
            </w:r>
          </w:p>
        </w:tc>
      </w:tr>
      <w:tr w:rsidR="00DB3056" w:rsidRPr="00F758B3"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F758B3" w:rsidRDefault="00DB3056" w:rsidP="00F758B3">
            <w:pPr>
              <w:pStyle w:val="TableCellBody"/>
              <w:spacing w:line="360" w:lineRule="auto"/>
              <w:contextualSpacing/>
              <w:jc w:val="both"/>
              <w:rPr>
                <w:rFonts w:ascii="Times" w:hAnsi="Times"/>
                <w:color w:val="auto"/>
                <w:sz w:val="22"/>
                <w:rPrChange w:id="129" w:author="Chara Katiri" w:date="2015-05-12T13:05:00Z">
                  <w:rPr>
                    <w:rFonts w:ascii="Times" w:hAnsi="Times"/>
                    <w:color w:val="auto"/>
                    <w:sz w:val="22"/>
                  </w:rPr>
                </w:rPrChange>
              </w:rPr>
              <w:pPrChange w:id="130" w:author="Chara Katiri" w:date="2015-05-12T13:05:00Z">
                <w:pPr>
                  <w:pStyle w:val="TableCellBody"/>
                  <w:spacing w:line="360" w:lineRule="auto"/>
                  <w:contextualSpacing/>
                  <w:jc w:val="both"/>
                </w:pPr>
              </w:pPrChange>
            </w:pPr>
            <w:r w:rsidRPr="00F758B3">
              <w:rPr>
                <w:rFonts w:ascii="Times" w:hAnsi="Times"/>
                <w:color w:val="auto"/>
                <w:sz w:val="22"/>
                <w:rPrChange w:id="131" w:author="Chara Katiri" w:date="2015-05-12T13:05:00Z">
                  <w:rPr>
                    <w:rFonts w:ascii="Times" w:hAnsi="Times"/>
                    <w:color w:val="auto"/>
                    <w:sz w:val="22"/>
                  </w:rPr>
                </w:rPrChange>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F758B3" w:rsidRDefault="00DB3056" w:rsidP="00F758B3">
            <w:pPr>
              <w:pStyle w:val="TableCellBody"/>
              <w:spacing w:line="360" w:lineRule="auto"/>
              <w:contextualSpacing/>
              <w:jc w:val="both"/>
              <w:rPr>
                <w:rFonts w:ascii="Times" w:hAnsi="Times"/>
                <w:color w:val="auto"/>
                <w:sz w:val="22"/>
                <w:rPrChange w:id="132" w:author="Chara Katiri" w:date="2015-05-12T13:05:00Z">
                  <w:rPr>
                    <w:rFonts w:ascii="Times" w:hAnsi="Times"/>
                    <w:color w:val="auto"/>
                    <w:sz w:val="22"/>
                  </w:rPr>
                </w:rPrChange>
              </w:rPr>
              <w:pPrChange w:id="133" w:author="Chara Katiri" w:date="2015-05-12T13:05:00Z">
                <w:pPr>
                  <w:pStyle w:val="TableCellBody"/>
                  <w:spacing w:line="360" w:lineRule="auto"/>
                  <w:contextualSpacing/>
                  <w:jc w:val="both"/>
                </w:pPr>
              </w:pPrChange>
            </w:pPr>
            <w:r w:rsidRPr="00F758B3">
              <w:rPr>
                <w:rFonts w:ascii="Times" w:hAnsi="Times"/>
                <w:color w:val="auto"/>
                <w:sz w:val="22"/>
                <w:rPrChange w:id="134" w:author="Chara Katiri" w:date="2015-05-12T13:05:00Z">
                  <w:rPr>
                    <w:rFonts w:ascii="Times" w:hAnsi="Times"/>
                    <w:color w:val="auto"/>
                    <w:sz w:val="22"/>
                  </w:rPr>
                </w:rPrChange>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F758B3" w:rsidRDefault="00DB3056" w:rsidP="00F758B3">
            <w:pPr>
              <w:pStyle w:val="TableCellBody"/>
              <w:spacing w:line="360" w:lineRule="auto"/>
              <w:contextualSpacing/>
              <w:jc w:val="both"/>
              <w:rPr>
                <w:rFonts w:ascii="Times" w:hAnsi="Times"/>
                <w:color w:val="auto"/>
                <w:sz w:val="22"/>
                <w:rPrChange w:id="135" w:author="Chara Katiri" w:date="2015-05-12T13:05:00Z">
                  <w:rPr>
                    <w:rFonts w:ascii="Times" w:hAnsi="Times"/>
                    <w:color w:val="auto"/>
                    <w:sz w:val="22"/>
                  </w:rPr>
                </w:rPrChange>
              </w:rPr>
              <w:pPrChange w:id="136" w:author="Chara Katiri" w:date="2015-05-12T13:05:00Z">
                <w:pPr>
                  <w:pStyle w:val="TableCellBody"/>
                  <w:spacing w:line="360" w:lineRule="auto"/>
                  <w:contextualSpacing/>
                  <w:jc w:val="both"/>
                </w:pPr>
              </w:pPrChange>
            </w:pPr>
            <w:r w:rsidRPr="00F758B3">
              <w:rPr>
                <w:rFonts w:ascii="Times" w:hAnsi="Times"/>
                <w:color w:val="auto"/>
                <w:sz w:val="22"/>
                <w:rPrChange w:id="137" w:author="Chara Katiri" w:date="2015-05-12T13:05:00Z">
                  <w:rPr>
                    <w:rFonts w:ascii="Times" w:hAnsi="Times"/>
                    <w:color w:val="auto"/>
                    <w:sz w:val="22"/>
                  </w:rPr>
                </w:rPrChange>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F758B3" w:rsidRDefault="00DB3056" w:rsidP="00F758B3">
            <w:pPr>
              <w:pStyle w:val="TableCellBody"/>
              <w:spacing w:line="360" w:lineRule="auto"/>
              <w:contextualSpacing/>
              <w:jc w:val="both"/>
              <w:rPr>
                <w:rFonts w:ascii="Times" w:hAnsi="Times"/>
                <w:color w:val="auto"/>
                <w:sz w:val="22"/>
                <w:rPrChange w:id="138" w:author="Chara Katiri" w:date="2015-05-12T13:05:00Z">
                  <w:rPr>
                    <w:rFonts w:ascii="Times" w:hAnsi="Times"/>
                    <w:color w:val="auto"/>
                    <w:sz w:val="22"/>
                  </w:rPr>
                </w:rPrChange>
              </w:rPr>
              <w:pPrChange w:id="139" w:author="Chara Katiri" w:date="2015-05-12T13:05:00Z">
                <w:pPr>
                  <w:pStyle w:val="TableCellBody"/>
                  <w:spacing w:line="360" w:lineRule="auto"/>
                  <w:contextualSpacing/>
                  <w:jc w:val="both"/>
                </w:pPr>
              </w:pPrChange>
            </w:pPr>
            <w:r w:rsidRPr="00F758B3">
              <w:rPr>
                <w:rFonts w:ascii="Times" w:hAnsi="Times"/>
                <w:color w:val="auto"/>
                <w:sz w:val="22"/>
                <w:rPrChange w:id="140" w:author="Chara Katiri" w:date="2015-05-12T13:05:00Z">
                  <w:rPr>
                    <w:rFonts w:ascii="Times" w:hAnsi="Times"/>
                    <w:color w:val="auto"/>
                    <w:sz w:val="22"/>
                  </w:rPr>
                </w:rPrChange>
              </w:rPr>
              <w:t>CK</w:t>
            </w:r>
          </w:p>
        </w:tc>
      </w:tr>
      <w:tr w:rsidR="00BA3E89" w:rsidRPr="00F758B3"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F758B3" w:rsidRDefault="00BA3E89" w:rsidP="00F758B3">
            <w:pPr>
              <w:pStyle w:val="TableCellBody"/>
              <w:spacing w:line="360" w:lineRule="auto"/>
              <w:contextualSpacing/>
              <w:jc w:val="both"/>
              <w:rPr>
                <w:rFonts w:ascii="Times" w:hAnsi="Times"/>
                <w:color w:val="auto"/>
                <w:sz w:val="22"/>
                <w:rPrChange w:id="141" w:author="Chara Katiri" w:date="2015-05-12T13:05:00Z">
                  <w:rPr>
                    <w:rFonts w:ascii="Times" w:hAnsi="Times"/>
                    <w:color w:val="auto"/>
                    <w:sz w:val="22"/>
                  </w:rPr>
                </w:rPrChange>
              </w:rPr>
              <w:pPrChange w:id="142" w:author="Chara Katiri" w:date="2015-05-12T13:05:00Z">
                <w:pPr>
                  <w:pStyle w:val="TableCellBody"/>
                  <w:spacing w:line="360" w:lineRule="auto"/>
                  <w:contextualSpacing/>
                  <w:jc w:val="both"/>
                </w:pPr>
              </w:pPrChange>
            </w:pPr>
            <w:r w:rsidRPr="00F758B3">
              <w:rPr>
                <w:rFonts w:ascii="Times" w:hAnsi="Times"/>
                <w:color w:val="auto"/>
                <w:sz w:val="22"/>
                <w:rPrChange w:id="143" w:author="Chara Katiri" w:date="2015-05-12T13:05:00Z">
                  <w:rPr>
                    <w:rFonts w:ascii="Times" w:hAnsi="Times"/>
                    <w:color w:val="auto"/>
                    <w:sz w:val="22"/>
                  </w:rPr>
                </w:rPrChange>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F758B3" w:rsidRDefault="00BA3E89" w:rsidP="00F758B3">
            <w:pPr>
              <w:pStyle w:val="TableCellBody"/>
              <w:spacing w:line="360" w:lineRule="auto"/>
              <w:contextualSpacing/>
              <w:jc w:val="both"/>
              <w:rPr>
                <w:rFonts w:ascii="Times" w:hAnsi="Times"/>
                <w:color w:val="auto"/>
                <w:sz w:val="22"/>
                <w:rPrChange w:id="144" w:author="Chara Katiri" w:date="2015-05-12T13:05:00Z">
                  <w:rPr>
                    <w:rFonts w:ascii="Times" w:hAnsi="Times"/>
                    <w:color w:val="auto"/>
                    <w:sz w:val="22"/>
                  </w:rPr>
                </w:rPrChange>
              </w:rPr>
              <w:pPrChange w:id="145" w:author="Chara Katiri" w:date="2015-05-12T13:05:00Z">
                <w:pPr>
                  <w:pStyle w:val="TableCellBody"/>
                  <w:spacing w:line="360" w:lineRule="auto"/>
                  <w:contextualSpacing/>
                  <w:jc w:val="both"/>
                </w:pPr>
              </w:pPrChange>
            </w:pPr>
            <w:r w:rsidRPr="00F758B3">
              <w:rPr>
                <w:rFonts w:ascii="Times" w:hAnsi="Times"/>
                <w:color w:val="auto"/>
                <w:sz w:val="22"/>
                <w:rPrChange w:id="146" w:author="Chara Katiri" w:date="2015-05-12T13:05:00Z">
                  <w:rPr>
                    <w:rFonts w:ascii="Times" w:hAnsi="Times"/>
                    <w:color w:val="auto"/>
                    <w:sz w:val="22"/>
                  </w:rPr>
                </w:rPrChange>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F758B3" w:rsidRDefault="00BA3E89" w:rsidP="00F758B3">
            <w:pPr>
              <w:pStyle w:val="TableCellBody"/>
              <w:spacing w:line="360" w:lineRule="auto"/>
              <w:contextualSpacing/>
              <w:jc w:val="both"/>
              <w:rPr>
                <w:rFonts w:ascii="Times" w:hAnsi="Times"/>
                <w:color w:val="auto"/>
                <w:sz w:val="22"/>
                <w:rPrChange w:id="147" w:author="Chara Katiri" w:date="2015-05-12T13:05:00Z">
                  <w:rPr>
                    <w:rFonts w:ascii="Times" w:hAnsi="Times"/>
                    <w:color w:val="auto"/>
                    <w:sz w:val="22"/>
                  </w:rPr>
                </w:rPrChange>
              </w:rPr>
              <w:pPrChange w:id="148" w:author="Chara Katiri" w:date="2015-05-12T13:05:00Z">
                <w:pPr>
                  <w:pStyle w:val="TableCellBody"/>
                  <w:spacing w:line="360" w:lineRule="auto"/>
                  <w:contextualSpacing/>
                  <w:jc w:val="both"/>
                </w:pPr>
              </w:pPrChange>
            </w:pPr>
            <w:r w:rsidRPr="00F758B3">
              <w:rPr>
                <w:rFonts w:ascii="Times" w:hAnsi="Times"/>
                <w:color w:val="auto"/>
                <w:sz w:val="22"/>
                <w:rPrChange w:id="149" w:author="Chara Katiri" w:date="2015-05-12T13:05:00Z">
                  <w:rPr>
                    <w:rFonts w:ascii="Times" w:hAnsi="Times"/>
                    <w:color w:val="auto"/>
                    <w:sz w:val="22"/>
                  </w:rPr>
                </w:rPrChange>
              </w:rPr>
              <w:t>Update of diagrams</w:t>
            </w:r>
            <w:r w:rsidR="009E20EB" w:rsidRPr="00F758B3">
              <w:rPr>
                <w:rFonts w:ascii="Times" w:hAnsi="Times"/>
                <w:color w:val="auto"/>
                <w:sz w:val="22"/>
                <w:rPrChange w:id="150" w:author="Chara Katiri" w:date="2015-05-12T13:05:00Z">
                  <w:rPr>
                    <w:rFonts w:ascii="Times" w:hAnsi="Times"/>
                    <w:color w:val="auto"/>
                    <w:sz w:val="22"/>
                  </w:rPr>
                </w:rPrChange>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F758B3" w:rsidRDefault="00BA3E89" w:rsidP="00F758B3">
            <w:pPr>
              <w:pStyle w:val="TableCellBody"/>
              <w:spacing w:line="360" w:lineRule="auto"/>
              <w:contextualSpacing/>
              <w:jc w:val="both"/>
              <w:rPr>
                <w:rFonts w:ascii="Times" w:hAnsi="Times"/>
                <w:color w:val="auto"/>
                <w:sz w:val="22"/>
                <w:rPrChange w:id="151" w:author="Chara Katiri" w:date="2015-05-12T13:05:00Z">
                  <w:rPr>
                    <w:rFonts w:ascii="Times" w:hAnsi="Times"/>
                    <w:color w:val="auto"/>
                    <w:sz w:val="22"/>
                  </w:rPr>
                </w:rPrChange>
              </w:rPr>
              <w:pPrChange w:id="152" w:author="Chara Katiri" w:date="2015-05-12T13:05:00Z">
                <w:pPr>
                  <w:pStyle w:val="TableCellBody"/>
                  <w:spacing w:line="360" w:lineRule="auto"/>
                  <w:contextualSpacing/>
                  <w:jc w:val="both"/>
                </w:pPr>
              </w:pPrChange>
            </w:pPr>
            <w:r w:rsidRPr="00F758B3">
              <w:rPr>
                <w:rFonts w:ascii="Times" w:hAnsi="Times"/>
                <w:color w:val="auto"/>
                <w:sz w:val="22"/>
                <w:rPrChange w:id="153" w:author="Chara Katiri" w:date="2015-05-12T13:05:00Z">
                  <w:rPr>
                    <w:rFonts w:ascii="Times" w:hAnsi="Times"/>
                    <w:color w:val="auto"/>
                    <w:sz w:val="22"/>
                  </w:rPr>
                </w:rPrChange>
              </w:rPr>
              <w:t>CK</w:t>
            </w:r>
          </w:p>
        </w:tc>
      </w:tr>
      <w:tr w:rsidR="00BA3E89" w:rsidRPr="00F758B3"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F758B3" w:rsidRDefault="00BA3E89" w:rsidP="00F758B3">
            <w:pPr>
              <w:pStyle w:val="TableCellBody"/>
              <w:spacing w:line="360" w:lineRule="auto"/>
              <w:contextualSpacing/>
              <w:jc w:val="both"/>
              <w:rPr>
                <w:rFonts w:ascii="Times" w:hAnsi="Times"/>
                <w:color w:val="auto"/>
                <w:sz w:val="22"/>
                <w:rPrChange w:id="154" w:author="Chara Katiri" w:date="2015-05-12T13:05:00Z">
                  <w:rPr>
                    <w:rFonts w:ascii="Times" w:hAnsi="Times"/>
                    <w:color w:val="auto"/>
                    <w:sz w:val="22"/>
                  </w:rPr>
                </w:rPrChange>
              </w:rPr>
              <w:pPrChange w:id="155" w:author="Chara Katiri" w:date="2015-05-12T13:05:00Z">
                <w:pPr>
                  <w:pStyle w:val="TableCellBody"/>
                  <w:spacing w:line="360" w:lineRule="auto"/>
                  <w:contextualSpacing/>
                  <w:jc w:val="both"/>
                </w:pPr>
              </w:pPrChange>
            </w:pPr>
            <w:r w:rsidRPr="00F758B3">
              <w:rPr>
                <w:rFonts w:ascii="Times" w:hAnsi="Times"/>
                <w:color w:val="auto"/>
                <w:sz w:val="22"/>
                <w:rPrChange w:id="156" w:author="Chara Katiri" w:date="2015-05-12T13:05:00Z">
                  <w:rPr>
                    <w:rFonts w:ascii="Times" w:hAnsi="Times"/>
                    <w:color w:val="auto"/>
                    <w:sz w:val="22"/>
                  </w:rPr>
                </w:rPrChange>
              </w:rPr>
              <w:t>1.</w:t>
            </w:r>
            <w:r w:rsidR="00492A27" w:rsidRPr="00F758B3">
              <w:rPr>
                <w:rFonts w:ascii="Times" w:hAnsi="Times"/>
                <w:color w:val="auto"/>
                <w:sz w:val="22"/>
                <w:rPrChange w:id="157" w:author="Chara Katiri" w:date="2015-05-12T13:05:00Z">
                  <w:rPr>
                    <w:rFonts w:ascii="Times" w:hAnsi="Times"/>
                    <w:color w:val="auto"/>
                    <w:sz w:val="22"/>
                  </w:rPr>
                </w:rPrChange>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F758B3" w:rsidRDefault="00492A27" w:rsidP="00F758B3">
            <w:pPr>
              <w:pStyle w:val="TableCellBody"/>
              <w:spacing w:line="360" w:lineRule="auto"/>
              <w:contextualSpacing/>
              <w:jc w:val="both"/>
              <w:rPr>
                <w:rFonts w:ascii="Times" w:hAnsi="Times"/>
                <w:color w:val="auto"/>
                <w:sz w:val="22"/>
                <w:rPrChange w:id="158" w:author="Chara Katiri" w:date="2015-05-12T13:05:00Z">
                  <w:rPr>
                    <w:rFonts w:ascii="Times" w:hAnsi="Times"/>
                    <w:color w:val="auto"/>
                    <w:sz w:val="22"/>
                  </w:rPr>
                </w:rPrChange>
              </w:rPr>
              <w:pPrChange w:id="159" w:author="Chara Katiri" w:date="2015-05-12T13:05:00Z">
                <w:pPr>
                  <w:pStyle w:val="TableCellBody"/>
                  <w:spacing w:line="360" w:lineRule="auto"/>
                  <w:contextualSpacing/>
                  <w:jc w:val="both"/>
                </w:pPr>
              </w:pPrChange>
            </w:pPr>
            <w:r w:rsidRPr="00F758B3">
              <w:rPr>
                <w:rFonts w:ascii="Times" w:hAnsi="Times"/>
                <w:color w:val="auto"/>
                <w:sz w:val="22"/>
                <w:rPrChange w:id="160" w:author="Chara Katiri" w:date="2015-05-12T13:05:00Z">
                  <w:rPr>
                    <w:rFonts w:ascii="Times" w:hAnsi="Times"/>
                    <w:color w:val="auto"/>
                    <w:sz w:val="22"/>
                  </w:rPr>
                </w:rPrChange>
              </w:rPr>
              <w:t>19.03</w:t>
            </w:r>
            <w:r w:rsidR="009E20EB" w:rsidRPr="00F758B3">
              <w:rPr>
                <w:rFonts w:ascii="Times" w:hAnsi="Times"/>
                <w:color w:val="auto"/>
                <w:sz w:val="22"/>
                <w:rPrChange w:id="161" w:author="Chara Katiri" w:date="2015-05-12T13:05:00Z">
                  <w:rPr>
                    <w:rFonts w:ascii="Times" w:hAnsi="Times"/>
                    <w:color w:val="auto"/>
                    <w:sz w:val="22"/>
                  </w:rPr>
                </w:rPrChange>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F758B3" w:rsidRDefault="009E20EB" w:rsidP="00F758B3">
            <w:pPr>
              <w:pStyle w:val="TableCellBody"/>
              <w:spacing w:line="360" w:lineRule="auto"/>
              <w:contextualSpacing/>
              <w:jc w:val="both"/>
              <w:rPr>
                <w:rFonts w:ascii="Times" w:hAnsi="Times"/>
                <w:color w:val="auto"/>
                <w:sz w:val="22"/>
                <w:rPrChange w:id="162" w:author="Chara Katiri" w:date="2015-05-12T13:05:00Z">
                  <w:rPr>
                    <w:rFonts w:ascii="Times" w:hAnsi="Times"/>
                    <w:color w:val="auto"/>
                    <w:sz w:val="22"/>
                  </w:rPr>
                </w:rPrChange>
              </w:rPr>
              <w:pPrChange w:id="163" w:author="Chara Katiri" w:date="2015-05-12T13:05:00Z">
                <w:pPr>
                  <w:pStyle w:val="TableCellBody"/>
                  <w:spacing w:line="360" w:lineRule="auto"/>
                  <w:contextualSpacing/>
                  <w:jc w:val="both"/>
                </w:pPr>
              </w:pPrChange>
            </w:pPr>
            <w:r w:rsidRPr="00F758B3">
              <w:rPr>
                <w:rFonts w:ascii="Times" w:hAnsi="Times"/>
                <w:color w:val="auto"/>
                <w:sz w:val="22"/>
                <w:rPrChange w:id="164" w:author="Chara Katiri" w:date="2015-05-12T13:05:00Z">
                  <w:rPr>
                    <w:rFonts w:ascii="Times" w:hAnsi="Times"/>
                    <w:color w:val="auto"/>
                    <w:sz w:val="22"/>
                  </w:rPr>
                </w:rPrChange>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F758B3" w:rsidRDefault="009E20EB" w:rsidP="00F758B3">
            <w:pPr>
              <w:pStyle w:val="TableCellBody"/>
              <w:spacing w:line="360" w:lineRule="auto"/>
              <w:contextualSpacing/>
              <w:jc w:val="both"/>
              <w:rPr>
                <w:rFonts w:ascii="Times" w:hAnsi="Times"/>
                <w:color w:val="auto"/>
                <w:sz w:val="22"/>
                <w:rPrChange w:id="165" w:author="Chara Katiri" w:date="2015-05-12T13:05:00Z">
                  <w:rPr>
                    <w:rFonts w:ascii="Times" w:hAnsi="Times"/>
                    <w:color w:val="auto"/>
                    <w:sz w:val="22"/>
                  </w:rPr>
                </w:rPrChange>
              </w:rPr>
              <w:pPrChange w:id="166" w:author="Chara Katiri" w:date="2015-05-12T13:05:00Z">
                <w:pPr>
                  <w:pStyle w:val="TableCellBody"/>
                  <w:spacing w:line="360" w:lineRule="auto"/>
                  <w:contextualSpacing/>
                  <w:jc w:val="both"/>
                </w:pPr>
              </w:pPrChange>
            </w:pPr>
            <w:r w:rsidRPr="00F758B3">
              <w:rPr>
                <w:rFonts w:ascii="Times" w:hAnsi="Times"/>
                <w:color w:val="auto"/>
                <w:sz w:val="22"/>
                <w:rPrChange w:id="167" w:author="Chara Katiri" w:date="2015-05-12T13:05:00Z">
                  <w:rPr>
                    <w:rFonts w:ascii="Times" w:hAnsi="Times"/>
                    <w:color w:val="auto"/>
                    <w:sz w:val="22"/>
                  </w:rPr>
                </w:rPrChange>
              </w:rPr>
              <w:t>CK</w:t>
            </w:r>
          </w:p>
        </w:tc>
      </w:tr>
      <w:tr w:rsidR="00BA3E89" w:rsidRPr="00F758B3"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F758B3" w:rsidRDefault="00492A27" w:rsidP="00F758B3">
            <w:pPr>
              <w:pStyle w:val="TableCellBody"/>
              <w:spacing w:line="360" w:lineRule="auto"/>
              <w:contextualSpacing/>
              <w:jc w:val="both"/>
              <w:rPr>
                <w:rFonts w:ascii="Times" w:hAnsi="Times"/>
                <w:color w:val="auto"/>
                <w:sz w:val="22"/>
                <w:rPrChange w:id="168" w:author="Chara Katiri" w:date="2015-05-12T13:05:00Z">
                  <w:rPr>
                    <w:rFonts w:ascii="Times" w:hAnsi="Times"/>
                    <w:color w:val="auto"/>
                    <w:sz w:val="22"/>
                  </w:rPr>
                </w:rPrChange>
              </w:rPr>
              <w:pPrChange w:id="169" w:author="Chara Katiri" w:date="2015-05-12T13:05:00Z">
                <w:pPr>
                  <w:pStyle w:val="TableCellBody"/>
                  <w:spacing w:line="360" w:lineRule="auto"/>
                  <w:contextualSpacing/>
                  <w:jc w:val="both"/>
                </w:pPr>
              </w:pPrChange>
            </w:pPr>
            <w:r w:rsidRPr="00F758B3">
              <w:rPr>
                <w:rFonts w:ascii="Times" w:hAnsi="Times"/>
                <w:color w:val="auto"/>
                <w:sz w:val="22"/>
                <w:rPrChange w:id="170" w:author="Chara Katiri" w:date="2015-05-12T13:05:00Z">
                  <w:rPr>
                    <w:rFonts w:ascii="Times" w:hAnsi="Times"/>
                    <w:color w:val="auto"/>
                    <w:sz w:val="22"/>
                  </w:rPr>
                </w:rPrChange>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F758B3" w:rsidRDefault="00940BD2" w:rsidP="00F758B3">
            <w:pPr>
              <w:pStyle w:val="TableCellBody"/>
              <w:spacing w:line="360" w:lineRule="auto"/>
              <w:contextualSpacing/>
              <w:jc w:val="both"/>
              <w:rPr>
                <w:rFonts w:ascii="Times" w:hAnsi="Times"/>
                <w:color w:val="auto"/>
                <w:sz w:val="22"/>
                <w:rPrChange w:id="171" w:author="Chara Katiri" w:date="2015-05-12T13:05:00Z">
                  <w:rPr>
                    <w:rFonts w:ascii="Times" w:hAnsi="Times"/>
                    <w:color w:val="auto"/>
                    <w:sz w:val="22"/>
                  </w:rPr>
                </w:rPrChange>
              </w:rPr>
              <w:pPrChange w:id="172" w:author="Chara Katiri" w:date="2015-05-12T13:05:00Z">
                <w:pPr>
                  <w:pStyle w:val="TableCellBody"/>
                  <w:spacing w:line="360" w:lineRule="auto"/>
                  <w:contextualSpacing/>
                  <w:jc w:val="both"/>
                </w:pPr>
              </w:pPrChange>
            </w:pPr>
            <w:r w:rsidRPr="00F758B3">
              <w:rPr>
                <w:rFonts w:ascii="Times" w:hAnsi="Times"/>
                <w:color w:val="auto"/>
                <w:sz w:val="22"/>
                <w:rPrChange w:id="173" w:author="Chara Katiri" w:date="2015-05-12T13:05:00Z">
                  <w:rPr>
                    <w:rFonts w:ascii="Times" w:hAnsi="Times"/>
                    <w:color w:val="auto"/>
                    <w:sz w:val="22"/>
                  </w:rPr>
                </w:rPrChange>
              </w:rPr>
              <w:t>20</w:t>
            </w:r>
            <w:r w:rsidR="00492A27" w:rsidRPr="00F758B3">
              <w:rPr>
                <w:rFonts w:ascii="Times" w:hAnsi="Times"/>
                <w:color w:val="auto"/>
                <w:sz w:val="22"/>
                <w:rPrChange w:id="174" w:author="Chara Katiri" w:date="2015-05-12T13:05:00Z">
                  <w:rPr>
                    <w:rFonts w:ascii="Times" w:hAnsi="Times"/>
                    <w:color w:val="auto"/>
                    <w:sz w:val="22"/>
                  </w:rPr>
                </w:rPrChange>
              </w:rPr>
              <w:t>.03.201</w:t>
            </w:r>
            <w:ins w:id="175" w:author="Chara Katiri" w:date="2015-04-11T16:45:00Z">
              <w:r w:rsidR="00B85CDC" w:rsidRPr="00F758B3">
                <w:rPr>
                  <w:rFonts w:ascii="Times" w:hAnsi="Times"/>
                  <w:color w:val="auto"/>
                  <w:sz w:val="22"/>
                  <w:rPrChange w:id="176" w:author="Chara Katiri" w:date="2015-05-12T13:05: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F758B3" w:rsidRDefault="00492A27" w:rsidP="00F758B3">
            <w:pPr>
              <w:pStyle w:val="TableCellBody"/>
              <w:spacing w:line="360" w:lineRule="auto"/>
              <w:contextualSpacing/>
              <w:jc w:val="both"/>
              <w:rPr>
                <w:rFonts w:ascii="Times" w:hAnsi="Times"/>
                <w:color w:val="auto"/>
                <w:sz w:val="22"/>
                <w:rPrChange w:id="177" w:author="Chara Katiri" w:date="2015-05-12T13:05:00Z">
                  <w:rPr>
                    <w:rFonts w:ascii="Times" w:hAnsi="Times"/>
                    <w:color w:val="auto"/>
                    <w:sz w:val="22"/>
                  </w:rPr>
                </w:rPrChange>
              </w:rPr>
              <w:pPrChange w:id="178" w:author="Chara Katiri" w:date="2015-05-12T13:05:00Z">
                <w:pPr>
                  <w:pStyle w:val="TableCellBody"/>
                  <w:spacing w:line="360" w:lineRule="auto"/>
                  <w:contextualSpacing/>
                  <w:jc w:val="both"/>
                </w:pPr>
              </w:pPrChange>
            </w:pPr>
            <w:r w:rsidRPr="00F758B3">
              <w:rPr>
                <w:rFonts w:ascii="Times" w:hAnsi="Times"/>
                <w:color w:val="auto"/>
                <w:sz w:val="22"/>
                <w:rPrChange w:id="179" w:author="Chara Katiri" w:date="2015-05-12T13:05:00Z">
                  <w:rPr>
                    <w:rFonts w:ascii="Times" w:hAnsi="Times"/>
                    <w:color w:val="auto"/>
                    <w:sz w:val="22"/>
                  </w:rPr>
                </w:rPrChange>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F758B3" w:rsidRDefault="00492A27" w:rsidP="00F758B3">
            <w:pPr>
              <w:pStyle w:val="TableCellBody"/>
              <w:spacing w:line="360" w:lineRule="auto"/>
              <w:contextualSpacing/>
              <w:jc w:val="both"/>
              <w:rPr>
                <w:rFonts w:ascii="Times" w:hAnsi="Times"/>
                <w:color w:val="auto"/>
                <w:sz w:val="22"/>
                <w:rPrChange w:id="180" w:author="Chara Katiri" w:date="2015-05-12T13:05:00Z">
                  <w:rPr>
                    <w:rFonts w:ascii="Times" w:hAnsi="Times"/>
                    <w:color w:val="auto"/>
                    <w:sz w:val="22"/>
                  </w:rPr>
                </w:rPrChange>
              </w:rPr>
              <w:pPrChange w:id="181" w:author="Chara Katiri" w:date="2015-05-12T13:05:00Z">
                <w:pPr>
                  <w:pStyle w:val="TableCellBody"/>
                  <w:spacing w:line="360" w:lineRule="auto"/>
                  <w:contextualSpacing/>
                  <w:jc w:val="both"/>
                </w:pPr>
              </w:pPrChange>
            </w:pPr>
            <w:r w:rsidRPr="00F758B3">
              <w:rPr>
                <w:rFonts w:ascii="Times" w:hAnsi="Times"/>
                <w:color w:val="auto"/>
                <w:sz w:val="22"/>
                <w:rPrChange w:id="182" w:author="Chara Katiri" w:date="2015-05-12T13:05:00Z">
                  <w:rPr>
                    <w:rFonts w:ascii="Times" w:hAnsi="Times"/>
                    <w:color w:val="auto"/>
                    <w:sz w:val="22"/>
                  </w:rPr>
                </w:rPrChange>
              </w:rPr>
              <w:t>CK</w:t>
            </w:r>
          </w:p>
        </w:tc>
      </w:tr>
      <w:tr w:rsidR="00492A27" w:rsidRPr="00F758B3"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F758B3" w:rsidRDefault="00940BD2" w:rsidP="00F758B3">
            <w:pPr>
              <w:pStyle w:val="TableCellBody"/>
              <w:spacing w:line="360" w:lineRule="auto"/>
              <w:contextualSpacing/>
              <w:jc w:val="both"/>
              <w:rPr>
                <w:rFonts w:ascii="Times" w:hAnsi="Times"/>
                <w:color w:val="auto"/>
                <w:sz w:val="22"/>
                <w:rPrChange w:id="183" w:author="Chara Katiri" w:date="2015-05-12T13:05:00Z">
                  <w:rPr>
                    <w:rFonts w:ascii="Times" w:hAnsi="Times"/>
                    <w:color w:val="auto"/>
                    <w:sz w:val="22"/>
                  </w:rPr>
                </w:rPrChange>
              </w:rPr>
              <w:pPrChange w:id="184" w:author="Chara Katiri" w:date="2015-05-12T13:05:00Z">
                <w:pPr>
                  <w:pStyle w:val="TableCellBody"/>
                  <w:spacing w:line="360" w:lineRule="auto"/>
                  <w:contextualSpacing/>
                  <w:jc w:val="both"/>
                </w:pPr>
              </w:pPrChange>
            </w:pPr>
            <w:r w:rsidRPr="00F758B3">
              <w:rPr>
                <w:rFonts w:ascii="Times" w:hAnsi="Times"/>
                <w:color w:val="auto"/>
                <w:sz w:val="22"/>
                <w:rPrChange w:id="185" w:author="Chara Katiri" w:date="2015-05-12T13:05:00Z">
                  <w:rPr>
                    <w:rFonts w:ascii="Times" w:hAnsi="Times"/>
                    <w:color w:val="auto"/>
                    <w:sz w:val="22"/>
                  </w:rPr>
                </w:rPrChange>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F758B3" w:rsidRDefault="00940BD2" w:rsidP="00F758B3">
            <w:pPr>
              <w:pStyle w:val="TableCellBody"/>
              <w:spacing w:line="360" w:lineRule="auto"/>
              <w:contextualSpacing/>
              <w:jc w:val="both"/>
              <w:rPr>
                <w:rFonts w:ascii="Times" w:hAnsi="Times"/>
                <w:color w:val="auto"/>
                <w:sz w:val="22"/>
                <w:rPrChange w:id="186" w:author="Chara Katiri" w:date="2015-05-12T13:05:00Z">
                  <w:rPr>
                    <w:rFonts w:ascii="Times" w:hAnsi="Times"/>
                    <w:color w:val="auto"/>
                    <w:sz w:val="22"/>
                  </w:rPr>
                </w:rPrChange>
              </w:rPr>
              <w:pPrChange w:id="187" w:author="Chara Katiri" w:date="2015-05-12T13:05:00Z">
                <w:pPr>
                  <w:pStyle w:val="TableCellBody"/>
                  <w:spacing w:line="360" w:lineRule="auto"/>
                  <w:contextualSpacing/>
                  <w:jc w:val="both"/>
                </w:pPr>
              </w:pPrChange>
            </w:pPr>
            <w:r w:rsidRPr="00F758B3">
              <w:rPr>
                <w:rFonts w:ascii="Times" w:hAnsi="Times"/>
                <w:color w:val="auto"/>
                <w:sz w:val="22"/>
                <w:rPrChange w:id="188" w:author="Chara Katiri" w:date="2015-05-12T13:05:00Z">
                  <w:rPr>
                    <w:rFonts w:ascii="Times" w:hAnsi="Times"/>
                    <w:color w:val="auto"/>
                    <w:sz w:val="22"/>
                  </w:rPr>
                </w:rPrChange>
              </w:rPr>
              <w:t>21.03.201</w:t>
            </w:r>
            <w:ins w:id="189" w:author="Chara Katiri" w:date="2015-04-11T16:45:00Z">
              <w:r w:rsidR="00B85CDC" w:rsidRPr="00F758B3">
                <w:rPr>
                  <w:rFonts w:ascii="Times" w:hAnsi="Times"/>
                  <w:color w:val="auto"/>
                  <w:sz w:val="22"/>
                  <w:rPrChange w:id="190" w:author="Chara Katiri" w:date="2015-05-12T13:05: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F758B3" w:rsidRDefault="00940BD2" w:rsidP="00F758B3">
            <w:pPr>
              <w:pStyle w:val="TableCellBody"/>
              <w:spacing w:line="360" w:lineRule="auto"/>
              <w:contextualSpacing/>
              <w:jc w:val="both"/>
              <w:rPr>
                <w:rFonts w:ascii="Times" w:hAnsi="Times"/>
                <w:color w:val="auto"/>
                <w:sz w:val="22"/>
                <w:rPrChange w:id="191" w:author="Chara Katiri" w:date="2015-05-12T13:05:00Z">
                  <w:rPr>
                    <w:rFonts w:ascii="Times" w:hAnsi="Times"/>
                    <w:color w:val="auto"/>
                    <w:sz w:val="22"/>
                  </w:rPr>
                </w:rPrChange>
              </w:rPr>
              <w:pPrChange w:id="192" w:author="Chara Katiri" w:date="2015-05-12T13:05:00Z">
                <w:pPr>
                  <w:pStyle w:val="TableCellBody"/>
                  <w:spacing w:line="360" w:lineRule="auto"/>
                  <w:contextualSpacing/>
                  <w:jc w:val="both"/>
                </w:pPr>
              </w:pPrChange>
            </w:pPr>
            <w:r w:rsidRPr="00F758B3">
              <w:rPr>
                <w:rFonts w:ascii="Times" w:hAnsi="Times"/>
                <w:color w:val="auto"/>
                <w:sz w:val="22"/>
                <w:rPrChange w:id="193" w:author="Chara Katiri" w:date="2015-05-12T13:05:00Z">
                  <w:rPr>
                    <w:rFonts w:ascii="Times" w:hAnsi="Times"/>
                    <w:color w:val="auto"/>
                    <w:sz w:val="22"/>
                  </w:rPr>
                </w:rPrChange>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F758B3" w:rsidRDefault="00940BD2" w:rsidP="00F758B3">
            <w:pPr>
              <w:pStyle w:val="TableCellBody"/>
              <w:spacing w:line="360" w:lineRule="auto"/>
              <w:contextualSpacing/>
              <w:jc w:val="both"/>
              <w:rPr>
                <w:rFonts w:ascii="Times" w:hAnsi="Times"/>
                <w:color w:val="auto"/>
                <w:sz w:val="22"/>
                <w:rPrChange w:id="194" w:author="Chara Katiri" w:date="2015-05-12T13:05:00Z">
                  <w:rPr>
                    <w:rFonts w:ascii="Times" w:hAnsi="Times"/>
                    <w:color w:val="auto"/>
                    <w:sz w:val="22"/>
                  </w:rPr>
                </w:rPrChange>
              </w:rPr>
              <w:pPrChange w:id="195" w:author="Chara Katiri" w:date="2015-05-12T13:05:00Z">
                <w:pPr>
                  <w:pStyle w:val="TableCellBody"/>
                  <w:spacing w:line="360" w:lineRule="auto"/>
                  <w:contextualSpacing/>
                  <w:jc w:val="both"/>
                </w:pPr>
              </w:pPrChange>
            </w:pPr>
            <w:r w:rsidRPr="00F758B3">
              <w:rPr>
                <w:rFonts w:ascii="Times" w:hAnsi="Times"/>
                <w:color w:val="auto"/>
                <w:sz w:val="22"/>
                <w:rPrChange w:id="196" w:author="Chara Katiri" w:date="2015-05-12T13:05:00Z">
                  <w:rPr>
                    <w:rFonts w:ascii="Times" w:hAnsi="Times"/>
                    <w:color w:val="auto"/>
                    <w:sz w:val="22"/>
                  </w:rPr>
                </w:rPrChange>
              </w:rPr>
              <w:t>CK</w:t>
            </w:r>
          </w:p>
        </w:tc>
      </w:tr>
      <w:tr w:rsidR="00492A27" w:rsidRPr="00F758B3"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F758B3" w:rsidRDefault="008C7C45" w:rsidP="00F758B3">
            <w:pPr>
              <w:pStyle w:val="TableCellBody"/>
              <w:spacing w:line="360" w:lineRule="auto"/>
              <w:contextualSpacing/>
              <w:jc w:val="both"/>
              <w:rPr>
                <w:rFonts w:ascii="Times" w:hAnsi="Times"/>
                <w:color w:val="auto"/>
                <w:sz w:val="22"/>
                <w:rPrChange w:id="197" w:author="Chara Katiri" w:date="2015-05-12T13:05:00Z">
                  <w:rPr>
                    <w:rFonts w:ascii="Times" w:hAnsi="Times"/>
                    <w:color w:val="auto"/>
                    <w:sz w:val="22"/>
                  </w:rPr>
                </w:rPrChange>
              </w:rPr>
              <w:pPrChange w:id="198" w:author="Chara Katiri" w:date="2015-05-12T13:05:00Z">
                <w:pPr>
                  <w:pStyle w:val="TableCellBody"/>
                  <w:spacing w:line="360" w:lineRule="auto"/>
                  <w:contextualSpacing/>
                  <w:jc w:val="both"/>
                </w:pPr>
              </w:pPrChange>
            </w:pPr>
            <w:r w:rsidRPr="00F758B3">
              <w:rPr>
                <w:rFonts w:ascii="Times" w:hAnsi="Times"/>
                <w:color w:val="auto"/>
                <w:sz w:val="22"/>
                <w:rPrChange w:id="199" w:author="Chara Katiri" w:date="2015-05-12T13:05:00Z">
                  <w:rPr>
                    <w:rFonts w:ascii="Times" w:hAnsi="Times"/>
                    <w:color w:val="auto"/>
                    <w:sz w:val="22"/>
                  </w:rPr>
                </w:rPrChange>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F758B3" w:rsidRDefault="008C7C45" w:rsidP="00F758B3">
            <w:pPr>
              <w:pStyle w:val="TableCellBody"/>
              <w:spacing w:line="360" w:lineRule="auto"/>
              <w:contextualSpacing/>
              <w:jc w:val="both"/>
              <w:rPr>
                <w:rFonts w:ascii="Times" w:hAnsi="Times"/>
                <w:color w:val="auto"/>
                <w:sz w:val="22"/>
                <w:rPrChange w:id="200" w:author="Chara Katiri" w:date="2015-05-12T13:05:00Z">
                  <w:rPr>
                    <w:rFonts w:ascii="Times" w:hAnsi="Times"/>
                    <w:color w:val="auto"/>
                    <w:sz w:val="22"/>
                  </w:rPr>
                </w:rPrChange>
              </w:rPr>
              <w:pPrChange w:id="201" w:author="Chara Katiri" w:date="2015-05-12T13:05:00Z">
                <w:pPr>
                  <w:pStyle w:val="TableCellBody"/>
                  <w:spacing w:line="360" w:lineRule="auto"/>
                  <w:contextualSpacing/>
                  <w:jc w:val="both"/>
                </w:pPr>
              </w:pPrChange>
            </w:pPr>
            <w:r w:rsidRPr="00F758B3">
              <w:rPr>
                <w:rFonts w:ascii="Times" w:hAnsi="Times"/>
                <w:color w:val="auto"/>
                <w:sz w:val="22"/>
                <w:rPrChange w:id="202" w:author="Chara Katiri" w:date="2015-05-12T13:05:00Z">
                  <w:rPr>
                    <w:rFonts w:ascii="Times" w:hAnsi="Times"/>
                    <w:color w:val="auto"/>
                    <w:sz w:val="22"/>
                  </w:rPr>
                </w:rPrChange>
              </w:rPr>
              <w:t>21.03.201</w:t>
            </w:r>
            <w:ins w:id="203" w:author="Chara Katiri" w:date="2015-04-11T16:45:00Z">
              <w:r w:rsidR="00B85CDC" w:rsidRPr="00F758B3">
                <w:rPr>
                  <w:rFonts w:ascii="Times" w:hAnsi="Times"/>
                  <w:color w:val="auto"/>
                  <w:sz w:val="22"/>
                  <w:rPrChange w:id="204" w:author="Chara Katiri" w:date="2015-05-12T13:05:00Z">
                    <w:rPr>
                      <w:rFonts w:ascii="Times" w:hAnsi="Times"/>
                      <w:color w:val="auto"/>
                      <w:sz w:val="22"/>
                    </w:rPr>
                  </w:rPrChange>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F758B3" w:rsidRDefault="008C7C45" w:rsidP="00F758B3">
            <w:pPr>
              <w:pStyle w:val="TableCellBody"/>
              <w:spacing w:line="360" w:lineRule="auto"/>
              <w:contextualSpacing/>
              <w:jc w:val="both"/>
              <w:rPr>
                <w:rFonts w:ascii="Times" w:hAnsi="Times"/>
                <w:color w:val="auto"/>
                <w:sz w:val="22"/>
                <w:rPrChange w:id="205" w:author="Chara Katiri" w:date="2015-05-12T13:05:00Z">
                  <w:rPr>
                    <w:rFonts w:ascii="Times" w:hAnsi="Times"/>
                    <w:color w:val="auto"/>
                    <w:sz w:val="22"/>
                  </w:rPr>
                </w:rPrChange>
              </w:rPr>
              <w:pPrChange w:id="206" w:author="Chara Katiri" w:date="2015-05-12T13:05:00Z">
                <w:pPr>
                  <w:pStyle w:val="TableCellBody"/>
                  <w:spacing w:line="360" w:lineRule="auto"/>
                  <w:contextualSpacing/>
                  <w:jc w:val="both"/>
                </w:pPr>
              </w:pPrChange>
            </w:pPr>
            <w:r w:rsidRPr="00F758B3">
              <w:rPr>
                <w:rFonts w:ascii="Times" w:hAnsi="Times"/>
                <w:color w:val="auto"/>
                <w:sz w:val="22"/>
                <w:rPrChange w:id="207" w:author="Chara Katiri" w:date="2015-05-12T13:05:00Z">
                  <w:rPr>
                    <w:rFonts w:ascii="Times" w:hAnsi="Times"/>
                    <w:color w:val="auto"/>
                    <w:sz w:val="22"/>
                  </w:rPr>
                </w:rPrChange>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F758B3" w:rsidRDefault="008C7C45" w:rsidP="00F758B3">
            <w:pPr>
              <w:pStyle w:val="TableCellBody"/>
              <w:spacing w:line="360" w:lineRule="auto"/>
              <w:contextualSpacing/>
              <w:jc w:val="both"/>
              <w:rPr>
                <w:rFonts w:ascii="Times" w:hAnsi="Times"/>
                <w:color w:val="auto"/>
                <w:sz w:val="22"/>
                <w:rPrChange w:id="208" w:author="Chara Katiri" w:date="2015-05-12T13:05:00Z">
                  <w:rPr>
                    <w:rFonts w:ascii="Times" w:hAnsi="Times"/>
                    <w:color w:val="auto"/>
                    <w:sz w:val="22"/>
                  </w:rPr>
                </w:rPrChange>
              </w:rPr>
              <w:pPrChange w:id="209" w:author="Chara Katiri" w:date="2015-05-12T13:05:00Z">
                <w:pPr>
                  <w:pStyle w:val="TableCellBody"/>
                  <w:spacing w:line="360" w:lineRule="auto"/>
                  <w:contextualSpacing/>
                  <w:jc w:val="both"/>
                </w:pPr>
              </w:pPrChange>
            </w:pPr>
            <w:r w:rsidRPr="00F758B3">
              <w:rPr>
                <w:rFonts w:ascii="Times" w:hAnsi="Times"/>
                <w:color w:val="auto"/>
                <w:sz w:val="22"/>
                <w:rPrChange w:id="210" w:author="Chara Katiri" w:date="2015-05-12T13:05:00Z">
                  <w:rPr>
                    <w:rFonts w:ascii="Times" w:hAnsi="Times"/>
                    <w:color w:val="auto"/>
                    <w:sz w:val="22"/>
                  </w:rPr>
                </w:rPrChange>
              </w:rPr>
              <w:t>CK</w:t>
            </w:r>
          </w:p>
        </w:tc>
      </w:tr>
      <w:tr w:rsidR="00B85CDC" w:rsidRPr="00F758B3" w14:paraId="4ECE1DC6" w14:textId="77777777" w:rsidTr="009E20EB">
        <w:trPr>
          <w:cantSplit/>
          <w:jc w:val="center"/>
          <w:ins w:id="211"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090ABE2D" w:rsidR="00B85CDC" w:rsidRPr="00F758B3" w:rsidRDefault="00D10CAB" w:rsidP="00F758B3">
            <w:pPr>
              <w:pStyle w:val="TableCellBody"/>
              <w:spacing w:line="360" w:lineRule="auto"/>
              <w:contextualSpacing/>
              <w:jc w:val="both"/>
              <w:rPr>
                <w:ins w:id="212" w:author="Chara Katiri" w:date="2015-04-11T16:44:00Z"/>
                <w:rFonts w:ascii="Times" w:hAnsi="Times"/>
                <w:color w:val="auto"/>
                <w:sz w:val="22"/>
                <w:rPrChange w:id="213" w:author="Chara Katiri" w:date="2015-05-12T13:05:00Z">
                  <w:rPr>
                    <w:ins w:id="214" w:author="Chara Katiri" w:date="2015-04-11T16:44:00Z"/>
                    <w:rFonts w:ascii="Times" w:hAnsi="Times"/>
                    <w:color w:val="auto"/>
                    <w:sz w:val="22"/>
                  </w:rPr>
                </w:rPrChange>
              </w:rPr>
              <w:pPrChange w:id="215" w:author="Chara Katiri" w:date="2015-05-12T13:05:00Z">
                <w:pPr>
                  <w:pStyle w:val="TableCellBody"/>
                  <w:spacing w:line="360" w:lineRule="auto"/>
                  <w:contextualSpacing/>
                  <w:jc w:val="both"/>
                </w:pPr>
              </w:pPrChange>
            </w:pPr>
            <w:ins w:id="216" w:author="Chara Katiri" w:date="2015-05-05T11:01:00Z">
              <w:r w:rsidRPr="00F758B3">
                <w:rPr>
                  <w:rFonts w:ascii="Times" w:hAnsi="Times"/>
                  <w:color w:val="auto"/>
                  <w:sz w:val="22"/>
                  <w:rPrChange w:id="217" w:author="Chara Katiri" w:date="2015-05-12T13:05:00Z">
                    <w:rPr>
                      <w:rFonts w:ascii="Times" w:hAnsi="Times"/>
                      <w:color w:val="auto"/>
                      <w:sz w:val="22"/>
                    </w:rPr>
                  </w:rPrChange>
                </w:rPr>
                <w:t>2.0</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F758B3" w:rsidRDefault="00B85CDC" w:rsidP="00F758B3">
            <w:pPr>
              <w:pStyle w:val="TableCellBody"/>
              <w:spacing w:line="360" w:lineRule="auto"/>
              <w:contextualSpacing/>
              <w:jc w:val="both"/>
              <w:rPr>
                <w:ins w:id="218" w:author="Chara Katiri" w:date="2015-04-11T16:44:00Z"/>
                <w:rFonts w:ascii="Times" w:hAnsi="Times"/>
                <w:color w:val="auto"/>
                <w:sz w:val="22"/>
                <w:rPrChange w:id="219" w:author="Chara Katiri" w:date="2015-05-12T13:05:00Z">
                  <w:rPr>
                    <w:ins w:id="220" w:author="Chara Katiri" w:date="2015-04-11T16:44:00Z"/>
                    <w:rFonts w:ascii="Times" w:hAnsi="Times"/>
                    <w:color w:val="auto"/>
                    <w:sz w:val="22"/>
                  </w:rPr>
                </w:rPrChange>
              </w:rPr>
              <w:pPrChange w:id="221" w:author="Chara Katiri" w:date="2015-05-12T13:05:00Z">
                <w:pPr>
                  <w:pStyle w:val="TableCellBody"/>
                  <w:spacing w:line="360" w:lineRule="auto"/>
                  <w:contextualSpacing/>
                  <w:jc w:val="both"/>
                </w:pPr>
              </w:pPrChange>
            </w:pPr>
            <w:ins w:id="222" w:author="Chara Katiri" w:date="2015-04-11T16:45:00Z">
              <w:r w:rsidRPr="00F758B3">
                <w:rPr>
                  <w:rFonts w:ascii="Times" w:hAnsi="Times"/>
                  <w:color w:val="auto"/>
                  <w:sz w:val="22"/>
                  <w:rPrChange w:id="223" w:author="Chara Katiri" w:date="2015-05-12T13:05:00Z">
                    <w:rPr>
                      <w:rFonts w:ascii="Times" w:hAnsi="Times"/>
                      <w:color w:val="auto"/>
                      <w:sz w:val="22"/>
                    </w:rPr>
                  </w:rPrChange>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F758B3" w:rsidRDefault="00B85CDC" w:rsidP="00F758B3">
            <w:pPr>
              <w:pStyle w:val="TableCellBody"/>
              <w:spacing w:line="360" w:lineRule="auto"/>
              <w:contextualSpacing/>
              <w:jc w:val="both"/>
              <w:rPr>
                <w:ins w:id="224" w:author="Chara Katiri" w:date="2015-04-11T16:44:00Z"/>
                <w:rFonts w:ascii="Times" w:hAnsi="Times"/>
                <w:color w:val="auto"/>
                <w:sz w:val="22"/>
                <w:rPrChange w:id="225" w:author="Chara Katiri" w:date="2015-05-12T13:05:00Z">
                  <w:rPr>
                    <w:ins w:id="226" w:author="Chara Katiri" w:date="2015-04-11T16:44:00Z"/>
                    <w:rFonts w:ascii="Times" w:hAnsi="Times"/>
                    <w:color w:val="auto"/>
                    <w:sz w:val="22"/>
                  </w:rPr>
                </w:rPrChange>
              </w:rPr>
              <w:pPrChange w:id="227" w:author="Chara Katiri" w:date="2015-05-12T13:05:00Z">
                <w:pPr>
                  <w:pStyle w:val="TableCellBody"/>
                  <w:spacing w:line="360" w:lineRule="auto"/>
                  <w:contextualSpacing/>
                  <w:jc w:val="both"/>
                </w:pPr>
              </w:pPrChange>
            </w:pPr>
            <w:ins w:id="228" w:author="Chara Katiri" w:date="2015-04-11T16:45:00Z">
              <w:r w:rsidRPr="00F758B3">
                <w:rPr>
                  <w:rFonts w:ascii="Times" w:hAnsi="Times"/>
                  <w:color w:val="auto"/>
                  <w:sz w:val="22"/>
                  <w:rPrChange w:id="229" w:author="Chara Katiri" w:date="2015-05-12T13:05:00Z">
                    <w:rPr>
                      <w:rFonts w:ascii="Times" w:hAnsi="Times"/>
                      <w:color w:val="auto"/>
                      <w:sz w:val="22"/>
                    </w:rPr>
                  </w:rPrChange>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F758B3" w:rsidRDefault="00B85CDC" w:rsidP="00F758B3">
            <w:pPr>
              <w:pStyle w:val="TableCellBody"/>
              <w:spacing w:line="360" w:lineRule="auto"/>
              <w:contextualSpacing/>
              <w:jc w:val="both"/>
              <w:rPr>
                <w:ins w:id="230" w:author="Chara Katiri" w:date="2015-04-11T16:44:00Z"/>
                <w:rFonts w:ascii="Times" w:hAnsi="Times"/>
                <w:color w:val="auto"/>
                <w:sz w:val="22"/>
                <w:rPrChange w:id="231" w:author="Chara Katiri" w:date="2015-05-12T13:05:00Z">
                  <w:rPr>
                    <w:ins w:id="232" w:author="Chara Katiri" w:date="2015-04-11T16:44:00Z"/>
                    <w:rFonts w:ascii="Times" w:hAnsi="Times"/>
                    <w:color w:val="auto"/>
                    <w:sz w:val="22"/>
                  </w:rPr>
                </w:rPrChange>
              </w:rPr>
              <w:pPrChange w:id="233" w:author="Chara Katiri" w:date="2015-05-12T13:05:00Z">
                <w:pPr>
                  <w:pStyle w:val="TableCellBody"/>
                  <w:spacing w:line="360" w:lineRule="auto"/>
                  <w:contextualSpacing/>
                  <w:jc w:val="both"/>
                </w:pPr>
              </w:pPrChange>
            </w:pPr>
            <w:ins w:id="234" w:author="Chara Katiri" w:date="2015-04-11T16:45:00Z">
              <w:r w:rsidRPr="00F758B3">
                <w:rPr>
                  <w:rFonts w:ascii="Times" w:hAnsi="Times"/>
                  <w:color w:val="auto"/>
                  <w:sz w:val="22"/>
                  <w:rPrChange w:id="235" w:author="Chara Katiri" w:date="2015-05-12T13:05:00Z">
                    <w:rPr>
                      <w:rFonts w:ascii="Times" w:hAnsi="Times"/>
                      <w:color w:val="auto"/>
                      <w:sz w:val="22"/>
                    </w:rPr>
                  </w:rPrChange>
                </w:rPr>
                <w:t>CK</w:t>
              </w:r>
            </w:ins>
          </w:p>
        </w:tc>
      </w:tr>
      <w:tr w:rsidR="00B85CDC" w:rsidRPr="00F758B3" w14:paraId="26591580" w14:textId="77777777" w:rsidTr="009E20EB">
        <w:trPr>
          <w:cantSplit/>
          <w:jc w:val="center"/>
          <w:ins w:id="236"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9AA2AFB" w:rsidR="00B85CDC" w:rsidRPr="00F758B3" w:rsidRDefault="00D10CAB" w:rsidP="00F758B3">
            <w:pPr>
              <w:pStyle w:val="TableCellBody"/>
              <w:spacing w:line="360" w:lineRule="auto"/>
              <w:contextualSpacing/>
              <w:jc w:val="both"/>
              <w:rPr>
                <w:ins w:id="237" w:author="Chara Katiri" w:date="2015-04-11T16:45:00Z"/>
                <w:rFonts w:ascii="Times" w:hAnsi="Times"/>
                <w:color w:val="auto"/>
                <w:sz w:val="22"/>
                <w:rPrChange w:id="238" w:author="Chara Katiri" w:date="2015-05-12T13:05:00Z">
                  <w:rPr>
                    <w:ins w:id="239" w:author="Chara Katiri" w:date="2015-04-11T16:45:00Z"/>
                    <w:rFonts w:ascii="Times" w:hAnsi="Times"/>
                    <w:color w:val="auto"/>
                    <w:sz w:val="22"/>
                  </w:rPr>
                </w:rPrChange>
              </w:rPr>
              <w:pPrChange w:id="240" w:author="Chara Katiri" w:date="2015-05-12T13:05:00Z">
                <w:pPr>
                  <w:pStyle w:val="TableCellBody"/>
                  <w:spacing w:line="360" w:lineRule="auto"/>
                  <w:contextualSpacing/>
                  <w:jc w:val="both"/>
                </w:pPr>
              </w:pPrChange>
            </w:pPr>
            <w:ins w:id="241" w:author="Chara Katiri" w:date="2015-05-05T11:02:00Z">
              <w:r w:rsidRPr="00F758B3">
                <w:rPr>
                  <w:rFonts w:ascii="Times" w:hAnsi="Times"/>
                  <w:color w:val="auto"/>
                  <w:sz w:val="22"/>
                  <w:rPrChange w:id="242" w:author="Chara Katiri" w:date="2015-05-12T13:05:00Z">
                    <w:rPr>
                      <w:rFonts w:ascii="Times" w:hAnsi="Times"/>
                      <w:color w:val="auto"/>
                      <w:sz w:val="22"/>
                    </w:rPr>
                  </w:rPrChange>
                </w:rPr>
                <w:t>2.</w:t>
              </w:r>
            </w:ins>
            <w:ins w:id="243" w:author="Chara Katiri" w:date="2015-04-11T16:45:00Z">
              <w:r w:rsidRPr="00F758B3">
                <w:rPr>
                  <w:rFonts w:ascii="Times" w:hAnsi="Times"/>
                  <w:color w:val="auto"/>
                  <w:sz w:val="22"/>
                  <w:rPrChange w:id="244" w:author="Chara Katiri" w:date="2015-05-12T13:05:00Z">
                    <w:rPr>
                      <w:rFonts w:ascii="Times" w:hAnsi="Times"/>
                      <w:color w:val="auto"/>
                      <w:sz w:val="22"/>
                    </w:rPr>
                  </w:rPrChange>
                </w:rPr>
                <w:t>1</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F758B3" w:rsidRDefault="00B85CDC" w:rsidP="00F758B3">
            <w:pPr>
              <w:pStyle w:val="TableCellBody"/>
              <w:spacing w:line="360" w:lineRule="auto"/>
              <w:contextualSpacing/>
              <w:jc w:val="both"/>
              <w:rPr>
                <w:ins w:id="245" w:author="Chara Katiri" w:date="2015-04-11T16:45:00Z"/>
                <w:rFonts w:ascii="Times" w:hAnsi="Times"/>
                <w:color w:val="auto"/>
                <w:sz w:val="22"/>
                <w:rPrChange w:id="246" w:author="Chara Katiri" w:date="2015-05-12T13:05:00Z">
                  <w:rPr>
                    <w:ins w:id="247" w:author="Chara Katiri" w:date="2015-04-11T16:45:00Z"/>
                    <w:rFonts w:ascii="Times" w:hAnsi="Times"/>
                    <w:color w:val="auto"/>
                    <w:sz w:val="22"/>
                  </w:rPr>
                </w:rPrChange>
              </w:rPr>
              <w:pPrChange w:id="248" w:author="Chara Katiri" w:date="2015-05-12T13:05:00Z">
                <w:pPr>
                  <w:pStyle w:val="TableCellBody"/>
                  <w:spacing w:line="360" w:lineRule="auto"/>
                  <w:contextualSpacing/>
                  <w:jc w:val="both"/>
                </w:pPr>
              </w:pPrChange>
            </w:pPr>
            <w:ins w:id="249" w:author="Chara Katiri" w:date="2015-04-11T16:45:00Z">
              <w:r w:rsidRPr="00F758B3">
                <w:rPr>
                  <w:rFonts w:ascii="Times" w:hAnsi="Times"/>
                  <w:color w:val="auto"/>
                  <w:sz w:val="22"/>
                  <w:rPrChange w:id="250" w:author="Chara Katiri" w:date="2015-05-12T13:05:00Z">
                    <w:rPr>
                      <w:rFonts w:ascii="Times" w:hAnsi="Times"/>
                      <w:color w:val="auto"/>
                      <w:sz w:val="22"/>
                    </w:rPr>
                  </w:rPrChange>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F758B3" w:rsidRDefault="00B85CDC" w:rsidP="00F758B3">
            <w:pPr>
              <w:pStyle w:val="TableCellBody"/>
              <w:spacing w:line="360" w:lineRule="auto"/>
              <w:contextualSpacing/>
              <w:jc w:val="both"/>
              <w:rPr>
                <w:ins w:id="251" w:author="Chara Katiri" w:date="2015-04-11T16:45:00Z"/>
                <w:rFonts w:ascii="Times" w:hAnsi="Times"/>
                <w:color w:val="auto"/>
                <w:sz w:val="22"/>
                <w:rPrChange w:id="252" w:author="Chara Katiri" w:date="2015-05-12T13:05:00Z">
                  <w:rPr>
                    <w:ins w:id="253" w:author="Chara Katiri" w:date="2015-04-11T16:45:00Z"/>
                    <w:rFonts w:ascii="Times" w:hAnsi="Times"/>
                    <w:color w:val="auto"/>
                    <w:sz w:val="22"/>
                  </w:rPr>
                </w:rPrChange>
              </w:rPr>
              <w:pPrChange w:id="254" w:author="Chara Katiri" w:date="2015-05-12T13:05:00Z">
                <w:pPr>
                  <w:pStyle w:val="TableCellBody"/>
                  <w:spacing w:line="360" w:lineRule="auto"/>
                  <w:contextualSpacing/>
                  <w:jc w:val="both"/>
                </w:pPr>
              </w:pPrChange>
            </w:pPr>
            <w:ins w:id="255" w:author="Chara Katiri" w:date="2015-04-11T16:45:00Z">
              <w:r w:rsidRPr="00F758B3">
                <w:rPr>
                  <w:rFonts w:ascii="Times" w:hAnsi="Times"/>
                  <w:color w:val="auto"/>
                  <w:sz w:val="22"/>
                  <w:rPrChange w:id="256" w:author="Chara Katiri" w:date="2015-05-12T13:05:00Z">
                    <w:rPr>
                      <w:rFonts w:ascii="Times" w:hAnsi="Times"/>
                      <w:color w:val="auto"/>
                      <w:sz w:val="22"/>
                    </w:rPr>
                  </w:rPrChange>
                </w:rPr>
                <w:t>Update based on feedback from Draf</w:t>
              </w:r>
              <w:r w:rsidR="003E2990" w:rsidRPr="00F758B3">
                <w:rPr>
                  <w:rFonts w:ascii="Times" w:hAnsi="Times"/>
                  <w:color w:val="auto"/>
                  <w:sz w:val="22"/>
                  <w:rPrChange w:id="257" w:author="Chara Katiri" w:date="2015-05-12T13:05:00Z">
                    <w:rPr>
                      <w:rFonts w:ascii="Times" w:hAnsi="Times"/>
                      <w:color w:val="auto"/>
                      <w:sz w:val="22"/>
                    </w:rPr>
                  </w:rPrChange>
                </w:rPr>
                <w:t>t report submission (Chapter 3-4</w:t>
              </w:r>
              <w:r w:rsidRPr="00F758B3">
                <w:rPr>
                  <w:rFonts w:ascii="Times" w:hAnsi="Times"/>
                  <w:color w:val="auto"/>
                  <w:sz w:val="22"/>
                  <w:rPrChange w:id="258" w:author="Chara Katiri" w:date="2015-05-12T13:05:00Z">
                    <w:rPr>
                      <w:rFonts w:ascii="Times" w:hAnsi="Times"/>
                      <w:color w:val="auto"/>
                      <w:sz w:val="22"/>
                    </w:rPr>
                  </w:rPrChange>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F758B3" w:rsidRDefault="00B85CDC" w:rsidP="00F758B3">
            <w:pPr>
              <w:pStyle w:val="TableCellBody"/>
              <w:spacing w:line="360" w:lineRule="auto"/>
              <w:contextualSpacing/>
              <w:jc w:val="both"/>
              <w:rPr>
                <w:ins w:id="259" w:author="Chara Katiri" w:date="2015-04-11T16:45:00Z"/>
                <w:rFonts w:ascii="Times" w:hAnsi="Times"/>
                <w:color w:val="auto"/>
                <w:sz w:val="22"/>
                <w:rPrChange w:id="260" w:author="Chara Katiri" w:date="2015-05-12T13:05:00Z">
                  <w:rPr>
                    <w:ins w:id="261" w:author="Chara Katiri" w:date="2015-04-11T16:45:00Z"/>
                    <w:rFonts w:ascii="Times" w:hAnsi="Times"/>
                    <w:color w:val="auto"/>
                    <w:sz w:val="22"/>
                  </w:rPr>
                </w:rPrChange>
              </w:rPr>
              <w:pPrChange w:id="262" w:author="Chara Katiri" w:date="2015-05-12T13:05:00Z">
                <w:pPr>
                  <w:pStyle w:val="TableCellBody"/>
                  <w:spacing w:line="360" w:lineRule="auto"/>
                  <w:contextualSpacing/>
                  <w:jc w:val="both"/>
                </w:pPr>
              </w:pPrChange>
            </w:pPr>
            <w:ins w:id="263" w:author="Chara Katiri" w:date="2015-04-11T16:45:00Z">
              <w:r w:rsidRPr="00F758B3">
                <w:rPr>
                  <w:rFonts w:ascii="Times" w:hAnsi="Times"/>
                  <w:color w:val="auto"/>
                  <w:sz w:val="22"/>
                  <w:rPrChange w:id="264" w:author="Chara Katiri" w:date="2015-05-12T13:05:00Z">
                    <w:rPr>
                      <w:rFonts w:ascii="Times" w:hAnsi="Times"/>
                      <w:color w:val="auto"/>
                      <w:sz w:val="22"/>
                    </w:rPr>
                  </w:rPrChange>
                </w:rPr>
                <w:t>CK</w:t>
              </w:r>
            </w:ins>
          </w:p>
        </w:tc>
      </w:tr>
      <w:tr w:rsidR="00B85CDC" w:rsidRPr="00F758B3" w14:paraId="0A53739E" w14:textId="77777777" w:rsidTr="009E20EB">
        <w:trPr>
          <w:cantSplit/>
          <w:jc w:val="center"/>
          <w:ins w:id="265"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73BA3753" w:rsidR="00B85CDC" w:rsidRPr="00F758B3" w:rsidRDefault="00D10CAB" w:rsidP="00F758B3">
            <w:pPr>
              <w:pStyle w:val="TableCellBody"/>
              <w:spacing w:line="360" w:lineRule="auto"/>
              <w:contextualSpacing/>
              <w:jc w:val="both"/>
              <w:rPr>
                <w:ins w:id="266" w:author="Chara Katiri" w:date="2015-04-11T16:45:00Z"/>
                <w:rFonts w:ascii="Times" w:hAnsi="Times"/>
                <w:color w:val="auto"/>
                <w:sz w:val="22"/>
                <w:rPrChange w:id="267" w:author="Chara Katiri" w:date="2015-05-12T13:05:00Z">
                  <w:rPr>
                    <w:ins w:id="268" w:author="Chara Katiri" w:date="2015-04-11T16:45:00Z"/>
                    <w:rFonts w:ascii="Times" w:hAnsi="Times"/>
                    <w:color w:val="auto"/>
                    <w:sz w:val="22"/>
                  </w:rPr>
                </w:rPrChange>
              </w:rPr>
              <w:pPrChange w:id="269" w:author="Chara Katiri" w:date="2015-05-12T13:05:00Z">
                <w:pPr>
                  <w:pStyle w:val="TableCellBody"/>
                  <w:spacing w:line="360" w:lineRule="auto"/>
                  <w:contextualSpacing/>
                  <w:jc w:val="both"/>
                </w:pPr>
              </w:pPrChange>
            </w:pPr>
            <w:ins w:id="270" w:author="Chara Katiri" w:date="2015-05-05T11:02:00Z">
              <w:r w:rsidRPr="00F758B3">
                <w:rPr>
                  <w:rFonts w:ascii="Times" w:hAnsi="Times"/>
                  <w:color w:val="auto"/>
                  <w:sz w:val="22"/>
                  <w:rPrChange w:id="271" w:author="Chara Katiri" w:date="2015-05-12T13:05:00Z">
                    <w:rPr>
                      <w:rFonts w:ascii="Times" w:hAnsi="Times"/>
                      <w:color w:val="auto"/>
                      <w:sz w:val="22"/>
                    </w:rPr>
                  </w:rPrChange>
                </w:rPr>
                <w:t>2.2</w:t>
              </w:r>
            </w:ins>
            <w:del w:id="272" w:author="Chara Katiri" w:date="2015-05-05T11:02:00Z">
              <w:r w:rsidR="00607D9A" w:rsidRPr="00F758B3" w:rsidDel="00D10CAB">
                <w:rPr>
                  <w:rFonts w:ascii="Times" w:hAnsi="Times"/>
                  <w:color w:val="auto"/>
                  <w:sz w:val="22"/>
                  <w:rPrChange w:id="273" w:author="Chara Katiri" w:date="2015-05-12T13:05:00Z">
                    <w:rPr>
                      <w:rFonts w:ascii="Times" w:hAnsi="Times"/>
                      <w:color w:val="auto"/>
                      <w:sz w:val="22"/>
                    </w:rPr>
                  </w:rPrChange>
                </w:rPr>
                <w:delText>7</w:delText>
              </w:r>
            </w:del>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F758B3" w:rsidRDefault="003E2990" w:rsidP="00F758B3">
            <w:pPr>
              <w:pStyle w:val="TableCellBody"/>
              <w:spacing w:line="360" w:lineRule="auto"/>
              <w:contextualSpacing/>
              <w:jc w:val="both"/>
              <w:rPr>
                <w:ins w:id="274" w:author="Chara Katiri" w:date="2015-04-11T16:45:00Z"/>
                <w:rFonts w:ascii="Times" w:hAnsi="Times"/>
                <w:color w:val="auto"/>
                <w:sz w:val="22"/>
                <w:rPrChange w:id="275" w:author="Chara Katiri" w:date="2015-05-12T13:05:00Z">
                  <w:rPr>
                    <w:ins w:id="276" w:author="Chara Katiri" w:date="2015-04-11T16:45:00Z"/>
                    <w:rFonts w:ascii="Times" w:hAnsi="Times"/>
                    <w:color w:val="auto"/>
                    <w:sz w:val="22"/>
                  </w:rPr>
                </w:rPrChange>
              </w:rPr>
              <w:pPrChange w:id="277" w:author="Chara Katiri" w:date="2015-05-12T13:05:00Z">
                <w:pPr>
                  <w:pStyle w:val="TableCellBody"/>
                  <w:spacing w:line="360" w:lineRule="auto"/>
                  <w:contextualSpacing/>
                  <w:jc w:val="both"/>
                </w:pPr>
              </w:pPrChange>
            </w:pPr>
            <w:ins w:id="278" w:author="Chara Katiri" w:date="2015-04-11T23:36:00Z">
              <w:r w:rsidRPr="00F758B3">
                <w:rPr>
                  <w:rFonts w:ascii="Times" w:hAnsi="Times"/>
                  <w:color w:val="auto"/>
                  <w:sz w:val="22"/>
                  <w:rPrChange w:id="279" w:author="Chara Katiri" w:date="2015-05-12T13:05:00Z">
                    <w:rPr>
                      <w:rFonts w:ascii="Times" w:hAnsi="Times"/>
                      <w:color w:val="auto"/>
                      <w:sz w:val="22"/>
                    </w:rPr>
                  </w:rPrChange>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F758B3" w:rsidRDefault="00607D9A" w:rsidP="00F758B3">
            <w:pPr>
              <w:pStyle w:val="TableCellBody"/>
              <w:spacing w:line="360" w:lineRule="auto"/>
              <w:contextualSpacing/>
              <w:jc w:val="both"/>
              <w:rPr>
                <w:ins w:id="280" w:author="Chara Katiri" w:date="2015-04-11T16:45:00Z"/>
                <w:rFonts w:ascii="Times" w:hAnsi="Times"/>
                <w:color w:val="auto"/>
                <w:sz w:val="22"/>
                <w:rPrChange w:id="281" w:author="Chara Katiri" w:date="2015-05-12T13:05:00Z">
                  <w:rPr>
                    <w:ins w:id="282" w:author="Chara Katiri" w:date="2015-04-11T16:45:00Z"/>
                    <w:rFonts w:ascii="Times" w:hAnsi="Times"/>
                    <w:color w:val="auto"/>
                    <w:sz w:val="22"/>
                  </w:rPr>
                </w:rPrChange>
              </w:rPr>
              <w:pPrChange w:id="283" w:author="Chara Katiri" w:date="2015-05-12T13:05:00Z">
                <w:pPr>
                  <w:pStyle w:val="TableCellBody"/>
                  <w:spacing w:line="360" w:lineRule="auto"/>
                  <w:contextualSpacing/>
                  <w:jc w:val="both"/>
                </w:pPr>
              </w:pPrChange>
            </w:pPr>
            <w:ins w:id="284" w:author="Chara Katiri" w:date="2015-04-11T16:45:00Z">
              <w:r w:rsidRPr="00F758B3">
                <w:rPr>
                  <w:rFonts w:ascii="Times" w:hAnsi="Times"/>
                  <w:color w:val="auto"/>
                  <w:sz w:val="22"/>
                  <w:rPrChange w:id="285" w:author="Chara Katiri" w:date="2015-05-12T13:05:00Z">
                    <w:rPr>
                      <w:rFonts w:ascii="Times" w:hAnsi="Times"/>
                      <w:color w:val="auto"/>
                      <w:sz w:val="22"/>
                    </w:rPr>
                  </w:rPrChange>
                </w:rPr>
                <w:t xml:space="preserve">Update based on feedback from Draft report submission (Chapter </w:t>
              </w:r>
            </w:ins>
            <w:r w:rsidRPr="00F758B3">
              <w:rPr>
                <w:rFonts w:ascii="Times" w:hAnsi="Times"/>
                <w:color w:val="auto"/>
                <w:sz w:val="22"/>
                <w:rPrChange w:id="286" w:author="Chara Katiri" w:date="2015-05-12T13:05:00Z">
                  <w:rPr>
                    <w:rFonts w:ascii="Times" w:hAnsi="Times"/>
                    <w:color w:val="auto"/>
                    <w:sz w:val="22"/>
                  </w:rPr>
                </w:rPrChange>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F758B3" w:rsidRDefault="00607D9A" w:rsidP="00F758B3">
            <w:pPr>
              <w:pStyle w:val="TableCellBody"/>
              <w:spacing w:line="360" w:lineRule="auto"/>
              <w:contextualSpacing/>
              <w:jc w:val="both"/>
              <w:rPr>
                <w:ins w:id="287" w:author="Chara Katiri" w:date="2015-04-11T16:45:00Z"/>
                <w:rFonts w:ascii="Times" w:hAnsi="Times"/>
                <w:color w:val="auto"/>
                <w:sz w:val="22"/>
                <w:rPrChange w:id="288" w:author="Chara Katiri" w:date="2015-05-12T13:05:00Z">
                  <w:rPr>
                    <w:ins w:id="289" w:author="Chara Katiri" w:date="2015-04-11T16:45:00Z"/>
                    <w:rFonts w:ascii="Times" w:hAnsi="Times"/>
                    <w:color w:val="auto"/>
                    <w:sz w:val="22"/>
                  </w:rPr>
                </w:rPrChange>
              </w:rPr>
              <w:pPrChange w:id="290" w:author="Chara Katiri" w:date="2015-05-12T13:05:00Z">
                <w:pPr>
                  <w:pStyle w:val="TableCellBody"/>
                  <w:spacing w:line="360" w:lineRule="auto"/>
                  <w:contextualSpacing/>
                  <w:jc w:val="both"/>
                </w:pPr>
              </w:pPrChange>
            </w:pPr>
            <w:r w:rsidRPr="00F758B3">
              <w:rPr>
                <w:rFonts w:ascii="Times" w:hAnsi="Times"/>
                <w:color w:val="auto"/>
                <w:sz w:val="22"/>
                <w:rPrChange w:id="291" w:author="Chara Katiri" w:date="2015-05-12T13:05:00Z">
                  <w:rPr>
                    <w:rFonts w:ascii="Times" w:hAnsi="Times"/>
                    <w:color w:val="auto"/>
                    <w:sz w:val="22"/>
                  </w:rPr>
                </w:rPrChange>
              </w:rPr>
              <w:t>CK</w:t>
            </w:r>
          </w:p>
        </w:tc>
      </w:tr>
      <w:tr w:rsidR="00B85CDC" w:rsidRPr="00F758B3" w14:paraId="2905D17B" w14:textId="77777777" w:rsidTr="009E20EB">
        <w:trPr>
          <w:cantSplit/>
          <w:jc w:val="center"/>
          <w:ins w:id="29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18DCC9D9" w:rsidR="00B85CDC" w:rsidRPr="00F758B3" w:rsidRDefault="00D6560C" w:rsidP="00F758B3">
            <w:pPr>
              <w:pStyle w:val="TableCellBody"/>
              <w:spacing w:line="360" w:lineRule="auto"/>
              <w:contextualSpacing/>
              <w:jc w:val="both"/>
              <w:rPr>
                <w:ins w:id="293" w:author="Chara Katiri" w:date="2015-04-11T16:45:00Z"/>
                <w:rFonts w:ascii="Times" w:hAnsi="Times"/>
                <w:color w:val="auto"/>
                <w:sz w:val="22"/>
                <w:rPrChange w:id="294" w:author="Chara Katiri" w:date="2015-05-12T13:05:00Z">
                  <w:rPr>
                    <w:ins w:id="295" w:author="Chara Katiri" w:date="2015-04-11T16:45:00Z"/>
                    <w:rFonts w:ascii="Times" w:hAnsi="Times"/>
                    <w:color w:val="auto"/>
                    <w:sz w:val="22"/>
                  </w:rPr>
                </w:rPrChange>
              </w:rPr>
              <w:pPrChange w:id="296" w:author="Chara Katiri" w:date="2015-05-12T13:05:00Z">
                <w:pPr>
                  <w:pStyle w:val="TableCellBody"/>
                  <w:spacing w:line="360" w:lineRule="auto"/>
                  <w:contextualSpacing/>
                  <w:jc w:val="both"/>
                </w:pPr>
              </w:pPrChange>
            </w:pPr>
            <w:del w:id="297" w:author="Chara Katiri" w:date="2015-05-05T11:02:00Z">
              <w:r w:rsidRPr="00F758B3" w:rsidDel="00D10CAB">
                <w:rPr>
                  <w:rFonts w:ascii="Times" w:hAnsi="Times"/>
                  <w:color w:val="auto"/>
                  <w:sz w:val="22"/>
                  <w:rPrChange w:id="298" w:author="Chara Katiri" w:date="2015-05-12T13:05:00Z">
                    <w:rPr>
                      <w:rFonts w:ascii="Times" w:hAnsi="Times"/>
                      <w:color w:val="auto"/>
                      <w:sz w:val="22"/>
                    </w:rPr>
                  </w:rPrChange>
                </w:rPr>
                <w:delText>1.8</w:delText>
              </w:r>
            </w:del>
            <w:ins w:id="299" w:author="Chara Katiri" w:date="2015-05-05T11:02:00Z">
              <w:r w:rsidR="00D10CAB" w:rsidRPr="00F758B3">
                <w:rPr>
                  <w:rFonts w:ascii="Times" w:hAnsi="Times"/>
                  <w:color w:val="auto"/>
                  <w:sz w:val="22"/>
                  <w:rPrChange w:id="300" w:author="Chara Katiri" w:date="2015-05-12T13:05:00Z">
                    <w:rPr>
                      <w:rFonts w:ascii="Times" w:hAnsi="Times"/>
                      <w:color w:val="auto"/>
                      <w:sz w:val="22"/>
                    </w:rPr>
                  </w:rPrChange>
                </w:rPr>
                <w:t>2.3</w:t>
              </w:r>
            </w:ins>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F758B3" w:rsidRDefault="00D6560C" w:rsidP="00F758B3">
            <w:pPr>
              <w:pStyle w:val="TableCellBody"/>
              <w:spacing w:line="360" w:lineRule="auto"/>
              <w:contextualSpacing/>
              <w:jc w:val="both"/>
              <w:rPr>
                <w:ins w:id="301" w:author="Chara Katiri" w:date="2015-04-11T16:45:00Z"/>
                <w:rFonts w:ascii="Times" w:hAnsi="Times"/>
                <w:color w:val="auto"/>
                <w:sz w:val="22"/>
                <w:rPrChange w:id="302" w:author="Chara Katiri" w:date="2015-05-12T13:05:00Z">
                  <w:rPr>
                    <w:ins w:id="303" w:author="Chara Katiri" w:date="2015-04-11T16:45:00Z"/>
                    <w:rFonts w:ascii="Times" w:hAnsi="Times"/>
                    <w:color w:val="auto"/>
                    <w:sz w:val="22"/>
                  </w:rPr>
                </w:rPrChange>
              </w:rPr>
              <w:pPrChange w:id="304" w:author="Chara Katiri" w:date="2015-05-12T13:05:00Z">
                <w:pPr>
                  <w:pStyle w:val="TableCellBody"/>
                  <w:spacing w:line="360" w:lineRule="auto"/>
                  <w:contextualSpacing/>
                  <w:jc w:val="both"/>
                </w:pPr>
              </w:pPrChange>
            </w:pPr>
            <w:r w:rsidRPr="00F758B3">
              <w:rPr>
                <w:rFonts w:ascii="Times" w:hAnsi="Times"/>
                <w:color w:val="auto"/>
                <w:sz w:val="22"/>
                <w:rPrChange w:id="305" w:author="Chara Katiri" w:date="2015-05-12T13:05:00Z">
                  <w:rPr>
                    <w:rFonts w:ascii="Times" w:hAnsi="Times"/>
                    <w:color w:val="auto"/>
                    <w:sz w:val="22"/>
                  </w:rPr>
                </w:rPrChange>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F758B3" w:rsidRDefault="00D6560C" w:rsidP="00F758B3">
            <w:pPr>
              <w:pStyle w:val="TableCellBody"/>
              <w:spacing w:line="360" w:lineRule="auto"/>
              <w:contextualSpacing/>
              <w:jc w:val="both"/>
              <w:rPr>
                <w:ins w:id="306" w:author="Chara Katiri" w:date="2015-04-11T16:45:00Z"/>
                <w:rFonts w:ascii="Times" w:hAnsi="Times"/>
                <w:color w:val="auto"/>
                <w:sz w:val="22"/>
                <w:rPrChange w:id="307" w:author="Chara Katiri" w:date="2015-05-12T13:05:00Z">
                  <w:rPr>
                    <w:ins w:id="308" w:author="Chara Katiri" w:date="2015-04-11T16:45:00Z"/>
                    <w:rFonts w:ascii="Times" w:hAnsi="Times"/>
                    <w:color w:val="auto"/>
                    <w:sz w:val="22"/>
                  </w:rPr>
                </w:rPrChange>
              </w:rPr>
              <w:pPrChange w:id="309" w:author="Chara Katiri" w:date="2015-05-12T13:05:00Z">
                <w:pPr>
                  <w:pStyle w:val="TableCellBody"/>
                  <w:spacing w:line="360" w:lineRule="auto"/>
                  <w:contextualSpacing/>
                  <w:jc w:val="both"/>
                </w:pPr>
              </w:pPrChange>
            </w:pPr>
            <w:r w:rsidRPr="00F758B3">
              <w:rPr>
                <w:rFonts w:ascii="Times" w:hAnsi="Times"/>
                <w:color w:val="auto"/>
                <w:sz w:val="22"/>
                <w:rPrChange w:id="310" w:author="Chara Katiri" w:date="2015-05-12T13:05:00Z">
                  <w:rPr>
                    <w:rFonts w:ascii="Times" w:hAnsi="Times"/>
                    <w:color w:val="auto"/>
                    <w:sz w:val="22"/>
                  </w:rPr>
                </w:rPrChange>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F758B3" w:rsidRDefault="00D6560C" w:rsidP="00F758B3">
            <w:pPr>
              <w:pStyle w:val="TableCellBody"/>
              <w:spacing w:line="360" w:lineRule="auto"/>
              <w:contextualSpacing/>
              <w:jc w:val="both"/>
              <w:rPr>
                <w:ins w:id="311" w:author="Chara Katiri" w:date="2015-04-11T16:45:00Z"/>
                <w:rFonts w:ascii="Times" w:hAnsi="Times"/>
                <w:color w:val="auto"/>
                <w:sz w:val="22"/>
                <w:rPrChange w:id="312" w:author="Chara Katiri" w:date="2015-05-12T13:05:00Z">
                  <w:rPr>
                    <w:ins w:id="313" w:author="Chara Katiri" w:date="2015-04-11T16:45:00Z"/>
                    <w:rFonts w:ascii="Times" w:hAnsi="Times"/>
                    <w:color w:val="auto"/>
                    <w:sz w:val="22"/>
                  </w:rPr>
                </w:rPrChange>
              </w:rPr>
              <w:pPrChange w:id="314" w:author="Chara Katiri" w:date="2015-05-12T13:05:00Z">
                <w:pPr>
                  <w:pStyle w:val="TableCellBody"/>
                  <w:spacing w:line="360" w:lineRule="auto"/>
                  <w:contextualSpacing/>
                  <w:jc w:val="both"/>
                </w:pPr>
              </w:pPrChange>
            </w:pPr>
            <w:r w:rsidRPr="00F758B3">
              <w:rPr>
                <w:rFonts w:ascii="Times" w:hAnsi="Times"/>
                <w:color w:val="auto"/>
                <w:sz w:val="22"/>
                <w:rPrChange w:id="315" w:author="Chara Katiri" w:date="2015-05-12T13:05:00Z">
                  <w:rPr>
                    <w:rFonts w:ascii="Times" w:hAnsi="Times"/>
                    <w:color w:val="auto"/>
                    <w:sz w:val="22"/>
                  </w:rPr>
                </w:rPrChange>
              </w:rPr>
              <w:t>CK</w:t>
            </w:r>
          </w:p>
        </w:tc>
      </w:tr>
      <w:tr w:rsidR="00A756C7" w:rsidRPr="00F758B3" w14:paraId="41161614" w14:textId="77777777" w:rsidTr="009E20EB">
        <w:trPr>
          <w:cantSplit/>
          <w:jc w:val="center"/>
          <w:ins w:id="316"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D9B6A6B" w14:textId="2FA2D9B5" w:rsidR="00A756C7" w:rsidRPr="00F758B3" w:rsidRDefault="00D10CAB" w:rsidP="00F758B3">
            <w:pPr>
              <w:pStyle w:val="TableCellBody"/>
              <w:spacing w:line="360" w:lineRule="auto"/>
              <w:contextualSpacing/>
              <w:jc w:val="both"/>
              <w:rPr>
                <w:ins w:id="317" w:author="Chara Katiri" w:date="2015-05-05T11:00:00Z"/>
                <w:rFonts w:ascii="Times" w:hAnsi="Times"/>
                <w:color w:val="auto"/>
                <w:sz w:val="22"/>
                <w:rPrChange w:id="318" w:author="Chara Katiri" w:date="2015-05-12T13:05:00Z">
                  <w:rPr>
                    <w:ins w:id="319" w:author="Chara Katiri" w:date="2015-05-05T11:00:00Z"/>
                    <w:rFonts w:ascii="Times" w:hAnsi="Times"/>
                    <w:color w:val="auto"/>
                    <w:sz w:val="22"/>
                  </w:rPr>
                </w:rPrChange>
              </w:rPr>
              <w:pPrChange w:id="320" w:author="Chara Katiri" w:date="2015-05-12T13:05:00Z">
                <w:pPr>
                  <w:pStyle w:val="TableCellBody"/>
                  <w:spacing w:line="360" w:lineRule="auto"/>
                  <w:contextualSpacing/>
                  <w:jc w:val="both"/>
                </w:pPr>
              </w:pPrChange>
            </w:pPr>
            <w:ins w:id="321" w:author="Chara Katiri" w:date="2015-05-05T11:02:00Z">
              <w:r w:rsidRPr="00F758B3">
                <w:rPr>
                  <w:rFonts w:ascii="Times" w:hAnsi="Times"/>
                  <w:color w:val="auto"/>
                  <w:sz w:val="22"/>
                  <w:rPrChange w:id="322" w:author="Chara Katiri" w:date="2015-05-12T13:05:00Z">
                    <w:rPr>
                      <w:rFonts w:ascii="Times" w:hAnsi="Times"/>
                      <w:color w:val="auto"/>
                      <w:sz w:val="22"/>
                    </w:rPr>
                  </w:rPrChange>
                </w:rPr>
                <w:t>2.4</w:t>
              </w:r>
            </w:ins>
          </w:p>
        </w:tc>
        <w:tc>
          <w:tcPr>
            <w:tcW w:w="1520" w:type="dxa"/>
            <w:tcBorders>
              <w:top w:val="single" w:sz="4" w:space="0" w:color="auto"/>
              <w:left w:val="single" w:sz="4" w:space="0" w:color="auto"/>
              <w:bottom w:val="single" w:sz="4" w:space="0" w:color="auto"/>
              <w:right w:val="single" w:sz="4" w:space="0" w:color="auto"/>
            </w:tcBorders>
          </w:tcPr>
          <w:p w14:paraId="4E4E8B86" w14:textId="489AC99D" w:rsidR="00A756C7" w:rsidRPr="00F758B3" w:rsidRDefault="00A756C7" w:rsidP="00F758B3">
            <w:pPr>
              <w:pStyle w:val="TableCellBody"/>
              <w:spacing w:line="360" w:lineRule="auto"/>
              <w:contextualSpacing/>
              <w:jc w:val="both"/>
              <w:rPr>
                <w:ins w:id="323" w:author="Chara Katiri" w:date="2015-05-05T11:00:00Z"/>
                <w:rFonts w:ascii="Times" w:hAnsi="Times"/>
                <w:color w:val="auto"/>
                <w:sz w:val="22"/>
                <w:rPrChange w:id="324" w:author="Chara Katiri" w:date="2015-05-12T13:05:00Z">
                  <w:rPr>
                    <w:ins w:id="325" w:author="Chara Katiri" w:date="2015-05-05T11:00:00Z"/>
                    <w:rFonts w:ascii="Times" w:hAnsi="Times"/>
                    <w:color w:val="auto"/>
                    <w:sz w:val="22"/>
                  </w:rPr>
                </w:rPrChange>
              </w:rPr>
              <w:pPrChange w:id="326" w:author="Chara Katiri" w:date="2015-05-12T13:05:00Z">
                <w:pPr>
                  <w:pStyle w:val="TableCellBody"/>
                  <w:spacing w:line="360" w:lineRule="auto"/>
                  <w:contextualSpacing/>
                  <w:jc w:val="both"/>
                </w:pPr>
              </w:pPrChange>
            </w:pPr>
            <w:ins w:id="327" w:author="Chara Katiri" w:date="2015-05-05T11:00:00Z">
              <w:r w:rsidRPr="00F758B3">
                <w:rPr>
                  <w:rFonts w:ascii="Times" w:hAnsi="Times"/>
                  <w:color w:val="auto"/>
                  <w:sz w:val="22"/>
                  <w:rPrChange w:id="328" w:author="Chara Katiri" w:date="2015-05-12T13:05:00Z">
                    <w:rPr>
                      <w:rFonts w:ascii="Times" w:hAnsi="Times"/>
                      <w:color w:val="auto"/>
                      <w:sz w:val="22"/>
                    </w:rPr>
                  </w:rPrChange>
                </w:rPr>
                <w:t>02.05.2015</w:t>
              </w:r>
            </w:ins>
          </w:p>
        </w:tc>
        <w:tc>
          <w:tcPr>
            <w:tcW w:w="5993" w:type="dxa"/>
            <w:tcBorders>
              <w:top w:val="single" w:sz="4" w:space="0" w:color="auto"/>
              <w:left w:val="single" w:sz="4" w:space="0" w:color="auto"/>
              <w:bottom w:val="single" w:sz="4" w:space="0" w:color="auto"/>
              <w:right w:val="single" w:sz="4" w:space="0" w:color="auto"/>
            </w:tcBorders>
          </w:tcPr>
          <w:p w14:paraId="364B68E0" w14:textId="753565CC" w:rsidR="00A756C7" w:rsidRPr="00F758B3" w:rsidRDefault="00A756C7" w:rsidP="00F758B3">
            <w:pPr>
              <w:pStyle w:val="TableCellBody"/>
              <w:spacing w:line="360" w:lineRule="auto"/>
              <w:contextualSpacing/>
              <w:jc w:val="both"/>
              <w:rPr>
                <w:ins w:id="329" w:author="Chara Katiri" w:date="2015-05-05T11:00:00Z"/>
                <w:rFonts w:ascii="Times" w:hAnsi="Times"/>
                <w:color w:val="auto"/>
                <w:sz w:val="22"/>
                <w:rPrChange w:id="330" w:author="Chara Katiri" w:date="2015-05-12T13:05:00Z">
                  <w:rPr>
                    <w:ins w:id="331" w:author="Chara Katiri" w:date="2015-05-05T11:00:00Z"/>
                    <w:rFonts w:ascii="Times" w:hAnsi="Times"/>
                    <w:color w:val="auto"/>
                    <w:sz w:val="22"/>
                  </w:rPr>
                </w:rPrChange>
              </w:rPr>
              <w:pPrChange w:id="332" w:author="Chara Katiri" w:date="2015-05-12T13:05:00Z">
                <w:pPr>
                  <w:pStyle w:val="TableCellBody"/>
                  <w:spacing w:line="360" w:lineRule="auto"/>
                  <w:contextualSpacing/>
                  <w:jc w:val="both"/>
                </w:pPr>
              </w:pPrChange>
            </w:pPr>
            <w:ins w:id="333" w:author="Chara Katiri" w:date="2015-05-05T11:00:00Z">
              <w:r w:rsidRPr="00F758B3">
                <w:rPr>
                  <w:rFonts w:ascii="Times" w:hAnsi="Times"/>
                  <w:color w:val="auto"/>
                  <w:sz w:val="22"/>
                  <w:rPrChange w:id="334" w:author="Chara Katiri" w:date="2015-05-12T13:05:00Z">
                    <w:rPr>
                      <w:rFonts w:ascii="Times" w:hAnsi="Times"/>
                      <w:color w:val="auto"/>
                      <w:sz w:val="22"/>
                    </w:rPr>
                  </w:rPrChange>
                </w:rPr>
                <w:t xml:space="preserve">Build tools and libraries </w:t>
              </w:r>
            </w:ins>
          </w:p>
        </w:tc>
        <w:tc>
          <w:tcPr>
            <w:tcW w:w="1341" w:type="dxa"/>
            <w:tcBorders>
              <w:top w:val="single" w:sz="4" w:space="0" w:color="auto"/>
              <w:left w:val="single" w:sz="4" w:space="0" w:color="auto"/>
              <w:bottom w:val="single" w:sz="4" w:space="0" w:color="auto"/>
              <w:right w:val="single" w:sz="4" w:space="0" w:color="auto"/>
            </w:tcBorders>
          </w:tcPr>
          <w:p w14:paraId="06032103" w14:textId="1C8F342E" w:rsidR="00A756C7" w:rsidRPr="00F758B3" w:rsidRDefault="00A756C7" w:rsidP="00F758B3">
            <w:pPr>
              <w:pStyle w:val="TableCellBody"/>
              <w:spacing w:line="360" w:lineRule="auto"/>
              <w:contextualSpacing/>
              <w:jc w:val="both"/>
              <w:rPr>
                <w:ins w:id="335" w:author="Chara Katiri" w:date="2015-05-05T11:00:00Z"/>
                <w:rFonts w:ascii="Times" w:hAnsi="Times"/>
                <w:color w:val="auto"/>
                <w:sz w:val="22"/>
                <w:rPrChange w:id="336" w:author="Chara Katiri" w:date="2015-05-12T13:05:00Z">
                  <w:rPr>
                    <w:ins w:id="337" w:author="Chara Katiri" w:date="2015-05-05T11:00:00Z"/>
                    <w:rFonts w:ascii="Times" w:hAnsi="Times"/>
                    <w:color w:val="auto"/>
                    <w:sz w:val="22"/>
                  </w:rPr>
                </w:rPrChange>
              </w:rPr>
              <w:pPrChange w:id="338" w:author="Chara Katiri" w:date="2015-05-12T13:05:00Z">
                <w:pPr>
                  <w:pStyle w:val="TableCellBody"/>
                  <w:spacing w:line="360" w:lineRule="auto"/>
                  <w:contextualSpacing/>
                  <w:jc w:val="both"/>
                </w:pPr>
              </w:pPrChange>
            </w:pPr>
            <w:ins w:id="339" w:author="Chara Katiri" w:date="2015-05-05T11:00:00Z">
              <w:r w:rsidRPr="00F758B3">
                <w:rPr>
                  <w:rFonts w:ascii="Times" w:hAnsi="Times"/>
                  <w:color w:val="auto"/>
                  <w:sz w:val="22"/>
                  <w:rPrChange w:id="340" w:author="Chara Katiri" w:date="2015-05-12T13:05:00Z">
                    <w:rPr>
                      <w:rFonts w:ascii="Times" w:hAnsi="Times"/>
                      <w:color w:val="auto"/>
                      <w:sz w:val="22"/>
                    </w:rPr>
                  </w:rPrChange>
                </w:rPr>
                <w:t>CK</w:t>
              </w:r>
            </w:ins>
          </w:p>
        </w:tc>
      </w:tr>
      <w:tr w:rsidR="00A756C7" w:rsidRPr="00F758B3" w14:paraId="4FC44EAA" w14:textId="77777777" w:rsidTr="009E20EB">
        <w:trPr>
          <w:cantSplit/>
          <w:jc w:val="center"/>
          <w:ins w:id="341"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6A05315" w14:textId="6BD67B3F" w:rsidR="00A756C7" w:rsidRPr="00F758B3" w:rsidRDefault="00D10CAB" w:rsidP="00F758B3">
            <w:pPr>
              <w:pStyle w:val="TableCellBody"/>
              <w:spacing w:line="360" w:lineRule="auto"/>
              <w:contextualSpacing/>
              <w:jc w:val="both"/>
              <w:rPr>
                <w:ins w:id="342" w:author="Chara Katiri" w:date="2015-05-05T11:00:00Z"/>
                <w:rFonts w:ascii="Times" w:hAnsi="Times"/>
                <w:color w:val="auto"/>
                <w:sz w:val="22"/>
                <w:rPrChange w:id="343" w:author="Chara Katiri" w:date="2015-05-12T13:05:00Z">
                  <w:rPr>
                    <w:ins w:id="344" w:author="Chara Katiri" w:date="2015-05-05T11:00:00Z"/>
                    <w:rFonts w:ascii="Times" w:hAnsi="Times"/>
                    <w:color w:val="auto"/>
                    <w:sz w:val="22"/>
                  </w:rPr>
                </w:rPrChange>
              </w:rPr>
              <w:pPrChange w:id="345" w:author="Chara Katiri" w:date="2015-05-12T13:05:00Z">
                <w:pPr>
                  <w:pStyle w:val="TableCellBody"/>
                  <w:spacing w:line="360" w:lineRule="auto"/>
                  <w:contextualSpacing/>
                  <w:jc w:val="both"/>
                </w:pPr>
              </w:pPrChange>
            </w:pPr>
            <w:ins w:id="346" w:author="Chara Katiri" w:date="2015-05-05T11:02:00Z">
              <w:r w:rsidRPr="00F758B3">
                <w:rPr>
                  <w:rFonts w:ascii="Times" w:hAnsi="Times"/>
                  <w:color w:val="auto"/>
                  <w:sz w:val="22"/>
                  <w:rPrChange w:id="347" w:author="Chara Katiri" w:date="2015-05-12T13:05:00Z">
                    <w:rPr>
                      <w:rFonts w:ascii="Times" w:hAnsi="Times"/>
                      <w:color w:val="auto"/>
                      <w:sz w:val="22"/>
                    </w:rPr>
                  </w:rPrChange>
                </w:rPr>
                <w:t>2.5</w:t>
              </w:r>
            </w:ins>
          </w:p>
        </w:tc>
        <w:tc>
          <w:tcPr>
            <w:tcW w:w="1520" w:type="dxa"/>
            <w:tcBorders>
              <w:top w:val="single" w:sz="4" w:space="0" w:color="auto"/>
              <w:left w:val="single" w:sz="4" w:space="0" w:color="auto"/>
              <w:bottom w:val="single" w:sz="4" w:space="0" w:color="auto"/>
              <w:right w:val="single" w:sz="4" w:space="0" w:color="auto"/>
            </w:tcBorders>
          </w:tcPr>
          <w:p w14:paraId="7FA0359A" w14:textId="1E4319B9" w:rsidR="00A756C7" w:rsidRPr="00F758B3" w:rsidRDefault="00D10CAB" w:rsidP="00F758B3">
            <w:pPr>
              <w:pStyle w:val="TableCellBody"/>
              <w:spacing w:line="360" w:lineRule="auto"/>
              <w:contextualSpacing/>
              <w:jc w:val="both"/>
              <w:rPr>
                <w:ins w:id="348" w:author="Chara Katiri" w:date="2015-05-05T11:00:00Z"/>
                <w:rFonts w:ascii="Times" w:hAnsi="Times"/>
                <w:color w:val="auto"/>
                <w:sz w:val="22"/>
                <w:rPrChange w:id="349" w:author="Chara Katiri" w:date="2015-05-12T13:05:00Z">
                  <w:rPr>
                    <w:ins w:id="350" w:author="Chara Katiri" w:date="2015-05-05T11:00:00Z"/>
                    <w:rFonts w:ascii="Times" w:hAnsi="Times"/>
                    <w:color w:val="auto"/>
                    <w:sz w:val="22"/>
                  </w:rPr>
                </w:rPrChange>
              </w:rPr>
              <w:pPrChange w:id="351" w:author="Chara Katiri" w:date="2015-05-12T13:05:00Z">
                <w:pPr>
                  <w:pStyle w:val="TableCellBody"/>
                  <w:spacing w:line="360" w:lineRule="auto"/>
                  <w:contextualSpacing/>
                  <w:jc w:val="both"/>
                </w:pPr>
              </w:pPrChange>
            </w:pPr>
            <w:ins w:id="352" w:author="Chara Katiri" w:date="2015-05-05T11:02:00Z">
              <w:r w:rsidRPr="00F758B3">
                <w:rPr>
                  <w:rFonts w:ascii="Times" w:hAnsi="Times"/>
                  <w:color w:val="auto"/>
                  <w:sz w:val="22"/>
                  <w:rPrChange w:id="353" w:author="Chara Katiri" w:date="2015-05-12T13:05:00Z">
                    <w:rPr>
                      <w:rFonts w:ascii="Times" w:hAnsi="Times"/>
                      <w:color w:val="auto"/>
                      <w:sz w:val="22"/>
                    </w:rPr>
                  </w:rPrChange>
                </w:rPr>
                <w:t>05.05.2015</w:t>
              </w:r>
            </w:ins>
          </w:p>
        </w:tc>
        <w:tc>
          <w:tcPr>
            <w:tcW w:w="5993" w:type="dxa"/>
            <w:tcBorders>
              <w:top w:val="single" w:sz="4" w:space="0" w:color="auto"/>
              <w:left w:val="single" w:sz="4" w:space="0" w:color="auto"/>
              <w:bottom w:val="single" w:sz="4" w:space="0" w:color="auto"/>
              <w:right w:val="single" w:sz="4" w:space="0" w:color="auto"/>
            </w:tcBorders>
          </w:tcPr>
          <w:p w14:paraId="40354138" w14:textId="6E0750F7" w:rsidR="00A756C7" w:rsidRPr="00F758B3" w:rsidRDefault="00D10CAB" w:rsidP="00F758B3">
            <w:pPr>
              <w:pStyle w:val="TableCellBody"/>
              <w:spacing w:line="360" w:lineRule="auto"/>
              <w:contextualSpacing/>
              <w:jc w:val="both"/>
              <w:rPr>
                <w:ins w:id="354" w:author="Chara Katiri" w:date="2015-05-05T11:00:00Z"/>
                <w:rFonts w:ascii="Times" w:hAnsi="Times"/>
                <w:color w:val="auto"/>
                <w:sz w:val="22"/>
                <w:rPrChange w:id="355" w:author="Chara Katiri" w:date="2015-05-12T13:05:00Z">
                  <w:rPr>
                    <w:ins w:id="356" w:author="Chara Katiri" w:date="2015-05-05T11:00:00Z"/>
                    <w:rFonts w:ascii="Times" w:hAnsi="Times"/>
                    <w:color w:val="auto"/>
                    <w:sz w:val="22"/>
                  </w:rPr>
                </w:rPrChange>
              </w:rPr>
              <w:pPrChange w:id="357" w:author="Chara Katiri" w:date="2015-05-12T13:05:00Z">
                <w:pPr>
                  <w:pStyle w:val="TableCellBody"/>
                  <w:spacing w:line="360" w:lineRule="auto"/>
                  <w:contextualSpacing/>
                  <w:jc w:val="both"/>
                </w:pPr>
              </w:pPrChange>
            </w:pPr>
            <w:ins w:id="358" w:author="Chara Katiri" w:date="2015-05-05T11:02:00Z">
              <w:r w:rsidRPr="00F758B3">
                <w:rPr>
                  <w:rFonts w:ascii="Times" w:hAnsi="Times"/>
                  <w:color w:val="auto"/>
                  <w:sz w:val="22"/>
                  <w:rPrChange w:id="359" w:author="Chara Katiri" w:date="2015-05-12T13:05:00Z">
                    <w:rPr>
                      <w:rFonts w:ascii="Times" w:hAnsi="Times"/>
                      <w:color w:val="auto"/>
                      <w:sz w:val="22"/>
                    </w:rPr>
                  </w:rPrChange>
                </w:rPr>
                <w:t xml:space="preserve">Update on References </w:t>
              </w:r>
            </w:ins>
          </w:p>
        </w:tc>
        <w:tc>
          <w:tcPr>
            <w:tcW w:w="1341" w:type="dxa"/>
            <w:tcBorders>
              <w:top w:val="single" w:sz="4" w:space="0" w:color="auto"/>
              <w:left w:val="single" w:sz="4" w:space="0" w:color="auto"/>
              <w:bottom w:val="single" w:sz="4" w:space="0" w:color="auto"/>
              <w:right w:val="single" w:sz="4" w:space="0" w:color="auto"/>
            </w:tcBorders>
          </w:tcPr>
          <w:p w14:paraId="5613C6F3" w14:textId="29BA0699" w:rsidR="00A756C7" w:rsidRPr="00F758B3" w:rsidRDefault="00D10CAB" w:rsidP="00F758B3">
            <w:pPr>
              <w:pStyle w:val="TableCellBody"/>
              <w:spacing w:line="360" w:lineRule="auto"/>
              <w:contextualSpacing/>
              <w:jc w:val="both"/>
              <w:rPr>
                <w:ins w:id="360" w:author="Chara Katiri" w:date="2015-05-05T11:00:00Z"/>
                <w:rFonts w:ascii="Times" w:hAnsi="Times"/>
                <w:color w:val="auto"/>
                <w:sz w:val="22"/>
                <w:rPrChange w:id="361" w:author="Chara Katiri" w:date="2015-05-12T13:05:00Z">
                  <w:rPr>
                    <w:ins w:id="362" w:author="Chara Katiri" w:date="2015-05-05T11:00:00Z"/>
                    <w:rFonts w:ascii="Times" w:hAnsi="Times"/>
                    <w:color w:val="auto"/>
                    <w:sz w:val="22"/>
                  </w:rPr>
                </w:rPrChange>
              </w:rPr>
              <w:pPrChange w:id="363" w:author="Chara Katiri" w:date="2015-05-12T13:05:00Z">
                <w:pPr>
                  <w:pStyle w:val="TableCellBody"/>
                  <w:spacing w:line="360" w:lineRule="auto"/>
                  <w:contextualSpacing/>
                  <w:jc w:val="both"/>
                </w:pPr>
              </w:pPrChange>
            </w:pPr>
            <w:ins w:id="364" w:author="Chara Katiri" w:date="2015-05-05T11:02:00Z">
              <w:r w:rsidRPr="00F758B3">
                <w:rPr>
                  <w:rFonts w:ascii="Times" w:hAnsi="Times"/>
                  <w:color w:val="auto"/>
                  <w:sz w:val="22"/>
                  <w:rPrChange w:id="365" w:author="Chara Katiri" w:date="2015-05-12T13:05:00Z">
                    <w:rPr>
                      <w:rFonts w:ascii="Times" w:hAnsi="Times"/>
                      <w:color w:val="auto"/>
                      <w:sz w:val="22"/>
                    </w:rPr>
                  </w:rPrChange>
                </w:rPr>
                <w:t>CK</w:t>
              </w:r>
            </w:ins>
          </w:p>
        </w:tc>
      </w:tr>
      <w:tr w:rsidR="00A756C7" w:rsidRPr="00F758B3" w14:paraId="6898CE53" w14:textId="77777777" w:rsidTr="009E20EB">
        <w:trPr>
          <w:cantSplit/>
          <w:jc w:val="center"/>
          <w:ins w:id="366"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3961F622" w14:textId="60CD65E4" w:rsidR="00A756C7" w:rsidRPr="00F758B3" w:rsidRDefault="000E02FA" w:rsidP="00F758B3">
            <w:pPr>
              <w:pStyle w:val="TableCellBody"/>
              <w:spacing w:line="360" w:lineRule="auto"/>
              <w:contextualSpacing/>
              <w:jc w:val="both"/>
              <w:rPr>
                <w:ins w:id="367" w:author="Chara Katiri" w:date="2015-05-05T11:00:00Z"/>
                <w:rFonts w:ascii="Times" w:hAnsi="Times"/>
                <w:color w:val="auto"/>
                <w:sz w:val="22"/>
                <w:rPrChange w:id="368" w:author="Chara Katiri" w:date="2015-05-12T13:05:00Z">
                  <w:rPr>
                    <w:ins w:id="369" w:author="Chara Katiri" w:date="2015-05-05T11:00:00Z"/>
                    <w:rFonts w:ascii="Times" w:hAnsi="Times"/>
                    <w:color w:val="auto"/>
                    <w:sz w:val="22"/>
                  </w:rPr>
                </w:rPrChange>
              </w:rPr>
              <w:pPrChange w:id="370" w:author="Chara Katiri" w:date="2015-05-12T13:05:00Z">
                <w:pPr>
                  <w:pStyle w:val="TableCellBody"/>
                  <w:spacing w:line="360" w:lineRule="auto"/>
                  <w:contextualSpacing/>
                  <w:jc w:val="both"/>
                </w:pPr>
              </w:pPrChange>
            </w:pPr>
            <w:ins w:id="371" w:author="Chara Katiri" w:date="2015-05-08T17:06:00Z">
              <w:r w:rsidRPr="00F758B3">
                <w:rPr>
                  <w:rFonts w:ascii="Times" w:hAnsi="Times"/>
                  <w:color w:val="auto"/>
                  <w:sz w:val="22"/>
                  <w:rPrChange w:id="372" w:author="Chara Katiri" w:date="2015-05-12T13:05:00Z">
                    <w:rPr>
                      <w:rFonts w:ascii="Times" w:hAnsi="Times"/>
                      <w:color w:val="auto"/>
                      <w:sz w:val="22"/>
                    </w:rPr>
                  </w:rPrChange>
                </w:rPr>
                <w:t>2.6</w:t>
              </w:r>
            </w:ins>
          </w:p>
        </w:tc>
        <w:tc>
          <w:tcPr>
            <w:tcW w:w="1520" w:type="dxa"/>
            <w:tcBorders>
              <w:top w:val="single" w:sz="4" w:space="0" w:color="auto"/>
              <w:left w:val="single" w:sz="4" w:space="0" w:color="auto"/>
              <w:bottom w:val="single" w:sz="4" w:space="0" w:color="auto"/>
              <w:right w:val="single" w:sz="4" w:space="0" w:color="auto"/>
            </w:tcBorders>
          </w:tcPr>
          <w:p w14:paraId="7E2C4805" w14:textId="723B2085" w:rsidR="00A756C7" w:rsidRPr="00F758B3" w:rsidRDefault="00674DFB" w:rsidP="00F758B3">
            <w:pPr>
              <w:pStyle w:val="TableCellBody"/>
              <w:spacing w:line="360" w:lineRule="auto"/>
              <w:contextualSpacing/>
              <w:jc w:val="both"/>
              <w:rPr>
                <w:ins w:id="373" w:author="Chara Katiri" w:date="2015-05-05T11:00:00Z"/>
                <w:rFonts w:ascii="Times" w:hAnsi="Times"/>
                <w:color w:val="auto"/>
                <w:sz w:val="22"/>
                <w:rPrChange w:id="374" w:author="Chara Katiri" w:date="2015-05-12T13:05:00Z">
                  <w:rPr>
                    <w:ins w:id="375" w:author="Chara Katiri" w:date="2015-05-05T11:00:00Z"/>
                    <w:rFonts w:ascii="Times" w:hAnsi="Times"/>
                    <w:color w:val="auto"/>
                    <w:sz w:val="22"/>
                  </w:rPr>
                </w:rPrChange>
              </w:rPr>
              <w:pPrChange w:id="376" w:author="Chara Katiri" w:date="2015-05-12T13:05:00Z">
                <w:pPr>
                  <w:pStyle w:val="TableCellBody"/>
                  <w:spacing w:line="360" w:lineRule="auto"/>
                  <w:contextualSpacing/>
                  <w:jc w:val="both"/>
                </w:pPr>
              </w:pPrChange>
            </w:pPr>
            <w:ins w:id="377" w:author="Chara Katiri" w:date="2015-05-09T12:58:00Z">
              <w:r w:rsidRPr="00F758B3">
                <w:rPr>
                  <w:rFonts w:ascii="Times" w:hAnsi="Times"/>
                  <w:color w:val="auto"/>
                  <w:sz w:val="22"/>
                  <w:rPrChange w:id="378" w:author="Chara Katiri" w:date="2015-05-12T13:05:00Z">
                    <w:rPr>
                      <w:rFonts w:ascii="Times" w:hAnsi="Times"/>
                      <w:color w:val="auto"/>
                      <w:sz w:val="22"/>
                    </w:rPr>
                  </w:rPrChange>
                </w:rPr>
                <w:t>09.05.2015</w:t>
              </w:r>
            </w:ins>
          </w:p>
        </w:tc>
        <w:tc>
          <w:tcPr>
            <w:tcW w:w="5993" w:type="dxa"/>
            <w:tcBorders>
              <w:top w:val="single" w:sz="4" w:space="0" w:color="auto"/>
              <w:left w:val="single" w:sz="4" w:space="0" w:color="auto"/>
              <w:bottom w:val="single" w:sz="4" w:space="0" w:color="auto"/>
              <w:right w:val="single" w:sz="4" w:space="0" w:color="auto"/>
            </w:tcBorders>
          </w:tcPr>
          <w:p w14:paraId="03D3E793" w14:textId="7B49A38F" w:rsidR="00A756C7" w:rsidRPr="00F758B3" w:rsidRDefault="00971CBF" w:rsidP="00F758B3">
            <w:pPr>
              <w:pStyle w:val="TableCellBody"/>
              <w:spacing w:line="360" w:lineRule="auto"/>
              <w:contextualSpacing/>
              <w:jc w:val="both"/>
              <w:rPr>
                <w:ins w:id="379" w:author="Chara Katiri" w:date="2015-05-05T11:00:00Z"/>
                <w:rFonts w:ascii="Times" w:hAnsi="Times"/>
                <w:color w:val="auto"/>
                <w:sz w:val="22"/>
                <w:rPrChange w:id="380" w:author="Chara Katiri" w:date="2015-05-12T13:05:00Z">
                  <w:rPr>
                    <w:ins w:id="381" w:author="Chara Katiri" w:date="2015-05-05T11:00:00Z"/>
                    <w:rFonts w:ascii="Times" w:hAnsi="Times"/>
                    <w:color w:val="auto"/>
                    <w:sz w:val="22"/>
                  </w:rPr>
                </w:rPrChange>
              </w:rPr>
              <w:pPrChange w:id="382" w:author="Chara Katiri" w:date="2015-05-12T13:05:00Z">
                <w:pPr>
                  <w:pStyle w:val="TableCellBody"/>
                  <w:spacing w:line="360" w:lineRule="auto"/>
                  <w:contextualSpacing/>
                  <w:jc w:val="both"/>
                </w:pPr>
              </w:pPrChange>
            </w:pPr>
            <w:ins w:id="383" w:author="Chara Katiri" w:date="2015-05-12T13:01:00Z">
              <w:r w:rsidRPr="00F758B3">
                <w:rPr>
                  <w:rFonts w:ascii="Times" w:hAnsi="Times"/>
                  <w:color w:val="auto"/>
                  <w:sz w:val="22"/>
                  <w:rPrChange w:id="384" w:author="Chara Katiri" w:date="2015-05-12T13:05:00Z">
                    <w:rPr>
                      <w:rFonts w:ascii="Times" w:hAnsi="Times"/>
                      <w:color w:val="auto"/>
                      <w:sz w:val="22"/>
                    </w:rPr>
                  </w:rPrChange>
                </w:rPr>
                <w:t xml:space="preserve">System implementation </w:t>
              </w:r>
            </w:ins>
            <w:ins w:id="385" w:author="Chara Katiri" w:date="2015-05-12T13:02:00Z">
              <w:r w:rsidRPr="00F758B3">
                <w:rPr>
                  <w:rFonts w:ascii="Times" w:hAnsi="Times"/>
                  <w:color w:val="auto"/>
                  <w:sz w:val="22"/>
                  <w:rPrChange w:id="386" w:author="Chara Katiri" w:date="2015-05-12T13:05:00Z">
                    <w:rPr>
                      <w:rFonts w:ascii="Times" w:hAnsi="Times"/>
                      <w:color w:val="auto"/>
                      <w:sz w:val="22"/>
                    </w:rPr>
                  </w:rPrChange>
                </w:rPr>
                <w:t>– presentation layer</w:t>
              </w:r>
            </w:ins>
          </w:p>
        </w:tc>
        <w:tc>
          <w:tcPr>
            <w:tcW w:w="1341" w:type="dxa"/>
            <w:tcBorders>
              <w:top w:val="single" w:sz="4" w:space="0" w:color="auto"/>
              <w:left w:val="single" w:sz="4" w:space="0" w:color="auto"/>
              <w:bottom w:val="single" w:sz="4" w:space="0" w:color="auto"/>
              <w:right w:val="single" w:sz="4" w:space="0" w:color="auto"/>
            </w:tcBorders>
          </w:tcPr>
          <w:p w14:paraId="73679A56" w14:textId="3F258E7C" w:rsidR="00A756C7" w:rsidRPr="00F758B3" w:rsidRDefault="00674DFB" w:rsidP="00F758B3">
            <w:pPr>
              <w:pStyle w:val="TableCellBody"/>
              <w:spacing w:line="360" w:lineRule="auto"/>
              <w:contextualSpacing/>
              <w:jc w:val="both"/>
              <w:rPr>
                <w:ins w:id="387" w:author="Chara Katiri" w:date="2015-05-05T11:00:00Z"/>
                <w:rFonts w:ascii="Times" w:hAnsi="Times"/>
                <w:color w:val="auto"/>
                <w:sz w:val="22"/>
                <w:rPrChange w:id="388" w:author="Chara Katiri" w:date="2015-05-12T13:05:00Z">
                  <w:rPr>
                    <w:ins w:id="389" w:author="Chara Katiri" w:date="2015-05-05T11:00:00Z"/>
                    <w:rFonts w:ascii="Times" w:hAnsi="Times"/>
                    <w:color w:val="auto"/>
                    <w:sz w:val="22"/>
                  </w:rPr>
                </w:rPrChange>
              </w:rPr>
              <w:pPrChange w:id="390" w:author="Chara Katiri" w:date="2015-05-12T13:05:00Z">
                <w:pPr>
                  <w:pStyle w:val="TableCellBody"/>
                  <w:spacing w:line="360" w:lineRule="auto"/>
                  <w:contextualSpacing/>
                  <w:jc w:val="both"/>
                </w:pPr>
              </w:pPrChange>
            </w:pPr>
            <w:ins w:id="391" w:author="Chara Katiri" w:date="2015-05-09T12:58:00Z">
              <w:r w:rsidRPr="00F758B3">
                <w:rPr>
                  <w:rFonts w:ascii="Times" w:hAnsi="Times"/>
                  <w:color w:val="auto"/>
                  <w:sz w:val="22"/>
                  <w:rPrChange w:id="392" w:author="Chara Katiri" w:date="2015-05-12T13:05:00Z">
                    <w:rPr>
                      <w:rFonts w:ascii="Times" w:hAnsi="Times"/>
                      <w:color w:val="auto"/>
                      <w:sz w:val="22"/>
                    </w:rPr>
                  </w:rPrChange>
                </w:rPr>
                <w:t>CK</w:t>
              </w:r>
            </w:ins>
          </w:p>
        </w:tc>
      </w:tr>
      <w:tr w:rsidR="00A756C7" w:rsidRPr="00F758B3"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9A46CD7" w:rsidR="00A756C7" w:rsidRPr="00F758B3" w:rsidRDefault="0069194B" w:rsidP="00F758B3">
            <w:pPr>
              <w:pStyle w:val="TableCellBody"/>
              <w:spacing w:line="360" w:lineRule="auto"/>
              <w:contextualSpacing/>
              <w:jc w:val="both"/>
              <w:rPr>
                <w:rFonts w:ascii="Times" w:hAnsi="Times"/>
                <w:color w:val="auto"/>
                <w:sz w:val="22"/>
                <w:rPrChange w:id="393" w:author="Chara Katiri" w:date="2015-05-12T13:05:00Z">
                  <w:rPr>
                    <w:rFonts w:ascii="Times" w:hAnsi="Times"/>
                    <w:color w:val="auto"/>
                    <w:sz w:val="22"/>
                  </w:rPr>
                </w:rPrChange>
              </w:rPr>
              <w:pPrChange w:id="394" w:author="Chara Katiri" w:date="2015-05-12T13:05:00Z">
                <w:pPr>
                  <w:pStyle w:val="TableCellBody"/>
                  <w:spacing w:line="360" w:lineRule="auto"/>
                  <w:contextualSpacing/>
                  <w:jc w:val="both"/>
                </w:pPr>
              </w:pPrChange>
            </w:pPr>
            <w:ins w:id="395" w:author="Chara Katiri" w:date="2015-05-12T13:02:00Z">
              <w:r w:rsidRPr="00F758B3">
                <w:rPr>
                  <w:rFonts w:ascii="Times" w:hAnsi="Times"/>
                  <w:color w:val="auto"/>
                  <w:sz w:val="22"/>
                  <w:rPrChange w:id="396" w:author="Chara Katiri" w:date="2015-05-12T13:05:00Z">
                    <w:rPr>
                      <w:rFonts w:ascii="Times" w:hAnsi="Times"/>
                      <w:color w:val="auto"/>
                      <w:sz w:val="22"/>
                    </w:rPr>
                  </w:rPrChange>
                </w:rPr>
                <w:t>2.7</w:t>
              </w:r>
            </w:ins>
            <w:del w:id="397" w:author="Chara Katiri" w:date="2015-05-05T11:00:00Z">
              <w:r w:rsidR="00A756C7" w:rsidRPr="00F758B3" w:rsidDel="00A756C7">
                <w:rPr>
                  <w:rFonts w:ascii="Times" w:hAnsi="Times"/>
                  <w:color w:val="auto"/>
                  <w:sz w:val="22"/>
                  <w:rPrChange w:id="398" w:author="Chara Katiri" w:date="2015-05-12T13:05:00Z">
                    <w:rPr>
                      <w:rFonts w:ascii="Times" w:hAnsi="Times"/>
                      <w:color w:val="auto"/>
                      <w:sz w:val="22"/>
                    </w:rPr>
                  </w:rPrChange>
                </w:rPr>
                <w:delText>1.9</w:delText>
              </w:r>
            </w:del>
          </w:p>
        </w:tc>
        <w:tc>
          <w:tcPr>
            <w:tcW w:w="1520" w:type="dxa"/>
            <w:tcBorders>
              <w:top w:val="single" w:sz="4" w:space="0" w:color="auto"/>
              <w:left w:val="single" w:sz="4" w:space="0" w:color="auto"/>
              <w:bottom w:val="single" w:sz="4" w:space="0" w:color="auto"/>
              <w:right w:val="single" w:sz="4" w:space="0" w:color="auto"/>
            </w:tcBorders>
          </w:tcPr>
          <w:p w14:paraId="65FD1A59" w14:textId="33F05BE2" w:rsidR="00A756C7" w:rsidRPr="00F758B3" w:rsidRDefault="0069194B" w:rsidP="00F758B3">
            <w:pPr>
              <w:pStyle w:val="TableCellBody"/>
              <w:spacing w:line="360" w:lineRule="auto"/>
              <w:contextualSpacing/>
              <w:jc w:val="both"/>
              <w:rPr>
                <w:rFonts w:ascii="Times" w:hAnsi="Times"/>
                <w:color w:val="auto"/>
                <w:sz w:val="22"/>
                <w:rPrChange w:id="399" w:author="Chara Katiri" w:date="2015-05-12T13:05:00Z">
                  <w:rPr>
                    <w:rFonts w:ascii="Times" w:hAnsi="Times"/>
                    <w:color w:val="auto"/>
                    <w:sz w:val="22"/>
                  </w:rPr>
                </w:rPrChange>
              </w:rPr>
              <w:pPrChange w:id="400" w:author="Chara Katiri" w:date="2015-05-12T13:05:00Z">
                <w:pPr>
                  <w:pStyle w:val="TableCellBody"/>
                  <w:spacing w:line="360" w:lineRule="auto"/>
                  <w:contextualSpacing/>
                  <w:jc w:val="both"/>
                </w:pPr>
              </w:pPrChange>
            </w:pPr>
            <w:ins w:id="401" w:author="Chara Katiri" w:date="2015-05-12T13:02:00Z">
              <w:r w:rsidRPr="00F758B3">
                <w:rPr>
                  <w:rFonts w:ascii="Times" w:hAnsi="Times"/>
                  <w:color w:val="auto"/>
                  <w:sz w:val="22"/>
                  <w:rPrChange w:id="402" w:author="Chara Katiri" w:date="2015-05-12T13:05:00Z">
                    <w:rPr>
                      <w:rFonts w:ascii="Times" w:hAnsi="Times"/>
                      <w:color w:val="auto"/>
                      <w:sz w:val="22"/>
                    </w:rPr>
                  </w:rPrChange>
                </w:rPr>
                <w:t>12.05.2015</w:t>
              </w:r>
            </w:ins>
            <w:del w:id="403" w:author="Chara Katiri" w:date="2015-05-05T11:00:00Z">
              <w:r w:rsidR="00A756C7" w:rsidRPr="00F758B3" w:rsidDel="00A756C7">
                <w:rPr>
                  <w:rFonts w:ascii="Times" w:hAnsi="Times"/>
                  <w:color w:val="auto"/>
                  <w:sz w:val="22"/>
                  <w:rPrChange w:id="404" w:author="Chara Katiri" w:date="2015-05-12T13:05:00Z">
                    <w:rPr>
                      <w:rFonts w:ascii="Times" w:hAnsi="Times"/>
                      <w:color w:val="auto"/>
                      <w:sz w:val="22"/>
                    </w:rPr>
                  </w:rPrChange>
                </w:rPr>
                <w:delText>02.05.2015</w:delText>
              </w:r>
            </w:del>
          </w:p>
        </w:tc>
        <w:tc>
          <w:tcPr>
            <w:tcW w:w="5993" w:type="dxa"/>
            <w:tcBorders>
              <w:top w:val="single" w:sz="4" w:space="0" w:color="auto"/>
              <w:left w:val="single" w:sz="4" w:space="0" w:color="auto"/>
              <w:bottom w:val="single" w:sz="4" w:space="0" w:color="auto"/>
              <w:right w:val="single" w:sz="4" w:space="0" w:color="auto"/>
            </w:tcBorders>
          </w:tcPr>
          <w:p w14:paraId="39E8B85A" w14:textId="7D2C8361" w:rsidR="00A756C7" w:rsidRPr="00F758B3" w:rsidRDefault="0069194B" w:rsidP="00F758B3">
            <w:pPr>
              <w:pStyle w:val="TableCellBody"/>
              <w:spacing w:line="360" w:lineRule="auto"/>
              <w:contextualSpacing/>
              <w:jc w:val="both"/>
              <w:rPr>
                <w:rFonts w:ascii="Times" w:hAnsi="Times"/>
                <w:color w:val="auto"/>
                <w:sz w:val="22"/>
                <w:rPrChange w:id="405" w:author="Chara Katiri" w:date="2015-05-12T13:05:00Z">
                  <w:rPr>
                    <w:rFonts w:ascii="Times" w:hAnsi="Times"/>
                    <w:color w:val="auto"/>
                    <w:sz w:val="22"/>
                  </w:rPr>
                </w:rPrChange>
              </w:rPr>
              <w:pPrChange w:id="406" w:author="Chara Katiri" w:date="2015-05-12T13:05:00Z">
                <w:pPr>
                  <w:pStyle w:val="TableCellBody"/>
                  <w:spacing w:line="360" w:lineRule="auto"/>
                  <w:ind w:left="720"/>
                  <w:contextualSpacing/>
                  <w:jc w:val="both"/>
                </w:pPr>
              </w:pPrChange>
            </w:pPr>
            <w:ins w:id="407" w:author="Chara Katiri" w:date="2015-05-12T13:02:00Z">
              <w:r w:rsidRPr="00F758B3">
                <w:rPr>
                  <w:rFonts w:ascii="Times" w:hAnsi="Times"/>
                  <w:color w:val="auto"/>
                  <w:sz w:val="22"/>
                  <w:rPrChange w:id="408" w:author="Chara Katiri" w:date="2015-05-12T13:05:00Z">
                    <w:rPr>
                      <w:rFonts w:ascii="Times" w:hAnsi="Times"/>
                      <w:color w:val="auto"/>
                      <w:sz w:val="22"/>
                    </w:rPr>
                  </w:rPrChange>
                </w:rPr>
                <w:t xml:space="preserve">System implementation – Security layer, business </w:t>
              </w:r>
            </w:ins>
            <w:ins w:id="409" w:author="Chara Katiri" w:date="2015-05-12T13:03:00Z">
              <w:r w:rsidRPr="00F758B3">
                <w:rPr>
                  <w:rFonts w:ascii="Times" w:hAnsi="Times"/>
                  <w:color w:val="auto"/>
                  <w:sz w:val="22"/>
                  <w:rPrChange w:id="410" w:author="Chara Katiri" w:date="2015-05-12T13:05:00Z">
                    <w:rPr>
                      <w:rFonts w:ascii="Times" w:hAnsi="Times"/>
                      <w:color w:val="auto"/>
                      <w:sz w:val="22"/>
                    </w:rPr>
                  </w:rPrChange>
                </w:rPr>
                <w:t>logic</w:t>
              </w:r>
            </w:ins>
          </w:p>
        </w:tc>
        <w:tc>
          <w:tcPr>
            <w:tcW w:w="1341" w:type="dxa"/>
            <w:tcBorders>
              <w:top w:val="single" w:sz="4" w:space="0" w:color="auto"/>
              <w:left w:val="single" w:sz="4" w:space="0" w:color="auto"/>
              <w:bottom w:val="single" w:sz="4" w:space="0" w:color="auto"/>
              <w:right w:val="single" w:sz="4" w:space="0" w:color="auto"/>
            </w:tcBorders>
          </w:tcPr>
          <w:p w14:paraId="2FF51D61" w14:textId="2FB9271C" w:rsidR="00A756C7" w:rsidRPr="00F758B3" w:rsidRDefault="0069194B" w:rsidP="00F758B3">
            <w:pPr>
              <w:pStyle w:val="TableCellBody"/>
              <w:keepNext/>
              <w:spacing w:line="360" w:lineRule="auto"/>
              <w:contextualSpacing/>
              <w:jc w:val="both"/>
              <w:rPr>
                <w:rFonts w:ascii="Times" w:hAnsi="Times"/>
                <w:color w:val="auto"/>
                <w:sz w:val="22"/>
                <w:rPrChange w:id="411" w:author="Chara Katiri" w:date="2015-05-12T13:05:00Z">
                  <w:rPr>
                    <w:rFonts w:ascii="Times" w:hAnsi="Times"/>
                    <w:color w:val="auto"/>
                    <w:sz w:val="22"/>
                  </w:rPr>
                </w:rPrChange>
              </w:rPr>
              <w:pPrChange w:id="412" w:author="Chara Katiri" w:date="2015-05-12T13:05:00Z">
                <w:pPr>
                  <w:pStyle w:val="TableCellBody"/>
                  <w:spacing w:line="360" w:lineRule="auto"/>
                  <w:ind w:left="720"/>
                  <w:contextualSpacing/>
                  <w:jc w:val="both"/>
                </w:pPr>
              </w:pPrChange>
            </w:pPr>
            <w:ins w:id="413" w:author="Chara Katiri" w:date="2015-05-12T13:03:00Z">
              <w:r w:rsidRPr="00F758B3">
                <w:rPr>
                  <w:rFonts w:ascii="Times" w:hAnsi="Times"/>
                  <w:color w:val="auto"/>
                  <w:sz w:val="22"/>
                  <w:rPrChange w:id="414" w:author="Chara Katiri" w:date="2015-05-12T13:05:00Z">
                    <w:rPr>
                      <w:rFonts w:ascii="Times" w:hAnsi="Times"/>
                      <w:color w:val="auto"/>
                      <w:sz w:val="22"/>
                    </w:rPr>
                  </w:rPrChange>
                </w:rPr>
                <w:t>CK</w:t>
              </w:r>
            </w:ins>
          </w:p>
        </w:tc>
      </w:tr>
    </w:tbl>
    <w:p w14:paraId="40EB827B" w14:textId="0FCCAC26" w:rsidR="009E462F" w:rsidRPr="00F758B3" w:rsidRDefault="009329F7" w:rsidP="00F758B3">
      <w:pPr>
        <w:pStyle w:val="Caption"/>
        <w:spacing w:line="360" w:lineRule="auto"/>
        <w:contextualSpacing/>
        <w:jc w:val="both"/>
        <w:rPr>
          <w:rFonts w:ascii="Times" w:hAnsi="Times" w:cs="Times New Roman"/>
          <w:sz w:val="22"/>
          <w:szCs w:val="22"/>
          <w:rPrChange w:id="415" w:author="Chara Katiri" w:date="2015-05-12T13:05:00Z">
            <w:rPr>
              <w:rFonts w:ascii="Times" w:hAnsi="Times" w:cs="Times New Roman"/>
              <w:sz w:val="22"/>
              <w:szCs w:val="22"/>
            </w:rPr>
          </w:rPrChange>
        </w:rPr>
        <w:pPrChange w:id="416" w:author="Chara Katiri" w:date="2015-05-12T13:05:00Z">
          <w:pPr>
            <w:spacing w:line="360" w:lineRule="auto"/>
            <w:ind w:left="-851"/>
            <w:contextualSpacing/>
            <w:jc w:val="both"/>
          </w:pPr>
        </w:pPrChange>
      </w:pPr>
      <w:ins w:id="417" w:author="Chara Katiri" w:date="2015-05-09T13:22:00Z">
        <w:r w:rsidRPr="00F758B3">
          <w:rPr>
            <w:rFonts w:ascii="Times" w:hAnsi="Times"/>
            <w:sz w:val="22"/>
            <w:szCs w:val="22"/>
            <w:rPrChange w:id="418" w:author="Chara Katiri" w:date="2015-05-12T13:05:00Z">
              <w:rPr/>
            </w:rPrChange>
          </w:rPr>
          <w:t xml:space="preserve">Version History </w:t>
        </w:r>
      </w:ins>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F758B3"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F758B3" w:rsidRDefault="009E462F" w:rsidP="00F758B3">
            <w:pPr>
              <w:pStyle w:val="TableHeadingRow"/>
              <w:tabs>
                <w:tab w:val="left" w:pos="0"/>
              </w:tabs>
              <w:spacing w:line="360" w:lineRule="auto"/>
              <w:ind w:left="-959"/>
              <w:contextualSpacing/>
              <w:jc w:val="both"/>
              <w:rPr>
                <w:rFonts w:ascii="Times" w:hAnsi="Times"/>
                <w:color w:val="FFFFFF" w:themeColor="background1"/>
                <w:szCs w:val="22"/>
                <w:rPrChange w:id="419" w:author="Chara Katiri" w:date="2015-05-12T13:05:00Z">
                  <w:rPr>
                    <w:rFonts w:ascii="Times" w:hAnsi="Times"/>
                    <w:color w:val="FFFFFF" w:themeColor="background1"/>
                    <w:szCs w:val="22"/>
                  </w:rPr>
                </w:rPrChange>
              </w:rPr>
              <w:pPrChange w:id="420" w:author="Chara Katiri" w:date="2015-05-12T13:05:00Z">
                <w:pPr>
                  <w:pStyle w:val="TableHeadingRow"/>
                  <w:tabs>
                    <w:tab w:val="left" w:pos="0"/>
                  </w:tabs>
                  <w:spacing w:line="360" w:lineRule="auto"/>
                  <w:ind w:left="-959"/>
                  <w:contextualSpacing/>
                  <w:jc w:val="both"/>
                </w:pPr>
              </w:pPrChange>
            </w:pPr>
            <w:r w:rsidRPr="00F758B3">
              <w:rPr>
                <w:rFonts w:ascii="Times" w:hAnsi="Times"/>
                <w:color w:val="FFFFFF" w:themeColor="background1"/>
                <w:szCs w:val="22"/>
                <w:rPrChange w:id="421" w:author="Chara Katiri" w:date="2015-05-12T13:05:00Z">
                  <w:rPr>
                    <w:rFonts w:ascii="Times" w:hAnsi="Times"/>
                    <w:color w:val="FFFFFF" w:themeColor="background1"/>
                    <w:szCs w:val="22"/>
                  </w:rPr>
                </w:rPrChange>
              </w:rPr>
              <w:t>Document Reviewers</w:t>
            </w:r>
          </w:p>
        </w:tc>
      </w:tr>
      <w:tr w:rsidR="003F4AEA" w:rsidRPr="00F758B3"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F758B3" w:rsidRDefault="003F4AEA" w:rsidP="00F758B3">
            <w:pPr>
              <w:pStyle w:val="TableHeadingRow"/>
              <w:spacing w:line="360" w:lineRule="auto"/>
              <w:contextualSpacing/>
              <w:jc w:val="both"/>
              <w:rPr>
                <w:rFonts w:ascii="Times" w:hAnsi="Times"/>
                <w:szCs w:val="22"/>
                <w:rPrChange w:id="422" w:author="Chara Katiri" w:date="2015-05-12T13:05:00Z">
                  <w:rPr>
                    <w:rFonts w:ascii="Times" w:hAnsi="Times"/>
                    <w:szCs w:val="22"/>
                  </w:rPr>
                </w:rPrChange>
              </w:rPr>
              <w:pPrChange w:id="423" w:author="Chara Katiri" w:date="2015-05-12T13:05:00Z">
                <w:pPr>
                  <w:pStyle w:val="TableHeadingRow"/>
                  <w:spacing w:line="360" w:lineRule="auto"/>
                  <w:contextualSpacing/>
                  <w:jc w:val="both"/>
                </w:pPr>
              </w:pPrChange>
            </w:pPr>
            <w:r w:rsidRPr="00F758B3">
              <w:rPr>
                <w:rFonts w:ascii="Times" w:hAnsi="Times"/>
                <w:szCs w:val="22"/>
                <w:rPrChange w:id="424" w:author="Chara Katiri" w:date="2015-05-12T13:05:00Z">
                  <w:rPr>
                    <w:rFonts w:ascii="Times" w:hAnsi="Times"/>
                    <w:szCs w:val="22"/>
                  </w:rPr>
                </w:rPrChange>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F758B3" w:rsidRDefault="003F4AEA" w:rsidP="00F758B3">
            <w:pPr>
              <w:pStyle w:val="TableHeadingRow"/>
              <w:spacing w:line="360" w:lineRule="auto"/>
              <w:contextualSpacing/>
              <w:jc w:val="both"/>
              <w:rPr>
                <w:rFonts w:ascii="Times" w:hAnsi="Times"/>
                <w:szCs w:val="22"/>
                <w:rPrChange w:id="425" w:author="Chara Katiri" w:date="2015-05-12T13:05:00Z">
                  <w:rPr>
                    <w:rFonts w:ascii="Times" w:hAnsi="Times"/>
                    <w:szCs w:val="22"/>
                  </w:rPr>
                </w:rPrChange>
              </w:rPr>
              <w:pPrChange w:id="426" w:author="Chara Katiri" w:date="2015-05-12T13:05:00Z">
                <w:pPr>
                  <w:pStyle w:val="TableHeadingRow"/>
                  <w:spacing w:line="360" w:lineRule="auto"/>
                  <w:contextualSpacing/>
                  <w:jc w:val="both"/>
                </w:pPr>
              </w:pPrChange>
            </w:pPr>
            <w:r w:rsidRPr="00F758B3">
              <w:rPr>
                <w:rFonts w:ascii="Times" w:hAnsi="Times"/>
                <w:szCs w:val="22"/>
                <w:rPrChange w:id="427" w:author="Chara Katiri" w:date="2015-05-12T13:05:00Z">
                  <w:rPr>
                    <w:rFonts w:ascii="Times" w:hAnsi="Times"/>
                    <w:szCs w:val="22"/>
                  </w:rPr>
                </w:rPrChange>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F758B3" w:rsidRDefault="003F4AEA" w:rsidP="00F758B3">
            <w:pPr>
              <w:pStyle w:val="TableHeadingRow"/>
              <w:spacing w:line="360" w:lineRule="auto"/>
              <w:contextualSpacing/>
              <w:jc w:val="both"/>
              <w:rPr>
                <w:rFonts w:ascii="Times" w:hAnsi="Times"/>
                <w:szCs w:val="22"/>
                <w:rPrChange w:id="428" w:author="Chara Katiri" w:date="2015-05-12T13:05:00Z">
                  <w:rPr>
                    <w:rFonts w:ascii="Times" w:hAnsi="Times"/>
                    <w:szCs w:val="22"/>
                  </w:rPr>
                </w:rPrChange>
              </w:rPr>
              <w:pPrChange w:id="429" w:author="Chara Katiri" w:date="2015-05-12T13:05:00Z">
                <w:pPr>
                  <w:pStyle w:val="TableHeadingRow"/>
                  <w:spacing w:line="360" w:lineRule="auto"/>
                  <w:contextualSpacing/>
                  <w:jc w:val="both"/>
                </w:pPr>
              </w:pPrChange>
            </w:pPr>
            <w:r w:rsidRPr="00F758B3">
              <w:rPr>
                <w:rFonts w:ascii="Times" w:hAnsi="Times"/>
                <w:szCs w:val="22"/>
                <w:rPrChange w:id="430" w:author="Chara Katiri" w:date="2015-05-12T13:05:00Z">
                  <w:rPr>
                    <w:rFonts w:ascii="Times" w:hAnsi="Times"/>
                    <w:szCs w:val="22"/>
                  </w:rPr>
                </w:rPrChange>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F758B3" w:rsidRDefault="003F4AEA" w:rsidP="00F758B3">
            <w:pPr>
              <w:pStyle w:val="TableHeadingRow"/>
              <w:spacing w:line="360" w:lineRule="auto"/>
              <w:contextualSpacing/>
              <w:jc w:val="both"/>
              <w:rPr>
                <w:rFonts w:ascii="Times" w:hAnsi="Times"/>
                <w:szCs w:val="22"/>
                <w:rPrChange w:id="431" w:author="Chara Katiri" w:date="2015-05-12T13:05:00Z">
                  <w:rPr>
                    <w:rFonts w:ascii="Times" w:hAnsi="Times"/>
                    <w:szCs w:val="22"/>
                  </w:rPr>
                </w:rPrChange>
              </w:rPr>
              <w:pPrChange w:id="432" w:author="Chara Katiri" w:date="2015-05-12T13:05:00Z">
                <w:pPr>
                  <w:pStyle w:val="TableHeadingRow"/>
                  <w:spacing w:line="360" w:lineRule="auto"/>
                  <w:contextualSpacing/>
                  <w:jc w:val="both"/>
                </w:pPr>
              </w:pPrChange>
            </w:pPr>
            <w:r w:rsidRPr="00F758B3">
              <w:rPr>
                <w:rFonts w:ascii="Times" w:hAnsi="Times"/>
                <w:szCs w:val="22"/>
                <w:rPrChange w:id="433" w:author="Chara Katiri" w:date="2015-05-12T13:05:00Z">
                  <w:rPr>
                    <w:rFonts w:ascii="Times" w:hAnsi="Times"/>
                    <w:szCs w:val="22"/>
                  </w:rPr>
                </w:rPrChange>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F758B3" w:rsidRDefault="003F4AEA" w:rsidP="00F758B3">
            <w:pPr>
              <w:pStyle w:val="TableHeadingRow"/>
              <w:spacing w:line="360" w:lineRule="auto"/>
              <w:contextualSpacing/>
              <w:jc w:val="both"/>
              <w:rPr>
                <w:rFonts w:ascii="Times" w:hAnsi="Times"/>
                <w:szCs w:val="22"/>
                <w:rPrChange w:id="434" w:author="Chara Katiri" w:date="2015-05-12T13:05:00Z">
                  <w:rPr>
                    <w:rFonts w:ascii="Times" w:hAnsi="Times"/>
                    <w:szCs w:val="22"/>
                  </w:rPr>
                </w:rPrChange>
              </w:rPr>
              <w:pPrChange w:id="435" w:author="Chara Katiri" w:date="2015-05-12T13:05:00Z">
                <w:pPr>
                  <w:pStyle w:val="TableHeadingRow"/>
                  <w:spacing w:line="360" w:lineRule="auto"/>
                  <w:contextualSpacing/>
                  <w:jc w:val="both"/>
                </w:pPr>
              </w:pPrChange>
            </w:pPr>
            <w:r w:rsidRPr="00F758B3">
              <w:rPr>
                <w:rFonts w:ascii="Times" w:hAnsi="Times"/>
                <w:szCs w:val="22"/>
                <w:rPrChange w:id="436" w:author="Chara Katiri" w:date="2015-05-12T13:05:00Z">
                  <w:rPr>
                    <w:rFonts w:ascii="Times" w:hAnsi="Times"/>
                    <w:szCs w:val="22"/>
                  </w:rPr>
                </w:rPrChange>
              </w:rPr>
              <w:t>Comments</w:t>
            </w:r>
          </w:p>
        </w:tc>
      </w:tr>
      <w:tr w:rsidR="003F4AEA" w:rsidRPr="00F758B3"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37" w:author="Chara Katiri" w:date="2015-05-12T13:05:00Z">
                  <w:rPr>
                    <w:rFonts w:ascii="Times" w:hAnsi="Times"/>
                    <w:sz w:val="22"/>
                    <w:szCs w:val="22"/>
                  </w:rPr>
                </w:rPrChange>
              </w:rPr>
              <w:pPrChange w:id="438"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39" w:author="Chara Katiri" w:date="2015-05-12T13:05:00Z">
                  <w:rPr>
                    <w:rFonts w:ascii="Times" w:hAnsi="Times"/>
                    <w:sz w:val="22"/>
                    <w:szCs w:val="22"/>
                  </w:rPr>
                </w:rPrChange>
              </w:rPr>
              <w:lastRenderedPageBreak/>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40" w:author="Chara Katiri" w:date="2015-05-12T13:05:00Z">
                  <w:rPr>
                    <w:rFonts w:ascii="Times" w:hAnsi="Times"/>
                    <w:sz w:val="22"/>
                    <w:szCs w:val="22"/>
                  </w:rPr>
                </w:rPrChange>
              </w:rPr>
              <w:pPrChange w:id="441"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42" w:author="Chara Katiri" w:date="2015-05-12T13:05:00Z">
                  <w:rPr>
                    <w:rFonts w:ascii="Times" w:hAnsi="Times"/>
                    <w:sz w:val="22"/>
                    <w:szCs w:val="22"/>
                  </w:rPr>
                </w:rPrChange>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43" w:author="Chara Katiri" w:date="2015-05-12T13:05:00Z">
                  <w:rPr>
                    <w:rFonts w:ascii="Times" w:hAnsi="Times"/>
                    <w:sz w:val="22"/>
                    <w:szCs w:val="22"/>
                  </w:rPr>
                </w:rPrChange>
              </w:rPr>
              <w:pPrChange w:id="444"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45" w:author="Chara Katiri" w:date="2015-05-12T13:05:00Z">
                  <w:rPr>
                    <w:rFonts w:ascii="Times" w:hAnsi="Times"/>
                    <w:sz w:val="22"/>
                    <w:szCs w:val="22"/>
                  </w:rPr>
                </w:rPrChange>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F758B3" w:rsidRDefault="00924BA5" w:rsidP="00F758B3">
            <w:pPr>
              <w:pStyle w:val="s4-wptoptable1"/>
              <w:spacing w:before="0" w:beforeAutospacing="0" w:after="0" w:afterAutospacing="0" w:line="360" w:lineRule="auto"/>
              <w:contextualSpacing/>
              <w:jc w:val="both"/>
              <w:rPr>
                <w:rFonts w:ascii="Times" w:hAnsi="Times"/>
                <w:sz w:val="22"/>
                <w:szCs w:val="22"/>
                <w:rPrChange w:id="446" w:author="Chara Katiri" w:date="2015-05-12T13:05:00Z">
                  <w:rPr>
                    <w:rFonts w:ascii="Times" w:hAnsi="Times"/>
                    <w:sz w:val="22"/>
                    <w:szCs w:val="22"/>
                  </w:rPr>
                </w:rPrChange>
              </w:rPr>
              <w:pPrChange w:id="447"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48" w:author="Chara Katiri" w:date="2015-05-12T13:05:00Z">
                  <w:rPr>
                    <w:rFonts w:ascii="Times" w:hAnsi="Times"/>
                    <w:sz w:val="22"/>
                    <w:szCs w:val="22"/>
                  </w:rPr>
                </w:rPrChange>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F758B3" w:rsidRDefault="00302475" w:rsidP="00F758B3">
            <w:pPr>
              <w:pStyle w:val="s4-wptoptable1"/>
              <w:spacing w:before="0" w:beforeAutospacing="0" w:after="0" w:afterAutospacing="0" w:line="360" w:lineRule="auto"/>
              <w:contextualSpacing/>
              <w:jc w:val="both"/>
              <w:rPr>
                <w:rFonts w:ascii="Times" w:hAnsi="Times"/>
                <w:sz w:val="22"/>
                <w:szCs w:val="22"/>
                <w:rPrChange w:id="449" w:author="Chara Katiri" w:date="2015-05-12T13:05:00Z">
                  <w:rPr>
                    <w:rFonts w:ascii="Times" w:hAnsi="Times"/>
                    <w:sz w:val="22"/>
                    <w:szCs w:val="22"/>
                  </w:rPr>
                </w:rPrChange>
              </w:rPr>
              <w:pPrChange w:id="450" w:author="Chara Katiri" w:date="2015-05-12T13:05:00Z">
                <w:pPr>
                  <w:pStyle w:val="s4-wptoptable1"/>
                  <w:spacing w:before="0" w:beforeAutospacing="0" w:after="0" w:afterAutospacing="0" w:line="360" w:lineRule="auto"/>
                  <w:contextualSpacing/>
                  <w:jc w:val="both"/>
                </w:pPr>
              </w:pPrChange>
            </w:pPr>
            <w:ins w:id="451" w:author="Chara Katiri" w:date="2015-04-10T19:23:00Z">
              <w:r w:rsidRPr="00F758B3">
                <w:rPr>
                  <w:rFonts w:ascii="Times" w:hAnsi="Times"/>
                  <w:sz w:val="22"/>
                  <w:szCs w:val="22"/>
                  <w:rPrChange w:id="452" w:author="Chara Katiri" w:date="2015-05-12T13:05:00Z">
                    <w:rPr>
                      <w:rFonts w:ascii="Times" w:hAnsi="Times"/>
                      <w:sz w:val="22"/>
                      <w:szCs w:val="22"/>
                    </w:rPr>
                  </w:rPrChange>
                </w:rPr>
                <w:t>See CK-Formative-Feedback.pdf</w:t>
              </w:r>
              <w:r w:rsidRPr="00F758B3" w:rsidDel="00302475">
                <w:rPr>
                  <w:rFonts w:ascii="Times" w:hAnsi="Times"/>
                  <w:sz w:val="22"/>
                  <w:szCs w:val="22"/>
                  <w:rPrChange w:id="453" w:author="Chara Katiri" w:date="2015-05-12T13:05:00Z">
                    <w:rPr>
                      <w:rFonts w:ascii="Times" w:hAnsi="Times"/>
                      <w:sz w:val="22"/>
                      <w:szCs w:val="22"/>
                    </w:rPr>
                  </w:rPrChange>
                </w:rPr>
                <w:t xml:space="preserve"> </w:t>
              </w:r>
            </w:ins>
          </w:p>
        </w:tc>
      </w:tr>
      <w:tr w:rsidR="003F4AEA" w:rsidRPr="00F758B3"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F758B3" w:rsidRDefault="003F4AEA" w:rsidP="00F758B3">
            <w:pPr>
              <w:spacing w:line="360" w:lineRule="auto"/>
              <w:contextualSpacing/>
              <w:jc w:val="both"/>
              <w:rPr>
                <w:rFonts w:ascii="Times" w:hAnsi="Times" w:cs="Times New Roman"/>
                <w:sz w:val="22"/>
                <w:szCs w:val="22"/>
                <w:rPrChange w:id="454" w:author="Chara Katiri" w:date="2015-05-12T13:05:00Z">
                  <w:rPr>
                    <w:rFonts w:ascii="Times" w:hAnsi="Times" w:cs="Times New Roman"/>
                    <w:sz w:val="22"/>
                    <w:szCs w:val="22"/>
                  </w:rPr>
                </w:rPrChange>
              </w:rPr>
              <w:pPrChange w:id="455" w:author="Chara Katiri" w:date="2015-05-12T13:05:00Z">
                <w:pPr>
                  <w:spacing w:line="360" w:lineRule="auto"/>
                  <w:ind w:left="720"/>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56" w:author="Chara Katiri" w:date="2015-05-12T13:05:00Z">
                  <w:rPr>
                    <w:rFonts w:ascii="Times" w:hAnsi="Times"/>
                    <w:sz w:val="22"/>
                    <w:szCs w:val="22"/>
                  </w:rPr>
                </w:rPrChange>
              </w:rPr>
              <w:pPrChange w:id="457" w:author="Chara Katiri" w:date="2015-05-12T13:05:00Z">
                <w:pPr>
                  <w:pStyle w:val="s4-wptoptable1"/>
                  <w:spacing w:before="0" w:beforeAutospacing="0" w:after="0" w:afterAutospacing="0" w:line="360" w:lineRule="auto"/>
                  <w:ind w:left="720"/>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58" w:author="Chara Katiri" w:date="2015-05-12T13:05:00Z">
                  <w:rPr>
                    <w:rFonts w:ascii="Times" w:hAnsi="Times"/>
                    <w:sz w:val="22"/>
                    <w:szCs w:val="22"/>
                  </w:rPr>
                </w:rPrChange>
              </w:rPr>
              <w:pPrChange w:id="459" w:author="Chara Katiri" w:date="2015-05-12T13:05:00Z">
                <w:pPr>
                  <w:pStyle w:val="s4-wptoptable1"/>
                  <w:spacing w:before="0" w:beforeAutospacing="0" w:after="0" w:afterAutospacing="0" w:line="360" w:lineRule="auto"/>
                  <w:ind w:left="720"/>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60" w:author="Chara Katiri" w:date="2015-05-12T13:05:00Z">
                  <w:rPr>
                    <w:rFonts w:ascii="Times" w:hAnsi="Times"/>
                    <w:sz w:val="22"/>
                    <w:szCs w:val="22"/>
                  </w:rPr>
                </w:rPrChange>
              </w:rPr>
              <w:pPrChange w:id="461" w:author="Chara Katiri" w:date="2015-05-12T13:05:00Z">
                <w:pPr>
                  <w:pStyle w:val="s4-wptoptable1"/>
                  <w:spacing w:before="0" w:beforeAutospacing="0" w:after="0" w:afterAutospacing="0" w:line="360" w:lineRule="auto"/>
                  <w:ind w:left="720"/>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F758B3" w:rsidRDefault="00302475" w:rsidP="00F758B3">
            <w:pPr>
              <w:pStyle w:val="s4-wptoptable1"/>
              <w:spacing w:before="0" w:beforeAutospacing="0" w:after="0" w:afterAutospacing="0" w:line="360" w:lineRule="auto"/>
              <w:contextualSpacing/>
              <w:jc w:val="both"/>
              <w:rPr>
                <w:rFonts w:ascii="Times" w:hAnsi="Times"/>
                <w:sz w:val="22"/>
                <w:szCs w:val="22"/>
                <w:rPrChange w:id="462" w:author="Chara Katiri" w:date="2015-05-12T13:05:00Z">
                  <w:rPr>
                    <w:rFonts w:ascii="Times" w:hAnsi="Times"/>
                    <w:sz w:val="22"/>
                    <w:szCs w:val="22"/>
                  </w:rPr>
                </w:rPrChange>
              </w:rPr>
              <w:pPrChange w:id="463" w:author="Chara Katiri" w:date="2015-05-12T13:05:00Z">
                <w:pPr>
                  <w:pStyle w:val="s4-wptoptable1"/>
                  <w:spacing w:before="0" w:beforeAutospacing="0" w:after="0" w:afterAutospacing="0" w:line="360" w:lineRule="auto"/>
                  <w:ind w:left="720"/>
                  <w:contextualSpacing/>
                  <w:jc w:val="both"/>
                </w:pPr>
              </w:pPrChange>
            </w:pPr>
          </w:p>
        </w:tc>
      </w:tr>
      <w:tr w:rsidR="003F4AEA" w:rsidRPr="00F758B3"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F758B3" w:rsidRDefault="003F4AEA" w:rsidP="00F758B3">
            <w:pPr>
              <w:spacing w:line="360" w:lineRule="auto"/>
              <w:contextualSpacing/>
              <w:jc w:val="both"/>
              <w:rPr>
                <w:rFonts w:ascii="Times" w:hAnsi="Times" w:cs="Times New Roman"/>
                <w:sz w:val="22"/>
                <w:szCs w:val="22"/>
                <w:rPrChange w:id="464" w:author="Chara Katiri" w:date="2015-05-12T13:05:00Z">
                  <w:rPr>
                    <w:rFonts w:ascii="Times" w:hAnsi="Times" w:cs="Times New Roman"/>
                    <w:sz w:val="22"/>
                    <w:szCs w:val="22"/>
                  </w:rPr>
                </w:rPrChange>
              </w:rPr>
              <w:pPrChange w:id="465" w:author="Chara Katiri" w:date="2015-05-12T13:05:00Z">
                <w:pPr>
                  <w:spacing w:line="360" w:lineRule="auto"/>
                  <w:ind w:left="720"/>
                  <w:contextualSpacing/>
                  <w:jc w:val="both"/>
                </w:pPr>
              </w:pPrChange>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66" w:author="Chara Katiri" w:date="2015-05-12T13:05:00Z">
                  <w:rPr>
                    <w:rFonts w:ascii="Times" w:hAnsi="Times"/>
                    <w:sz w:val="22"/>
                    <w:szCs w:val="22"/>
                  </w:rPr>
                </w:rPrChange>
              </w:rPr>
              <w:pPrChange w:id="467" w:author="Chara Katiri" w:date="2015-05-12T13:05:00Z">
                <w:pPr>
                  <w:pStyle w:val="s4-wptoptable1"/>
                  <w:spacing w:before="0" w:beforeAutospacing="0" w:after="0" w:afterAutospacing="0" w:line="360" w:lineRule="auto"/>
                  <w:ind w:left="720"/>
                  <w:contextualSpacing/>
                  <w:jc w:val="both"/>
                </w:pPr>
              </w:pPrChange>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68" w:author="Chara Katiri" w:date="2015-05-12T13:05:00Z">
                  <w:rPr>
                    <w:rFonts w:ascii="Times" w:hAnsi="Times"/>
                    <w:sz w:val="22"/>
                    <w:szCs w:val="22"/>
                  </w:rPr>
                </w:rPrChange>
              </w:rPr>
              <w:pPrChange w:id="469" w:author="Chara Katiri" w:date="2015-05-12T13:05:00Z">
                <w:pPr>
                  <w:pStyle w:val="s4-wptoptable1"/>
                  <w:spacing w:before="0" w:beforeAutospacing="0" w:after="0" w:afterAutospacing="0" w:line="360" w:lineRule="auto"/>
                  <w:ind w:left="720"/>
                  <w:contextualSpacing/>
                  <w:jc w:val="both"/>
                </w:pPr>
              </w:pPrChange>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70" w:author="Chara Katiri" w:date="2015-05-12T13:05:00Z">
                  <w:rPr>
                    <w:rFonts w:ascii="Times" w:hAnsi="Times"/>
                    <w:sz w:val="22"/>
                    <w:szCs w:val="22"/>
                  </w:rPr>
                </w:rPrChange>
              </w:rPr>
              <w:pPrChange w:id="471" w:author="Chara Katiri" w:date="2015-05-12T13:05:00Z">
                <w:pPr>
                  <w:pStyle w:val="s4-wptoptable1"/>
                  <w:spacing w:before="0" w:beforeAutospacing="0" w:after="0" w:afterAutospacing="0" w:line="360" w:lineRule="auto"/>
                  <w:ind w:left="720"/>
                  <w:contextualSpacing/>
                  <w:jc w:val="both"/>
                </w:pPr>
              </w:pPrChange>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F758B3" w:rsidRDefault="003F4AEA" w:rsidP="00F758B3">
            <w:pPr>
              <w:pStyle w:val="s4-wptoptable1"/>
              <w:spacing w:before="0" w:beforeAutospacing="0" w:after="0" w:afterAutospacing="0" w:line="360" w:lineRule="auto"/>
              <w:contextualSpacing/>
              <w:jc w:val="both"/>
              <w:rPr>
                <w:rFonts w:ascii="Times" w:hAnsi="Times"/>
                <w:sz w:val="22"/>
                <w:szCs w:val="22"/>
                <w:rPrChange w:id="472" w:author="Chara Katiri" w:date="2015-05-12T13:05:00Z">
                  <w:rPr>
                    <w:rFonts w:ascii="Times" w:hAnsi="Times"/>
                    <w:sz w:val="22"/>
                    <w:szCs w:val="22"/>
                  </w:rPr>
                </w:rPrChange>
              </w:rPr>
              <w:pPrChange w:id="473" w:author="Chara Katiri" w:date="2015-05-12T13:05:00Z">
                <w:pPr>
                  <w:pStyle w:val="s4-wptoptable1"/>
                  <w:spacing w:before="0" w:beforeAutospacing="0" w:after="0" w:afterAutospacing="0" w:line="360" w:lineRule="auto"/>
                  <w:ind w:left="720"/>
                  <w:contextualSpacing/>
                  <w:jc w:val="both"/>
                </w:pPr>
              </w:pPrChange>
            </w:pPr>
          </w:p>
        </w:tc>
      </w:tr>
    </w:tbl>
    <w:p w14:paraId="2BCCC2E4" w14:textId="77777777" w:rsidR="009E462F" w:rsidRPr="00F758B3" w:rsidRDefault="009E462F" w:rsidP="00F758B3">
      <w:pPr>
        <w:spacing w:line="360" w:lineRule="auto"/>
        <w:contextualSpacing/>
        <w:jc w:val="both"/>
        <w:rPr>
          <w:rFonts w:ascii="Times" w:hAnsi="Times" w:cs="Times New Roman"/>
          <w:sz w:val="22"/>
          <w:szCs w:val="22"/>
          <w:rPrChange w:id="474" w:author="Chara Katiri" w:date="2015-05-12T13:05:00Z">
            <w:rPr>
              <w:rFonts w:ascii="Times" w:hAnsi="Times" w:cs="Times New Roman"/>
              <w:sz w:val="22"/>
              <w:szCs w:val="22"/>
            </w:rPr>
          </w:rPrChange>
        </w:rPr>
        <w:pPrChange w:id="475" w:author="Chara Katiri" w:date="2015-05-12T13:05:00Z">
          <w:pPr>
            <w:spacing w:line="360" w:lineRule="auto"/>
            <w:contextualSpacing/>
            <w:jc w:val="both"/>
          </w:pPr>
        </w:pPrChange>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F758B3"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F758B3" w:rsidRDefault="009E462F" w:rsidP="00F758B3">
            <w:pPr>
              <w:pStyle w:val="TableHeadingRow"/>
              <w:spacing w:line="360" w:lineRule="auto"/>
              <w:ind w:left="-959"/>
              <w:contextualSpacing/>
              <w:jc w:val="both"/>
              <w:rPr>
                <w:rFonts w:ascii="Times" w:hAnsi="Times"/>
                <w:color w:val="FFFFFF" w:themeColor="background1"/>
                <w:szCs w:val="22"/>
                <w:rPrChange w:id="476" w:author="Chara Katiri" w:date="2015-05-12T13:05:00Z">
                  <w:rPr>
                    <w:rFonts w:ascii="Times" w:hAnsi="Times"/>
                    <w:color w:val="FFFFFF" w:themeColor="background1"/>
                    <w:szCs w:val="22"/>
                  </w:rPr>
                </w:rPrChange>
              </w:rPr>
              <w:pPrChange w:id="477" w:author="Chara Katiri" w:date="2015-05-12T13:05:00Z">
                <w:pPr>
                  <w:pStyle w:val="TableHeadingRow"/>
                  <w:spacing w:line="360" w:lineRule="auto"/>
                  <w:ind w:left="-959"/>
                  <w:contextualSpacing/>
                  <w:jc w:val="both"/>
                </w:pPr>
              </w:pPrChange>
            </w:pPr>
            <w:r w:rsidRPr="00F758B3">
              <w:rPr>
                <w:rFonts w:ascii="Times" w:hAnsi="Times"/>
                <w:color w:val="FFFFFF" w:themeColor="background1"/>
                <w:szCs w:val="22"/>
                <w:rPrChange w:id="478" w:author="Chara Katiri" w:date="2015-05-12T13:05:00Z">
                  <w:rPr>
                    <w:rFonts w:ascii="Times" w:hAnsi="Times"/>
                    <w:color w:val="FFFFFF" w:themeColor="background1"/>
                    <w:szCs w:val="22"/>
                  </w:rPr>
                </w:rPrChange>
              </w:rPr>
              <w:t>Document Approval</w:t>
            </w:r>
          </w:p>
        </w:tc>
      </w:tr>
      <w:tr w:rsidR="009E462F" w:rsidRPr="00F758B3"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F758B3" w:rsidRDefault="009E462F" w:rsidP="00F758B3">
            <w:pPr>
              <w:pStyle w:val="TableHeadingRow"/>
              <w:spacing w:line="360" w:lineRule="auto"/>
              <w:contextualSpacing/>
              <w:jc w:val="both"/>
              <w:rPr>
                <w:rFonts w:ascii="Times" w:hAnsi="Times"/>
                <w:szCs w:val="22"/>
                <w:rPrChange w:id="479" w:author="Chara Katiri" w:date="2015-05-12T13:05:00Z">
                  <w:rPr>
                    <w:rFonts w:ascii="Times" w:hAnsi="Times"/>
                    <w:szCs w:val="22"/>
                  </w:rPr>
                </w:rPrChange>
              </w:rPr>
              <w:pPrChange w:id="480" w:author="Chara Katiri" w:date="2015-05-12T13:05:00Z">
                <w:pPr>
                  <w:pStyle w:val="TableHeadingRow"/>
                  <w:spacing w:line="360" w:lineRule="auto"/>
                  <w:contextualSpacing/>
                  <w:jc w:val="both"/>
                </w:pPr>
              </w:pPrChange>
            </w:pPr>
            <w:r w:rsidRPr="00F758B3">
              <w:rPr>
                <w:rFonts w:ascii="Times" w:hAnsi="Times"/>
                <w:szCs w:val="22"/>
                <w:rPrChange w:id="481" w:author="Chara Katiri" w:date="2015-05-12T13:05:00Z">
                  <w:rPr>
                    <w:rFonts w:ascii="Times" w:hAnsi="Times"/>
                    <w:szCs w:val="22"/>
                  </w:rPr>
                </w:rPrChange>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F758B3" w:rsidRDefault="009E462F" w:rsidP="00F758B3">
            <w:pPr>
              <w:pStyle w:val="TableHeadingRow"/>
              <w:spacing w:line="360" w:lineRule="auto"/>
              <w:contextualSpacing/>
              <w:jc w:val="both"/>
              <w:rPr>
                <w:rFonts w:ascii="Times" w:hAnsi="Times"/>
                <w:szCs w:val="22"/>
                <w:rPrChange w:id="482" w:author="Chara Katiri" w:date="2015-05-12T13:05:00Z">
                  <w:rPr>
                    <w:rFonts w:ascii="Times" w:hAnsi="Times"/>
                    <w:szCs w:val="22"/>
                  </w:rPr>
                </w:rPrChange>
              </w:rPr>
              <w:pPrChange w:id="483" w:author="Chara Katiri" w:date="2015-05-12T13:05:00Z">
                <w:pPr>
                  <w:pStyle w:val="TableHeadingRow"/>
                  <w:spacing w:line="360" w:lineRule="auto"/>
                  <w:contextualSpacing/>
                  <w:jc w:val="both"/>
                </w:pPr>
              </w:pPrChange>
            </w:pPr>
            <w:r w:rsidRPr="00F758B3">
              <w:rPr>
                <w:rFonts w:ascii="Times" w:hAnsi="Times"/>
                <w:szCs w:val="22"/>
                <w:rPrChange w:id="484" w:author="Chara Katiri" w:date="2015-05-12T13:05:00Z">
                  <w:rPr>
                    <w:rFonts w:ascii="Times" w:hAnsi="Times"/>
                    <w:szCs w:val="22"/>
                  </w:rPr>
                </w:rPrChange>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F758B3" w:rsidRDefault="009E462F" w:rsidP="00F758B3">
            <w:pPr>
              <w:pStyle w:val="TableHeadingRow"/>
              <w:spacing w:line="360" w:lineRule="auto"/>
              <w:contextualSpacing/>
              <w:jc w:val="both"/>
              <w:rPr>
                <w:rFonts w:ascii="Times" w:hAnsi="Times"/>
                <w:szCs w:val="22"/>
                <w:rPrChange w:id="485" w:author="Chara Katiri" w:date="2015-05-12T13:05:00Z">
                  <w:rPr>
                    <w:rFonts w:ascii="Times" w:hAnsi="Times"/>
                    <w:szCs w:val="22"/>
                  </w:rPr>
                </w:rPrChange>
              </w:rPr>
              <w:pPrChange w:id="486" w:author="Chara Katiri" w:date="2015-05-12T13:05:00Z">
                <w:pPr>
                  <w:pStyle w:val="TableHeadingRow"/>
                  <w:spacing w:line="360" w:lineRule="auto"/>
                  <w:contextualSpacing/>
                  <w:jc w:val="both"/>
                </w:pPr>
              </w:pPrChange>
            </w:pPr>
            <w:r w:rsidRPr="00F758B3">
              <w:rPr>
                <w:rFonts w:ascii="Times" w:hAnsi="Times"/>
                <w:szCs w:val="22"/>
                <w:rPrChange w:id="487" w:author="Chara Katiri" w:date="2015-05-12T13:05:00Z">
                  <w:rPr>
                    <w:rFonts w:ascii="Times" w:hAnsi="Times"/>
                    <w:szCs w:val="22"/>
                  </w:rPr>
                </w:rPrChange>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F758B3" w:rsidRDefault="009E462F" w:rsidP="00F758B3">
            <w:pPr>
              <w:pStyle w:val="TableHeadingRow"/>
              <w:spacing w:line="360" w:lineRule="auto"/>
              <w:contextualSpacing/>
              <w:jc w:val="both"/>
              <w:rPr>
                <w:rFonts w:ascii="Times" w:hAnsi="Times"/>
                <w:szCs w:val="22"/>
                <w:rPrChange w:id="488" w:author="Chara Katiri" w:date="2015-05-12T13:05:00Z">
                  <w:rPr>
                    <w:rFonts w:ascii="Times" w:hAnsi="Times"/>
                    <w:szCs w:val="22"/>
                  </w:rPr>
                </w:rPrChange>
              </w:rPr>
              <w:pPrChange w:id="489" w:author="Chara Katiri" w:date="2015-05-12T13:05:00Z">
                <w:pPr>
                  <w:pStyle w:val="TableHeadingRow"/>
                  <w:spacing w:line="360" w:lineRule="auto"/>
                  <w:contextualSpacing/>
                  <w:jc w:val="both"/>
                </w:pPr>
              </w:pPrChange>
            </w:pPr>
            <w:r w:rsidRPr="00F758B3">
              <w:rPr>
                <w:rFonts w:ascii="Times" w:hAnsi="Times"/>
                <w:szCs w:val="22"/>
                <w:rPrChange w:id="490" w:author="Chara Katiri" w:date="2015-05-12T13:05:00Z">
                  <w:rPr>
                    <w:rFonts w:ascii="Times" w:hAnsi="Times"/>
                    <w:szCs w:val="22"/>
                  </w:rPr>
                </w:rPrChange>
              </w:rPr>
              <w:t>Signature</w:t>
            </w:r>
          </w:p>
        </w:tc>
        <w:tc>
          <w:tcPr>
            <w:tcW w:w="1560" w:type="dxa"/>
            <w:vAlign w:val="center"/>
          </w:tcPr>
          <w:p w14:paraId="1C7C19C8" w14:textId="77777777" w:rsidR="009E462F" w:rsidRPr="00F758B3" w:rsidRDefault="009E462F" w:rsidP="00F758B3">
            <w:pPr>
              <w:pStyle w:val="TableHeadingRow"/>
              <w:spacing w:line="360" w:lineRule="auto"/>
              <w:contextualSpacing/>
              <w:jc w:val="both"/>
              <w:rPr>
                <w:rFonts w:ascii="Times" w:hAnsi="Times"/>
                <w:szCs w:val="22"/>
                <w:rPrChange w:id="491" w:author="Chara Katiri" w:date="2015-05-12T13:05:00Z">
                  <w:rPr>
                    <w:rFonts w:ascii="Times" w:hAnsi="Times"/>
                    <w:szCs w:val="22"/>
                  </w:rPr>
                </w:rPrChange>
              </w:rPr>
              <w:pPrChange w:id="492" w:author="Chara Katiri" w:date="2015-05-12T13:05:00Z">
                <w:pPr>
                  <w:pStyle w:val="TableHeadingRow"/>
                  <w:spacing w:line="360" w:lineRule="auto"/>
                  <w:contextualSpacing/>
                  <w:jc w:val="both"/>
                </w:pPr>
              </w:pPrChange>
            </w:pPr>
            <w:r w:rsidRPr="00F758B3">
              <w:rPr>
                <w:rFonts w:ascii="Times" w:hAnsi="Times"/>
                <w:szCs w:val="22"/>
                <w:rPrChange w:id="493" w:author="Chara Katiri" w:date="2015-05-12T13:05:00Z">
                  <w:rPr>
                    <w:rFonts w:ascii="Times" w:hAnsi="Times"/>
                    <w:szCs w:val="22"/>
                  </w:rPr>
                </w:rPrChange>
              </w:rPr>
              <w:t>Date</w:t>
            </w:r>
          </w:p>
        </w:tc>
      </w:tr>
      <w:tr w:rsidR="009E462F" w:rsidRPr="00F758B3"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494" w:author="Chara Katiri" w:date="2015-05-12T13:05:00Z">
                  <w:rPr>
                    <w:rFonts w:ascii="Times" w:hAnsi="Times"/>
                    <w:sz w:val="22"/>
                    <w:szCs w:val="22"/>
                  </w:rPr>
                </w:rPrChange>
              </w:rPr>
              <w:pPrChange w:id="495"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96" w:author="Chara Katiri" w:date="2015-05-12T13:05:00Z">
                  <w:rPr>
                    <w:rFonts w:ascii="Times" w:hAnsi="Times"/>
                    <w:sz w:val="22"/>
                    <w:szCs w:val="22"/>
                  </w:rPr>
                </w:rPrChange>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497" w:author="Chara Katiri" w:date="2015-05-12T13:05:00Z">
                  <w:rPr>
                    <w:rFonts w:ascii="Times" w:hAnsi="Times"/>
                    <w:sz w:val="22"/>
                    <w:szCs w:val="22"/>
                  </w:rPr>
                </w:rPrChange>
              </w:rPr>
              <w:pPrChange w:id="498"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499" w:author="Chara Katiri" w:date="2015-05-12T13:05:00Z">
                  <w:rPr>
                    <w:rFonts w:ascii="Times" w:hAnsi="Times"/>
                    <w:sz w:val="22"/>
                    <w:szCs w:val="22"/>
                  </w:rPr>
                </w:rPrChange>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00" w:author="Chara Katiri" w:date="2015-05-12T13:05:00Z">
                  <w:rPr>
                    <w:rFonts w:ascii="Times" w:hAnsi="Times"/>
                    <w:sz w:val="22"/>
                    <w:szCs w:val="22"/>
                  </w:rPr>
                </w:rPrChange>
              </w:rPr>
              <w:pPrChange w:id="501"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02" w:author="Chara Katiri" w:date="2015-05-12T13:05:00Z">
                  <w:rPr>
                    <w:rFonts w:ascii="Times" w:hAnsi="Times"/>
                    <w:sz w:val="22"/>
                    <w:szCs w:val="22"/>
                  </w:rPr>
                </w:rPrChange>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03" w:author="Chara Katiri" w:date="2015-05-12T13:05:00Z">
                  <w:rPr>
                    <w:rFonts w:ascii="Times" w:hAnsi="Times"/>
                    <w:sz w:val="22"/>
                    <w:szCs w:val="22"/>
                  </w:rPr>
                </w:rPrChange>
              </w:rPr>
              <w:pPrChange w:id="504"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3BE0E350" w14:textId="443B02F8" w:rsidR="009E462F" w:rsidRPr="00F758B3" w:rsidRDefault="00924BA5" w:rsidP="00F758B3">
            <w:pPr>
              <w:pStyle w:val="s4-wptoptable1"/>
              <w:spacing w:before="0" w:beforeAutospacing="0" w:after="0" w:afterAutospacing="0" w:line="360" w:lineRule="auto"/>
              <w:contextualSpacing/>
              <w:jc w:val="both"/>
              <w:rPr>
                <w:rFonts w:ascii="Times" w:hAnsi="Times"/>
                <w:sz w:val="22"/>
                <w:szCs w:val="22"/>
                <w:rPrChange w:id="505" w:author="Chara Katiri" w:date="2015-05-12T13:05:00Z">
                  <w:rPr>
                    <w:rFonts w:ascii="Times" w:hAnsi="Times"/>
                    <w:sz w:val="22"/>
                    <w:szCs w:val="22"/>
                  </w:rPr>
                </w:rPrChange>
              </w:rPr>
              <w:pPrChange w:id="506"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07" w:author="Chara Katiri" w:date="2015-05-12T13:05:00Z">
                  <w:rPr>
                    <w:rFonts w:ascii="Times" w:hAnsi="Times"/>
                    <w:sz w:val="22"/>
                    <w:szCs w:val="22"/>
                  </w:rPr>
                </w:rPrChange>
              </w:rPr>
              <w:t>23.03.2015</w:t>
            </w:r>
          </w:p>
        </w:tc>
      </w:tr>
      <w:tr w:rsidR="009E462F" w:rsidRPr="00F758B3"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F758B3" w:rsidRDefault="009E462F" w:rsidP="00F758B3">
            <w:pPr>
              <w:spacing w:line="360" w:lineRule="auto"/>
              <w:contextualSpacing/>
              <w:jc w:val="both"/>
              <w:rPr>
                <w:rFonts w:ascii="Times" w:hAnsi="Times" w:cs="Times New Roman"/>
                <w:sz w:val="22"/>
                <w:szCs w:val="22"/>
                <w:rPrChange w:id="508" w:author="Chara Katiri" w:date="2015-05-12T13:05:00Z">
                  <w:rPr>
                    <w:rFonts w:ascii="Times" w:hAnsi="Times" w:cs="Times New Roman"/>
                    <w:sz w:val="22"/>
                    <w:szCs w:val="22"/>
                  </w:rPr>
                </w:rPrChange>
              </w:rPr>
              <w:pPrChange w:id="509" w:author="Chara Katiri" w:date="2015-05-12T13:05:00Z">
                <w:pPr>
                  <w:spacing w:line="360" w:lineRule="auto"/>
                  <w:contextualSpacing/>
                  <w:jc w:val="both"/>
                </w:pPr>
              </w:pPrChange>
            </w:pPr>
            <w:r w:rsidRPr="00F758B3">
              <w:rPr>
                <w:rFonts w:ascii="Times" w:hAnsi="Times" w:cs="Times New Roman"/>
                <w:sz w:val="22"/>
                <w:szCs w:val="22"/>
                <w:rPrChange w:id="510" w:author="Chara Katiri" w:date="2015-05-12T13:05:00Z">
                  <w:rPr>
                    <w:rFonts w:ascii="Times" w:hAnsi="Times" w:cs="Times New Roman"/>
                    <w:sz w:val="22"/>
                    <w:szCs w:val="22"/>
                  </w:rPr>
                </w:rPrChange>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11" w:author="Chara Katiri" w:date="2015-05-12T13:05:00Z">
                  <w:rPr>
                    <w:rFonts w:ascii="Times" w:hAnsi="Times"/>
                    <w:sz w:val="22"/>
                    <w:szCs w:val="22"/>
                  </w:rPr>
                </w:rPrChange>
              </w:rPr>
              <w:pPrChange w:id="512"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13" w:author="Chara Katiri" w:date="2015-05-12T13:05:00Z">
                  <w:rPr>
                    <w:rFonts w:ascii="Times" w:hAnsi="Times"/>
                    <w:sz w:val="22"/>
                    <w:szCs w:val="22"/>
                  </w:rPr>
                </w:rPrChange>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14" w:author="Chara Katiri" w:date="2015-05-12T13:05:00Z">
                  <w:rPr>
                    <w:rFonts w:ascii="Times" w:hAnsi="Times"/>
                    <w:sz w:val="22"/>
                    <w:szCs w:val="22"/>
                  </w:rPr>
                </w:rPrChange>
              </w:rPr>
              <w:pPrChange w:id="515"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16" w:author="Chara Katiri" w:date="2015-05-12T13:05:00Z">
                  <w:rPr>
                    <w:rFonts w:ascii="Times" w:hAnsi="Times"/>
                    <w:sz w:val="22"/>
                    <w:szCs w:val="22"/>
                  </w:rPr>
                </w:rPrChange>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17" w:author="Chara Katiri" w:date="2015-05-12T13:05:00Z">
                  <w:rPr>
                    <w:rFonts w:ascii="Times" w:hAnsi="Times"/>
                    <w:sz w:val="22"/>
                    <w:szCs w:val="22"/>
                  </w:rPr>
                </w:rPrChange>
              </w:rPr>
              <w:pPrChange w:id="518"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284E860B" w14:textId="793673B3" w:rsidR="009E462F" w:rsidRPr="00F758B3" w:rsidRDefault="00333945" w:rsidP="00F758B3">
            <w:pPr>
              <w:pStyle w:val="s4-wptoptable1"/>
              <w:spacing w:before="0" w:beforeAutospacing="0" w:after="0" w:afterAutospacing="0" w:line="360" w:lineRule="auto"/>
              <w:contextualSpacing/>
              <w:jc w:val="both"/>
              <w:rPr>
                <w:rFonts w:ascii="Times" w:hAnsi="Times"/>
                <w:sz w:val="22"/>
                <w:szCs w:val="22"/>
                <w:rPrChange w:id="519" w:author="Chara Katiri" w:date="2015-05-12T13:05:00Z">
                  <w:rPr>
                    <w:rFonts w:ascii="Times" w:hAnsi="Times"/>
                    <w:sz w:val="22"/>
                    <w:szCs w:val="22"/>
                  </w:rPr>
                </w:rPrChange>
              </w:rPr>
              <w:pPrChange w:id="520"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21" w:author="Chara Katiri" w:date="2015-05-12T13:05:00Z">
                  <w:rPr>
                    <w:rFonts w:ascii="Times" w:hAnsi="Times"/>
                    <w:sz w:val="22"/>
                    <w:szCs w:val="22"/>
                  </w:rPr>
                </w:rPrChange>
              </w:rPr>
              <w:t>25.05.2015</w:t>
            </w:r>
          </w:p>
        </w:tc>
      </w:tr>
      <w:tr w:rsidR="009E462F" w:rsidRPr="00F758B3"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F758B3" w:rsidRDefault="00333945" w:rsidP="00F758B3">
            <w:pPr>
              <w:spacing w:line="360" w:lineRule="auto"/>
              <w:contextualSpacing/>
              <w:jc w:val="both"/>
              <w:rPr>
                <w:rFonts w:ascii="Times" w:hAnsi="Times" w:cs="Times New Roman"/>
                <w:sz w:val="22"/>
                <w:szCs w:val="22"/>
                <w:rPrChange w:id="522" w:author="Chara Katiri" w:date="2015-05-12T13:05:00Z">
                  <w:rPr>
                    <w:rFonts w:ascii="Times" w:hAnsi="Times" w:cs="Times New Roman"/>
                    <w:sz w:val="22"/>
                    <w:szCs w:val="22"/>
                  </w:rPr>
                </w:rPrChange>
              </w:rPr>
              <w:pPrChange w:id="523" w:author="Chara Katiri" w:date="2015-05-12T13:05:00Z">
                <w:pPr>
                  <w:spacing w:line="360" w:lineRule="auto"/>
                  <w:contextualSpacing/>
                  <w:jc w:val="both"/>
                </w:pPr>
              </w:pPrChange>
            </w:pPr>
            <w:r w:rsidRPr="00F758B3">
              <w:rPr>
                <w:rFonts w:ascii="Times" w:hAnsi="Times" w:cs="Times New Roman"/>
                <w:sz w:val="22"/>
                <w:szCs w:val="22"/>
                <w:rPrChange w:id="524" w:author="Chara Katiri" w:date="2015-05-12T13:05:00Z">
                  <w:rPr>
                    <w:rFonts w:ascii="Times" w:hAnsi="Times" w:cs="Times New Roman"/>
                    <w:sz w:val="22"/>
                    <w:szCs w:val="22"/>
                  </w:rPr>
                </w:rPrChange>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F758B3" w:rsidRDefault="00333945" w:rsidP="00F758B3">
            <w:pPr>
              <w:pStyle w:val="s4-wptoptable1"/>
              <w:spacing w:before="0" w:beforeAutospacing="0" w:after="0" w:afterAutospacing="0" w:line="360" w:lineRule="auto"/>
              <w:contextualSpacing/>
              <w:jc w:val="both"/>
              <w:rPr>
                <w:rFonts w:ascii="Times" w:hAnsi="Times"/>
                <w:sz w:val="22"/>
                <w:szCs w:val="22"/>
                <w:rPrChange w:id="525" w:author="Chara Katiri" w:date="2015-05-12T13:05:00Z">
                  <w:rPr>
                    <w:rFonts w:ascii="Times" w:hAnsi="Times"/>
                    <w:sz w:val="22"/>
                    <w:szCs w:val="22"/>
                  </w:rPr>
                </w:rPrChange>
              </w:rPr>
              <w:pPrChange w:id="526"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27" w:author="Chara Katiri" w:date="2015-05-12T13:05:00Z">
                  <w:rPr>
                    <w:rFonts w:ascii="Times" w:hAnsi="Times"/>
                    <w:sz w:val="22"/>
                    <w:szCs w:val="22"/>
                  </w:rPr>
                </w:rPrChange>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F758B3" w:rsidRDefault="00333945" w:rsidP="00F758B3">
            <w:pPr>
              <w:pStyle w:val="s4-wptoptable1"/>
              <w:spacing w:before="0" w:beforeAutospacing="0" w:after="0" w:afterAutospacing="0" w:line="360" w:lineRule="auto"/>
              <w:contextualSpacing/>
              <w:jc w:val="both"/>
              <w:rPr>
                <w:rFonts w:ascii="Times" w:hAnsi="Times"/>
                <w:sz w:val="22"/>
                <w:szCs w:val="22"/>
                <w:rPrChange w:id="528" w:author="Chara Katiri" w:date="2015-05-12T13:05:00Z">
                  <w:rPr>
                    <w:rFonts w:ascii="Times" w:hAnsi="Times"/>
                    <w:sz w:val="22"/>
                    <w:szCs w:val="22"/>
                  </w:rPr>
                </w:rPrChange>
              </w:rPr>
              <w:pPrChange w:id="529"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30" w:author="Chara Katiri" w:date="2015-05-12T13:05:00Z">
                  <w:rPr>
                    <w:rFonts w:ascii="Times" w:hAnsi="Times"/>
                    <w:sz w:val="22"/>
                    <w:szCs w:val="22"/>
                  </w:rPr>
                </w:rPrChange>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F758B3" w:rsidRDefault="009E462F" w:rsidP="00F758B3">
            <w:pPr>
              <w:pStyle w:val="s4-wptoptable1"/>
              <w:spacing w:before="0" w:beforeAutospacing="0" w:after="0" w:afterAutospacing="0" w:line="360" w:lineRule="auto"/>
              <w:contextualSpacing/>
              <w:jc w:val="both"/>
              <w:rPr>
                <w:rFonts w:ascii="Times" w:hAnsi="Times"/>
                <w:sz w:val="22"/>
                <w:szCs w:val="22"/>
                <w:rPrChange w:id="531" w:author="Chara Katiri" w:date="2015-05-12T13:05:00Z">
                  <w:rPr>
                    <w:rFonts w:ascii="Times" w:hAnsi="Times"/>
                    <w:sz w:val="22"/>
                    <w:szCs w:val="22"/>
                  </w:rPr>
                </w:rPrChange>
              </w:rPr>
              <w:pPrChange w:id="532" w:author="Chara Katiri" w:date="2015-05-12T13:05:00Z">
                <w:pPr>
                  <w:pStyle w:val="s4-wptoptable1"/>
                  <w:spacing w:before="0" w:beforeAutospacing="0" w:after="0" w:afterAutospacing="0" w:line="360" w:lineRule="auto"/>
                  <w:ind w:left="720"/>
                  <w:contextualSpacing/>
                  <w:jc w:val="both"/>
                </w:pPr>
              </w:pPrChange>
            </w:pPr>
          </w:p>
        </w:tc>
        <w:tc>
          <w:tcPr>
            <w:tcW w:w="1560" w:type="dxa"/>
          </w:tcPr>
          <w:p w14:paraId="41B46F13" w14:textId="706F6285" w:rsidR="009E462F" w:rsidRPr="00F758B3" w:rsidRDefault="00333945" w:rsidP="00F758B3">
            <w:pPr>
              <w:pStyle w:val="s4-wptoptable1"/>
              <w:spacing w:before="0" w:beforeAutospacing="0" w:after="0" w:afterAutospacing="0" w:line="360" w:lineRule="auto"/>
              <w:contextualSpacing/>
              <w:jc w:val="both"/>
              <w:rPr>
                <w:rFonts w:ascii="Times" w:hAnsi="Times"/>
                <w:sz w:val="22"/>
                <w:szCs w:val="22"/>
                <w:rPrChange w:id="533" w:author="Chara Katiri" w:date="2015-05-12T13:05:00Z">
                  <w:rPr>
                    <w:rFonts w:ascii="Times" w:hAnsi="Times"/>
                    <w:sz w:val="22"/>
                    <w:szCs w:val="22"/>
                  </w:rPr>
                </w:rPrChange>
              </w:rPr>
              <w:pPrChange w:id="534" w:author="Chara Katiri" w:date="2015-05-12T13:05:00Z">
                <w:pPr>
                  <w:pStyle w:val="s4-wptoptable1"/>
                  <w:spacing w:before="0" w:beforeAutospacing="0" w:after="0" w:afterAutospacing="0" w:line="360" w:lineRule="auto"/>
                  <w:contextualSpacing/>
                  <w:jc w:val="both"/>
                </w:pPr>
              </w:pPrChange>
            </w:pPr>
            <w:r w:rsidRPr="00F758B3">
              <w:rPr>
                <w:rFonts w:ascii="Times" w:hAnsi="Times"/>
                <w:sz w:val="22"/>
                <w:szCs w:val="22"/>
                <w:rPrChange w:id="535" w:author="Chara Katiri" w:date="2015-05-12T13:05:00Z">
                  <w:rPr>
                    <w:rFonts w:ascii="Times" w:hAnsi="Times"/>
                    <w:sz w:val="22"/>
                    <w:szCs w:val="22"/>
                  </w:rPr>
                </w:rPrChange>
              </w:rPr>
              <w:t>25.05.2015</w:t>
            </w:r>
          </w:p>
        </w:tc>
      </w:tr>
    </w:tbl>
    <w:p w14:paraId="01363314" w14:textId="77777777" w:rsidR="009E462F" w:rsidRPr="00F758B3" w:rsidRDefault="009E462F" w:rsidP="00F758B3">
      <w:pPr>
        <w:spacing w:line="360" w:lineRule="auto"/>
        <w:contextualSpacing/>
        <w:jc w:val="both"/>
        <w:rPr>
          <w:rFonts w:ascii="Times" w:hAnsi="Times" w:cs="Times New Roman"/>
          <w:sz w:val="22"/>
          <w:szCs w:val="22"/>
          <w:rPrChange w:id="536" w:author="Chara Katiri" w:date="2015-05-12T13:05:00Z">
            <w:rPr>
              <w:rFonts w:ascii="Times" w:hAnsi="Times" w:cs="Times New Roman"/>
              <w:sz w:val="22"/>
              <w:szCs w:val="22"/>
            </w:rPr>
          </w:rPrChange>
        </w:rPr>
        <w:pPrChange w:id="537" w:author="Chara Katiri" w:date="2015-05-12T13:05:00Z">
          <w:pPr>
            <w:spacing w:line="360" w:lineRule="auto"/>
            <w:contextualSpacing/>
            <w:jc w:val="both"/>
          </w:pPr>
        </w:pPrChange>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F758B3"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F758B3" w:rsidRDefault="009E462F" w:rsidP="00F758B3">
            <w:pPr>
              <w:pStyle w:val="TableHeadingRow"/>
              <w:spacing w:line="360" w:lineRule="auto"/>
              <w:ind w:left="27"/>
              <w:contextualSpacing/>
              <w:jc w:val="both"/>
              <w:rPr>
                <w:rFonts w:ascii="Times" w:hAnsi="Times"/>
                <w:color w:val="FFFFFF" w:themeColor="background1"/>
                <w:szCs w:val="22"/>
                <w:rPrChange w:id="538" w:author="Chara Katiri" w:date="2015-05-12T13:05:00Z">
                  <w:rPr>
                    <w:rFonts w:ascii="Times" w:hAnsi="Times"/>
                    <w:color w:val="FFFFFF" w:themeColor="background1"/>
                    <w:szCs w:val="22"/>
                  </w:rPr>
                </w:rPrChange>
              </w:rPr>
              <w:pPrChange w:id="539" w:author="Chara Katiri" w:date="2015-05-12T13:05:00Z">
                <w:pPr>
                  <w:pStyle w:val="TableHeadingRow"/>
                  <w:spacing w:line="360" w:lineRule="auto"/>
                  <w:ind w:left="27"/>
                  <w:contextualSpacing/>
                  <w:jc w:val="both"/>
                </w:pPr>
              </w:pPrChange>
            </w:pPr>
            <w:r w:rsidRPr="00F758B3">
              <w:rPr>
                <w:rFonts w:ascii="Times" w:hAnsi="Times"/>
                <w:color w:val="FFFFFF" w:themeColor="background1"/>
                <w:szCs w:val="22"/>
                <w:rPrChange w:id="540" w:author="Chara Katiri" w:date="2015-05-12T13:05:00Z">
                  <w:rPr>
                    <w:rFonts w:ascii="Times" w:hAnsi="Times"/>
                    <w:color w:val="FFFFFF" w:themeColor="background1"/>
                    <w:szCs w:val="22"/>
                  </w:rPr>
                </w:rPrChange>
              </w:rPr>
              <w:t>Project Owners</w:t>
            </w:r>
          </w:p>
        </w:tc>
      </w:tr>
      <w:tr w:rsidR="009E462F" w:rsidRPr="00F758B3"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F758B3" w:rsidRDefault="009E462F" w:rsidP="00F758B3">
            <w:pPr>
              <w:pStyle w:val="TableHeadingRow"/>
              <w:spacing w:line="360" w:lineRule="auto"/>
              <w:contextualSpacing/>
              <w:jc w:val="both"/>
              <w:rPr>
                <w:rFonts w:ascii="Times" w:hAnsi="Times"/>
                <w:szCs w:val="22"/>
                <w:rPrChange w:id="541" w:author="Chara Katiri" w:date="2015-05-12T13:05:00Z">
                  <w:rPr>
                    <w:rFonts w:ascii="Times" w:hAnsi="Times"/>
                    <w:szCs w:val="22"/>
                  </w:rPr>
                </w:rPrChange>
              </w:rPr>
              <w:pPrChange w:id="542" w:author="Chara Katiri" w:date="2015-05-12T13:05:00Z">
                <w:pPr>
                  <w:pStyle w:val="TableHeadingRow"/>
                  <w:spacing w:line="360" w:lineRule="auto"/>
                  <w:contextualSpacing/>
                  <w:jc w:val="both"/>
                </w:pPr>
              </w:pPrChange>
            </w:pPr>
            <w:r w:rsidRPr="00F758B3">
              <w:rPr>
                <w:rFonts w:ascii="Times" w:hAnsi="Times"/>
                <w:szCs w:val="22"/>
                <w:rPrChange w:id="543" w:author="Chara Katiri" w:date="2015-05-12T13:05:00Z">
                  <w:rPr>
                    <w:rFonts w:ascii="Times" w:hAnsi="Times"/>
                    <w:szCs w:val="22"/>
                  </w:rPr>
                </w:rPrChange>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F758B3" w:rsidRDefault="009E462F" w:rsidP="00F758B3">
            <w:pPr>
              <w:pStyle w:val="TableHeadingRow"/>
              <w:spacing w:line="360" w:lineRule="auto"/>
              <w:contextualSpacing/>
              <w:jc w:val="both"/>
              <w:rPr>
                <w:rFonts w:ascii="Times" w:hAnsi="Times"/>
                <w:szCs w:val="22"/>
                <w:rPrChange w:id="544" w:author="Chara Katiri" w:date="2015-05-12T13:05:00Z">
                  <w:rPr>
                    <w:rFonts w:ascii="Times" w:hAnsi="Times"/>
                    <w:szCs w:val="22"/>
                  </w:rPr>
                </w:rPrChange>
              </w:rPr>
              <w:pPrChange w:id="545" w:author="Chara Katiri" w:date="2015-05-12T13:05:00Z">
                <w:pPr>
                  <w:pStyle w:val="TableHeadingRow"/>
                  <w:spacing w:line="360" w:lineRule="auto"/>
                  <w:contextualSpacing/>
                  <w:jc w:val="both"/>
                </w:pPr>
              </w:pPrChange>
            </w:pPr>
            <w:r w:rsidRPr="00F758B3">
              <w:rPr>
                <w:rFonts w:ascii="Times" w:hAnsi="Times"/>
                <w:szCs w:val="22"/>
                <w:rPrChange w:id="546" w:author="Chara Katiri" w:date="2015-05-12T13:05:00Z">
                  <w:rPr>
                    <w:rFonts w:ascii="Times" w:hAnsi="Times"/>
                    <w:szCs w:val="22"/>
                  </w:rPr>
                </w:rPrChange>
              </w:rPr>
              <w:t>Name</w:t>
            </w:r>
          </w:p>
        </w:tc>
      </w:tr>
      <w:tr w:rsidR="009E462F" w:rsidRPr="00F758B3"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F758B3" w:rsidRDefault="009E462F" w:rsidP="00F758B3">
            <w:pPr>
              <w:spacing w:line="360" w:lineRule="auto"/>
              <w:contextualSpacing/>
              <w:jc w:val="both"/>
              <w:rPr>
                <w:rFonts w:ascii="Times" w:hAnsi="Times" w:cs="Times New Roman"/>
                <w:sz w:val="22"/>
                <w:szCs w:val="22"/>
                <w:rPrChange w:id="547" w:author="Chara Katiri" w:date="2015-05-12T13:05:00Z">
                  <w:rPr>
                    <w:rFonts w:ascii="Times" w:hAnsi="Times" w:cs="Times New Roman"/>
                    <w:sz w:val="22"/>
                    <w:szCs w:val="22"/>
                  </w:rPr>
                </w:rPrChange>
              </w:rPr>
              <w:pPrChange w:id="548" w:author="Chara Katiri" w:date="2015-05-12T13:05:00Z">
                <w:pPr>
                  <w:spacing w:line="360" w:lineRule="auto"/>
                  <w:contextualSpacing/>
                  <w:jc w:val="both"/>
                </w:pPr>
              </w:pPrChange>
            </w:pPr>
            <w:r w:rsidRPr="00F758B3">
              <w:rPr>
                <w:rFonts w:ascii="Times" w:hAnsi="Times" w:cs="Times New Roman"/>
                <w:sz w:val="22"/>
                <w:szCs w:val="22"/>
                <w:rPrChange w:id="549" w:author="Chara Katiri" w:date="2015-05-12T13:05:00Z">
                  <w:rPr>
                    <w:rFonts w:ascii="Times" w:hAnsi="Times" w:cs="Times New Roman"/>
                    <w:sz w:val="22"/>
                    <w:szCs w:val="22"/>
                  </w:rPr>
                </w:rPrChange>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F758B3" w:rsidRDefault="009E462F" w:rsidP="00F758B3">
            <w:pPr>
              <w:pStyle w:val="TableCellBody"/>
              <w:spacing w:line="360" w:lineRule="auto"/>
              <w:contextualSpacing/>
              <w:jc w:val="both"/>
              <w:rPr>
                <w:rFonts w:ascii="Times" w:hAnsi="Times"/>
                <w:color w:val="auto"/>
                <w:sz w:val="22"/>
                <w:rPrChange w:id="550" w:author="Chara Katiri" w:date="2015-05-12T13:05:00Z">
                  <w:rPr>
                    <w:rFonts w:ascii="Times" w:hAnsi="Times"/>
                    <w:color w:val="auto"/>
                    <w:sz w:val="22"/>
                  </w:rPr>
                </w:rPrChange>
              </w:rPr>
              <w:pPrChange w:id="551" w:author="Chara Katiri" w:date="2015-05-12T13:05:00Z">
                <w:pPr>
                  <w:pStyle w:val="TableCellBody"/>
                  <w:spacing w:line="360" w:lineRule="auto"/>
                  <w:contextualSpacing/>
                  <w:jc w:val="both"/>
                </w:pPr>
              </w:pPrChange>
            </w:pPr>
            <w:r w:rsidRPr="00F758B3">
              <w:rPr>
                <w:rFonts w:ascii="Times" w:hAnsi="Times"/>
                <w:color w:val="auto"/>
                <w:sz w:val="22"/>
                <w:rPrChange w:id="552" w:author="Chara Katiri" w:date="2015-05-12T13:05:00Z">
                  <w:rPr>
                    <w:rFonts w:ascii="Times" w:hAnsi="Times"/>
                    <w:color w:val="auto"/>
                    <w:sz w:val="22"/>
                  </w:rPr>
                </w:rPrChange>
              </w:rPr>
              <w:t>Chara Katiri</w:t>
            </w:r>
          </w:p>
        </w:tc>
      </w:tr>
      <w:tr w:rsidR="009E462F" w:rsidRPr="00F758B3"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F758B3" w:rsidRDefault="009E462F" w:rsidP="00F758B3">
            <w:pPr>
              <w:pStyle w:val="TableCellBody"/>
              <w:spacing w:line="360" w:lineRule="auto"/>
              <w:contextualSpacing/>
              <w:jc w:val="both"/>
              <w:rPr>
                <w:rFonts w:ascii="Times" w:hAnsi="Times"/>
                <w:color w:val="auto"/>
                <w:sz w:val="22"/>
                <w:rPrChange w:id="553" w:author="Chara Katiri" w:date="2015-05-12T13:05:00Z">
                  <w:rPr>
                    <w:rFonts w:ascii="Times" w:hAnsi="Times"/>
                    <w:color w:val="auto"/>
                    <w:sz w:val="22"/>
                  </w:rPr>
                </w:rPrChange>
              </w:rPr>
              <w:pPrChange w:id="554" w:author="Chara Katiri" w:date="2015-05-12T13:05:00Z">
                <w:pPr>
                  <w:pStyle w:val="TableCellBody"/>
                  <w:spacing w:line="360" w:lineRule="auto"/>
                  <w:contextualSpacing/>
                  <w:jc w:val="both"/>
                </w:pPr>
              </w:pPrChange>
            </w:pPr>
            <w:r w:rsidRPr="00F758B3">
              <w:rPr>
                <w:rFonts w:ascii="Times" w:hAnsi="Times"/>
                <w:color w:val="auto"/>
                <w:sz w:val="22"/>
                <w:rPrChange w:id="555" w:author="Chara Katiri" w:date="2015-05-12T13:05:00Z">
                  <w:rPr>
                    <w:rFonts w:ascii="Times" w:hAnsi="Times"/>
                    <w:color w:val="auto"/>
                    <w:sz w:val="22"/>
                  </w:rPr>
                </w:rPrChange>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F758B3" w:rsidRDefault="009E462F" w:rsidP="00F758B3">
            <w:pPr>
              <w:pStyle w:val="TableCellBody"/>
              <w:spacing w:line="360" w:lineRule="auto"/>
              <w:contextualSpacing/>
              <w:jc w:val="both"/>
              <w:rPr>
                <w:rFonts w:ascii="Times" w:hAnsi="Times"/>
                <w:color w:val="auto"/>
                <w:sz w:val="22"/>
                <w:rPrChange w:id="556" w:author="Chara Katiri" w:date="2015-05-12T13:05:00Z">
                  <w:rPr>
                    <w:rFonts w:ascii="Times" w:hAnsi="Times"/>
                    <w:color w:val="auto"/>
                    <w:sz w:val="22"/>
                  </w:rPr>
                </w:rPrChange>
              </w:rPr>
              <w:pPrChange w:id="557" w:author="Chara Katiri" w:date="2015-05-12T13:05:00Z">
                <w:pPr>
                  <w:pStyle w:val="TableCellBody"/>
                  <w:spacing w:line="360" w:lineRule="auto"/>
                  <w:contextualSpacing/>
                  <w:jc w:val="both"/>
                </w:pPr>
              </w:pPrChange>
            </w:pPr>
            <w:r w:rsidRPr="00F758B3">
              <w:rPr>
                <w:rFonts w:ascii="Times" w:hAnsi="Times"/>
                <w:color w:val="auto"/>
                <w:sz w:val="22"/>
                <w:rPrChange w:id="558" w:author="Chara Katiri" w:date="2015-05-12T13:05:00Z">
                  <w:rPr>
                    <w:rFonts w:ascii="Times" w:hAnsi="Times"/>
                    <w:color w:val="auto"/>
                    <w:sz w:val="22"/>
                  </w:rPr>
                </w:rPrChange>
              </w:rPr>
              <w:t xml:space="preserve">Dr Steve Wesemeyer </w:t>
            </w:r>
          </w:p>
        </w:tc>
      </w:tr>
    </w:tbl>
    <w:p w14:paraId="5C6CDC00" w14:textId="77777777" w:rsidR="009E462F" w:rsidRPr="00F758B3" w:rsidRDefault="009E462F" w:rsidP="00F758B3">
      <w:pPr>
        <w:spacing w:line="360" w:lineRule="auto"/>
        <w:contextualSpacing/>
        <w:jc w:val="both"/>
        <w:rPr>
          <w:rFonts w:ascii="Times" w:hAnsi="Times" w:cs="Times New Roman"/>
          <w:sz w:val="22"/>
          <w:szCs w:val="22"/>
          <w:rPrChange w:id="559" w:author="Chara Katiri" w:date="2015-05-12T13:05:00Z">
            <w:rPr>
              <w:rFonts w:ascii="Times" w:hAnsi="Times" w:cs="Times New Roman"/>
              <w:sz w:val="22"/>
              <w:szCs w:val="22"/>
            </w:rPr>
          </w:rPrChange>
        </w:rPr>
        <w:pPrChange w:id="560" w:author="Chara Katiri" w:date="2015-05-12T13:05:00Z">
          <w:pPr>
            <w:spacing w:line="360" w:lineRule="auto"/>
            <w:contextualSpacing/>
            <w:jc w:val="both"/>
          </w:pPr>
        </w:pPrChange>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F758B3"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F758B3" w:rsidRDefault="009E462F" w:rsidP="00F758B3">
            <w:pPr>
              <w:pStyle w:val="TableHeadingRow"/>
              <w:tabs>
                <w:tab w:val="left" w:pos="3840"/>
              </w:tabs>
              <w:spacing w:line="360" w:lineRule="auto"/>
              <w:contextualSpacing/>
              <w:jc w:val="both"/>
              <w:rPr>
                <w:rFonts w:ascii="Times" w:hAnsi="Times"/>
                <w:color w:val="FFFFFF" w:themeColor="background1"/>
                <w:szCs w:val="22"/>
                <w:rPrChange w:id="561" w:author="Chara Katiri" w:date="2015-05-12T13:05:00Z">
                  <w:rPr>
                    <w:rFonts w:ascii="Times" w:hAnsi="Times"/>
                    <w:color w:val="FFFFFF" w:themeColor="background1"/>
                    <w:szCs w:val="22"/>
                  </w:rPr>
                </w:rPrChange>
              </w:rPr>
              <w:pPrChange w:id="562" w:author="Chara Katiri" w:date="2015-05-12T13:05:00Z">
                <w:pPr>
                  <w:pStyle w:val="TableHeadingRow"/>
                  <w:tabs>
                    <w:tab w:val="left" w:pos="3840"/>
                  </w:tabs>
                  <w:spacing w:line="360" w:lineRule="auto"/>
                  <w:contextualSpacing/>
                  <w:jc w:val="both"/>
                </w:pPr>
              </w:pPrChange>
            </w:pPr>
            <w:r w:rsidRPr="00F758B3">
              <w:rPr>
                <w:rFonts w:ascii="Times" w:hAnsi="Times"/>
                <w:color w:val="FFFFFF" w:themeColor="background1"/>
                <w:szCs w:val="22"/>
                <w:rPrChange w:id="563" w:author="Chara Katiri" w:date="2015-05-12T13:05:00Z">
                  <w:rPr>
                    <w:rFonts w:ascii="Times" w:hAnsi="Times"/>
                    <w:color w:val="FFFFFF" w:themeColor="background1"/>
                    <w:szCs w:val="22"/>
                  </w:rPr>
                </w:rPrChange>
              </w:rPr>
              <w:t>Contact Details</w:t>
            </w:r>
          </w:p>
        </w:tc>
      </w:tr>
      <w:tr w:rsidR="009E462F" w:rsidRPr="00F758B3"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F758B3" w:rsidRDefault="009E462F" w:rsidP="00F758B3">
            <w:pPr>
              <w:pStyle w:val="TableCellBody"/>
              <w:spacing w:line="360" w:lineRule="auto"/>
              <w:contextualSpacing/>
              <w:jc w:val="both"/>
              <w:rPr>
                <w:rFonts w:ascii="Times" w:hAnsi="Times"/>
                <w:color w:val="auto"/>
                <w:sz w:val="22"/>
                <w:rPrChange w:id="564" w:author="Chara Katiri" w:date="2015-05-12T13:05:00Z">
                  <w:rPr>
                    <w:rFonts w:ascii="Times" w:hAnsi="Times"/>
                    <w:color w:val="auto"/>
                    <w:sz w:val="22"/>
                  </w:rPr>
                </w:rPrChange>
              </w:rPr>
              <w:pPrChange w:id="565" w:author="Chara Katiri" w:date="2015-05-12T13:05:00Z">
                <w:pPr>
                  <w:pStyle w:val="TableCellBody"/>
                  <w:spacing w:line="360" w:lineRule="auto"/>
                  <w:contextualSpacing/>
                  <w:jc w:val="both"/>
                </w:pPr>
              </w:pPrChange>
            </w:pPr>
            <w:r w:rsidRPr="00F758B3">
              <w:rPr>
                <w:rFonts w:ascii="Times" w:hAnsi="Times"/>
                <w:color w:val="auto"/>
                <w:sz w:val="22"/>
                <w:rPrChange w:id="566" w:author="Chara Katiri" w:date="2015-05-12T13:05:00Z">
                  <w:rPr>
                    <w:rFonts w:ascii="Times" w:hAnsi="Times"/>
                    <w:color w:val="auto"/>
                    <w:sz w:val="22"/>
                  </w:rPr>
                </w:rPrChange>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F758B3" w:rsidRDefault="009E462F" w:rsidP="00F758B3">
            <w:pPr>
              <w:pStyle w:val="TableCellBody"/>
              <w:spacing w:line="360" w:lineRule="auto"/>
              <w:contextualSpacing/>
              <w:jc w:val="both"/>
              <w:rPr>
                <w:rFonts w:ascii="Times" w:hAnsi="Times"/>
                <w:color w:val="auto"/>
                <w:sz w:val="22"/>
                <w:rPrChange w:id="567" w:author="Chara Katiri" w:date="2015-05-12T13:05:00Z">
                  <w:rPr>
                    <w:rFonts w:ascii="Times" w:hAnsi="Times"/>
                    <w:color w:val="auto"/>
                    <w:sz w:val="22"/>
                  </w:rPr>
                </w:rPrChange>
              </w:rPr>
              <w:pPrChange w:id="568" w:author="Chara Katiri" w:date="2015-05-12T13:05:00Z">
                <w:pPr>
                  <w:pStyle w:val="TableCellBody"/>
                  <w:spacing w:line="360" w:lineRule="auto"/>
                  <w:contextualSpacing/>
                  <w:jc w:val="both"/>
                </w:pPr>
              </w:pPrChange>
            </w:pPr>
            <w:r w:rsidRPr="00F758B3">
              <w:rPr>
                <w:rFonts w:ascii="Times" w:hAnsi="Times"/>
                <w:color w:val="auto"/>
                <w:sz w:val="22"/>
                <w:rPrChange w:id="569" w:author="Chara Katiri" w:date="2015-05-12T13:05:00Z">
                  <w:rPr>
                    <w:rFonts w:ascii="Times" w:hAnsi="Times"/>
                    <w:color w:val="auto"/>
                    <w:sz w:val="22"/>
                  </w:rPr>
                </w:rPrChange>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F758B3" w:rsidRDefault="009E462F" w:rsidP="00F758B3">
            <w:pPr>
              <w:pStyle w:val="TableCellBody"/>
              <w:spacing w:line="360" w:lineRule="auto"/>
              <w:contextualSpacing/>
              <w:jc w:val="both"/>
              <w:rPr>
                <w:rFonts w:ascii="Times" w:hAnsi="Times"/>
                <w:color w:val="auto"/>
                <w:sz w:val="22"/>
                <w:rPrChange w:id="570" w:author="Chara Katiri" w:date="2015-05-12T13:05:00Z">
                  <w:rPr>
                    <w:rFonts w:ascii="Times" w:hAnsi="Times"/>
                    <w:color w:val="auto"/>
                    <w:sz w:val="22"/>
                  </w:rPr>
                </w:rPrChange>
              </w:rPr>
              <w:pPrChange w:id="571" w:author="Chara Katiri" w:date="2015-05-12T13:05:00Z">
                <w:pPr>
                  <w:pStyle w:val="TableCellBody"/>
                  <w:spacing w:line="360" w:lineRule="auto"/>
                  <w:contextualSpacing/>
                  <w:jc w:val="both"/>
                </w:pPr>
              </w:pPrChange>
            </w:pPr>
            <w:r w:rsidRPr="00F758B3">
              <w:rPr>
                <w:rFonts w:ascii="Times" w:hAnsi="Times"/>
                <w:color w:val="auto"/>
                <w:sz w:val="22"/>
                <w:rPrChange w:id="572" w:author="Chara Katiri" w:date="2015-05-12T13:05:00Z">
                  <w:rPr>
                    <w:rFonts w:ascii="Times" w:hAnsi="Times"/>
                    <w:color w:val="auto"/>
                    <w:sz w:val="22"/>
                  </w:rPr>
                </w:rPrChange>
              </w:rPr>
              <w:t>Chara Katiri</w:t>
            </w:r>
          </w:p>
        </w:tc>
      </w:tr>
      <w:tr w:rsidR="009E462F" w:rsidRPr="00F758B3"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F758B3" w:rsidRDefault="009E462F" w:rsidP="00F758B3">
            <w:pPr>
              <w:pStyle w:val="TableCellBody"/>
              <w:spacing w:line="360" w:lineRule="auto"/>
              <w:contextualSpacing/>
              <w:jc w:val="both"/>
              <w:rPr>
                <w:rFonts w:ascii="Times" w:hAnsi="Times"/>
                <w:color w:val="auto"/>
                <w:sz w:val="22"/>
                <w:rPrChange w:id="573" w:author="Chara Katiri" w:date="2015-05-12T13:05:00Z">
                  <w:rPr>
                    <w:rFonts w:ascii="Times" w:hAnsi="Times"/>
                    <w:color w:val="auto"/>
                    <w:sz w:val="22"/>
                  </w:rPr>
                </w:rPrChange>
              </w:rPr>
              <w:pPrChange w:id="574" w:author="Chara Katiri" w:date="2015-05-12T13:05:00Z">
                <w:pPr>
                  <w:pStyle w:val="TableCellBody"/>
                  <w:spacing w:line="360" w:lineRule="auto"/>
                  <w:ind w:left="720"/>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F758B3" w:rsidRDefault="009E462F" w:rsidP="00F758B3">
            <w:pPr>
              <w:pStyle w:val="TableCellBody"/>
              <w:spacing w:line="360" w:lineRule="auto"/>
              <w:contextualSpacing/>
              <w:jc w:val="both"/>
              <w:rPr>
                <w:rFonts w:ascii="Times" w:hAnsi="Times"/>
                <w:color w:val="auto"/>
                <w:sz w:val="22"/>
                <w:rPrChange w:id="575" w:author="Chara Katiri" w:date="2015-05-12T13:05:00Z">
                  <w:rPr>
                    <w:rFonts w:ascii="Times" w:hAnsi="Times"/>
                    <w:color w:val="auto"/>
                    <w:sz w:val="22"/>
                  </w:rPr>
                </w:rPrChange>
              </w:rPr>
              <w:pPrChange w:id="576" w:author="Chara Katiri" w:date="2015-05-12T13:05:00Z">
                <w:pPr>
                  <w:pStyle w:val="TableCellBody"/>
                  <w:spacing w:line="360" w:lineRule="auto"/>
                  <w:contextualSpacing/>
                  <w:jc w:val="both"/>
                </w:pPr>
              </w:pPrChange>
            </w:pPr>
            <w:r w:rsidRPr="00F758B3">
              <w:rPr>
                <w:rFonts w:ascii="Times" w:hAnsi="Times"/>
                <w:color w:val="auto"/>
                <w:sz w:val="22"/>
                <w:rPrChange w:id="577" w:author="Chara Katiri" w:date="2015-05-12T13:05:00Z">
                  <w:rPr>
                    <w:rFonts w:ascii="Times" w:hAnsi="Times"/>
                    <w:color w:val="auto"/>
                    <w:sz w:val="22"/>
                  </w:rPr>
                </w:rPrChange>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F758B3" w:rsidRDefault="009E462F" w:rsidP="00F758B3">
            <w:pPr>
              <w:pStyle w:val="TableCellBody"/>
              <w:spacing w:line="360" w:lineRule="auto"/>
              <w:contextualSpacing/>
              <w:jc w:val="both"/>
              <w:rPr>
                <w:rFonts w:ascii="Times" w:hAnsi="Times"/>
                <w:color w:val="auto"/>
                <w:sz w:val="22"/>
                <w:rPrChange w:id="578" w:author="Chara Katiri" w:date="2015-05-12T13:05:00Z">
                  <w:rPr>
                    <w:rFonts w:ascii="Times" w:hAnsi="Times"/>
                    <w:color w:val="auto"/>
                    <w:sz w:val="22"/>
                  </w:rPr>
                </w:rPrChange>
              </w:rPr>
              <w:pPrChange w:id="579" w:author="Chara Katiri" w:date="2015-05-12T13:05:00Z">
                <w:pPr>
                  <w:pStyle w:val="TableCellBody"/>
                  <w:spacing w:line="360" w:lineRule="auto"/>
                  <w:contextualSpacing/>
                  <w:jc w:val="both"/>
                </w:pPr>
              </w:pPrChange>
            </w:pPr>
            <w:r w:rsidRPr="00F758B3">
              <w:rPr>
                <w:rFonts w:ascii="Times" w:hAnsi="Times"/>
                <w:color w:val="auto"/>
                <w:sz w:val="22"/>
                <w:rPrChange w:id="580" w:author="Chara Katiri" w:date="2015-05-12T13:05:00Z">
                  <w:rPr>
                    <w:rFonts w:ascii="Times" w:hAnsi="Times"/>
                    <w:color w:val="auto"/>
                    <w:sz w:val="22"/>
                  </w:rPr>
                </w:rPrChange>
              </w:rPr>
              <w:t xml:space="preserve">Computing, </w:t>
            </w:r>
            <w:r w:rsidR="00EC0BC2" w:rsidRPr="00F758B3">
              <w:rPr>
                <w:rFonts w:ascii="Times" w:hAnsi="Times"/>
                <w:color w:val="auto"/>
                <w:sz w:val="22"/>
                <w:rPrChange w:id="581" w:author="Chara Katiri" w:date="2015-05-12T13:05:00Z">
                  <w:rPr>
                    <w:rFonts w:ascii="Times" w:hAnsi="Times"/>
                    <w:color w:val="auto"/>
                    <w:sz w:val="22"/>
                  </w:rPr>
                </w:rPrChange>
              </w:rPr>
              <w:t>University</w:t>
            </w:r>
            <w:r w:rsidRPr="00F758B3">
              <w:rPr>
                <w:rFonts w:ascii="Times" w:hAnsi="Times"/>
                <w:color w:val="auto"/>
                <w:sz w:val="22"/>
                <w:rPrChange w:id="582" w:author="Chara Katiri" w:date="2015-05-12T13:05:00Z">
                  <w:rPr>
                    <w:rFonts w:ascii="Times" w:hAnsi="Times"/>
                    <w:color w:val="auto"/>
                    <w:sz w:val="22"/>
                  </w:rPr>
                </w:rPrChange>
              </w:rPr>
              <w:t xml:space="preserve"> of Surrey</w:t>
            </w:r>
          </w:p>
        </w:tc>
      </w:tr>
      <w:tr w:rsidR="009E462F" w:rsidRPr="00F758B3"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F758B3" w:rsidRDefault="009E462F" w:rsidP="00F758B3">
            <w:pPr>
              <w:pStyle w:val="TableCellBody"/>
              <w:spacing w:line="360" w:lineRule="auto"/>
              <w:contextualSpacing/>
              <w:jc w:val="both"/>
              <w:rPr>
                <w:rFonts w:ascii="Times" w:hAnsi="Times"/>
                <w:color w:val="auto"/>
                <w:sz w:val="22"/>
                <w:rPrChange w:id="583" w:author="Chara Katiri" w:date="2015-05-12T13:05:00Z">
                  <w:rPr>
                    <w:rFonts w:ascii="Times" w:hAnsi="Times"/>
                    <w:color w:val="auto"/>
                    <w:sz w:val="22"/>
                  </w:rPr>
                </w:rPrChange>
              </w:rPr>
              <w:pPrChange w:id="584" w:author="Chara Katiri" w:date="2015-05-12T13:05:00Z">
                <w:pPr>
                  <w:pStyle w:val="TableCellBody"/>
                  <w:spacing w:line="360" w:lineRule="auto"/>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F758B3" w:rsidRDefault="009E462F" w:rsidP="00F758B3">
            <w:pPr>
              <w:pStyle w:val="TableCellBody"/>
              <w:spacing w:line="360" w:lineRule="auto"/>
              <w:contextualSpacing/>
              <w:jc w:val="both"/>
              <w:rPr>
                <w:rFonts w:ascii="Times" w:hAnsi="Times"/>
                <w:color w:val="auto"/>
                <w:sz w:val="22"/>
                <w:rPrChange w:id="585" w:author="Chara Katiri" w:date="2015-05-12T13:05:00Z">
                  <w:rPr>
                    <w:rFonts w:ascii="Times" w:hAnsi="Times"/>
                    <w:color w:val="auto"/>
                    <w:sz w:val="22"/>
                  </w:rPr>
                </w:rPrChange>
              </w:rPr>
              <w:pPrChange w:id="586" w:author="Chara Katiri" w:date="2015-05-12T13:05:00Z">
                <w:pPr>
                  <w:pStyle w:val="TableCellBody"/>
                  <w:spacing w:line="360" w:lineRule="auto"/>
                  <w:contextualSpacing/>
                  <w:jc w:val="both"/>
                </w:pPr>
              </w:pPrChange>
            </w:pPr>
            <w:r w:rsidRPr="00F758B3">
              <w:rPr>
                <w:rFonts w:ascii="Times" w:hAnsi="Times"/>
                <w:color w:val="auto"/>
                <w:sz w:val="22"/>
                <w:rPrChange w:id="587" w:author="Chara Katiri" w:date="2015-05-12T13:05:00Z">
                  <w:rPr>
                    <w:rFonts w:ascii="Times" w:hAnsi="Times"/>
                    <w:color w:val="auto"/>
                    <w:sz w:val="22"/>
                  </w:rPr>
                </w:rPrChange>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F758B3" w:rsidRDefault="009E462F" w:rsidP="00F758B3">
            <w:pPr>
              <w:pStyle w:val="TableCellBody"/>
              <w:spacing w:line="360" w:lineRule="auto"/>
              <w:contextualSpacing/>
              <w:jc w:val="both"/>
              <w:rPr>
                <w:rFonts w:ascii="Times" w:hAnsi="Times"/>
                <w:color w:val="auto"/>
                <w:sz w:val="22"/>
                <w:rPrChange w:id="588" w:author="Chara Katiri" w:date="2015-05-12T13:05:00Z">
                  <w:rPr>
                    <w:rFonts w:ascii="Times" w:hAnsi="Times"/>
                    <w:color w:val="auto"/>
                    <w:sz w:val="22"/>
                  </w:rPr>
                </w:rPrChange>
              </w:rPr>
              <w:pPrChange w:id="589" w:author="Chara Katiri" w:date="2015-05-12T13:05:00Z">
                <w:pPr>
                  <w:pStyle w:val="TableCellBody"/>
                  <w:spacing w:line="360" w:lineRule="auto"/>
                  <w:contextualSpacing/>
                  <w:jc w:val="both"/>
                </w:pPr>
              </w:pPrChange>
            </w:pPr>
            <w:r w:rsidRPr="00F758B3">
              <w:rPr>
                <w:rFonts w:ascii="Times" w:hAnsi="Times"/>
                <w:color w:val="auto"/>
                <w:sz w:val="22"/>
                <w:rPrChange w:id="590" w:author="Chara Katiri" w:date="2015-05-12T13:05:00Z">
                  <w:rPr>
                    <w:rFonts w:ascii="Times" w:hAnsi="Times"/>
                    <w:color w:val="auto"/>
                    <w:sz w:val="22"/>
                  </w:rPr>
                </w:rPrChange>
              </w:rPr>
              <w:t>ck00113@surrey.ac.uk</w:t>
            </w:r>
          </w:p>
        </w:tc>
      </w:tr>
      <w:tr w:rsidR="009E462F" w:rsidRPr="00F758B3"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F758B3" w:rsidRDefault="009E462F" w:rsidP="00F758B3">
            <w:pPr>
              <w:pStyle w:val="TableCellBody"/>
              <w:spacing w:line="360" w:lineRule="auto"/>
              <w:contextualSpacing/>
              <w:jc w:val="both"/>
              <w:rPr>
                <w:rFonts w:ascii="Times" w:hAnsi="Times"/>
                <w:color w:val="auto"/>
                <w:sz w:val="22"/>
                <w:rPrChange w:id="591" w:author="Chara Katiri" w:date="2015-05-12T13:05:00Z">
                  <w:rPr>
                    <w:rFonts w:ascii="Times" w:hAnsi="Times"/>
                    <w:color w:val="auto"/>
                    <w:sz w:val="22"/>
                  </w:rPr>
                </w:rPrChange>
              </w:rPr>
              <w:pPrChange w:id="592" w:author="Chara Katiri" w:date="2015-05-12T13:05:00Z">
                <w:pPr>
                  <w:pStyle w:val="TableCellBody"/>
                  <w:spacing w:line="360" w:lineRule="auto"/>
                  <w:ind w:left="720"/>
                  <w:contextualSpacing/>
                  <w:jc w:val="both"/>
                </w:pPr>
              </w:pPrChange>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F758B3" w:rsidRDefault="009E462F" w:rsidP="00F758B3">
            <w:pPr>
              <w:pStyle w:val="TableCellBody"/>
              <w:spacing w:line="360" w:lineRule="auto"/>
              <w:contextualSpacing/>
              <w:jc w:val="both"/>
              <w:rPr>
                <w:rFonts w:ascii="Times" w:hAnsi="Times"/>
                <w:color w:val="auto"/>
                <w:sz w:val="22"/>
                <w:rPrChange w:id="593" w:author="Chara Katiri" w:date="2015-05-12T13:05:00Z">
                  <w:rPr>
                    <w:rFonts w:ascii="Times" w:hAnsi="Times"/>
                    <w:color w:val="auto"/>
                    <w:sz w:val="22"/>
                  </w:rPr>
                </w:rPrChange>
              </w:rPr>
              <w:pPrChange w:id="594" w:author="Chara Katiri" w:date="2015-05-12T13:05:00Z">
                <w:pPr>
                  <w:pStyle w:val="TableCellBody"/>
                  <w:spacing w:line="360" w:lineRule="auto"/>
                  <w:contextualSpacing/>
                  <w:jc w:val="both"/>
                </w:pPr>
              </w:pPrChange>
            </w:pPr>
            <w:r w:rsidRPr="00F758B3">
              <w:rPr>
                <w:rFonts w:ascii="Times" w:hAnsi="Times"/>
                <w:color w:val="auto"/>
                <w:sz w:val="22"/>
                <w:rPrChange w:id="595" w:author="Chara Katiri" w:date="2015-05-12T13:05:00Z">
                  <w:rPr>
                    <w:rFonts w:ascii="Times" w:hAnsi="Times"/>
                    <w:color w:val="auto"/>
                    <w:sz w:val="22"/>
                  </w:rPr>
                </w:rPrChange>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F758B3" w:rsidRDefault="00EC0BC2" w:rsidP="00F758B3">
            <w:pPr>
              <w:spacing w:line="360" w:lineRule="auto"/>
              <w:contextualSpacing/>
              <w:jc w:val="both"/>
              <w:rPr>
                <w:rFonts w:ascii="Times" w:eastAsia="Times New Roman" w:hAnsi="Times" w:cs="Times New Roman"/>
                <w:sz w:val="22"/>
                <w:szCs w:val="22"/>
                <w:lang w:val="en-GB"/>
                <w:rPrChange w:id="596" w:author="Chara Katiri" w:date="2015-05-12T13:05:00Z">
                  <w:rPr>
                    <w:rFonts w:ascii="Times" w:eastAsia="Times New Roman" w:hAnsi="Times" w:cs="Times New Roman"/>
                    <w:sz w:val="22"/>
                    <w:szCs w:val="22"/>
                    <w:lang w:val="en-GB"/>
                  </w:rPr>
                </w:rPrChange>
              </w:rPr>
              <w:pPrChange w:id="597"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598" w:author="Chara Katiri" w:date="2015-05-12T13:05:00Z">
                  <w:rPr>
                    <w:rFonts w:ascii="Times" w:eastAsia="Times New Roman" w:hAnsi="Times" w:cs="Times New Roman"/>
                    <w:sz w:val="22"/>
                    <w:szCs w:val="22"/>
                    <w:lang w:val="en-GB"/>
                  </w:rPr>
                </w:rPrChange>
              </w:rPr>
              <w:t>University</w:t>
            </w:r>
            <w:r w:rsidR="009E462F" w:rsidRPr="00F758B3">
              <w:rPr>
                <w:rFonts w:ascii="Times" w:eastAsia="Times New Roman" w:hAnsi="Times" w:cs="Times New Roman"/>
                <w:sz w:val="22"/>
                <w:szCs w:val="22"/>
                <w:lang w:val="en-GB"/>
                <w:rPrChange w:id="599" w:author="Chara Katiri" w:date="2015-05-12T13:05:00Z">
                  <w:rPr>
                    <w:rFonts w:ascii="Times" w:eastAsia="Times New Roman" w:hAnsi="Times" w:cs="Times New Roman"/>
                    <w:sz w:val="22"/>
                    <w:szCs w:val="22"/>
                    <w:lang w:val="en-GB"/>
                  </w:rPr>
                </w:rPrChange>
              </w:rPr>
              <w:t xml:space="preserve"> of Surrey, Guildford, Surrey, GU2 7XH</w:t>
            </w:r>
          </w:p>
        </w:tc>
      </w:tr>
    </w:tbl>
    <w:p w14:paraId="39876D21" w14:textId="77777777" w:rsidR="009E462F" w:rsidRPr="00F758B3" w:rsidRDefault="009E462F" w:rsidP="00F758B3">
      <w:pPr>
        <w:spacing w:line="360" w:lineRule="auto"/>
        <w:contextualSpacing/>
        <w:jc w:val="both"/>
        <w:rPr>
          <w:rFonts w:ascii="Times" w:hAnsi="Times" w:cs="Times New Roman"/>
          <w:b/>
          <w:sz w:val="22"/>
          <w:szCs w:val="22"/>
          <w:rPrChange w:id="600" w:author="Chara Katiri" w:date="2015-05-12T13:05:00Z">
            <w:rPr>
              <w:rFonts w:ascii="Times" w:hAnsi="Times" w:cs="Times New Roman"/>
              <w:b/>
              <w:sz w:val="22"/>
              <w:szCs w:val="22"/>
            </w:rPr>
          </w:rPrChange>
        </w:rPr>
        <w:pPrChange w:id="601" w:author="Chara Katiri" w:date="2015-05-12T13:05:00Z">
          <w:pPr>
            <w:spacing w:line="360" w:lineRule="auto"/>
            <w:contextualSpacing/>
            <w:jc w:val="both"/>
          </w:pPr>
        </w:pPrChange>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F758B3" w14:paraId="6B191091" w14:textId="77777777" w:rsidTr="00C94460">
        <w:tc>
          <w:tcPr>
            <w:tcW w:w="1710" w:type="pct"/>
          </w:tcPr>
          <w:p w14:paraId="1B72662E" w14:textId="77777777" w:rsidR="009E462F" w:rsidRPr="00F758B3" w:rsidRDefault="009E462F" w:rsidP="00F758B3">
            <w:pPr>
              <w:tabs>
                <w:tab w:val="left" w:pos="2160"/>
              </w:tabs>
              <w:spacing w:line="360" w:lineRule="auto"/>
              <w:contextualSpacing/>
              <w:jc w:val="both"/>
              <w:rPr>
                <w:rFonts w:ascii="Times" w:hAnsi="Times" w:cs="Times New Roman"/>
                <w:sz w:val="22"/>
                <w:szCs w:val="22"/>
                <w:rPrChange w:id="602" w:author="Chara Katiri" w:date="2015-05-12T13:05:00Z">
                  <w:rPr>
                    <w:rFonts w:ascii="Times" w:hAnsi="Times" w:cs="Times New Roman"/>
                    <w:sz w:val="22"/>
                    <w:szCs w:val="22"/>
                  </w:rPr>
                </w:rPrChange>
              </w:rPr>
              <w:pPrChange w:id="603" w:author="Chara Katiri" w:date="2015-05-12T13:05:00Z">
                <w:pPr>
                  <w:tabs>
                    <w:tab w:val="left" w:pos="2160"/>
                  </w:tabs>
                  <w:spacing w:line="360" w:lineRule="auto"/>
                  <w:contextualSpacing/>
                  <w:jc w:val="both"/>
                </w:pPr>
              </w:pPrChange>
            </w:pPr>
            <w:r w:rsidRPr="00F758B3">
              <w:rPr>
                <w:rFonts w:ascii="Times" w:hAnsi="Times" w:cs="Times New Roman"/>
                <w:sz w:val="22"/>
                <w:szCs w:val="22"/>
                <w:rPrChange w:id="604" w:author="Chara Katiri" w:date="2015-05-12T13:05:00Z">
                  <w:rPr>
                    <w:rFonts w:ascii="Times" w:hAnsi="Times" w:cs="Times New Roman"/>
                    <w:sz w:val="22"/>
                    <w:szCs w:val="22"/>
                  </w:rPr>
                </w:rPrChange>
              </w:rPr>
              <w:t>Document Name: COM3001 Professional Project. Project Requirements Document</w:t>
            </w:r>
          </w:p>
        </w:tc>
        <w:tc>
          <w:tcPr>
            <w:tcW w:w="1813" w:type="pct"/>
          </w:tcPr>
          <w:p w14:paraId="0EC6A85D" w14:textId="77777777" w:rsidR="009E462F" w:rsidRPr="00F758B3" w:rsidRDefault="009E462F" w:rsidP="00F758B3">
            <w:pPr>
              <w:pStyle w:val="Footer"/>
              <w:spacing w:line="360" w:lineRule="auto"/>
              <w:contextualSpacing/>
              <w:jc w:val="both"/>
              <w:rPr>
                <w:rFonts w:ascii="Times" w:hAnsi="Times" w:cs="Times New Roman"/>
                <w:sz w:val="22"/>
                <w:szCs w:val="22"/>
                <w:rPrChange w:id="605" w:author="Chara Katiri" w:date="2015-05-12T13:05:00Z">
                  <w:rPr>
                    <w:rFonts w:ascii="Times" w:hAnsi="Times" w:cs="Times New Roman"/>
                    <w:sz w:val="22"/>
                    <w:szCs w:val="22"/>
                  </w:rPr>
                </w:rPrChange>
              </w:rPr>
              <w:pPrChange w:id="606" w:author="Chara Katiri" w:date="2015-05-12T13:05:00Z">
                <w:pPr>
                  <w:pStyle w:val="Footer"/>
                  <w:spacing w:line="360" w:lineRule="auto"/>
                  <w:contextualSpacing/>
                  <w:jc w:val="both"/>
                </w:pPr>
              </w:pPrChange>
            </w:pPr>
            <w:r w:rsidRPr="00F758B3">
              <w:rPr>
                <w:rFonts w:ascii="Times" w:hAnsi="Times" w:cs="Times New Roman"/>
                <w:sz w:val="22"/>
                <w:szCs w:val="22"/>
                <w:rPrChange w:id="607" w:author="Chara Katiri" w:date="2015-05-12T13:05:00Z">
                  <w:rPr>
                    <w:rFonts w:ascii="Times" w:hAnsi="Times" w:cs="Times New Roman"/>
                    <w:sz w:val="22"/>
                    <w:szCs w:val="22"/>
                  </w:rPr>
                </w:rPrChange>
              </w:rPr>
              <w:t>Security Level: Private</w:t>
            </w:r>
          </w:p>
        </w:tc>
        <w:tc>
          <w:tcPr>
            <w:tcW w:w="768" w:type="pct"/>
          </w:tcPr>
          <w:p w14:paraId="7635AD5B" w14:textId="09C07694" w:rsidR="009E462F" w:rsidRPr="00F758B3" w:rsidRDefault="00A43B38" w:rsidP="00F758B3">
            <w:pPr>
              <w:pStyle w:val="Footer"/>
              <w:spacing w:line="360" w:lineRule="auto"/>
              <w:contextualSpacing/>
              <w:jc w:val="both"/>
              <w:rPr>
                <w:rFonts w:ascii="Times" w:hAnsi="Times" w:cs="Times New Roman"/>
                <w:sz w:val="22"/>
                <w:szCs w:val="22"/>
                <w:rPrChange w:id="608" w:author="Chara Katiri" w:date="2015-05-12T13:05:00Z">
                  <w:rPr>
                    <w:rFonts w:ascii="Times" w:hAnsi="Times" w:cs="Times New Roman"/>
                    <w:sz w:val="22"/>
                    <w:szCs w:val="22"/>
                  </w:rPr>
                </w:rPrChange>
              </w:rPr>
              <w:pPrChange w:id="609" w:author="Chara Katiri" w:date="2015-05-12T13:05:00Z">
                <w:pPr>
                  <w:pStyle w:val="Footer"/>
                  <w:spacing w:line="360" w:lineRule="auto"/>
                  <w:contextualSpacing/>
                  <w:jc w:val="both"/>
                </w:pPr>
              </w:pPrChange>
            </w:pPr>
            <w:r w:rsidRPr="00F758B3">
              <w:rPr>
                <w:rFonts w:ascii="Times" w:hAnsi="Times" w:cs="Times New Roman"/>
                <w:sz w:val="22"/>
                <w:szCs w:val="22"/>
                <w:rPrChange w:id="610" w:author="Chara Katiri" w:date="2015-05-12T13:05:00Z">
                  <w:rPr>
                    <w:rFonts w:ascii="Times" w:hAnsi="Times" w:cs="Times New Roman"/>
                    <w:sz w:val="22"/>
                    <w:szCs w:val="22"/>
                  </w:rPr>
                </w:rPrChange>
              </w:rPr>
              <w:t xml:space="preserve">Version Date: </w:t>
            </w:r>
            <w:ins w:id="611" w:author="Chara Katiri" w:date="2015-04-10T19:25:00Z">
              <w:r w:rsidR="00302475" w:rsidRPr="00F758B3">
                <w:rPr>
                  <w:rFonts w:ascii="Times" w:hAnsi="Times" w:cs="Times New Roman"/>
                  <w:sz w:val="22"/>
                  <w:szCs w:val="22"/>
                  <w:highlight w:val="yellow"/>
                  <w:rPrChange w:id="612" w:author="Chara Katiri" w:date="2015-05-12T13:05:00Z">
                    <w:rPr>
                      <w:rFonts w:ascii="Times" w:hAnsi="Times" w:cs="Times New Roman"/>
                      <w:sz w:val="22"/>
                      <w:szCs w:val="22"/>
                    </w:rPr>
                  </w:rPrChange>
                </w:rPr>
                <w:t>1</w:t>
              </w:r>
            </w:ins>
            <w:r w:rsidR="00D6560C" w:rsidRPr="00F758B3">
              <w:rPr>
                <w:rFonts w:ascii="Times" w:hAnsi="Times" w:cs="Times New Roman"/>
                <w:sz w:val="22"/>
                <w:szCs w:val="22"/>
                <w:highlight w:val="yellow"/>
                <w:rPrChange w:id="613" w:author="Chara Katiri" w:date="2015-05-12T13:05:00Z">
                  <w:rPr>
                    <w:rFonts w:ascii="Times" w:hAnsi="Times" w:cs="Times New Roman"/>
                    <w:sz w:val="22"/>
                    <w:szCs w:val="22"/>
                  </w:rPr>
                </w:rPrChange>
              </w:rPr>
              <w:t>2</w:t>
            </w:r>
            <w:r w:rsidRPr="00F758B3">
              <w:rPr>
                <w:rFonts w:ascii="Times" w:hAnsi="Times" w:cs="Times New Roman"/>
                <w:sz w:val="22"/>
                <w:szCs w:val="22"/>
                <w:highlight w:val="yellow"/>
                <w:rPrChange w:id="614" w:author="Chara Katiri" w:date="2015-05-12T13:05:00Z">
                  <w:rPr>
                    <w:rFonts w:ascii="Times" w:hAnsi="Times" w:cs="Times New Roman"/>
                    <w:sz w:val="22"/>
                    <w:szCs w:val="22"/>
                  </w:rPr>
                </w:rPrChange>
              </w:rPr>
              <w:t>/0</w:t>
            </w:r>
            <w:ins w:id="615" w:author="Chara Katiri" w:date="2015-04-10T19:25:00Z">
              <w:r w:rsidR="00FC3FF5" w:rsidRPr="00F758B3">
                <w:rPr>
                  <w:rFonts w:ascii="Times" w:hAnsi="Times" w:cs="Times New Roman"/>
                  <w:sz w:val="22"/>
                  <w:szCs w:val="22"/>
                  <w:highlight w:val="yellow"/>
                  <w:rPrChange w:id="616" w:author="Chara Katiri" w:date="2015-05-12T13:05:00Z">
                    <w:rPr>
                      <w:rFonts w:ascii="Times" w:hAnsi="Times" w:cs="Times New Roman"/>
                      <w:sz w:val="22"/>
                      <w:szCs w:val="22"/>
                    </w:rPr>
                  </w:rPrChange>
                </w:rPr>
                <w:t>4</w:t>
              </w:r>
            </w:ins>
            <w:r w:rsidRPr="00F758B3">
              <w:rPr>
                <w:rFonts w:ascii="Times" w:hAnsi="Times" w:cs="Times New Roman"/>
                <w:sz w:val="22"/>
                <w:szCs w:val="22"/>
                <w:highlight w:val="yellow"/>
                <w:rPrChange w:id="617" w:author="Chara Katiri" w:date="2015-05-12T13:05:00Z">
                  <w:rPr>
                    <w:rFonts w:ascii="Times" w:hAnsi="Times" w:cs="Times New Roman"/>
                    <w:sz w:val="22"/>
                    <w:szCs w:val="22"/>
                  </w:rPr>
                </w:rPrChange>
              </w:rPr>
              <w:t>/2015</w:t>
            </w:r>
          </w:p>
        </w:tc>
        <w:tc>
          <w:tcPr>
            <w:tcW w:w="709" w:type="pct"/>
          </w:tcPr>
          <w:p w14:paraId="04487765" w14:textId="70146028" w:rsidR="009E462F" w:rsidRPr="00F758B3" w:rsidRDefault="0075306F" w:rsidP="00F758B3">
            <w:pPr>
              <w:pStyle w:val="Footer"/>
              <w:spacing w:line="360" w:lineRule="auto"/>
              <w:contextualSpacing/>
              <w:jc w:val="both"/>
              <w:rPr>
                <w:rFonts w:ascii="Times" w:hAnsi="Times" w:cs="Times New Roman"/>
                <w:sz w:val="22"/>
                <w:szCs w:val="22"/>
                <w:rPrChange w:id="618" w:author="Chara Katiri" w:date="2015-05-12T13:05:00Z">
                  <w:rPr>
                    <w:rFonts w:ascii="Times" w:hAnsi="Times" w:cs="Times New Roman"/>
                    <w:sz w:val="22"/>
                    <w:szCs w:val="22"/>
                  </w:rPr>
                </w:rPrChange>
              </w:rPr>
              <w:pPrChange w:id="619" w:author="Chara Katiri" w:date="2015-05-12T13:05:00Z">
                <w:pPr>
                  <w:pStyle w:val="Footer"/>
                  <w:spacing w:line="360" w:lineRule="auto"/>
                  <w:contextualSpacing/>
                  <w:jc w:val="both"/>
                </w:pPr>
              </w:pPrChange>
            </w:pPr>
            <w:r w:rsidRPr="00F758B3">
              <w:rPr>
                <w:rFonts w:ascii="Times" w:hAnsi="Times" w:cs="Times New Roman"/>
                <w:sz w:val="22"/>
                <w:szCs w:val="22"/>
                <w:rPrChange w:id="620" w:author="Chara Katiri" w:date="2015-05-12T13:05:00Z">
                  <w:rPr>
                    <w:rFonts w:ascii="Times" w:hAnsi="Times" w:cs="Times New Roman"/>
                    <w:sz w:val="22"/>
                    <w:szCs w:val="22"/>
                  </w:rPr>
                </w:rPrChange>
              </w:rPr>
              <w:t xml:space="preserve">Version: </w:t>
            </w:r>
            <w:r w:rsidR="00A43B38" w:rsidRPr="00F758B3">
              <w:rPr>
                <w:rFonts w:ascii="Times" w:hAnsi="Times" w:cs="Times New Roman"/>
                <w:sz w:val="22"/>
                <w:szCs w:val="22"/>
                <w:highlight w:val="yellow"/>
                <w:rPrChange w:id="621" w:author="Chara Katiri" w:date="2015-05-12T13:05:00Z">
                  <w:rPr>
                    <w:rFonts w:ascii="Times" w:hAnsi="Times" w:cs="Times New Roman"/>
                    <w:sz w:val="22"/>
                    <w:szCs w:val="22"/>
                  </w:rPr>
                </w:rPrChange>
              </w:rPr>
              <w:t>1.</w:t>
            </w:r>
            <w:r w:rsidR="00D6560C" w:rsidRPr="00F758B3">
              <w:rPr>
                <w:rFonts w:ascii="Times" w:hAnsi="Times" w:cs="Times New Roman"/>
                <w:sz w:val="22"/>
                <w:szCs w:val="22"/>
                <w:highlight w:val="yellow"/>
                <w:rPrChange w:id="622" w:author="Chara Katiri" w:date="2015-05-12T13:05:00Z">
                  <w:rPr>
                    <w:rFonts w:ascii="Times" w:hAnsi="Times" w:cs="Times New Roman"/>
                    <w:sz w:val="22"/>
                    <w:szCs w:val="22"/>
                  </w:rPr>
                </w:rPrChange>
              </w:rPr>
              <w:t>8</w:t>
            </w:r>
          </w:p>
        </w:tc>
      </w:tr>
    </w:tbl>
    <w:p w14:paraId="3B9D7154" w14:textId="77777777" w:rsidR="009E462F" w:rsidRPr="00F758B3" w:rsidRDefault="009E462F" w:rsidP="00F758B3">
      <w:pPr>
        <w:spacing w:line="360" w:lineRule="auto"/>
        <w:contextualSpacing/>
        <w:jc w:val="both"/>
        <w:rPr>
          <w:rFonts w:ascii="Times" w:hAnsi="Times" w:cs="Times New Roman"/>
          <w:sz w:val="22"/>
          <w:szCs w:val="22"/>
          <w:rPrChange w:id="623" w:author="Chara Katiri" w:date="2015-05-12T13:05:00Z">
            <w:rPr>
              <w:rFonts w:ascii="Times" w:hAnsi="Times" w:cs="Times New Roman"/>
              <w:sz w:val="22"/>
              <w:szCs w:val="22"/>
            </w:rPr>
          </w:rPrChange>
        </w:rPr>
        <w:pPrChange w:id="624" w:author="Chara Katiri" w:date="2015-05-12T13:05:00Z">
          <w:pPr>
            <w:spacing w:line="360" w:lineRule="auto"/>
            <w:contextualSpacing/>
            <w:jc w:val="both"/>
          </w:pPr>
        </w:pPrChange>
      </w:pPr>
      <w:r w:rsidRPr="00F758B3">
        <w:rPr>
          <w:rFonts w:ascii="Times" w:hAnsi="Times" w:cs="Times New Roman"/>
          <w:b/>
          <w:sz w:val="22"/>
          <w:szCs w:val="22"/>
          <w:rPrChange w:id="625" w:author="Chara Katiri" w:date="2015-05-12T13:05:00Z">
            <w:rPr>
              <w:rFonts w:ascii="Times" w:hAnsi="Times" w:cs="Times New Roman"/>
              <w:b/>
              <w:sz w:val="22"/>
              <w:szCs w:val="22"/>
            </w:rPr>
          </w:rPrChange>
        </w:rPr>
        <w:t>If printed this is an uncontrolled document</w:t>
      </w:r>
    </w:p>
    <w:p w14:paraId="221177AA" w14:textId="77777777" w:rsidR="0075306F" w:rsidRPr="00F758B3" w:rsidRDefault="0075306F" w:rsidP="00F758B3">
      <w:pPr>
        <w:spacing w:after="240" w:line="360" w:lineRule="auto"/>
        <w:contextualSpacing/>
        <w:jc w:val="both"/>
        <w:rPr>
          <w:rFonts w:ascii="Times" w:eastAsia="Times New Roman" w:hAnsi="Times" w:cs="Times New Roman"/>
          <w:b/>
          <w:sz w:val="22"/>
          <w:szCs w:val="22"/>
          <w:lang w:val="en-GB"/>
          <w:rPrChange w:id="626" w:author="Chara Katiri" w:date="2015-05-12T13:05:00Z">
            <w:rPr>
              <w:rFonts w:ascii="Times" w:eastAsia="Times New Roman" w:hAnsi="Times" w:cs="Times New Roman"/>
              <w:b/>
              <w:sz w:val="22"/>
              <w:szCs w:val="22"/>
              <w:lang w:val="en-GB"/>
            </w:rPr>
          </w:rPrChange>
        </w:rPr>
        <w:pPrChange w:id="627" w:author="Chara Katiri" w:date="2015-05-12T13:05:00Z">
          <w:pPr>
            <w:spacing w:after="240" w:line="360" w:lineRule="auto"/>
            <w:contextualSpacing/>
            <w:jc w:val="both"/>
          </w:pPr>
        </w:pPrChange>
      </w:pPr>
    </w:p>
    <w:p w14:paraId="13286790" w14:textId="77777777" w:rsidR="0075306F" w:rsidRPr="00F758B3" w:rsidDel="000E02FA" w:rsidRDefault="0075306F" w:rsidP="00F758B3">
      <w:pPr>
        <w:spacing w:after="240" w:line="360" w:lineRule="auto"/>
        <w:contextualSpacing/>
        <w:jc w:val="both"/>
        <w:rPr>
          <w:del w:id="628" w:author="Chara Katiri" w:date="2015-05-08T17:06:00Z"/>
          <w:rFonts w:ascii="Times" w:eastAsia="Times New Roman" w:hAnsi="Times" w:cs="Times New Roman"/>
          <w:b/>
          <w:sz w:val="22"/>
          <w:szCs w:val="22"/>
          <w:lang w:val="en-GB"/>
          <w:rPrChange w:id="629" w:author="Chara Katiri" w:date="2015-05-12T13:05:00Z">
            <w:rPr>
              <w:del w:id="630" w:author="Chara Katiri" w:date="2015-05-08T17:06:00Z"/>
              <w:rFonts w:ascii="Times" w:eastAsia="Times New Roman" w:hAnsi="Times" w:cs="Times New Roman"/>
              <w:b/>
              <w:sz w:val="22"/>
              <w:szCs w:val="22"/>
              <w:lang w:val="en-GB"/>
            </w:rPr>
          </w:rPrChange>
        </w:rPr>
        <w:pPrChange w:id="631" w:author="Chara Katiri" w:date="2015-05-12T13:05:00Z">
          <w:pPr>
            <w:spacing w:after="240" w:line="360" w:lineRule="auto"/>
            <w:contextualSpacing/>
            <w:jc w:val="both"/>
          </w:pPr>
        </w:pPrChange>
      </w:pPr>
    </w:p>
    <w:p w14:paraId="1019B8A3" w14:textId="42CABC1C" w:rsidR="0075306F" w:rsidRPr="00F758B3" w:rsidDel="000E02FA" w:rsidRDefault="0075306F" w:rsidP="00F758B3">
      <w:pPr>
        <w:spacing w:line="360" w:lineRule="auto"/>
        <w:contextualSpacing/>
        <w:jc w:val="both"/>
        <w:rPr>
          <w:del w:id="632" w:author="Chara Katiri" w:date="2015-05-08T17:06:00Z"/>
          <w:rFonts w:ascii="Times" w:hAnsi="Times" w:cs="Times New Roman"/>
          <w:sz w:val="22"/>
          <w:szCs w:val="22"/>
          <w:rPrChange w:id="633" w:author="Chara Katiri" w:date="2015-05-12T13:05:00Z">
            <w:rPr>
              <w:del w:id="634" w:author="Chara Katiri" w:date="2015-05-08T17:06:00Z"/>
              <w:rFonts w:ascii="Times" w:hAnsi="Times" w:cs="Times New Roman"/>
              <w:sz w:val="22"/>
              <w:szCs w:val="22"/>
            </w:rPr>
          </w:rPrChange>
        </w:rPr>
        <w:pPrChange w:id="635" w:author="Chara Katiri" w:date="2015-05-12T13:05:00Z">
          <w:pPr>
            <w:spacing w:line="360" w:lineRule="auto"/>
            <w:contextualSpacing/>
            <w:jc w:val="both"/>
          </w:pPr>
        </w:pPrChange>
      </w:pPr>
    </w:p>
    <w:p w14:paraId="45CCF6F8" w14:textId="769F67AB" w:rsidR="0075306F" w:rsidRPr="00F758B3" w:rsidDel="000E02FA" w:rsidRDefault="0075306F" w:rsidP="00F758B3">
      <w:pPr>
        <w:spacing w:line="360" w:lineRule="auto"/>
        <w:contextualSpacing/>
        <w:jc w:val="both"/>
        <w:rPr>
          <w:del w:id="636" w:author="Chara Katiri" w:date="2015-05-08T17:06:00Z"/>
          <w:rFonts w:ascii="Times" w:hAnsi="Times" w:cs="Times New Roman"/>
          <w:sz w:val="22"/>
          <w:szCs w:val="22"/>
          <w:rPrChange w:id="637" w:author="Chara Katiri" w:date="2015-05-12T13:05:00Z">
            <w:rPr>
              <w:del w:id="638" w:author="Chara Katiri" w:date="2015-05-08T17:06:00Z"/>
              <w:rFonts w:ascii="Times" w:hAnsi="Times" w:cs="Times New Roman"/>
              <w:sz w:val="22"/>
              <w:szCs w:val="22"/>
            </w:rPr>
          </w:rPrChange>
        </w:rPr>
        <w:pPrChange w:id="639" w:author="Chara Katiri" w:date="2015-05-12T13:05:00Z">
          <w:pPr>
            <w:spacing w:line="360" w:lineRule="auto"/>
            <w:contextualSpacing/>
            <w:jc w:val="both"/>
          </w:pPr>
        </w:pPrChange>
      </w:pPr>
    </w:p>
    <w:p w14:paraId="632B52F2" w14:textId="5C5901BB" w:rsidR="0075306F" w:rsidRPr="00F758B3" w:rsidDel="000E02FA" w:rsidRDefault="0075306F" w:rsidP="00F758B3">
      <w:pPr>
        <w:spacing w:after="240" w:line="360" w:lineRule="auto"/>
        <w:contextualSpacing/>
        <w:jc w:val="both"/>
        <w:rPr>
          <w:del w:id="640" w:author="Chara Katiri" w:date="2015-05-08T17:06:00Z"/>
          <w:rFonts w:ascii="Times" w:eastAsia="Times New Roman" w:hAnsi="Times" w:cs="Times New Roman"/>
          <w:b/>
          <w:sz w:val="22"/>
          <w:szCs w:val="22"/>
          <w:lang w:val="en-GB"/>
          <w:rPrChange w:id="641" w:author="Chara Katiri" w:date="2015-05-12T13:05:00Z">
            <w:rPr>
              <w:del w:id="642" w:author="Chara Katiri" w:date="2015-05-08T17:06:00Z"/>
              <w:rFonts w:ascii="Times" w:eastAsia="Times New Roman" w:hAnsi="Times" w:cs="Times New Roman"/>
              <w:b/>
              <w:sz w:val="22"/>
              <w:szCs w:val="22"/>
              <w:lang w:val="en-GB"/>
            </w:rPr>
          </w:rPrChange>
        </w:rPr>
        <w:pPrChange w:id="643" w:author="Chara Katiri" w:date="2015-05-12T13:05:00Z">
          <w:pPr>
            <w:spacing w:after="240" w:line="360" w:lineRule="auto"/>
            <w:contextualSpacing/>
            <w:jc w:val="both"/>
          </w:pPr>
        </w:pPrChange>
      </w:pPr>
    </w:p>
    <w:p w14:paraId="1019F95D" w14:textId="5DA45174" w:rsidR="0075306F" w:rsidRPr="00F758B3" w:rsidDel="000E02FA" w:rsidRDefault="0075306F" w:rsidP="00F758B3">
      <w:pPr>
        <w:spacing w:after="240" w:line="360" w:lineRule="auto"/>
        <w:contextualSpacing/>
        <w:jc w:val="both"/>
        <w:rPr>
          <w:del w:id="644" w:author="Chara Katiri" w:date="2015-05-08T17:06:00Z"/>
          <w:rFonts w:ascii="Times" w:eastAsia="Times New Roman" w:hAnsi="Times" w:cs="Times New Roman"/>
          <w:b/>
          <w:sz w:val="22"/>
          <w:szCs w:val="22"/>
          <w:lang w:val="en-GB"/>
          <w:rPrChange w:id="645" w:author="Chara Katiri" w:date="2015-05-12T13:05:00Z">
            <w:rPr>
              <w:del w:id="646" w:author="Chara Katiri" w:date="2015-05-08T17:06:00Z"/>
              <w:rFonts w:ascii="Times" w:eastAsia="Times New Roman" w:hAnsi="Times" w:cs="Times New Roman"/>
              <w:b/>
              <w:sz w:val="22"/>
              <w:szCs w:val="22"/>
              <w:lang w:val="en-GB"/>
            </w:rPr>
          </w:rPrChange>
        </w:rPr>
        <w:pPrChange w:id="647" w:author="Chara Katiri" w:date="2015-05-12T13:05:00Z">
          <w:pPr>
            <w:spacing w:after="240" w:line="360" w:lineRule="auto"/>
            <w:contextualSpacing/>
            <w:jc w:val="both"/>
          </w:pPr>
        </w:pPrChange>
      </w:pPr>
    </w:p>
    <w:p w14:paraId="4F802A65" w14:textId="03D5A5E9" w:rsidR="0075306F" w:rsidRPr="00F758B3" w:rsidDel="000E02FA" w:rsidRDefault="0075306F" w:rsidP="00F758B3">
      <w:pPr>
        <w:spacing w:after="240" w:line="360" w:lineRule="auto"/>
        <w:contextualSpacing/>
        <w:jc w:val="both"/>
        <w:rPr>
          <w:del w:id="648" w:author="Chara Katiri" w:date="2015-05-08T17:06:00Z"/>
          <w:rFonts w:ascii="Times" w:eastAsia="Times New Roman" w:hAnsi="Times" w:cs="Times New Roman"/>
          <w:b/>
          <w:sz w:val="22"/>
          <w:szCs w:val="22"/>
          <w:lang w:val="en-GB"/>
          <w:rPrChange w:id="649" w:author="Chara Katiri" w:date="2015-05-12T13:05:00Z">
            <w:rPr>
              <w:del w:id="650" w:author="Chara Katiri" w:date="2015-05-08T17:06:00Z"/>
              <w:rFonts w:ascii="Times" w:eastAsia="Times New Roman" w:hAnsi="Times" w:cs="Times New Roman"/>
              <w:b/>
              <w:sz w:val="22"/>
              <w:szCs w:val="22"/>
              <w:lang w:val="en-GB"/>
            </w:rPr>
          </w:rPrChange>
        </w:rPr>
        <w:pPrChange w:id="651" w:author="Chara Katiri" w:date="2015-05-12T13:05:00Z">
          <w:pPr>
            <w:spacing w:after="240" w:line="360" w:lineRule="auto"/>
            <w:contextualSpacing/>
            <w:jc w:val="both"/>
          </w:pPr>
        </w:pPrChange>
      </w:pPr>
    </w:p>
    <w:p w14:paraId="02E734B8" w14:textId="364A9C29" w:rsidR="0075306F" w:rsidRPr="00F758B3" w:rsidDel="000E02FA" w:rsidRDefault="0075306F" w:rsidP="00F758B3">
      <w:pPr>
        <w:spacing w:after="240" w:line="360" w:lineRule="auto"/>
        <w:contextualSpacing/>
        <w:jc w:val="both"/>
        <w:rPr>
          <w:del w:id="652" w:author="Chara Katiri" w:date="2015-05-08T17:06:00Z"/>
          <w:rFonts w:ascii="Times" w:eastAsia="Times New Roman" w:hAnsi="Times" w:cs="Times New Roman"/>
          <w:b/>
          <w:sz w:val="22"/>
          <w:szCs w:val="22"/>
          <w:lang w:val="en-GB"/>
          <w:rPrChange w:id="653" w:author="Chara Katiri" w:date="2015-05-12T13:05:00Z">
            <w:rPr>
              <w:del w:id="654" w:author="Chara Katiri" w:date="2015-05-08T17:06:00Z"/>
              <w:rFonts w:ascii="Times" w:eastAsia="Times New Roman" w:hAnsi="Times" w:cs="Times New Roman"/>
              <w:b/>
              <w:sz w:val="22"/>
              <w:szCs w:val="22"/>
              <w:lang w:val="en-GB"/>
            </w:rPr>
          </w:rPrChange>
        </w:rPr>
        <w:pPrChange w:id="655" w:author="Chara Katiri" w:date="2015-05-12T13:05:00Z">
          <w:pPr>
            <w:spacing w:after="240" w:line="360" w:lineRule="auto"/>
            <w:contextualSpacing/>
            <w:jc w:val="both"/>
          </w:pPr>
        </w:pPrChange>
      </w:pPr>
    </w:p>
    <w:p w14:paraId="7ADE2A04" w14:textId="6755936E" w:rsidR="0075306F" w:rsidRPr="00F758B3" w:rsidDel="000E02FA" w:rsidRDefault="0075306F" w:rsidP="00F758B3">
      <w:pPr>
        <w:spacing w:after="240" w:line="360" w:lineRule="auto"/>
        <w:contextualSpacing/>
        <w:jc w:val="both"/>
        <w:rPr>
          <w:del w:id="656" w:author="Chara Katiri" w:date="2015-05-08T17:06:00Z"/>
          <w:rFonts w:ascii="Times" w:eastAsia="Times New Roman" w:hAnsi="Times" w:cs="Times New Roman"/>
          <w:b/>
          <w:sz w:val="22"/>
          <w:szCs w:val="22"/>
          <w:lang w:val="en-GB"/>
          <w:rPrChange w:id="657" w:author="Chara Katiri" w:date="2015-05-12T13:05:00Z">
            <w:rPr>
              <w:del w:id="658" w:author="Chara Katiri" w:date="2015-05-08T17:06:00Z"/>
              <w:rFonts w:ascii="Times" w:eastAsia="Times New Roman" w:hAnsi="Times" w:cs="Times New Roman"/>
              <w:b/>
              <w:sz w:val="22"/>
              <w:szCs w:val="22"/>
              <w:lang w:val="en-GB"/>
            </w:rPr>
          </w:rPrChange>
        </w:rPr>
        <w:pPrChange w:id="659" w:author="Chara Katiri" w:date="2015-05-12T13:05:00Z">
          <w:pPr>
            <w:spacing w:after="240" w:line="360" w:lineRule="auto"/>
            <w:contextualSpacing/>
            <w:jc w:val="both"/>
          </w:pPr>
        </w:pPrChange>
      </w:pPr>
    </w:p>
    <w:p w14:paraId="37FEDDFB" w14:textId="5905C830" w:rsidR="0075306F" w:rsidRPr="00F758B3" w:rsidDel="000E02FA" w:rsidRDefault="0075306F" w:rsidP="00F758B3">
      <w:pPr>
        <w:spacing w:after="240" w:line="360" w:lineRule="auto"/>
        <w:contextualSpacing/>
        <w:jc w:val="both"/>
        <w:rPr>
          <w:del w:id="660" w:author="Chara Katiri" w:date="2015-05-08T17:06:00Z"/>
          <w:rFonts w:ascii="Times" w:eastAsia="Times New Roman" w:hAnsi="Times" w:cs="Times New Roman"/>
          <w:b/>
          <w:sz w:val="22"/>
          <w:szCs w:val="22"/>
          <w:lang w:val="en-GB"/>
          <w:rPrChange w:id="661" w:author="Chara Katiri" w:date="2015-05-12T13:05:00Z">
            <w:rPr>
              <w:del w:id="662" w:author="Chara Katiri" w:date="2015-05-08T17:06:00Z"/>
              <w:rFonts w:ascii="Times" w:eastAsia="Times New Roman" w:hAnsi="Times" w:cs="Times New Roman"/>
              <w:b/>
              <w:sz w:val="22"/>
              <w:szCs w:val="22"/>
              <w:lang w:val="en-GB"/>
            </w:rPr>
          </w:rPrChange>
        </w:rPr>
        <w:pPrChange w:id="663" w:author="Chara Katiri" w:date="2015-05-12T13:05:00Z">
          <w:pPr>
            <w:spacing w:after="240" w:line="360" w:lineRule="auto"/>
            <w:contextualSpacing/>
            <w:jc w:val="both"/>
          </w:pPr>
        </w:pPrChange>
      </w:pPr>
    </w:p>
    <w:p w14:paraId="0C9AE5CA" w14:textId="2C7B4D4C" w:rsidR="000A1977" w:rsidRPr="00F758B3" w:rsidRDefault="000A1977" w:rsidP="00F758B3">
      <w:pPr>
        <w:spacing w:line="360" w:lineRule="auto"/>
        <w:contextualSpacing/>
        <w:jc w:val="both"/>
        <w:rPr>
          <w:rFonts w:ascii="Times" w:eastAsia="Times New Roman" w:hAnsi="Times" w:cs="Times New Roman"/>
          <w:b/>
          <w:sz w:val="22"/>
          <w:szCs w:val="22"/>
          <w:lang w:val="en-GB"/>
          <w:rPrChange w:id="664" w:author="Chara Katiri" w:date="2015-05-12T13:05:00Z">
            <w:rPr>
              <w:rFonts w:ascii="Times" w:eastAsia="Times New Roman" w:hAnsi="Times" w:cs="Times New Roman"/>
              <w:b/>
              <w:sz w:val="22"/>
              <w:szCs w:val="22"/>
              <w:lang w:val="en-GB"/>
            </w:rPr>
          </w:rPrChange>
        </w:rPr>
        <w:pPrChange w:id="665" w:author="Chara Katiri" w:date="2015-05-12T13:05:00Z">
          <w:pPr>
            <w:spacing w:line="360" w:lineRule="auto"/>
            <w:contextualSpacing/>
            <w:jc w:val="both"/>
          </w:pPr>
        </w:pPrChange>
      </w:pPr>
    </w:p>
    <w:p w14:paraId="0599141A" w14:textId="77777777" w:rsidR="00DF45F0" w:rsidRPr="00F758B3" w:rsidRDefault="00DF45F0" w:rsidP="00F758B3">
      <w:pPr>
        <w:pStyle w:val="Heading5"/>
        <w:numPr>
          <w:ilvl w:val="0"/>
          <w:numId w:val="0"/>
        </w:numPr>
        <w:spacing w:line="360" w:lineRule="auto"/>
        <w:contextualSpacing/>
        <w:jc w:val="both"/>
        <w:rPr>
          <w:rFonts w:ascii="Times" w:hAnsi="Times" w:cs="Times New Roman"/>
          <w:b/>
          <w:color w:val="auto"/>
          <w:sz w:val="22"/>
          <w:szCs w:val="22"/>
          <w:lang w:val="en-GB"/>
          <w:rPrChange w:id="666" w:author="Chara Katiri" w:date="2015-05-12T13:05:00Z">
            <w:rPr>
              <w:rFonts w:ascii="Times" w:hAnsi="Times" w:cs="Times New Roman"/>
              <w:b/>
              <w:color w:val="auto"/>
              <w:sz w:val="22"/>
              <w:szCs w:val="22"/>
              <w:lang w:val="en-GB"/>
            </w:rPr>
          </w:rPrChange>
        </w:rPr>
        <w:pPrChange w:id="667" w:author="Chara Katiri" w:date="2015-05-12T13:05:00Z">
          <w:pPr>
            <w:pStyle w:val="Heading5"/>
            <w:numPr>
              <w:ilvl w:val="0"/>
              <w:numId w:val="0"/>
            </w:numPr>
            <w:spacing w:line="360" w:lineRule="auto"/>
            <w:ind w:left="0" w:firstLine="0"/>
            <w:contextualSpacing/>
            <w:jc w:val="both"/>
          </w:pPr>
        </w:pPrChange>
      </w:pPr>
      <w:r w:rsidRPr="00F758B3">
        <w:rPr>
          <w:rFonts w:ascii="Times" w:hAnsi="Times" w:cs="Times New Roman"/>
          <w:b/>
          <w:color w:val="auto"/>
          <w:sz w:val="22"/>
          <w:szCs w:val="22"/>
          <w:lang w:val="en-GB"/>
          <w:rPrChange w:id="668" w:author="Chara Katiri" w:date="2015-05-12T13:05:00Z">
            <w:rPr>
              <w:rFonts w:ascii="Times" w:hAnsi="Times" w:cs="Times New Roman"/>
              <w:b/>
              <w:color w:val="auto"/>
              <w:sz w:val="22"/>
              <w:szCs w:val="22"/>
              <w:lang w:val="en-GB"/>
            </w:rPr>
          </w:rPrChange>
        </w:rPr>
        <w:t>Acknowledgements</w:t>
      </w:r>
    </w:p>
    <w:p w14:paraId="1AD1F606" w14:textId="77777777" w:rsidR="005B7D10" w:rsidRPr="00F758B3" w:rsidRDefault="005B7D10" w:rsidP="00F758B3">
      <w:pPr>
        <w:spacing w:line="360" w:lineRule="auto"/>
        <w:contextualSpacing/>
        <w:jc w:val="both"/>
        <w:rPr>
          <w:rFonts w:ascii="Times" w:eastAsia="Times New Roman" w:hAnsi="Times" w:cs="Times New Roman"/>
          <w:b/>
          <w:sz w:val="22"/>
          <w:szCs w:val="22"/>
          <w:lang w:val="en-GB"/>
          <w:rPrChange w:id="669" w:author="Chara Katiri" w:date="2015-05-12T13:05:00Z">
            <w:rPr>
              <w:rFonts w:ascii="Times" w:eastAsia="Times New Roman" w:hAnsi="Times" w:cs="Times New Roman"/>
              <w:b/>
              <w:sz w:val="22"/>
              <w:szCs w:val="22"/>
              <w:lang w:val="en-GB"/>
            </w:rPr>
          </w:rPrChange>
        </w:rPr>
        <w:pPrChange w:id="670" w:author="Chara Katiri" w:date="2015-05-12T13:05:00Z">
          <w:pPr>
            <w:spacing w:line="360" w:lineRule="auto"/>
            <w:contextualSpacing/>
            <w:jc w:val="both"/>
          </w:pPr>
        </w:pPrChange>
      </w:pPr>
      <w:r w:rsidRPr="00F758B3">
        <w:rPr>
          <w:rFonts w:ascii="Times" w:eastAsia="Times New Roman" w:hAnsi="Times" w:cs="Times New Roman"/>
          <w:b/>
          <w:sz w:val="22"/>
          <w:szCs w:val="22"/>
          <w:lang w:val="en-GB"/>
          <w:rPrChange w:id="671" w:author="Chara Katiri" w:date="2015-05-12T13:05:00Z">
            <w:rPr>
              <w:rFonts w:ascii="Times" w:eastAsia="Times New Roman" w:hAnsi="Times" w:cs="Times New Roman"/>
              <w:b/>
              <w:sz w:val="22"/>
              <w:szCs w:val="22"/>
              <w:lang w:val="en-GB"/>
            </w:rPr>
          </w:rPrChange>
        </w:rPr>
        <w:br w:type="page"/>
      </w:r>
    </w:p>
    <w:p w14:paraId="3ADEC55D" w14:textId="77777777" w:rsidR="00DF45F0" w:rsidRPr="00F758B3" w:rsidRDefault="00DF45F0" w:rsidP="00F758B3">
      <w:pPr>
        <w:pStyle w:val="Heading5"/>
        <w:numPr>
          <w:ilvl w:val="0"/>
          <w:numId w:val="0"/>
        </w:numPr>
        <w:spacing w:line="360" w:lineRule="auto"/>
        <w:contextualSpacing/>
        <w:jc w:val="both"/>
        <w:rPr>
          <w:rFonts w:ascii="Times" w:hAnsi="Times" w:cs="Times New Roman"/>
          <w:b/>
          <w:color w:val="auto"/>
          <w:sz w:val="22"/>
          <w:szCs w:val="22"/>
          <w:lang w:val="en-GB"/>
          <w:rPrChange w:id="672" w:author="Chara Katiri" w:date="2015-05-12T13:05:00Z">
            <w:rPr>
              <w:rFonts w:ascii="Times" w:hAnsi="Times" w:cs="Times New Roman"/>
              <w:b/>
              <w:color w:val="auto"/>
              <w:sz w:val="22"/>
              <w:szCs w:val="22"/>
              <w:lang w:val="en-GB"/>
            </w:rPr>
          </w:rPrChange>
        </w:rPr>
        <w:pPrChange w:id="673" w:author="Chara Katiri" w:date="2015-05-12T13:05:00Z">
          <w:pPr>
            <w:pStyle w:val="Heading5"/>
            <w:numPr>
              <w:ilvl w:val="0"/>
              <w:numId w:val="0"/>
            </w:numPr>
            <w:spacing w:line="360" w:lineRule="auto"/>
            <w:ind w:left="0" w:firstLine="0"/>
            <w:contextualSpacing/>
            <w:jc w:val="both"/>
          </w:pPr>
        </w:pPrChange>
      </w:pPr>
      <w:r w:rsidRPr="00F758B3">
        <w:rPr>
          <w:rFonts w:ascii="Times" w:hAnsi="Times" w:cs="Times New Roman"/>
          <w:b/>
          <w:color w:val="auto"/>
          <w:sz w:val="22"/>
          <w:szCs w:val="22"/>
          <w:lang w:val="en-GB"/>
          <w:rPrChange w:id="674" w:author="Chara Katiri" w:date="2015-05-12T13:05:00Z">
            <w:rPr>
              <w:rFonts w:ascii="Times" w:hAnsi="Times" w:cs="Times New Roman"/>
              <w:b/>
              <w:color w:val="auto"/>
              <w:sz w:val="22"/>
              <w:szCs w:val="22"/>
              <w:lang w:val="en-GB"/>
            </w:rPr>
          </w:rPrChange>
        </w:rPr>
        <w:t>Table of contents</w:t>
      </w:r>
    </w:p>
    <w:p w14:paraId="354DFBCD" w14:textId="77777777" w:rsidR="00CF5347" w:rsidRPr="00F758B3" w:rsidRDefault="009E462F" w:rsidP="00F758B3">
      <w:pPr>
        <w:pStyle w:val="TOC1"/>
        <w:rPr>
          <w:ins w:id="675" w:author="Chara Katiri" w:date="2015-05-08T18:58:00Z"/>
          <w:noProof/>
          <w:lang w:val="en-GB" w:eastAsia="ja-JP"/>
          <w:rPrChange w:id="676" w:author="Chara Katiri" w:date="2015-05-12T13:05:00Z">
            <w:rPr>
              <w:ins w:id="677" w:author="Chara Katiri" w:date="2015-05-08T18:58:00Z"/>
              <w:rFonts w:asciiTheme="minorHAnsi" w:hAnsiTheme="minorHAnsi"/>
              <w:noProof/>
              <w:sz w:val="24"/>
              <w:szCs w:val="24"/>
              <w:lang w:val="en-GB" w:eastAsia="ja-JP"/>
            </w:rPr>
          </w:rPrChange>
        </w:rPr>
        <w:pPrChange w:id="678" w:author="Chara Katiri" w:date="2015-05-12T13:05:00Z">
          <w:pPr>
            <w:pStyle w:val="TOC1"/>
          </w:pPr>
        </w:pPrChange>
      </w:pPr>
      <w:r w:rsidRPr="00F758B3">
        <w:rPr>
          <w:rFonts w:cs="Times New Roman"/>
          <w:lang w:val="en-GB"/>
          <w:rPrChange w:id="679" w:author="Chara Katiri" w:date="2015-05-12T13:05:00Z">
            <w:rPr>
              <w:rFonts w:cs="Times New Roman"/>
              <w:lang w:val="en-GB"/>
            </w:rPr>
          </w:rPrChange>
        </w:rPr>
        <w:fldChar w:fldCharType="begin"/>
      </w:r>
      <w:r w:rsidRPr="00F758B3">
        <w:rPr>
          <w:rFonts w:cs="Times New Roman"/>
          <w:lang w:val="en-GB"/>
          <w:rPrChange w:id="680" w:author="Chara Katiri" w:date="2015-05-12T13:05:00Z">
            <w:rPr>
              <w:rFonts w:cs="Times New Roman"/>
              <w:lang w:val="en-GB"/>
            </w:rPr>
          </w:rPrChange>
        </w:rPr>
        <w:instrText xml:space="preserve"> TOC \o "1-3" </w:instrText>
      </w:r>
      <w:r w:rsidRPr="00F758B3">
        <w:rPr>
          <w:rFonts w:cs="Times New Roman"/>
          <w:lang w:val="en-GB"/>
          <w:rPrChange w:id="681" w:author="Chara Katiri" w:date="2015-05-12T13:05:00Z">
            <w:rPr>
              <w:lang w:val="en-GB"/>
            </w:rPr>
          </w:rPrChange>
        </w:rPr>
        <w:fldChar w:fldCharType="separate"/>
      </w:r>
      <w:ins w:id="682" w:author="Chara Katiri" w:date="2015-05-08T18:58:00Z">
        <w:r w:rsidR="00CF5347" w:rsidRPr="00F758B3">
          <w:rPr>
            <w:rFonts w:cs="Times New Roman"/>
            <w:noProof/>
            <w:lang w:val="en-GB"/>
            <w:rPrChange w:id="683" w:author="Chara Katiri" w:date="2015-05-12T13:05:00Z">
              <w:rPr>
                <w:rFonts w:cs="Times New Roman"/>
                <w:noProof/>
                <w:lang w:val="en-GB"/>
              </w:rPr>
            </w:rPrChange>
          </w:rPr>
          <w:t>1.</w:t>
        </w:r>
        <w:r w:rsidR="00CF5347" w:rsidRPr="00F758B3">
          <w:rPr>
            <w:noProof/>
            <w:lang w:val="en-GB" w:eastAsia="ja-JP"/>
            <w:rPrChange w:id="684" w:author="Chara Katiri" w:date="2015-05-12T13:05:00Z">
              <w:rPr>
                <w:rFonts w:asciiTheme="minorHAnsi" w:hAnsiTheme="minorHAnsi"/>
                <w:noProof/>
                <w:sz w:val="24"/>
                <w:szCs w:val="24"/>
                <w:lang w:val="en-GB" w:eastAsia="ja-JP"/>
              </w:rPr>
            </w:rPrChange>
          </w:rPr>
          <w:tab/>
        </w:r>
        <w:r w:rsidR="00CF5347" w:rsidRPr="00F758B3">
          <w:rPr>
            <w:rFonts w:cs="Times New Roman"/>
            <w:noProof/>
            <w:lang w:val="en-GB"/>
            <w:rPrChange w:id="685" w:author="Chara Katiri" w:date="2015-05-12T13:05:00Z">
              <w:rPr>
                <w:rFonts w:cs="Times New Roman"/>
                <w:noProof/>
                <w:lang w:val="en-GB"/>
              </w:rPr>
            </w:rPrChange>
          </w:rPr>
          <w:t>Introduction</w:t>
        </w:r>
        <w:r w:rsidR="00CF5347" w:rsidRPr="00F758B3">
          <w:rPr>
            <w:noProof/>
            <w:rPrChange w:id="686" w:author="Chara Katiri" w:date="2015-05-12T13:05:00Z">
              <w:rPr>
                <w:noProof/>
              </w:rPr>
            </w:rPrChange>
          </w:rPr>
          <w:tab/>
        </w:r>
        <w:r w:rsidR="00CF5347" w:rsidRPr="00F758B3">
          <w:rPr>
            <w:noProof/>
            <w:rPrChange w:id="687" w:author="Chara Katiri" w:date="2015-05-12T13:05:00Z">
              <w:rPr>
                <w:noProof/>
              </w:rPr>
            </w:rPrChange>
          </w:rPr>
          <w:fldChar w:fldCharType="begin"/>
        </w:r>
        <w:r w:rsidR="00CF5347" w:rsidRPr="00F758B3">
          <w:rPr>
            <w:noProof/>
            <w:rPrChange w:id="688" w:author="Chara Katiri" w:date="2015-05-12T13:05:00Z">
              <w:rPr>
                <w:noProof/>
              </w:rPr>
            </w:rPrChange>
          </w:rPr>
          <w:instrText xml:space="preserve"> PAGEREF _Toc292730835 \h </w:instrText>
        </w:r>
      </w:ins>
      <w:r w:rsidR="00CF5347" w:rsidRPr="00F758B3">
        <w:rPr>
          <w:noProof/>
          <w:rPrChange w:id="689" w:author="Chara Katiri" w:date="2015-05-12T13:05:00Z">
            <w:rPr>
              <w:noProof/>
            </w:rPr>
          </w:rPrChange>
        </w:rPr>
      </w:r>
      <w:r w:rsidR="00CF5347" w:rsidRPr="00F758B3">
        <w:rPr>
          <w:noProof/>
          <w:rPrChange w:id="690" w:author="Chara Katiri" w:date="2015-05-12T13:05:00Z">
            <w:rPr>
              <w:noProof/>
            </w:rPr>
          </w:rPrChange>
        </w:rPr>
        <w:fldChar w:fldCharType="separate"/>
      </w:r>
      <w:ins w:id="691" w:author="Chara Katiri" w:date="2015-05-09T12:54:00Z">
        <w:r w:rsidR="00674DFB" w:rsidRPr="00F758B3">
          <w:rPr>
            <w:noProof/>
            <w:rPrChange w:id="692" w:author="Chara Katiri" w:date="2015-05-12T13:05:00Z">
              <w:rPr>
                <w:noProof/>
              </w:rPr>
            </w:rPrChange>
          </w:rPr>
          <w:t>9</w:t>
        </w:r>
      </w:ins>
      <w:ins w:id="693" w:author="Chara Katiri" w:date="2015-05-08T18:58:00Z">
        <w:r w:rsidR="00CF5347" w:rsidRPr="00F758B3">
          <w:rPr>
            <w:noProof/>
            <w:rPrChange w:id="694" w:author="Chara Katiri" w:date="2015-05-12T13:05:00Z">
              <w:rPr>
                <w:noProof/>
              </w:rPr>
            </w:rPrChange>
          </w:rPr>
          <w:fldChar w:fldCharType="end"/>
        </w:r>
      </w:ins>
    </w:p>
    <w:p w14:paraId="0BC1C98F" w14:textId="77777777" w:rsidR="00CF5347" w:rsidRPr="00F758B3" w:rsidRDefault="00CF5347" w:rsidP="00F758B3">
      <w:pPr>
        <w:pStyle w:val="TOC2"/>
        <w:tabs>
          <w:tab w:val="left" w:pos="840"/>
          <w:tab w:val="right" w:leader="dot" w:pos="9010"/>
        </w:tabs>
        <w:spacing w:line="360" w:lineRule="auto"/>
        <w:contextualSpacing/>
        <w:jc w:val="both"/>
        <w:rPr>
          <w:ins w:id="695" w:author="Chara Katiri" w:date="2015-05-08T18:58:00Z"/>
          <w:rFonts w:ascii="Times" w:hAnsi="Times"/>
          <w:noProof/>
          <w:sz w:val="22"/>
          <w:szCs w:val="22"/>
          <w:lang w:val="en-GB" w:eastAsia="ja-JP"/>
          <w:rPrChange w:id="696" w:author="Chara Katiri" w:date="2015-05-12T13:05:00Z">
            <w:rPr>
              <w:ins w:id="697" w:author="Chara Katiri" w:date="2015-05-08T18:58:00Z"/>
              <w:noProof/>
              <w:lang w:val="en-GB" w:eastAsia="ja-JP"/>
            </w:rPr>
          </w:rPrChange>
        </w:rPr>
        <w:pPrChange w:id="698" w:author="Chara Katiri" w:date="2015-05-12T13:05:00Z">
          <w:pPr>
            <w:pStyle w:val="TOC2"/>
            <w:tabs>
              <w:tab w:val="left" w:pos="840"/>
              <w:tab w:val="right" w:leader="dot" w:pos="9010"/>
            </w:tabs>
          </w:pPr>
        </w:pPrChange>
      </w:pPr>
      <w:ins w:id="699" w:author="Chara Katiri" w:date="2015-05-08T18:58:00Z">
        <w:r w:rsidRPr="00F758B3">
          <w:rPr>
            <w:rFonts w:ascii="Times" w:hAnsi="Times" w:cs="Times New Roman"/>
            <w:noProof/>
            <w:sz w:val="22"/>
            <w:szCs w:val="22"/>
            <w:lang w:val="en-GB"/>
            <w:rPrChange w:id="700" w:author="Chara Katiri" w:date="2015-05-12T13:05:00Z">
              <w:rPr>
                <w:rFonts w:ascii="Times" w:hAnsi="Times" w:cs="Times New Roman"/>
                <w:noProof/>
                <w:lang w:val="en-GB"/>
              </w:rPr>
            </w:rPrChange>
          </w:rPr>
          <w:t>1.1.</w:t>
        </w:r>
        <w:r w:rsidRPr="00F758B3">
          <w:rPr>
            <w:rFonts w:ascii="Times" w:hAnsi="Times"/>
            <w:noProof/>
            <w:sz w:val="22"/>
            <w:szCs w:val="22"/>
            <w:lang w:val="en-GB" w:eastAsia="ja-JP"/>
            <w:rPrChange w:id="701" w:author="Chara Katiri" w:date="2015-05-12T13:05:00Z">
              <w:rPr>
                <w:noProof/>
                <w:lang w:val="en-GB" w:eastAsia="ja-JP"/>
              </w:rPr>
            </w:rPrChange>
          </w:rPr>
          <w:tab/>
        </w:r>
        <w:r w:rsidRPr="00F758B3">
          <w:rPr>
            <w:rFonts w:ascii="Times" w:hAnsi="Times" w:cs="Times New Roman"/>
            <w:noProof/>
            <w:sz w:val="22"/>
            <w:szCs w:val="22"/>
            <w:lang w:val="en-GB"/>
            <w:rPrChange w:id="702" w:author="Chara Katiri" w:date="2015-05-12T13:05:00Z">
              <w:rPr>
                <w:rFonts w:ascii="Times" w:hAnsi="Times" w:cs="Times New Roman"/>
                <w:noProof/>
                <w:lang w:val="en-GB"/>
              </w:rPr>
            </w:rPrChange>
          </w:rPr>
          <w:t>Motivation</w:t>
        </w:r>
        <w:r w:rsidRPr="00F758B3">
          <w:rPr>
            <w:rFonts w:ascii="Times" w:hAnsi="Times"/>
            <w:noProof/>
            <w:sz w:val="22"/>
            <w:szCs w:val="22"/>
            <w:rPrChange w:id="703" w:author="Chara Katiri" w:date="2015-05-12T13:05:00Z">
              <w:rPr>
                <w:noProof/>
              </w:rPr>
            </w:rPrChange>
          </w:rPr>
          <w:tab/>
        </w:r>
        <w:r w:rsidRPr="00F758B3">
          <w:rPr>
            <w:rFonts w:ascii="Times" w:hAnsi="Times"/>
            <w:noProof/>
            <w:sz w:val="22"/>
            <w:szCs w:val="22"/>
            <w:rPrChange w:id="704" w:author="Chara Katiri" w:date="2015-05-12T13:05:00Z">
              <w:rPr>
                <w:noProof/>
              </w:rPr>
            </w:rPrChange>
          </w:rPr>
          <w:fldChar w:fldCharType="begin"/>
        </w:r>
        <w:r w:rsidRPr="00F758B3">
          <w:rPr>
            <w:rFonts w:ascii="Times" w:hAnsi="Times"/>
            <w:noProof/>
            <w:sz w:val="22"/>
            <w:szCs w:val="22"/>
            <w:rPrChange w:id="705" w:author="Chara Katiri" w:date="2015-05-12T13:05:00Z">
              <w:rPr>
                <w:noProof/>
              </w:rPr>
            </w:rPrChange>
          </w:rPr>
          <w:instrText xml:space="preserve"> PAGEREF _Toc292730836 \h </w:instrText>
        </w:r>
      </w:ins>
      <w:r w:rsidRPr="00F758B3">
        <w:rPr>
          <w:rFonts w:ascii="Times" w:hAnsi="Times"/>
          <w:noProof/>
          <w:sz w:val="22"/>
          <w:szCs w:val="22"/>
          <w:rPrChange w:id="706" w:author="Chara Katiri" w:date="2015-05-12T13:05:00Z">
            <w:rPr>
              <w:rFonts w:ascii="Times" w:hAnsi="Times"/>
              <w:noProof/>
            </w:rPr>
          </w:rPrChange>
        </w:rPr>
      </w:r>
      <w:r w:rsidRPr="00F758B3">
        <w:rPr>
          <w:rFonts w:ascii="Times" w:hAnsi="Times"/>
          <w:noProof/>
          <w:sz w:val="22"/>
          <w:szCs w:val="22"/>
          <w:rPrChange w:id="707" w:author="Chara Katiri" w:date="2015-05-12T13:05:00Z">
            <w:rPr>
              <w:noProof/>
            </w:rPr>
          </w:rPrChange>
        </w:rPr>
        <w:fldChar w:fldCharType="separate"/>
      </w:r>
      <w:ins w:id="708" w:author="Chara Katiri" w:date="2015-05-09T12:54:00Z">
        <w:r w:rsidR="00674DFB" w:rsidRPr="00F758B3">
          <w:rPr>
            <w:rFonts w:ascii="Times" w:hAnsi="Times"/>
            <w:noProof/>
            <w:sz w:val="22"/>
            <w:szCs w:val="22"/>
            <w:rPrChange w:id="709" w:author="Chara Katiri" w:date="2015-05-12T13:05:00Z">
              <w:rPr>
                <w:rFonts w:ascii="Times" w:hAnsi="Times"/>
                <w:noProof/>
              </w:rPr>
            </w:rPrChange>
          </w:rPr>
          <w:t>9</w:t>
        </w:r>
      </w:ins>
      <w:ins w:id="710" w:author="Chara Katiri" w:date="2015-05-08T18:58:00Z">
        <w:r w:rsidRPr="00F758B3">
          <w:rPr>
            <w:rFonts w:ascii="Times" w:hAnsi="Times"/>
            <w:noProof/>
            <w:sz w:val="22"/>
            <w:szCs w:val="22"/>
            <w:rPrChange w:id="711" w:author="Chara Katiri" w:date="2015-05-12T13:05:00Z">
              <w:rPr>
                <w:noProof/>
              </w:rPr>
            </w:rPrChange>
          </w:rPr>
          <w:fldChar w:fldCharType="end"/>
        </w:r>
      </w:ins>
    </w:p>
    <w:p w14:paraId="245E1D83" w14:textId="77777777" w:rsidR="00CF5347" w:rsidRPr="00F758B3" w:rsidRDefault="00CF5347" w:rsidP="00F758B3">
      <w:pPr>
        <w:pStyle w:val="TOC2"/>
        <w:tabs>
          <w:tab w:val="left" w:pos="840"/>
          <w:tab w:val="right" w:leader="dot" w:pos="9010"/>
        </w:tabs>
        <w:spacing w:line="360" w:lineRule="auto"/>
        <w:contextualSpacing/>
        <w:jc w:val="both"/>
        <w:rPr>
          <w:ins w:id="712" w:author="Chara Katiri" w:date="2015-05-08T18:58:00Z"/>
          <w:rFonts w:ascii="Times" w:hAnsi="Times"/>
          <w:noProof/>
          <w:sz w:val="22"/>
          <w:szCs w:val="22"/>
          <w:lang w:val="en-GB" w:eastAsia="ja-JP"/>
          <w:rPrChange w:id="713" w:author="Chara Katiri" w:date="2015-05-12T13:05:00Z">
            <w:rPr>
              <w:ins w:id="714" w:author="Chara Katiri" w:date="2015-05-08T18:58:00Z"/>
              <w:noProof/>
              <w:lang w:val="en-GB" w:eastAsia="ja-JP"/>
            </w:rPr>
          </w:rPrChange>
        </w:rPr>
        <w:pPrChange w:id="715" w:author="Chara Katiri" w:date="2015-05-12T13:05:00Z">
          <w:pPr>
            <w:pStyle w:val="TOC2"/>
            <w:tabs>
              <w:tab w:val="left" w:pos="840"/>
              <w:tab w:val="right" w:leader="dot" w:pos="9010"/>
            </w:tabs>
          </w:pPr>
        </w:pPrChange>
      </w:pPr>
      <w:ins w:id="716" w:author="Chara Katiri" w:date="2015-05-08T18:58:00Z">
        <w:r w:rsidRPr="00F758B3">
          <w:rPr>
            <w:rFonts w:ascii="Times" w:hAnsi="Times" w:cs="Times New Roman"/>
            <w:noProof/>
            <w:sz w:val="22"/>
            <w:szCs w:val="22"/>
            <w:lang w:val="en-GB"/>
            <w:rPrChange w:id="717" w:author="Chara Katiri" w:date="2015-05-12T13:05:00Z">
              <w:rPr>
                <w:rFonts w:ascii="Times" w:hAnsi="Times" w:cs="Times New Roman"/>
                <w:noProof/>
                <w:lang w:val="en-GB"/>
              </w:rPr>
            </w:rPrChange>
          </w:rPr>
          <w:t>1.2.</w:t>
        </w:r>
        <w:r w:rsidRPr="00F758B3">
          <w:rPr>
            <w:rFonts w:ascii="Times" w:hAnsi="Times"/>
            <w:noProof/>
            <w:sz w:val="22"/>
            <w:szCs w:val="22"/>
            <w:lang w:val="en-GB" w:eastAsia="ja-JP"/>
            <w:rPrChange w:id="718" w:author="Chara Katiri" w:date="2015-05-12T13:05:00Z">
              <w:rPr>
                <w:noProof/>
                <w:lang w:val="en-GB" w:eastAsia="ja-JP"/>
              </w:rPr>
            </w:rPrChange>
          </w:rPr>
          <w:tab/>
        </w:r>
        <w:r w:rsidRPr="00F758B3">
          <w:rPr>
            <w:rFonts w:ascii="Times" w:hAnsi="Times" w:cs="Times New Roman"/>
            <w:noProof/>
            <w:sz w:val="22"/>
            <w:szCs w:val="22"/>
            <w:lang w:val="en-GB"/>
            <w:rPrChange w:id="719" w:author="Chara Katiri" w:date="2015-05-12T13:05:00Z">
              <w:rPr>
                <w:rFonts w:ascii="Times" w:hAnsi="Times" w:cs="Times New Roman"/>
                <w:noProof/>
                <w:lang w:val="en-GB"/>
              </w:rPr>
            </w:rPrChange>
          </w:rPr>
          <w:t>Project idea and description</w:t>
        </w:r>
        <w:r w:rsidRPr="00F758B3">
          <w:rPr>
            <w:rFonts w:ascii="Times" w:hAnsi="Times"/>
            <w:noProof/>
            <w:sz w:val="22"/>
            <w:szCs w:val="22"/>
            <w:rPrChange w:id="720" w:author="Chara Katiri" w:date="2015-05-12T13:05:00Z">
              <w:rPr>
                <w:noProof/>
              </w:rPr>
            </w:rPrChange>
          </w:rPr>
          <w:tab/>
        </w:r>
        <w:r w:rsidRPr="00F758B3">
          <w:rPr>
            <w:rFonts w:ascii="Times" w:hAnsi="Times"/>
            <w:noProof/>
            <w:sz w:val="22"/>
            <w:szCs w:val="22"/>
            <w:rPrChange w:id="721" w:author="Chara Katiri" w:date="2015-05-12T13:05:00Z">
              <w:rPr>
                <w:noProof/>
              </w:rPr>
            </w:rPrChange>
          </w:rPr>
          <w:fldChar w:fldCharType="begin"/>
        </w:r>
        <w:r w:rsidRPr="00F758B3">
          <w:rPr>
            <w:rFonts w:ascii="Times" w:hAnsi="Times"/>
            <w:noProof/>
            <w:sz w:val="22"/>
            <w:szCs w:val="22"/>
            <w:rPrChange w:id="722" w:author="Chara Katiri" w:date="2015-05-12T13:05:00Z">
              <w:rPr>
                <w:noProof/>
              </w:rPr>
            </w:rPrChange>
          </w:rPr>
          <w:instrText xml:space="preserve"> PAGEREF _Toc292730837 \h </w:instrText>
        </w:r>
      </w:ins>
      <w:r w:rsidRPr="00F758B3">
        <w:rPr>
          <w:rFonts w:ascii="Times" w:hAnsi="Times"/>
          <w:noProof/>
          <w:sz w:val="22"/>
          <w:szCs w:val="22"/>
          <w:rPrChange w:id="723" w:author="Chara Katiri" w:date="2015-05-12T13:05:00Z">
            <w:rPr>
              <w:rFonts w:ascii="Times" w:hAnsi="Times"/>
              <w:noProof/>
            </w:rPr>
          </w:rPrChange>
        </w:rPr>
      </w:r>
      <w:r w:rsidRPr="00F758B3">
        <w:rPr>
          <w:rFonts w:ascii="Times" w:hAnsi="Times"/>
          <w:noProof/>
          <w:sz w:val="22"/>
          <w:szCs w:val="22"/>
          <w:rPrChange w:id="724" w:author="Chara Katiri" w:date="2015-05-12T13:05:00Z">
            <w:rPr>
              <w:noProof/>
            </w:rPr>
          </w:rPrChange>
        </w:rPr>
        <w:fldChar w:fldCharType="separate"/>
      </w:r>
      <w:ins w:id="725" w:author="Chara Katiri" w:date="2015-05-09T12:54:00Z">
        <w:r w:rsidR="00674DFB" w:rsidRPr="00F758B3">
          <w:rPr>
            <w:rFonts w:ascii="Times" w:hAnsi="Times"/>
            <w:noProof/>
            <w:sz w:val="22"/>
            <w:szCs w:val="22"/>
            <w:rPrChange w:id="726" w:author="Chara Katiri" w:date="2015-05-12T13:05:00Z">
              <w:rPr>
                <w:rFonts w:ascii="Times" w:hAnsi="Times"/>
                <w:noProof/>
              </w:rPr>
            </w:rPrChange>
          </w:rPr>
          <w:t>9</w:t>
        </w:r>
      </w:ins>
      <w:ins w:id="727" w:author="Chara Katiri" w:date="2015-05-08T18:58:00Z">
        <w:r w:rsidRPr="00F758B3">
          <w:rPr>
            <w:rFonts w:ascii="Times" w:hAnsi="Times"/>
            <w:noProof/>
            <w:sz w:val="22"/>
            <w:szCs w:val="22"/>
            <w:rPrChange w:id="728" w:author="Chara Katiri" w:date="2015-05-12T13:05:00Z">
              <w:rPr>
                <w:noProof/>
              </w:rPr>
            </w:rPrChange>
          </w:rPr>
          <w:fldChar w:fldCharType="end"/>
        </w:r>
      </w:ins>
    </w:p>
    <w:p w14:paraId="499EE4A9" w14:textId="77777777" w:rsidR="00CF5347" w:rsidRPr="00F758B3" w:rsidRDefault="00CF5347" w:rsidP="00F758B3">
      <w:pPr>
        <w:pStyle w:val="TOC2"/>
        <w:tabs>
          <w:tab w:val="left" w:pos="840"/>
          <w:tab w:val="right" w:leader="dot" w:pos="9010"/>
        </w:tabs>
        <w:spacing w:line="360" w:lineRule="auto"/>
        <w:contextualSpacing/>
        <w:jc w:val="both"/>
        <w:rPr>
          <w:ins w:id="729" w:author="Chara Katiri" w:date="2015-05-08T18:58:00Z"/>
          <w:rFonts w:ascii="Times" w:hAnsi="Times"/>
          <w:noProof/>
          <w:sz w:val="22"/>
          <w:szCs w:val="22"/>
          <w:lang w:val="en-GB" w:eastAsia="ja-JP"/>
          <w:rPrChange w:id="730" w:author="Chara Katiri" w:date="2015-05-12T13:05:00Z">
            <w:rPr>
              <w:ins w:id="731" w:author="Chara Katiri" w:date="2015-05-08T18:58:00Z"/>
              <w:noProof/>
              <w:lang w:val="en-GB" w:eastAsia="ja-JP"/>
            </w:rPr>
          </w:rPrChange>
        </w:rPr>
        <w:pPrChange w:id="732" w:author="Chara Katiri" w:date="2015-05-12T13:05:00Z">
          <w:pPr>
            <w:pStyle w:val="TOC2"/>
            <w:tabs>
              <w:tab w:val="left" w:pos="840"/>
              <w:tab w:val="right" w:leader="dot" w:pos="9010"/>
            </w:tabs>
          </w:pPr>
        </w:pPrChange>
      </w:pPr>
      <w:ins w:id="733" w:author="Chara Katiri" w:date="2015-05-08T18:58:00Z">
        <w:r w:rsidRPr="00F758B3">
          <w:rPr>
            <w:rFonts w:ascii="Times" w:hAnsi="Times" w:cs="Times New Roman"/>
            <w:noProof/>
            <w:sz w:val="22"/>
            <w:szCs w:val="22"/>
            <w:lang w:val="en-GB"/>
            <w:rPrChange w:id="734" w:author="Chara Katiri" w:date="2015-05-12T13:05:00Z">
              <w:rPr>
                <w:rFonts w:ascii="Times" w:hAnsi="Times" w:cs="Times New Roman"/>
                <w:noProof/>
                <w:lang w:val="en-GB"/>
              </w:rPr>
            </w:rPrChange>
          </w:rPr>
          <w:t>1.3.</w:t>
        </w:r>
        <w:r w:rsidRPr="00F758B3">
          <w:rPr>
            <w:rFonts w:ascii="Times" w:hAnsi="Times"/>
            <w:noProof/>
            <w:sz w:val="22"/>
            <w:szCs w:val="22"/>
            <w:lang w:val="en-GB" w:eastAsia="ja-JP"/>
            <w:rPrChange w:id="735" w:author="Chara Katiri" w:date="2015-05-12T13:05:00Z">
              <w:rPr>
                <w:noProof/>
                <w:lang w:val="en-GB" w:eastAsia="ja-JP"/>
              </w:rPr>
            </w:rPrChange>
          </w:rPr>
          <w:tab/>
        </w:r>
        <w:r w:rsidRPr="00F758B3">
          <w:rPr>
            <w:rFonts w:ascii="Times" w:hAnsi="Times" w:cs="Times New Roman"/>
            <w:noProof/>
            <w:sz w:val="22"/>
            <w:szCs w:val="22"/>
            <w:lang w:val="en-GB"/>
            <w:rPrChange w:id="736" w:author="Chara Katiri" w:date="2015-05-12T13:05:00Z">
              <w:rPr>
                <w:rFonts w:ascii="Times" w:hAnsi="Times" w:cs="Times New Roman"/>
                <w:noProof/>
                <w:lang w:val="en-GB"/>
              </w:rPr>
            </w:rPrChange>
          </w:rPr>
          <w:t>Project objectives and goal statement</w:t>
        </w:r>
        <w:r w:rsidRPr="00F758B3">
          <w:rPr>
            <w:rFonts w:ascii="Times" w:hAnsi="Times"/>
            <w:noProof/>
            <w:sz w:val="22"/>
            <w:szCs w:val="22"/>
            <w:rPrChange w:id="737" w:author="Chara Katiri" w:date="2015-05-12T13:05:00Z">
              <w:rPr>
                <w:noProof/>
              </w:rPr>
            </w:rPrChange>
          </w:rPr>
          <w:tab/>
        </w:r>
        <w:r w:rsidRPr="00F758B3">
          <w:rPr>
            <w:rFonts w:ascii="Times" w:hAnsi="Times"/>
            <w:noProof/>
            <w:sz w:val="22"/>
            <w:szCs w:val="22"/>
            <w:rPrChange w:id="738" w:author="Chara Katiri" w:date="2015-05-12T13:05:00Z">
              <w:rPr>
                <w:noProof/>
              </w:rPr>
            </w:rPrChange>
          </w:rPr>
          <w:fldChar w:fldCharType="begin"/>
        </w:r>
        <w:r w:rsidRPr="00F758B3">
          <w:rPr>
            <w:rFonts w:ascii="Times" w:hAnsi="Times"/>
            <w:noProof/>
            <w:sz w:val="22"/>
            <w:szCs w:val="22"/>
            <w:rPrChange w:id="739" w:author="Chara Katiri" w:date="2015-05-12T13:05:00Z">
              <w:rPr>
                <w:noProof/>
              </w:rPr>
            </w:rPrChange>
          </w:rPr>
          <w:instrText xml:space="preserve"> PAGEREF _Toc292730838 \h </w:instrText>
        </w:r>
      </w:ins>
      <w:r w:rsidRPr="00F758B3">
        <w:rPr>
          <w:rFonts w:ascii="Times" w:hAnsi="Times"/>
          <w:noProof/>
          <w:sz w:val="22"/>
          <w:szCs w:val="22"/>
          <w:rPrChange w:id="740" w:author="Chara Katiri" w:date="2015-05-12T13:05:00Z">
            <w:rPr>
              <w:rFonts w:ascii="Times" w:hAnsi="Times"/>
              <w:noProof/>
            </w:rPr>
          </w:rPrChange>
        </w:rPr>
      </w:r>
      <w:r w:rsidRPr="00F758B3">
        <w:rPr>
          <w:rFonts w:ascii="Times" w:hAnsi="Times"/>
          <w:noProof/>
          <w:sz w:val="22"/>
          <w:szCs w:val="22"/>
          <w:rPrChange w:id="741" w:author="Chara Katiri" w:date="2015-05-12T13:05:00Z">
            <w:rPr>
              <w:noProof/>
            </w:rPr>
          </w:rPrChange>
        </w:rPr>
        <w:fldChar w:fldCharType="separate"/>
      </w:r>
      <w:ins w:id="742" w:author="Chara Katiri" w:date="2015-05-09T12:54:00Z">
        <w:r w:rsidR="00674DFB" w:rsidRPr="00F758B3">
          <w:rPr>
            <w:rFonts w:ascii="Times" w:hAnsi="Times"/>
            <w:noProof/>
            <w:sz w:val="22"/>
            <w:szCs w:val="22"/>
            <w:rPrChange w:id="743" w:author="Chara Katiri" w:date="2015-05-12T13:05:00Z">
              <w:rPr>
                <w:rFonts w:ascii="Times" w:hAnsi="Times"/>
                <w:noProof/>
              </w:rPr>
            </w:rPrChange>
          </w:rPr>
          <w:t>11</w:t>
        </w:r>
      </w:ins>
      <w:ins w:id="744" w:author="Chara Katiri" w:date="2015-05-08T18:58:00Z">
        <w:r w:rsidRPr="00F758B3">
          <w:rPr>
            <w:rFonts w:ascii="Times" w:hAnsi="Times"/>
            <w:noProof/>
            <w:sz w:val="22"/>
            <w:szCs w:val="22"/>
            <w:rPrChange w:id="745" w:author="Chara Katiri" w:date="2015-05-12T13:05:00Z">
              <w:rPr>
                <w:noProof/>
              </w:rPr>
            </w:rPrChange>
          </w:rPr>
          <w:fldChar w:fldCharType="end"/>
        </w:r>
      </w:ins>
    </w:p>
    <w:p w14:paraId="6FB6F877" w14:textId="77777777" w:rsidR="00CF5347" w:rsidRPr="00F758B3" w:rsidRDefault="00CF5347" w:rsidP="00F758B3">
      <w:pPr>
        <w:pStyle w:val="TOC2"/>
        <w:tabs>
          <w:tab w:val="left" w:pos="840"/>
          <w:tab w:val="right" w:leader="dot" w:pos="9010"/>
        </w:tabs>
        <w:spacing w:line="360" w:lineRule="auto"/>
        <w:contextualSpacing/>
        <w:jc w:val="both"/>
        <w:rPr>
          <w:ins w:id="746" w:author="Chara Katiri" w:date="2015-05-08T18:58:00Z"/>
          <w:rFonts w:ascii="Times" w:hAnsi="Times"/>
          <w:noProof/>
          <w:sz w:val="22"/>
          <w:szCs w:val="22"/>
          <w:lang w:val="en-GB" w:eastAsia="ja-JP"/>
          <w:rPrChange w:id="747" w:author="Chara Katiri" w:date="2015-05-12T13:05:00Z">
            <w:rPr>
              <w:ins w:id="748" w:author="Chara Katiri" w:date="2015-05-08T18:58:00Z"/>
              <w:noProof/>
              <w:lang w:val="en-GB" w:eastAsia="ja-JP"/>
            </w:rPr>
          </w:rPrChange>
        </w:rPr>
        <w:pPrChange w:id="749" w:author="Chara Katiri" w:date="2015-05-12T13:05:00Z">
          <w:pPr>
            <w:pStyle w:val="TOC2"/>
            <w:tabs>
              <w:tab w:val="left" w:pos="840"/>
              <w:tab w:val="right" w:leader="dot" w:pos="9010"/>
            </w:tabs>
          </w:pPr>
        </w:pPrChange>
      </w:pPr>
      <w:ins w:id="750" w:author="Chara Katiri" w:date="2015-05-08T18:58:00Z">
        <w:r w:rsidRPr="00F758B3">
          <w:rPr>
            <w:rFonts w:ascii="Times" w:hAnsi="Times" w:cs="Times New Roman"/>
            <w:noProof/>
            <w:sz w:val="22"/>
            <w:szCs w:val="22"/>
            <w:lang w:val="en-GB"/>
            <w:rPrChange w:id="751" w:author="Chara Katiri" w:date="2015-05-12T13:05:00Z">
              <w:rPr>
                <w:rFonts w:ascii="Times" w:hAnsi="Times" w:cs="Times New Roman"/>
                <w:noProof/>
                <w:lang w:val="en-GB"/>
              </w:rPr>
            </w:rPrChange>
          </w:rPr>
          <w:t>1.4.</w:t>
        </w:r>
        <w:r w:rsidRPr="00F758B3">
          <w:rPr>
            <w:rFonts w:ascii="Times" w:hAnsi="Times"/>
            <w:noProof/>
            <w:sz w:val="22"/>
            <w:szCs w:val="22"/>
            <w:lang w:val="en-GB" w:eastAsia="ja-JP"/>
            <w:rPrChange w:id="752" w:author="Chara Katiri" w:date="2015-05-12T13:05:00Z">
              <w:rPr>
                <w:noProof/>
                <w:lang w:val="en-GB" w:eastAsia="ja-JP"/>
              </w:rPr>
            </w:rPrChange>
          </w:rPr>
          <w:tab/>
        </w:r>
        <w:r w:rsidRPr="00F758B3">
          <w:rPr>
            <w:rFonts w:ascii="Times" w:hAnsi="Times" w:cs="Times New Roman"/>
            <w:noProof/>
            <w:sz w:val="22"/>
            <w:szCs w:val="22"/>
            <w:lang w:val="en-GB"/>
            <w:rPrChange w:id="753" w:author="Chara Katiri" w:date="2015-05-12T13:05:00Z">
              <w:rPr>
                <w:rFonts w:ascii="Times" w:hAnsi="Times" w:cs="Times New Roman"/>
                <w:noProof/>
                <w:lang w:val="en-GB"/>
              </w:rPr>
            </w:rPrChange>
          </w:rPr>
          <w:t>Project benefits</w:t>
        </w:r>
        <w:r w:rsidRPr="00F758B3">
          <w:rPr>
            <w:rFonts w:ascii="Times" w:hAnsi="Times"/>
            <w:noProof/>
            <w:sz w:val="22"/>
            <w:szCs w:val="22"/>
            <w:rPrChange w:id="754" w:author="Chara Katiri" w:date="2015-05-12T13:05:00Z">
              <w:rPr>
                <w:noProof/>
              </w:rPr>
            </w:rPrChange>
          </w:rPr>
          <w:tab/>
        </w:r>
        <w:r w:rsidRPr="00F758B3">
          <w:rPr>
            <w:rFonts w:ascii="Times" w:hAnsi="Times"/>
            <w:noProof/>
            <w:sz w:val="22"/>
            <w:szCs w:val="22"/>
            <w:rPrChange w:id="755" w:author="Chara Katiri" w:date="2015-05-12T13:05:00Z">
              <w:rPr>
                <w:noProof/>
              </w:rPr>
            </w:rPrChange>
          </w:rPr>
          <w:fldChar w:fldCharType="begin"/>
        </w:r>
        <w:r w:rsidRPr="00F758B3">
          <w:rPr>
            <w:rFonts w:ascii="Times" w:hAnsi="Times"/>
            <w:noProof/>
            <w:sz w:val="22"/>
            <w:szCs w:val="22"/>
            <w:rPrChange w:id="756" w:author="Chara Katiri" w:date="2015-05-12T13:05:00Z">
              <w:rPr>
                <w:noProof/>
              </w:rPr>
            </w:rPrChange>
          </w:rPr>
          <w:instrText xml:space="preserve"> PAGEREF _Toc292730839 \h </w:instrText>
        </w:r>
      </w:ins>
      <w:r w:rsidRPr="00F758B3">
        <w:rPr>
          <w:rFonts w:ascii="Times" w:hAnsi="Times"/>
          <w:noProof/>
          <w:sz w:val="22"/>
          <w:szCs w:val="22"/>
          <w:rPrChange w:id="757" w:author="Chara Katiri" w:date="2015-05-12T13:05:00Z">
            <w:rPr>
              <w:rFonts w:ascii="Times" w:hAnsi="Times"/>
              <w:noProof/>
            </w:rPr>
          </w:rPrChange>
        </w:rPr>
      </w:r>
      <w:r w:rsidRPr="00F758B3">
        <w:rPr>
          <w:rFonts w:ascii="Times" w:hAnsi="Times"/>
          <w:noProof/>
          <w:sz w:val="22"/>
          <w:szCs w:val="22"/>
          <w:rPrChange w:id="758" w:author="Chara Katiri" w:date="2015-05-12T13:05:00Z">
            <w:rPr>
              <w:noProof/>
            </w:rPr>
          </w:rPrChange>
        </w:rPr>
        <w:fldChar w:fldCharType="separate"/>
      </w:r>
      <w:ins w:id="759" w:author="Chara Katiri" w:date="2015-05-09T12:54:00Z">
        <w:r w:rsidR="00674DFB" w:rsidRPr="00F758B3">
          <w:rPr>
            <w:rFonts w:ascii="Times" w:hAnsi="Times"/>
            <w:noProof/>
            <w:sz w:val="22"/>
            <w:szCs w:val="22"/>
            <w:rPrChange w:id="760" w:author="Chara Katiri" w:date="2015-05-12T13:05:00Z">
              <w:rPr>
                <w:rFonts w:ascii="Times" w:hAnsi="Times"/>
                <w:noProof/>
              </w:rPr>
            </w:rPrChange>
          </w:rPr>
          <w:t>11</w:t>
        </w:r>
      </w:ins>
      <w:ins w:id="761" w:author="Chara Katiri" w:date="2015-05-08T18:58:00Z">
        <w:r w:rsidRPr="00F758B3">
          <w:rPr>
            <w:rFonts w:ascii="Times" w:hAnsi="Times"/>
            <w:noProof/>
            <w:sz w:val="22"/>
            <w:szCs w:val="22"/>
            <w:rPrChange w:id="762" w:author="Chara Katiri" w:date="2015-05-12T13:05:00Z">
              <w:rPr>
                <w:noProof/>
              </w:rPr>
            </w:rPrChange>
          </w:rPr>
          <w:fldChar w:fldCharType="end"/>
        </w:r>
      </w:ins>
    </w:p>
    <w:p w14:paraId="5966DB99" w14:textId="77777777" w:rsidR="00CF5347" w:rsidRPr="00F758B3" w:rsidRDefault="00CF5347" w:rsidP="00F758B3">
      <w:pPr>
        <w:pStyle w:val="TOC2"/>
        <w:tabs>
          <w:tab w:val="left" w:pos="840"/>
          <w:tab w:val="right" w:leader="dot" w:pos="9010"/>
        </w:tabs>
        <w:spacing w:line="360" w:lineRule="auto"/>
        <w:contextualSpacing/>
        <w:jc w:val="both"/>
        <w:rPr>
          <w:ins w:id="763" w:author="Chara Katiri" w:date="2015-05-08T18:58:00Z"/>
          <w:rFonts w:ascii="Times" w:hAnsi="Times"/>
          <w:noProof/>
          <w:sz w:val="22"/>
          <w:szCs w:val="22"/>
          <w:lang w:val="en-GB" w:eastAsia="ja-JP"/>
          <w:rPrChange w:id="764" w:author="Chara Katiri" w:date="2015-05-12T13:05:00Z">
            <w:rPr>
              <w:ins w:id="765" w:author="Chara Katiri" w:date="2015-05-08T18:58:00Z"/>
              <w:noProof/>
              <w:lang w:val="en-GB" w:eastAsia="ja-JP"/>
            </w:rPr>
          </w:rPrChange>
        </w:rPr>
        <w:pPrChange w:id="766" w:author="Chara Katiri" w:date="2015-05-12T13:05:00Z">
          <w:pPr>
            <w:pStyle w:val="TOC2"/>
            <w:tabs>
              <w:tab w:val="left" w:pos="840"/>
              <w:tab w:val="right" w:leader="dot" w:pos="9010"/>
            </w:tabs>
          </w:pPr>
        </w:pPrChange>
      </w:pPr>
      <w:ins w:id="767" w:author="Chara Katiri" w:date="2015-05-08T18:58:00Z">
        <w:r w:rsidRPr="00F758B3">
          <w:rPr>
            <w:rFonts w:ascii="Times" w:hAnsi="Times" w:cs="Times New Roman"/>
            <w:noProof/>
            <w:sz w:val="22"/>
            <w:szCs w:val="22"/>
            <w:lang w:val="en-GB"/>
            <w:rPrChange w:id="768" w:author="Chara Katiri" w:date="2015-05-12T13:05:00Z">
              <w:rPr>
                <w:rFonts w:ascii="Times" w:hAnsi="Times" w:cs="Times New Roman"/>
                <w:noProof/>
                <w:lang w:val="en-GB"/>
              </w:rPr>
            </w:rPrChange>
          </w:rPr>
          <w:t>1.5.</w:t>
        </w:r>
        <w:r w:rsidRPr="00F758B3">
          <w:rPr>
            <w:rFonts w:ascii="Times" w:hAnsi="Times"/>
            <w:noProof/>
            <w:sz w:val="22"/>
            <w:szCs w:val="22"/>
            <w:lang w:val="en-GB" w:eastAsia="ja-JP"/>
            <w:rPrChange w:id="769" w:author="Chara Katiri" w:date="2015-05-12T13:05:00Z">
              <w:rPr>
                <w:noProof/>
                <w:lang w:val="en-GB" w:eastAsia="ja-JP"/>
              </w:rPr>
            </w:rPrChange>
          </w:rPr>
          <w:tab/>
        </w:r>
        <w:r w:rsidRPr="00F758B3">
          <w:rPr>
            <w:rFonts w:ascii="Times" w:hAnsi="Times" w:cs="Times New Roman"/>
            <w:noProof/>
            <w:sz w:val="22"/>
            <w:szCs w:val="22"/>
            <w:lang w:val="en-GB"/>
            <w:rPrChange w:id="770" w:author="Chara Katiri" w:date="2015-05-12T13:05:00Z">
              <w:rPr>
                <w:rFonts w:ascii="Times" w:hAnsi="Times" w:cs="Times New Roman"/>
                <w:noProof/>
                <w:lang w:val="en-GB"/>
              </w:rPr>
            </w:rPrChange>
          </w:rPr>
          <w:t>Project stages</w:t>
        </w:r>
        <w:r w:rsidRPr="00F758B3">
          <w:rPr>
            <w:rFonts w:ascii="Times" w:hAnsi="Times"/>
            <w:noProof/>
            <w:sz w:val="22"/>
            <w:szCs w:val="22"/>
            <w:rPrChange w:id="771" w:author="Chara Katiri" w:date="2015-05-12T13:05:00Z">
              <w:rPr>
                <w:noProof/>
              </w:rPr>
            </w:rPrChange>
          </w:rPr>
          <w:tab/>
        </w:r>
        <w:r w:rsidRPr="00F758B3">
          <w:rPr>
            <w:rFonts w:ascii="Times" w:hAnsi="Times"/>
            <w:noProof/>
            <w:sz w:val="22"/>
            <w:szCs w:val="22"/>
            <w:rPrChange w:id="772" w:author="Chara Katiri" w:date="2015-05-12T13:05:00Z">
              <w:rPr>
                <w:noProof/>
              </w:rPr>
            </w:rPrChange>
          </w:rPr>
          <w:fldChar w:fldCharType="begin"/>
        </w:r>
        <w:r w:rsidRPr="00F758B3">
          <w:rPr>
            <w:rFonts w:ascii="Times" w:hAnsi="Times"/>
            <w:noProof/>
            <w:sz w:val="22"/>
            <w:szCs w:val="22"/>
            <w:rPrChange w:id="773" w:author="Chara Katiri" w:date="2015-05-12T13:05:00Z">
              <w:rPr>
                <w:noProof/>
              </w:rPr>
            </w:rPrChange>
          </w:rPr>
          <w:instrText xml:space="preserve"> PAGEREF _Toc292730840 \h </w:instrText>
        </w:r>
      </w:ins>
      <w:r w:rsidRPr="00F758B3">
        <w:rPr>
          <w:rFonts w:ascii="Times" w:hAnsi="Times"/>
          <w:noProof/>
          <w:sz w:val="22"/>
          <w:szCs w:val="22"/>
          <w:rPrChange w:id="774" w:author="Chara Katiri" w:date="2015-05-12T13:05:00Z">
            <w:rPr>
              <w:rFonts w:ascii="Times" w:hAnsi="Times"/>
              <w:noProof/>
            </w:rPr>
          </w:rPrChange>
        </w:rPr>
      </w:r>
      <w:r w:rsidRPr="00F758B3">
        <w:rPr>
          <w:rFonts w:ascii="Times" w:hAnsi="Times"/>
          <w:noProof/>
          <w:sz w:val="22"/>
          <w:szCs w:val="22"/>
          <w:rPrChange w:id="775" w:author="Chara Katiri" w:date="2015-05-12T13:05:00Z">
            <w:rPr>
              <w:noProof/>
            </w:rPr>
          </w:rPrChange>
        </w:rPr>
        <w:fldChar w:fldCharType="separate"/>
      </w:r>
      <w:ins w:id="776" w:author="Chara Katiri" w:date="2015-05-09T12:54:00Z">
        <w:r w:rsidR="00674DFB" w:rsidRPr="00F758B3">
          <w:rPr>
            <w:rFonts w:ascii="Times" w:hAnsi="Times"/>
            <w:noProof/>
            <w:sz w:val="22"/>
            <w:szCs w:val="22"/>
            <w:rPrChange w:id="777" w:author="Chara Katiri" w:date="2015-05-12T13:05:00Z">
              <w:rPr>
                <w:rFonts w:ascii="Times" w:hAnsi="Times"/>
                <w:noProof/>
              </w:rPr>
            </w:rPrChange>
          </w:rPr>
          <w:t>11</w:t>
        </w:r>
      </w:ins>
      <w:ins w:id="778" w:author="Chara Katiri" w:date="2015-05-08T18:58:00Z">
        <w:r w:rsidRPr="00F758B3">
          <w:rPr>
            <w:rFonts w:ascii="Times" w:hAnsi="Times"/>
            <w:noProof/>
            <w:sz w:val="22"/>
            <w:szCs w:val="22"/>
            <w:rPrChange w:id="779" w:author="Chara Katiri" w:date="2015-05-12T13:05:00Z">
              <w:rPr>
                <w:noProof/>
              </w:rPr>
            </w:rPrChange>
          </w:rPr>
          <w:fldChar w:fldCharType="end"/>
        </w:r>
      </w:ins>
    </w:p>
    <w:p w14:paraId="5A036BD9" w14:textId="77777777" w:rsidR="00CF5347" w:rsidRPr="00F758B3" w:rsidRDefault="00CF5347" w:rsidP="00F758B3">
      <w:pPr>
        <w:pStyle w:val="TOC1"/>
        <w:rPr>
          <w:ins w:id="780" w:author="Chara Katiri" w:date="2015-05-08T18:58:00Z"/>
          <w:noProof/>
          <w:lang w:val="en-GB" w:eastAsia="ja-JP"/>
          <w:rPrChange w:id="781" w:author="Chara Katiri" w:date="2015-05-12T13:05:00Z">
            <w:rPr>
              <w:ins w:id="782" w:author="Chara Katiri" w:date="2015-05-08T18:58:00Z"/>
              <w:rFonts w:asciiTheme="minorHAnsi" w:hAnsiTheme="minorHAnsi"/>
              <w:noProof/>
              <w:sz w:val="24"/>
              <w:szCs w:val="24"/>
              <w:lang w:val="en-GB" w:eastAsia="ja-JP"/>
            </w:rPr>
          </w:rPrChange>
        </w:rPr>
        <w:pPrChange w:id="783" w:author="Chara Katiri" w:date="2015-05-12T13:05:00Z">
          <w:pPr>
            <w:pStyle w:val="TOC1"/>
          </w:pPr>
        </w:pPrChange>
      </w:pPr>
      <w:ins w:id="784" w:author="Chara Katiri" w:date="2015-05-08T18:58:00Z">
        <w:r w:rsidRPr="00F758B3">
          <w:rPr>
            <w:rFonts w:cs="Times New Roman"/>
            <w:noProof/>
            <w:lang w:val="en-GB"/>
            <w:rPrChange w:id="785" w:author="Chara Katiri" w:date="2015-05-12T13:05:00Z">
              <w:rPr>
                <w:rFonts w:cs="Times New Roman"/>
                <w:noProof/>
                <w:lang w:val="en-GB"/>
              </w:rPr>
            </w:rPrChange>
          </w:rPr>
          <w:t>2.</w:t>
        </w:r>
        <w:r w:rsidRPr="00F758B3">
          <w:rPr>
            <w:noProof/>
            <w:lang w:val="en-GB" w:eastAsia="ja-JP"/>
            <w:rPrChange w:id="786"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787" w:author="Chara Katiri" w:date="2015-05-12T13:05:00Z">
              <w:rPr>
                <w:rFonts w:cs="Times New Roman"/>
                <w:noProof/>
                <w:lang w:val="en-GB"/>
              </w:rPr>
            </w:rPrChange>
          </w:rPr>
          <w:t>Literature review</w:t>
        </w:r>
        <w:r w:rsidRPr="00F758B3">
          <w:rPr>
            <w:noProof/>
            <w:rPrChange w:id="788" w:author="Chara Katiri" w:date="2015-05-12T13:05:00Z">
              <w:rPr>
                <w:noProof/>
              </w:rPr>
            </w:rPrChange>
          </w:rPr>
          <w:tab/>
        </w:r>
        <w:r w:rsidRPr="00F758B3">
          <w:rPr>
            <w:noProof/>
            <w:rPrChange w:id="789" w:author="Chara Katiri" w:date="2015-05-12T13:05:00Z">
              <w:rPr>
                <w:noProof/>
              </w:rPr>
            </w:rPrChange>
          </w:rPr>
          <w:fldChar w:fldCharType="begin"/>
        </w:r>
        <w:r w:rsidRPr="00F758B3">
          <w:rPr>
            <w:noProof/>
            <w:rPrChange w:id="790" w:author="Chara Katiri" w:date="2015-05-12T13:05:00Z">
              <w:rPr>
                <w:noProof/>
              </w:rPr>
            </w:rPrChange>
          </w:rPr>
          <w:instrText xml:space="preserve"> PAGEREF _Toc292730841 \h </w:instrText>
        </w:r>
      </w:ins>
      <w:r w:rsidRPr="00F758B3">
        <w:rPr>
          <w:noProof/>
          <w:rPrChange w:id="791" w:author="Chara Katiri" w:date="2015-05-12T13:05:00Z">
            <w:rPr>
              <w:noProof/>
            </w:rPr>
          </w:rPrChange>
        </w:rPr>
      </w:r>
      <w:r w:rsidRPr="00F758B3">
        <w:rPr>
          <w:noProof/>
          <w:rPrChange w:id="792" w:author="Chara Katiri" w:date="2015-05-12T13:05:00Z">
            <w:rPr>
              <w:noProof/>
            </w:rPr>
          </w:rPrChange>
        </w:rPr>
        <w:fldChar w:fldCharType="separate"/>
      </w:r>
      <w:ins w:id="793" w:author="Chara Katiri" w:date="2015-05-09T12:54:00Z">
        <w:r w:rsidR="00674DFB" w:rsidRPr="00F758B3">
          <w:rPr>
            <w:noProof/>
            <w:rPrChange w:id="794" w:author="Chara Katiri" w:date="2015-05-12T13:05:00Z">
              <w:rPr>
                <w:noProof/>
              </w:rPr>
            </w:rPrChange>
          </w:rPr>
          <w:t>14</w:t>
        </w:r>
      </w:ins>
      <w:ins w:id="795" w:author="Chara Katiri" w:date="2015-05-08T18:58:00Z">
        <w:r w:rsidRPr="00F758B3">
          <w:rPr>
            <w:noProof/>
            <w:rPrChange w:id="796" w:author="Chara Katiri" w:date="2015-05-12T13:05:00Z">
              <w:rPr>
                <w:noProof/>
              </w:rPr>
            </w:rPrChange>
          </w:rPr>
          <w:fldChar w:fldCharType="end"/>
        </w:r>
      </w:ins>
    </w:p>
    <w:p w14:paraId="504D59EB" w14:textId="77777777" w:rsidR="00CF5347" w:rsidRPr="00F758B3" w:rsidRDefault="00CF5347" w:rsidP="00F758B3">
      <w:pPr>
        <w:pStyle w:val="TOC2"/>
        <w:tabs>
          <w:tab w:val="left" w:pos="840"/>
          <w:tab w:val="right" w:leader="dot" w:pos="9010"/>
        </w:tabs>
        <w:spacing w:line="360" w:lineRule="auto"/>
        <w:contextualSpacing/>
        <w:jc w:val="both"/>
        <w:rPr>
          <w:ins w:id="797" w:author="Chara Katiri" w:date="2015-05-08T18:58:00Z"/>
          <w:rFonts w:ascii="Times" w:hAnsi="Times"/>
          <w:noProof/>
          <w:sz w:val="22"/>
          <w:szCs w:val="22"/>
          <w:lang w:val="en-GB" w:eastAsia="ja-JP"/>
          <w:rPrChange w:id="798" w:author="Chara Katiri" w:date="2015-05-12T13:05:00Z">
            <w:rPr>
              <w:ins w:id="799" w:author="Chara Katiri" w:date="2015-05-08T18:58:00Z"/>
              <w:noProof/>
              <w:lang w:val="en-GB" w:eastAsia="ja-JP"/>
            </w:rPr>
          </w:rPrChange>
        </w:rPr>
        <w:pPrChange w:id="800" w:author="Chara Katiri" w:date="2015-05-12T13:05:00Z">
          <w:pPr>
            <w:pStyle w:val="TOC2"/>
            <w:tabs>
              <w:tab w:val="left" w:pos="840"/>
              <w:tab w:val="right" w:leader="dot" w:pos="9010"/>
            </w:tabs>
          </w:pPr>
        </w:pPrChange>
      </w:pPr>
      <w:ins w:id="801" w:author="Chara Katiri" w:date="2015-05-08T18:58:00Z">
        <w:r w:rsidRPr="00F758B3">
          <w:rPr>
            <w:rFonts w:ascii="Times" w:hAnsi="Times" w:cs="Times New Roman"/>
            <w:noProof/>
            <w:color w:val="000000" w:themeColor="text1"/>
            <w:sz w:val="22"/>
            <w:szCs w:val="22"/>
            <w:lang w:val="en-GB"/>
            <w:rPrChange w:id="802" w:author="Chara Katiri" w:date="2015-05-12T13:05:00Z">
              <w:rPr>
                <w:rFonts w:ascii="Times" w:hAnsi="Times" w:cs="Times New Roman"/>
                <w:noProof/>
                <w:color w:val="000000" w:themeColor="text1"/>
                <w:lang w:val="en-GB"/>
              </w:rPr>
            </w:rPrChange>
          </w:rPr>
          <w:t>2.1.</w:t>
        </w:r>
        <w:r w:rsidRPr="00F758B3">
          <w:rPr>
            <w:rFonts w:ascii="Times" w:hAnsi="Times"/>
            <w:noProof/>
            <w:sz w:val="22"/>
            <w:szCs w:val="22"/>
            <w:lang w:val="en-GB" w:eastAsia="ja-JP"/>
            <w:rPrChange w:id="803" w:author="Chara Katiri" w:date="2015-05-12T13:05:00Z">
              <w:rPr>
                <w:noProof/>
                <w:lang w:val="en-GB" w:eastAsia="ja-JP"/>
              </w:rPr>
            </w:rPrChange>
          </w:rPr>
          <w:tab/>
        </w:r>
        <w:r w:rsidRPr="00F758B3">
          <w:rPr>
            <w:rFonts w:ascii="Times" w:hAnsi="Times" w:cs="Times New Roman"/>
            <w:noProof/>
            <w:sz w:val="22"/>
            <w:szCs w:val="22"/>
            <w:lang w:val="en-GB"/>
            <w:rPrChange w:id="804" w:author="Chara Katiri" w:date="2015-05-12T13:05:00Z">
              <w:rPr>
                <w:rFonts w:ascii="Times" w:hAnsi="Times" w:cs="Times New Roman"/>
                <w:noProof/>
                <w:lang w:val="en-GB"/>
              </w:rPr>
            </w:rPrChange>
          </w:rPr>
          <w:t>Background research</w:t>
        </w:r>
        <w:r w:rsidRPr="00F758B3">
          <w:rPr>
            <w:rFonts w:ascii="Times" w:hAnsi="Times"/>
            <w:noProof/>
            <w:sz w:val="22"/>
            <w:szCs w:val="22"/>
            <w:rPrChange w:id="805" w:author="Chara Katiri" w:date="2015-05-12T13:05:00Z">
              <w:rPr>
                <w:noProof/>
              </w:rPr>
            </w:rPrChange>
          </w:rPr>
          <w:tab/>
        </w:r>
        <w:r w:rsidRPr="00F758B3">
          <w:rPr>
            <w:rFonts w:ascii="Times" w:hAnsi="Times"/>
            <w:noProof/>
            <w:sz w:val="22"/>
            <w:szCs w:val="22"/>
            <w:rPrChange w:id="806" w:author="Chara Katiri" w:date="2015-05-12T13:05:00Z">
              <w:rPr>
                <w:noProof/>
              </w:rPr>
            </w:rPrChange>
          </w:rPr>
          <w:fldChar w:fldCharType="begin"/>
        </w:r>
        <w:r w:rsidRPr="00F758B3">
          <w:rPr>
            <w:rFonts w:ascii="Times" w:hAnsi="Times"/>
            <w:noProof/>
            <w:sz w:val="22"/>
            <w:szCs w:val="22"/>
            <w:rPrChange w:id="807" w:author="Chara Katiri" w:date="2015-05-12T13:05:00Z">
              <w:rPr>
                <w:noProof/>
              </w:rPr>
            </w:rPrChange>
          </w:rPr>
          <w:instrText xml:space="preserve"> PAGEREF _Toc292730842 \h </w:instrText>
        </w:r>
      </w:ins>
      <w:r w:rsidRPr="00F758B3">
        <w:rPr>
          <w:rFonts w:ascii="Times" w:hAnsi="Times"/>
          <w:noProof/>
          <w:sz w:val="22"/>
          <w:szCs w:val="22"/>
          <w:rPrChange w:id="808" w:author="Chara Katiri" w:date="2015-05-12T13:05:00Z">
            <w:rPr>
              <w:rFonts w:ascii="Times" w:hAnsi="Times"/>
              <w:noProof/>
            </w:rPr>
          </w:rPrChange>
        </w:rPr>
      </w:r>
      <w:r w:rsidRPr="00F758B3">
        <w:rPr>
          <w:rFonts w:ascii="Times" w:hAnsi="Times"/>
          <w:noProof/>
          <w:sz w:val="22"/>
          <w:szCs w:val="22"/>
          <w:rPrChange w:id="809" w:author="Chara Katiri" w:date="2015-05-12T13:05:00Z">
            <w:rPr>
              <w:noProof/>
            </w:rPr>
          </w:rPrChange>
        </w:rPr>
        <w:fldChar w:fldCharType="separate"/>
      </w:r>
      <w:ins w:id="810" w:author="Chara Katiri" w:date="2015-05-09T12:54:00Z">
        <w:r w:rsidR="00674DFB" w:rsidRPr="00F758B3">
          <w:rPr>
            <w:rFonts w:ascii="Times" w:hAnsi="Times"/>
            <w:noProof/>
            <w:sz w:val="22"/>
            <w:szCs w:val="22"/>
            <w:rPrChange w:id="811" w:author="Chara Katiri" w:date="2015-05-12T13:05:00Z">
              <w:rPr>
                <w:rFonts w:ascii="Times" w:hAnsi="Times"/>
                <w:noProof/>
              </w:rPr>
            </w:rPrChange>
          </w:rPr>
          <w:t>14</w:t>
        </w:r>
      </w:ins>
      <w:ins w:id="812" w:author="Chara Katiri" w:date="2015-05-08T18:58:00Z">
        <w:r w:rsidRPr="00F758B3">
          <w:rPr>
            <w:rFonts w:ascii="Times" w:hAnsi="Times"/>
            <w:noProof/>
            <w:sz w:val="22"/>
            <w:szCs w:val="22"/>
            <w:rPrChange w:id="813" w:author="Chara Katiri" w:date="2015-05-12T13:05:00Z">
              <w:rPr>
                <w:noProof/>
              </w:rPr>
            </w:rPrChange>
          </w:rPr>
          <w:fldChar w:fldCharType="end"/>
        </w:r>
      </w:ins>
    </w:p>
    <w:p w14:paraId="427F7067" w14:textId="77777777" w:rsidR="00CF5347" w:rsidRPr="00F758B3" w:rsidRDefault="00CF5347" w:rsidP="00F758B3">
      <w:pPr>
        <w:pStyle w:val="TOC2"/>
        <w:tabs>
          <w:tab w:val="left" w:pos="840"/>
          <w:tab w:val="right" w:leader="dot" w:pos="9010"/>
        </w:tabs>
        <w:spacing w:line="360" w:lineRule="auto"/>
        <w:contextualSpacing/>
        <w:jc w:val="both"/>
        <w:rPr>
          <w:ins w:id="814" w:author="Chara Katiri" w:date="2015-05-08T18:58:00Z"/>
          <w:rFonts w:ascii="Times" w:hAnsi="Times"/>
          <w:noProof/>
          <w:sz w:val="22"/>
          <w:szCs w:val="22"/>
          <w:lang w:val="en-GB" w:eastAsia="ja-JP"/>
          <w:rPrChange w:id="815" w:author="Chara Katiri" w:date="2015-05-12T13:05:00Z">
            <w:rPr>
              <w:ins w:id="816" w:author="Chara Katiri" w:date="2015-05-08T18:58:00Z"/>
              <w:noProof/>
              <w:lang w:val="en-GB" w:eastAsia="ja-JP"/>
            </w:rPr>
          </w:rPrChange>
        </w:rPr>
        <w:pPrChange w:id="817" w:author="Chara Katiri" w:date="2015-05-12T13:05:00Z">
          <w:pPr>
            <w:pStyle w:val="TOC2"/>
            <w:tabs>
              <w:tab w:val="left" w:pos="840"/>
              <w:tab w:val="right" w:leader="dot" w:pos="9010"/>
            </w:tabs>
          </w:pPr>
        </w:pPrChange>
      </w:pPr>
      <w:ins w:id="818" w:author="Chara Katiri" w:date="2015-05-08T18:58:00Z">
        <w:r w:rsidRPr="00F758B3">
          <w:rPr>
            <w:rFonts w:ascii="Times" w:hAnsi="Times" w:cs="Times New Roman"/>
            <w:noProof/>
            <w:color w:val="000000" w:themeColor="text1"/>
            <w:sz w:val="22"/>
            <w:szCs w:val="22"/>
            <w:lang w:val="en-GB"/>
            <w:rPrChange w:id="819" w:author="Chara Katiri" w:date="2015-05-12T13:05:00Z">
              <w:rPr>
                <w:rFonts w:ascii="Times" w:hAnsi="Times" w:cs="Times New Roman"/>
                <w:noProof/>
                <w:color w:val="000000" w:themeColor="text1"/>
                <w:lang w:val="en-GB"/>
              </w:rPr>
            </w:rPrChange>
          </w:rPr>
          <w:t>2.2.</w:t>
        </w:r>
        <w:r w:rsidRPr="00F758B3">
          <w:rPr>
            <w:rFonts w:ascii="Times" w:hAnsi="Times"/>
            <w:noProof/>
            <w:sz w:val="22"/>
            <w:szCs w:val="22"/>
            <w:lang w:val="en-GB" w:eastAsia="ja-JP"/>
            <w:rPrChange w:id="820" w:author="Chara Katiri" w:date="2015-05-12T13:05:00Z">
              <w:rPr>
                <w:noProof/>
                <w:lang w:val="en-GB" w:eastAsia="ja-JP"/>
              </w:rPr>
            </w:rPrChange>
          </w:rPr>
          <w:tab/>
        </w:r>
        <w:r w:rsidRPr="00F758B3">
          <w:rPr>
            <w:rFonts w:ascii="Times" w:hAnsi="Times" w:cs="Times New Roman"/>
            <w:noProof/>
            <w:sz w:val="22"/>
            <w:szCs w:val="22"/>
            <w:lang w:val="en-GB"/>
            <w:rPrChange w:id="821" w:author="Chara Katiri" w:date="2015-05-12T13:05:00Z">
              <w:rPr>
                <w:rFonts w:ascii="Times" w:hAnsi="Times" w:cs="Times New Roman"/>
                <w:noProof/>
                <w:lang w:val="en-GB"/>
              </w:rPr>
            </w:rPrChange>
          </w:rPr>
          <w:t>Tackling the problem</w:t>
        </w:r>
        <w:r w:rsidRPr="00F758B3">
          <w:rPr>
            <w:rFonts w:ascii="Times" w:hAnsi="Times"/>
            <w:noProof/>
            <w:sz w:val="22"/>
            <w:szCs w:val="22"/>
            <w:rPrChange w:id="822" w:author="Chara Katiri" w:date="2015-05-12T13:05:00Z">
              <w:rPr>
                <w:noProof/>
              </w:rPr>
            </w:rPrChange>
          </w:rPr>
          <w:tab/>
        </w:r>
        <w:r w:rsidRPr="00F758B3">
          <w:rPr>
            <w:rFonts w:ascii="Times" w:hAnsi="Times"/>
            <w:noProof/>
            <w:sz w:val="22"/>
            <w:szCs w:val="22"/>
            <w:rPrChange w:id="823" w:author="Chara Katiri" w:date="2015-05-12T13:05:00Z">
              <w:rPr>
                <w:noProof/>
              </w:rPr>
            </w:rPrChange>
          </w:rPr>
          <w:fldChar w:fldCharType="begin"/>
        </w:r>
        <w:r w:rsidRPr="00F758B3">
          <w:rPr>
            <w:rFonts w:ascii="Times" w:hAnsi="Times"/>
            <w:noProof/>
            <w:sz w:val="22"/>
            <w:szCs w:val="22"/>
            <w:rPrChange w:id="824" w:author="Chara Katiri" w:date="2015-05-12T13:05:00Z">
              <w:rPr>
                <w:noProof/>
              </w:rPr>
            </w:rPrChange>
          </w:rPr>
          <w:instrText xml:space="preserve"> PAGEREF _Toc292730843 \h </w:instrText>
        </w:r>
      </w:ins>
      <w:r w:rsidRPr="00F758B3">
        <w:rPr>
          <w:rFonts w:ascii="Times" w:hAnsi="Times"/>
          <w:noProof/>
          <w:sz w:val="22"/>
          <w:szCs w:val="22"/>
          <w:rPrChange w:id="825" w:author="Chara Katiri" w:date="2015-05-12T13:05:00Z">
            <w:rPr>
              <w:rFonts w:ascii="Times" w:hAnsi="Times"/>
              <w:noProof/>
            </w:rPr>
          </w:rPrChange>
        </w:rPr>
      </w:r>
      <w:r w:rsidRPr="00F758B3">
        <w:rPr>
          <w:rFonts w:ascii="Times" w:hAnsi="Times"/>
          <w:noProof/>
          <w:sz w:val="22"/>
          <w:szCs w:val="22"/>
          <w:rPrChange w:id="826" w:author="Chara Katiri" w:date="2015-05-12T13:05:00Z">
            <w:rPr>
              <w:noProof/>
            </w:rPr>
          </w:rPrChange>
        </w:rPr>
        <w:fldChar w:fldCharType="separate"/>
      </w:r>
      <w:ins w:id="827" w:author="Chara Katiri" w:date="2015-05-09T12:54:00Z">
        <w:r w:rsidR="00674DFB" w:rsidRPr="00F758B3">
          <w:rPr>
            <w:rFonts w:ascii="Times" w:hAnsi="Times"/>
            <w:noProof/>
            <w:sz w:val="22"/>
            <w:szCs w:val="22"/>
            <w:rPrChange w:id="828" w:author="Chara Katiri" w:date="2015-05-12T13:05:00Z">
              <w:rPr>
                <w:rFonts w:ascii="Times" w:hAnsi="Times"/>
                <w:noProof/>
              </w:rPr>
            </w:rPrChange>
          </w:rPr>
          <w:t>19</w:t>
        </w:r>
      </w:ins>
      <w:ins w:id="829" w:author="Chara Katiri" w:date="2015-05-08T18:58:00Z">
        <w:r w:rsidRPr="00F758B3">
          <w:rPr>
            <w:rFonts w:ascii="Times" w:hAnsi="Times"/>
            <w:noProof/>
            <w:sz w:val="22"/>
            <w:szCs w:val="22"/>
            <w:rPrChange w:id="830" w:author="Chara Katiri" w:date="2015-05-12T13:05:00Z">
              <w:rPr>
                <w:noProof/>
              </w:rPr>
            </w:rPrChange>
          </w:rPr>
          <w:fldChar w:fldCharType="end"/>
        </w:r>
      </w:ins>
    </w:p>
    <w:p w14:paraId="2E07E5B4" w14:textId="77777777" w:rsidR="00CF5347" w:rsidRPr="00F758B3" w:rsidRDefault="00CF5347" w:rsidP="00F758B3">
      <w:pPr>
        <w:pStyle w:val="TOC2"/>
        <w:tabs>
          <w:tab w:val="left" w:pos="840"/>
          <w:tab w:val="right" w:leader="dot" w:pos="9010"/>
        </w:tabs>
        <w:spacing w:line="360" w:lineRule="auto"/>
        <w:contextualSpacing/>
        <w:jc w:val="both"/>
        <w:rPr>
          <w:ins w:id="831" w:author="Chara Katiri" w:date="2015-05-08T18:58:00Z"/>
          <w:rFonts w:ascii="Times" w:hAnsi="Times"/>
          <w:noProof/>
          <w:sz w:val="22"/>
          <w:szCs w:val="22"/>
          <w:lang w:val="en-GB" w:eastAsia="ja-JP"/>
          <w:rPrChange w:id="832" w:author="Chara Katiri" w:date="2015-05-12T13:05:00Z">
            <w:rPr>
              <w:ins w:id="833" w:author="Chara Katiri" w:date="2015-05-08T18:58:00Z"/>
              <w:noProof/>
              <w:lang w:val="en-GB" w:eastAsia="ja-JP"/>
            </w:rPr>
          </w:rPrChange>
        </w:rPr>
        <w:pPrChange w:id="834" w:author="Chara Katiri" w:date="2015-05-12T13:05:00Z">
          <w:pPr>
            <w:pStyle w:val="TOC2"/>
            <w:tabs>
              <w:tab w:val="left" w:pos="840"/>
              <w:tab w:val="right" w:leader="dot" w:pos="9010"/>
            </w:tabs>
          </w:pPr>
        </w:pPrChange>
      </w:pPr>
      <w:ins w:id="835" w:author="Chara Katiri" w:date="2015-05-08T18:58:00Z">
        <w:r w:rsidRPr="00F758B3">
          <w:rPr>
            <w:rFonts w:ascii="Times" w:hAnsi="Times" w:cs="Times New Roman"/>
            <w:noProof/>
            <w:color w:val="000000" w:themeColor="text1"/>
            <w:sz w:val="22"/>
            <w:szCs w:val="22"/>
            <w:lang w:val="en-GB"/>
            <w:rPrChange w:id="836" w:author="Chara Katiri" w:date="2015-05-12T13:05:00Z">
              <w:rPr>
                <w:rFonts w:ascii="Times" w:hAnsi="Times" w:cs="Times New Roman"/>
                <w:noProof/>
                <w:color w:val="000000" w:themeColor="text1"/>
                <w:lang w:val="en-GB"/>
              </w:rPr>
            </w:rPrChange>
          </w:rPr>
          <w:t>2.3.</w:t>
        </w:r>
        <w:r w:rsidRPr="00F758B3">
          <w:rPr>
            <w:rFonts w:ascii="Times" w:hAnsi="Times"/>
            <w:noProof/>
            <w:sz w:val="22"/>
            <w:szCs w:val="22"/>
            <w:lang w:val="en-GB" w:eastAsia="ja-JP"/>
            <w:rPrChange w:id="837" w:author="Chara Katiri" w:date="2015-05-12T13:05:00Z">
              <w:rPr>
                <w:noProof/>
                <w:lang w:val="en-GB" w:eastAsia="ja-JP"/>
              </w:rPr>
            </w:rPrChange>
          </w:rPr>
          <w:tab/>
        </w:r>
        <w:r w:rsidRPr="00F758B3">
          <w:rPr>
            <w:rFonts w:ascii="Times" w:hAnsi="Times" w:cs="Times New Roman"/>
            <w:noProof/>
            <w:sz w:val="22"/>
            <w:szCs w:val="22"/>
            <w:lang w:val="en-GB"/>
            <w:rPrChange w:id="838" w:author="Chara Katiri" w:date="2015-05-12T13:05:00Z">
              <w:rPr>
                <w:rFonts w:ascii="Times" w:hAnsi="Times" w:cs="Times New Roman"/>
                <w:noProof/>
                <w:lang w:val="en-GB"/>
              </w:rPr>
            </w:rPrChange>
          </w:rPr>
          <w:t>Acceptance and usability concerns</w:t>
        </w:r>
        <w:r w:rsidRPr="00F758B3">
          <w:rPr>
            <w:rFonts w:ascii="Times" w:hAnsi="Times"/>
            <w:noProof/>
            <w:sz w:val="22"/>
            <w:szCs w:val="22"/>
            <w:rPrChange w:id="839" w:author="Chara Katiri" w:date="2015-05-12T13:05:00Z">
              <w:rPr>
                <w:noProof/>
              </w:rPr>
            </w:rPrChange>
          </w:rPr>
          <w:tab/>
        </w:r>
        <w:r w:rsidRPr="00F758B3">
          <w:rPr>
            <w:rFonts w:ascii="Times" w:hAnsi="Times"/>
            <w:noProof/>
            <w:sz w:val="22"/>
            <w:szCs w:val="22"/>
            <w:rPrChange w:id="840" w:author="Chara Katiri" w:date="2015-05-12T13:05:00Z">
              <w:rPr>
                <w:noProof/>
              </w:rPr>
            </w:rPrChange>
          </w:rPr>
          <w:fldChar w:fldCharType="begin"/>
        </w:r>
        <w:r w:rsidRPr="00F758B3">
          <w:rPr>
            <w:rFonts w:ascii="Times" w:hAnsi="Times"/>
            <w:noProof/>
            <w:sz w:val="22"/>
            <w:szCs w:val="22"/>
            <w:rPrChange w:id="841" w:author="Chara Katiri" w:date="2015-05-12T13:05:00Z">
              <w:rPr>
                <w:noProof/>
              </w:rPr>
            </w:rPrChange>
          </w:rPr>
          <w:instrText xml:space="preserve"> PAGEREF _Toc292730844 \h </w:instrText>
        </w:r>
      </w:ins>
      <w:r w:rsidRPr="00F758B3">
        <w:rPr>
          <w:rFonts w:ascii="Times" w:hAnsi="Times"/>
          <w:noProof/>
          <w:sz w:val="22"/>
          <w:szCs w:val="22"/>
          <w:rPrChange w:id="842" w:author="Chara Katiri" w:date="2015-05-12T13:05:00Z">
            <w:rPr>
              <w:rFonts w:ascii="Times" w:hAnsi="Times"/>
              <w:noProof/>
            </w:rPr>
          </w:rPrChange>
        </w:rPr>
      </w:r>
      <w:r w:rsidRPr="00F758B3">
        <w:rPr>
          <w:rFonts w:ascii="Times" w:hAnsi="Times"/>
          <w:noProof/>
          <w:sz w:val="22"/>
          <w:szCs w:val="22"/>
          <w:rPrChange w:id="843" w:author="Chara Katiri" w:date="2015-05-12T13:05:00Z">
            <w:rPr>
              <w:noProof/>
            </w:rPr>
          </w:rPrChange>
        </w:rPr>
        <w:fldChar w:fldCharType="separate"/>
      </w:r>
      <w:ins w:id="844" w:author="Chara Katiri" w:date="2015-05-09T12:54:00Z">
        <w:r w:rsidR="00674DFB" w:rsidRPr="00F758B3">
          <w:rPr>
            <w:rFonts w:ascii="Times" w:hAnsi="Times"/>
            <w:noProof/>
            <w:sz w:val="22"/>
            <w:szCs w:val="22"/>
            <w:rPrChange w:id="845" w:author="Chara Katiri" w:date="2015-05-12T13:05:00Z">
              <w:rPr>
                <w:rFonts w:ascii="Times" w:hAnsi="Times"/>
                <w:noProof/>
              </w:rPr>
            </w:rPrChange>
          </w:rPr>
          <w:t>19</w:t>
        </w:r>
      </w:ins>
      <w:ins w:id="846" w:author="Chara Katiri" w:date="2015-05-08T18:58:00Z">
        <w:r w:rsidRPr="00F758B3">
          <w:rPr>
            <w:rFonts w:ascii="Times" w:hAnsi="Times"/>
            <w:noProof/>
            <w:sz w:val="22"/>
            <w:szCs w:val="22"/>
            <w:rPrChange w:id="847" w:author="Chara Katiri" w:date="2015-05-12T13:05:00Z">
              <w:rPr>
                <w:noProof/>
              </w:rPr>
            </w:rPrChange>
          </w:rPr>
          <w:fldChar w:fldCharType="end"/>
        </w:r>
      </w:ins>
    </w:p>
    <w:p w14:paraId="0003EC68" w14:textId="77777777" w:rsidR="00CF5347" w:rsidRPr="00F758B3" w:rsidRDefault="00CF5347" w:rsidP="00F758B3">
      <w:pPr>
        <w:pStyle w:val="TOC2"/>
        <w:tabs>
          <w:tab w:val="left" w:pos="840"/>
          <w:tab w:val="right" w:leader="dot" w:pos="9010"/>
        </w:tabs>
        <w:spacing w:line="360" w:lineRule="auto"/>
        <w:contextualSpacing/>
        <w:jc w:val="both"/>
        <w:rPr>
          <w:ins w:id="848" w:author="Chara Katiri" w:date="2015-05-08T18:58:00Z"/>
          <w:rFonts w:ascii="Times" w:hAnsi="Times"/>
          <w:noProof/>
          <w:sz w:val="22"/>
          <w:szCs w:val="22"/>
          <w:lang w:val="en-GB" w:eastAsia="ja-JP"/>
          <w:rPrChange w:id="849" w:author="Chara Katiri" w:date="2015-05-12T13:05:00Z">
            <w:rPr>
              <w:ins w:id="850" w:author="Chara Katiri" w:date="2015-05-08T18:58:00Z"/>
              <w:noProof/>
              <w:lang w:val="en-GB" w:eastAsia="ja-JP"/>
            </w:rPr>
          </w:rPrChange>
        </w:rPr>
        <w:pPrChange w:id="851" w:author="Chara Katiri" w:date="2015-05-12T13:05:00Z">
          <w:pPr>
            <w:pStyle w:val="TOC2"/>
            <w:tabs>
              <w:tab w:val="left" w:pos="840"/>
              <w:tab w:val="right" w:leader="dot" w:pos="9010"/>
            </w:tabs>
          </w:pPr>
        </w:pPrChange>
      </w:pPr>
      <w:ins w:id="852" w:author="Chara Katiri" w:date="2015-05-08T18:58:00Z">
        <w:r w:rsidRPr="00F758B3">
          <w:rPr>
            <w:rFonts w:ascii="Times" w:hAnsi="Times" w:cs="Times New Roman"/>
            <w:noProof/>
            <w:color w:val="000000" w:themeColor="text1"/>
            <w:sz w:val="22"/>
            <w:szCs w:val="22"/>
            <w:lang w:val="en-GB"/>
            <w:rPrChange w:id="853" w:author="Chara Katiri" w:date="2015-05-12T13:05:00Z">
              <w:rPr>
                <w:rFonts w:ascii="Times" w:hAnsi="Times" w:cs="Times New Roman"/>
                <w:noProof/>
                <w:color w:val="000000" w:themeColor="text1"/>
                <w:lang w:val="en-GB"/>
              </w:rPr>
            </w:rPrChange>
          </w:rPr>
          <w:t>2.4.</w:t>
        </w:r>
        <w:r w:rsidRPr="00F758B3">
          <w:rPr>
            <w:rFonts w:ascii="Times" w:hAnsi="Times"/>
            <w:noProof/>
            <w:sz w:val="22"/>
            <w:szCs w:val="22"/>
            <w:lang w:val="en-GB" w:eastAsia="ja-JP"/>
            <w:rPrChange w:id="854" w:author="Chara Katiri" w:date="2015-05-12T13:05:00Z">
              <w:rPr>
                <w:noProof/>
                <w:lang w:val="en-GB" w:eastAsia="ja-JP"/>
              </w:rPr>
            </w:rPrChange>
          </w:rPr>
          <w:tab/>
        </w:r>
        <w:r w:rsidRPr="00F758B3">
          <w:rPr>
            <w:rFonts w:ascii="Times" w:hAnsi="Times" w:cs="Times New Roman"/>
            <w:noProof/>
            <w:sz w:val="22"/>
            <w:szCs w:val="22"/>
            <w:lang w:val="en-GB"/>
            <w:rPrChange w:id="855" w:author="Chara Katiri" w:date="2015-05-12T13:05:00Z">
              <w:rPr>
                <w:rFonts w:ascii="Times" w:hAnsi="Times" w:cs="Times New Roman"/>
                <w:noProof/>
                <w:lang w:val="en-GB"/>
              </w:rPr>
            </w:rPrChange>
          </w:rPr>
          <w:t>Research on technology</w:t>
        </w:r>
        <w:r w:rsidRPr="00F758B3">
          <w:rPr>
            <w:rFonts w:ascii="Times" w:hAnsi="Times"/>
            <w:noProof/>
            <w:sz w:val="22"/>
            <w:szCs w:val="22"/>
            <w:rPrChange w:id="856" w:author="Chara Katiri" w:date="2015-05-12T13:05:00Z">
              <w:rPr>
                <w:noProof/>
              </w:rPr>
            </w:rPrChange>
          </w:rPr>
          <w:tab/>
        </w:r>
        <w:r w:rsidRPr="00F758B3">
          <w:rPr>
            <w:rFonts w:ascii="Times" w:hAnsi="Times"/>
            <w:noProof/>
            <w:sz w:val="22"/>
            <w:szCs w:val="22"/>
            <w:rPrChange w:id="857" w:author="Chara Katiri" w:date="2015-05-12T13:05:00Z">
              <w:rPr>
                <w:noProof/>
              </w:rPr>
            </w:rPrChange>
          </w:rPr>
          <w:fldChar w:fldCharType="begin"/>
        </w:r>
        <w:r w:rsidRPr="00F758B3">
          <w:rPr>
            <w:rFonts w:ascii="Times" w:hAnsi="Times"/>
            <w:noProof/>
            <w:sz w:val="22"/>
            <w:szCs w:val="22"/>
            <w:rPrChange w:id="858" w:author="Chara Katiri" w:date="2015-05-12T13:05:00Z">
              <w:rPr>
                <w:noProof/>
              </w:rPr>
            </w:rPrChange>
          </w:rPr>
          <w:instrText xml:space="preserve"> PAGEREF _Toc292730845 \h </w:instrText>
        </w:r>
      </w:ins>
      <w:r w:rsidRPr="00F758B3">
        <w:rPr>
          <w:rFonts w:ascii="Times" w:hAnsi="Times"/>
          <w:noProof/>
          <w:sz w:val="22"/>
          <w:szCs w:val="22"/>
          <w:rPrChange w:id="859" w:author="Chara Katiri" w:date="2015-05-12T13:05:00Z">
            <w:rPr>
              <w:rFonts w:ascii="Times" w:hAnsi="Times"/>
              <w:noProof/>
            </w:rPr>
          </w:rPrChange>
        </w:rPr>
      </w:r>
      <w:r w:rsidRPr="00F758B3">
        <w:rPr>
          <w:rFonts w:ascii="Times" w:hAnsi="Times"/>
          <w:noProof/>
          <w:sz w:val="22"/>
          <w:szCs w:val="22"/>
          <w:rPrChange w:id="860" w:author="Chara Katiri" w:date="2015-05-12T13:05:00Z">
            <w:rPr>
              <w:noProof/>
            </w:rPr>
          </w:rPrChange>
        </w:rPr>
        <w:fldChar w:fldCharType="separate"/>
      </w:r>
      <w:ins w:id="861" w:author="Chara Katiri" w:date="2015-05-09T12:54:00Z">
        <w:r w:rsidR="00674DFB" w:rsidRPr="00F758B3">
          <w:rPr>
            <w:rFonts w:ascii="Times" w:hAnsi="Times"/>
            <w:noProof/>
            <w:sz w:val="22"/>
            <w:szCs w:val="22"/>
            <w:rPrChange w:id="862" w:author="Chara Katiri" w:date="2015-05-12T13:05:00Z">
              <w:rPr>
                <w:rFonts w:ascii="Times" w:hAnsi="Times"/>
                <w:noProof/>
              </w:rPr>
            </w:rPrChange>
          </w:rPr>
          <w:t>20</w:t>
        </w:r>
      </w:ins>
      <w:ins w:id="863" w:author="Chara Katiri" w:date="2015-05-08T18:58:00Z">
        <w:r w:rsidRPr="00F758B3">
          <w:rPr>
            <w:rFonts w:ascii="Times" w:hAnsi="Times"/>
            <w:noProof/>
            <w:sz w:val="22"/>
            <w:szCs w:val="22"/>
            <w:rPrChange w:id="864" w:author="Chara Katiri" w:date="2015-05-12T13:05:00Z">
              <w:rPr>
                <w:noProof/>
              </w:rPr>
            </w:rPrChange>
          </w:rPr>
          <w:fldChar w:fldCharType="end"/>
        </w:r>
      </w:ins>
    </w:p>
    <w:p w14:paraId="3191063B" w14:textId="77777777" w:rsidR="00CF5347" w:rsidRPr="00F758B3" w:rsidRDefault="00CF5347" w:rsidP="00F758B3">
      <w:pPr>
        <w:pStyle w:val="TOC2"/>
        <w:tabs>
          <w:tab w:val="left" w:pos="1020"/>
          <w:tab w:val="right" w:leader="dot" w:pos="9010"/>
        </w:tabs>
        <w:spacing w:line="360" w:lineRule="auto"/>
        <w:contextualSpacing/>
        <w:jc w:val="both"/>
        <w:rPr>
          <w:ins w:id="865" w:author="Chara Katiri" w:date="2015-05-08T18:58:00Z"/>
          <w:rFonts w:ascii="Times" w:hAnsi="Times"/>
          <w:noProof/>
          <w:sz w:val="22"/>
          <w:szCs w:val="22"/>
          <w:lang w:val="en-GB" w:eastAsia="ja-JP"/>
          <w:rPrChange w:id="866" w:author="Chara Katiri" w:date="2015-05-12T13:05:00Z">
            <w:rPr>
              <w:ins w:id="867" w:author="Chara Katiri" w:date="2015-05-08T18:58:00Z"/>
              <w:noProof/>
              <w:lang w:val="en-GB" w:eastAsia="ja-JP"/>
            </w:rPr>
          </w:rPrChange>
        </w:rPr>
        <w:pPrChange w:id="868" w:author="Chara Katiri" w:date="2015-05-12T13:05:00Z">
          <w:pPr>
            <w:pStyle w:val="TOC2"/>
            <w:tabs>
              <w:tab w:val="left" w:pos="1020"/>
              <w:tab w:val="right" w:leader="dot" w:pos="9010"/>
            </w:tabs>
          </w:pPr>
        </w:pPrChange>
      </w:pPr>
      <w:ins w:id="869" w:author="Chara Katiri" w:date="2015-05-08T18:58:00Z">
        <w:r w:rsidRPr="00F758B3">
          <w:rPr>
            <w:rFonts w:ascii="Times" w:hAnsi="Times" w:cs="Times New Roman"/>
            <w:noProof/>
            <w:sz w:val="22"/>
            <w:szCs w:val="22"/>
            <w:lang w:val="en-GB"/>
            <w:rPrChange w:id="870" w:author="Chara Katiri" w:date="2015-05-12T13:05:00Z">
              <w:rPr>
                <w:rFonts w:ascii="Times" w:hAnsi="Times" w:cs="Times New Roman"/>
                <w:noProof/>
                <w:lang w:val="en-GB"/>
              </w:rPr>
            </w:rPrChange>
          </w:rPr>
          <w:t>2.4.1.</w:t>
        </w:r>
        <w:r w:rsidRPr="00F758B3">
          <w:rPr>
            <w:rFonts w:ascii="Times" w:hAnsi="Times"/>
            <w:noProof/>
            <w:sz w:val="22"/>
            <w:szCs w:val="22"/>
            <w:lang w:val="en-GB" w:eastAsia="ja-JP"/>
            <w:rPrChange w:id="871" w:author="Chara Katiri" w:date="2015-05-12T13:05:00Z">
              <w:rPr>
                <w:noProof/>
                <w:lang w:val="en-GB" w:eastAsia="ja-JP"/>
              </w:rPr>
            </w:rPrChange>
          </w:rPr>
          <w:tab/>
        </w:r>
        <w:r w:rsidRPr="00F758B3">
          <w:rPr>
            <w:rFonts w:ascii="Times" w:hAnsi="Times" w:cs="Times New Roman"/>
            <w:noProof/>
            <w:sz w:val="22"/>
            <w:szCs w:val="22"/>
            <w:lang w:val="en-GB"/>
            <w:rPrChange w:id="872" w:author="Chara Katiri" w:date="2015-05-12T13:05:00Z">
              <w:rPr>
                <w:rFonts w:ascii="Times" w:hAnsi="Times" w:cs="Times New Roman"/>
                <w:noProof/>
                <w:lang w:val="en-GB"/>
              </w:rPr>
            </w:rPrChange>
          </w:rPr>
          <w:t>Types of MVC Frameworks</w:t>
        </w:r>
        <w:r w:rsidRPr="00F758B3">
          <w:rPr>
            <w:rFonts w:ascii="Times" w:hAnsi="Times"/>
            <w:noProof/>
            <w:sz w:val="22"/>
            <w:szCs w:val="22"/>
            <w:rPrChange w:id="873" w:author="Chara Katiri" w:date="2015-05-12T13:05:00Z">
              <w:rPr>
                <w:noProof/>
              </w:rPr>
            </w:rPrChange>
          </w:rPr>
          <w:tab/>
        </w:r>
        <w:r w:rsidRPr="00F758B3">
          <w:rPr>
            <w:rFonts w:ascii="Times" w:hAnsi="Times"/>
            <w:noProof/>
            <w:sz w:val="22"/>
            <w:szCs w:val="22"/>
            <w:rPrChange w:id="874" w:author="Chara Katiri" w:date="2015-05-12T13:05:00Z">
              <w:rPr>
                <w:noProof/>
              </w:rPr>
            </w:rPrChange>
          </w:rPr>
          <w:fldChar w:fldCharType="begin"/>
        </w:r>
        <w:r w:rsidRPr="00F758B3">
          <w:rPr>
            <w:rFonts w:ascii="Times" w:hAnsi="Times"/>
            <w:noProof/>
            <w:sz w:val="22"/>
            <w:szCs w:val="22"/>
            <w:rPrChange w:id="875" w:author="Chara Katiri" w:date="2015-05-12T13:05:00Z">
              <w:rPr>
                <w:noProof/>
              </w:rPr>
            </w:rPrChange>
          </w:rPr>
          <w:instrText xml:space="preserve"> PAGEREF _Toc292730846 \h </w:instrText>
        </w:r>
      </w:ins>
      <w:r w:rsidRPr="00F758B3">
        <w:rPr>
          <w:rFonts w:ascii="Times" w:hAnsi="Times"/>
          <w:noProof/>
          <w:sz w:val="22"/>
          <w:szCs w:val="22"/>
          <w:rPrChange w:id="876" w:author="Chara Katiri" w:date="2015-05-12T13:05:00Z">
            <w:rPr>
              <w:rFonts w:ascii="Times" w:hAnsi="Times"/>
              <w:noProof/>
            </w:rPr>
          </w:rPrChange>
        </w:rPr>
      </w:r>
      <w:r w:rsidRPr="00F758B3">
        <w:rPr>
          <w:rFonts w:ascii="Times" w:hAnsi="Times"/>
          <w:noProof/>
          <w:sz w:val="22"/>
          <w:szCs w:val="22"/>
          <w:rPrChange w:id="877" w:author="Chara Katiri" w:date="2015-05-12T13:05:00Z">
            <w:rPr>
              <w:noProof/>
            </w:rPr>
          </w:rPrChange>
        </w:rPr>
        <w:fldChar w:fldCharType="separate"/>
      </w:r>
      <w:ins w:id="878" w:author="Chara Katiri" w:date="2015-05-09T12:54:00Z">
        <w:r w:rsidR="00674DFB" w:rsidRPr="00F758B3">
          <w:rPr>
            <w:rFonts w:ascii="Times" w:hAnsi="Times"/>
            <w:noProof/>
            <w:sz w:val="22"/>
            <w:szCs w:val="22"/>
            <w:rPrChange w:id="879" w:author="Chara Katiri" w:date="2015-05-12T13:05:00Z">
              <w:rPr>
                <w:rFonts w:ascii="Times" w:hAnsi="Times"/>
                <w:noProof/>
              </w:rPr>
            </w:rPrChange>
          </w:rPr>
          <w:t>20</w:t>
        </w:r>
      </w:ins>
      <w:ins w:id="880" w:author="Chara Katiri" w:date="2015-05-08T18:58:00Z">
        <w:r w:rsidRPr="00F758B3">
          <w:rPr>
            <w:rFonts w:ascii="Times" w:hAnsi="Times"/>
            <w:noProof/>
            <w:sz w:val="22"/>
            <w:szCs w:val="22"/>
            <w:rPrChange w:id="881" w:author="Chara Katiri" w:date="2015-05-12T13:05:00Z">
              <w:rPr>
                <w:noProof/>
              </w:rPr>
            </w:rPrChange>
          </w:rPr>
          <w:fldChar w:fldCharType="end"/>
        </w:r>
      </w:ins>
    </w:p>
    <w:p w14:paraId="23A8E4F8" w14:textId="77777777" w:rsidR="00CF5347" w:rsidRPr="00F758B3" w:rsidRDefault="00CF5347" w:rsidP="00F758B3">
      <w:pPr>
        <w:pStyle w:val="TOC2"/>
        <w:tabs>
          <w:tab w:val="left" w:pos="840"/>
          <w:tab w:val="right" w:leader="dot" w:pos="9010"/>
        </w:tabs>
        <w:spacing w:line="360" w:lineRule="auto"/>
        <w:contextualSpacing/>
        <w:jc w:val="both"/>
        <w:rPr>
          <w:ins w:id="882" w:author="Chara Katiri" w:date="2015-05-08T18:58:00Z"/>
          <w:rFonts w:ascii="Times" w:hAnsi="Times"/>
          <w:noProof/>
          <w:sz w:val="22"/>
          <w:szCs w:val="22"/>
          <w:lang w:val="en-GB" w:eastAsia="ja-JP"/>
          <w:rPrChange w:id="883" w:author="Chara Katiri" w:date="2015-05-12T13:05:00Z">
            <w:rPr>
              <w:ins w:id="884" w:author="Chara Katiri" w:date="2015-05-08T18:58:00Z"/>
              <w:noProof/>
              <w:lang w:val="en-GB" w:eastAsia="ja-JP"/>
            </w:rPr>
          </w:rPrChange>
        </w:rPr>
        <w:pPrChange w:id="885" w:author="Chara Katiri" w:date="2015-05-12T13:05:00Z">
          <w:pPr>
            <w:pStyle w:val="TOC2"/>
            <w:tabs>
              <w:tab w:val="left" w:pos="840"/>
              <w:tab w:val="right" w:leader="dot" w:pos="9010"/>
            </w:tabs>
          </w:pPr>
        </w:pPrChange>
      </w:pPr>
      <w:ins w:id="886" w:author="Chara Katiri" w:date="2015-05-08T18:58:00Z">
        <w:r w:rsidRPr="00F758B3">
          <w:rPr>
            <w:rFonts w:ascii="Times" w:hAnsi="Times" w:cs="Times New Roman"/>
            <w:noProof/>
            <w:color w:val="000000" w:themeColor="text1"/>
            <w:sz w:val="22"/>
            <w:szCs w:val="22"/>
            <w:lang w:val="en-GB"/>
            <w:rPrChange w:id="887" w:author="Chara Katiri" w:date="2015-05-12T13:05:00Z">
              <w:rPr>
                <w:rFonts w:ascii="Times" w:hAnsi="Times" w:cs="Times New Roman"/>
                <w:noProof/>
                <w:color w:val="000000" w:themeColor="text1"/>
                <w:lang w:val="en-GB"/>
              </w:rPr>
            </w:rPrChange>
          </w:rPr>
          <w:t>2.5.</w:t>
        </w:r>
        <w:r w:rsidRPr="00F758B3">
          <w:rPr>
            <w:rFonts w:ascii="Times" w:hAnsi="Times"/>
            <w:noProof/>
            <w:sz w:val="22"/>
            <w:szCs w:val="22"/>
            <w:lang w:val="en-GB" w:eastAsia="ja-JP"/>
            <w:rPrChange w:id="888" w:author="Chara Katiri" w:date="2015-05-12T13:05:00Z">
              <w:rPr>
                <w:noProof/>
                <w:lang w:val="en-GB" w:eastAsia="ja-JP"/>
              </w:rPr>
            </w:rPrChange>
          </w:rPr>
          <w:tab/>
        </w:r>
        <w:r w:rsidRPr="00F758B3">
          <w:rPr>
            <w:rFonts w:ascii="Times" w:hAnsi="Times" w:cs="Times New Roman"/>
            <w:noProof/>
            <w:sz w:val="22"/>
            <w:szCs w:val="22"/>
            <w:lang w:val="en-GB"/>
            <w:rPrChange w:id="889" w:author="Chara Katiri" w:date="2015-05-12T13:05:00Z">
              <w:rPr>
                <w:rFonts w:ascii="Times" w:hAnsi="Times" w:cs="Times New Roman"/>
                <w:noProof/>
                <w:lang w:val="en-GB"/>
              </w:rPr>
            </w:rPrChange>
          </w:rPr>
          <w:t>Spring MVC Framework</w:t>
        </w:r>
        <w:r w:rsidRPr="00F758B3">
          <w:rPr>
            <w:rFonts w:ascii="Times" w:hAnsi="Times"/>
            <w:noProof/>
            <w:sz w:val="22"/>
            <w:szCs w:val="22"/>
            <w:rPrChange w:id="890" w:author="Chara Katiri" w:date="2015-05-12T13:05:00Z">
              <w:rPr>
                <w:noProof/>
              </w:rPr>
            </w:rPrChange>
          </w:rPr>
          <w:tab/>
        </w:r>
        <w:r w:rsidRPr="00F758B3">
          <w:rPr>
            <w:rFonts w:ascii="Times" w:hAnsi="Times"/>
            <w:noProof/>
            <w:sz w:val="22"/>
            <w:szCs w:val="22"/>
            <w:rPrChange w:id="891" w:author="Chara Katiri" w:date="2015-05-12T13:05:00Z">
              <w:rPr>
                <w:noProof/>
              </w:rPr>
            </w:rPrChange>
          </w:rPr>
          <w:fldChar w:fldCharType="begin"/>
        </w:r>
        <w:r w:rsidRPr="00F758B3">
          <w:rPr>
            <w:rFonts w:ascii="Times" w:hAnsi="Times"/>
            <w:noProof/>
            <w:sz w:val="22"/>
            <w:szCs w:val="22"/>
            <w:rPrChange w:id="892" w:author="Chara Katiri" w:date="2015-05-12T13:05:00Z">
              <w:rPr>
                <w:noProof/>
              </w:rPr>
            </w:rPrChange>
          </w:rPr>
          <w:instrText xml:space="preserve"> PAGEREF _Toc292730847 \h </w:instrText>
        </w:r>
      </w:ins>
      <w:r w:rsidRPr="00F758B3">
        <w:rPr>
          <w:rFonts w:ascii="Times" w:hAnsi="Times"/>
          <w:noProof/>
          <w:sz w:val="22"/>
          <w:szCs w:val="22"/>
          <w:rPrChange w:id="893" w:author="Chara Katiri" w:date="2015-05-12T13:05:00Z">
            <w:rPr>
              <w:rFonts w:ascii="Times" w:hAnsi="Times"/>
              <w:noProof/>
            </w:rPr>
          </w:rPrChange>
        </w:rPr>
      </w:r>
      <w:r w:rsidRPr="00F758B3">
        <w:rPr>
          <w:rFonts w:ascii="Times" w:hAnsi="Times"/>
          <w:noProof/>
          <w:sz w:val="22"/>
          <w:szCs w:val="22"/>
          <w:rPrChange w:id="894" w:author="Chara Katiri" w:date="2015-05-12T13:05:00Z">
            <w:rPr>
              <w:noProof/>
            </w:rPr>
          </w:rPrChange>
        </w:rPr>
        <w:fldChar w:fldCharType="separate"/>
      </w:r>
      <w:ins w:id="895" w:author="Chara Katiri" w:date="2015-05-09T12:54:00Z">
        <w:r w:rsidR="00674DFB" w:rsidRPr="00F758B3">
          <w:rPr>
            <w:rFonts w:ascii="Times" w:hAnsi="Times"/>
            <w:noProof/>
            <w:sz w:val="22"/>
            <w:szCs w:val="22"/>
            <w:rPrChange w:id="896" w:author="Chara Katiri" w:date="2015-05-12T13:05:00Z">
              <w:rPr>
                <w:rFonts w:ascii="Times" w:hAnsi="Times"/>
                <w:noProof/>
              </w:rPr>
            </w:rPrChange>
          </w:rPr>
          <w:t>22</w:t>
        </w:r>
      </w:ins>
      <w:ins w:id="897" w:author="Chara Katiri" w:date="2015-05-08T18:58:00Z">
        <w:r w:rsidRPr="00F758B3">
          <w:rPr>
            <w:rFonts w:ascii="Times" w:hAnsi="Times"/>
            <w:noProof/>
            <w:sz w:val="22"/>
            <w:szCs w:val="22"/>
            <w:rPrChange w:id="898" w:author="Chara Katiri" w:date="2015-05-12T13:05:00Z">
              <w:rPr>
                <w:noProof/>
              </w:rPr>
            </w:rPrChange>
          </w:rPr>
          <w:fldChar w:fldCharType="end"/>
        </w:r>
      </w:ins>
    </w:p>
    <w:p w14:paraId="2164D619" w14:textId="77777777" w:rsidR="00CF5347" w:rsidRPr="00F758B3" w:rsidRDefault="00CF5347" w:rsidP="00F758B3">
      <w:pPr>
        <w:pStyle w:val="TOC2"/>
        <w:tabs>
          <w:tab w:val="left" w:pos="1020"/>
          <w:tab w:val="right" w:leader="dot" w:pos="9010"/>
        </w:tabs>
        <w:spacing w:line="360" w:lineRule="auto"/>
        <w:contextualSpacing/>
        <w:jc w:val="both"/>
        <w:rPr>
          <w:ins w:id="899" w:author="Chara Katiri" w:date="2015-05-08T18:58:00Z"/>
          <w:rFonts w:ascii="Times" w:hAnsi="Times"/>
          <w:noProof/>
          <w:sz w:val="22"/>
          <w:szCs w:val="22"/>
          <w:lang w:val="en-GB" w:eastAsia="ja-JP"/>
          <w:rPrChange w:id="900" w:author="Chara Katiri" w:date="2015-05-12T13:05:00Z">
            <w:rPr>
              <w:ins w:id="901" w:author="Chara Katiri" w:date="2015-05-08T18:58:00Z"/>
              <w:noProof/>
              <w:lang w:val="en-GB" w:eastAsia="ja-JP"/>
            </w:rPr>
          </w:rPrChange>
        </w:rPr>
        <w:pPrChange w:id="902" w:author="Chara Katiri" w:date="2015-05-12T13:05:00Z">
          <w:pPr>
            <w:pStyle w:val="TOC2"/>
            <w:tabs>
              <w:tab w:val="left" w:pos="1020"/>
              <w:tab w:val="right" w:leader="dot" w:pos="9010"/>
            </w:tabs>
          </w:pPr>
        </w:pPrChange>
      </w:pPr>
      <w:ins w:id="903" w:author="Chara Katiri" w:date="2015-05-08T18:58:00Z">
        <w:r w:rsidRPr="00F758B3">
          <w:rPr>
            <w:rFonts w:ascii="Times" w:hAnsi="Times" w:cs="Times New Roman"/>
            <w:noProof/>
            <w:sz w:val="22"/>
            <w:szCs w:val="22"/>
            <w:lang w:val="en-GB"/>
            <w:rPrChange w:id="904" w:author="Chara Katiri" w:date="2015-05-12T13:05:00Z">
              <w:rPr>
                <w:rFonts w:ascii="Times" w:hAnsi="Times" w:cs="Times New Roman"/>
                <w:noProof/>
                <w:lang w:val="en-GB"/>
              </w:rPr>
            </w:rPrChange>
          </w:rPr>
          <w:t>2.5.1.</w:t>
        </w:r>
        <w:r w:rsidRPr="00F758B3">
          <w:rPr>
            <w:rFonts w:ascii="Times" w:hAnsi="Times"/>
            <w:noProof/>
            <w:sz w:val="22"/>
            <w:szCs w:val="22"/>
            <w:lang w:val="en-GB" w:eastAsia="ja-JP"/>
            <w:rPrChange w:id="905" w:author="Chara Katiri" w:date="2015-05-12T13:05:00Z">
              <w:rPr>
                <w:noProof/>
                <w:lang w:val="en-GB" w:eastAsia="ja-JP"/>
              </w:rPr>
            </w:rPrChange>
          </w:rPr>
          <w:tab/>
        </w:r>
        <w:r w:rsidRPr="00F758B3">
          <w:rPr>
            <w:rFonts w:ascii="Times" w:hAnsi="Times" w:cs="Times New Roman"/>
            <w:noProof/>
            <w:sz w:val="22"/>
            <w:szCs w:val="22"/>
            <w:lang w:val="en-GB"/>
            <w:rPrChange w:id="906" w:author="Chara Katiri" w:date="2015-05-12T13:05:00Z">
              <w:rPr>
                <w:rFonts w:ascii="Times" w:hAnsi="Times" w:cs="Times New Roman"/>
                <w:noProof/>
                <w:lang w:val="en-GB"/>
              </w:rPr>
            </w:rPrChange>
          </w:rPr>
          <w:t>Benefits of Spring MVC framework</w:t>
        </w:r>
        <w:r w:rsidRPr="00F758B3">
          <w:rPr>
            <w:rFonts w:ascii="Times" w:hAnsi="Times"/>
            <w:noProof/>
            <w:sz w:val="22"/>
            <w:szCs w:val="22"/>
            <w:rPrChange w:id="907" w:author="Chara Katiri" w:date="2015-05-12T13:05:00Z">
              <w:rPr>
                <w:noProof/>
              </w:rPr>
            </w:rPrChange>
          </w:rPr>
          <w:tab/>
        </w:r>
        <w:r w:rsidRPr="00F758B3">
          <w:rPr>
            <w:rFonts w:ascii="Times" w:hAnsi="Times"/>
            <w:noProof/>
            <w:sz w:val="22"/>
            <w:szCs w:val="22"/>
            <w:rPrChange w:id="908" w:author="Chara Katiri" w:date="2015-05-12T13:05:00Z">
              <w:rPr>
                <w:noProof/>
              </w:rPr>
            </w:rPrChange>
          </w:rPr>
          <w:fldChar w:fldCharType="begin"/>
        </w:r>
        <w:r w:rsidRPr="00F758B3">
          <w:rPr>
            <w:rFonts w:ascii="Times" w:hAnsi="Times"/>
            <w:noProof/>
            <w:sz w:val="22"/>
            <w:szCs w:val="22"/>
            <w:rPrChange w:id="909" w:author="Chara Katiri" w:date="2015-05-12T13:05:00Z">
              <w:rPr>
                <w:noProof/>
              </w:rPr>
            </w:rPrChange>
          </w:rPr>
          <w:instrText xml:space="preserve"> PAGEREF _Toc292730848 \h </w:instrText>
        </w:r>
      </w:ins>
      <w:r w:rsidRPr="00F758B3">
        <w:rPr>
          <w:rFonts w:ascii="Times" w:hAnsi="Times"/>
          <w:noProof/>
          <w:sz w:val="22"/>
          <w:szCs w:val="22"/>
          <w:rPrChange w:id="910" w:author="Chara Katiri" w:date="2015-05-12T13:05:00Z">
            <w:rPr>
              <w:rFonts w:ascii="Times" w:hAnsi="Times"/>
              <w:noProof/>
            </w:rPr>
          </w:rPrChange>
        </w:rPr>
      </w:r>
      <w:r w:rsidRPr="00F758B3">
        <w:rPr>
          <w:rFonts w:ascii="Times" w:hAnsi="Times"/>
          <w:noProof/>
          <w:sz w:val="22"/>
          <w:szCs w:val="22"/>
          <w:rPrChange w:id="911" w:author="Chara Katiri" w:date="2015-05-12T13:05:00Z">
            <w:rPr>
              <w:noProof/>
            </w:rPr>
          </w:rPrChange>
        </w:rPr>
        <w:fldChar w:fldCharType="separate"/>
      </w:r>
      <w:ins w:id="912" w:author="Chara Katiri" w:date="2015-05-09T12:54:00Z">
        <w:r w:rsidR="00674DFB" w:rsidRPr="00F758B3">
          <w:rPr>
            <w:rFonts w:ascii="Times" w:hAnsi="Times"/>
            <w:noProof/>
            <w:sz w:val="22"/>
            <w:szCs w:val="22"/>
            <w:rPrChange w:id="913" w:author="Chara Katiri" w:date="2015-05-12T13:05:00Z">
              <w:rPr>
                <w:rFonts w:ascii="Times" w:hAnsi="Times"/>
                <w:noProof/>
              </w:rPr>
            </w:rPrChange>
          </w:rPr>
          <w:t>24</w:t>
        </w:r>
      </w:ins>
      <w:ins w:id="914" w:author="Chara Katiri" w:date="2015-05-08T18:58:00Z">
        <w:r w:rsidRPr="00F758B3">
          <w:rPr>
            <w:rFonts w:ascii="Times" w:hAnsi="Times"/>
            <w:noProof/>
            <w:sz w:val="22"/>
            <w:szCs w:val="22"/>
            <w:rPrChange w:id="915" w:author="Chara Katiri" w:date="2015-05-12T13:05:00Z">
              <w:rPr>
                <w:noProof/>
              </w:rPr>
            </w:rPrChange>
          </w:rPr>
          <w:fldChar w:fldCharType="end"/>
        </w:r>
      </w:ins>
    </w:p>
    <w:p w14:paraId="347650AA" w14:textId="77777777" w:rsidR="00CF5347" w:rsidRPr="00F758B3" w:rsidRDefault="00CF5347" w:rsidP="00F758B3">
      <w:pPr>
        <w:pStyle w:val="TOC2"/>
        <w:tabs>
          <w:tab w:val="left" w:pos="1020"/>
          <w:tab w:val="right" w:leader="dot" w:pos="9010"/>
        </w:tabs>
        <w:spacing w:line="360" w:lineRule="auto"/>
        <w:contextualSpacing/>
        <w:jc w:val="both"/>
        <w:rPr>
          <w:ins w:id="916" w:author="Chara Katiri" w:date="2015-05-08T18:58:00Z"/>
          <w:rFonts w:ascii="Times" w:hAnsi="Times"/>
          <w:noProof/>
          <w:sz w:val="22"/>
          <w:szCs w:val="22"/>
          <w:lang w:val="en-GB" w:eastAsia="ja-JP"/>
          <w:rPrChange w:id="917" w:author="Chara Katiri" w:date="2015-05-12T13:05:00Z">
            <w:rPr>
              <w:ins w:id="918" w:author="Chara Katiri" w:date="2015-05-08T18:58:00Z"/>
              <w:noProof/>
              <w:lang w:val="en-GB" w:eastAsia="ja-JP"/>
            </w:rPr>
          </w:rPrChange>
        </w:rPr>
        <w:pPrChange w:id="919" w:author="Chara Katiri" w:date="2015-05-12T13:05:00Z">
          <w:pPr>
            <w:pStyle w:val="TOC2"/>
            <w:tabs>
              <w:tab w:val="left" w:pos="1020"/>
              <w:tab w:val="right" w:leader="dot" w:pos="9010"/>
            </w:tabs>
          </w:pPr>
        </w:pPrChange>
      </w:pPr>
      <w:ins w:id="920" w:author="Chara Katiri" w:date="2015-05-08T18:58:00Z">
        <w:r w:rsidRPr="00F758B3">
          <w:rPr>
            <w:rFonts w:ascii="Times" w:hAnsi="Times" w:cs="Times New Roman"/>
            <w:noProof/>
            <w:sz w:val="22"/>
            <w:szCs w:val="22"/>
            <w:lang w:val="en-GB"/>
            <w:rPrChange w:id="921" w:author="Chara Katiri" w:date="2015-05-12T13:05:00Z">
              <w:rPr>
                <w:rFonts w:ascii="Times" w:hAnsi="Times" w:cs="Times New Roman"/>
                <w:noProof/>
                <w:lang w:val="en-GB"/>
              </w:rPr>
            </w:rPrChange>
          </w:rPr>
          <w:t>2.5.2.</w:t>
        </w:r>
        <w:r w:rsidRPr="00F758B3">
          <w:rPr>
            <w:rFonts w:ascii="Times" w:hAnsi="Times"/>
            <w:noProof/>
            <w:sz w:val="22"/>
            <w:szCs w:val="22"/>
            <w:lang w:val="en-GB" w:eastAsia="ja-JP"/>
            <w:rPrChange w:id="922" w:author="Chara Katiri" w:date="2015-05-12T13:05:00Z">
              <w:rPr>
                <w:noProof/>
                <w:lang w:val="en-GB" w:eastAsia="ja-JP"/>
              </w:rPr>
            </w:rPrChange>
          </w:rPr>
          <w:tab/>
        </w:r>
        <w:r w:rsidRPr="00F758B3">
          <w:rPr>
            <w:rFonts w:ascii="Times" w:hAnsi="Times" w:cs="Times New Roman"/>
            <w:noProof/>
            <w:sz w:val="22"/>
            <w:szCs w:val="22"/>
            <w:lang w:val="en-GB"/>
            <w:rPrChange w:id="923" w:author="Chara Katiri" w:date="2015-05-12T13:05:00Z">
              <w:rPr>
                <w:rFonts w:ascii="Times" w:hAnsi="Times" w:cs="Times New Roman"/>
                <w:noProof/>
                <w:lang w:val="en-GB"/>
              </w:rPr>
            </w:rPrChange>
          </w:rPr>
          <w:t>Features of Spring MVC framework</w:t>
        </w:r>
        <w:r w:rsidRPr="00F758B3">
          <w:rPr>
            <w:rFonts w:ascii="Times" w:hAnsi="Times"/>
            <w:noProof/>
            <w:sz w:val="22"/>
            <w:szCs w:val="22"/>
            <w:rPrChange w:id="924" w:author="Chara Katiri" w:date="2015-05-12T13:05:00Z">
              <w:rPr>
                <w:noProof/>
              </w:rPr>
            </w:rPrChange>
          </w:rPr>
          <w:tab/>
        </w:r>
        <w:r w:rsidRPr="00F758B3">
          <w:rPr>
            <w:rFonts w:ascii="Times" w:hAnsi="Times"/>
            <w:noProof/>
            <w:sz w:val="22"/>
            <w:szCs w:val="22"/>
            <w:rPrChange w:id="925" w:author="Chara Katiri" w:date="2015-05-12T13:05:00Z">
              <w:rPr>
                <w:noProof/>
              </w:rPr>
            </w:rPrChange>
          </w:rPr>
          <w:fldChar w:fldCharType="begin"/>
        </w:r>
        <w:r w:rsidRPr="00F758B3">
          <w:rPr>
            <w:rFonts w:ascii="Times" w:hAnsi="Times"/>
            <w:noProof/>
            <w:sz w:val="22"/>
            <w:szCs w:val="22"/>
            <w:rPrChange w:id="926" w:author="Chara Katiri" w:date="2015-05-12T13:05:00Z">
              <w:rPr>
                <w:noProof/>
              </w:rPr>
            </w:rPrChange>
          </w:rPr>
          <w:instrText xml:space="preserve"> PAGEREF _Toc292730849 \h </w:instrText>
        </w:r>
      </w:ins>
      <w:r w:rsidRPr="00F758B3">
        <w:rPr>
          <w:rFonts w:ascii="Times" w:hAnsi="Times"/>
          <w:noProof/>
          <w:sz w:val="22"/>
          <w:szCs w:val="22"/>
          <w:rPrChange w:id="927" w:author="Chara Katiri" w:date="2015-05-12T13:05:00Z">
            <w:rPr>
              <w:rFonts w:ascii="Times" w:hAnsi="Times"/>
              <w:noProof/>
            </w:rPr>
          </w:rPrChange>
        </w:rPr>
      </w:r>
      <w:r w:rsidRPr="00F758B3">
        <w:rPr>
          <w:rFonts w:ascii="Times" w:hAnsi="Times"/>
          <w:noProof/>
          <w:sz w:val="22"/>
          <w:szCs w:val="22"/>
          <w:rPrChange w:id="928" w:author="Chara Katiri" w:date="2015-05-12T13:05:00Z">
            <w:rPr>
              <w:noProof/>
            </w:rPr>
          </w:rPrChange>
        </w:rPr>
        <w:fldChar w:fldCharType="separate"/>
      </w:r>
      <w:ins w:id="929" w:author="Chara Katiri" w:date="2015-05-09T12:54:00Z">
        <w:r w:rsidR="00674DFB" w:rsidRPr="00F758B3">
          <w:rPr>
            <w:rFonts w:ascii="Times" w:hAnsi="Times"/>
            <w:noProof/>
            <w:sz w:val="22"/>
            <w:szCs w:val="22"/>
            <w:rPrChange w:id="930" w:author="Chara Katiri" w:date="2015-05-12T13:05:00Z">
              <w:rPr>
                <w:rFonts w:ascii="Times" w:hAnsi="Times"/>
                <w:noProof/>
              </w:rPr>
            </w:rPrChange>
          </w:rPr>
          <w:t>25</w:t>
        </w:r>
      </w:ins>
      <w:ins w:id="931" w:author="Chara Katiri" w:date="2015-05-08T18:58:00Z">
        <w:r w:rsidRPr="00F758B3">
          <w:rPr>
            <w:rFonts w:ascii="Times" w:hAnsi="Times"/>
            <w:noProof/>
            <w:sz w:val="22"/>
            <w:szCs w:val="22"/>
            <w:rPrChange w:id="932" w:author="Chara Katiri" w:date="2015-05-12T13:05:00Z">
              <w:rPr>
                <w:noProof/>
              </w:rPr>
            </w:rPrChange>
          </w:rPr>
          <w:fldChar w:fldCharType="end"/>
        </w:r>
      </w:ins>
    </w:p>
    <w:p w14:paraId="3A016835" w14:textId="77777777" w:rsidR="00CF5347" w:rsidRPr="00F758B3" w:rsidRDefault="00CF5347" w:rsidP="00F758B3">
      <w:pPr>
        <w:pStyle w:val="TOC1"/>
        <w:rPr>
          <w:ins w:id="933" w:author="Chara Katiri" w:date="2015-05-08T18:58:00Z"/>
          <w:noProof/>
          <w:lang w:val="en-GB" w:eastAsia="ja-JP"/>
          <w:rPrChange w:id="934" w:author="Chara Katiri" w:date="2015-05-12T13:05:00Z">
            <w:rPr>
              <w:ins w:id="935" w:author="Chara Katiri" w:date="2015-05-08T18:58:00Z"/>
              <w:rFonts w:asciiTheme="minorHAnsi" w:hAnsiTheme="minorHAnsi"/>
              <w:noProof/>
              <w:sz w:val="24"/>
              <w:szCs w:val="24"/>
              <w:lang w:val="en-GB" w:eastAsia="ja-JP"/>
            </w:rPr>
          </w:rPrChange>
        </w:rPr>
        <w:pPrChange w:id="936" w:author="Chara Katiri" w:date="2015-05-12T13:05:00Z">
          <w:pPr>
            <w:pStyle w:val="TOC1"/>
          </w:pPr>
        </w:pPrChange>
      </w:pPr>
      <w:ins w:id="937" w:author="Chara Katiri" w:date="2015-05-08T18:58:00Z">
        <w:r w:rsidRPr="00F758B3">
          <w:rPr>
            <w:rFonts w:cs="Times New Roman"/>
            <w:noProof/>
            <w:lang w:val="en-GB"/>
            <w:rPrChange w:id="938" w:author="Chara Katiri" w:date="2015-05-12T13:05:00Z">
              <w:rPr>
                <w:rFonts w:cs="Times New Roman"/>
                <w:noProof/>
                <w:lang w:val="en-GB"/>
              </w:rPr>
            </w:rPrChange>
          </w:rPr>
          <w:t>3.</w:t>
        </w:r>
        <w:r w:rsidRPr="00F758B3">
          <w:rPr>
            <w:noProof/>
            <w:lang w:val="en-GB" w:eastAsia="ja-JP"/>
            <w:rPrChange w:id="939"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940" w:author="Chara Katiri" w:date="2015-05-12T13:05:00Z">
              <w:rPr>
                <w:rFonts w:cs="Times New Roman"/>
                <w:noProof/>
                <w:lang w:val="en-GB"/>
              </w:rPr>
            </w:rPrChange>
          </w:rPr>
          <w:t>System analysis</w:t>
        </w:r>
        <w:r w:rsidRPr="00F758B3">
          <w:rPr>
            <w:noProof/>
            <w:rPrChange w:id="941" w:author="Chara Katiri" w:date="2015-05-12T13:05:00Z">
              <w:rPr>
                <w:noProof/>
              </w:rPr>
            </w:rPrChange>
          </w:rPr>
          <w:tab/>
        </w:r>
        <w:r w:rsidRPr="00F758B3">
          <w:rPr>
            <w:noProof/>
            <w:rPrChange w:id="942" w:author="Chara Katiri" w:date="2015-05-12T13:05:00Z">
              <w:rPr>
                <w:noProof/>
              </w:rPr>
            </w:rPrChange>
          </w:rPr>
          <w:fldChar w:fldCharType="begin"/>
        </w:r>
        <w:r w:rsidRPr="00F758B3">
          <w:rPr>
            <w:noProof/>
            <w:rPrChange w:id="943" w:author="Chara Katiri" w:date="2015-05-12T13:05:00Z">
              <w:rPr>
                <w:noProof/>
              </w:rPr>
            </w:rPrChange>
          </w:rPr>
          <w:instrText xml:space="preserve"> PAGEREF _Toc292730850 \h </w:instrText>
        </w:r>
      </w:ins>
      <w:r w:rsidRPr="00F758B3">
        <w:rPr>
          <w:noProof/>
          <w:rPrChange w:id="944" w:author="Chara Katiri" w:date="2015-05-12T13:05:00Z">
            <w:rPr>
              <w:noProof/>
            </w:rPr>
          </w:rPrChange>
        </w:rPr>
      </w:r>
      <w:r w:rsidRPr="00F758B3">
        <w:rPr>
          <w:noProof/>
          <w:rPrChange w:id="945" w:author="Chara Katiri" w:date="2015-05-12T13:05:00Z">
            <w:rPr>
              <w:noProof/>
            </w:rPr>
          </w:rPrChange>
        </w:rPr>
        <w:fldChar w:fldCharType="separate"/>
      </w:r>
      <w:ins w:id="946" w:author="Chara Katiri" w:date="2015-05-09T12:54:00Z">
        <w:r w:rsidR="00674DFB" w:rsidRPr="00F758B3">
          <w:rPr>
            <w:noProof/>
            <w:rPrChange w:id="947" w:author="Chara Katiri" w:date="2015-05-12T13:05:00Z">
              <w:rPr>
                <w:noProof/>
              </w:rPr>
            </w:rPrChange>
          </w:rPr>
          <w:t>28</w:t>
        </w:r>
      </w:ins>
      <w:ins w:id="948" w:author="Chara Katiri" w:date="2015-05-08T18:58:00Z">
        <w:r w:rsidRPr="00F758B3">
          <w:rPr>
            <w:noProof/>
            <w:rPrChange w:id="949" w:author="Chara Katiri" w:date="2015-05-12T13:05:00Z">
              <w:rPr>
                <w:noProof/>
              </w:rPr>
            </w:rPrChange>
          </w:rPr>
          <w:fldChar w:fldCharType="end"/>
        </w:r>
      </w:ins>
    </w:p>
    <w:p w14:paraId="63077E4C" w14:textId="77777777" w:rsidR="00CF5347" w:rsidRPr="00F758B3" w:rsidRDefault="00CF5347" w:rsidP="00F758B3">
      <w:pPr>
        <w:pStyle w:val="TOC2"/>
        <w:tabs>
          <w:tab w:val="left" w:pos="840"/>
          <w:tab w:val="right" w:leader="dot" w:pos="9010"/>
        </w:tabs>
        <w:spacing w:line="360" w:lineRule="auto"/>
        <w:contextualSpacing/>
        <w:jc w:val="both"/>
        <w:rPr>
          <w:ins w:id="950" w:author="Chara Katiri" w:date="2015-05-08T18:58:00Z"/>
          <w:rFonts w:ascii="Times" w:hAnsi="Times"/>
          <w:noProof/>
          <w:sz w:val="22"/>
          <w:szCs w:val="22"/>
          <w:lang w:val="en-GB" w:eastAsia="ja-JP"/>
          <w:rPrChange w:id="951" w:author="Chara Katiri" w:date="2015-05-12T13:05:00Z">
            <w:rPr>
              <w:ins w:id="952" w:author="Chara Katiri" w:date="2015-05-08T18:58:00Z"/>
              <w:noProof/>
              <w:lang w:val="en-GB" w:eastAsia="ja-JP"/>
            </w:rPr>
          </w:rPrChange>
        </w:rPr>
        <w:pPrChange w:id="953" w:author="Chara Katiri" w:date="2015-05-12T13:05:00Z">
          <w:pPr>
            <w:pStyle w:val="TOC2"/>
            <w:tabs>
              <w:tab w:val="left" w:pos="840"/>
              <w:tab w:val="right" w:leader="dot" w:pos="9010"/>
            </w:tabs>
          </w:pPr>
        </w:pPrChange>
      </w:pPr>
      <w:ins w:id="954" w:author="Chara Katiri" w:date="2015-05-08T18:58:00Z">
        <w:r w:rsidRPr="00F758B3">
          <w:rPr>
            <w:rFonts w:ascii="Times" w:hAnsi="Times" w:cs="Times New Roman"/>
            <w:noProof/>
            <w:color w:val="000000" w:themeColor="text1"/>
            <w:sz w:val="22"/>
            <w:szCs w:val="22"/>
            <w:lang w:val="en-GB"/>
            <w:rPrChange w:id="955" w:author="Chara Katiri" w:date="2015-05-12T13:05:00Z">
              <w:rPr>
                <w:rFonts w:ascii="Times" w:hAnsi="Times" w:cs="Times New Roman"/>
                <w:noProof/>
                <w:color w:val="000000" w:themeColor="text1"/>
                <w:lang w:val="en-GB"/>
              </w:rPr>
            </w:rPrChange>
          </w:rPr>
          <w:t>3.1.</w:t>
        </w:r>
        <w:r w:rsidRPr="00F758B3">
          <w:rPr>
            <w:rFonts w:ascii="Times" w:hAnsi="Times"/>
            <w:noProof/>
            <w:sz w:val="22"/>
            <w:szCs w:val="22"/>
            <w:lang w:val="en-GB" w:eastAsia="ja-JP"/>
            <w:rPrChange w:id="956" w:author="Chara Katiri" w:date="2015-05-12T13:05:00Z">
              <w:rPr>
                <w:noProof/>
                <w:lang w:val="en-GB" w:eastAsia="ja-JP"/>
              </w:rPr>
            </w:rPrChange>
          </w:rPr>
          <w:tab/>
        </w:r>
        <w:r w:rsidRPr="00F758B3">
          <w:rPr>
            <w:rFonts w:ascii="Times" w:hAnsi="Times" w:cs="Times New Roman"/>
            <w:noProof/>
            <w:sz w:val="22"/>
            <w:szCs w:val="22"/>
            <w:lang w:val="en-GB"/>
            <w:rPrChange w:id="957" w:author="Chara Katiri" w:date="2015-05-12T13:05:00Z">
              <w:rPr>
                <w:rFonts w:ascii="Times" w:hAnsi="Times" w:cs="Times New Roman"/>
                <w:noProof/>
                <w:lang w:val="en-GB"/>
              </w:rPr>
            </w:rPrChange>
          </w:rPr>
          <w:t>Current process</w:t>
        </w:r>
        <w:r w:rsidRPr="00F758B3">
          <w:rPr>
            <w:rFonts w:ascii="Times" w:hAnsi="Times"/>
            <w:noProof/>
            <w:sz w:val="22"/>
            <w:szCs w:val="22"/>
            <w:rPrChange w:id="958" w:author="Chara Katiri" w:date="2015-05-12T13:05:00Z">
              <w:rPr>
                <w:noProof/>
              </w:rPr>
            </w:rPrChange>
          </w:rPr>
          <w:tab/>
        </w:r>
        <w:r w:rsidRPr="00F758B3">
          <w:rPr>
            <w:rFonts w:ascii="Times" w:hAnsi="Times"/>
            <w:noProof/>
            <w:sz w:val="22"/>
            <w:szCs w:val="22"/>
            <w:rPrChange w:id="959" w:author="Chara Katiri" w:date="2015-05-12T13:05:00Z">
              <w:rPr>
                <w:noProof/>
              </w:rPr>
            </w:rPrChange>
          </w:rPr>
          <w:fldChar w:fldCharType="begin"/>
        </w:r>
        <w:r w:rsidRPr="00F758B3">
          <w:rPr>
            <w:rFonts w:ascii="Times" w:hAnsi="Times"/>
            <w:noProof/>
            <w:sz w:val="22"/>
            <w:szCs w:val="22"/>
            <w:rPrChange w:id="960" w:author="Chara Katiri" w:date="2015-05-12T13:05:00Z">
              <w:rPr>
                <w:noProof/>
              </w:rPr>
            </w:rPrChange>
          </w:rPr>
          <w:instrText xml:space="preserve"> PAGEREF _Toc292730851 \h </w:instrText>
        </w:r>
      </w:ins>
      <w:r w:rsidRPr="00F758B3">
        <w:rPr>
          <w:rFonts w:ascii="Times" w:hAnsi="Times"/>
          <w:noProof/>
          <w:sz w:val="22"/>
          <w:szCs w:val="22"/>
          <w:rPrChange w:id="961" w:author="Chara Katiri" w:date="2015-05-12T13:05:00Z">
            <w:rPr>
              <w:rFonts w:ascii="Times" w:hAnsi="Times"/>
              <w:noProof/>
            </w:rPr>
          </w:rPrChange>
        </w:rPr>
      </w:r>
      <w:r w:rsidRPr="00F758B3">
        <w:rPr>
          <w:rFonts w:ascii="Times" w:hAnsi="Times"/>
          <w:noProof/>
          <w:sz w:val="22"/>
          <w:szCs w:val="22"/>
          <w:rPrChange w:id="962" w:author="Chara Katiri" w:date="2015-05-12T13:05:00Z">
            <w:rPr>
              <w:noProof/>
            </w:rPr>
          </w:rPrChange>
        </w:rPr>
        <w:fldChar w:fldCharType="separate"/>
      </w:r>
      <w:ins w:id="963" w:author="Chara Katiri" w:date="2015-05-09T12:54:00Z">
        <w:r w:rsidR="00674DFB" w:rsidRPr="00F758B3">
          <w:rPr>
            <w:rFonts w:ascii="Times" w:hAnsi="Times"/>
            <w:noProof/>
            <w:sz w:val="22"/>
            <w:szCs w:val="22"/>
            <w:rPrChange w:id="964" w:author="Chara Katiri" w:date="2015-05-12T13:05:00Z">
              <w:rPr>
                <w:rFonts w:ascii="Times" w:hAnsi="Times"/>
                <w:noProof/>
              </w:rPr>
            </w:rPrChange>
          </w:rPr>
          <w:t>28</w:t>
        </w:r>
      </w:ins>
      <w:ins w:id="965" w:author="Chara Katiri" w:date="2015-05-08T18:58:00Z">
        <w:r w:rsidRPr="00F758B3">
          <w:rPr>
            <w:rFonts w:ascii="Times" w:hAnsi="Times"/>
            <w:noProof/>
            <w:sz w:val="22"/>
            <w:szCs w:val="22"/>
            <w:rPrChange w:id="966" w:author="Chara Katiri" w:date="2015-05-12T13:05:00Z">
              <w:rPr>
                <w:noProof/>
              </w:rPr>
            </w:rPrChange>
          </w:rPr>
          <w:fldChar w:fldCharType="end"/>
        </w:r>
      </w:ins>
    </w:p>
    <w:p w14:paraId="3185253E" w14:textId="77777777" w:rsidR="00CF5347" w:rsidRPr="00F758B3" w:rsidRDefault="00CF5347" w:rsidP="00F758B3">
      <w:pPr>
        <w:pStyle w:val="TOC2"/>
        <w:tabs>
          <w:tab w:val="left" w:pos="840"/>
          <w:tab w:val="right" w:leader="dot" w:pos="9010"/>
        </w:tabs>
        <w:spacing w:line="360" w:lineRule="auto"/>
        <w:contextualSpacing/>
        <w:jc w:val="both"/>
        <w:rPr>
          <w:ins w:id="967" w:author="Chara Katiri" w:date="2015-05-08T18:58:00Z"/>
          <w:rFonts w:ascii="Times" w:hAnsi="Times"/>
          <w:noProof/>
          <w:sz w:val="22"/>
          <w:szCs w:val="22"/>
          <w:lang w:val="en-GB" w:eastAsia="ja-JP"/>
          <w:rPrChange w:id="968" w:author="Chara Katiri" w:date="2015-05-12T13:05:00Z">
            <w:rPr>
              <w:ins w:id="969" w:author="Chara Katiri" w:date="2015-05-08T18:58:00Z"/>
              <w:noProof/>
              <w:lang w:val="en-GB" w:eastAsia="ja-JP"/>
            </w:rPr>
          </w:rPrChange>
        </w:rPr>
        <w:pPrChange w:id="970" w:author="Chara Katiri" w:date="2015-05-12T13:05:00Z">
          <w:pPr>
            <w:pStyle w:val="TOC2"/>
            <w:tabs>
              <w:tab w:val="left" w:pos="840"/>
              <w:tab w:val="right" w:leader="dot" w:pos="9010"/>
            </w:tabs>
          </w:pPr>
        </w:pPrChange>
      </w:pPr>
      <w:ins w:id="971" w:author="Chara Katiri" w:date="2015-05-08T18:58:00Z">
        <w:r w:rsidRPr="00F758B3">
          <w:rPr>
            <w:rFonts w:ascii="Times" w:hAnsi="Times" w:cs="Times New Roman"/>
            <w:noProof/>
            <w:color w:val="000000" w:themeColor="text1"/>
            <w:sz w:val="22"/>
            <w:szCs w:val="22"/>
            <w:lang w:val="en-GB"/>
            <w:rPrChange w:id="972" w:author="Chara Katiri" w:date="2015-05-12T13:05:00Z">
              <w:rPr>
                <w:rFonts w:ascii="Times" w:hAnsi="Times" w:cs="Times New Roman"/>
                <w:noProof/>
                <w:color w:val="000000" w:themeColor="text1"/>
                <w:lang w:val="en-GB"/>
              </w:rPr>
            </w:rPrChange>
          </w:rPr>
          <w:t>3.2.</w:t>
        </w:r>
        <w:r w:rsidRPr="00F758B3">
          <w:rPr>
            <w:rFonts w:ascii="Times" w:hAnsi="Times"/>
            <w:noProof/>
            <w:sz w:val="22"/>
            <w:szCs w:val="22"/>
            <w:lang w:val="en-GB" w:eastAsia="ja-JP"/>
            <w:rPrChange w:id="973" w:author="Chara Katiri" w:date="2015-05-12T13:05:00Z">
              <w:rPr>
                <w:noProof/>
                <w:lang w:val="en-GB" w:eastAsia="ja-JP"/>
              </w:rPr>
            </w:rPrChange>
          </w:rPr>
          <w:tab/>
        </w:r>
        <w:r w:rsidRPr="00F758B3">
          <w:rPr>
            <w:rFonts w:ascii="Times" w:hAnsi="Times" w:cs="Times New Roman"/>
            <w:noProof/>
            <w:sz w:val="22"/>
            <w:szCs w:val="22"/>
            <w:lang w:val="en-GB"/>
            <w:rPrChange w:id="974" w:author="Chara Katiri" w:date="2015-05-12T13:05:00Z">
              <w:rPr>
                <w:rFonts w:ascii="Times" w:hAnsi="Times" w:cs="Times New Roman"/>
                <w:noProof/>
                <w:lang w:val="en-GB"/>
              </w:rPr>
            </w:rPrChange>
          </w:rPr>
          <w:t>System requirements and analysis</w:t>
        </w:r>
        <w:r w:rsidRPr="00F758B3">
          <w:rPr>
            <w:rFonts w:ascii="Times" w:hAnsi="Times"/>
            <w:noProof/>
            <w:sz w:val="22"/>
            <w:szCs w:val="22"/>
            <w:rPrChange w:id="975" w:author="Chara Katiri" w:date="2015-05-12T13:05:00Z">
              <w:rPr>
                <w:noProof/>
              </w:rPr>
            </w:rPrChange>
          </w:rPr>
          <w:tab/>
        </w:r>
        <w:r w:rsidRPr="00F758B3">
          <w:rPr>
            <w:rFonts w:ascii="Times" w:hAnsi="Times"/>
            <w:noProof/>
            <w:sz w:val="22"/>
            <w:szCs w:val="22"/>
            <w:rPrChange w:id="976" w:author="Chara Katiri" w:date="2015-05-12T13:05:00Z">
              <w:rPr>
                <w:noProof/>
              </w:rPr>
            </w:rPrChange>
          </w:rPr>
          <w:fldChar w:fldCharType="begin"/>
        </w:r>
        <w:r w:rsidRPr="00F758B3">
          <w:rPr>
            <w:rFonts w:ascii="Times" w:hAnsi="Times"/>
            <w:noProof/>
            <w:sz w:val="22"/>
            <w:szCs w:val="22"/>
            <w:rPrChange w:id="977" w:author="Chara Katiri" w:date="2015-05-12T13:05:00Z">
              <w:rPr>
                <w:noProof/>
              </w:rPr>
            </w:rPrChange>
          </w:rPr>
          <w:instrText xml:space="preserve"> PAGEREF _Toc292730852 \h </w:instrText>
        </w:r>
      </w:ins>
      <w:r w:rsidRPr="00F758B3">
        <w:rPr>
          <w:rFonts w:ascii="Times" w:hAnsi="Times"/>
          <w:noProof/>
          <w:sz w:val="22"/>
          <w:szCs w:val="22"/>
          <w:rPrChange w:id="978" w:author="Chara Katiri" w:date="2015-05-12T13:05:00Z">
            <w:rPr>
              <w:rFonts w:ascii="Times" w:hAnsi="Times"/>
              <w:noProof/>
            </w:rPr>
          </w:rPrChange>
        </w:rPr>
      </w:r>
      <w:r w:rsidRPr="00F758B3">
        <w:rPr>
          <w:rFonts w:ascii="Times" w:hAnsi="Times"/>
          <w:noProof/>
          <w:sz w:val="22"/>
          <w:szCs w:val="22"/>
          <w:rPrChange w:id="979" w:author="Chara Katiri" w:date="2015-05-12T13:05:00Z">
            <w:rPr>
              <w:noProof/>
            </w:rPr>
          </w:rPrChange>
        </w:rPr>
        <w:fldChar w:fldCharType="separate"/>
      </w:r>
      <w:ins w:id="980" w:author="Chara Katiri" w:date="2015-05-09T12:54:00Z">
        <w:r w:rsidR="00674DFB" w:rsidRPr="00F758B3">
          <w:rPr>
            <w:rFonts w:ascii="Times" w:hAnsi="Times"/>
            <w:noProof/>
            <w:sz w:val="22"/>
            <w:szCs w:val="22"/>
            <w:rPrChange w:id="981" w:author="Chara Katiri" w:date="2015-05-12T13:05:00Z">
              <w:rPr>
                <w:rFonts w:ascii="Times" w:hAnsi="Times"/>
                <w:noProof/>
              </w:rPr>
            </w:rPrChange>
          </w:rPr>
          <w:t>28</w:t>
        </w:r>
      </w:ins>
      <w:ins w:id="982" w:author="Chara Katiri" w:date="2015-05-08T18:58:00Z">
        <w:r w:rsidRPr="00F758B3">
          <w:rPr>
            <w:rFonts w:ascii="Times" w:hAnsi="Times"/>
            <w:noProof/>
            <w:sz w:val="22"/>
            <w:szCs w:val="22"/>
            <w:rPrChange w:id="983" w:author="Chara Katiri" w:date="2015-05-12T13:05:00Z">
              <w:rPr>
                <w:noProof/>
              </w:rPr>
            </w:rPrChange>
          </w:rPr>
          <w:fldChar w:fldCharType="end"/>
        </w:r>
      </w:ins>
    </w:p>
    <w:p w14:paraId="5BF28A1F" w14:textId="77777777" w:rsidR="00CF5347" w:rsidRPr="00F758B3" w:rsidRDefault="00CF5347" w:rsidP="00F758B3">
      <w:pPr>
        <w:pStyle w:val="TOC2"/>
        <w:tabs>
          <w:tab w:val="left" w:pos="1020"/>
          <w:tab w:val="right" w:leader="dot" w:pos="9010"/>
        </w:tabs>
        <w:spacing w:line="360" w:lineRule="auto"/>
        <w:contextualSpacing/>
        <w:jc w:val="both"/>
        <w:rPr>
          <w:ins w:id="984" w:author="Chara Katiri" w:date="2015-05-08T18:58:00Z"/>
          <w:rFonts w:ascii="Times" w:hAnsi="Times"/>
          <w:noProof/>
          <w:sz w:val="22"/>
          <w:szCs w:val="22"/>
          <w:lang w:val="en-GB" w:eastAsia="ja-JP"/>
          <w:rPrChange w:id="985" w:author="Chara Katiri" w:date="2015-05-12T13:05:00Z">
            <w:rPr>
              <w:ins w:id="986" w:author="Chara Katiri" w:date="2015-05-08T18:58:00Z"/>
              <w:noProof/>
              <w:lang w:val="en-GB" w:eastAsia="ja-JP"/>
            </w:rPr>
          </w:rPrChange>
        </w:rPr>
        <w:pPrChange w:id="987" w:author="Chara Katiri" w:date="2015-05-12T13:05:00Z">
          <w:pPr>
            <w:pStyle w:val="TOC2"/>
            <w:tabs>
              <w:tab w:val="left" w:pos="1020"/>
              <w:tab w:val="right" w:leader="dot" w:pos="9010"/>
            </w:tabs>
          </w:pPr>
        </w:pPrChange>
      </w:pPr>
      <w:ins w:id="988" w:author="Chara Katiri" w:date="2015-05-08T18:58:00Z">
        <w:r w:rsidRPr="00F758B3">
          <w:rPr>
            <w:rFonts w:ascii="Times" w:hAnsi="Times" w:cs="Times New Roman"/>
            <w:noProof/>
            <w:sz w:val="22"/>
            <w:szCs w:val="22"/>
            <w:lang w:val="en-GB"/>
            <w:rPrChange w:id="989" w:author="Chara Katiri" w:date="2015-05-12T13:05:00Z">
              <w:rPr>
                <w:rFonts w:ascii="Times" w:hAnsi="Times" w:cs="Times New Roman"/>
                <w:noProof/>
                <w:lang w:val="en-GB"/>
              </w:rPr>
            </w:rPrChange>
          </w:rPr>
          <w:t>3.2.1.</w:t>
        </w:r>
        <w:r w:rsidRPr="00F758B3">
          <w:rPr>
            <w:rFonts w:ascii="Times" w:hAnsi="Times"/>
            <w:noProof/>
            <w:sz w:val="22"/>
            <w:szCs w:val="22"/>
            <w:lang w:val="en-GB" w:eastAsia="ja-JP"/>
            <w:rPrChange w:id="990" w:author="Chara Katiri" w:date="2015-05-12T13:05:00Z">
              <w:rPr>
                <w:noProof/>
                <w:lang w:val="en-GB" w:eastAsia="ja-JP"/>
              </w:rPr>
            </w:rPrChange>
          </w:rPr>
          <w:tab/>
        </w:r>
        <w:r w:rsidRPr="00F758B3">
          <w:rPr>
            <w:rFonts w:ascii="Times" w:hAnsi="Times" w:cs="Times New Roman"/>
            <w:noProof/>
            <w:sz w:val="22"/>
            <w:szCs w:val="22"/>
            <w:lang w:val="en-GB"/>
            <w:rPrChange w:id="991" w:author="Chara Katiri" w:date="2015-05-12T13:05:00Z">
              <w:rPr>
                <w:rFonts w:ascii="Times" w:hAnsi="Times" w:cs="Times New Roman"/>
                <w:noProof/>
                <w:lang w:val="en-GB"/>
              </w:rPr>
            </w:rPrChange>
          </w:rPr>
          <w:t>Functional and non-functional requirements</w:t>
        </w:r>
        <w:r w:rsidRPr="00F758B3">
          <w:rPr>
            <w:rFonts w:ascii="Times" w:hAnsi="Times"/>
            <w:noProof/>
            <w:sz w:val="22"/>
            <w:szCs w:val="22"/>
            <w:rPrChange w:id="992" w:author="Chara Katiri" w:date="2015-05-12T13:05:00Z">
              <w:rPr>
                <w:noProof/>
              </w:rPr>
            </w:rPrChange>
          </w:rPr>
          <w:tab/>
        </w:r>
        <w:r w:rsidRPr="00F758B3">
          <w:rPr>
            <w:rFonts w:ascii="Times" w:hAnsi="Times"/>
            <w:noProof/>
            <w:sz w:val="22"/>
            <w:szCs w:val="22"/>
            <w:rPrChange w:id="993" w:author="Chara Katiri" w:date="2015-05-12T13:05:00Z">
              <w:rPr>
                <w:noProof/>
              </w:rPr>
            </w:rPrChange>
          </w:rPr>
          <w:fldChar w:fldCharType="begin"/>
        </w:r>
        <w:r w:rsidRPr="00F758B3">
          <w:rPr>
            <w:rFonts w:ascii="Times" w:hAnsi="Times"/>
            <w:noProof/>
            <w:sz w:val="22"/>
            <w:szCs w:val="22"/>
            <w:rPrChange w:id="994" w:author="Chara Katiri" w:date="2015-05-12T13:05:00Z">
              <w:rPr>
                <w:noProof/>
              </w:rPr>
            </w:rPrChange>
          </w:rPr>
          <w:instrText xml:space="preserve"> PAGEREF _Toc292730853 \h </w:instrText>
        </w:r>
      </w:ins>
      <w:r w:rsidRPr="00F758B3">
        <w:rPr>
          <w:rFonts w:ascii="Times" w:hAnsi="Times"/>
          <w:noProof/>
          <w:sz w:val="22"/>
          <w:szCs w:val="22"/>
          <w:rPrChange w:id="995" w:author="Chara Katiri" w:date="2015-05-12T13:05:00Z">
            <w:rPr>
              <w:rFonts w:ascii="Times" w:hAnsi="Times"/>
              <w:noProof/>
            </w:rPr>
          </w:rPrChange>
        </w:rPr>
      </w:r>
      <w:r w:rsidRPr="00F758B3">
        <w:rPr>
          <w:rFonts w:ascii="Times" w:hAnsi="Times"/>
          <w:noProof/>
          <w:sz w:val="22"/>
          <w:szCs w:val="22"/>
          <w:rPrChange w:id="996" w:author="Chara Katiri" w:date="2015-05-12T13:05:00Z">
            <w:rPr>
              <w:noProof/>
            </w:rPr>
          </w:rPrChange>
        </w:rPr>
        <w:fldChar w:fldCharType="separate"/>
      </w:r>
      <w:ins w:id="997" w:author="Chara Katiri" w:date="2015-05-09T12:54:00Z">
        <w:r w:rsidR="00674DFB" w:rsidRPr="00F758B3">
          <w:rPr>
            <w:rFonts w:ascii="Times" w:hAnsi="Times"/>
            <w:noProof/>
            <w:sz w:val="22"/>
            <w:szCs w:val="22"/>
            <w:rPrChange w:id="998" w:author="Chara Katiri" w:date="2015-05-12T13:05:00Z">
              <w:rPr>
                <w:rFonts w:ascii="Times" w:hAnsi="Times"/>
                <w:noProof/>
              </w:rPr>
            </w:rPrChange>
          </w:rPr>
          <w:t>29</w:t>
        </w:r>
      </w:ins>
      <w:ins w:id="999" w:author="Chara Katiri" w:date="2015-05-08T18:58:00Z">
        <w:r w:rsidRPr="00F758B3">
          <w:rPr>
            <w:rFonts w:ascii="Times" w:hAnsi="Times"/>
            <w:noProof/>
            <w:sz w:val="22"/>
            <w:szCs w:val="22"/>
            <w:rPrChange w:id="1000" w:author="Chara Katiri" w:date="2015-05-12T13:05:00Z">
              <w:rPr>
                <w:noProof/>
              </w:rPr>
            </w:rPrChange>
          </w:rPr>
          <w:fldChar w:fldCharType="end"/>
        </w:r>
      </w:ins>
    </w:p>
    <w:p w14:paraId="02A9B5DC" w14:textId="77777777" w:rsidR="00CF5347" w:rsidRPr="00F758B3" w:rsidRDefault="00CF5347" w:rsidP="00F758B3">
      <w:pPr>
        <w:pStyle w:val="TOC2"/>
        <w:tabs>
          <w:tab w:val="left" w:pos="1020"/>
          <w:tab w:val="right" w:leader="dot" w:pos="9010"/>
        </w:tabs>
        <w:spacing w:line="360" w:lineRule="auto"/>
        <w:contextualSpacing/>
        <w:jc w:val="both"/>
        <w:rPr>
          <w:ins w:id="1001" w:author="Chara Katiri" w:date="2015-05-08T18:58:00Z"/>
          <w:rFonts w:ascii="Times" w:hAnsi="Times"/>
          <w:noProof/>
          <w:sz w:val="22"/>
          <w:szCs w:val="22"/>
          <w:lang w:val="en-GB" w:eastAsia="ja-JP"/>
          <w:rPrChange w:id="1002" w:author="Chara Katiri" w:date="2015-05-12T13:05:00Z">
            <w:rPr>
              <w:ins w:id="1003" w:author="Chara Katiri" w:date="2015-05-08T18:58:00Z"/>
              <w:noProof/>
              <w:lang w:val="en-GB" w:eastAsia="ja-JP"/>
            </w:rPr>
          </w:rPrChange>
        </w:rPr>
        <w:pPrChange w:id="1004" w:author="Chara Katiri" w:date="2015-05-12T13:05:00Z">
          <w:pPr>
            <w:pStyle w:val="TOC2"/>
            <w:tabs>
              <w:tab w:val="left" w:pos="1020"/>
              <w:tab w:val="right" w:leader="dot" w:pos="9010"/>
            </w:tabs>
          </w:pPr>
        </w:pPrChange>
      </w:pPr>
      <w:ins w:id="1005" w:author="Chara Katiri" w:date="2015-05-08T18:58:00Z">
        <w:r w:rsidRPr="00F758B3">
          <w:rPr>
            <w:rFonts w:ascii="Times" w:hAnsi="Times" w:cs="Times New Roman"/>
            <w:noProof/>
            <w:sz w:val="22"/>
            <w:szCs w:val="22"/>
            <w:lang w:val="en-GB"/>
            <w:rPrChange w:id="1006" w:author="Chara Katiri" w:date="2015-05-12T13:05:00Z">
              <w:rPr>
                <w:rFonts w:ascii="Times" w:hAnsi="Times" w:cs="Times New Roman"/>
                <w:noProof/>
                <w:lang w:val="en-GB"/>
              </w:rPr>
            </w:rPrChange>
          </w:rPr>
          <w:t>3.2.2.</w:t>
        </w:r>
        <w:r w:rsidRPr="00F758B3">
          <w:rPr>
            <w:rFonts w:ascii="Times" w:hAnsi="Times"/>
            <w:noProof/>
            <w:sz w:val="22"/>
            <w:szCs w:val="22"/>
            <w:lang w:val="en-GB" w:eastAsia="ja-JP"/>
            <w:rPrChange w:id="1007" w:author="Chara Katiri" w:date="2015-05-12T13:05:00Z">
              <w:rPr>
                <w:noProof/>
                <w:lang w:val="en-GB" w:eastAsia="ja-JP"/>
              </w:rPr>
            </w:rPrChange>
          </w:rPr>
          <w:tab/>
        </w:r>
        <w:r w:rsidRPr="00F758B3">
          <w:rPr>
            <w:rFonts w:ascii="Times" w:hAnsi="Times" w:cs="Times New Roman"/>
            <w:noProof/>
            <w:sz w:val="22"/>
            <w:szCs w:val="22"/>
            <w:lang w:val="en-GB"/>
            <w:rPrChange w:id="1008" w:author="Chara Katiri" w:date="2015-05-12T13:05:00Z">
              <w:rPr>
                <w:rFonts w:ascii="Times" w:hAnsi="Times" w:cs="Times New Roman"/>
                <w:noProof/>
                <w:lang w:val="en-GB"/>
              </w:rPr>
            </w:rPrChange>
          </w:rPr>
          <w:t>Feasibility analysis</w:t>
        </w:r>
        <w:r w:rsidRPr="00F758B3">
          <w:rPr>
            <w:rFonts w:ascii="Times" w:hAnsi="Times"/>
            <w:noProof/>
            <w:sz w:val="22"/>
            <w:szCs w:val="22"/>
            <w:rPrChange w:id="1009" w:author="Chara Katiri" w:date="2015-05-12T13:05:00Z">
              <w:rPr>
                <w:noProof/>
              </w:rPr>
            </w:rPrChange>
          </w:rPr>
          <w:tab/>
        </w:r>
        <w:r w:rsidRPr="00F758B3">
          <w:rPr>
            <w:rFonts w:ascii="Times" w:hAnsi="Times"/>
            <w:noProof/>
            <w:sz w:val="22"/>
            <w:szCs w:val="22"/>
            <w:rPrChange w:id="1010" w:author="Chara Katiri" w:date="2015-05-12T13:05:00Z">
              <w:rPr>
                <w:noProof/>
              </w:rPr>
            </w:rPrChange>
          </w:rPr>
          <w:fldChar w:fldCharType="begin"/>
        </w:r>
        <w:r w:rsidRPr="00F758B3">
          <w:rPr>
            <w:rFonts w:ascii="Times" w:hAnsi="Times"/>
            <w:noProof/>
            <w:sz w:val="22"/>
            <w:szCs w:val="22"/>
            <w:rPrChange w:id="1011" w:author="Chara Katiri" w:date="2015-05-12T13:05:00Z">
              <w:rPr>
                <w:noProof/>
              </w:rPr>
            </w:rPrChange>
          </w:rPr>
          <w:instrText xml:space="preserve"> PAGEREF _Toc292730854 \h </w:instrText>
        </w:r>
      </w:ins>
      <w:r w:rsidRPr="00F758B3">
        <w:rPr>
          <w:rFonts w:ascii="Times" w:hAnsi="Times"/>
          <w:noProof/>
          <w:sz w:val="22"/>
          <w:szCs w:val="22"/>
          <w:rPrChange w:id="1012" w:author="Chara Katiri" w:date="2015-05-12T13:05:00Z">
            <w:rPr>
              <w:rFonts w:ascii="Times" w:hAnsi="Times"/>
              <w:noProof/>
            </w:rPr>
          </w:rPrChange>
        </w:rPr>
      </w:r>
      <w:r w:rsidRPr="00F758B3">
        <w:rPr>
          <w:rFonts w:ascii="Times" w:hAnsi="Times"/>
          <w:noProof/>
          <w:sz w:val="22"/>
          <w:szCs w:val="22"/>
          <w:rPrChange w:id="1013" w:author="Chara Katiri" w:date="2015-05-12T13:05:00Z">
            <w:rPr>
              <w:noProof/>
            </w:rPr>
          </w:rPrChange>
        </w:rPr>
        <w:fldChar w:fldCharType="separate"/>
      </w:r>
      <w:ins w:id="1014" w:author="Chara Katiri" w:date="2015-05-09T12:54:00Z">
        <w:r w:rsidR="00674DFB" w:rsidRPr="00F758B3">
          <w:rPr>
            <w:rFonts w:ascii="Times" w:hAnsi="Times"/>
            <w:noProof/>
            <w:sz w:val="22"/>
            <w:szCs w:val="22"/>
            <w:rPrChange w:id="1015" w:author="Chara Katiri" w:date="2015-05-12T13:05:00Z">
              <w:rPr>
                <w:rFonts w:ascii="Times" w:hAnsi="Times"/>
                <w:noProof/>
              </w:rPr>
            </w:rPrChange>
          </w:rPr>
          <w:t>31</w:t>
        </w:r>
      </w:ins>
      <w:ins w:id="1016" w:author="Chara Katiri" w:date="2015-05-08T18:58:00Z">
        <w:r w:rsidRPr="00F758B3">
          <w:rPr>
            <w:rFonts w:ascii="Times" w:hAnsi="Times"/>
            <w:noProof/>
            <w:sz w:val="22"/>
            <w:szCs w:val="22"/>
            <w:rPrChange w:id="1017" w:author="Chara Katiri" w:date="2015-05-12T13:05:00Z">
              <w:rPr>
                <w:noProof/>
              </w:rPr>
            </w:rPrChange>
          </w:rPr>
          <w:fldChar w:fldCharType="end"/>
        </w:r>
      </w:ins>
    </w:p>
    <w:p w14:paraId="43B2704B" w14:textId="77777777" w:rsidR="00CF5347" w:rsidRPr="00F758B3" w:rsidRDefault="00CF5347" w:rsidP="00F758B3">
      <w:pPr>
        <w:pStyle w:val="TOC2"/>
        <w:tabs>
          <w:tab w:val="left" w:pos="840"/>
          <w:tab w:val="right" w:leader="dot" w:pos="9010"/>
        </w:tabs>
        <w:spacing w:line="360" w:lineRule="auto"/>
        <w:contextualSpacing/>
        <w:jc w:val="both"/>
        <w:rPr>
          <w:ins w:id="1018" w:author="Chara Katiri" w:date="2015-05-08T18:58:00Z"/>
          <w:rFonts w:ascii="Times" w:hAnsi="Times"/>
          <w:noProof/>
          <w:sz w:val="22"/>
          <w:szCs w:val="22"/>
          <w:lang w:val="en-GB" w:eastAsia="ja-JP"/>
          <w:rPrChange w:id="1019" w:author="Chara Katiri" w:date="2015-05-12T13:05:00Z">
            <w:rPr>
              <w:ins w:id="1020" w:author="Chara Katiri" w:date="2015-05-08T18:58:00Z"/>
              <w:noProof/>
              <w:lang w:val="en-GB" w:eastAsia="ja-JP"/>
            </w:rPr>
          </w:rPrChange>
        </w:rPr>
        <w:pPrChange w:id="1021" w:author="Chara Katiri" w:date="2015-05-12T13:05:00Z">
          <w:pPr>
            <w:pStyle w:val="TOC2"/>
            <w:tabs>
              <w:tab w:val="left" w:pos="840"/>
              <w:tab w:val="right" w:leader="dot" w:pos="9010"/>
            </w:tabs>
          </w:pPr>
        </w:pPrChange>
      </w:pPr>
      <w:ins w:id="1022" w:author="Chara Katiri" w:date="2015-05-08T18:58:00Z">
        <w:r w:rsidRPr="00F758B3">
          <w:rPr>
            <w:rFonts w:ascii="Times" w:hAnsi="Times" w:cs="Times New Roman"/>
            <w:noProof/>
            <w:color w:val="000000" w:themeColor="text1"/>
            <w:sz w:val="22"/>
            <w:szCs w:val="22"/>
            <w:rPrChange w:id="1023" w:author="Chara Katiri" w:date="2015-05-12T13:05:00Z">
              <w:rPr>
                <w:rFonts w:ascii="Times" w:hAnsi="Times" w:cs="Times New Roman"/>
                <w:noProof/>
                <w:color w:val="000000" w:themeColor="text1"/>
              </w:rPr>
            </w:rPrChange>
          </w:rPr>
          <w:t>3.3.</w:t>
        </w:r>
        <w:r w:rsidRPr="00F758B3">
          <w:rPr>
            <w:rFonts w:ascii="Times" w:hAnsi="Times"/>
            <w:noProof/>
            <w:sz w:val="22"/>
            <w:szCs w:val="22"/>
            <w:lang w:val="en-GB" w:eastAsia="ja-JP"/>
            <w:rPrChange w:id="1024" w:author="Chara Katiri" w:date="2015-05-12T13:05:00Z">
              <w:rPr>
                <w:noProof/>
                <w:lang w:val="en-GB" w:eastAsia="ja-JP"/>
              </w:rPr>
            </w:rPrChange>
          </w:rPr>
          <w:tab/>
        </w:r>
        <w:r w:rsidRPr="00F758B3">
          <w:rPr>
            <w:rFonts w:ascii="Times" w:hAnsi="Times" w:cs="Times New Roman"/>
            <w:noProof/>
            <w:sz w:val="22"/>
            <w:szCs w:val="22"/>
            <w:lang w:val="en-GB"/>
            <w:rPrChange w:id="1025" w:author="Chara Katiri" w:date="2015-05-12T13:05:00Z">
              <w:rPr>
                <w:rFonts w:ascii="Times" w:hAnsi="Times" w:cs="Times New Roman"/>
                <w:noProof/>
                <w:lang w:val="en-GB"/>
              </w:rPr>
            </w:rPrChange>
          </w:rPr>
          <w:t>Summary of deliverables</w:t>
        </w:r>
        <w:r w:rsidRPr="00F758B3">
          <w:rPr>
            <w:rFonts w:ascii="Times" w:hAnsi="Times"/>
            <w:noProof/>
            <w:sz w:val="22"/>
            <w:szCs w:val="22"/>
            <w:rPrChange w:id="1026" w:author="Chara Katiri" w:date="2015-05-12T13:05:00Z">
              <w:rPr>
                <w:noProof/>
              </w:rPr>
            </w:rPrChange>
          </w:rPr>
          <w:tab/>
        </w:r>
        <w:r w:rsidRPr="00F758B3">
          <w:rPr>
            <w:rFonts w:ascii="Times" w:hAnsi="Times"/>
            <w:noProof/>
            <w:sz w:val="22"/>
            <w:szCs w:val="22"/>
            <w:rPrChange w:id="1027" w:author="Chara Katiri" w:date="2015-05-12T13:05:00Z">
              <w:rPr>
                <w:noProof/>
              </w:rPr>
            </w:rPrChange>
          </w:rPr>
          <w:fldChar w:fldCharType="begin"/>
        </w:r>
        <w:r w:rsidRPr="00F758B3">
          <w:rPr>
            <w:rFonts w:ascii="Times" w:hAnsi="Times"/>
            <w:noProof/>
            <w:sz w:val="22"/>
            <w:szCs w:val="22"/>
            <w:rPrChange w:id="1028" w:author="Chara Katiri" w:date="2015-05-12T13:05:00Z">
              <w:rPr>
                <w:noProof/>
              </w:rPr>
            </w:rPrChange>
          </w:rPr>
          <w:instrText xml:space="preserve"> PAGEREF _Toc292730855 \h </w:instrText>
        </w:r>
      </w:ins>
      <w:r w:rsidRPr="00F758B3">
        <w:rPr>
          <w:rFonts w:ascii="Times" w:hAnsi="Times"/>
          <w:noProof/>
          <w:sz w:val="22"/>
          <w:szCs w:val="22"/>
          <w:rPrChange w:id="1029" w:author="Chara Katiri" w:date="2015-05-12T13:05:00Z">
            <w:rPr>
              <w:rFonts w:ascii="Times" w:hAnsi="Times"/>
              <w:noProof/>
            </w:rPr>
          </w:rPrChange>
        </w:rPr>
      </w:r>
      <w:r w:rsidRPr="00F758B3">
        <w:rPr>
          <w:rFonts w:ascii="Times" w:hAnsi="Times"/>
          <w:noProof/>
          <w:sz w:val="22"/>
          <w:szCs w:val="22"/>
          <w:rPrChange w:id="1030" w:author="Chara Katiri" w:date="2015-05-12T13:05:00Z">
            <w:rPr>
              <w:noProof/>
            </w:rPr>
          </w:rPrChange>
        </w:rPr>
        <w:fldChar w:fldCharType="separate"/>
      </w:r>
      <w:ins w:id="1031" w:author="Chara Katiri" w:date="2015-05-09T12:54:00Z">
        <w:r w:rsidR="00674DFB" w:rsidRPr="00F758B3">
          <w:rPr>
            <w:rFonts w:ascii="Times" w:hAnsi="Times"/>
            <w:noProof/>
            <w:sz w:val="22"/>
            <w:szCs w:val="22"/>
            <w:rPrChange w:id="1032" w:author="Chara Katiri" w:date="2015-05-12T13:05:00Z">
              <w:rPr>
                <w:rFonts w:ascii="Times" w:hAnsi="Times"/>
                <w:noProof/>
              </w:rPr>
            </w:rPrChange>
          </w:rPr>
          <w:t>32</w:t>
        </w:r>
      </w:ins>
      <w:ins w:id="1033" w:author="Chara Katiri" w:date="2015-05-08T18:58:00Z">
        <w:r w:rsidRPr="00F758B3">
          <w:rPr>
            <w:rFonts w:ascii="Times" w:hAnsi="Times"/>
            <w:noProof/>
            <w:sz w:val="22"/>
            <w:szCs w:val="22"/>
            <w:rPrChange w:id="1034" w:author="Chara Katiri" w:date="2015-05-12T13:05:00Z">
              <w:rPr>
                <w:noProof/>
              </w:rPr>
            </w:rPrChange>
          </w:rPr>
          <w:fldChar w:fldCharType="end"/>
        </w:r>
      </w:ins>
    </w:p>
    <w:p w14:paraId="2F8AD001" w14:textId="77777777" w:rsidR="00CF5347" w:rsidRPr="00F758B3" w:rsidRDefault="00CF5347" w:rsidP="00F758B3">
      <w:pPr>
        <w:pStyle w:val="TOC2"/>
        <w:tabs>
          <w:tab w:val="left" w:pos="840"/>
          <w:tab w:val="right" w:leader="dot" w:pos="9010"/>
        </w:tabs>
        <w:spacing w:line="360" w:lineRule="auto"/>
        <w:contextualSpacing/>
        <w:jc w:val="both"/>
        <w:rPr>
          <w:ins w:id="1035" w:author="Chara Katiri" w:date="2015-05-08T18:58:00Z"/>
          <w:rFonts w:ascii="Times" w:hAnsi="Times"/>
          <w:noProof/>
          <w:sz w:val="22"/>
          <w:szCs w:val="22"/>
          <w:lang w:val="en-GB" w:eastAsia="ja-JP"/>
          <w:rPrChange w:id="1036" w:author="Chara Katiri" w:date="2015-05-12T13:05:00Z">
            <w:rPr>
              <w:ins w:id="1037" w:author="Chara Katiri" w:date="2015-05-08T18:58:00Z"/>
              <w:noProof/>
              <w:lang w:val="en-GB" w:eastAsia="ja-JP"/>
            </w:rPr>
          </w:rPrChange>
        </w:rPr>
        <w:pPrChange w:id="1038" w:author="Chara Katiri" w:date="2015-05-12T13:05:00Z">
          <w:pPr>
            <w:pStyle w:val="TOC2"/>
            <w:tabs>
              <w:tab w:val="left" w:pos="840"/>
              <w:tab w:val="right" w:leader="dot" w:pos="9010"/>
            </w:tabs>
          </w:pPr>
        </w:pPrChange>
      </w:pPr>
      <w:ins w:id="1039" w:author="Chara Katiri" w:date="2015-05-08T18:58:00Z">
        <w:r w:rsidRPr="00F758B3">
          <w:rPr>
            <w:rFonts w:ascii="Times" w:hAnsi="Times" w:cs="Times New Roman"/>
            <w:noProof/>
            <w:color w:val="000000" w:themeColor="text1"/>
            <w:sz w:val="22"/>
            <w:szCs w:val="22"/>
            <w:lang w:val="en-GB"/>
            <w:rPrChange w:id="1040" w:author="Chara Katiri" w:date="2015-05-12T13:05:00Z">
              <w:rPr>
                <w:rFonts w:ascii="Times" w:hAnsi="Times" w:cs="Times New Roman"/>
                <w:noProof/>
                <w:color w:val="000000" w:themeColor="text1"/>
                <w:lang w:val="en-GB"/>
              </w:rPr>
            </w:rPrChange>
          </w:rPr>
          <w:t>3.4.</w:t>
        </w:r>
        <w:r w:rsidRPr="00F758B3">
          <w:rPr>
            <w:rFonts w:ascii="Times" w:hAnsi="Times"/>
            <w:noProof/>
            <w:sz w:val="22"/>
            <w:szCs w:val="22"/>
            <w:lang w:val="en-GB" w:eastAsia="ja-JP"/>
            <w:rPrChange w:id="1041" w:author="Chara Katiri" w:date="2015-05-12T13:05:00Z">
              <w:rPr>
                <w:noProof/>
                <w:lang w:val="en-GB" w:eastAsia="ja-JP"/>
              </w:rPr>
            </w:rPrChange>
          </w:rPr>
          <w:tab/>
        </w:r>
        <w:r w:rsidRPr="00F758B3">
          <w:rPr>
            <w:rFonts w:ascii="Times" w:hAnsi="Times" w:cs="Times New Roman"/>
            <w:noProof/>
            <w:sz w:val="22"/>
            <w:szCs w:val="22"/>
            <w:lang w:val="en-GB"/>
            <w:rPrChange w:id="1042" w:author="Chara Katiri" w:date="2015-05-12T13:05:00Z">
              <w:rPr>
                <w:rFonts w:ascii="Times" w:hAnsi="Times" w:cs="Times New Roman"/>
                <w:noProof/>
                <w:lang w:val="en-GB"/>
              </w:rPr>
            </w:rPrChange>
          </w:rPr>
          <w:t>Stakeholders</w:t>
        </w:r>
        <w:r w:rsidRPr="00F758B3">
          <w:rPr>
            <w:rFonts w:ascii="Times" w:hAnsi="Times"/>
            <w:noProof/>
            <w:sz w:val="22"/>
            <w:szCs w:val="22"/>
            <w:rPrChange w:id="1043" w:author="Chara Katiri" w:date="2015-05-12T13:05:00Z">
              <w:rPr>
                <w:noProof/>
              </w:rPr>
            </w:rPrChange>
          </w:rPr>
          <w:tab/>
        </w:r>
        <w:r w:rsidRPr="00F758B3">
          <w:rPr>
            <w:rFonts w:ascii="Times" w:hAnsi="Times"/>
            <w:noProof/>
            <w:sz w:val="22"/>
            <w:szCs w:val="22"/>
            <w:rPrChange w:id="1044" w:author="Chara Katiri" w:date="2015-05-12T13:05:00Z">
              <w:rPr>
                <w:noProof/>
              </w:rPr>
            </w:rPrChange>
          </w:rPr>
          <w:fldChar w:fldCharType="begin"/>
        </w:r>
        <w:r w:rsidRPr="00F758B3">
          <w:rPr>
            <w:rFonts w:ascii="Times" w:hAnsi="Times"/>
            <w:noProof/>
            <w:sz w:val="22"/>
            <w:szCs w:val="22"/>
            <w:rPrChange w:id="1045" w:author="Chara Katiri" w:date="2015-05-12T13:05:00Z">
              <w:rPr>
                <w:noProof/>
              </w:rPr>
            </w:rPrChange>
          </w:rPr>
          <w:instrText xml:space="preserve"> PAGEREF _Toc292730856 \h </w:instrText>
        </w:r>
      </w:ins>
      <w:r w:rsidRPr="00F758B3">
        <w:rPr>
          <w:rFonts w:ascii="Times" w:hAnsi="Times"/>
          <w:noProof/>
          <w:sz w:val="22"/>
          <w:szCs w:val="22"/>
          <w:rPrChange w:id="1046" w:author="Chara Katiri" w:date="2015-05-12T13:05:00Z">
            <w:rPr>
              <w:rFonts w:ascii="Times" w:hAnsi="Times"/>
              <w:noProof/>
            </w:rPr>
          </w:rPrChange>
        </w:rPr>
      </w:r>
      <w:r w:rsidRPr="00F758B3">
        <w:rPr>
          <w:rFonts w:ascii="Times" w:hAnsi="Times"/>
          <w:noProof/>
          <w:sz w:val="22"/>
          <w:szCs w:val="22"/>
          <w:rPrChange w:id="1047" w:author="Chara Katiri" w:date="2015-05-12T13:05:00Z">
            <w:rPr>
              <w:noProof/>
            </w:rPr>
          </w:rPrChange>
        </w:rPr>
        <w:fldChar w:fldCharType="separate"/>
      </w:r>
      <w:ins w:id="1048" w:author="Chara Katiri" w:date="2015-05-09T12:54:00Z">
        <w:r w:rsidR="00674DFB" w:rsidRPr="00F758B3">
          <w:rPr>
            <w:rFonts w:ascii="Times" w:hAnsi="Times"/>
            <w:noProof/>
            <w:sz w:val="22"/>
            <w:szCs w:val="22"/>
            <w:rPrChange w:id="1049" w:author="Chara Katiri" w:date="2015-05-12T13:05:00Z">
              <w:rPr>
                <w:rFonts w:ascii="Times" w:hAnsi="Times"/>
                <w:noProof/>
              </w:rPr>
            </w:rPrChange>
          </w:rPr>
          <w:t>32</w:t>
        </w:r>
      </w:ins>
      <w:ins w:id="1050" w:author="Chara Katiri" w:date="2015-05-08T18:58:00Z">
        <w:r w:rsidRPr="00F758B3">
          <w:rPr>
            <w:rFonts w:ascii="Times" w:hAnsi="Times"/>
            <w:noProof/>
            <w:sz w:val="22"/>
            <w:szCs w:val="22"/>
            <w:rPrChange w:id="1051" w:author="Chara Katiri" w:date="2015-05-12T13:05:00Z">
              <w:rPr>
                <w:noProof/>
              </w:rPr>
            </w:rPrChange>
          </w:rPr>
          <w:fldChar w:fldCharType="end"/>
        </w:r>
      </w:ins>
    </w:p>
    <w:p w14:paraId="7B5A9046" w14:textId="77777777" w:rsidR="00CF5347" w:rsidRPr="00F758B3" w:rsidRDefault="00CF5347" w:rsidP="00F758B3">
      <w:pPr>
        <w:pStyle w:val="TOC1"/>
        <w:rPr>
          <w:ins w:id="1052" w:author="Chara Katiri" w:date="2015-05-08T18:58:00Z"/>
          <w:noProof/>
          <w:lang w:val="en-GB" w:eastAsia="ja-JP"/>
          <w:rPrChange w:id="1053" w:author="Chara Katiri" w:date="2015-05-12T13:05:00Z">
            <w:rPr>
              <w:ins w:id="1054" w:author="Chara Katiri" w:date="2015-05-08T18:58:00Z"/>
              <w:rFonts w:asciiTheme="minorHAnsi" w:hAnsiTheme="minorHAnsi"/>
              <w:noProof/>
              <w:sz w:val="24"/>
              <w:szCs w:val="24"/>
              <w:lang w:val="en-GB" w:eastAsia="ja-JP"/>
            </w:rPr>
          </w:rPrChange>
        </w:rPr>
        <w:pPrChange w:id="1055" w:author="Chara Katiri" w:date="2015-05-12T13:05:00Z">
          <w:pPr>
            <w:pStyle w:val="TOC1"/>
          </w:pPr>
        </w:pPrChange>
      </w:pPr>
      <w:ins w:id="1056" w:author="Chara Katiri" w:date="2015-05-08T18:58:00Z">
        <w:r w:rsidRPr="00F758B3">
          <w:rPr>
            <w:rFonts w:cs="Times New Roman"/>
            <w:noProof/>
            <w:lang w:val="en-GB"/>
            <w:rPrChange w:id="1057" w:author="Chara Katiri" w:date="2015-05-12T13:05:00Z">
              <w:rPr>
                <w:rFonts w:cs="Times New Roman"/>
                <w:noProof/>
                <w:lang w:val="en-GB"/>
              </w:rPr>
            </w:rPrChange>
          </w:rPr>
          <w:t>4.</w:t>
        </w:r>
        <w:r w:rsidRPr="00F758B3">
          <w:rPr>
            <w:noProof/>
            <w:lang w:val="en-GB" w:eastAsia="ja-JP"/>
            <w:rPrChange w:id="1058"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059" w:author="Chara Katiri" w:date="2015-05-12T13:05:00Z">
              <w:rPr>
                <w:rFonts w:cs="Times New Roman"/>
                <w:noProof/>
                <w:lang w:val="en-GB"/>
              </w:rPr>
            </w:rPrChange>
          </w:rPr>
          <w:t>System design</w:t>
        </w:r>
        <w:r w:rsidRPr="00F758B3">
          <w:rPr>
            <w:noProof/>
            <w:rPrChange w:id="1060" w:author="Chara Katiri" w:date="2015-05-12T13:05:00Z">
              <w:rPr>
                <w:noProof/>
              </w:rPr>
            </w:rPrChange>
          </w:rPr>
          <w:tab/>
        </w:r>
        <w:r w:rsidRPr="00F758B3">
          <w:rPr>
            <w:noProof/>
            <w:rPrChange w:id="1061" w:author="Chara Katiri" w:date="2015-05-12T13:05:00Z">
              <w:rPr>
                <w:noProof/>
              </w:rPr>
            </w:rPrChange>
          </w:rPr>
          <w:fldChar w:fldCharType="begin"/>
        </w:r>
        <w:r w:rsidRPr="00F758B3">
          <w:rPr>
            <w:noProof/>
            <w:rPrChange w:id="1062" w:author="Chara Katiri" w:date="2015-05-12T13:05:00Z">
              <w:rPr>
                <w:noProof/>
              </w:rPr>
            </w:rPrChange>
          </w:rPr>
          <w:instrText xml:space="preserve"> PAGEREF _Toc292730857 \h </w:instrText>
        </w:r>
      </w:ins>
      <w:r w:rsidRPr="00F758B3">
        <w:rPr>
          <w:noProof/>
          <w:rPrChange w:id="1063" w:author="Chara Katiri" w:date="2015-05-12T13:05:00Z">
            <w:rPr>
              <w:noProof/>
            </w:rPr>
          </w:rPrChange>
        </w:rPr>
      </w:r>
      <w:r w:rsidRPr="00F758B3">
        <w:rPr>
          <w:noProof/>
          <w:rPrChange w:id="1064" w:author="Chara Katiri" w:date="2015-05-12T13:05:00Z">
            <w:rPr>
              <w:noProof/>
            </w:rPr>
          </w:rPrChange>
        </w:rPr>
        <w:fldChar w:fldCharType="separate"/>
      </w:r>
      <w:ins w:id="1065" w:author="Chara Katiri" w:date="2015-05-09T12:54:00Z">
        <w:r w:rsidR="00674DFB" w:rsidRPr="00F758B3">
          <w:rPr>
            <w:noProof/>
            <w:rPrChange w:id="1066" w:author="Chara Katiri" w:date="2015-05-12T13:05:00Z">
              <w:rPr>
                <w:noProof/>
              </w:rPr>
            </w:rPrChange>
          </w:rPr>
          <w:t>34</w:t>
        </w:r>
      </w:ins>
      <w:ins w:id="1067" w:author="Chara Katiri" w:date="2015-05-08T18:58:00Z">
        <w:r w:rsidRPr="00F758B3">
          <w:rPr>
            <w:noProof/>
            <w:rPrChange w:id="1068" w:author="Chara Katiri" w:date="2015-05-12T13:05:00Z">
              <w:rPr>
                <w:noProof/>
              </w:rPr>
            </w:rPrChange>
          </w:rPr>
          <w:fldChar w:fldCharType="end"/>
        </w:r>
      </w:ins>
    </w:p>
    <w:p w14:paraId="5C5DCC6F" w14:textId="77777777" w:rsidR="00CF5347" w:rsidRPr="00F758B3" w:rsidRDefault="00CF5347" w:rsidP="00F758B3">
      <w:pPr>
        <w:pStyle w:val="TOC2"/>
        <w:tabs>
          <w:tab w:val="left" w:pos="840"/>
          <w:tab w:val="right" w:leader="dot" w:pos="9010"/>
        </w:tabs>
        <w:spacing w:line="360" w:lineRule="auto"/>
        <w:contextualSpacing/>
        <w:jc w:val="both"/>
        <w:rPr>
          <w:ins w:id="1069" w:author="Chara Katiri" w:date="2015-05-08T18:58:00Z"/>
          <w:rFonts w:ascii="Times" w:hAnsi="Times"/>
          <w:noProof/>
          <w:sz w:val="22"/>
          <w:szCs w:val="22"/>
          <w:lang w:val="en-GB" w:eastAsia="ja-JP"/>
          <w:rPrChange w:id="1070" w:author="Chara Katiri" w:date="2015-05-12T13:05:00Z">
            <w:rPr>
              <w:ins w:id="1071" w:author="Chara Katiri" w:date="2015-05-08T18:58:00Z"/>
              <w:noProof/>
              <w:lang w:val="en-GB" w:eastAsia="ja-JP"/>
            </w:rPr>
          </w:rPrChange>
        </w:rPr>
        <w:pPrChange w:id="1072" w:author="Chara Katiri" w:date="2015-05-12T13:05:00Z">
          <w:pPr>
            <w:pStyle w:val="TOC2"/>
            <w:tabs>
              <w:tab w:val="left" w:pos="840"/>
              <w:tab w:val="right" w:leader="dot" w:pos="9010"/>
            </w:tabs>
          </w:pPr>
        </w:pPrChange>
      </w:pPr>
      <w:ins w:id="1073" w:author="Chara Katiri" w:date="2015-05-08T18:58:00Z">
        <w:r w:rsidRPr="00F758B3">
          <w:rPr>
            <w:rFonts w:ascii="Times" w:hAnsi="Times" w:cs="Times New Roman"/>
            <w:noProof/>
            <w:color w:val="000000" w:themeColor="text1"/>
            <w:sz w:val="22"/>
            <w:szCs w:val="22"/>
            <w:lang w:val="en-GB"/>
            <w:rPrChange w:id="1074" w:author="Chara Katiri" w:date="2015-05-12T13:05:00Z">
              <w:rPr>
                <w:rFonts w:ascii="Times" w:hAnsi="Times" w:cs="Times New Roman"/>
                <w:noProof/>
                <w:color w:val="000000" w:themeColor="text1"/>
                <w:lang w:val="en-GB"/>
              </w:rPr>
            </w:rPrChange>
          </w:rPr>
          <w:t>4.1.</w:t>
        </w:r>
        <w:r w:rsidRPr="00F758B3">
          <w:rPr>
            <w:rFonts w:ascii="Times" w:hAnsi="Times"/>
            <w:noProof/>
            <w:sz w:val="22"/>
            <w:szCs w:val="22"/>
            <w:lang w:val="en-GB" w:eastAsia="ja-JP"/>
            <w:rPrChange w:id="1075" w:author="Chara Katiri" w:date="2015-05-12T13:05:00Z">
              <w:rPr>
                <w:noProof/>
                <w:lang w:val="en-GB" w:eastAsia="ja-JP"/>
              </w:rPr>
            </w:rPrChange>
          </w:rPr>
          <w:tab/>
        </w:r>
        <w:r w:rsidRPr="00F758B3">
          <w:rPr>
            <w:rFonts w:ascii="Times" w:hAnsi="Times" w:cs="Times New Roman"/>
            <w:noProof/>
            <w:sz w:val="22"/>
            <w:szCs w:val="22"/>
            <w:lang w:val="en-GB"/>
            <w:rPrChange w:id="1076" w:author="Chara Katiri" w:date="2015-05-12T13:05:00Z">
              <w:rPr>
                <w:rFonts w:ascii="Times" w:hAnsi="Times" w:cs="Times New Roman"/>
                <w:noProof/>
                <w:lang w:val="en-GB"/>
              </w:rPr>
            </w:rPrChange>
          </w:rPr>
          <w:t>Design method</w:t>
        </w:r>
        <w:r w:rsidRPr="00F758B3">
          <w:rPr>
            <w:rFonts w:ascii="Times" w:hAnsi="Times"/>
            <w:noProof/>
            <w:sz w:val="22"/>
            <w:szCs w:val="22"/>
            <w:rPrChange w:id="1077" w:author="Chara Katiri" w:date="2015-05-12T13:05:00Z">
              <w:rPr>
                <w:noProof/>
              </w:rPr>
            </w:rPrChange>
          </w:rPr>
          <w:tab/>
        </w:r>
        <w:r w:rsidRPr="00F758B3">
          <w:rPr>
            <w:rFonts w:ascii="Times" w:hAnsi="Times"/>
            <w:noProof/>
            <w:sz w:val="22"/>
            <w:szCs w:val="22"/>
            <w:rPrChange w:id="1078" w:author="Chara Katiri" w:date="2015-05-12T13:05:00Z">
              <w:rPr>
                <w:noProof/>
              </w:rPr>
            </w:rPrChange>
          </w:rPr>
          <w:fldChar w:fldCharType="begin"/>
        </w:r>
        <w:r w:rsidRPr="00F758B3">
          <w:rPr>
            <w:rFonts w:ascii="Times" w:hAnsi="Times"/>
            <w:noProof/>
            <w:sz w:val="22"/>
            <w:szCs w:val="22"/>
            <w:rPrChange w:id="1079" w:author="Chara Katiri" w:date="2015-05-12T13:05:00Z">
              <w:rPr>
                <w:noProof/>
              </w:rPr>
            </w:rPrChange>
          </w:rPr>
          <w:instrText xml:space="preserve"> PAGEREF _Toc292730858 \h </w:instrText>
        </w:r>
      </w:ins>
      <w:r w:rsidRPr="00F758B3">
        <w:rPr>
          <w:rFonts w:ascii="Times" w:hAnsi="Times"/>
          <w:noProof/>
          <w:sz w:val="22"/>
          <w:szCs w:val="22"/>
          <w:rPrChange w:id="1080" w:author="Chara Katiri" w:date="2015-05-12T13:05:00Z">
            <w:rPr>
              <w:rFonts w:ascii="Times" w:hAnsi="Times"/>
              <w:noProof/>
            </w:rPr>
          </w:rPrChange>
        </w:rPr>
      </w:r>
      <w:r w:rsidRPr="00F758B3">
        <w:rPr>
          <w:rFonts w:ascii="Times" w:hAnsi="Times"/>
          <w:noProof/>
          <w:sz w:val="22"/>
          <w:szCs w:val="22"/>
          <w:rPrChange w:id="1081" w:author="Chara Katiri" w:date="2015-05-12T13:05:00Z">
            <w:rPr>
              <w:noProof/>
            </w:rPr>
          </w:rPrChange>
        </w:rPr>
        <w:fldChar w:fldCharType="separate"/>
      </w:r>
      <w:ins w:id="1082" w:author="Chara Katiri" w:date="2015-05-09T12:54:00Z">
        <w:r w:rsidR="00674DFB" w:rsidRPr="00F758B3">
          <w:rPr>
            <w:rFonts w:ascii="Times" w:hAnsi="Times"/>
            <w:noProof/>
            <w:sz w:val="22"/>
            <w:szCs w:val="22"/>
            <w:rPrChange w:id="1083" w:author="Chara Katiri" w:date="2015-05-12T13:05:00Z">
              <w:rPr>
                <w:rFonts w:ascii="Times" w:hAnsi="Times"/>
                <w:noProof/>
              </w:rPr>
            </w:rPrChange>
          </w:rPr>
          <w:t>34</w:t>
        </w:r>
      </w:ins>
      <w:ins w:id="1084" w:author="Chara Katiri" w:date="2015-05-08T18:58:00Z">
        <w:r w:rsidRPr="00F758B3">
          <w:rPr>
            <w:rFonts w:ascii="Times" w:hAnsi="Times"/>
            <w:noProof/>
            <w:sz w:val="22"/>
            <w:szCs w:val="22"/>
            <w:rPrChange w:id="1085" w:author="Chara Katiri" w:date="2015-05-12T13:05:00Z">
              <w:rPr>
                <w:noProof/>
              </w:rPr>
            </w:rPrChange>
          </w:rPr>
          <w:fldChar w:fldCharType="end"/>
        </w:r>
      </w:ins>
    </w:p>
    <w:p w14:paraId="157893AC" w14:textId="77777777" w:rsidR="00CF5347" w:rsidRPr="00F758B3" w:rsidRDefault="00CF5347" w:rsidP="00F758B3">
      <w:pPr>
        <w:pStyle w:val="TOC2"/>
        <w:tabs>
          <w:tab w:val="left" w:pos="840"/>
          <w:tab w:val="right" w:leader="dot" w:pos="9010"/>
        </w:tabs>
        <w:spacing w:line="360" w:lineRule="auto"/>
        <w:contextualSpacing/>
        <w:jc w:val="both"/>
        <w:rPr>
          <w:ins w:id="1086" w:author="Chara Katiri" w:date="2015-05-08T18:58:00Z"/>
          <w:rFonts w:ascii="Times" w:hAnsi="Times"/>
          <w:noProof/>
          <w:sz w:val="22"/>
          <w:szCs w:val="22"/>
          <w:lang w:val="en-GB" w:eastAsia="ja-JP"/>
          <w:rPrChange w:id="1087" w:author="Chara Katiri" w:date="2015-05-12T13:05:00Z">
            <w:rPr>
              <w:ins w:id="1088" w:author="Chara Katiri" w:date="2015-05-08T18:58:00Z"/>
              <w:noProof/>
              <w:lang w:val="en-GB" w:eastAsia="ja-JP"/>
            </w:rPr>
          </w:rPrChange>
        </w:rPr>
        <w:pPrChange w:id="1089" w:author="Chara Katiri" w:date="2015-05-12T13:05:00Z">
          <w:pPr>
            <w:pStyle w:val="TOC2"/>
            <w:tabs>
              <w:tab w:val="left" w:pos="840"/>
              <w:tab w:val="right" w:leader="dot" w:pos="9010"/>
            </w:tabs>
          </w:pPr>
        </w:pPrChange>
      </w:pPr>
      <w:ins w:id="1090" w:author="Chara Katiri" w:date="2015-05-08T18:58:00Z">
        <w:r w:rsidRPr="00F758B3">
          <w:rPr>
            <w:rFonts w:ascii="Times" w:hAnsi="Times" w:cs="Times New Roman"/>
            <w:noProof/>
            <w:color w:val="000000" w:themeColor="text1"/>
            <w:sz w:val="22"/>
            <w:szCs w:val="22"/>
            <w:lang w:val="en-GB"/>
            <w:rPrChange w:id="1091" w:author="Chara Katiri" w:date="2015-05-12T13:05:00Z">
              <w:rPr>
                <w:rFonts w:ascii="Times" w:hAnsi="Times" w:cs="Times New Roman"/>
                <w:noProof/>
                <w:color w:val="000000" w:themeColor="text1"/>
                <w:lang w:val="en-GB"/>
              </w:rPr>
            </w:rPrChange>
          </w:rPr>
          <w:t>4.2.</w:t>
        </w:r>
        <w:r w:rsidRPr="00F758B3">
          <w:rPr>
            <w:rFonts w:ascii="Times" w:hAnsi="Times"/>
            <w:noProof/>
            <w:sz w:val="22"/>
            <w:szCs w:val="22"/>
            <w:lang w:val="en-GB" w:eastAsia="ja-JP"/>
            <w:rPrChange w:id="1092" w:author="Chara Katiri" w:date="2015-05-12T13:05:00Z">
              <w:rPr>
                <w:noProof/>
                <w:lang w:val="en-GB" w:eastAsia="ja-JP"/>
              </w:rPr>
            </w:rPrChange>
          </w:rPr>
          <w:tab/>
        </w:r>
        <w:r w:rsidRPr="00F758B3">
          <w:rPr>
            <w:rFonts w:ascii="Times" w:hAnsi="Times" w:cs="Times New Roman"/>
            <w:noProof/>
            <w:sz w:val="22"/>
            <w:szCs w:val="22"/>
            <w:lang w:val="en-GB"/>
            <w:rPrChange w:id="1093" w:author="Chara Katiri" w:date="2015-05-12T13:05:00Z">
              <w:rPr>
                <w:rFonts w:ascii="Times" w:hAnsi="Times" w:cs="Times New Roman"/>
                <w:noProof/>
                <w:lang w:val="en-GB"/>
              </w:rPr>
            </w:rPrChange>
          </w:rPr>
          <w:t>Design plan</w:t>
        </w:r>
        <w:r w:rsidRPr="00F758B3">
          <w:rPr>
            <w:rFonts w:ascii="Times" w:hAnsi="Times"/>
            <w:noProof/>
            <w:sz w:val="22"/>
            <w:szCs w:val="22"/>
            <w:rPrChange w:id="1094" w:author="Chara Katiri" w:date="2015-05-12T13:05:00Z">
              <w:rPr>
                <w:noProof/>
              </w:rPr>
            </w:rPrChange>
          </w:rPr>
          <w:tab/>
        </w:r>
        <w:r w:rsidRPr="00F758B3">
          <w:rPr>
            <w:rFonts w:ascii="Times" w:hAnsi="Times"/>
            <w:noProof/>
            <w:sz w:val="22"/>
            <w:szCs w:val="22"/>
            <w:rPrChange w:id="1095" w:author="Chara Katiri" w:date="2015-05-12T13:05:00Z">
              <w:rPr>
                <w:noProof/>
              </w:rPr>
            </w:rPrChange>
          </w:rPr>
          <w:fldChar w:fldCharType="begin"/>
        </w:r>
        <w:r w:rsidRPr="00F758B3">
          <w:rPr>
            <w:rFonts w:ascii="Times" w:hAnsi="Times"/>
            <w:noProof/>
            <w:sz w:val="22"/>
            <w:szCs w:val="22"/>
            <w:rPrChange w:id="1096" w:author="Chara Katiri" w:date="2015-05-12T13:05:00Z">
              <w:rPr>
                <w:noProof/>
              </w:rPr>
            </w:rPrChange>
          </w:rPr>
          <w:instrText xml:space="preserve"> PAGEREF _Toc292730859 \h </w:instrText>
        </w:r>
      </w:ins>
      <w:r w:rsidRPr="00F758B3">
        <w:rPr>
          <w:rFonts w:ascii="Times" w:hAnsi="Times"/>
          <w:noProof/>
          <w:sz w:val="22"/>
          <w:szCs w:val="22"/>
          <w:rPrChange w:id="1097" w:author="Chara Katiri" w:date="2015-05-12T13:05:00Z">
            <w:rPr>
              <w:rFonts w:ascii="Times" w:hAnsi="Times"/>
              <w:noProof/>
            </w:rPr>
          </w:rPrChange>
        </w:rPr>
      </w:r>
      <w:r w:rsidRPr="00F758B3">
        <w:rPr>
          <w:rFonts w:ascii="Times" w:hAnsi="Times"/>
          <w:noProof/>
          <w:sz w:val="22"/>
          <w:szCs w:val="22"/>
          <w:rPrChange w:id="1098" w:author="Chara Katiri" w:date="2015-05-12T13:05:00Z">
            <w:rPr>
              <w:noProof/>
            </w:rPr>
          </w:rPrChange>
        </w:rPr>
        <w:fldChar w:fldCharType="separate"/>
      </w:r>
      <w:ins w:id="1099" w:author="Chara Katiri" w:date="2015-05-09T12:54:00Z">
        <w:r w:rsidR="00674DFB" w:rsidRPr="00F758B3">
          <w:rPr>
            <w:rFonts w:ascii="Times" w:hAnsi="Times"/>
            <w:noProof/>
            <w:sz w:val="22"/>
            <w:szCs w:val="22"/>
            <w:rPrChange w:id="1100" w:author="Chara Katiri" w:date="2015-05-12T13:05:00Z">
              <w:rPr>
                <w:rFonts w:ascii="Times" w:hAnsi="Times"/>
                <w:noProof/>
              </w:rPr>
            </w:rPrChange>
          </w:rPr>
          <w:t>34</w:t>
        </w:r>
      </w:ins>
      <w:ins w:id="1101" w:author="Chara Katiri" w:date="2015-05-08T18:58:00Z">
        <w:r w:rsidRPr="00F758B3">
          <w:rPr>
            <w:rFonts w:ascii="Times" w:hAnsi="Times"/>
            <w:noProof/>
            <w:sz w:val="22"/>
            <w:szCs w:val="22"/>
            <w:rPrChange w:id="1102" w:author="Chara Katiri" w:date="2015-05-12T13:05:00Z">
              <w:rPr>
                <w:noProof/>
              </w:rPr>
            </w:rPrChange>
          </w:rPr>
          <w:fldChar w:fldCharType="end"/>
        </w:r>
      </w:ins>
    </w:p>
    <w:p w14:paraId="4DC5DCB0" w14:textId="77777777" w:rsidR="00CF5347" w:rsidRPr="00F758B3" w:rsidRDefault="00CF5347" w:rsidP="00F758B3">
      <w:pPr>
        <w:pStyle w:val="TOC2"/>
        <w:tabs>
          <w:tab w:val="left" w:pos="840"/>
          <w:tab w:val="right" w:leader="dot" w:pos="9010"/>
        </w:tabs>
        <w:spacing w:line="360" w:lineRule="auto"/>
        <w:contextualSpacing/>
        <w:jc w:val="both"/>
        <w:rPr>
          <w:ins w:id="1103" w:author="Chara Katiri" w:date="2015-05-08T18:58:00Z"/>
          <w:rFonts w:ascii="Times" w:hAnsi="Times"/>
          <w:noProof/>
          <w:sz w:val="22"/>
          <w:szCs w:val="22"/>
          <w:lang w:val="en-GB" w:eastAsia="ja-JP"/>
          <w:rPrChange w:id="1104" w:author="Chara Katiri" w:date="2015-05-12T13:05:00Z">
            <w:rPr>
              <w:ins w:id="1105" w:author="Chara Katiri" w:date="2015-05-08T18:58:00Z"/>
              <w:noProof/>
              <w:lang w:val="en-GB" w:eastAsia="ja-JP"/>
            </w:rPr>
          </w:rPrChange>
        </w:rPr>
        <w:pPrChange w:id="1106" w:author="Chara Katiri" w:date="2015-05-12T13:05:00Z">
          <w:pPr>
            <w:pStyle w:val="TOC2"/>
            <w:tabs>
              <w:tab w:val="left" w:pos="840"/>
              <w:tab w:val="right" w:leader="dot" w:pos="9010"/>
            </w:tabs>
          </w:pPr>
        </w:pPrChange>
      </w:pPr>
      <w:ins w:id="1107" w:author="Chara Katiri" w:date="2015-05-08T18:58:00Z">
        <w:r w:rsidRPr="00F758B3">
          <w:rPr>
            <w:rFonts w:ascii="Times" w:hAnsi="Times" w:cs="Times New Roman"/>
            <w:noProof/>
            <w:color w:val="000000" w:themeColor="text1"/>
            <w:sz w:val="22"/>
            <w:szCs w:val="22"/>
            <w:lang w:val="en-GB"/>
            <w:rPrChange w:id="1108" w:author="Chara Katiri" w:date="2015-05-12T13:05:00Z">
              <w:rPr>
                <w:rFonts w:ascii="Times" w:hAnsi="Times" w:cs="Times New Roman"/>
                <w:noProof/>
                <w:color w:val="000000" w:themeColor="text1"/>
                <w:lang w:val="en-GB"/>
              </w:rPr>
            </w:rPrChange>
          </w:rPr>
          <w:t>4.3.</w:t>
        </w:r>
        <w:r w:rsidRPr="00F758B3">
          <w:rPr>
            <w:rFonts w:ascii="Times" w:hAnsi="Times"/>
            <w:noProof/>
            <w:sz w:val="22"/>
            <w:szCs w:val="22"/>
            <w:lang w:val="en-GB" w:eastAsia="ja-JP"/>
            <w:rPrChange w:id="1109" w:author="Chara Katiri" w:date="2015-05-12T13:05:00Z">
              <w:rPr>
                <w:noProof/>
                <w:lang w:val="en-GB" w:eastAsia="ja-JP"/>
              </w:rPr>
            </w:rPrChange>
          </w:rPr>
          <w:tab/>
        </w:r>
        <w:r w:rsidRPr="00F758B3">
          <w:rPr>
            <w:rFonts w:ascii="Times" w:hAnsi="Times" w:cs="Times New Roman"/>
            <w:noProof/>
            <w:sz w:val="22"/>
            <w:szCs w:val="22"/>
            <w:lang w:val="en-GB"/>
            <w:rPrChange w:id="1110" w:author="Chara Katiri" w:date="2015-05-12T13:05:00Z">
              <w:rPr>
                <w:rFonts w:ascii="Times" w:hAnsi="Times" w:cs="Times New Roman"/>
                <w:noProof/>
                <w:lang w:val="en-GB"/>
              </w:rPr>
            </w:rPrChange>
          </w:rPr>
          <w:t>Diagrams</w:t>
        </w:r>
        <w:r w:rsidRPr="00F758B3">
          <w:rPr>
            <w:rFonts w:ascii="Times" w:hAnsi="Times"/>
            <w:noProof/>
            <w:sz w:val="22"/>
            <w:szCs w:val="22"/>
            <w:rPrChange w:id="1111" w:author="Chara Katiri" w:date="2015-05-12T13:05:00Z">
              <w:rPr>
                <w:noProof/>
              </w:rPr>
            </w:rPrChange>
          </w:rPr>
          <w:tab/>
        </w:r>
        <w:r w:rsidRPr="00F758B3">
          <w:rPr>
            <w:rFonts w:ascii="Times" w:hAnsi="Times"/>
            <w:noProof/>
            <w:sz w:val="22"/>
            <w:szCs w:val="22"/>
            <w:rPrChange w:id="1112" w:author="Chara Katiri" w:date="2015-05-12T13:05:00Z">
              <w:rPr>
                <w:noProof/>
              </w:rPr>
            </w:rPrChange>
          </w:rPr>
          <w:fldChar w:fldCharType="begin"/>
        </w:r>
        <w:r w:rsidRPr="00F758B3">
          <w:rPr>
            <w:rFonts w:ascii="Times" w:hAnsi="Times"/>
            <w:noProof/>
            <w:sz w:val="22"/>
            <w:szCs w:val="22"/>
            <w:rPrChange w:id="1113" w:author="Chara Katiri" w:date="2015-05-12T13:05:00Z">
              <w:rPr>
                <w:noProof/>
              </w:rPr>
            </w:rPrChange>
          </w:rPr>
          <w:instrText xml:space="preserve"> PAGEREF _Toc292730860 \h </w:instrText>
        </w:r>
      </w:ins>
      <w:r w:rsidRPr="00F758B3">
        <w:rPr>
          <w:rFonts w:ascii="Times" w:hAnsi="Times"/>
          <w:noProof/>
          <w:sz w:val="22"/>
          <w:szCs w:val="22"/>
          <w:rPrChange w:id="1114" w:author="Chara Katiri" w:date="2015-05-12T13:05:00Z">
            <w:rPr>
              <w:rFonts w:ascii="Times" w:hAnsi="Times"/>
              <w:noProof/>
            </w:rPr>
          </w:rPrChange>
        </w:rPr>
      </w:r>
      <w:r w:rsidRPr="00F758B3">
        <w:rPr>
          <w:rFonts w:ascii="Times" w:hAnsi="Times"/>
          <w:noProof/>
          <w:sz w:val="22"/>
          <w:szCs w:val="22"/>
          <w:rPrChange w:id="1115" w:author="Chara Katiri" w:date="2015-05-12T13:05:00Z">
            <w:rPr>
              <w:noProof/>
            </w:rPr>
          </w:rPrChange>
        </w:rPr>
        <w:fldChar w:fldCharType="separate"/>
      </w:r>
      <w:ins w:id="1116" w:author="Chara Katiri" w:date="2015-05-09T12:54:00Z">
        <w:r w:rsidR="00674DFB" w:rsidRPr="00F758B3">
          <w:rPr>
            <w:rFonts w:ascii="Times" w:hAnsi="Times"/>
            <w:noProof/>
            <w:sz w:val="22"/>
            <w:szCs w:val="22"/>
            <w:rPrChange w:id="1117" w:author="Chara Katiri" w:date="2015-05-12T13:05:00Z">
              <w:rPr>
                <w:rFonts w:ascii="Times" w:hAnsi="Times"/>
                <w:noProof/>
              </w:rPr>
            </w:rPrChange>
          </w:rPr>
          <w:t>35</w:t>
        </w:r>
      </w:ins>
      <w:ins w:id="1118" w:author="Chara Katiri" w:date="2015-05-08T18:58:00Z">
        <w:r w:rsidRPr="00F758B3">
          <w:rPr>
            <w:rFonts w:ascii="Times" w:hAnsi="Times"/>
            <w:noProof/>
            <w:sz w:val="22"/>
            <w:szCs w:val="22"/>
            <w:rPrChange w:id="1119" w:author="Chara Katiri" w:date="2015-05-12T13:05:00Z">
              <w:rPr>
                <w:noProof/>
              </w:rPr>
            </w:rPrChange>
          </w:rPr>
          <w:fldChar w:fldCharType="end"/>
        </w:r>
      </w:ins>
    </w:p>
    <w:p w14:paraId="3AB03669" w14:textId="77777777" w:rsidR="00CF5347" w:rsidRPr="00F758B3" w:rsidRDefault="00CF5347" w:rsidP="00F758B3">
      <w:pPr>
        <w:pStyle w:val="TOC2"/>
        <w:tabs>
          <w:tab w:val="left" w:pos="1020"/>
          <w:tab w:val="right" w:leader="dot" w:pos="9010"/>
        </w:tabs>
        <w:spacing w:line="360" w:lineRule="auto"/>
        <w:contextualSpacing/>
        <w:jc w:val="both"/>
        <w:rPr>
          <w:ins w:id="1120" w:author="Chara Katiri" w:date="2015-05-08T18:58:00Z"/>
          <w:rFonts w:ascii="Times" w:hAnsi="Times"/>
          <w:noProof/>
          <w:sz w:val="22"/>
          <w:szCs w:val="22"/>
          <w:lang w:val="en-GB" w:eastAsia="ja-JP"/>
          <w:rPrChange w:id="1121" w:author="Chara Katiri" w:date="2015-05-12T13:05:00Z">
            <w:rPr>
              <w:ins w:id="1122" w:author="Chara Katiri" w:date="2015-05-08T18:58:00Z"/>
              <w:noProof/>
              <w:lang w:val="en-GB" w:eastAsia="ja-JP"/>
            </w:rPr>
          </w:rPrChange>
        </w:rPr>
        <w:pPrChange w:id="1123" w:author="Chara Katiri" w:date="2015-05-12T13:05:00Z">
          <w:pPr>
            <w:pStyle w:val="TOC2"/>
            <w:tabs>
              <w:tab w:val="left" w:pos="1020"/>
              <w:tab w:val="right" w:leader="dot" w:pos="9010"/>
            </w:tabs>
          </w:pPr>
        </w:pPrChange>
      </w:pPr>
      <w:ins w:id="1124" w:author="Chara Katiri" w:date="2015-05-08T18:58:00Z">
        <w:r w:rsidRPr="00F758B3">
          <w:rPr>
            <w:rFonts w:ascii="Times" w:hAnsi="Times" w:cs="Times New Roman"/>
            <w:noProof/>
            <w:sz w:val="22"/>
            <w:szCs w:val="22"/>
            <w:lang w:val="en-GB"/>
            <w:rPrChange w:id="1125" w:author="Chara Katiri" w:date="2015-05-12T13:05:00Z">
              <w:rPr>
                <w:rFonts w:ascii="Times" w:hAnsi="Times" w:cs="Times New Roman"/>
                <w:noProof/>
                <w:lang w:val="en-GB"/>
              </w:rPr>
            </w:rPrChange>
          </w:rPr>
          <w:t>4.3.1.</w:t>
        </w:r>
        <w:r w:rsidRPr="00F758B3">
          <w:rPr>
            <w:rFonts w:ascii="Times" w:hAnsi="Times"/>
            <w:noProof/>
            <w:sz w:val="22"/>
            <w:szCs w:val="22"/>
            <w:lang w:val="en-GB" w:eastAsia="ja-JP"/>
            <w:rPrChange w:id="1126" w:author="Chara Katiri" w:date="2015-05-12T13:05:00Z">
              <w:rPr>
                <w:noProof/>
                <w:lang w:val="en-GB" w:eastAsia="ja-JP"/>
              </w:rPr>
            </w:rPrChange>
          </w:rPr>
          <w:tab/>
        </w:r>
        <w:r w:rsidRPr="00F758B3">
          <w:rPr>
            <w:rFonts w:ascii="Times" w:hAnsi="Times" w:cs="Times New Roman"/>
            <w:noProof/>
            <w:sz w:val="22"/>
            <w:szCs w:val="22"/>
            <w:lang w:val="en-GB"/>
            <w:rPrChange w:id="1127" w:author="Chara Katiri" w:date="2015-05-12T13:05:00Z">
              <w:rPr>
                <w:rFonts w:ascii="Times" w:hAnsi="Times" w:cs="Times New Roman"/>
                <w:noProof/>
                <w:lang w:val="en-GB"/>
              </w:rPr>
            </w:rPrChange>
          </w:rPr>
          <w:t>Class diagram</w:t>
        </w:r>
        <w:r w:rsidRPr="00F758B3">
          <w:rPr>
            <w:rFonts w:ascii="Times" w:hAnsi="Times"/>
            <w:noProof/>
            <w:sz w:val="22"/>
            <w:szCs w:val="22"/>
            <w:rPrChange w:id="1128" w:author="Chara Katiri" w:date="2015-05-12T13:05:00Z">
              <w:rPr>
                <w:noProof/>
              </w:rPr>
            </w:rPrChange>
          </w:rPr>
          <w:tab/>
        </w:r>
        <w:r w:rsidRPr="00F758B3">
          <w:rPr>
            <w:rFonts w:ascii="Times" w:hAnsi="Times"/>
            <w:noProof/>
            <w:sz w:val="22"/>
            <w:szCs w:val="22"/>
            <w:rPrChange w:id="1129" w:author="Chara Katiri" w:date="2015-05-12T13:05:00Z">
              <w:rPr>
                <w:noProof/>
              </w:rPr>
            </w:rPrChange>
          </w:rPr>
          <w:fldChar w:fldCharType="begin"/>
        </w:r>
        <w:r w:rsidRPr="00F758B3">
          <w:rPr>
            <w:rFonts w:ascii="Times" w:hAnsi="Times"/>
            <w:noProof/>
            <w:sz w:val="22"/>
            <w:szCs w:val="22"/>
            <w:rPrChange w:id="1130" w:author="Chara Katiri" w:date="2015-05-12T13:05:00Z">
              <w:rPr>
                <w:noProof/>
              </w:rPr>
            </w:rPrChange>
          </w:rPr>
          <w:instrText xml:space="preserve"> PAGEREF _Toc292730861 \h </w:instrText>
        </w:r>
      </w:ins>
      <w:r w:rsidRPr="00F758B3">
        <w:rPr>
          <w:rFonts w:ascii="Times" w:hAnsi="Times"/>
          <w:noProof/>
          <w:sz w:val="22"/>
          <w:szCs w:val="22"/>
          <w:rPrChange w:id="1131" w:author="Chara Katiri" w:date="2015-05-12T13:05:00Z">
            <w:rPr>
              <w:rFonts w:ascii="Times" w:hAnsi="Times"/>
              <w:noProof/>
            </w:rPr>
          </w:rPrChange>
        </w:rPr>
      </w:r>
      <w:r w:rsidRPr="00F758B3">
        <w:rPr>
          <w:rFonts w:ascii="Times" w:hAnsi="Times"/>
          <w:noProof/>
          <w:sz w:val="22"/>
          <w:szCs w:val="22"/>
          <w:rPrChange w:id="1132" w:author="Chara Katiri" w:date="2015-05-12T13:05:00Z">
            <w:rPr>
              <w:noProof/>
            </w:rPr>
          </w:rPrChange>
        </w:rPr>
        <w:fldChar w:fldCharType="separate"/>
      </w:r>
      <w:ins w:id="1133" w:author="Chara Katiri" w:date="2015-05-09T12:54:00Z">
        <w:r w:rsidR="00674DFB" w:rsidRPr="00F758B3">
          <w:rPr>
            <w:rFonts w:ascii="Times" w:hAnsi="Times"/>
            <w:noProof/>
            <w:sz w:val="22"/>
            <w:szCs w:val="22"/>
            <w:rPrChange w:id="1134" w:author="Chara Katiri" w:date="2015-05-12T13:05:00Z">
              <w:rPr>
                <w:rFonts w:ascii="Times" w:hAnsi="Times"/>
                <w:noProof/>
              </w:rPr>
            </w:rPrChange>
          </w:rPr>
          <w:t>35</w:t>
        </w:r>
      </w:ins>
      <w:ins w:id="1135" w:author="Chara Katiri" w:date="2015-05-08T18:58:00Z">
        <w:r w:rsidRPr="00F758B3">
          <w:rPr>
            <w:rFonts w:ascii="Times" w:hAnsi="Times"/>
            <w:noProof/>
            <w:sz w:val="22"/>
            <w:szCs w:val="22"/>
            <w:rPrChange w:id="1136" w:author="Chara Katiri" w:date="2015-05-12T13:05:00Z">
              <w:rPr>
                <w:noProof/>
              </w:rPr>
            </w:rPrChange>
          </w:rPr>
          <w:fldChar w:fldCharType="end"/>
        </w:r>
      </w:ins>
    </w:p>
    <w:p w14:paraId="15243842" w14:textId="77777777" w:rsidR="00CF5347" w:rsidRPr="00F758B3" w:rsidRDefault="00CF5347" w:rsidP="00F758B3">
      <w:pPr>
        <w:pStyle w:val="TOC2"/>
        <w:tabs>
          <w:tab w:val="left" w:pos="1020"/>
          <w:tab w:val="right" w:leader="dot" w:pos="9010"/>
        </w:tabs>
        <w:spacing w:line="360" w:lineRule="auto"/>
        <w:contextualSpacing/>
        <w:jc w:val="both"/>
        <w:rPr>
          <w:ins w:id="1137" w:author="Chara Katiri" w:date="2015-05-08T18:58:00Z"/>
          <w:rFonts w:ascii="Times" w:hAnsi="Times"/>
          <w:noProof/>
          <w:sz w:val="22"/>
          <w:szCs w:val="22"/>
          <w:lang w:val="en-GB" w:eastAsia="ja-JP"/>
          <w:rPrChange w:id="1138" w:author="Chara Katiri" w:date="2015-05-12T13:05:00Z">
            <w:rPr>
              <w:ins w:id="1139" w:author="Chara Katiri" w:date="2015-05-08T18:58:00Z"/>
              <w:noProof/>
              <w:lang w:val="en-GB" w:eastAsia="ja-JP"/>
            </w:rPr>
          </w:rPrChange>
        </w:rPr>
        <w:pPrChange w:id="1140" w:author="Chara Katiri" w:date="2015-05-12T13:05:00Z">
          <w:pPr>
            <w:pStyle w:val="TOC2"/>
            <w:tabs>
              <w:tab w:val="left" w:pos="1020"/>
              <w:tab w:val="right" w:leader="dot" w:pos="9010"/>
            </w:tabs>
          </w:pPr>
        </w:pPrChange>
      </w:pPr>
      <w:ins w:id="1141" w:author="Chara Katiri" w:date="2015-05-08T18:58:00Z">
        <w:r w:rsidRPr="00F758B3">
          <w:rPr>
            <w:rFonts w:ascii="Times" w:hAnsi="Times" w:cs="Times New Roman"/>
            <w:noProof/>
            <w:sz w:val="22"/>
            <w:szCs w:val="22"/>
            <w:lang w:val="en-GB"/>
            <w:rPrChange w:id="1142" w:author="Chara Katiri" w:date="2015-05-12T13:05:00Z">
              <w:rPr>
                <w:rFonts w:ascii="Times" w:hAnsi="Times" w:cs="Times New Roman"/>
                <w:noProof/>
                <w:lang w:val="en-GB"/>
              </w:rPr>
            </w:rPrChange>
          </w:rPr>
          <w:t>4.3.2.</w:t>
        </w:r>
        <w:r w:rsidRPr="00F758B3">
          <w:rPr>
            <w:rFonts w:ascii="Times" w:hAnsi="Times"/>
            <w:noProof/>
            <w:sz w:val="22"/>
            <w:szCs w:val="22"/>
            <w:lang w:val="en-GB" w:eastAsia="ja-JP"/>
            <w:rPrChange w:id="1143" w:author="Chara Katiri" w:date="2015-05-12T13:05:00Z">
              <w:rPr>
                <w:noProof/>
                <w:lang w:val="en-GB" w:eastAsia="ja-JP"/>
              </w:rPr>
            </w:rPrChange>
          </w:rPr>
          <w:tab/>
        </w:r>
        <w:r w:rsidRPr="00F758B3">
          <w:rPr>
            <w:rFonts w:ascii="Times" w:hAnsi="Times" w:cs="Times New Roman"/>
            <w:noProof/>
            <w:sz w:val="22"/>
            <w:szCs w:val="22"/>
            <w:lang w:val="en-GB"/>
            <w:rPrChange w:id="1144" w:author="Chara Katiri" w:date="2015-05-12T13:05:00Z">
              <w:rPr>
                <w:rFonts w:ascii="Times" w:hAnsi="Times" w:cs="Times New Roman"/>
                <w:noProof/>
                <w:lang w:val="en-GB"/>
              </w:rPr>
            </w:rPrChange>
          </w:rPr>
          <w:t>Use case diagram</w:t>
        </w:r>
        <w:r w:rsidRPr="00F758B3">
          <w:rPr>
            <w:rFonts w:ascii="Times" w:hAnsi="Times"/>
            <w:noProof/>
            <w:sz w:val="22"/>
            <w:szCs w:val="22"/>
            <w:rPrChange w:id="1145" w:author="Chara Katiri" w:date="2015-05-12T13:05:00Z">
              <w:rPr>
                <w:noProof/>
              </w:rPr>
            </w:rPrChange>
          </w:rPr>
          <w:tab/>
        </w:r>
        <w:r w:rsidRPr="00F758B3">
          <w:rPr>
            <w:rFonts w:ascii="Times" w:hAnsi="Times"/>
            <w:noProof/>
            <w:sz w:val="22"/>
            <w:szCs w:val="22"/>
            <w:rPrChange w:id="1146" w:author="Chara Katiri" w:date="2015-05-12T13:05:00Z">
              <w:rPr>
                <w:noProof/>
              </w:rPr>
            </w:rPrChange>
          </w:rPr>
          <w:fldChar w:fldCharType="begin"/>
        </w:r>
        <w:r w:rsidRPr="00F758B3">
          <w:rPr>
            <w:rFonts w:ascii="Times" w:hAnsi="Times"/>
            <w:noProof/>
            <w:sz w:val="22"/>
            <w:szCs w:val="22"/>
            <w:rPrChange w:id="1147" w:author="Chara Katiri" w:date="2015-05-12T13:05:00Z">
              <w:rPr>
                <w:noProof/>
              </w:rPr>
            </w:rPrChange>
          </w:rPr>
          <w:instrText xml:space="preserve"> PAGEREF _Toc292730862 \h </w:instrText>
        </w:r>
      </w:ins>
      <w:r w:rsidRPr="00F758B3">
        <w:rPr>
          <w:rFonts w:ascii="Times" w:hAnsi="Times"/>
          <w:noProof/>
          <w:sz w:val="22"/>
          <w:szCs w:val="22"/>
          <w:rPrChange w:id="1148" w:author="Chara Katiri" w:date="2015-05-12T13:05:00Z">
            <w:rPr>
              <w:rFonts w:ascii="Times" w:hAnsi="Times"/>
              <w:noProof/>
            </w:rPr>
          </w:rPrChange>
        </w:rPr>
      </w:r>
      <w:r w:rsidRPr="00F758B3">
        <w:rPr>
          <w:rFonts w:ascii="Times" w:hAnsi="Times"/>
          <w:noProof/>
          <w:sz w:val="22"/>
          <w:szCs w:val="22"/>
          <w:rPrChange w:id="1149" w:author="Chara Katiri" w:date="2015-05-12T13:05:00Z">
            <w:rPr>
              <w:noProof/>
            </w:rPr>
          </w:rPrChange>
        </w:rPr>
        <w:fldChar w:fldCharType="separate"/>
      </w:r>
      <w:ins w:id="1150" w:author="Chara Katiri" w:date="2015-05-09T12:54:00Z">
        <w:r w:rsidR="00674DFB" w:rsidRPr="00F758B3">
          <w:rPr>
            <w:rFonts w:ascii="Times" w:hAnsi="Times"/>
            <w:noProof/>
            <w:sz w:val="22"/>
            <w:szCs w:val="22"/>
            <w:rPrChange w:id="1151" w:author="Chara Katiri" w:date="2015-05-12T13:05:00Z">
              <w:rPr>
                <w:rFonts w:ascii="Times" w:hAnsi="Times"/>
                <w:noProof/>
              </w:rPr>
            </w:rPrChange>
          </w:rPr>
          <w:t>36</w:t>
        </w:r>
      </w:ins>
      <w:ins w:id="1152" w:author="Chara Katiri" w:date="2015-05-08T18:58:00Z">
        <w:r w:rsidRPr="00F758B3">
          <w:rPr>
            <w:rFonts w:ascii="Times" w:hAnsi="Times"/>
            <w:noProof/>
            <w:sz w:val="22"/>
            <w:szCs w:val="22"/>
            <w:rPrChange w:id="1153" w:author="Chara Katiri" w:date="2015-05-12T13:05:00Z">
              <w:rPr>
                <w:noProof/>
              </w:rPr>
            </w:rPrChange>
          </w:rPr>
          <w:fldChar w:fldCharType="end"/>
        </w:r>
      </w:ins>
    </w:p>
    <w:p w14:paraId="298EF4D9" w14:textId="77777777" w:rsidR="00CF5347" w:rsidRPr="00F758B3" w:rsidRDefault="00CF5347" w:rsidP="00F758B3">
      <w:pPr>
        <w:pStyle w:val="TOC2"/>
        <w:tabs>
          <w:tab w:val="left" w:pos="1020"/>
          <w:tab w:val="right" w:leader="dot" w:pos="9010"/>
        </w:tabs>
        <w:spacing w:line="360" w:lineRule="auto"/>
        <w:contextualSpacing/>
        <w:jc w:val="both"/>
        <w:rPr>
          <w:ins w:id="1154" w:author="Chara Katiri" w:date="2015-05-08T18:58:00Z"/>
          <w:rFonts w:ascii="Times" w:hAnsi="Times"/>
          <w:noProof/>
          <w:sz w:val="22"/>
          <w:szCs w:val="22"/>
          <w:lang w:val="en-GB" w:eastAsia="ja-JP"/>
          <w:rPrChange w:id="1155" w:author="Chara Katiri" w:date="2015-05-12T13:05:00Z">
            <w:rPr>
              <w:ins w:id="1156" w:author="Chara Katiri" w:date="2015-05-08T18:58:00Z"/>
              <w:noProof/>
              <w:lang w:val="en-GB" w:eastAsia="ja-JP"/>
            </w:rPr>
          </w:rPrChange>
        </w:rPr>
        <w:pPrChange w:id="1157" w:author="Chara Katiri" w:date="2015-05-12T13:05:00Z">
          <w:pPr>
            <w:pStyle w:val="TOC2"/>
            <w:tabs>
              <w:tab w:val="left" w:pos="1020"/>
              <w:tab w:val="right" w:leader="dot" w:pos="9010"/>
            </w:tabs>
          </w:pPr>
        </w:pPrChange>
      </w:pPr>
      <w:ins w:id="1158" w:author="Chara Katiri" w:date="2015-05-08T18:58:00Z">
        <w:r w:rsidRPr="00F758B3">
          <w:rPr>
            <w:rFonts w:ascii="Times" w:hAnsi="Times" w:cs="Times New Roman"/>
            <w:noProof/>
            <w:sz w:val="22"/>
            <w:szCs w:val="22"/>
            <w:lang w:val="en-GB"/>
            <w:rPrChange w:id="1159" w:author="Chara Katiri" w:date="2015-05-12T13:05:00Z">
              <w:rPr>
                <w:rFonts w:ascii="Times" w:hAnsi="Times" w:cs="Times New Roman"/>
                <w:noProof/>
                <w:lang w:val="en-GB"/>
              </w:rPr>
            </w:rPrChange>
          </w:rPr>
          <w:t>4.3.3.</w:t>
        </w:r>
        <w:r w:rsidRPr="00F758B3">
          <w:rPr>
            <w:rFonts w:ascii="Times" w:hAnsi="Times"/>
            <w:noProof/>
            <w:sz w:val="22"/>
            <w:szCs w:val="22"/>
            <w:lang w:val="en-GB" w:eastAsia="ja-JP"/>
            <w:rPrChange w:id="1160" w:author="Chara Katiri" w:date="2015-05-12T13:05:00Z">
              <w:rPr>
                <w:noProof/>
                <w:lang w:val="en-GB" w:eastAsia="ja-JP"/>
              </w:rPr>
            </w:rPrChange>
          </w:rPr>
          <w:tab/>
        </w:r>
        <w:r w:rsidRPr="00F758B3">
          <w:rPr>
            <w:rFonts w:ascii="Times" w:hAnsi="Times" w:cs="Times New Roman"/>
            <w:noProof/>
            <w:sz w:val="22"/>
            <w:szCs w:val="22"/>
            <w:lang w:val="en-GB"/>
            <w:rPrChange w:id="1161" w:author="Chara Katiri" w:date="2015-05-12T13:05:00Z">
              <w:rPr>
                <w:rFonts w:ascii="Times" w:hAnsi="Times" w:cs="Times New Roman"/>
                <w:noProof/>
                <w:lang w:val="en-GB"/>
              </w:rPr>
            </w:rPrChange>
          </w:rPr>
          <w:t>Architecture and programming language</w:t>
        </w:r>
        <w:r w:rsidRPr="00F758B3">
          <w:rPr>
            <w:rFonts w:ascii="Times" w:hAnsi="Times"/>
            <w:noProof/>
            <w:sz w:val="22"/>
            <w:szCs w:val="22"/>
            <w:rPrChange w:id="1162" w:author="Chara Katiri" w:date="2015-05-12T13:05:00Z">
              <w:rPr>
                <w:noProof/>
              </w:rPr>
            </w:rPrChange>
          </w:rPr>
          <w:tab/>
        </w:r>
        <w:r w:rsidRPr="00F758B3">
          <w:rPr>
            <w:rFonts w:ascii="Times" w:hAnsi="Times"/>
            <w:noProof/>
            <w:sz w:val="22"/>
            <w:szCs w:val="22"/>
            <w:rPrChange w:id="1163" w:author="Chara Katiri" w:date="2015-05-12T13:05:00Z">
              <w:rPr>
                <w:noProof/>
              </w:rPr>
            </w:rPrChange>
          </w:rPr>
          <w:fldChar w:fldCharType="begin"/>
        </w:r>
        <w:r w:rsidRPr="00F758B3">
          <w:rPr>
            <w:rFonts w:ascii="Times" w:hAnsi="Times"/>
            <w:noProof/>
            <w:sz w:val="22"/>
            <w:szCs w:val="22"/>
            <w:rPrChange w:id="1164" w:author="Chara Katiri" w:date="2015-05-12T13:05:00Z">
              <w:rPr>
                <w:noProof/>
              </w:rPr>
            </w:rPrChange>
          </w:rPr>
          <w:instrText xml:space="preserve"> PAGEREF _Toc292730863 \h </w:instrText>
        </w:r>
      </w:ins>
      <w:r w:rsidRPr="00F758B3">
        <w:rPr>
          <w:rFonts w:ascii="Times" w:hAnsi="Times"/>
          <w:noProof/>
          <w:sz w:val="22"/>
          <w:szCs w:val="22"/>
          <w:rPrChange w:id="1165" w:author="Chara Katiri" w:date="2015-05-12T13:05:00Z">
            <w:rPr>
              <w:rFonts w:ascii="Times" w:hAnsi="Times"/>
              <w:noProof/>
            </w:rPr>
          </w:rPrChange>
        </w:rPr>
      </w:r>
      <w:r w:rsidRPr="00F758B3">
        <w:rPr>
          <w:rFonts w:ascii="Times" w:hAnsi="Times"/>
          <w:noProof/>
          <w:sz w:val="22"/>
          <w:szCs w:val="22"/>
          <w:rPrChange w:id="1166" w:author="Chara Katiri" w:date="2015-05-12T13:05:00Z">
            <w:rPr>
              <w:noProof/>
            </w:rPr>
          </w:rPrChange>
        </w:rPr>
        <w:fldChar w:fldCharType="separate"/>
      </w:r>
      <w:ins w:id="1167" w:author="Chara Katiri" w:date="2015-05-09T12:54:00Z">
        <w:r w:rsidR="00674DFB" w:rsidRPr="00F758B3">
          <w:rPr>
            <w:rFonts w:ascii="Times" w:hAnsi="Times"/>
            <w:noProof/>
            <w:sz w:val="22"/>
            <w:szCs w:val="22"/>
            <w:rPrChange w:id="1168" w:author="Chara Katiri" w:date="2015-05-12T13:05:00Z">
              <w:rPr>
                <w:rFonts w:ascii="Times" w:hAnsi="Times"/>
                <w:noProof/>
              </w:rPr>
            </w:rPrChange>
          </w:rPr>
          <w:t>37</w:t>
        </w:r>
      </w:ins>
      <w:ins w:id="1169" w:author="Chara Katiri" w:date="2015-05-08T18:58:00Z">
        <w:r w:rsidRPr="00F758B3">
          <w:rPr>
            <w:rFonts w:ascii="Times" w:hAnsi="Times"/>
            <w:noProof/>
            <w:sz w:val="22"/>
            <w:szCs w:val="22"/>
            <w:rPrChange w:id="1170" w:author="Chara Katiri" w:date="2015-05-12T13:05:00Z">
              <w:rPr>
                <w:noProof/>
              </w:rPr>
            </w:rPrChange>
          </w:rPr>
          <w:fldChar w:fldCharType="end"/>
        </w:r>
      </w:ins>
    </w:p>
    <w:p w14:paraId="6C53FD80" w14:textId="77777777" w:rsidR="00CF5347" w:rsidRPr="00F758B3" w:rsidRDefault="00CF5347" w:rsidP="00F758B3">
      <w:pPr>
        <w:pStyle w:val="TOC2"/>
        <w:tabs>
          <w:tab w:val="left" w:pos="840"/>
          <w:tab w:val="right" w:leader="dot" w:pos="9010"/>
        </w:tabs>
        <w:spacing w:line="360" w:lineRule="auto"/>
        <w:contextualSpacing/>
        <w:jc w:val="both"/>
        <w:rPr>
          <w:ins w:id="1171" w:author="Chara Katiri" w:date="2015-05-08T18:58:00Z"/>
          <w:rFonts w:ascii="Times" w:hAnsi="Times"/>
          <w:noProof/>
          <w:sz w:val="22"/>
          <w:szCs w:val="22"/>
          <w:lang w:val="en-GB" w:eastAsia="ja-JP"/>
          <w:rPrChange w:id="1172" w:author="Chara Katiri" w:date="2015-05-12T13:05:00Z">
            <w:rPr>
              <w:ins w:id="1173" w:author="Chara Katiri" w:date="2015-05-08T18:58:00Z"/>
              <w:noProof/>
              <w:lang w:val="en-GB" w:eastAsia="ja-JP"/>
            </w:rPr>
          </w:rPrChange>
        </w:rPr>
        <w:pPrChange w:id="1174" w:author="Chara Katiri" w:date="2015-05-12T13:05:00Z">
          <w:pPr>
            <w:pStyle w:val="TOC2"/>
            <w:tabs>
              <w:tab w:val="left" w:pos="840"/>
              <w:tab w:val="right" w:leader="dot" w:pos="9010"/>
            </w:tabs>
          </w:pPr>
        </w:pPrChange>
      </w:pPr>
      <w:ins w:id="1175" w:author="Chara Katiri" w:date="2015-05-08T18:58:00Z">
        <w:r w:rsidRPr="00F758B3">
          <w:rPr>
            <w:rFonts w:ascii="Times" w:hAnsi="Times" w:cs="Times New Roman"/>
            <w:noProof/>
            <w:color w:val="000000" w:themeColor="text1"/>
            <w:sz w:val="22"/>
            <w:szCs w:val="22"/>
            <w:lang w:val="en-GB"/>
            <w:rPrChange w:id="1176" w:author="Chara Katiri" w:date="2015-05-12T13:05:00Z">
              <w:rPr>
                <w:rFonts w:ascii="Times" w:hAnsi="Times" w:cs="Times New Roman"/>
                <w:noProof/>
                <w:color w:val="000000" w:themeColor="text1"/>
                <w:lang w:val="en-GB"/>
              </w:rPr>
            </w:rPrChange>
          </w:rPr>
          <w:t>4.4.</w:t>
        </w:r>
        <w:r w:rsidRPr="00F758B3">
          <w:rPr>
            <w:rFonts w:ascii="Times" w:hAnsi="Times"/>
            <w:noProof/>
            <w:sz w:val="22"/>
            <w:szCs w:val="22"/>
            <w:lang w:val="en-GB" w:eastAsia="ja-JP"/>
            <w:rPrChange w:id="1177" w:author="Chara Katiri" w:date="2015-05-12T13:05:00Z">
              <w:rPr>
                <w:noProof/>
                <w:lang w:val="en-GB" w:eastAsia="ja-JP"/>
              </w:rPr>
            </w:rPrChange>
          </w:rPr>
          <w:tab/>
        </w:r>
        <w:r w:rsidRPr="00F758B3">
          <w:rPr>
            <w:rFonts w:ascii="Times" w:hAnsi="Times" w:cs="Times New Roman"/>
            <w:noProof/>
            <w:sz w:val="22"/>
            <w:szCs w:val="22"/>
            <w:lang w:val="en-GB"/>
            <w:rPrChange w:id="1178" w:author="Chara Katiri" w:date="2015-05-12T13:05:00Z">
              <w:rPr>
                <w:rFonts w:ascii="Times" w:hAnsi="Times" w:cs="Times New Roman"/>
                <w:noProof/>
                <w:lang w:val="en-GB"/>
              </w:rPr>
            </w:rPrChange>
          </w:rPr>
          <w:t>System risks and issues</w:t>
        </w:r>
        <w:r w:rsidRPr="00F758B3">
          <w:rPr>
            <w:rFonts w:ascii="Times" w:hAnsi="Times"/>
            <w:noProof/>
            <w:sz w:val="22"/>
            <w:szCs w:val="22"/>
            <w:rPrChange w:id="1179" w:author="Chara Katiri" w:date="2015-05-12T13:05:00Z">
              <w:rPr>
                <w:noProof/>
              </w:rPr>
            </w:rPrChange>
          </w:rPr>
          <w:tab/>
        </w:r>
        <w:r w:rsidRPr="00F758B3">
          <w:rPr>
            <w:rFonts w:ascii="Times" w:hAnsi="Times"/>
            <w:noProof/>
            <w:sz w:val="22"/>
            <w:szCs w:val="22"/>
            <w:rPrChange w:id="1180" w:author="Chara Katiri" w:date="2015-05-12T13:05:00Z">
              <w:rPr>
                <w:noProof/>
              </w:rPr>
            </w:rPrChange>
          </w:rPr>
          <w:fldChar w:fldCharType="begin"/>
        </w:r>
        <w:r w:rsidRPr="00F758B3">
          <w:rPr>
            <w:rFonts w:ascii="Times" w:hAnsi="Times"/>
            <w:noProof/>
            <w:sz w:val="22"/>
            <w:szCs w:val="22"/>
            <w:rPrChange w:id="1181" w:author="Chara Katiri" w:date="2015-05-12T13:05:00Z">
              <w:rPr>
                <w:noProof/>
              </w:rPr>
            </w:rPrChange>
          </w:rPr>
          <w:instrText xml:space="preserve"> PAGEREF _Toc292730864 \h </w:instrText>
        </w:r>
      </w:ins>
      <w:r w:rsidRPr="00F758B3">
        <w:rPr>
          <w:rFonts w:ascii="Times" w:hAnsi="Times"/>
          <w:noProof/>
          <w:sz w:val="22"/>
          <w:szCs w:val="22"/>
          <w:rPrChange w:id="1182" w:author="Chara Katiri" w:date="2015-05-12T13:05:00Z">
            <w:rPr>
              <w:rFonts w:ascii="Times" w:hAnsi="Times"/>
              <w:noProof/>
            </w:rPr>
          </w:rPrChange>
        </w:rPr>
      </w:r>
      <w:r w:rsidRPr="00F758B3">
        <w:rPr>
          <w:rFonts w:ascii="Times" w:hAnsi="Times"/>
          <w:noProof/>
          <w:sz w:val="22"/>
          <w:szCs w:val="22"/>
          <w:rPrChange w:id="1183" w:author="Chara Katiri" w:date="2015-05-12T13:05:00Z">
            <w:rPr>
              <w:noProof/>
            </w:rPr>
          </w:rPrChange>
        </w:rPr>
        <w:fldChar w:fldCharType="separate"/>
      </w:r>
      <w:ins w:id="1184" w:author="Chara Katiri" w:date="2015-05-09T12:54:00Z">
        <w:r w:rsidR="00674DFB" w:rsidRPr="00F758B3">
          <w:rPr>
            <w:rFonts w:ascii="Times" w:hAnsi="Times"/>
            <w:noProof/>
            <w:sz w:val="22"/>
            <w:szCs w:val="22"/>
            <w:rPrChange w:id="1185" w:author="Chara Katiri" w:date="2015-05-12T13:05:00Z">
              <w:rPr>
                <w:rFonts w:ascii="Times" w:hAnsi="Times"/>
                <w:noProof/>
              </w:rPr>
            </w:rPrChange>
          </w:rPr>
          <w:t>39</w:t>
        </w:r>
      </w:ins>
      <w:ins w:id="1186" w:author="Chara Katiri" w:date="2015-05-08T18:58:00Z">
        <w:r w:rsidRPr="00F758B3">
          <w:rPr>
            <w:rFonts w:ascii="Times" w:hAnsi="Times"/>
            <w:noProof/>
            <w:sz w:val="22"/>
            <w:szCs w:val="22"/>
            <w:rPrChange w:id="1187" w:author="Chara Katiri" w:date="2015-05-12T13:05:00Z">
              <w:rPr>
                <w:noProof/>
              </w:rPr>
            </w:rPrChange>
          </w:rPr>
          <w:fldChar w:fldCharType="end"/>
        </w:r>
      </w:ins>
    </w:p>
    <w:p w14:paraId="6D30FB14" w14:textId="77777777" w:rsidR="00CF5347" w:rsidRPr="00F758B3" w:rsidRDefault="00CF5347" w:rsidP="00F758B3">
      <w:pPr>
        <w:pStyle w:val="TOC2"/>
        <w:tabs>
          <w:tab w:val="left" w:pos="1020"/>
          <w:tab w:val="right" w:leader="dot" w:pos="9010"/>
        </w:tabs>
        <w:spacing w:line="360" w:lineRule="auto"/>
        <w:contextualSpacing/>
        <w:jc w:val="both"/>
        <w:rPr>
          <w:ins w:id="1188" w:author="Chara Katiri" w:date="2015-05-08T18:58:00Z"/>
          <w:rFonts w:ascii="Times" w:hAnsi="Times"/>
          <w:noProof/>
          <w:sz w:val="22"/>
          <w:szCs w:val="22"/>
          <w:lang w:val="en-GB" w:eastAsia="ja-JP"/>
          <w:rPrChange w:id="1189" w:author="Chara Katiri" w:date="2015-05-12T13:05:00Z">
            <w:rPr>
              <w:ins w:id="1190" w:author="Chara Katiri" w:date="2015-05-08T18:58:00Z"/>
              <w:noProof/>
              <w:lang w:val="en-GB" w:eastAsia="ja-JP"/>
            </w:rPr>
          </w:rPrChange>
        </w:rPr>
        <w:pPrChange w:id="1191" w:author="Chara Katiri" w:date="2015-05-12T13:05:00Z">
          <w:pPr>
            <w:pStyle w:val="TOC2"/>
            <w:tabs>
              <w:tab w:val="left" w:pos="1020"/>
              <w:tab w:val="right" w:leader="dot" w:pos="9010"/>
            </w:tabs>
          </w:pPr>
        </w:pPrChange>
      </w:pPr>
      <w:ins w:id="1192" w:author="Chara Katiri" w:date="2015-05-08T18:58:00Z">
        <w:r w:rsidRPr="00F758B3">
          <w:rPr>
            <w:rFonts w:ascii="Times" w:hAnsi="Times" w:cs="Times New Roman"/>
            <w:noProof/>
            <w:sz w:val="22"/>
            <w:szCs w:val="22"/>
            <w:lang w:val="en-GB"/>
            <w:rPrChange w:id="1193" w:author="Chara Katiri" w:date="2015-05-12T13:05:00Z">
              <w:rPr>
                <w:rFonts w:ascii="Times" w:hAnsi="Times" w:cs="Times New Roman"/>
                <w:noProof/>
                <w:lang w:val="en-GB"/>
              </w:rPr>
            </w:rPrChange>
          </w:rPr>
          <w:t>4.4.1.</w:t>
        </w:r>
        <w:r w:rsidRPr="00F758B3">
          <w:rPr>
            <w:rFonts w:ascii="Times" w:hAnsi="Times"/>
            <w:noProof/>
            <w:sz w:val="22"/>
            <w:szCs w:val="22"/>
            <w:lang w:val="en-GB" w:eastAsia="ja-JP"/>
            <w:rPrChange w:id="1194" w:author="Chara Katiri" w:date="2015-05-12T13:05:00Z">
              <w:rPr>
                <w:noProof/>
                <w:lang w:val="en-GB" w:eastAsia="ja-JP"/>
              </w:rPr>
            </w:rPrChange>
          </w:rPr>
          <w:tab/>
        </w:r>
        <w:r w:rsidRPr="00F758B3">
          <w:rPr>
            <w:rFonts w:ascii="Times" w:hAnsi="Times" w:cs="Times New Roman"/>
            <w:noProof/>
            <w:sz w:val="22"/>
            <w:szCs w:val="22"/>
            <w:lang w:val="en-GB"/>
            <w:rPrChange w:id="1195" w:author="Chara Katiri" w:date="2015-05-12T13:05:00Z">
              <w:rPr>
                <w:rFonts w:ascii="Times" w:hAnsi="Times" w:cs="Times New Roman"/>
                <w:noProof/>
                <w:lang w:val="en-GB"/>
              </w:rPr>
            </w:rPrChange>
          </w:rPr>
          <w:t>System risks</w:t>
        </w:r>
        <w:r w:rsidRPr="00F758B3">
          <w:rPr>
            <w:rFonts w:ascii="Times" w:hAnsi="Times"/>
            <w:noProof/>
            <w:sz w:val="22"/>
            <w:szCs w:val="22"/>
            <w:rPrChange w:id="1196" w:author="Chara Katiri" w:date="2015-05-12T13:05:00Z">
              <w:rPr>
                <w:noProof/>
              </w:rPr>
            </w:rPrChange>
          </w:rPr>
          <w:tab/>
        </w:r>
        <w:r w:rsidRPr="00F758B3">
          <w:rPr>
            <w:rFonts w:ascii="Times" w:hAnsi="Times"/>
            <w:noProof/>
            <w:sz w:val="22"/>
            <w:szCs w:val="22"/>
            <w:rPrChange w:id="1197" w:author="Chara Katiri" w:date="2015-05-12T13:05:00Z">
              <w:rPr>
                <w:noProof/>
              </w:rPr>
            </w:rPrChange>
          </w:rPr>
          <w:fldChar w:fldCharType="begin"/>
        </w:r>
        <w:r w:rsidRPr="00F758B3">
          <w:rPr>
            <w:rFonts w:ascii="Times" w:hAnsi="Times"/>
            <w:noProof/>
            <w:sz w:val="22"/>
            <w:szCs w:val="22"/>
            <w:rPrChange w:id="1198" w:author="Chara Katiri" w:date="2015-05-12T13:05:00Z">
              <w:rPr>
                <w:noProof/>
              </w:rPr>
            </w:rPrChange>
          </w:rPr>
          <w:instrText xml:space="preserve"> PAGEREF _Toc292730865 \h </w:instrText>
        </w:r>
      </w:ins>
      <w:r w:rsidRPr="00F758B3">
        <w:rPr>
          <w:rFonts w:ascii="Times" w:hAnsi="Times"/>
          <w:noProof/>
          <w:sz w:val="22"/>
          <w:szCs w:val="22"/>
          <w:rPrChange w:id="1199" w:author="Chara Katiri" w:date="2015-05-12T13:05:00Z">
            <w:rPr>
              <w:rFonts w:ascii="Times" w:hAnsi="Times"/>
              <w:noProof/>
            </w:rPr>
          </w:rPrChange>
        </w:rPr>
      </w:r>
      <w:r w:rsidRPr="00F758B3">
        <w:rPr>
          <w:rFonts w:ascii="Times" w:hAnsi="Times"/>
          <w:noProof/>
          <w:sz w:val="22"/>
          <w:szCs w:val="22"/>
          <w:rPrChange w:id="1200" w:author="Chara Katiri" w:date="2015-05-12T13:05:00Z">
            <w:rPr>
              <w:noProof/>
            </w:rPr>
          </w:rPrChange>
        </w:rPr>
        <w:fldChar w:fldCharType="separate"/>
      </w:r>
      <w:ins w:id="1201" w:author="Chara Katiri" w:date="2015-05-09T12:54:00Z">
        <w:r w:rsidR="00674DFB" w:rsidRPr="00F758B3">
          <w:rPr>
            <w:rFonts w:ascii="Times" w:hAnsi="Times"/>
            <w:noProof/>
            <w:sz w:val="22"/>
            <w:szCs w:val="22"/>
            <w:rPrChange w:id="1202" w:author="Chara Katiri" w:date="2015-05-12T13:05:00Z">
              <w:rPr>
                <w:rFonts w:ascii="Times" w:hAnsi="Times"/>
                <w:noProof/>
              </w:rPr>
            </w:rPrChange>
          </w:rPr>
          <w:t>39</w:t>
        </w:r>
      </w:ins>
      <w:ins w:id="1203" w:author="Chara Katiri" w:date="2015-05-08T18:58:00Z">
        <w:r w:rsidRPr="00F758B3">
          <w:rPr>
            <w:rFonts w:ascii="Times" w:hAnsi="Times"/>
            <w:noProof/>
            <w:sz w:val="22"/>
            <w:szCs w:val="22"/>
            <w:rPrChange w:id="1204" w:author="Chara Katiri" w:date="2015-05-12T13:05:00Z">
              <w:rPr>
                <w:noProof/>
              </w:rPr>
            </w:rPrChange>
          </w:rPr>
          <w:fldChar w:fldCharType="end"/>
        </w:r>
      </w:ins>
    </w:p>
    <w:p w14:paraId="0B1D178B" w14:textId="77777777" w:rsidR="00CF5347" w:rsidRPr="00F758B3" w:rsidRDefault="00CF5347" w:rsidP="00F758B3">
      <w:pPr>
        <w:pStyle w:val="TOC2"/>
        <w:tabs>
          <w:tab w:val="left" w:pos="1020"/>
          <w:tab w:val="right" w:leader="dot" w:pos="9010"/>
        </w:tabs>
        <w:spacing w:line="360" w:lineRule="auto"/>
        <w:contextualSpacing/>
        <w:jc w:val="both"/>
        <w:rPr>
          <w:ins w:id="1205" w:author="Chara Katiri" w:date="2015-05-08T18:58:00Z"/>
          <w:rFonts w:ascii="Times" w:hAnsi="Times"/>
          <w:noProof/>
          <w:sz w:val="22"/>
          <w:szCs w:val="22"/>
          <w:lang w:val="en-GB" w:eastAsia="ja-JP"/>
          <w:rPrChange w:id="1206" w:author="Chara Katiri" w:date="2015-05-12T13:05:00Z">
            <w:rPr>
              <w:ins w:id="1207" w:author="Chara Katiri" w:date="2015-05-08T18:58:00Z"/>
              <w:noProof/>
              <w:lang w:val="en-GB" w:eastAsia="ja-JP"/>
            </w:rPr>
          </w:rPrChange>
        </w:rPr>
        <w:pPrChange w:id="1208" w:author="Chara Katiri" w:date="2015-05-12T13:05:00Z">
          <w:pPr>
            <w:pStyle w:val="TOC2"/>
            <w:tabs>
              <w:tab w:val="left" w:pos="1020"/>
              <w:tab w:val="right" w:leader="dot" w:pos="9010"/>
            </w:tabs>
          </w:pPr>
        </w:pPrChange>
      </w:pPr>
      <w:ins w:id="1209" w:author="Chara Katiri" w:date="2015-05-08T18:58:00Z">
        <w:r w:rsidRPr="00F758B3">
          <w:rPr>
            <w:rFonts w:ascii="Times" w:hAnsi="Times" w:cs="Times New Roman"/>
            <w:noProof/>
            <w:sz w:val="22"/>
            <w:szCs w:val="22"/>
            <w:lang w:val="en-GB"/>
            <w:rPrChange w:id="1210" w:author="Chara Katiri" w:date="2015-05-12T13:05:00Z">
              <w:rPr>
                <w:rFonts w:ascii="Times" w:hAnsi="Times" w:cs="Times New Roman"/>
                <w:noProof/>
                <w:lang w:val="en-GB"/>
              </w:rPr>
            </w:rPrChange>
          </w:rPr>
          <w:t>4.4.2.</w:t>
        </w:r>
        <w:r w:rsidRPr="00F758B3">
          <w:rPr>
            <w:rFonts w:ascii="Times" w:hAnsi="Times"/>
            <w:noProof/>
            <w:sz w:val="22"/>
            <w:szCs w:val="22"/>
            <w:lang w:val="en-GB" w:eastAsia="ja-JP"/>
            <w:rPrChange w:id="1211" w:author="Chara Katiri" w:date="2015-05-12T13:05:00Z">
              <w:rPr>
                <w:noProof/>
                <w:lang w:val="en-GB" w:eastAsia="ja-JP"/>
              </w:rPr>
            </w:rPrChange>
          </w:rPr>
          <w:tab/>
        </w:r>
        <w:r w:rsidRPr="00F758B3">
          <w:rPr>
            <w:rFonts w:ascii="Times" w:hAnsi="Times" w:cs="Times New Roman"/>
            <w:noProof/>
            <w:sz w:val="22"/>
            <w:szCs w:val="22"/>
            <w:lang w:val="en-GB"/>
            <w:rPrChange w:id="1212" w:author="Chara Katiri" w:date="2015-05-12T13:05:00Z">
              <w:rPr>
                <w:rFonts w:ascii="Times" w:hAnsi="Times" w:cs="Times New Roman"/>
                <w:noProof/>
                <w:lang w:val="en-GB"/>
              </w:rPr>
            </w:rPrChange>
          </w:rPr>
          <w:t>System issues</w:t>
        </w:r>
        <w:r w:rsidRPr="00F758B3">
          <w:rPr>
            <w:rFonts w:ascii="Times" w:hAnsi="Times"/>
            <w:noProof/>
            <w:sz w:val="22"/>
            <w:szCs w:val="22"/>
            <w:rPrChange w:id="1213" w:author="Chara Katiri" w:date="2015-05-12T13:05:00Z">
              <w:rPr>
                <w:noProof/>
              </w:rPr>
            </w:rPrChange>
          </w:rPr>
          <w:tab/>
        </w:r>
        <w:r w:rsidRPr="00F758B3">
          <w:rPr>
            <w:rFonts w:ascii="Times" w:hAnsi="Times"/>
            <w:noProof/>
            <w:sz w:val="22"/>
            <w:szCs w:val="22"/>
            <w:rPrChange w:id="1214" w:author="Chara Katiri" w:date="2015-05-12T13:05:00Z">
              <w:rPr>
                <w:noProof/>
              </w:rPr>
            </w:rPrChange>
          </w:rPr>
          <w:fldChar w:fldCharType="begin"/>
        </w:r>
        <w:r w:rsidRPr="00F758B3">
          <w:rPr>
            <w:rFonts w:ascii="Times" w:hAnsi="Times"/>
            <w:noProof/>
            <w:sz w:val="22"/>
            <w:szCs w:val="22"/>
            <w:rPrChange w:id="1215" w:author="Chara Katiri" w:date="2015-05-12T13:05:00Z">
              <w:rPr>
                <w:noProof/>
              </w:rPr>
            </w:rPrChange>
          </w:rPr>
          <w:instrText xml:space="preserve"> PAGEREF _Toc292730866 \h </w:instrText>
        </w:r>
      </w:ins>
      <w:r w:rsidRPr="00F758B3">
        <w:rPr>
          <w:rFonts w:ascii="Times" w:hAnsi="Times"/>
          <w:noProof/>
          <w:sz w:val="22"/>
          <w:szCs w:val="22"/>
          <w:rPrChange w:id="1216" w:author="Chara Katiri" w:date="2015-05-12T13:05:00Z">
            <w:rPr>
              <w:rFonts w:ascii="Times" w:hAnsi="Times"/>
              <w:noProof/>
            </w:rPr>
          </w:rPrChange>
        </w:rPr>
      </w:r>
      <w:r w:rsidRPr="00F758B3">
        <w:rPr>
          <w:rFonts w:ascii="Times" w:hAnsi="Times"/>
          <w:noProof/>
          <w:sz w:val="22"/>
          <w:szCs w:val="22"/>
          <w:rPrChange w:id="1217" w:author="Chara Katiri" w:date="2015-05-12T13:05:00Z">
            <w:rPr>
              <w:noProof/>
            </w:rPr>
          </w:rPrChange>
        </w:rPr>
        <w:fldChar w:fldCharType="separate"/>
      </w:r>
      <w:ins w:id="1218" w:author="Chara Katiri" w:date="2015-05-09T12:54:00Z">
        <w:r w:rsidR="00674DFB" w:rsidRPr="00F758B3">
          <w:rPr>
            <w:rFonts w:ascii="Times" w:hAnsi="Times"/>
            <w:noProof/>
            <w:sz w:val="22"/>
            <w:szCs w:val="22"/>
            <w:rPrChange w:id="1219" w:author="Chara Katiri" w:date="2015-05-12T13:05:00Z">
              <w:rPr>
                <w:rFonts w:ascii="Times" w:hAnsi="Times"/>
                <w:noProof/>
              </w:rPr>
            </w:rPrChange>
          </w:rPr>
          <w:t>39</w:t>
        </w:r>
      </w:ins>
      <w:ins w:id="1220" w:author="Chara Katiri" w:date="2015-05-08T18:58:00Z">
        <w:r w:rsidRPr="00F758B3">
          <w:rPr>
            <w:rFonts w:ascii="Times" w:hAnsi="Times"/>
            <w:noProof/>
            <w:sz w:val="22"/>
            <w:szCs w:val="22"/>
            <w:rPrChange w:id="1221" w:author="Chara Katiri" w:date="2015-05-12T13:05:00Z">
              <w:rPr>
                <w:noProof/>
              </w:rPr>
            </w:rPrChange>
          </w:rPr>
          <w:fldChar w:fldCharType="end"/>
        </w:r>
      </w:ins>
    </w:p>
    <w:p w14:paraId="761CEAE9" w14:textId="77777777" w:rsidR="00CF5347" w:rsidRPr="00F758B3" w:rsidRDefault="00CF5347" w:rsidP="00F758B3">
      <w:pPr>
        <w:pStyle w:val="TOC2"/>
        <w:tabs>
          <w:tab w:val="left" w:pos="840"/>
          <w:tab w:val="right" w:leader="dot" w:pos="9010"/>
        </w:tabs>
        <w:spacing w:line="360" w:lineRule="auto"/>
        <w:contextualSpacing/>
        <w:jc w:val="both"/>
        <w:rPr>
          <w:ins w:id="1222" w:author="Chara Katiri" w:date="2015-05-08T18:58:00Z"/>
          <w:rFonts w:ascii="Times" w:hAnsi="Times"/>
          <w:noProof/>
          <w:sz w:val="22"/>
          <w:szCs w:val="22"/>
          <w:lang w:val="en-GB" w:eastAsia="ja-JP"/>
          <w:rPrChange w:id="1223" w:author="Chara Katiri" w:date="2015-05-12T13:05:00Z">
            <w:rPr>
              <w:ins w:id="1224" w:author="Chara Katiri" w:date="2015-05-08T18:58:00Z"/>
              <w:noProof/>
              <w:lang w:val="en-GB" w:eastAsia="ja-JP"/>
            </w:rPr>
          </w:rPrChange>
        </w:rPr>
        <w:pPrChange w:id="1225" w:author="Chara Katiri" w:date="2015-05-12T13:05:00Z">
          <w:pPr>
            <w:pStyle w:val="TOC2"/>
            <w:tabs>
              <w:tab w:val="left" w:pos="840"/>
              <w:tab w:val="right" w:leader="dot" w:pos="9010"/>
            </w:tabs>
          </w:pPr>
        </w:pPrChange>
      </w:pPr>
      <w:ins w:id="1226" w:author="Chara Katiri" w:date="2015-05-08T18:58:00Z">
        <w:r w:rsidRPr="00F758B3">
          <w:rPr>
            <w:rFonts w:ascii="Times" w:hAnsi="Times" w:cs="Times New Roman"/>
            <w:noProof/>
            <w:color w:val="000000" w:themeColor="text1"/>
            <w:sz w:val="22"/>
            <w:szCs w:val="22"/>
            <w:lang w:val="en-GB"/>
            <w:rPrChange w:id="1227" w:author="Chara Katiri" w:date="2015-05-12T13:05:00Z">
              <w:rPr>
                <w:rFonts w:ascii="Times" w:hAnsi="Times" w:cs="Times New Roman"/>
                <w:noProof/>
                <w:color w:val="000000" w:themeColor="text1"/>
                <w:lang w:val="en-GB"/>
              </w:rPr>
            </w:rPrChange>
          </w:rPr>
          <w:t>4.5.</w:t>
        </w:r>
        <w:r w:rsidRPr="00F758B3">
          <w:rPr>
            <w:rFonts w:ascii="Times" w:hAnsi="Times"/>
            <w:noProof/>
            <w:sz w:val="22"/>
            <w:szCs w:val="22"/>
            <w:lang w:val="en-GB" w:eastAsia="ja-JP"/>
            <w:rPrChange w:id="1228" w:author="Chara Katiri" w:date="2015-05-12T13:05:00Z">
              <w:rPr>
                <w:noProof/>
                <w:lang w:val="en-GB" w:eastAsia="ja-JP"/>
              </w:rPr>
            </w:rPrChange>
          </w:rPr>
          <w:tab/>
        </w:r>
        <w:r w:rsidRPr="00F758B3">
          <w:rPr>
            <w:rFonts w:ascii="Times" w:hAnsi="Times" w:cs="Times New Roman"/>
            <w:noProof/>
            <w:sz w:val="22"/>
            <w:szCs w:val="22"/>
            <w:lang w:val="en-GB"/>
            <w:rPrChange w:id="1229" w:author="Chara Katiri" w:date="2015-05-12T13:05:00Z">
              <w:rPr>
                <w:rFonts w:ascii="Times" w:hAnsi="Times" w:cs="Times New Roman"/>
                <w:noProof/>
                <w:lang w:val="en-GB"/>
              </w:rPr>
            </w:rPrChange>
          </w:rPr>
          <w:t>System risks, dependencies and timescales</w:t>
        </w:r>
        <w:r w:rsidRPr="00F758B3">
          <w:rPr>
            <w:rFonts w:ascii="Times" w:hAnsi="Times"/>
            <w:noProof/>
            <w:sz w:val="22"/>
            <w:szCs w:val="22"/>
            <w:rPrChange w:id="1230" w:author="Chara Katiri" w:date="2015-05-12T13:05:00Z">
              <w:rPr>
                <w:noProof/>
              </w:rPr>
            </w:rPrChange>
          </w:rPr>
          <w:tab/>
        </w:r>
        <w:r w:rsidRPr="00F758B3">
          <w:rPr>
            <w:rFonts w:ascii="Times" w:hAnsi="Times"/>
            <w:noProof/>
            <w:sz w:val="22"/>
            <w:szCs w:val="22"/>
            <w:rPrChange w:id="1231" w:author="Chara Katiri" w:date="2015-05-12T13:05:00Z">
              <w:rPr>
                <w:noProof/>
              </w:rPr>
            </w:rPrChange>
          </w:rPr>
          <w:fldChar w:fldCharType="begin"/>
        </w:r>
        <w:r w:rsidRPr="00F758B3">
          <w:rPr>
            <w:rFonts w:ascii="Times" w:hAnsi="Times"/>
            <w:noProof/>
            <w:sz w:val="22"/>
            <w:szCs w:val="22"/>
            <w:rPrChange w:id="1232" w:author="Chara Katiri" w:date="2015-05-12T13:05:00Z">
              <w:rPr>
                <w:noProof/>
              </w:rPr>
            </w:rPrChange>
          </w:rPr>
          <w:instrText xml:space="preserve"> PAGEREF _Toc292730867 \h </w:instrText>
        </w:r>
      </w:ins>
      <w:r w:rsidRPr="00F758B3">
        <w:rPr>
          <w:rFonts w:ascii="Times" w:hAnsi="Times"/>
          <w:noProof/>
          <w:sz w:val="22"/>
          <w:szCs w:val="22"/>
          <w:rPrChange w:id="1233" w:author="Chara Katiri" w:date="2015-05-12T13:05:00Z">
            <w:rPr>
              <w:rFonts w:ascii="Times" w:hAnsi="Times"/>
              <w:noProof/>
            </w:rPr>
          </w:rPrChange>
        </w:rPr>
      </w:r>
      <w:r w:rsidRPr="00F758B3">
        <w:rPr>
          <w:rFonts w:ascii="Times" w:hAnsi="Times"/>
          <w:noProof/>
          <w:sz w:val="22"/>
          <w:szCs w:val="22"/>
          <w:rPrChange w:id="1234" w:author="Chara Katiri" w:date="2015-05-12T13:05:00Z">
            <w:rPr>
              <w:noProof/>
            </w:rPr>
          </w:rPrChange>
        </w:rPr>
        <w:fldChar w:fldCharType="separate"/>
      </w:r>
      <w:ins w:id="1235" w:author="Chara Katiri" w:date="2015-05-09T12:54:00Z">
        <w:r w:rsidR="00674DFB" w:rsidRPr="00F758B3">
          <w:rPr>
            <w:rFonts w:ascii="Times" w:hAnsi="Times"/>
            <w:noProof/>
            <w:sz w:val="22"/>
            <w:szCs w:val="22"/>
            <w:rPrChange w:id="1236" w:author="Chara Katiri" w:date="2015-05-12T13:05:00Z">
              <w:rPr>
                <w:rFonts w:ascii="Times" w:hAnsi="Times"/>
                <w:noProof/>
              </w:rPr>
            </w:rPrChange>
          </w:rPr>
          <w:t>39</w:t>
        </w:r>
      </w:ins>
      <w:ins w:id="1237" w:author="Chara Katiri" w:date="2015-05-08T18:58:00Z">
        <w:r w:rsidRPr="00F758B3">
          <w:rPr>
            <w:rFonts w:ascii="Times" w:hAnsi="Times"/>
            <w:noProof/>
            <w:sz w:val="22"/>
            <w:szCs w:val="22"/>
            <w:rPrChange w:id="1238" w:author="Chara Katiri" w:date="2015-05-12T13:05:00Z">
              <w:rPr>
                <w:noProof/>
              </w:rPr>
            </w:rPrChange>
          </w:rPr>
          <w:fldChar w:fldCharType="end"/>
        </w:r>
      </w:ins>
    </w:p>
    <w:p w14:paraId="4E6CEE6B" w14:textId="77777777" w:rsidR="00CF5347" w:rsidRPr="00F758B3" w:rsidRDefault="00CF5347" w:rsidP="00F758B3">
      <w:pPr>
        <w:pStyle w:val="TOC2"/>
        <w:tabs>
          <w:tab w:val="left" w:pos="1020"/>
          <w:tab w:val="right" w:leader="dot" w:pos="9010"/>
        </w:tabs>
        <w:spacing w:line="360" w:lineRule="auto"/>
        <w:contextualSpacing/>
        <w:jc w:val="both"/>
        <w:rPr>
          <w:ins w:id="1239" w:author="Chara Katiri" w:date="2015-05-08T18:58:00Z"/>
          <w:rFonts w:ascii="Times" w:hAnsi="Times"/>
          <w:noProof/>
          <w:sz w:val="22"/>
          <w:szCs w:val="22"/>
          <w:lang w:val="en-GB" w:eastAsia="ja-JP"/>
          <w:rPrChange w:id="1240" w:author="Chara Katiri" w:date="2015-05-12T13:05:00Z">
            <w:rPr>
              <w:ins w:id="1241" w:author="Chara Katiri" w:date="2015-05-08T18:58:00Z"/>
              <w:noProof/>
              <w:lang w:val="en-GB" w:eastAsia="ja-JP"/>
            </w:rPr>
          </w:rPrChange>
        </w:rPr>
        <w:pPrChange w:id="1242" w:author="Chara Katiri" w:date="2015-05-12T13:05:00Z">
          <w:pPr>
            <w:pStyle w:val="TOC2"/>
            <w:tabs>
              <w:tab w:val="left" w:pos="1020"/>
              <w:tab w:val="right" w:leader="dot" w:pos="9010"/>
            </w:tabs>
          </w:pPr>
        </w:pPrChange>
      </w:pPr>
      <w:ins w:id="1243" w:author="Chara Katiri" w:date="2015-05-08T18:58:00Z">
        <w:r w:rsidRPr="00F758B3">
          <w:rPr>
            <w:rFonts w:ascii="Times" w:hAnsi="Times" w:cs="Times New Roman"/>
            <w:noProof/>
            <w:sz w:val="22"/>
            <w:szCs w:val="22"/>
            <w:lang w:val="en-GB"/>
            <w:rPrChange w:id="1244" w:author="Chara Katiri" w:date="2015-05-12T13:05:00Z">
              <w:rPr>
                <w:rFonts w:ascii="Times" w:hAnsi="Times" w:cs="Times New Roman"/>
                <w:noProof/>
                <w:lang w:val="en-GB"/>
              </w:rPr>
            </w:rPrChange>
          </w:rPr>
          <w:t>4.5.1.</w:t>
        </w:r>
        <w:r w:rsidRPr="00F758B3">
          <w:rPr>
            <w:rFonts w:ascii="Times" w:hAnsi="Times"/>
            <w:noProof/>
            <w:sz w:val="22"/>
            <w:szCs w:val="22"/>
            <w:lang w:val="en-GB" w:eastAsia="ja-JP"/>
            <w:rPrChange w:id="1245" w:author="Chara Katiri" w:date="2015-05-12T13:05:00Z">
              <w:rPr>
                <w:noProof/>
                <w:lang w:val="en-GB" w:eastAsia="ja-JP"/>
              </w:rPr>
            </w:rPrChange>
          </w:rPr>
          <w:tab/>
        </w:r>
        <w:r w:rsidRPr="00F758B3">
          <w:rPr>
            <w:rFonts w:ascii="Times" w:hAnsi="Times" w:cs="Times New Roman"/>
            <w:noProof/>
            <w:sz w:val="22"/>
            <w:szCs w:val="22"/>
            <w:lang w:val="en-GB"/>
            <w:rPrChange w:id="1246" w:author="Chara Katiri" w:date="2015-05-12T13:05:00Z">
              <w:rPr>
                <w:rFonts w:ascii="Times" w:hAnsi="Times" w:cs="Times New Roman"/>
                <w:noProof/>
                <w:lang w:val="en-GB"/>
              </w:rPr>
            </w:rPrChange>
          </w:rPr>
          <w:t>System risks</w:t>
        </w:r>
        <w:r w:rsidRPr="00F758B3">
          <w:rPr>
            <w:rFonts w:ascii="Times" w:hAnsi="Times"/>
            <w:noProof/>
            <w:sz w:val="22"/>
            <w:szCs w:val="22"/>
            <w:rPrChange w:id="1247" w:author="Chara Katiri" w:date="2015-05-12T13:05:00Z">
              <w:rPr>
                <w:noProof/>
              </w:rPr>
            </w:rPrChange>
          </w:rPr>
          <w:tab/>
        </w:r>
        <w:r w:rsidRPr="00F758B3">
          <w:rPr>
            <w:rFonts w:ascii="Times" w:hAnsi="Times"/>
            <w:noProof/>
            <w:sz w:val="22"/>
            <w:szCs w:val="22"/>
            <w:rPrChange w:id="1248" w:author="Chara Katiri" w:date="2015-05-12T13:05:00Z">
              <w:rPr>
                <w:noProof/>
              </w:rPr>
            </w:rPrChange>
          </w:rPr>
          <w:fldChar w:fldCharType="begin"/>
        </w:r>
        <w:r w:rsidRPr="00F758B3">
          <w:rPr>
            <w:rFonts w:ascii="Times" w:hAnsi="Times"/>
            <w:noProof/>
            <w:sz w:val="22"/>
            <w:szCs w:val="22"/>
            <w:rPrChange w:id="1249" w:author="Chara Katiri" w:date="2015-05-12T13:05:00Z">
              <w:rPr>
                <w:noProof/>
              </w:rPr>
            </w:rPrChange>
          </w:rPr>
          <w:instrText xml:space="preserve"> PAGEREF _Toc292730868 \h </w:instrText>
        </w:r>
      </w:ins>
      <w:r w:rsidRPr="00F758B3">
        <w:rPr>
          <w:rFonts w:ascii="Times" w:hAnsi="Times"/>
          <w:noProof/>
          <w:sz w:val="22"/>
          <w:szCs w:val="22"/>
          <w:rPrChange w:id="1250" w:author="Chara Katiri" w:date="2015-05-12T13:05:00Z">
            <w:rPr>
              <w:rFonts w:ascii="Times" w:hAnsi="Times"/>
              <w:noProof/>
            </w:rPr>
          </w:rPrChange>
        </w:rPr>
      </w:r>
      <w:r w:rsidRPr="00F758B3">
        <w:rPr>
          <w:rFonts w:ascii="Times" w:hAnsi="Times"/>
          <w:noProof/>
          <w:sz w:val="22"/>
          <w:szCs w:val="22"/>
          <w:rPrChange w:id="1251" w:author="Chara Katiri" w:date="2015-05-12T13:05:00Z">
            <w:rPr>
              <w:noProof/>
            </w:rPr>
          </w:rPrChange>
        </w:rPr>
        <w:fldChar w:fldCharType="separate"/>
      </w:r>
      <w:ins w:id="1252" w:author="Chara Katiri" w:date="2015-05-09T12:54:00Z">
        <w:r w:rsidR="00674DFB" w:rsidRPr="00F758B3">
          <w:rPr>
            <w:rFonts w:ascii="Times" w:hAnsi="Times"/>
            <w:noProof/>
            <w:sz w:val="22"/>
            <w:szCs w:val="22"/>
            <w:rPrChange w:id="1253" w:author="Chara Katiri" w:date="2015-05-12T13:05:00Z">
              <w:rPr>
                <w:rFonts w:ascii="Times" w:hAnsi="Times"/>
                <w:noProof/>
              </w:rPr>
            </w:rPrChange>
          </w:rPr>
          <w:t>39</w:t>
        </w:r>
      </w:ins>
      <w:ins w:id="1254" w:author="Chara Katiri" w:date="2015-05-08T18:58:00Z">
        <w:r w:rsidRPr="00F758B3">
          <w:rPr>
            <w:rFonts w:ascii="Times" w:hAnsi="Times"/>
            <w:noProof/>
            <w:sz w:val="22"/>
            <w:szCs w:val="22"/>
            <w:rPrChange w:id="1255" w:author="Chara Katiri" w:date="2015-05-12T13:05:00Z">
              <w:rPr>
                <w:noProof/>
              </w:rPr>
            </w:rPrChange>
          </w:rPr>
          <w:fldChar w:fldCharType="end"/>
        </w:r>
      </w:ins>
    </w:p>
    <w:p w14:paraId="44036FCA" w14:textId="77777777" w:rsidR="00CF5347" w:rsidRPr="00F758B3" w:rsidRDefault="00CF5347" w:rsidP="00F758B3">
      <w:pPr>
        <w:pStyle w:val="TOC2"/>
        <w:tabs>
          <w:tab w:val="left" w:pos="1020"/>
          <w:tab w:val="right" w:leader="dot" w:pos="9010"/>
        </w:tabs>
        <w:spacing w:line="360" w:lineRule="auto"/>
        <w:contextualSpacing/>
        <w:jc w:val="both"/>
        <w:rPr>
          <w:ins w:id="1256" w:author="Chara Katiri" w:date="2015-05-08T18:58:00Z"/>
          <w:rFonts w:ascii="Times" w:hAnsi="Times"/>
          <w:noProof/>
          <w:sz w:val="22"/>
          <w:szCs w:val="22"/>
          <w:lang w:val="en-GB" w:eastAsia="ja-JP"/>
          <w:rPrChange w:id="1257" w:author="Chara Katiri" w:date="2015-05-12T13:05:00Z">
            <w:rPr>
              <w:ins w:id="1258" w:author="Chara Katiri" w:date="2015-05-08T18:58:00Z"/>
              <w:noProof/>
              <w:lang w:val="en-GB" w:eastAsia="ja-JP"/>
            </w:rPr>
          </w:rPrChange>
        </w:rPr>
        <w:pPrChange w:id="1259" w:author="Chara Katiri" w:date="2015-05-12T13:05:00Z">
          <w:pPr>
            <w:pStyle w:val="TOC2"/>
            <w:tabs>
              <w:tab w:val="left" w:pos="1020"/>
              <w:tab w:val="right" w:leader="dot" w:pos="9010"/>
            </w:tabs>
          </w:pPr>
        </w:pPrChange>
      </w:pPr>
      <w:ins w:id="1260" w:author="Chara Katiri" w:date="2015-05-08T18:58:00Z">
        <w:r w:rsidRPr="00F758B3">
          <w:rPr>
            <w:rFonts w:ascii="Times" w:hAnsi="Times" w:cs="Times New Roman"/>
            <w:noProof/>
            <w:sz w:val="22"/>
            <w:szCs w:val="22"/>
            <w:lang w:val="en-GB"/>
            <w:rPrChange w:id="1261" w:author="Chara Katiri" w:date="2015-05-12T13:05:00Z">
              <w:rPr>
                <w:rFonts w:ascii="Times" w:hAnsi="Times" w:cs="Times New Roman"/>
                <w:noProof/>
                <w:lang w:val="en-GB"/>
              </w:rPr>
            </w:rPrChange>
          </w:rPr>
          <w:t>4.5.2.</w:t>
        </w:r>
        <w:r w:rsidRPr="00F758B3">
          <w:rPr>
            <w:rFonts w:ascii="Times" w:hAnsi="Times"/>
            <w:noProof/>
            <w:sz w:val="22"/>
            <w:szCs w:val="22"/>
            <w:lang w:val="en-GB" w:eastAsia="ja-JP"/>
            <w:rPrChange w:id="1262" w:author="Chara Katiri" w:date="2015-05-12T13:05:00Z">
              <w:rPr>
                <w:noProof/>
                <w:lang w:val="en-GB" w:eastAsia="ja-JP"/>
              </w:rPr>
            </w:rPrChange>
          </w:rPr>
          <w:tab/>
        </w:r>
        <w:r w:rsidRPr="00F758B3">
          <w:rPr>
            <w:rFonts w:ascii="Times" w:hAnsi="Times" w:cs="Times New Roman"/>
            <w:noProof/>
            <w:sz w:val="22"/>
            <w:szCs w:val="22"/>
            <w:lang w:val="en-GB"/>
            <w:rPrChange w:id="1263" w:author="Chara Katiri" w:date="2015-05-12T13:05:00Z">
              <w:rPr>
                <w:rFonts w:ascii="Times" w:hAnsi="Times" w:cs="Times New Roman"/>
                <w:noProof/>
                <w:lang w:val="en-GB"/>
              </w:rPr>
            </w:rPrChange>
          </w:rPr>
          <w:t xml:space="preserve">System constraints </w:t>
        </w:r>
        <w:r w:rsidRPr="00F758B3">
          <w:rPr>
            <w:rFonts w:ascii="Times" w:hAnsi="Times"/>
            <w:noProof/>
            <w:sz w:val="22"/>
            <w:szCs w:val="22"/>
            <w:rPrChange w:id="1264" w:author="Chara Katiri" w:date="2015-05-12T13:05:00Z">
              <w:rPr>
                <w:noProof/>
              </w:rPr>
            </w:rPrChange>
          </w:rPr>
          <w:tab/>
        </w:r>
        <w:r w:rsidRPr="00F758B3">
          <w:rPr>
            <w:rFonts w:ascii="Times" w:hAnsi="Times"/>
            <w:noProof/>
            <w:sz w:val="22"/>
            <w:szCs w:val="22"/>
            <w:rPrChange w:id="1265" w:author="Chara Katiri" w:date="2015-05-12T13:05:00Z">
              <w:rPr>
                <w:noProof/>
              </w:rPr>
            </w:rPrChange>
          </w:rPr>
          <w:fldChar w:fldCharType="begin"/>
        </w:r>
        <w:r w:rsidRPr="00F758B3">
          <w:rPr>
            <w:rFonts w:ascii="Times" w:hAnsi="Times"/>
            <w:noProof/>
            <w:sz w:val="22"/>
            <w:szCs w:val="22"/>
            <w:rPrChange w:id="1266" w:author="Chara Katiri" w:date="2015-05-12T13:05:00Z">
              <w:rPr>
                <w:noProof/>
              </w:rPr>
            </w:rPrChange>
          </w:rPr>
          <w:instrText xml:space="preserve"> PAGEREF _Toc292730869 \h </w:instrText>
        </w:r>
      </w:ins>
      <w:r w:rsidRPr="00F758B3">
        <w:rPr>
          <w:rFonts w:ascii="Times" w:hAnsi="Times"/>
          <w:noProof/>
          <w:sz w:val="22"/>
          <w:szCs w:val="22"/>
          <w:rPrChange w:id="1267" w:author="Chara Katiri" w:date="2015-05-12T13:05:00Z">
            <w:rPr>
              <w:rFonts w:ascii="Times" w:hAnsi="Times"/>
              <w:noProof/>
            </w:rPr>
          </w:rPrChange>
        </w:rPr>
      </w:r>
      <w:r w:rsidRPr="00F758B3">
        <w:rPr>
          <w:rFonts w:ascii="Times" w:hAnsi="Times"/>
          <w:noProof/>
          <w:sz w:val="22"/>
          <w:szCs w:val="22"/>
          <w:rPrChange w:id="1268" w:author="Chara Katiri" w:date="2015-05-12T13:05:00Z">
            <w:rPr>
              <w:noProof/>
            </w:rPr>
          </w:rPrChange>
        </w:rPr>
        <w:fldChar w:fldCharType="separate"/>
      </w:r>
      <w:ins w:id="1269" w:author="Chara Katiri" w:date="2015-05-09T12:54:00Z">
        <w:r w:rsidR="00674DFB" w:rsidRPr="00F758B3">
          <w:rPr>
            <w:rFonts w:ascii="Times" w:hAnsi="Times"/>
            <w:noProof/>
            <w:sz w:val="22"/>
            <w:szCs w:val="22"/>
            <w:rPrChange w:id="1270" w:author="Chara Katiri" w:date="2015-05-12T13:05:00Z">
              <w:rPr>
                <w:rFonts w:ascii="Times" w:hAnsi="Times"/>
                <w:noProof/>
              </w:rPr>
            </w:rPrChange>
          </w:rPr>
          <w:t>40</w:t>
        </w:r>
      </w:ins>
      <w:ins w:id="1271" w:author="Chara Katiri" w:date="2015-05-08T18:58:00Z">
        <w:r w:rsidRPr="00F758B3">
          <w:rPr>
            <w:rFonts w:ascii="Times" w:hAnsi="Times"/>
            <w:noProof/>
            <w:sz w:val="22"/>
            <w:szCs w:val="22"/>
            <w:rPrChange w:id="1272" w:author="Chara Katiri" w:date="2015-05-12T13:05:00Z">
              <w:rPr>
                <w:noProof/>
              </w:rPr>
            </w:rPrChange>
          </w:rPr>
          <w:fldChar w:fldCharType="end"/>
        </w:r>
      </w:ins>
    </w:p>
    <w:p w14:paraId="52E467F5" w14:textId="77777777" w:rsidR="00CF5347" w:rsidRPr="00F758B3" w:rsidRDefault="00CF5347" w:rsidP="00F758B3">
      <w:pPr>
        <w:pStyle w:val="TOC2"/>
        <w:tabs>
          <w:tab w:val="left" w:pos="1020"/>
          <w:tab w:val="right" w:leader="dot" w:pos="9010"/>
        </w:tabs>
        <w:spacing w:line="360" w:lineRule="auto"/>
        <w:contextualSpacing/>
        <w:jc w:val="both"/>
        <w:rPr>
          <w:ins w:id="1273" w:author="Chara Katiri" w:date="2015-05-08T18:58:00Z"/>
          <w:rFonts w:ascii="Times" w:hAnsi="Times"/>
          <w:noProof/>
          <w:sz w:val="22"/>
          <w:szCs w:val="22"/>
          <w:lang w:val="en-GB" w:eastAsia="ja-JP"/>
          <w:rPrChange w:id="1274" w:author="Chara Katiri" w:date="2015-05-12T13:05:00Z">
            <w:rPr>
              <w:ins w:id="1275" w:author="Chara Katiri" w:date="2015-05-08T18:58:00Z"/>
              <w:noProof/>
              <w:lang w:val="en-GB" w:eastAsia="ja-JP"/>
            </w:rPr>
          </w:rPrChange>
        </w:rPr>
        <w:pPrChange w:id="1276" w:author="Chara Katiri" w:date="2015-05-12T13:05:00Z">
          <w:pPr>
            <w:pStyle w:val="TOC2"/>
            <w:tabs>
              <w:tab w:val="left" w:pos="1020"/>
              <w:tab w:val="right" w:leader="dot" w:pos="9010"/>
            </w:tabs>
          </w:pPr>
        </w:pPrChange>
      </w:pPr>
      <w:ins w:id="1277" w:author="Chara Katiri" w:date="2015-05-08T18:58:00Z">
        <w:r w:rsidRPr="00F758B3">
          <w:rPr>
            <w:rFonts w:ascii="Times" w:hAnsi="Times" w:cs="Times New Roman"/>
            <w:noProof/>
            <w:sz w:val="22"/>
            <w:szCs w:val="22"/>
            <w:lang w:val="en-GB"/>
            <w:rPrChange w:id="1278" w:author="Chara Katiri" w:date="2015-05-12T13:05:00Z">
              <w:rPr>
                <w:rFonts w:ascii="Times" w:hAnsi="Times" w:cs="Times New Roman"/>
                <w:noProof/>
                <w:lang w:val="en-GB"/>
              </w:rPr>
            </w:rPrChange>
          </w:rPr>
          <w:t>4.5.3.</w:t>
        </w:r>
        <w:r w:rsidRPr="00F758B3">
          <w:rPr>
            <w:rFonts w:ascii="Times" w:hAnsi="Times"/>
            <w:noProof/>
            <w:sz w:val="22"/>
            <w:szCs w:val="22"/>
            <w:lang w:val="en-GB" w:eastAsia="ja-JP"/>
            <w:rPrChange w:id="1279" w:author="Chara Katiri" w:date="2015-05-12T13:05:00Z">
              <w:rPr>
                <w:noProof/>
                <w:lang w:val="en-GB" w:eastAsia="ja-JP"/>
              </w:rPr>
            </w:rPrChange>
          </w:rPr>
          <w:tab/>
        </w:r>
        <w:r w:rsidRPr="00F758B3">
          <w:rPr>
            <w:rFonts w:ascii="Times" w:hAnsi="Times" w:cs="Times New Roman"/>
            <w:noProof/>
            <w:sz w:val="22"/>
            <w:szCs w:val="22"/>
            <w:lang w:val="en-GB"/>
            <w:rPrChange w:id="1280" w:author="Chara Katiri" w:date="2015-05-12T13:05:00Z">
              <w:rPr>
                <w:rFonts w:ascii="Times" w:hAnsi="Times" w:cs="Times New Roman"/>
                <w:noProof/>
                <w:lang w:val="en-GB"/>
              </w:rPr>
            </w:rPrChange>
          </w:rPr>
          <w:t>System dependencies</w:t>
        </w:r>
        <w:r w:rsidRPr="00F758B3">
          <w:rPr>
            <w:rFonts w:ascii="Times" w:hAnsi="Times"/>
            <w:noProof/>
            <w:sz w:val="22"/>
            <w:szCs w:val="22"/>
            <w:rPrChange w:id="1281" w:author="Chara Katiri" w:date="2015-05-12T13:05:00Z">
              <w:rPr>
                <w:noProof/>
              </w:rPr>
            </w:rPrChange>
          </w:rPr>
          <w:tab/>
        </w:r>
        <w:r w:rsidRPr="00F758B3">
          <w:rPr>
            <w:rFonts w:ascii="Times" w:hAnsi="Times"/>
            <w:noProof/>
            <w:sz w:val="22"/>
            <w:szCs w:val="22"/>
            <w:rPrChange w:id="1282" w:author="Chara Katiri" w:date="2015-05-12T13:05:00Z">
              <w:rPr>
                <w:noProof/>
              </w:rPr>
            </w:rPrChange>
          </w:rPr>
          <w:fldChar w:fldCharType="begin"/>
        </w:r>
        <w:r w:rsidRPr="00F758B3">
          <w:rPr>
            <w:rFonts w:ascii="Times" w:hAnsi="Times"/>
            <w:noProof/>
            <w:sz w:val="22"/>
            <w:szCs w:val="22"/>
            <w:rPrChange w:id="1283" w:author="Chara Katiri" w:date="2015-05-12T13:05:00Z">
              <w:rPr>
                <w:noProof/>
              </w:rPr>
            </w:rPrChange>
          </w:rPr>
          <w:instrText xml:space="preserve"> PAGEREF _Toc292730870 \h </w:instrText>
        </w:r>
      </w:ins>
      <w:r w:rsidRPr="00F758B3">
        <w:rPr>
          <w:rFonts w:ascii="Times" w:hAnsi="Times"/>
          <w:noProof/>
          <w:sz w:val="22"/>
          <w:szCs w:val="22"/>
          <w:rPrChange w:id="1284" w:author="Chara Katiri" w:date="2015-05-12T13:05:00Z">
            <w:rPr>
              <w:rFonts w:ascii="Times" w:hAnsi="Times"/>
              <w:noProof/>
            </w:rPr>
          </w:rPrChange>
        </w:rPr>
      </w:r>
      <w:r w:rsidRPr="00F758B3">
        <w:rPr>
          <w:rFonts w:ascii="Times" w:hAnsi="Times"/>
          <w:noProof/>
          <w:sz w:val="22"/>
          <w:szCs w:val="22"/>
          <w:rPrChange w:id="1285" w:author="Chara Katiri" w:date="2015-05-12T13:05:00Z">
            <w:rPr>
              <w:noProof/>
            </w:rPr>
          </w:rPrChange>
        </w:rPr>
        <w:fldChar w:fldCharType="separate"/>
      </w:r>
      <w:ins w:id="1286" w:author="Chara Katiri" w:date="2015-05-09T12:54:00Z">
        <w:r w:rsidR="00674DFB" w:rsidRPr="00F758B3">
          <w:rPr>
            <w:rFonts w:ascii="Times" w:hAnsi="Times"/>
            <w:noProof/>
            <w:sz w:val="22"/>
            <w:szCs w:val="22"/>
            <w:rPrChange w:id="1287" w:author="Chara Katiri" w:date="2015-05-12T13:05:00Z">
              <w:rPr>
                <w:rFonts w:ascii="Times" w:hAnsi="Times"/>
                <w:noProof/>
              </w:rPr>
            </w:rPrChange>
          </w:rPr>
          <w:t>40</w:t>
        </w:r>
      </w:ins>
      <w:ins w:id="1288" w:author="Chara Katiri" w:date="2015-05-08T18:58:00Z">
        <w:r w:rsidRPr="00F758B3">
          <w:rPr>
            <w:rFonts w:ascii="Times" w:hAnsi="Times"/>
            <w:noProof/>
            <w:sz w:val="22"/>
            <w:szCs w:val="22"/>
            <w:rPrChange w:id="1289" w:author="Chara Katiri" w:date="2015-05-12T13:05:00Z">
              <w:rPr>
                <w:noProof/>
              </w:rPr>
            </w:rPrChange>
          </w:rPr>
          <w:fldChar w:fldCharType="end"/>
        </w:r>
      </w:ins>
    </w:p>
    <w:p w14:paraId="1F74F819" w14:textId="77777777" w:rsidR="00CF5347" w:rsidRPr="00F758B3" w:rsidRDefault="00CF5347" w:rsidP="00F758B3">
      <w:pPr>
        <w:pStyle w:val="TOC2"/>
        <w:tabs>
          <w:tab w:val="left" w:pos="1020"/>
          <w:tab w:val="right" w:leader="dot" w:pos="9010"/>
        </w:tabs>
        <w:spacing w:line="360" w:lineRule="auto"/>
        <w:contextualSpacing/>
        <w:jc w:val="both"/>
        <w:rPr>
          <w:ins w:id="1290" w:author="Chara Katiri" w:date="2015-05-08T18:58:00Z"/>
          <w:rFonts w:ascii="Times" w:hAnsi="Times"/>
          <w:noProof/>
          <w:sz w:val="22"/>
          <w:szCs w:val="22"/>
          <w:lang w:val="en-GB" w:eastAsia="ja-JP"/>
          <w:rPrChange w:id="1291" w:author="Chara Katiri" w:date="2015-05-12T13:05:00Z">
            <w:rPr>
              <w:ins w:id="1292" w:author="Chara Katiri" w:date="2015-05-08T18:58:00Z"/>
              <w:noProof/>
              <w:lang w:val="en-GB" w:eastAsia="ja-JP"/>
            </w:rPr>
          </w:rPrChange>
        </w:rPr>
        <w:pPrChange w:id="1293" w:author="Chara Katiri" w:date="2015-05-12T13:05:00Z">
          <w:pPr>
            <w:pStyle w:val="TOC2"/>
            <w:tabs>
              <w:tab w:val="left" w:pos="1020"/>
              <w:tab w:val="right" w:leader="dot" w:pos="9010"/>
            </w:tabs>
          </w:pPr>
        </w:pPrChange>
      </w:pPr>
      <w:ins w:id="1294" w:author="Chara Katiri" w:date="2015-05-08T18:58:00Z">
        <w:r w:rsidRPr="00F758B3">
          <w:rPr>
            <w:rFonts w:ascii="Times" w:hAnsi="Times" w:cs="Times New Roman"/>
            <w:noProof/>
            <w:sz w:val="22"/>
            <w:szCs w:val="22"/>
            <w:lang w:val="en-GB"/>
            <w:rPrChange w:id="1295" w:author="Chara Katiri" w:date="2015-05-12T13:05:00Z">
              <w:rPr>
                <w:rFonts w:ascii="Times" w:hAnsi="Times" w:cs="Times New Roman"/>
                <w:noProof/>
                <w:lang w:val="en-GB"/>
              </w:rPr>
            </w:rPrChange>
          </w:rPr>
          <w:t>4.5.4.</w:t>
        </w:r>
        <w:r w:rsidRPr="00F758B3">
          <w:rPr>
            <w:rFonts w:ascii="Times" w:hAnsi="Times"/>
            <w:noProof/>
            <w:sz w:val="22"/>
            <w:szCs w:val="22"/>
            <w:lang w:val="en-GB" w:eastAsia="ja-JP"/>
            <w:rPrChange w:id="1296" w:author="Chara Katiri" w:date="2015-05-12T13:05:00Z">
              <w:rPr>
                <w:noProof/>
                <w:lang w:val="en-GB" w:eastAsia="ja-JP"/>
              </w:rPr>
            </w:rPrChange>
          </w:rPr>
          <w:tab/>
        </w:r>
        <w:r w:rsidRPr="00F758B3">
          <w:rPr>
            <w:rFonts w:ascii="Times" w:hAnsi="Times" w:cs="Times New Roman"/>
            <w:noProof/>
            <w:sz w:val="22"/>
            <w:szCs w:val="22"/>
            <w:lang w:val="en-GB"/>
            <w:rPrChange w:id="1297" w:author="Chara Katiri" w:date="2015-05-12T13:05:00Z">
              <w:rPr>
                <w:rFonts w:ascii="Times" w:hAnsi="Times" w:cs="Times New Roman"/>
                <w:noProof/>
                <w:lang w:val="en-GB"/>
              </w:rPr>
            </w:rPrChange>
          </w:rPr>
          <w:t>System timescales</w:t>
        </w:r>
        <w:r w:rsidRPr="00F758B3">
          <w:rPr>
            <w:rFonts w:ascii="Times" w:hAnsi="Times"/>
            <w:noProof/>
            <w:sz w:val="22"/>
            <w:szCs w:val="22"/>
            <w:rPrChange w:id="1298" w:author="Chara Katiri" w:date="2015-05-12T13:05:00Z">
              <w:rPr>
                <w:noProof/>
              </w:rPr>
            </w:rPrChange>
          </w:rPr>
          <w:tab/>
        </w:r>
        <w:r w:rsidRPr="00F758B3">
          <w:rPr>
            <w:rFonts w:ascii="Times" w:hAnsi="Times"/>
            <w:noProof/>
            <w:sz w:val="22"/>
            <w:szCs w:val="22"/>
            <w:rPrChange w:id="1299" w:author="Chara Katiri" w:date="2015-05-12T13:05:00Z">
              <w:rPr>
                <w:noProof/>
              </w:rPr>
            </w:rPrChange>
          </w:rPr>
          <w:fldChar w:fldCharType="begin"/>
        </w:r>
        <w:r w:rsidRPr="00F758B3">
          <w:rPr>
            <w:rFonts w:ascii="Times" w:hAnsi="Times"/>
            <w:noProof/>
            <w:sz w:val="22"/>
            <w:szCs w:val="22"/>
            <w:rPrChange w:id="1300" w:author="Chara Katiri" w:date="2015-05-12T13:05:00Z">
              <w:rPr>
                <w:noProof/>
              </w:rPr>
            </w:rPrChange>
          </w:rPr>
          <w:instrText xml:space="preserve"> PAGEREF _Toc292730871 \h </w:instrText>
        </w:r>
      </w:ins>
      <w:r w:rsidRPr="00F758B3">
        <w:rPr>
          <w:rFonts w:ascii="Times" w:hAnsi="Times"/>
          <w:noProof/>
          <w:sz w:val="22"/>
          <w:szCs w:val="22"/>
          <w:rPrChange w:id="1301" w:author="Chara Katiri" w:date="2015-05-12T13:05:00Z">
            <w:rPr>
              <w:rFonts w:ascii="Times" w:hAnsi="Times"/>
              <w:noProof/>
            </w:rPr>
          </w:rPrChange>
        </w:rPr>
      </w:r>
      <w:r w:rsidRPr="00F758B3">
        <w:rPr>
          <w:rFonts w:ascii="Times" w:hAnsi="Times"/>
          <w:noProof/>
          <w:sz w:val="22"/>
          <w:szCs w:val="22"/>
          <w:rPrChange w:id="1302" w:author="Chara Katiri" w:date="2015-05-12T13:05:00Z">
            <w:rPr>
              <w:noProof/>
            </w:rPr>
          </w:rPrChange>
        </w:rPr>
        <w:fldChar w:fldCharType="separate"/>
      </w:r>
      <w:ins w:id="1303" w:author="Chara Katiri" w:date="2015-05-09T12:54:00Z">
        <w:r w:rsidR="00674DFB" w:rsidRPr="00F758B3">
          <w:rPr>
            <w:rFonts w:ascii="Times" w:hAnsi="Times"/>
            <w:noProof/>
            <w:sz w:val="22"/>
            <w:szCs w:val="22"/>
            <w:rPrChange w:id="1304" w:author="Chara Katiri" w:date="2015-05-12T13:05:00Z">
              <w:rPr>
                <w:rFonts w:ascii="Times" w:hAnsi="Times"/>
                <w:noProof/>
              </w:rPr>
            </w:rPrChange>
          </w:rPr>
          <w:t>40</w:t>
        </w:r>
      </w:ins>
      <w:ins w:id="1305" w:author="Chara Katiri" w:date="2015-05-08T18:58:00Z">
        <w:r w:rsidRPr="00F758B3">
          <w:rPr>
            <w:rFonts w:ascii="Times" w:hAnsi="Times"/>
            <w:noProof/>
            <w:sz w:val="22"/>
            <w:szCs w:val="22"/>
            <w:rPrChange w:id="1306" w:author="Chara Katiri" w:date="2015-05-12T13:05:00Z">
              <w:rPr>
                <w:noProof/>
              </w:rPr>
            </w:rPrChange>
          </w:rPr>
          <w:fldChar w:fldCharType="end"/>
        </w:r>
      </w:ins>
    </w:p>
    <w:p w14:paraId="655EA59B" w14:textId="77777777" w:rsidR="00CF5347" w:rsidRPr="00F758B3" w:rsidRDefault="00CF5347" w:rsidP="00F758B3">
      <w:pPr>
        <w:pStyle w:val="TOC1"/>
        <w:rPr>
          <w:ins w:id="1307" w:author="Chara Katiri" w:date="2015-05-08T18:58:00Z"/>
          <w:noProof/>
          <w:lang w:val="en-GB" w:eastAsia="ja-JP"/>
          <w:rPrChange w:id="1308" w:author="Chara Katiri" w:date="2015-05-12T13:05:00Z">
            <w:rPr>
              <w:ins w:id="1309" w:author="Chara Katiri" w:date="2015-05-08T18:58:00Z"/>
              <w:rFonts w:asciiTheme="minorHAnsi" w:hAnsiTheme="minorHAnsi"/>
              <w:noProof/>
              <w:sz w:val="24"/>
              <w:szCs w:val="24"/>
              <w:lang w:val="en-GB" w:eastAsia="ja-JP"/>
            </w:rPr>
          </w:rPrChange>
        </w:rPr>
        <w:pPrChange w:id="1310" w:author="Chara Katiri" w:date="2015-05-12T13:05:00Z">
          <w:pPr>
            <w:pStyle w:val="TOC1"/>
          </w:pPr>
        </w:pPrChange>
      </w:pPr>
      <w:ins w:id="1311" w:author="Chara Katiri" w:date="2015-05-08T18:58:00Z">
        <w:r w:rsidRPr="00F758B3">
          <w:rPr>
            <w:rFonts w:cs="Times New Roman"/>
            <w:noProof/>
            <w:lang w:val="en-GB"/>
            <w:rPrChange w:id="1312" w:author="Chara Katiri" w:date="2015-05-12T13:05:00Z">
              <w:rPr>
                <w:rFonts w:cs="Times New Roman"/>
                <w:noProof/>
                <w:lang w:val="en-GB"/>
              </w:rPr>
            </w:rPrChange>
          </w:rPr>
          <w:t>5.</w:t>
        </w:r>
        <w:r w:rsidRPr="00F758B3">
          <w:rPr>
            <w:noProof/>
            <w:lang w:val="en-GB" w:eastAsia="ja-JP"/>
            <w:rPrChange w:id="1313"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314" w:author="Chara Katiri" w:date="2015-05-12T13:05:00Z">
              <w:rPr>
                <w:rFonts w:cs="Times New Roman"/>
                <w:noProof/>
                <w:lang w:val="en-GB"/>
              </w:rPr>
            </w:rPrChange>
          </w:rPr>
          <w:t>System implementation</w:t>
        </w:r>
        <w:r w:rsidRPr="00F758B3">
          <w:rPr>
            <w:noProof/>
            <w:rPrChange w:id="1315" w:author="Chara Katiri" w:date="2015-05-12T13:05:00Z">
              <w:rPr>
                <w:noProof/>
              </w:rPr>
            </w:rPrChange>
          </w:rPr>
          <w:tab/>
        </w:r>
        <w:r w:rsidRPr="00F758B3">
          <w:rPr>
            <w:noProof/>
            <w:rPrChange w:id="1316" w:author="Chara Katiri" w:date="2015-05-12T13:05:00Z">
              <w:rPr>
                <w:noProof/>
              </w:rPr>
            </w:rPrChange>
          </w:rPr>
          <w:fldChar w:fldCharType="begin"/>
        </w:r>
        <w:r w:rsidRPr="00F758B3">
          <w:rPr>
            <w:noProof/>
            <w:rPrChange w:id="1317" w:author="Chara Katiri" w:date="2015-05-12T13:05:00Z">
              <w:rPr>
                <w:noProof/>
              </w:rPr>
            </w:rPrChange>
          </w:rPr>
          <w:instrText xml:space="preserve"> PAGEREF _Toc292730872 \h </w:instrText>
        </w:r>
      </w:ins>
      <w:r w:rsidRPr="00F758B3">
        <w:rPr>
          <w:noProof/>
          <w:rPrChange w:id="1318" w:author="Chara Katiri" w:date="2015-05-12T13:05:00Z">
            <w:rPr>
              <w:noProof/>
            </w:rPr>
          </w:rPrChange>
        </w:rPr>
      </w:r>
      <w:r w:rsidRPr="00F758B3">
        <w:rPr>
          <w:noProof/>
          <w:rPrChange w:id="1319" w:author="Chara Katiri" w:date="2015-05-12T13:05:00Z">
            <w:rPr>
              <w:noProof/>
            </w:rPr>
          </w:rPrChange>
        </w:rPr>
        <w:fldChar w:fldCharType="separate"/>
      </w:r>
      <w:ins w:id="1320" w:author="Chara Katiri" w:date="2015-05-09T12:54:00Z">
        <w:r w:rsidR="00674DFB" w:rsidRPr="00F758B3">
          <w:rPr>
            <w:noProof/>
            <w:rPrChange w:id="1321" w:author="Chara Katiri" w:date="2015-05-12T13:05:00Z">
              <w:rPr>
                <w:noProof/>
              </w:rPr>
            </w:rPrChange>
          </w:rPr>
          <w:t>42</w:t>
        </w:r>
      </w:ins>
      <w:ins w:id="1322" w:author="Chara Katiri" w:date="2015-05-08T18:58:00Z">
        <w:r w:rsidRPr="00F758B3">
          <w:rPr>
            <w:noProof/>
            <w:rPrChange w:id="1323" w:author="Chara Katiri" w:date="2015-05-12T13:05:00Z">
              <w:rPr>
                <w:noProof/>
              </w:rPr>
            </w:rPrChange>
          </w:rPr>
          <w:fldChar w:fldCharType="end"/>
        </w:r>
      </w:ins>
    </w:p>
    <w:p w14:paraId="7B0412EE" w14:textId="77777777" w:rsidR="00CF5347" w:rsidRPr="00F758B3" w:rsidRDefault="00CF5347" w:rsidP="00F758B3">
      <w:pPr>
        <w:pStyle w:val="TOC2"/>
        <w:tabs>
          <w:tab w:val="left" w:pos="840"/>
          <w:tab w:val="right" w:leader="dot" w:pos="9010"/>
        </w:tabs>
        <w:spacing w:line="360" w:lineRule="auto"/>
        <w:contextualSpacing/>
        <w:jc w:val="both"/>
        <w:rPr>
          <w:ins w:id="1324" w:author="Chara Katiri" w:date="2015-05-08T18:58:00Z"/>
          <w:rFonts w:ascii="Times" w:hAnsi="Times"/>
          <w:noProof/>
          <w:sz w:val="22"/>
          <w:szCs w:val="22"/>
          <w:lang w:val="en-GB" w:eastAsia="ja-JP"/>
          <w:rPrChange w:id="1325" w:author="Chara Katiri" w:date="2015-05-12T13:05:00Z">
            <w:rPr>
              <w:ins w:id="1326" w:author="Chara Katiri" w:date="2015-05-08T18:58:00Z"/>
              <w:noProof/>
              <w:lang w:val="en-GB" w:eastAsia="ja-JP"/>
            </w:rPr>
          </w:rPrChange>
        </w:rPr>
        <w:pPrChange w:id="1327" w:author="Chara Katiri" w:date="2015-05-12T13:05:00Z">
          <w:pPr>
            <w:pStyle w:val="TOC2"/>
            <w:tabs>
              <w:tab w:val="left" w:pos="840"/>
              <w:tab w:val="right" w:leader="dot" w:pos="9010"/>
            </w:tabs>
          </w:pPr>
        </w:pPrChange>
      </w:pPr>
      <w:ins w:id="1328" w:author="Chara Katiri" w:date="2015-05-08T18:58:00Z">
        <w:r w:rsidRPr="00F758B3">
          <w:rPr>
            <w:rFonts w:ascii="Times" w:hAnsi="Times" w:cs="Times New Roman"/>
            <w:noProof/>
            <w:sz w:val="22"/>
            <w:szCs w:val="22"/>
            <w:lang w:val="en-GB"/>
            <w:rPrChange w:id="1329" w:author="Chara Katiri" w:date="2015-05-12T13:05:00Z">
              <w:rPr>
                <w:rFonts w:ascii="Times" w:hAnsi="Times" w:cs="Times New Roman"/>
                <w:noProof/>
                <w:lang w:val="en-GB"/>
              </w:rPr>
            </w:rPrChange>
          </w:rPr>
          <w:t>5.1.</w:t>
        </w:r>
        <w:r w:rsidRPr="00F758B3">
          <w:rPr>
            <w:rFonts w:ascii="Times" w:hAnsi="Times"/>
            <w:noProof/>
            <w:sz w:val="22"/>
            <w:szCs w:val="22"/>
            <w:lang w:val="en-GB" w:eastAsia="ja-JP"/>
            <w:rPrChange w:id="1330" w:author="Chara Katiri" w:date="2015-05-12T13:05:00Z">
              <w:rPr>
                <w:noProof/>
                <w:lang w:val="en-GB" w:eastAsia="ja-JP"/>
              </w:rPr>
            </w:rPrChange>
          </w:rPr>
          <w:tab/>
        </w:r>
        <w:r w:rsidRPr="00F758B3">
          <w:rPr>
            <w:rFonts w:ascii="Times" w:hAnsi="Times" w:cs="Times New Roman"/>
            <w:noProof/>
            <w:sz w:val="22"/>
            <w:szCs w:val="22"/>
            <w:lang w:val="en-GB"/>
            <w:rPrChange w:id="1331" w:author="Chara Katiri" w:date="2015-05-12T13:05:00Z">
              <w:rPr>
                <w:rFonts w:ascii="Times" w:hAnsi="Times" w:cs="Times New Roman"/>
                <w:noProof/>
                <w:lang w:val="en-GB"/>
              </w:rPr>
            </w:rPrChange>
          </w:rPr>
          <w:t>Implementation plan</w:t>
        </w:r>
        <w:r w:rsidRPr="00F758B3">
          <w:rPr>
            <w:rFonts w:ascii="Times" w:hAnsi="Times"/>
            <w:noProof/>
            <w:sz w:val="22"/>
            <w:szCs w:val="22"/>
            <w:rPrChange w:id="1332" w:author="Chara Katiri" w:date="2015-05-12T13:05:00Z">
              <w:rPr>
                <w:noProof/>
              </w:rPr>
            </w:rPrChange>
          </w:rPr>
          <w:tab/>
        </w:r>
        <w:r w:rsidRPr="00F758B3">
          <w:rPr>
            <w:rFonts w:ascii="Times" w:hAnsi="Times"/>
            <w:noProof/>
            <w:sz w:val="22"/>
            <w:szCs w:val="22"/>
            <w:rPrChange w:id="1333" w:author="Chara Katiri" w:date="2015-05-12T13:05:00Z">
              <w:rPr>
                <w:noProof/>
              </w:rPr>
            </w:rPrChange>
          </w:rPr>
          <w:fldChar w:fldCharType="begin"/>
        </w:r>
        <w:r w:rsidRPr="00F758B3">
          <w:rPr>
            <w:rFonts w:ascii="Times" w:hAnsi="Times"/>
            <w:noProof/>
            <w:sz w:val="22"/>
            <w:szCs w:val="22"/>
            <w:rPrChange w:id="1334" w:author="Chara Katiri" w:date="2015-05-12T13:05:00Z">
              <w:rPr>
                <w:noProof/>
              </w:rPr>
            </w:rPrChange>
          </w:rPr>
          <w:instrText xml:space="preserve"> PAGEREF _Toc292730873 \h </w:instrText>
        </w:r>
      </w:ins>
      <w:r w:rsidRPr="00F758B3">
        <w:rPr>
          <w:rFonts w:ascii="Times" w:hAnsi="Times"/>
          <w:noProof/>
          <w:sz w:val="22"/>
          <w:szCs w:val="22"/>
          <w:rPrChange w:id="1335" w:author="Chara Katiri" w:date="2015-05-12T13:05:00Z">
            <w:rPr>
              <w:rFonts w:ascii="Times" w:hAnsi="Times"/>
              <w:noProof/>
            </w:rPr>
          </w:rPrChange>
        </w:rPr>
      </w:r>
      <w:r w:rsidRPr="00F758B3">
        <w:rPr>
          <w:rFonts w:ascii="Times" w:hAnsi="Times"/>
          <w:noProof/>
          <w:sz w:val="22"/>
          <w:szCs w:val="22"/>
          <w:rPrChange w:id="1336" w:author="Chara Katiri" w:date="2015-05-12T13:05:00Z">
            <w:rPr>
              <w:noProof/>
            </w:rPr>
          </w:rPrChange>
        </w:rPr>
        <w:fldChar w:fldCharType="separate"/>
      </w:r>
      <w:ins w:id="1337" w:author="Chara Katiri" w:date="2015-05-09T12:54:00Z">
        <w:r w:rsidR="00674DFB" w:rsidRPr="00F758B3">
          <w:rPr>
            <w:rFonts w:ascii="Times" w:hAnsi="Times"/>
            <w:noProof/>
            <w:sz w:val="22"/>
            <w:szCs w:val="22"/>
            <w:rPrChange w:id="1338" w:author="Chara Katiri" w:date="2015-05-12T13:05:00Z">
              <w:rPr>
                <w:rFonts w:ascii="Times" w:hAnsi="Times"/>
                <w:noProof/>
              </w:rPr>
            </w:rPrChange>
          </w:rPr>
          <w:t>42</w:t>
        </w:r>
      </w:ins>
      <w:ins w:id="1339" w:author="Chara Katiri" w:date="2015-05-08T18:58:00Z">
        <w:r w:rsidRPr="00F758B3">
          <w:rPr>
            <w:rFonts w:ascii="Times" w:hAnsi="Times"/>
            <w:noProof/>
            <w:sz w:val="22"/>
            <w:szCs w:val="22"/>
            <w:rPrChange w:id="1340" w:author="Chara Katiri" w:date="2015-05-12T13:05:00Z">
              <w:rPr>
                <w:noProof/>
              </w:rPr>
            </w:rPrChange>
          </w:rPr>
          <w:fldChar w:fldCharType="end"/>
        </w:r>
      </w:ins>
    </w:p>
    <w:p w14:paraId="66573CAE" w14:textId="77777777" w:rsidR="00CF5347" w:rsidRPr="00F758B3" w:rsidRDefault="00CF5347" w:rsidP="00F758B3">
      <w:pPr>
        <w:pStyle w:val="TOC2"/>
        <w:tabs>
          <w:tab w:val="left" w:pos="840"/>
          <w:tab w:val="right" w:leader="dot" w:pos="9010"/>
        </w:tabs>
        <w:spacing w:line="360" w:lineRule="auto"/>
        <w:contextualSpacing/>
        <w:jc w:val="both"/>
        <w:rPr>
          <w:ins w:id="1341" w:author="Chara Katiri" w:date="2015-05-08T18:58:00Z"/>
          <w:rFonts w:ascii="Times" w:hAnsi="Times"/>
          <w:noProof/>
          <w:sz w:val="22"/>
          <w:szCs w:val="22"/>
          <w:lang w:val="en-GB" w:eastAsia="ja-JP"/>
          <w:rPrChange w:id="1342" w:author="Chara Katiri" w:date="2015-05-12T13:05:00Z">
            <w:rPr>
              <w:ins w:id="1343" w:author="Chara Katiri" w:date="2015-05-08T18:58:00Z"/>
              <w:noProof/>
              <w:lang w:val="en-GB" w:eastAsia="ja-JP"/>
            </w:rPr>
          </w:rPrChange>
        </w:rPr>
        <w:pPrChange w:id="1344" w:author="Chara Katiri" w:date="2015-05-12T13:05:00Z">
          <w:pPr>
            <w:pStyle w:val="TOC2"/>
            <w:tabs>
              <w:tab w:val="left" w:pos="840"/>
              <w:tab w:val="right" w:leader="dot" w:pos="9010"/>
            </w:tabs>
          </w:pPr>
        </w:pPrChange>
      </w:pPr>
      <w:ins w:id="1345" w:author="Chara Katiri" w:date="2015-05-08T18:58:00Z">
        <w:r w:rsidRPr="00F758B3">
          <w:rPr>
            <w:rFonts w:ascii="Times" w:hAnsi="Times" w:cs="Times New Roman"/>
            <w:noProof/>
            <w:sz w:val="22"/>
            <w:szCs w:val="22"/>
            <w:lang w:val="en-GB"/>
            <w:rPrChange w:id="1346" w:author="Chara Katiri" w:date="2015-05-12T13:05:00Z">
              <w:rPr>
                <w:rFonts w:ascii="Times" w:hAnsi="Times" w:cs="Times New Roman"/>
                <w:noProof/>
                <w:lang w:val="en-GB"/>
              </w:rPr>
            </w:rPrChange>
          </w:rPr>
          <w:t>5.2.</w:t>
        </w:r>
        <w:r w:rsidRPr="00F758B3">
          <w:rPr>
            <w:rFonts w:ascii="Times" w:hAnsi="Times"/>
            <w:noProof/>
            <w:sz w:val="22"/>
            <w:szCs w:val="22"/>
            <w:lang w:val="en-GB" w:eastAsia="ja-JP"/>
            <w:rPrChange w:id="1347" w:author="Chara Katiri" w:date="2015-05-12T13:05:00Z">
              <w:rPr>
                <w:noProof/>
                <w:lang w:val="en-GB" w:eastAsia="ja-JP"/>
              </w:rPr>
            </w:rPrChange>
          </w:rPr>
          <w:tab/>
        </w:r>
        <w:r w:rsidRPr="00F758B3">
          <w:rPr>
            <w:rFonts w:ascii="Times" w:hAnsi="Times" w:cs="Times New Roman"/>
            <w:noProof/>
            <w:sz w:val="22"/>
            <w:szCs w:val="22"/>
            <w:lang w:val="en-GB"/>
            <w:rPrChange w:id="1348" w:author="Chara Katiri" w:date="2015-05-12T13:05:00Z">
              <w:rPr>
                <w:rFonts w:ascii="Times" w:hAnsi="Times" w:cs="Times New Roman"/>
                <w:noProof/>
                <w:lang w:val="en-GB"/>
              </w:rPr>
            </w:rPrChange>
          </w:rPr>
          <w:t>Build tools and libraries</w:t>
        </w:r>
        <w:r w:rsidRPr="00F758B3">
          <w:rPr>
            <w:rFonts w:ascii="Times" w:hAnsi="Times"/>
            <w:noProof/>
            <w:sz w:val="22"/>
            <w:szCs w:val="22"/>
            <w:rPrChange w:id="1349" w:author="Chara Katiri" w:date="2015-05-12T13:05:00Z">
              <w:rPr>
                <w:noProof/>
              </w:rPr>
            </w:rPrChange>
          </w:rPr>
          <w:tab/>
        </w:r>
        <w:r w:rsidRPr="00F758B3">
          <w:rPr>
            <w:rFonts w:ascii="Times" w:hAnsi="Times"/>
            <w:noProof/>
            <w:sz w:val="22"/>
            <w:szCs w:val="22"/>
            <w:rPrChange w:id="1350" w:author="Chara Katiri" w:date="2015-05-12T13:05:00Z">
              <w:rPr>
                <w:noProof/>
              </w:rPr>
            </w:rPrChange>
          </w:rPr>
          <w:fldChar w:fldCharType="begin"/>
        </w:r>
        <w:r w:rsidRPr="00F758B3">
          <w:rPr>
            <w:rFonts w:ascii="Times" w:hAnsi="Times"/>
            <w:noProof/>
            <w:sz w:val="22"/>
            <w:szCs w:val="22"/>
            <w:rPrChange w:id="1351" w:author="Chara Katiri" w:date="2015-05-12T13:05:00Z">
              <w:rPr>
                <w:noProof/>
              </w:rPr>
            </w:rPrChange>
          </w:rPr>
          <w:instrText xml:space="preserve"> PAGEREF _Toc292730874 \h </w:instrText>
        </w:r>
      </w:ins>
      <w:r w:rsidRPr="00F758B3">
        <w:rPr>
          <w:rFonts w:ascii="Times" w:hAnsi="Times"/>
          <w:noProof/>
          <w:sz w:val="22"/>
          <w:szCs w:val="22"/>
          <w:rPrChange w:id="1352" w:author="Chara Katiri" w:date="2015-05-12T13:05:00Z">
            <w:rPr>
              <w:rFonts w:ascii="Times" w:hAnsi="Times"/>
              <w:noProof/>
            </w:rPr>
          </w:rPrChange>
        </w:rPr>
      </w:r>
      <w:r w:rsidRPr="00F758B3">
        <w:rPr>
          <w:rFonts w:ascii="Times" w:hAnsi="Times"/>
          <w:noProof/>
          <w:sz w:val="22"/>
          <w:szCs w:val="22"/>
          <w:rPrChange w:id="1353" w:author="Chara Katiri" w:date="2015-05-12T13:05:00Z">
            <w:rPr>
              <w:noProof/>
            </w:rPr>
          </w:rPrChange>
        </w:rPr>
        <w:fldChar w:fldCharType="separate"/>
      </w:r>
      <w:ins w:id="1354" w:author="Chara Katiri" w:date="2015-05-09T12:54:00Z">
        <w:r w:rsidR="00674DFB" w:rsidRPr="00F758B3">
          <w:rPr>
            <w:rFonts w:ascii="Times" w:hAnsi="Times"/>
            <w:noProof/>
            <w:sz w:val="22"/>
            <w:szCs w:val="22"/>
            <w:rPrChange w:id="1355" w:author="Chara Katiri" w:date="2015-05-12T13:05:00Z">
              <w:rPr>
                <w:rFonts w:ascii="Times" w:hAnsi="Times"/>
                <w:noProof/>
              </w:rPr>
            </w:rPrChange>
          </w:rPr>
          <w:t>42</w:t>
        </w:r>
      </w:ins>
      <w:ins w:id="1356" w:author="Chara Katiri" w:date="2015-05-08T18:58:00Z">
        <w:r w:rsidRPr="00F758B3">
          <w:rPr>
            <w:rFonts w:ascii="Times" w:hAnsi="Times"/>
            <w:noProof/>
            <w:sz w:val="22"/>
            <w:szCs w:val="22"/>
            <w:rPrChange w:id="1357" w:author="Chara Katiri" w:date="2015-05-12T13:05:00Z">
              <w:rPr>
                <w:noProof/>
              </w:rPr>
            </w:rPrChange>
          </w:rPr>
          <w:fldChar w:fldCharType="end"/>
        </w:r>
      </w:ins>
    </w:p>
    <w:p w14:paraId="3BBFC1BE" w14:textId="77777777" w:rsidR="00CF5347" w:rsidRPr="00F758B3" w:rsidRDefault="00CF5347" w:rsidP="00F758B3">
      <w:pPr>
        <w:pStyle w:val="TOC2"/>
        <w:tabs>
          <w:tab w:val="left" w:pos="840"/>
          <w:tab w:val="right" w:leader="dot" w:pos="9010"/>
        </w:tabs>
        <w:spacing w:line="360" w:lineRule="auto"/>
        <w:contextualSpacing/>
        <w:jc w:val="both"/>
        <w:rPr>
          <w:ins w:id="1358" w:author="Chara Katiri" w:date="2015-05-08T18:58:00Z"/>
          <w:rFonts w:ascii="Times" w:hAnsi="Times"/>
          <w:noProof/>
          <w:sz w:val="22"/>
          <w:szCs w:val="22"/>
          <w:lang w:val="en-GB" w:eastAsia="ja-JP"/>
          <w:rPrChange w:id="1359" w:author="Chara Katiri" w:date="2015-05-12T13:05:00Z">
            <w:rPr>
              <w:ins w:id="1360" w:author="Chara Katiri" w:date="2015-05-08T18:58:00Z"/>
              <w:noProof/>
              <w:lang w:val="en-GB" w:eastAsia="ja-JP"/>
            </w:rPr>
          </w:rPrChange>
        </w:rPr>
        <w:pPrChange w:id="1361" w:author="Chara Katiri" w:date="2015-05-12T13:05:00Z">
          <w:pPr>
            <w:pStyle w:val="TOC2"/>
            <w:tabs>
              <w:tab w:val="left" w:pos="840"/>
              <w:tab w:val="right" w:leader="dot" w:pos="9010"/>
            </w:tabs>
          </w:pPr>
        </w:pPrChange>
      </w:pPr>
      <w:ins w:id="1362" w:author="Chara Katiri" w:date="2015-05-08T18:58:00Z">
        <w:r w:rsidRPr="00F758B3">
          <w:rPr>
            <w:rFonts w:ascii="Times" w:hAnsi="Times" w:cs="Times New Roman"/>
            <w:noProof/>
            <w:sz w:val="22"/>
            <w:szCs w:val="22"/>
            <w:lang w:val="en-GB"/>
            <w:rPrChange w:id="1363" w:author="Chara Katiri" w:date="2015-05-12T13:05:00Z">
              <w:rPr>
                <w:rFonts w:ascii="Times" w:hAnsi="Times" w:cs="Times New Roman"/>
                <w:noProof/>
                <w:lang w:val="en-GB"/>
              </w:rPr>
            </w:rPrChange>
          </w:rPr>
          <w:t>5.3.</w:t>
        </w:r>
        <w:r w:rsidRPr="00F758B3">
          <w:rPr>
            <w:rFonts w:ascii="Times" w:hAnsi="Times"/>
            <w:noProof/>
            <w:sz w:val="22"/>
            <w:szCs w:val="22"/>
            <w:lang w:val="en-GB" w:eastAsia="ja-JP"/>
            <w:rPrChange w:id="1364" w:author="Chara Katiri" w:date="2015-05-12T13:05:00Z">
              <w:rPr>
                <w:noProof/>
                <w:lang w:val="en-GB" w:eastAsia="ja-JP"/>
              </w:rPr>
            </w:rPrChange>
          </w:rPr>
          <w:tab/>
        </w:r>
        <w:r w:rsidRPr="00F758B3">
          <w:rPr>
            <w:rFonts w:ascii="Times" w:hAnsi="Times" w:cs="Times New Roman"/>
            <w:noProof/>
            <w:sz w:val="22"/>
            <w:szCs w:val="22"/>
            <w:lang w:val="en-GB"/>
            <w:rPrChange w:id="1365" w:author="Chara Katiri" w:date="2015-05-12T13:05:00Z">
              <w:rPr>
                <w:rFonts w:ascii="Times" w:hAnsi="Times" w:cs="Times New Roman"/>
                <w:noProof/>
                <w:lang w:val="en-GB"/>
              </w:rPr>
            </w:rPrChange>
          </w:rPr>
          <w:t>Database creation and integration</w:t>
        </w:r>
        <w:r w:rsidRPr="00F758B3">
          <w:rPr>
            <w:rFonts w:ascii="Times" w:hAnsi="Times"/>
            <w:noProof/>
            <w:sz w:val="22"/>
            <w:szCs w:val="22"/>
            <w:rPrChange w:id="1366" w:author="Chara Katiri" w:date="2015-05-12T13:05:00Z">
              <w:rPr>
                <w:noProof/>
              </w:rPr>
            </w:rPrChange>
          </w:rPr>
          <w:tab/>
        </w:r>
        <w:r w:rsidRPr="00F758B3">
          <w:rPr>
            <w:rFonts w:ascii="Times" w:hAnsi="Times"/>
            <w:noProof/>
            <w:sz w:val="22"/>
            <w:szCs w:val="22"/>
            <w:rPrChange w:id="1367" w:author="Chara Katiri" w:date="2015-05-12T13:05:00Z">
              <w:rPr>
                <w:noProof/>
              </w:rPr>
            </w:rPrChange>
          </w:rPr>
          <w:fldChar w:fldCharType="begin"/>
        </w:r>
        <w:r w:rsidRPr="00F758B3">
          <w:rPr>
            <w:rFonts w:ascii="Times" w:hAnsi="Times"/>
            <w:noProof/>
            <w:sz w:val="22"/>
            <w:szCs w:val="22"/>
            <w:rPrChange w:id="1368" w:author="Chara Katiri" w:date="2015-05-12T13:05:00Z">
              <w:rPr>
                <w:noProof/>
              </w:rPr>
            </w:rPrChange>
          </w:rPr>
          <w:instrText xml:space="preserve"> PAGEREF _Toc292730875 \h </w:instrText>
        </w:r>
      </w:ins>
      <w:r w:rsidRPr="00F758B3">
        <w:rPr>
          <w:rFonts w:ascii="Times" w:hAnsi="Times"/>
          <w:noProof/>
          <w:sz w:val="22"/>
          <w:szCs w:val="22"/>
          <w:rPrChange w:id="1369" w:author="Chara Katiri" w:date="2015-05-12T13:05:00Z">
            <w:rPr>
              <w:rFonts w:ascii="Times" w:hAnsi="Times"/>
              <w:noProof/>
            </w:rPr>
          </w:rPrChange>
        </w:rPr>
      </w:r>
      <w:r w:rsidRPr="00F758B3">
        <w:rPr>
          <w:rFonts w:ascii="Times" w:hAnsi="Times"/>
          <w:noProof/>
          <w:sz w:val="22"/>
          <w:szCs w:val="22"/>
          <w:rPrChange w:id="1370" w:author="Chara Katiri" w:date="2015-05-12T13:05:00Z">
            <w:rPr>
              <w:noProof/>
            </w:rPr>
          </w:rPrChange>
        </w:rPr>
        <w:fldChar w:fldCharType="separate"/>
      </w:r>
      <w:ins w:id="1371" w:author="Chara Katiri" w:date="2015-05-09T12:54:00Z">
        <w:r w:rsidR="00674DFB" w:rsidRPr="00F758B3">
          <w:rPr>
            <w:rFonts w:ascii="Times" w:hAnsi="Times"/>
            <w:noProof/>
            <w:sz w:val="22"/>
            <w:szCs w:val="22"/>
            <w:rPrChange w:id="1372" w:author="Chara Katiri" w:date="2015-05-12T13:05:00Z">
              <w:rPr>
                <w:rFonts w:ascii="Times" w:hAnsi="Times"/>
                <w:noProof/>
              </w:rPr>
            </w:rPrChange>
          </w:rPr>
          <w:t>44</w:t>
        </w:r>
      </w:ins>
      <w:ins w:id="1373" w:author="Chara Katiri" w:date="2015-05-08T18:58:00Z">
        <w:r w:rsidRPr="00F758B3">
          <w:rPr>
            <w:rFonts w:ascii="Times" w:hAnsi="Times"/>
            <w:noProof/>
            <w:sz w:val="22"/>
            <w:szCs w:val="22"/>
            <w:rPrChange w:id="1374" w:author="Chara Katiri" w:date="2015-05-12T13:05:00Z">
              <w:rPr>
                <w:noProof/>
              </w:rPr>
            </w:rPrChange>
          </w:rPr>
          <w:fldChar w:fldCharType="end"/>
        </w:r>
      </w:ins>
    </w:p>
    <w:p w14:paraId="46786A65" w14:textId="77777777" w:rsidR="00CF5347" w:rsidRPr="00F758B3" w:rsidRDefault="00CF5347" w:rsidP="00F758B3">
      <w:pPr>
        <w:pStyle w:val="TOC2"/>
        <w:tabs>
          <w:tab w:val="left" w:pos="1020"/>
          <w:tab w:val="right" w:leader="dot" w:pos="9010"/>
        </w:tabs>
        <w:spacing w:line="360" w:lineRule="auto"/>
        <w:contextualSpacing/>
        <w:jc w:val="both"/>
        <w:rPr>
          <w:ins w:id="1375" w:author="Chara Katiri" w:date="2015-05-08T18:58:00Z"/>
          <w:rFonts w:ascii="Times" w:hAnsi="Times"/>
          <w:noProof/>
          <w:sz w:val="22"/>
          <w:szCs w:val="22"/>
          <w:lang w:val="en-GB" w:eastAsia="ja-JP"/>
          <w:rPrChange w:id="1376" w:author="Chara Katiri" w:date="2015-05-12T13:05:00Z">
            <w:rPr>
              <w:ins w:id="1377" w:author="Chara Katiri" w:date="2015-05-08T18:58:00Z"/>
              <w:noProof/>
              <w:lang w:val="en-GB" w:eastAsia="ja-JP"/>
            </w:rPr>
          </w:rPrChange>
        </w:rPr>
        <w:pPrChange w:id="1378" w:author="Chara Katiri" w:date="2015-05-12T13:05:00Z">
          <w:pPr>
            <w:pStyle w:val="TOC2"/>
            <w:tabs>
              <w:tab w:val="left" w:pos="1020"/>
              <w:tab w:val="right" w:leader="dot" w:pos="9010"/>
            </w:tabs>
          </w:pPr>
        </w:pPrChange>
      </w:pPr>
      <w:ins w:id="1379" w:author="Chara Katiri" w:date="2015-05-08T18:58:00Z">
        <w:r w:rsidRPr="00F758B3">
          <w:rPr>
            <w:rFonts w:ascii="Times" w:hAnsi="Times" w:cs="Times New Roman"/>
            <w:noProof/>
            <w:sz w:val="22"/>
            <w:szCs w:val="22"/>
            <w:lang w:val="en-GB"/>
            <w:rPrChange w:id="1380" w:author="Chara Katiri" w:date="2015-05-12T13:05:00Z">
              <w:rPr>
                <w:rFonts w:ascii="Times" w:hAnsi="Times" w:cs="Times New Roman"/>
                <w:noProof/>
                <w:lang w:val="en-GB"/>
              </w:rPr>
            </w:rPrChange>
          </w:rPr>
          <w:t>5.1.1.</w:t>
        </w:r>
        <w:r w:rsidRPr="00F758B3">
          <w:rPr>
            <w:rFonts w:ascii="Times" w:hAnsi="Times"/>
            <w:noProof/>
            <w:sz w:val="22"/>
            <w:szCs w:val="22"/>
            <w:lang w:val="en-GB" w:eastAsia="ja-JP"/>
            <w:rPrChange w:id="1381" w:author="Chara Katiri" w:date="2015-05-12T13:05:00Z">
              <w:rPr>
                <w:noProof/>
                <w:lang w:val="en-GB" w:eastAsia="ja-JP"/>
              </w:rPr>
            </w:rPrChange>
          </w:rPr>
          <w:tab/>
        </w:r>
        <w:r w:rsidRPr="00F758B3">
          <w:rPr>
            <w:rFonts w:ascii="Times" w:hAnsi="Times" w:cs="Times New Roman"/>
            <w:noProof/>
            <w:sz w:val="22"/>
            <w:szCs w:val="22"/>
            <w:lang w:val="en-GB"/>
            <w:rPrChange w:id="1382" w:author="Chara Katiri" w:date="2015-05-12T13:05:00Z">
              <w:rPr>
                <w:rFonts w:ascii="Times" w:hAnsi="Times" w:cs="Times New Roman"/>
                <w:noProof/>
                <w:lang w:val="en-GB"/>
              </w:rPr>
            </w:rPrChange>
          </w:rPr>
          <w:t>Application Security</w:t>
        </w:r>
        <w:r w:rsidRPr="00F758B3">
          <w:rPr>
            <w:rFonts w:ascii="Times" w:hAnsi="Times"/>
            <w:noProof/>
            <w:sz w:val="22"/>
            <w:szCs w:val="22"/>
            <w:rPrChange w:id="1383" w:author="Chara Katiri" w:date="2015-05-12T13:05:00Z">
              <w:rPr>
                <w:noProof/>
              </w:rPr>
            </w:rPrChange>
          </w:rPr>
          <w:tab/>
        </w:r>
        <w:r w:rsidRPr="00F758B3">
          <w:rPr>
            <w:rFonts w:ascii="Times" w:hAnsi="Times"/>
            <w:noProof/>
            <w:sz w:val="22"/>
            <w:szCs w:val="22"/>
            <w:rPrChange w:id="1384" w:author="Chara Katiri" w:date="2015-05-12T13:05:00Z">
              <w:rPr>
                <w:noProof/>
              </w:rPr>
            </w:rPrChange>
          </w:rPr>
          <w:fldChar w:fldCharType="begin"/>
        </w:r>
        <w:r w:rsidRPr="00F758B3">
          <w:rPr>
            <w:rFonts w:ascii="Times" w:hAnsi="Times"/>
            <w:noProof/>
            <w:sz w:val="22"/>
            <w:szCs w:val="22"/>
            <w:rPrChange w:id="1385" w:author="Chara Katiri" w:date="2015-05-12T13:05:00Z">
              <w:rPr>
                <w:noProof/>
              </w:rPr>
            </w:rPrChange>
          </w:rPr>
          <w:instrText xml:space="preserve"> PAGEREF _Toc292730876 \h </w:instrText>
        </w:r>
      </w:ins>
      <w:r w:rsidRPr="00F758B3">
        <w:rPr>
          <w:rFonts w:ascii="Times" w:hAnsi="Times"/>
          <w:noProof/>
          <w:sz w:val="22"/>
          <w:szCs w:val="22"/>
          <w:rPrChange w:id="1386" w:author="Chara Katiri" w:date="2015-05-12T13:05:00Z">
            <w:rPr>
              <w:rFonts w:ascii="Times" w:hAnsi="Times"/>
              <w:noProof/>
            </w:rPr>
          </w:rPrChange>
        </w:rPr>
      </w:r>
      <w:r w:rsidRPr="00F758B3">
        <w:rPr>
          <w:rFonts w:ascii="Times" w:hAnsi="Times"/>
          <w:noProof/>
          <w:sz w:val="22"/>
          <w:szCs w:val="22"/>
          <w:rPrChange w:id="1387" w:author="Chara Katiri" w:date="2015-05-12T13:05:00Z">
            <w:rPr>
              <w:noProof/>
            </w:rPr>
          </w:rPrChange>
        </w:rPr>
        <w:fldChar w:fldCharType="separate"/>
      </w:r>
      <w:ins w:id="1388" w:author="Chara Katiri" w:date="2015-05-09T12:54:00Z">
        <w:r w:rsidR="00674DFB" w:rsidRPr="00F758B3">
          <w:rPr>
            <w:rFonts w:ascii="Times" w:hAnsi="Times"/>
            <w:noProof/>
            <w:sz w:val="22"/>
            <w:szCs w:val="22"/>
            <w:rPrChange w:id="1389" w:author="Chara Katiri" w:date="2015-05-12T13:05:00Z">
              <w:rPr>
                <w:rFonts w:ascii="Times" w:hAnsi="Times"/>
                <w:noProof/>
              </w:rPr>
            </w:rPrChange>
          </w:rPr>
          <w:t>45</w:t>
        </w:r>
      </w:ins>
      <w:ins w:id="1390" w:author="Chara Katiri" w:date="2015-05-08T18:58:00Z">
        <w:r w:rsidRPr="00F758B3">
          <w:rPr>
            <w:rFonts w:ascii="Times" w:hAnsi="Times"/>
            <w:noProof/>
            <w:sz w:val="22"/>
            <w:szCs w:val="22"/>
            <w:rPrChange w:id="1391" w:author="Chara Katiri" w:date="2015-05-12T13:05:00Z">
              <w:rPr>
                <w:noProof/>
              </w:rPr>
            </w:rPrChange>
          </w:rPr>
          <w:fldChar w:fldCharType="end"/>
        </w:r>
      </w:ins>
    </w:p>
    <w:p w14:paraId="14966C67" w14:textId="77777777" w:rsidR="00CF5347" w:rsidRPr="00F758B3" w:rsidRDefault="00CF5347" w:rsidP="00F758B3">
      <w:pPr>
        <w:pStyle w:val="TOC2"/>
        <w:tabs>
          <w:tab w:val="left" w:pos="840"/>
          <w:tab w:val="right" w:leader="dot" w:pos="9010"/>
        </w:tabs>
        <w:spacing w:line="360" w:lineRule="auto"/>
        <w:contextualSpacing/>
        <w:jc w:val="both"/>
        <w:rPr>
          <w:ins w:id="1392" w:author="Chara Katiri" w:date="2015-05-08T18:58:00Z"/>
          <w:rFonts w:ascii="Times" w:hAnsi="Times"/>
          <w:noProof/>
          <w:sz w:val="22"/>
          <w:szCs w:val="22"/>
          <w:lang w:val="en-GB" w:eastAsia="ja-JP"/>
          <w:rPrChange w:id="1393" w:author="Chara Katiri" w:date="2015-05-12T13:05:00Z">
            <w:rPr>
              <w:ins w:id="1394" w:author="Chara Katiri" w:date="2015-05-08T18:58:00Z"/>
              <w:noProof/>
              <w:lang w:val="en-GB" w:eastAsia="ja-JP"/>
            </w:rPr>
          </w:rPrChange>
        </w:rPr>
        <w:pPrChange w:id="1395" w:author="Chara Katiri" w:date="2015-05-12T13:05:00Z">
          <w:pPr>
            <w:pStyle w:val="TOC2"/>
            <w:tabs>
              <w:tab w:val="left" w:pos="840"/>
              <w:tab w:val="right" w:leader="dot" w:pos="9010"/>
            </w:tabs>
          </w:pPr>
        </w:pPrChange>
      </w:pPr>
      <w:ins w:id="1396" w:author="Chara Katiri" w:date="2015-05-08T18:58:00Z">
        <w:r w:rsidRPr="00F758B3">
          <w:rPr>
            <w:rFonts w:ascii="Times" w:hAnsi="Times" w:cs="Times New Roman"/>
            <w:noProof/>
            <w:sz w:val="22"/>
            <w:szCs w:val="22"/>
            <w:lang w:val="en-GB"/>
            <w:rPrChange w:id="1397" w:author="Chara Katiri" w:date="2015-05-12T13:05:00Z">
              <w:rPr>
                <w:rFonts w:ascii="Times" w:hAnsi="Times" w:cs="Times New Roman"/>
                <w:noProof/>
                <w:lang w:val="en-GB"/>
              </w:rPr>
            </w:rPrChange>
          </w:rPr>
          <w:t>5.4.</w:t>
        </w:r>
        <w:r w:rsidRPr="00F758B3">
          <w:rPr>
            <w:rFonts w:ascii="Times" w:hAnsi="Times"/>
            <w:noProof/>
            <w:sz w:val="22"/>
            <w:szCs w:val="22"/>
            <w:lang w:val="en-GB" w:eastAsia="ja-JP"/>
            <w:rPrChange w:id="1398" w:author="Chara Katiri" w:date="2015-05-12T13:05:00Z">
              <w:rPr>
                <w:noProof/>
                <w:lang w:val="en-GB" w:eastAsia="ja-JP"/>
              </w:rPr>
            </w:rPrChange>
          </w:rPr>
          <w:tab/>
        </w:r>
        <w:r w:rsidRPr="00F758B3">
          <w:rPr>
            <w:rFonts w:ascii="Times" w:hAnsi="Times" w:cs="Times New Roman"/>
            <w:noProof/>
            <w:sz w:val="22"/>
            <w:szCs w:val="22"/>
            <w:lang w:val="en-GB"/>
            <w:rPrChange w:id="1399" w:author="Chara Katiri" w:date="2015-05-12T13:05:00Z">
              <w:rPr>
                <w:rFonts w:ascii="Times" w:hAnsi="Times" w:cs="Times New Roman"/>
                <w:noProof/>
                <w:lang w:val="en-GB"/>
              </w:rPr>
            </w:rPrChange>
          </w:rPr>
          <w:t>Success criteria</w:t>
        </w:r>
        <w:r w:rsidRPr="00F758B3">
          <w:rPr>
            <w:rFonts w:ascii="Times" w:hAnsi="Times"/>
            <w:noProof/>
            <w:sz w:val="22"/>
            <w:szCs w:val="22"/>
            <w:rPrChange w:id="1400" w:author="Chara Katiri" w:date="2015-05-12T13:05:00Z">
              <w:rPr>
                <w:noProof/>
              </w:rPr>
            </w:rPrChange>
          </w:rPr>
          <w:tab/>
        </w:r>
        <w:r w:rsidRPr="00F758B3">
          <w:rPr>
            <w:rFonts w:ascii="Times" w:hAnsi="Times"/>
            <w:noProof/>
            <w:sz w:val="22"/>
            <w:szCs w:val="22"/>
            <w:rPrChange w:id="1401" w:author="Chara Katiri" w:date="2015-05-12T13:05:00Z">
              <w:rPr>
                <w:noProof/>
              </w:rPr>
            </w:rPrChange>
          </w:rPr>
          <w:fldChar w:fldCharType="begin"/>
        </w:r>
        <w:r w:rsidRPr="00F758B3">
          <w:rPr>
            <w:rFonts w:ascii="Times" w:hAnsi="Times"/>
            <w:noProof/>
            <w:sz w:val="22"/>
            <w:szCs w:val="22"/>
            <w:rPrChange w:id="1402" w:author="Chara Katiri" w:date="2015-05-12T13:05:00Z">
              <w:rPr>
                <w:noProof/>
              </w:rPr>
            </w:rPrChange>
          </w:rPr>
          <w:instrText xml:space="preserve"> PAGEREF _Toc292730877 \h </w:instrText>
        </w:r>
      </w:ins>
      <w:r w:rsidRPr="00F758B3">
        <w:rPr>
          <w:rFonts w:ascii="Times" w:hAnsi="Times"/>
          <w:noProof/>
          <w:sz w:val="22"/>
          <w:szCs w:val="22"/>
          <w:rPrChange w:id="1403" w:author="Chara Katiri" w:date="2015-05-12T13:05:00Z">
            <w:rPr>
              <w:rFonts w:ascii="Times" w:hAnsi="Times"/>
              <w:noProof/>
            </w:rPr>
          </w:rPrChange>
        </w:rPr>
      </w:r>
      <w:r w:rsidRPr="00F758B3">
        <w:rPr>
          <w:rFonts w:ascii="Times" w:hAnsi="Times"/>
          <w:noProof/>
          <w:sz w:val="22"/>
          <w:szCs w:val="22"/>
          <w:rPrChange w:id="1404" w:author="Chara Katiri" w:date="2015-05-12T13:05:00Z">
            <w:rPr>
              <w:noProof/>
            </w:rPr>
          </w:rPrChange>
        </w:rPr>
        <w:fldChar w:fldCharType="separate"/>
      </w:r>
      <w:ins w:id="1405" w:author="Chara Katiri" w:date="2015-05-09T12:54:00Z">
        <w:r w:rsidR="00674DFB" w:rsidRPr="00F758B3">
          <w:rPr>
            <w:rFonts w:ascii="Times" w:hAnsi="Times"/>
            <w:noProof/>
            <w:sz w:val="22"/>
            <w:szCs w:val="22"/>
            <w:rPrChange w:id="1406" w:author="Chara Katiri" w:date="2015-05-12T13:05:00Z">
              <w:rPr>
                <w:rFonts w:ascii="Times" w:hAnsi="Times"/>
                <w:noProof/>
              </w:rPr>
            </w:rPrChange>
          </w:rPr>
          <w:t>45</w:t>
        </w:r>
      </w:ins>
      <w:ins w:id="1407" w:author="Chara Katiri" w:date="2015-05-08T18:58:00Z">
        <w:r w:rsidRPr="00F758B3">
          <w:rPr>
            <w:rFonts w:ascii="Times" w:hAnsi="Times"/>
            <w:noProof/>
            <w:sz w:val="22"/>
            <w:szCs w:val="22"/>
            <w:rPrChange w:id="1408" w:author="Chara Katiri" w:date="2015-05-12T13:05:00Z">
              <w:rPr>
                <w:noProof/>
              </w:rPr>
            </w:rPrChange>
          </w:rPr>
          <w:fldChar w:fldCharType="end"/>
        </w:r>
      </w:ins>
    </w:p>
    <w:p w14:paraId="69C9585F" w14:textId="77777777" w:rsidR="00CF5347" w:rsidRPr="00F758B3" w:rsidRDefault="00CF5347" w:rsidP="00F758B3">
      <w:pPr>
        <w:pStyle w:val="TOC1"/>
        <w:rPr>
          <w:ins w:id="1409" w:author="Chara Katiri" w:date="2015-05-08T18:58:00Z"/>
          <w:noProof/>
          <w:lang w:val="en-GB" w:eastAsia="ja-JP"/>
          <w:rPrChange w:id="1410" w:author="Chara Katiri" w:date="2015-05-12T13:05:00Z">
            <w:rPr>
              <w:ins w:id="1411" w:author="Chara Katiri" w:date="2015-05-08T18:58:00Z"/>
              <w:rFonts w:asciiTheme="minorHAnsi" w:hAnsiTheme="minorHAnsi"/>
              <w:noProof/>
              <w:sz w:val="24"/>
              <w:szCs w:val="24"/>
              <w:lang w:val="en-GB" w:eastAsia="ja-JP"/>
            </w:rPr>
          </w:rPrChange>
        </w:rPr>
        <w:pPrChange w:id="1412" w:author="Chara Katiri" w:date="2015-05-12T13:05:00Z">
          <w:pPr>
            <w:pStyle w:val="TOC1"/>
          </w:pPr>
        </w:pPrChange>
      </w:pPr>
      <w:ins w:id="1413" w:author="Chara Katiri" w:date="2015-05-08T18:58:00Z">
        <w:r w:rsidRPr="00F758B3">
          <w:rPr>
            <w:rFonts w:cs="Times New Roman"/>
            <w:noProof/>
            <w:lang w:val="en-GB"/>
            <w:rPrChange w:id="1414" w:author="Chara Katiri" w:date="2015-05-12T13:05:00Z">
              <w:rPr>
                <w:rFonts w:cs="Times New Roman"/>
                <w:noProof/>
                <w:lang w:val="en-GB"/>
              </w:rPr>
            </w:rPrChange>
          </w:rPr>
          <w:t>6.</w:t>
        </w:r>
        <w:r w:rsidRPr="00F758B3">
          <w:rPr>
            <w:noProof/>
            <w:lang w:val="en-GB" w:eastAsia="ja-JP"/>
            <w:rPrChange w:id="1415"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416" w:author="Chara Katiri" w:date="2015-05-12T13:05:00Z">
              <w:rPr>
                <w:rFonts w:cs="Times New Roman"/>
                <w:noProof/>
                <w:lang w:val="en-GB"/>
              </w:rPr>
            </w:rPrChange>
          </w:rPr>
          <w:t>Test and evaluation</w:t>
        </w:r>
        <w:r w:rsidRPr="00F758B3">
          <w:rPr>
            <w:noProof/>
            <w:rPrChange w:id="1417" w:author="Chara Katiri" w:date="2015-05-12T13:05:00Z">
              <w:rPr>
                <w:noProof/>
              </w:rPr>
            </w:rPrChange>
          </w:rPr>
          <w:tab/>
        </w:r>
        <w:r w:rsidRPr="00F758B3">
          <w:rPr>
            <w:noProof/>
            <w:rPrChange w:id="1418" w:author="Chara Katiri" w:date="2015-05-12T13:05:00Z">
              <w:rPr>
                <w:noProof/>
              </w:rPr>
            </w:rPrChange>
          </w:rPr>
          <w:fldChar w:fldCharType="begin"/>
        </w:r>
        <w:r w:rsidRPr="00F758B3">
          <w:rPr>
            <w:noProof/>
            <w:rPrChange w:id="1419" w:author="Chara Katiri" w:date="2015-05-12T13:05:00Z">
              <w:rPr>
                <w:noProof/>
              </w:rPr>
            </w:rPrChange>
          </w:rPr>
          <w:instrText xml:space="preserve"> PAGEREF _Toc292730878 \h </w:instrText>
        </w:r>
      </w:ins>
      <w:r w:rsidRPr="00F758B3">
        <w:rPr>
          <w:noProof/>
          <w:rPrChange w:id="1420" w:author="Chara Katiri" w:date="2015-05-12T13:05:00Z">
            <w:rPr>
              <w:noProof/>
            </w:rPr>
          </w:rPrChange>
        </w:rPr>
      </w:r>
      <w:r w:rsidRPr="00F758B3">
        <w:rPr>
          <w:noProof/>
          <w:rPrChange w:id="1421" w:author="Chara Katiri" w:date="2015-05-12T13:05:00Z">
            <w:rPr>
              <w:noProof/>
            </w:rPr>
          </w:rPrChange>
        </w:rPr>
        <w:fldChar w:fldCharType="separate"/>
      </w:r>
      <w:ins w:id="1422" w:author="Chara Katiri" w:date="2015-05-09T12:54:00Z">
        <w:r w:rsidR="00674DFB" w:rsidRPr="00F758B3">
          <w:rPr>
            <w:noProof/>
            <w:rPrChange w:id="1423" w:author="Chara Katiri" w:date="2015-05-12T13:05:00Z">
              <w:rPr>
                <w:noProof/>
              </w:rPr>
            </w:rPrChange>
          </w:rPr>
          <w:t>47</w:t>
        </w:r>
      </w:ins>
      <w:ins w:id="1424" w:author="Chara Katiri" w:date="2015-05-08T18:58:00Z">
        <w:r w:rsidRPr="00F758B3">
          <w:rPr>
            <w:noProof/>
            <w:rPrChange w:id="1425" w:author="Chara Katiri" w:date="2015-05-12T13:05:00Z">
              <w:rPr>
                <w:noProof/>
              </w:rPr>
            </w:rPrChange>
          </w:rPr>
          <w:fldChar w:fldCharType="end"/>
        </w:r>
      </w:ins>
    </w:p>
    <w:p w14:paraId="6C50341D" w14:textId="77777777" w:rsidR="00CF5347" w:rsidRPr="00F758B3" w:rsidRDefault="00CF5347" w:rsidP="00F758B3">
      <w:pPr>
        <w:pStyle w:val="TOC2"/>
        <w:tabs>
          <w:tab w:val="left" w:pos="840"/>
          <w:tab w:val="right" w:leader="dot" w:pos="9010"/>
        </w:tabs>
        <w:spacing w:line="360" w:lineRule="auto"/>
        <w:contextualSpacing/>
        <w:jc w:val="both"/>
        <w:rPr>
          <w:ins w:id="1426" w:author="Chara Katiri" w:date="2015-05-08T18:58:00Z"/>
          <w:rFonts w:ascii="Times" w:hAnsi="Times"/>
          <w:noProof/>
          <w:sz w:val="22"/>
          <w:szCs w:val="22"/>
          <w:lang w:val="en-GB" w:eastAsia="ja-JP"/>
          <w:rPrChange w:id="1427" w:author="Chara Katiri" w:date="2015-05-12T13:05:00Z">
            <w:rPr>
              <w:ins w:id="1428" w:author="Chara Katiri" w:date="2015-05-08T18:58:00Z"/>
              <w:noProof/>
              <w:lang w:val="en-GB" w:eastAsia="ja-JP"/>
            </w:rPr>
          </w:rPrChange>
        </w:rPr>
        <w:pPrChange w:id="1429" w:author="Chara Katiri" w:date="2015-05-12T13:05:00Z">
          <w:pPr>
            <w:pStyle w:val="TOC2"/>
            <w:tabs>
              <w:tab w:val="left" w:pos="840"/>
              <w:tab w:val="right" w:leader="dot" w:pos="9010"/>
            </w:tabs>
          </w:pPr>
        </w:pPrChange>
      </w:pPr>
      <w:ins w:id="1430" w:author="Chara Katiri" w:date="2015-05-08T18:58:00Z">
        <w:r w:rsidRPr="00F758B3">
          <w:rPr>
            <w:rFonts w:ascii="Times" w:hAnsi="Times" w:cs="Times New Roman"/>
            <w:noProof/>
            <w:sz w:val="22"/>
            <w:szCs w:val="22"/>
            <w:lang w:val="en-GB"/>
            <w:rPrChange w:id="1431" w:author="Chara Katiri" w:date="2015-05-12T13:05:00Z">
              <w:rPr>
                <w:rFonts w:ascii="Times" w:hAnsi="Times" w:cs="Times New Roman"/>
                <w:noProof/>
                <w:lang w:val="en-GB"/>
              </w:rPr>
            </w:rPrChange>
          </w:rPr>
          <w:t>6.1.</w:t>
        </w:r>
        <w:r w:rsidRPr="00F758B3">
          <w:rPr>
            <w:rFonts w:ascii="Times" w:hAnsi="Times"/>
            <w:noProof/>
            <w:sz w:val="22"/>
            <w:szCs w:val="22"/>
            <w:lang w:val="en-GB" w:eastAsia="ja-JP"/>
            <w:rPrChange w:id="1432" w:author="Chara Katiri" w:date="2015-05-12T13:05:00Z">
              <w:rPr>
                <w:noProof/>
                <w:lang w:val="en-GB" w:eastAsia="ja-JP"/>
              </w:rPr>
            </w:rPrChange>
          </w:rPr>
          <w:tab/>
        </w:r>
        <w:r w:rsidRPr="00F758B3">
          <w:rPr>
            <w:rFonts w:ascii="Times" w:hAnsi="Times" w:cs="Times New Roman"/>
            <w:noProof/>
            <w:sz w:val="22"/>
            <w:szCs w:val="22"/>
            <w:lang w:val="en-GB"/>
            <w:rPrChange w:id="1433" w:author="Chara Katiri" w:date="2015-05-12T13:05:00Z">
              <w:rPr>
                <w:rFonts w:ascii="Times" w:hAnsi="Times" w:cs="Times New Roman"/>
                <w:noProof/>
                <w:lang w:val="en-GB"/>
              </w:rPr>
            </w:rPrChange>
          </w:rPr>
          <w:t>Requirements testing</w:t>
        </w:r>
        <w:r w:rsidRPr="00F758B3">
          <w:rPr>
            <w:rFonts w:ascii="Times" w:hAnsi="Times"/>
            <w:noProof/>
            <w:sz w:val="22"/>
            <w:szCs w:val="22"/>
            <w:rPrChange w:id="1434" w:author="Chara Katiri" w:date="2015-05-12T13:05:00Z">
              <w:rPr>
                <w:noProof/>
              </w:rPr>
            </w:rPrChange>
          </w:rPr>
          <w:tab/>
        </w:r>
        <w:r w:rsidRPr="00F758B3">
          <w:rPr>
            <w:rFonts w:ascii="Times" w:hAnsi="Times"/>
            <w:noProof/>
            <w:sz w:val="22"/>
            <w:szCs w:val="22"/>
            <w:rPrChange w:id="1435" w:author="Chara Katiri" w:date="2015-05-12T13:05:00Z">
              <w:rPr>
                <w:noProof/>
              </w:rPr>
            </w:rPrChange>
          </w:rPr>
          <w:fldChar w:fldCharType="begin"/>
        </w:r>
        <w:r w:rsidRPr="00F758B3">
          <w:rPr>
            <w:rFonts w:ascii="Times" w:hAnsi="Times"/>
            <w:noProof/>
            <w:sz w:val="22"/>
            <w:szCs w:val="22"/>
            <w:rPrChange w:id="1436" w:author="Chara Katiri" w:date="2015-05-12T13:05:00Z">
              <w:rPr>
                <w:noProof/>
              </w:rPr>
            </w:rPrChange>
          </w:rPr>
          <w:instrText xml:space="preserve"> PAGEREF _Toc292730879 \h </w:instrText>
        </w:r>
      </w:ins>
      <w:r w:rsidRPr="00F758B3">
        <w:rPr>
          <w:rFonts w:ascii="Times" w:hAnsi="Times"/>
          <w:noProof/>
          <w:sz w:val="22"/>
          <w:szCs w:val="22"/>
          <w:rPrChange w:id="1437" w:author="Chara Katiri" w:date="2015-05-12T13:05:00Z">
            <w:rPr>
              <w:rFonts w:ascii="Times" w:hAnsi="Times"/>
              <w:noProof/>
            </w:rPr>
          </w:rPrChange>
        </w:rPr>
      </w:r>
      <w:r w:rsidRPr="00F758B3">
        <w:rPr>
          <w:rFonts w:ascii="Times" w:hAnsi="Times"/>
          <w:noProof/>
          <w:sz w:val="22"/>
          <w:szCs w:val="22"/>
          <w:rPrChange w:id="1438" w:author="Chara Katiri" w:date="2015-05-12T13:05:00Z">
            <w:rPr>
              <w:noProof/>
            </w:rPr>
          </w:rPrChange>
        </w:rPr>
        <w:fldChar w:fldCharType="separate"/>
      </w:r>
      <w:ins w:id="1439" w:author="Chara Katiri" w:date="2015-05-09T12:54:00Z">
        <w:r w:rsidR="00674DFB" w:rsidRPr="00F758B3">
          <w:rPr>
            <w:rFonts w:ascii="Times" w:hAnsi="Times"/>
            <w:noProof/>
            <w:sz w:val="22"/>
            <w:szCs w:val="22"/>
            <w:rPrChange w:id="1440" w:author="Chara Katiri" w:date="2015-05-12T13:05:00Z">
              <w:rPr>
                <w:rFonts w:ascii="Times" w:hAnsi="Times"/>
                <w:noProof/>
              </w:rPr>
            </w:rPrChange>
          </w:rPr>
          <w:t>47</w:t>
        </w:r>
      </w:ins>
      <w:ins w:id="1441" w:author="Chara Katiri" w:date="2015-05-08T18:58:00Z">
        <w:r w:rsidRPr="00F758B3">
          <w:rPr>
            <w:rFonts w:ascii="Times" w:hAnsi="Times"/>
            <w:noProof/>
            <w:sz w:val="22"/>
            <w:szCs w:val="22"/>
            <w:rPrChange w:id="1442" w:author="Chara Katiri" w:date="2015-05-12T13:05:00Z">
              <w:rPr>
                <w:noProof/>
              </w:rPr>
            </w:rPrChange>
          </w:rPr>
          <w:fldChar w:fldCharType="end"/>
        </w:r>
      </w:ins>
    </w:p>
    <w:p w14:paraId="5BEC2330" w14:textId="77777777" w:rsidR="00CF5347" w:rsidRPr="00F758B3" w:rsidRDefault="00CF5347" w:rsidP="00F758B3">
      <w:pPr>
        <w:pStyle w:val="TOC2"/>
        <w:tabs>
          <w:tab w:val="left" w:pos="840"/>
          <w:tab w:val="right" w:leader="dot" w:pos="9010"/>
        </w:tabs>
        <w:spacing w:line="360" w:lineRule="auto"/>
        <w:contextualSpacing/>
        <w:jc w:val="both"/>
        <w:rPr>
          <w:ins w:id="1443" w:author="Chara Katiri" w:date="2015-05-08T18:58:00Z"/>
          <w:rFonts w:ascii="Times" w:hAnsi="Times"/>
          <w:noProof/>
          <w:sz w:val="22"/>
          <w:szCs w:val="22"/>
          <w:lang w:val="en-GB" w:eastAsia="ja-JP"/>
          <w:rPrChange w:id="1444" w:author="Chara Katiri" w:date="2015-05-12T13:05:00Z">
            <w:rPr>
              <w:ins w:id="1445" w:author="Chara Katiri" w:date="2015-05-08T18:58:00Z"/>
              <w:noProof/>
              <w:lang w:val="en-GB" w:eastAsia="ja-JP"/>
            </w:rPr>
          </w:rPrChange>
        </w:rPr>
        <w:pPrChange w:id="1446" w:author="Chara Katiri" w:date="2015-05-12T13:05:00Z">
          <w:pPr>
            <w:pStyle w:val="TOC2"/>
            <w:tabs>
              <w:tab w:val="left" w:pos="840"/>
              <w:tab w:val="right" w:leader="dot" w:pos="9010"/>
            </w:tabs>
          </w:pPr>
        </w:pPrChange>
      </w:pPr>
      <w:ins w:id="1447" w:author="Chara Katiri" w:date="2015-05-08T18:58:00Z">
        <w:r w:rsidRPr="00F758B3">
          <w:rPr>
            <w:rFonts w:ascii="Times" w:hAnsi="Times" w:cs="Times New Roman"/>
            <w:noProof/>
            <w:sz w:val="22"/>
            <w:szCs w:val="22"/>
            <w:lang w:val="en-GB"/>
            <w:rPrChange w:id="1448" w:author="Chara Katiri" w:date="2015-05-12T13:05:00Z">
              <w:rPr>
                <w:rFonts w:ascii="Times" w:hAnsi="Times" w:cs="Times New Roman"/>
                <w:noProof/>
                <w:lang w:val="en-GB"/>
              </w:rPr>
            </w:rPrChange>
          </w:rPr>
          <w:t>6.2.</w:t>
        </w:r>
        <w:r w:rsidRPr="00F758B3">
          <w:rPr>
            <w:rFonts w:ascii="Times" w:hAnsi="Times"/>
            <w:noProof/>
            <w:sz w:val="22"/>
            <w:szCs w:val="22"/>
            <w:lang w:val="en-GB" w:eastAsia="ja-JP"/>
            <w:rPrChange w:id="1449" w:author="Chara Katiri" w:date="2015-05-12T13:05:00Z">
              <w:rPr>
                <w:noProof/>
                <w:lang w:val="en-GB" w:eastAsia="ja-JP"/>
              </w:rPr>
            </w:rPrChange>
          </w:rPr>
          <w:tab/>
        </w:r>
        <w:r w:rsidRPr="00F758B3">
          <w:rPr>
            <w:rFonts w:ascii="Times" w:hAnsi="Times" w:cs="Times New Roman"/>
            <w:noProof/>
            <w:sz w:val="22"/>
            <w:szCs w:val="22"/>
            <w:lang w:val="en-GB"/>
            <w:rPrChange w:id="1450" w:author="Chara Katiri" w:date="2015-05-12T13:05:00Z">
              <w:rPr>
                <w:rFonts w:ascii="Times" w:hAnsi="Times" w:cs="Times New Roman"/>
                <w:noProof/>
                <w:lang w:val="en-GB"/>
              </w:rPr>
            </w:rPrChange>
          </w:rPr>
          <w:t>Security testing</w:t>
        </w:r>
        <w:r w:rsidRPr="00F758B3">
          <w:rPr>
            <w:rFonts w:ascii="Times" w:hAnsi="Times"/>
            <w:noProof/>
            <w:sz w:val="22"/>
            <w:szCs w:val="22"/>
            <w:rPrChange w:id="1451" w:author="Chara Katiri" w:date="2015-05-12T13:05:00Z">
              <w:rPr>
                <w:noProof/>
              </w:rPr>
            </w:rPrChange>
          </w:rPr>
          <w:tab/>
        </w:r>
        <w:r w:rsidRPr="00F758B3">
          <w:rPr>
            <w:rFonts w:ascii="Times" w:hAnsi="Times"/>
            <w:noProof/>
            <w:sz w:val="22"/>
            <w:szCs w:val="22"/>
            <w:rPrChange w:id="1452" w:author="Chara Katiri" w:date="2015-05-12T13:05:00Z">
              <w:rPr>
                <w:noProof/>
              </w:rPr>
            </w:rPrChange>
          </w:rPr>
          <w:fldChar w:fldCharType="begin"/>
        </w:r>
        <w:r w:rsidRPr="00F758B3">
          <w:rPr>
            <w:rFonts w:ascii="Times" w:hAnsi="Times"/>
            <w:noProof/>
            <w:sz w:val="22"/>
            <w:szCs w:val="22"/>
            <w:rPrChange w:id="1453" w:author="Chara Katiri" w:date="2015-05-12T13:05:00Z">
              <w:rPr>
                <w:noProof/>
              </w:rPr>
            </w:rPrChange>
          </w:rPr>
          <w:instrText xml:space="preserve"> PAGEREF _Toc292730880 \h </w:instrText>
        </w:r>
      </w:ins>
      <w:r w:rsidRPr="00F758B3">
        <w:rPr>
          <w:rFonts w:ascii="Times" w:hAnsi="Times"/>
          <w:noProof/>
          <w:sz w:val="22"/>
          <w:szCs w:val="22"/>
          <w:rPrChange w:id="1454" w:author="Chara Katiri" w:date="2015-05-12T13:05:00Z">
            <w:rPr>
              <w:rFonts w:ascii="Times" w:hAnsi="Times"/>
              <w:noProof/>
            </w:rPr>
          </w:rPrChange>
        </w:rPr>
      </w:r>
      <w:r w:rsidRPr="00F758B3">
        <w:rPr>
          <w:rFonts w:ascii="Times" w:hAnsi="Times"/>
          <w:noProof/>
          <w:sz w:val="22"/>
          <w:szCs w:val="22"/>
          <w:rPrChange w:id="1455" w:author="Chara Katiri" w:date="2015-05-12T13:05:00Z">
            <w:rPr>
              <w:noProof/>
            </w:rPr>
          </w:rPrChange>
        </w:rPr>
        <w:fldChar w:fldCharType="separate"/>
      </w:r>
      <w:ins w:id="1456" w:author="Chara Katiri" w:date="2015-05-09T12:54:00Z">
        <w:r w:rsidR="00674DFB" w:rsidRPr="00F758B3">
          <w:rPr>
            <w:rFonts w:ascii="Times" w:hAnsi="Times"/>
            <w:noProof/>
            <w:sz w:val="22"/>
            <w:szCs w:val="22"/>
            <w:rPrChange w:id="1457" w:author="Chara Katiri" w:date="2015-05-12T13:05:00Z">
              <w:rPr>
                <w:rFonts w:ascii="Times" w:hAnsi="Times"/>
                <w:noProof/>
              </w:rPr>
            </w:rPrChange>
          </w:rPr>
          <w:t>52</w:t>
        </w:r>
      </w:ins>
      <w:ins w:id="1458" w:author="Chara Katiri" w:date="2015-05-08T18:58:00Z">
        <w:r w:rsidRPr="00F758B3">
          <w:rPr>
            <w:rFonts w:ascii="Times" w:hAnsi="Times"/>
            <w:noProof/>
            <w:sz w:val="22"/>
            <w:szCs w:val="22"/>
            <w:rPrChange w:id="1459" w:author="Chara Katiri" w:date="2015-05-12T13:05:00Z">
              <w:rPr>
                <w:noProof/>
              </w:rPr>
            </w:rPrChange>
          </w:rPr>
          <w:fldChar w:fldCharType="end"/>
        </w:r>
      </w:ins>
    </w:p>
    <w:p w14:paraId="0D0EBC96" w14:textId="77777777" w:rsidR="00CF5347" w:rsidRPr="00F758B3" w:rsidRDefault="00CF5347" w:rsidP="00F758B3">
      <w:pPr>
        <w:pStyle w:val="TOC2"/>
        <w:tabs>
          <w:tab w:val="left" w:pos="840"/>
          <w:tab w:val="right" w:leader="dot" w:pos="9010"/>
        </w:tabs>
        <w:spacing w:line="360" w:lineRule="auto"/>
        <w:contextualSpacing/>
        <w:jc w:val="both"/>
        <w:rPr>
          <w:ins w:id="1460" w:author="Chara Katiri" w:date="2015-05-08T18:58:00Z"/>
          <w:rFonts w:ascii="Times" w:hAnsi="Times"/>
          <w:noProof/>
          <w:sz w:val="22"/>
          <w:szCs w:val="22"/>
          <w:lang w:val="en-GB" w:eastAsia="ja-JP"/>
          <w:rPrChange w:id="1461" w:author="Chara Katiri" w:date="2015-05-12T13:05:00Z">
            <w:rPr>
              <w:ins w:id="1462" w:author="Chara Katiri" w:date="2015-05-08T18:58:00Z"/>
              <w:noProof/>
              <w:lang w:val="en-GB" w:eastAsia="ja-JP"/>
            </w:rPr>
          </w:rPrChange>
        </w:rPr>
        <w:pPrChange w:id="1463" w:author="Chara Katiri" w:date="2015-05-12T13:05:00Z">
          <w:pPr>
            <w:pStyle w:val="TOC2"/>
            <w:tabs>
              <w:tab w:val="left" w:pos="840"/>
              <w:tab w:val="right" w:leader="dot" w:pos="9010"/>
            </w:tabs>
          </w:pPr>
        </w:pPrChange>
      </w:pPr>
      <w:ins w:id="1464" w:author="Chara Katiri" w:date="2015-05-08T18:58:00Z">
        <w:r w:rsidRPr="00F758B3">
          <w:rPr>
            <w:rFonts w:ascii="Times" w:hAnsi="Times" w:cs="Times New Roman"/>
            <w:noProof/>
            <w:sz w:val="22"/>
            <w:szCs w:val="22"/>
            <w:lang w:val="en-GB"/>
            <w:rPrChange w:id="1465" w:author="Chara Katiri" w:date="2015-05-12T13:05:00Z">
              <w:rPr>
                <w:rFonts w:ascii="Times" w:hAnsi="Times" w:cs="Times New Roman"/>
                <w:noProof/>
                <w:lang w:val="en-GB"/>
              </w:rPr>
            </w:rPrChange>
          </w:rPr>
          <w:t>6.3.</w:t>
        </w:r>
        <w:r w:rsidRPr="00F758B3">
          <w:rPr>
            <w:rFonts w:ascii="Times" w:hAnsi="Times"/>
            <w:noProof/>
            <w:sz w:val="22"/>
            <w:szCs w:val="22"/>
            <w:lang w:val="en-GB" w:eastAsia="ja-JP"/>
            <w:rPrChange w:id="1466" w:author="Chara Katiri" w:date="2015-05-12T13:05:00Z">
              <w:rPr>
                <w:noProof/>
                <w:lang w:val="en-GB" w:eastAsia="ja-JP"/>
              </w:rPr>
            </w:rPrChange>
          </w:rPr>
          <w:tab/>
        </w:r>
        <w:r w:rsidRPr="00F758B3">
          <w:rPr>
            <w:rFonts w:ascii="Times" w:hAnsi="Times" w:cs="Times New Roman"/>
            <w:noProof/>
            <w:sz w:val="22"/>
            <w:szCs w:val="22"/>
            <w:lang w:val="en-GB"/>
            <w:rPrChange w:id="1467" w:author="Chara Katiri" w:date="2015-05-12T13:05:00Z">
              <w:rPr>
                <w:rFonts w:ascii="Times" w:hAnsi="Times" w:cs="Times New Roman"/>
                <w:noProof/>
                <w:lang w:val="en-GB"/>
              </w:rPr>
            </w:rPrChange>
          </w:rPr>
          <w:t>UAT testing</w:t>
        </w:r>
        <w:r w:rsidRPr="00F758B3">
          <w:rPr>
            <w:rFonts w:ascii="Times" w:hAnsi="Times"/>
            <w:noProof/>
            <w:sz w:val="22"/>
            <w:szCs w:val="22"/>
            <w:rPrChange w:id="1468" w:author="Chara Katiri" w:date="2015-05-12T13:05:00Z">
              <w:rPr>
                <w:noProof/>
              </w:rPr>
            </w:rPrChange>
          </w:rPr>
          <w:tab/>
        </w:r>
        <w:r w:rsidRPr="00F758B3">
          <w:rPr>
            <w:rFonts w:ascii="Times" w:hAnsi="Times"/>
            <w:noProof/>
            <w:sz w:val="22"/>
            <w:szCs w:val="22"/>
            <w:rPrChange w:id="1469" w:author="Chara Katiri" w:date="2015-05-12T13:05:00Z">
              <w:rPr>
                <w:noProof/>
              </w:rPr>
            </w:rPrChange>
          </w:rPr>
          <w:fldChar w:fldCharType="begin"/>
        </w:r>
        <w:r w:rsidRPr="00F758B3">
          <w:rPr>
            <w:rFonts w:ascii="Times" w:hAnsi="Times"/>
            <w:noProof/>
            <w:sz w:val="22"/>
            <w:szCs w:val="22"/>
            <w:rPrChange w:id="1470" w:author="Chara Katiri" w:date="2015-05-12T13:05:00Z">
              <w:rPr>
                <w:noProof/>
              </w:rPr>
            </w:rPrChange>
          </w:rPr>
          <w:instrText xml:space="preserve"> PAGEREF _Toc292730881 \h </w:instrText>
        </w:r>
      </w:ins>
      <w:r w:rsidRPr="00F758B3">
        <w:rPr>
          <w:rFonts w:ascii="Times" w:hAnsi="Times"/>
          <w:noProof/>
          <w:sz w:val="22"/>
          <w:szCs w:val="22"/>
          <w:rPrChange w:id="1471" w:author="Chara Katiri" w:date="2015-05-12T13:05:00Z">
            <w:rPr>
              <w:rFonts w:ascii="Times" w:hAnsi="Times"/>
              <w:noProof/>
            </w:rPr>
          </w:rPrChange>
        </w:rPr>
      </w:r>
      <w:r w:rsidRPr="00F758B3">
        <w:rPr>
          <w:rFonts w:ascii="Times" w:hAnsi="Times"/>
          <w:noProof/>
          <w:sz w:val="22"/>
          <w:szCs w:val="22"/>
          <w:rPrChange w:id="1472" w:author="Chara Katiri" w:date="2015-05-12T13:05:00Z">
            <w:rPr>
              <w:noProof/>
            </w:rPr>
          </w:rPrChange>
        </w:rPr>
        <w:fldChar w:fldCharType="separate"/>
      </w:r>
      <w:ins w:id="1473" w:author="Chara Katiri" w:date="2015-05-09T12:54:00Z">
        <w:r w:rsidR="00674DFB" w:rsidRPr="00F758B3">
          <w:rPr>
            <w:rFonts w:ascii="Times" w:hAnsi="Times"/>
            <w:noProof/>
            <w:sz w:val="22"/>
            <w:szCs w:val="22"/>
            <w:rPrChange w:id="1474" w:author="Chara Katiri" w:date="2015-05-12T13:05:00Z">
              <w:rPr>
                <w:rFonts w:ascii="Times" w:hAnsi="Times"/>
                <w:noProof/>
              </w:rPr>
            </w:rPrChange>
          </w:rPr>
          <w:t>52</w:t>
        </w:r>
      </w:ins>
      <w:ins w:id="1475" w:author="Chara Katiri" w:date="2015-05-08T18:58:00Z">
        <w:r w:rsidRPr="00F758B3">
          <w:rPr>
            <w:rFonts w:ascii="Times" w:hAnsi="Times"/>
            <w:noProof/>
            <w:sz w:val="22"/>
            <w:szCs w:val="22"/>
            <w:rPrChange w:id="1476" w:author="Chara Katiri" w:date="2015-05-12T13:05:00Z">
              <w:rPr>
                <w:noProof/>
              </w:rPr>
            </w:rPrChange>
          </w:rPr>
          <w:fldChar w:fldCharType="end"/>
        </w:r>
      </w:ins>
    </w:p>
    <w:p w14:paraId="0965794C" w14:textId="77777777" w:rsidR="00CF5347" w:rsidRPr="00F758B3" w:rsidRDefault="00CF5347" w:rsidP="00F758B3">
      <w:pPr>
        <w:pStyle w:val="TOC1"/>
        <w:rPr>
          <w:ins w:id="1477" w:author="Chara Katiri" w:date="2015-05-08T18:58:00Z"/>
          <w:noProof/>
          <w:lang w:val="en-GB" w:eastAsia="ja-JP"/>
          <w:rPrChange w:id="1478" w:author="Chara Katiri" w:date="2015-05-12T13:05:00Z">
            <w:rPr>
              <w:ins w:id="1479" w:author="Chara Katiri" w:date="2015-05-08T18:58:00Z"/>
              <w:rFonts w:asciiTheme="minorHAnsi" w:hAnsiTheme="minorHAnsi"/>
              <w:noProof/>
              <w:sz w:val="24"/>
              <w:szCs w:val="24"/>
              <w:lang w:val="en-GB" w:eastAsia="ja-JP"/>
            </w:rPr>
          </w:rPrChange>
        </w:rPr>
        <w:pPrChange w:id="1480" w:author="Chara Katiri" w:date="2015-05-12T13:05:00Z">
          <w:pPr>
            <w:pStyle w:val="TOC1"/>
          </w:pPr>
        </w:pPrChange>
      </w:pPr>
      <w:ins w:id="1481" w:author="Chara Katiri" w:date="2015-05-08T18:58:00Z">
        <w:r w:rsidRPr="00F758B3">
          <w:rPr>
            <w:rFonts w:cs="Times New Roman"/>
            <w:noProof/>
            <w:lang w:val="en-GB"/>
            <w:rPrChange w:id="1482" w:author="Chara Katiri" w:date="2015-05-12T13:05:00Z">
              <w:rPr>
                <w:rFonts w:cs="Times New Roman"/>
                <w:noProof/>
                <w:lang w:val="en-GB"/>
              </w:rPr>
            </w:rPrChange>
          </w:rPr>
          <w:t>7.</w:t>
        </w:r>
        <w:r w:rsidRPr="00F758B3">
          <w:rPr>
            <w:noProof/>
            <w:lang w:val="en-GB" w:eastAsia="ja-JP"/>
            <w:rPrChange w:id="1483"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484" w:author="Chara Katiri" w:date="2015-05-12T13:05:00Z">
              <w:rPr>
                <w:rFonts w:cs="Times New Roman"/>
                <w:noProof/>
                <w:lang w:val="en-GB"/>
              </w:rPr>
            </w:rPrChange>
          </w:rPr>
          <w:t>Conclusion</w:t>
        </w:r>
        <w:r w:rsidRPr="00F758B3">
          <w:rPr>
            <w:noProof/>
            <w:rPrChange w:id="1485" w:author="Chara Katiri" w:date="2015-05-12T13:05:00Z">
              <w:rPr>
                <w:noProof/>
              </w:rPr>
            </w:rPrChange>
          </w:rPr>
          <w:tab/>
        </w:r>
        <w:r w:rsidRPr="00F758B3">
          <w:rPr>
            <w:noProof/>
            <w:rPrChange w:id="1486" w:author="Chara Katiri" w:date="2015-05-12T13:05:00Z">
              <w:rPr>
                <w:noProof/>
              </w:rPr>
            </w:rPrChange>
          </w:rPr>
          <w:fldChar w:fldCharType="begin"/>
        </w:r>
        <w:r w:rsidRPr="00F758B3">
          <w:rPr>
            <w:noProof/>
            <w:rPrChange w:id="1487" w:author="Chara Katiri" w:date="2015-05-12T13:05:00Z">
              <w:rPr>
                <w:noProof/>
              </w:rPr>
            </w:rPrChange>
          </w:rPr>
          <w:instrText xml:space="preserve"> PAGEREF _Toc292730882 \h </w:instrText>
        </w:r>
      </w:ins>
      <w:r w:rsidRPr="00F758B3">
        <w:rPr>
          <w:noProof/>
          <w:rPrChange w:id="1488" w:author="Chara Katiri" w:date="2015-05-12T13:05:00Z">
            <w:rPr>
              <w:noProof/>
            </w:rPr>
          </w:rPrChange>
        </w:rPr>
      </w:r>
      <w:r w:rsidRPr="00F758B3">
        <w:rPr>
          <w:noProof/>
          <w:rPrChange w:id="1489" w:author="Chara Katiri" w:date="2015-05-12T13:05:00Z">
            <w:rPr>
              <w:noProof/>
            </w:rPr>
          </w:rPrChange>
        </w:rPr>
        <w:fldChar w:fldCharType="separate"/>
      </w:r>
      <w:ins w:id="1490" w:author="Chara Katiri" w:date="2015-05-09T12:54:00Z">
        <w:r w:rsidR="00674DFB" w:rsidRPr="00F758B3">
          <w:rPr>
            <w:noProof/>
            <w:rPrChange w:id="1491" w:author="Chara Katiri" w:date="2015-05-12T13:05:00Z">
              <w:rPr>
                <w:noProof/>
              </w:rPr>
            </w:rPrChange>
          </w:rPr>
          <w:t>53</w:t>
        </w:r>
      </w:ins>
      <w:ins w:id="1492" w:author="Chara Katiri" w:date="2015-05-08T18:58:00Z">
        <w:r w:rsidRPr="00F758B3">
          <w:rPr>
            <w:noProof/>
            <w:rPrChange w:id="1493" w:author="Chara Katiri" w:date="2015-05-12T13:05:00Z">
              <w:rPr>
                <w:noProof/>
              </w:rPr>
            </w:rPrChange>
          </w:rPr>
          <w:fldChar w:fldCharType="end"/>
        </w:r>
      </w:ins>
    </w:p>
    <w:p w14:paraId="14EB11EF" w14:textId="77777777" w:rsidR="00CF5347" w:rsidRPr="00F758B3" w:rsidRDefault="00CF5347" w:rsidP="00F758B3">
      <w:pPr>
        <w:pStyle w:val="TOC2"/>
        <w:tabs>
          <w:tab w:val="left" w:pos="840"/>
          <w:tab w:val="right" w:leader="dot" w:pos="9010"/>
        </w:tabs>
        <w:spacing w:line="360" w:lineRule="auto"/>
        <w:contextualSpacing/>
        <w:jc w:val="both"/>
        <w:rPr>
          <w:ins w:id="1494" w:author="Chara Katiri" w:date="2015-05-08T18:58:00Z"/>
          <w:rFonts w:ascii="Times" w:hAnsi="Times"/>
          <w:noProof/>
          <w:sz w:val="22"/>
          <w:szCs w:val="22"/>
          <w:lang w:val="en-GB" w:eastAsia="ja-JP"/>
          <w:rPrChange w:id="1495" w:author="Chara Katiri" w:date="2015-05-12T13:05:00Z">
            <w:rPr>
              <w:ins w:id="1496" w:author="Chara Katiri" w:date="2015-05-08T18:58:00Z"/>
              <w:noProof/>
              <w:lang w:val="en-GB" w:eastAsia="ja-JP"/>
            </w:rPr>
          </w:rPrChange>
        </w:rPr>
        <w:pPrChange w:id="1497" w:author="Chara Katiri" w:date="2015-05-12T13:05:00Z">
          <w:pPr>
            <w:pStyle w:val="TOC2"/>
            <w:tabs>
              <w:tab w:val="left" w:pos="840"/>
              <w:tab w:val="right" w:leader="dot" w:pos="9010"/>
            </w:tabs>
          </w:pPr>
        </w:pPrChange>
      </w:pPr>
      <w:ins w:id="1498" w:author="Chara Katiri" w:date="2015-05-08T18:58:00Z">
        <w:r w:rsidRPr="00F758B3">
          <w:rPr>
            <w:rFonts w:ascii="Times" w:hAnsi="Times" w:cs="Times New Roman"/>
            <w:noProof/>
            <w:sz w:val="22"/>
            <w:szCs w:val="22"/>
            <w:lang w:val="en-GB"/>
            <w:rPrChange w:id="1499" w:author="Chara Katiri" w:date="2015-05-12T13:05:00Z">
              <w:rPr>
                <w:rFonts w:ascii="Times" w:hAnsi="Times" w:cs="Times New Roman"/>
                <w:noProof/>
                <w:lang w:val="en-GB"/>
              </w:rPr>
            </w:rPrChange>
          </w:rPr>
          <w:t>7.1.</w:t>
        </w:r>
        <w:r w:rsidRPr="00F758B3">
          <w:rPr>
            <w:rFonts w:ascii="Times" w:hAnsi="Times"/>
            <w:noProof/>
            <w:sz w:val="22"/>
            <w:szCs w:val="22"/>
            <w:lang w:val="en-GB" w:eastAsia="ja-JP"/>
            <w:rPrChange w:id="1500" w:author="Chara Katiri" w:date="2015-05-12T13:05:00Z">
              <w:rPr>
                <w:noProof/>
                <w:lang w:val="en-GB" w:eastAsia="ja-JP"/>
              </w:rPr>
            </w:rPrChange>
          </w:rPr>
          <w:tab/>
        </w:r>
        <w:r w:rsidRPr="00F758B3">
          <w:rPr>
            <w:rFonts w:ascii="Times" w:hAnsi="Times" w:cs="Times New Roman"/>
            <w:noProof/>
            <w:sz w:val="22"/>
            <w:szCs w:val="22"/>
            <w:lang w:val="en-GB"/>
            <w:rPrChange w:id="1501" w:author="Chara Katiri" w:date="2015-05-12T13:05:00Z">
              <w:rPr>
                <w:rFonts w:ascii="Times" w:hAnsi="Times" w:cs="Times New Roman"/>
                <w:noProof/>
                <w:lang w:val="en-GB"/>
              </w:rPr>
            </w:rPrChange>
          </w:rPr>
          <w:t>Achievements, review of objectives</w:t>
        </w:r>
        <w:r w:rsidRPr="00F758B3">
          <w:rPr>
            <w:rFonts w:ascii="Times" w:hAnsi="Times"/>
            <w:noProof/>
            <w:sz w:val="22"/>
            <w:szCs w:val="22"/>
            <w:rPrChange w:id="1502" w:author="Chara Katiri" w:date="2015-05-12T13:05:00Z">
              <w:rPr>
                <w:noProof/>
              </w:rPr>
            </w:rPrChange>
          </w:rPr>
          <w:tab/>
        </w:r>
        <w:r w:rsidRPr="00F758B3">
          <w:rPr>
            <w:rFonts w:ascii="Times" w:hAnsi="Times"/>
            <w:noProof/>
            <w:sz w:val="22"/>
            <w:szCs w:val="22"/>
            <w:rPrChange w:id="1503" w:author="Chara Katiri" w:date="2015-05-12T13:05:00Z">
              <w:rPr>
                <w:noProof/>
              </w:rPr>
            </w:rPrChange>
          </w:rPr>
          <w:fldChar w:fldCharType="begin"/>
        </w:r>
        <w:r w:rsidRPr="00F758B3">
          <w:rPr>
            <w:rFonts w:ascii="Times" w:hAnsi="Times"/>
            <w:noProof/>
            <w:sz w:val="22"/>
            <w:szCs w:val="22"/>
            <w:rPrChange w:id="1504" w:author="Chara Katiri" w:date="2015-05-12T13:05:00Z">
              <w:rPr>
                <w:noProof/>
              </w:rPr>
            </w:rPrChange>
          </w:rPr>
          <w:instrText xml:space="preserve"> PAGEREF _Toc292730883 \h </w:instrText>
        </w:r>
      </w:ins>
      <w:r w:rsidRPr="00F758B3">
        <w:rPr>
          <w:rFonts w:ascii="Times" w:hAnsi="Times"/>
          <w:noProof/>
          <w:sz w:val="22"/>
          <w:szCs w:val="22"/>
          <w:rPrChange w:id="1505" w:author="Chara Katiri" w:date="2015-05-12T13:05:00Z">
            <w:rPr>
              <w:rFonts w:ascii="Times" w:hAnsi="Times"/>
              <w:noProof/>
            </w:rPr>
          </w:rPrChange>
        </w:rPr>
      </w:r>
      <w:r w:rsidRPr="00F758B3">
        <w:rPr>
          <w:rFonts w:ascii="Times" w:hAnsi="Times"/>
          <w:noProof/>
          <w:sz w:val="22"/>
          <w:szCs w:val="22"/>
          <w:rPrChange w:id="1506" w:author="Chara Katiri" w:date="2015-05-12T13:05:00Z">
            <w:rPr>
              <w:noProof/>
            </w:rPr>
          </w:rPrChange>
        </w:rPr>
        <w:fldChar w:fldCharType="separate"/>
      </w:r>
      <w:ins w:id="1507" w:author="Chara Katiri" w:date="2015-05-09T12:54:00Z">
        <w:r w:rsidR="00674DFB" w:rsidRPr="00F758B3">
          <w:rPr>
            <w:rFonts w:ascii="Times" w:hAnsi="Times"/>
            <w:noProof/>
            <w:sz w:val="22"/>
            <w:szCs w:val="22"/>
            <w:rPrChange w:id="1508" w:author="Chara Katiri" w:date="2015-05-12T13:05:00Z">
              <w:rPr>
                <w:rFonts w:ascii="Times" w:hAnsi="Times"/>
                <w:noProof/>
              </w:rPr>
            </w:rPrChange>
          </w:rPr>
          <w:t>53</w:t>
        </w:r>
      </w:ins>
      <w:ins w:id="1509" w:author="Chara Katiri" w:date="2015-05-08T18:58:00Z">
        <w:r w:rsidRPr="00F758B3">
          <w:rPr>
            <w:rFonts w:ascii="Times" w:hAnsi="Times"/>
            <w:noProof/>
            <w:sz w:val="22"/>
            <w:szCs w:val="22"/>
            <w:rPrChange w:id="1510" w:author="Chara Katiri" w:date="2015-05-12T13:05:00Z">
              <w:rPr>
                <w:noProof/>
              </w:rPr>
            </w:rPrChange>
          </w:rPr>
          <w:fldChar w:fldCharType="end"/>
        </w:r>
      </w:ins>
    </w:p>
    <w:p w14:paraId="191BAF94" w14:textId="77777777" w:rsidR="00CF5347" w:rsidRPr="00F758B3" w:rsidRDefault="00CF5347" w:rsidP="00F758B3">
      <w:pPr>
        <w:pStyle w:val="TOC2"/>
        <w:tabs>
          <w:tab w:val="left" w:pos="840"/>
          <w:tab w:val="right" w:leader="dot" w:pos="9010"/>
        </w:tabs>
        <w:spacing w:line="360" w:lineRule="auto"/>
        <w:contextualSpacing/>
        <w:jc w:val="both"/>
        <w:rPr>
          <w:ins w:id="1511" w:author="Chara Katiri" w:date="2015-05-08T18:58:00Z"/>
          <w:rFonts w:ascii="Times" w:hAnsi="Times"/>
          <w:noProof/>
          <w:sz w:val="22"/>
          <w:szCs w:val="22"/>
          <w:lang w:val="en-GB" w:eastAsia="ja-JP"/>
          <w:rPrChange w:id="1512" w:author="Chara Katiri" w:date="2015-05-12T13:05:00Z">
            <w:rPr>
              <w:ins w:id="1513" w:author="Chara Katiri" w:date="2015-05-08T18:58:00Z"/>
              <w:noProof/>
              <w:lang w:val="en-GB" w:eastAsia="ja-JP"/>
            </w:rPr>
          </w:rPrChange>
        </w:rPr>
        <w:pPrChange w:id="1514" w:author="Chara Katiri" w:date="2015-05-12T13:05:00Z">
          <w:pPr>
            <w:pStyle w:val="TOC2"/>
            <w:tabs>
              <w:tab w:val="left" w:pos="840"/>
              <w:tab w:val="right" w:leader="dot" w:pos="9010"/>
            </w:tabs>
          </w:pPr>
        </w:pPrChange>
      </w:pPr>
      <w:ins w:id="1515" w:author="Chara Katiri" w:date="2015-05-08T18:58:00Z">
        <w:r w:rsidRPr="00F758B3">
          <w:rPr>
            <w:rFonts w:ascii="Times" w:hAnsi="Times" w:cs="Times New Roman"/>
            <w:noProof/>
            <w:sz w:val="22"/>
            <w:szCs w:val="22"/>
            <w:lang w:val="en-GB"/>
            <w:rPrChange w:id="1516" w:author="Chara Katiri" w:date="2015-05-12T13:05:00Z">
              <w:rPr>
                <w:rFonts w:ascii="Times" w:hAnsi="Times" w:cs="Times New Roman"/>
                <w:noProof/>
                <w:lang w:val="en-GB"/>
              </w:rPr>
            </w:rPrChange>
          </w:rPr>
          <w:t>7.2.</w:t>
        </w:r>
        <w:r w:rsidRPr="00F758B3">
          <w:rPr>
            <w:rFonts w:ascii="Times" w:hAnsi="Times"/>
            <w:noProof/>
            <w:sz w:val="22"/>
            <w:szCs w:val="22"/>
            <w:lang w:val="en-GB" w:eastAsia="ja-JP"/>
            <w:rPrChange w:id="1517" w:author="Chara Katiri" w:date="2015-05-12T13:05:00Z">
              <w:rPr>
                <w:noProof/>
                <w:lang w:val="en-GB" w:eastAsia="ja-JP"/>
              </w:rPr>
            </w:rPrChange>
          </w:rPr>
          <w:tab/>
        </w:r>
        <w:r w:rsidRPr="00F758B3">
          <w:rPr>
            <w:rFonts w:ascii="Times" w:hAnsi="Times" w:cs="Times New Roman"/>
            <w:noProof/>
            <w:sz w:val="22"/>
            <w:szCs w:val="22"/>
            <w:lang w:val="en-GB"/>
            <w:rPrChange w:id="1518" w:author="Chara Katiri" w:date="2015-05-12T13:05:00Z">
              <w:rPr>
                <w:rFonts w:ascii="Times" w:hAnsi="Times" w:cs="Times New Roman"/>
                <w:noProof/>
                <w:lang w:val="en-GB"/>
              </w:rPr>
            </w:rPrChange>
          </w:rPr>
          <w:t>Issues and shortcomings</w:t>
        </w:r>
        <w:r w:rsidRPr="00F758B3">
          <w:rPr>
            <w:rFonts w:ascii="Times" w:hAnsi="Times"/>
            <w:noProof/>
            <w:sz w:val="22"/>
            <w:szCs w:val="22"/>
            <w:rPrChange w:id="1519" w:author="Chara Katiri" w:date="2015-05-12T13:05:00Z">
              <w:rPr>
                <w:noProof/>
              </w:rPr>
            </w:rPrChange>
          </w:rPr>
          <w:tab/>
        </w:r>
        <w:r w:rsidRPr="00F758B3">
          <w:rPr>
            <w:rFonts w:ascii="Times" w:hAnsi="Times"/>
            <w:noProof/>
            <w:sz w:val="22"/>
            <w:szCs w:val="22"/>
            <w:rPrChange w:id="1520" w:author="Chara Katiri" w:date="2015-05-12T13:05:00Z">
              <w:rPr>
                <w:noProof/>
              </w:rPr>
            </w:rPrChange>
          </w:rPr>
          <w:fldChar w:fldCharType="begin"/>
        </w:r>
        <w:r w:rsidRPr="00F758B3">
          <w:rPr>
            <w:rFonts w:ascii="Times" w:hAnsi="Times"/>
            <w:noProof/>
            <w:sz w:val="22"/>
            <w:szCs w:val="22"/>
            <w:rPrChange w:id="1521" w:author="Chara Katiri" w:date="2015-05-12T13:05:00Z">
              <w:rPr>
                <w:noProof/>
              </w:rPr>
            </w:rPrChange>
          </w:rPr>
          <w:instrText xml:space="preserve"> PAGEREF _Toc292730884 \h </w:instrText>
        </w:r>
      </w:ins>
      <w:r w:rsidRPr="00F758B3">
        <w:rPr>
          <w:rFonts w:ascii="Times" w:hAnsi="Times"/>
          <w:noProof/>
          <w:sz w:val="22"/>
          <w:szCs w:val="22"/>
          <w:rPrChange w:id="1522" w:author="Chara Katiri" w:date="2015-05-12T13:05:00Z">
            <w:rPr>
              <w:rFonts w:ascii="Times" w:hAnsi="Times"/>
              <w:noProof/>
            </w:rPr>
          </w:rPrChange>
        </w:rPr>
      </w:r>
      <w:r w:rsidRPr="00F758B3">
        <w:rPr>
          <w:rFonts w:ascii="Times" w:hAnsi="Times"/>
          <w:noProof/>
          <w:sz w:val="22"/>
          <w:szCs w:val="22"/>
          <w:rPrChange w:id="1523" w:author="Chara Katiri" w:date="2015-05-12T13:05:00Z">
            <w:rPr>
              <w:noProof/>
            </w:rPr>
          </w:rPrChange>
        </w:rPr>
        <w:fldChar w:fldCharType="separate"/>
      </w:r>
      <w:ins w:id="1524" w:author="Chara Katiri" w:date="2015-05-09T12:54:00Z">
        <w:r w:rsidR="00674DFB" w:rsidRPr="00F758B3">
          <w:rPr>
            <w:rFonts w:ascii="Times" w:hAnsi="Times"/>
            <w:noProof/>
            <w:sz w:val="22"/>
            <w:szCs w:val="22"/>
            <w:rPrChange w:id="1525" w:author="Chara Katiri" w:date="2015-05-12T13:05:00Z">
              <w:rPr>
                <w:rFonts w:ascii="Times" w:hAnsi="Times"/>
                <w:noProof/>
              </w:rPr>
            </w:rPrChange>
          </w:rPr>
          <w:t>53</w:t>
        </w:r>
      </w:ins>
      <w:ins w:id="1526" w:author="Chara Katiri" w:date="2015-05-08T18:58:00Z">
        <w:r w:rsidRPr="00F758B3">
          <w:rPr>
            <w:rFonts w:ascii="Times" w:hAnsi="Times"/>
            <w:noProof/>
            <w:sz w:val="22"/>
            <w:szCs w:val="22"/>
            <w:rPrChange w:id="1527" w:author="Chara Katiri" w:date="2015-05-12T13:05:00Z">
              <w:rPr>
                <w:noProof/>
              </w:rPr>
            </w:rPrChange>
          </w:rPr>
          <w:fldChar w:fldCharType="end"/>
        </w:r>
      </w:ins>
    </w:p>
    <w:p w14:paraId="562B8B9E" w14:textId="77777777" w:rsidR="00CF5347" w:rsidRPr="00F758B3" w:rsidRDefault="00CF5347" w:rsidP="00F758B3">
      <w:pPr>
        <w:pStyle w:val="TOC2"/>
        <w:tabs>
          <w:tab w:val="left" w:pos="840"/>
          <w:tab w:val="right" w:leader="dot" w:pos="9010"/>
        </w:tabs>
        <w:spacing w:line="360" w:lineRule="auto"/>
        <w:contextualSpacing/>
        <w:jc w:val="both"/>
        <w:rPr>
          <w:ins w:id="1528" w:author="Chara Katiri" w:date="2015-05-08T18:58:00Z"/>
          <w:rFonts w:ascii="Times" w:hAnsi="Times"/>
          <w:noProof/>
          <w:sz w:val="22"/>
          <w:szCs w:val="22"/>
          <w:lang w:val="en-GB" w:eastAsia="ja-JP"/>
          <w:rPrChange w:id="1529" w:author="Chara Katiri" w:date="2015-05-12T13:05:00Z">
            <w:rPr>
              <w:ins w:id="1530" w:author="Chara Katiri" w:date="2015-05-08T18:58:00Z"/>
              <w:noProof/>
              <w:lang w:val="en-GB" w:eastAsia="ja-JP"/>
            </w:rPr>
          </w:rPrChange>
        </w:rPr>
        <w:pPrChange w:id="1531" w:author="Chara Katiri" w:date="2015-05-12T13:05:00Z">
          <w:pPr>
            <w:pStyle w:val="TOC2"/>
            <w:tabs>
              <w:tab w:val="left" w:pos="840"/>
              <w:tab w:val="right" w:leader="dot" w:pos="9010"/>
            </w:tabs>
          </w:pPr>
        </w:pPrChange>
      </w:pPr>
      <w:ins w:id="1532" w:author="Chara Katiri" w:date="2015-05-08T18:58:00Z">
        <w:r w:rsidRPr="00F758B3">
          <w:rPr>
            <w:rFonts w:ascii="Times" w:hAnsi="Times" w:cs="Times New Roman"/>
            <w:noProof/>
            <w:sz w:val="22"/>
            <w:szCs w:val="22"/>
            <w:lang w:val="en-GB"/>
            <w:rPrChange w:id="1533" w:author="Chara Katiri" w:date="2015-05-12T13:05:00Z">
              <w:rPr>
                <w:rFonts w:ascii="Times" w:hAnsi="Times" w:cs="Times New Roman"/>
                <w:noProof/>
                <w:lang w:val="en-GB"/>
              </w:rPr>
            </w:rPrChange>
          </w:rPr>
          <w:t>7.3.</w:t>
        </w:r>
        <w:r w:rsidRPr="00F758B3">
          <w:rPr>
            <w:rFonts w:ascii="Times" w:hAnsi="Times"/>
            <w:noProof/>
            <w:sz w:val="22"/>
            <w:szCs w:val="22"/>
            <w:lang w:val="en-GB" w:eastAsia="ja-JP"/>
            <w:rPrChange w:id="1534" w:author="Chara Katiri" w:date="2015-05-12T13:05:00Z">
              <w:rPr>
                <w:noProof/>
                <w:lang w:val="en-GB" w:eastAsia="ja-JP"/>
              </w:rPr>
            </w:rPrChange>
          </w:rPr>
          <w:tab/>
        </w:r>
        <w:r w:rsidRPr="00F758B3">
          <w:rPr>
            <w:rFonts w:ascii="Times" w:hAnsi="Times" w:cs="Times New Roman"/>
            <w:noProof/>
            <w:sz w:val="22"/>
            <w:szCs w:val="22"/>
            <w:lang w:val="en-GB"/>
            <w:rPrChange w:id="1535" w:author="Chara Katiri" w:date="2015-05-12T13:05:00Z">
              <w:rPr>
                <w:rFonts w:ascii="Times" w:hAnsi="Times" w:cs="Times New Roman"/>
                <w:noProof/>
                <w:lang w:val="en-GB"/>
              </w:rPr>
            </w:rPrChange>
          </w:rPr>
          <w:t>Future work and suggestions for improvement</w:t>
        </w:r>
        <w:r w:rsidRPr="00F758B3">
          <w:rPr>
            <w:rFonts w:ascii="Times" w:hAnsi="Times"/>
            <w:noProof/>
            <w:sz w:val="22"/>
            <w:szCs w:val="22"/>
            <w:rPrChange w:id="1536" w:author="Chara Katiri" w:date="2015-05-12T13:05:00Z">
              <w:rPr>
                <w:noProof/>
              </w:rPr>
            </w:rPrChange>
          </w:rPr>
          <w:tab/>
        </w:r>
        <w:r w:rsidRPr="00F758B3">
          <w:rPr>
            <w:rFonts w:ascii="Times" w:hAnsi="Times"/>
            <w:noProof/>
            <w:sz w:val="22"/>
            <w:szCs w:val="22"/>
            <w:rPrChange w:id="1537" w:author="Chara Katiri" w:date="2015-05-12T13:05:00Z">
              <w:rPr>
                <w:noProof/>
              </w:rPr>
            </w:rPrChange>
          </w:rPr>
          <w:fldChar w:fldCharType="begin"/>
        </w:r>
        <w:r w:rsidRPr="00F758B3">
          <w:rPr>
            <w:rFonts w:ascii="Times" w:hAnsi="Times"/>
            <w:noProof/>
            <w:sz w:val="22"/>
            <w:szCs w:val="22"/>
            <w:rPrChange w:id="1538" w:author="Chara Katiri" w:date="2015-05-12T13:05:00Z">
              <w:rPr>
                <w:noProof/>
              </w:rPr>
            </w:rPrChange>
          </w:rPr>
          <w:instrText xml:space="preserve"> PAGEREF _Toc292730885 \h </w:instrText>
        </w:r>
      </w:ins>
      <w:r w:rsidRPr="00F758B3">
        <w:rPr>
          <w:rFonts w:ascii="Times" w:hAnsi="Times"/>
          <w:noProof/>
          <w:sz w:val="22"/>
          <w:szCs w:val="22"/>
          <w:rPrChange w:id="1539" w:author="Chara Katiri" w:date="2015-05-12T13:05:00Z">
            <w:rPr>
              <w:rFonts w:ascii="Times" w:hAnsi="Times"/>
              <w:noProof/>
            </w:rPr>
          </w:rPrChange>
        </w:rPr>
      </w:r>
      <w:r w:rsidRPr="00F758B3">
        <w:rPr>
          <w:rFonts w:ascii="Times" w:hAnsi="Times"/>
          <w:noProof/>
          <w:sz w:val="22"/>
          <w:szCs w:val="22"/>
          <w:rPrChange w:id="1540" w:author="Chara Katiri" w:date="2015-05-12T13:05:00Z">
            <w:rPr>
              <w:noProof/>
            </w:rPr>
          </w:rPrChange>
        </w:rPr>
        <w:fldChar w:fldCharType="separate"/>
      </w:r>
      <w:ins w:id="1541" w:author="Chara Katiri" w:date="2015-05-09T12:54:00Z">
        <w:r w:rsidR="00674DFB" w:rsidRPr="00F758B3">
          <w:rPr>
            <w:rFonts w:ascii="Times" w:hAnsi="Times"/>
            <w:noProof/>
            <w:sz w:val="22"/>
            <w:szCs w:val="22"/>
            <w:rPrChange w:id="1542" w:author="Chara Katiri" w:date="2015-05-12T13:05:00Z">
              <w:rPr>
                <w:rFonts w:ascii="Times" w:hAnsi="Times"/>
                <w:noProof/>
              </w:rPr>
            </w:rPrChange>
          </w:rPr>
          <w:t>53</w:t>
        </w:r>
      </w:ins>
      <w:ins w:id="1543" w:author="Chara Katiri" w:date="2015-05-08T18:58:00Z">
        <w:r w:rsidRPr="00F758B3">
          <w:rPr>
            <w:rFonts w:ascii="Times" w:hAnsi="Times"/>
            <w:noProof/>
            <w:sz w:val="22"/>
            <w:szCs w:val="22"/>
            <w:rPrChange w:id="1544" w:author="Chara Katiri" w:date="2015-05-12T13:05:00Z">
              <w:rPr>
                <w:noProof/>
              </w:rPr>
            </w:rPrChange>
          </w:rPr>
          <w:fldChar w:fldCharType="end"/>
        </w:r>
      </w:ins>
    </w:p>
    <w:p w14:paraId="5F9817D8" w14:textId="77777777" w:rsidR="00CF5347" w:rsidRPr="00F758B3" w:rsidRDefault="00CF5347" w:rsidP="00F758B3">
      <w:pPr>
        <w:pStyle w:val="TOC2"/>
        <w:tabs>
          <w:tab w:val="left" w:pos="840"/>
          <w:tab w:val="right" w:leader="dot" w:pos="9010"/>
        </w:tabs>
        <w:spacing w:line="360" w:lineRule="auto"/>
        <w:contextualSpacing/>
        <w:jc w:val="both"/>
        <w:rPr>
          <w:ins w:id="1545" w:author="Chara Katiri" w:date="2015-05-08T18:58:00Z"/>
          <w:rFonts w:ascii="Times" w:hAnsi="Times"/>
          <w:noProof/>
          <w:sz w:val="22"/>
          <w:szCs w:val="22"/>
          <w:lang w:val="en-GB" w:eastAsia="ja-JP"/>
          <w:rPrChange w:id="1546" w:author="Chara Katiri" w:date="2015-05-12T13:05:00Z">
            <w:rPr>
              <w:ins w:id="1547" w:author="Chara Katiri" w:date="2015-05-08T18:58:00Z"/>
              <w:noProof/>
              <w:lang w:val="en-GB" w:eastAsia="ja-JP"/>
            </w:rPr>
          </w:rPrChange>
        </w:rPr>
        <w:pPrChange w:id="1548" w:author="Chara Katiri" w:date="2015-05-12T13:05:00Z">
          <w:pPr>
            <w:pStyle w:val="TOC2"/>
            <w:tabs>
              <w:tab w:val="left" w:pos="840"/>
              <w:tab w:val="right" w:leader="dot" w:pos="9010"/>
            </w:tabs>
          </w:pPr>
        </w:pPrChange>
      </w:pPr>
      <w:ins w:id="1549" w:author="Chara Katiri" w:date="2015-05-08T18:58:00Z">
        <w:r w:rsidRPr="00F758B3">
          <w:rPr>
            <w:rFonts w:ascii="Times" w:hAnsi="Times" w:cs="Times New Roman"/>
            <w:noProof/>
            <w:sz w:val="22"/>
            <w:szCs w:val="22"/>
            <w:lang w:val="en-GB"/>
            <w:rPrChange w:id="1550" w:author="Chara Katiri" w:date="2015-05-12T13:05:00Z">
              <w:rPr>
                <w:rFonts w:ascii="Times" w:hAnsi="Times" w:cs="Times New Roman"/>
                <w:noProof/>
                <w:lang w:val="en-GB"/>
              </w:rPr>
            </w:rPrChange>
          </w:rPr>
          <w:t>7.4.</w:t>
        </w:r>
        <w:r w:rsidRPr="00F758B3">
          <w:rPr>
            <w:rFonts w:ascii="Times" w:hAnsi="Times"/>
            <w:noProof/>
            <w:sz w:val="22"/>
            <w:szCs w:val="22"/>
            <w:lang w:val="en-GB" w:eastAsia="ja-JP"/>
            <w:rPrChange w:id="1551" w:author="Chara Katiri" w:date="2015-05-12T13:05:00Z">
              <w:rPr>
                <w:noProof/>
                <w:lang w:val="en-GB" w:eastAsia="ja-JP"/>
              </w:rPr>
            </w:rPrChange>
          </w:rPr>
          <w:tab/>
        </w:r>
        <w:r w:rsidRPr="00F758B3">
          <w:rPr>
            <w:rFonts w:ascii="Times" w:hAnsi="Times" w:cs="Times New Roman"/>
            <w:noProof/>
            <w:sz w:val="22"/>
            <w:szCs w:val="22"/>
            <w:lang w:val="en-GB"/>
            <w:rPrChange w:id="1552" w:author="Chara Katiri" w:date="2015-05-12T13:05:00Z">
              <w:rPr>
                <w:rFonts w:ascii="Times" w:hAnsi="Times" w:cs="Times New Roman"/>
                <w:noProof/>
                <w:lang w:val="en-GB"/>
              </w:rPr>
            </w:rPrChange>
          </w:rPr>
          <w:t>Final evaluation and conclusions</w:t>
        </w:r>
        <w:r w:rsidRPr="00F758B3">
          <w:rPr>
            <w:rFonts w:ascii="Times" w:hAnsi="Times"/>
            <w:noProof/>
            <w:sz w:val="22"/>
            <w:szCs w:val="22"/>
            <w:rPrChange w:id="1553" w:author="Chara Katiri" w:date="2015-05-12T13:05:00Z">
              <w:rPr>
                <w:noProof/>
              </w:rPr>
            </w:rPrChange>
          </w:rPr>
          <w:tab/>
        </w:r>
        <w:r w:rsidRPr="00F758B3">
          <w:rPr>
            <w:rFonts w:ascii="Times" w:hAnsi="Times"/>
            <w:noProof/>
            <w:sz w:val="22"/>
            <w:szCs w:val="22"/>
            <w:rPrChange w:id="1554" w:author="Chara Katiri" w:date="2015-05-12T13:05:00Z">
              <w:rPr>
                <w:noProof/>
              </w:rPr>
            </w:rPrChange>
          </w:rPr>
          <w:fldChar w:fldCharType="begin"/>
        </w:r>
        <w:r w:rsidRPr="00F758B3">
          <w:rPr>
            <w:rFonts w:ascii="Times" w:hAnsi="Times"/>
            <w:noProof/>
            <w:sz w:val="22"/>
            <w:szCs w:val="22"/>
            <w:rPrChange w:id="1555" w:author="Chara Katiri" w:date="2015-05-12T13:05:00Z">
              <w:rPr>
                <w:noProof/>
              </w:rPr>
            </w:rPrChange>
          </w:rPr>
          <w:instrText xml:space="preserve"> PAGEREF _Toc292730886 \h </w:instrText>
        </w:r>
      </w:ins>
      <w:r w:rsidRPr="00F758B3">
        <w:rPr>
          <w:rFonts w:ascii="Times" w:hAnsi="Times"/>
          <w:noProof/>
          <w:sz w:val="22"/>
          <w:szCs w:val="22"/>
          <w:rPrChange w:id="1556" w:author="Chara Katiri" w:date="2015-05-12T13:05:00Z">
            <w:rPr>
              <w:rFonts w:ascii="Times" w:hAnsi="Times"/>
              <w:noProof/>
            </w:rPr>
          </w:rPrChange>
        </w:rPr>
      </w:r>
      <w:r w:rsidRPr="00F758B3">
        <w:rPr>
          <w:rFonts w:ascii="Times" w:hAnsi="Times"/>
          <w:noProof/>
          <w:sz w:val="22"/>
          <w:szCs w:val="22"/>
          <w:rPrChange w:id="1557" w:author="Chara Katiri" w:date="2015-05-12T13:05:00Z">
            <w:rPr>
              <w:noProof/>
            </w:rPr>
          </w:rPrChange>
        </w:rPr>
        <w:fldChar w:fldCharType="separate"/>
      </w:r>
      <w:ins w:id="1558" w:author="Chara Katiri" w:date="2015-05-09T12:54:00Z">
        <w:r w:rsidR="00674DFB" w:rsidRPr="00F758B3">
          <w:rPr>
            <w:rFonts w:ascii="Times" w:hAnsi="Times"/>
            <w:noProof/>
            <w:sz w:val="22"/>
            <w:szCs w:val="22"/>
            <w:rPrChange w:id="1559" w:author="Chara Katiri" w:date="2015-05-12T13:05:00Z">
              <w:rPr>
                <w:rFonts w:ascii="Times" w:hAnsi="Times"/>
                <w:noProof/>
              </w:rPr>
            </w:rPrChange>
          </w:rPr>
          <w:t>53</w:t>
        </w:r>
      </w:ins>
      <w:ins w:id="1560" w:author="Chara Katiri" w:date="2015-05-08T18:58:00Z">
        <w:r w:rsidRPr="00F758B3">
          <w:rPr>
            <w:rFonts w:ascii="Times" w:hAnsi="Times"/>
            <w:noProof/>
            <w:sz w:val="22"/>
            <w:szCs w:val="22"/>
            <w:rPrChange w:id="1561" w:author="Chara Katiri" w:date="2015-05-12T13:05:00Z">
              <w:rPr>
                <w:noProof/>
              </w:rPr>
            </w:rPrChange>
          </w:rPr>
          <w:fldChar w:fldCharType="end"/>
        </w:r>
      </w:ins>
    </w:p>
    <w:p w14:paraId="68D7A570" w14:textId="77777777" w:rsidR="00CF5347" w:rsidRPr="00F758B3" w:rsidRDefault="00CF5347" w:rsidP="00F758B3">
      <w:pPr>
        <w:pStyle w:val="TOC2"/>
        <w:tabs>
          <w:tab w:val="left" w:pos="840"/>
          <w:tab w:val="right" w:leader="dot" w:pos="9010"/>
        </w:tabs>
        <w:spacing w:line="360" w:lineRule="auto"/>
        <w:contextualSpacing/>
        <w:jc w:val="both"/>
        <w:rPr>
          <w:ins w:id="1562" w:author="Chara Katiri" w:date="2015-05-08T18:58:00Z"/>
          <w:rFonts w:ascii="Times" w:hAnsi="Times"/>
          <w:noProof/>
          <w:sz w:val="22"/>
          <w:szCs w:val="22"/>
          <w:lang w:val="en-GB" w:eastAsia="ja-JP"/>
          <w:rPrChange w:id="1563" w:author="Chara Katiri" w:date="2015-05-12T13:05:00Z">
            <w:rPr>
              <w:ins w:id="1564" w:author="Chara Katiri" w:date="2015-05-08T18:58:00Z"/>
              <w:noProof/>
              <w:lang w:val="en-GB" w:eastAsia="ja-JP"/>
            </w:rPr>
          </w:rPrChange>
        </w:rPr>
        <w:pPrChange w:id="1565" w:author="Chara Katiri" w:date="2015-05-12T13:05:00Z">
          <w:pPr>
            <w:pStyle w:val="TOC2"/>
            <w:tabs>
              <w:tab w:val="left" w:pos="840"/>
              <w:tab w:val="right" w:leader="dot" w:pos="9010"/>
            </w:tabs>
          </w:pPr>
        </w:pPrChange>
      </w:pPr>
      <w:ins w:id="1566" w:author="Chara Katiri" w:date="2015-05-08T18:58:00Z">
        <w:r w:rsidRPr="00F758B3">
          <w:rPr>
            <w:rFonts w:ascii="Times" w:hAnsi="Times" w:cs="Times New Roman"/>
            <w:noProof/>
            <w:sz w:val="22"/>
            <w:szCs w:val="22"/>
            <w:lang w:val="en-GB"/>
            <w:rPrChange w:id="1567" w:author="Chara Katiri" w:date="2015-05-12T13:05:00Z">
              <w:rPr>
                <w:rFonts w:ascii="Times" w:hAnsi="Times" w:cs="Times New Roman"/>
                <w:noProof/>
                <w:lang w:val="en-GB"/>
              </w:rPr>
            </w:rPrChange>
          </w:rPr>
          <w:t>7.5.</w:t>
        </w:r>
        <w:r w:rsidRPr="00F758B3">
          <w:rPr>
            <w:rFonts w:ascii="Times" w:hAnsi="Times"/>
            <w:noProof/>
            <w:sz w:val="22"/>
            <w:szCs w:val="22"/>
            <w:lang w:val="en-GB" w:eastAsia="ja-JP"/>
            <w:rPrChange w:id="1568" w:author="Chara Katiri" w:date="2015-05-12T13:05:00Z">
              <w:rPr>
                <w:noProof/>
                <w:lang w:val="en-GB" w:eastAsia="ja-JP"/>
              </w:rPr>
            </w:rPrChange>
          </w:rPr>
          <w:tab/>
        </w:r>
        <w:r w:rsidRPr="00F758B3">
          <w:rPr>
            <w:rFonts w:ascii="Times" w:hAnsi="Times" w:cs="Times New Roman"/>
            <w:noProof/>
            <w:sz w:val="22"/>
            <w:szCs w:val="22"/>
            <w:lang w:val="en-GB"/>
            <w:rPrChange w:id="1569" w:author="Chara Katiri" w:date="2015-05-12T13:05:00Z">
              <w:rPr>
                <w:rFonts w:ascii="Times" w:hAnsi="Times" w:cs="Times New Roman"/>
                <w:noProof/>
                <w:lang w:val="en-GB"/>
              </w:rPr>
            </w:rPrChange>
          </w:rPr>
          <w:t>Summary</w:t>
        </w:r>
        <w:r w:rsidRPr="00F758B3">
          <w:rPr>
            <w:rFonts w:ascii="Times" w:hAnsi="Times"/>
            <w:noProof/>
            <w:sz w:val="22"/>
            <w:szCs w:val="22"/>
            <w:rPrChange w:id="1570" w:author="Chara Katiri" w:date="2015-05-12T13:05:00Z">
              <w:rPr>
                <w:noProof/>
              </w:rPr>
            </w:rPrChange>
          </w:rPr>
          <w:tab/>
        </w:r>
        <w:r w:rsidRPr="00F758B3">
          <w:rPr>
            <w:rFonts w:ascii="Times" w:hAnsi="Times"/>
            <w:noProof/>
            <w:sz w:val="22"/>
            <w:szCs w:val="22"/>
            <w:rPrChange w:id="1571" w:author="Chara Katiri" w:date="2015-05-12T13:05:00Z">
              <w:rPr>
                <w:noProof/>
              </w:rPr>
            </w:rPrChange>
          </w:rPr>
          <w:fldChar w:fldCharType="begin"/>
        </w:r>
        <w:r w:rsidRPr="00F758B3">
          <w:rPr>
            <w:rFonts w:ascii="Times" w:hAnsi="Times"/>
            <w:noProof/>
            <w:sz w:val="22"/>
            <w:szCs w:val="22"/>
            <w:rPrChange w:id="1572" w:author="Chara Katiri" w:date="2015-05-12T13:05:00Z">
              <w:rPr>
                <w:noProof/>
              </w:rPr>
            </w:rPrChange>
          </w:rPr>
          <w:instrText xml:space="preserve"> PAGEREF _Toc292730887 \h </w:instrText>
        </w:r>
      </w:ins>
      <w:r w:rsidRPr="00F758B3">
        <w:rPr>
          <w:rFonts w:ascii="Times" w:hAnsi="Times"/>
          <w:noProof/>
          <w:sz w:val="22"/>
          <w:szCs w:val="22"/>
          <w:rPrChange w:id="1573" w:author="Chara Katiri" w:date="2015-05-12T13:05:00Z">
            <w:rPr>
              <w:rFonts w:ascii="Times" w:hAnsi="Times"/>
              <w:noProof/>
            </w:rPr>
          </w:rPrChange>
        </w:rPr>
      </w:r>
      <w:r w:rsidRPr="00F758B3">
        <w:rPr>
          <w:rFonts w:ascii="Times" w:hAnsi="Times"/>
          <w:noProof/>
          <w:sz w:val="22"/>
          <w:szCs w:val="22"/>
          <w:rPrChange w:id="1574" w:author="Chara Katiri" w:date="2015-05-12T13:05:00Z">
            <w:rPr>
              <w:noProof/>
            </w:rPr>
          </w:rPrChange>
        </w:rPr>
        <w:fldChar w:fldCharType="separate"/>
      </w:r>
      <w:ins w:id="1575" w:author="Chara Katiri" w:date="2015-05-09T12:54:00Z">
        <w:r w:rsidR="00674DFB" w:rsidRPr="00F758B3">
          <w:rPr>
            <w:rFonts w:ascii="Times" w:hAnsi="Times"/>
            <w:noProof/>
            <w:sz w:val="22"/>
            <w:szCs w:val="22"/>
            <w:rPrChange w:id="1576" w:author="Chara Katiri" w:date="2015-05-12T13:05:00Z">
              <w:rPr>
                <w:rFonts w:ascii="Times" w:hAnsi="Times"/>
                <w:noProof/>
              </w:rPr>
            </w:rPrChange>
          </w:rPr>
          <w:t>53</w:t>
        </w:r>
      </w:ins>
      <w:ins w:id="1577" w:author="Chara Katiri" w:date="2015-05-08T18:58:00Z">
        <w:r w:rsidRPr="00F758B3">
          <w:rPr>
            <w:rFonts w:ascii="Times" w:hAnsi="Times"/>
            <w:noProof/>
            <w:sz w:val="22"/>
            <w:szCs w:val="22"/>
            <w:rPrChange w:id="1578" w:author="Chara Katiri" w:date="2015-05-12T13:05:00Z">
              <w:rPr>
                <w:noProof/>
              </w:rPr>
            </w:rPrChange>
          </w:rPr>
          <w:fldChar w:fldCharType="end"/>
        </w:r>
      </w:ins>
    </w:p>
    <w:p w14:paraId="33F2B013" w14:textId="77777777" w:rsidR="00CF5347" w:rsidRPr="00F758B3" w:rsidRDefault="00CF5347" w:rsidP="00F758B3">
      <w:pPr>
        <w:pStyle w:val="TOC1"/>
        <w:rPr>
          <w:ins w:id="1579" w:author="Chara Katiri" w:date="2015-05-08T18:58:00Z"/>
          <w:noProof/>
          <w:lang w:val="en-GB" w:eastAsia="ja-JP"/>
          <w:rPrChange w:id="1580" w:author="Chara Katiri" w:date="2015-05-12T13:05:00Z">
            <w:rPr>
              <w:ins w:id="1581" w:author="Chara Katiri" w:date="2015-05-08T18:58:00Z"/>
              <w:rFonts w:asciiTheme="minorHAnsi" w:hAnsiTheme="minorHAnsi"/>
              <w:noProof/>
              <w:sz w:val="24"/>
              <w:szCs w:val="24"/>
              <w:lang w:val="en-GB" w:eastAsia="ja-JP"/>
            </w:rPr>
          </w:rPrChange>
        </w:rPr>
        <w:pPrChange w:id="1582" w:author="Chara Katiri" w:date="2015-05-12T13:05:00Z">
          <w:pPr>
            <w:pStyle w:val="TOC1"/>
          </w:pPr>
        </w:pPrChange>
      </w:pPr>
      <w:ins w:id="1583" w:author="Chara Katiri" w:date="2015-05-08T18:58:00Z">
        <w:r w:rsidRPr="00F758B3">
          <w:rPr>
            <w:rFonts w:cs="Times New Roman"/>
            <w:noProof/>
            <w:lang w:val="en-GB"/>
            <w:rPrChange w:id="1584" w:author="Chara Katiri" w:date="2015-05-12T13:05:00Z">
              <w:rPr>
                <w:rFonts w:cs="Times New Roman"/>
                <w:noProof/>
                <w:lang w:val="en-GB"/>
              </w:rPr>
            </w:rPrChange>
          </w:rPr>
          <w:t>8.</w:t>
        </w:r>
        <w:r w:rsidRPr="00F758B3">
          <w:rPr>
            <w:noProof/>
            <w:lang w:val="en-GB" w:eastAsia="ja-JP"/>
            <w:rPrChange w:id="1585"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586" w:author="Chara Katiri" w:date="2015-05-12T13:05:00Z">
              <w:rPr>
                <w:rFonts w:cs="Times New Roman"/>
                <w:noProof/>
                <w:lang w:val="en-GB"/>
              </w:rPr>
            </w:rPrChange>
          </w:rPr>
          <w:t>Bibliography</w:t>
        </w:r>
        <w:r w:rsidRPr="00F758B3">
          <w:rPr>
            <w:noProof/>
            <w:rPrChange w:id="1587" w:author="Chara Katiri" w:date="2015-05-12T13:05:00Z">
              <w:rPr>
                <w:noProof/>
              </w:rPr>
            </w:rPrChange>
          </w:rPr>
          <w:tab/>
        </w:r>
        <w:r w:rsidRPr="00F758B3">
          <w:rPr>
            <w:noProof/>
            <w:rPrChange w:id="1588" w:author="Chara Katiri" w:date="2015-05-12T13:05:00Z">
              <w:rPr>
                <w:noProof/>
              </w:rPr>
            </w:rPrChange>
          </w:rPr>
          <w:fldChar w:fldCharType="begin"/>
        </w:r>
        <w:r w:rsidRPr="00F758B3">
          <w:rPr>
            <w:noProof/>
            <w:rPrChange w:id="1589" w:author="Chara Katiri" w:date="2015-05-12T13:05:00Z">
              <w:rPr>
                <w:noProof/>
              </w:rPr>
            </w:rPrChange>
          </w:rPr>
          <w:instrText xml:space="preserve"> PAGEREF _Toc292730888 \h </w:instrText>
        </w:r>
      </w:ins>
      <w:r w:rsidRPr="00F758B3">
        <w:rPr>
          <w:noProof/>
          <w:rPrChange w:id="1590" w:author="Chara Katiri" w:date="2015-05-12T13:05:00Z">
            <w:rPr>
              <w:noProof/>
            </w:rPr>
          </w:rPrChange>
        </w:rPr>
      </w:r>
      <w:r w:rsidRPr="00F758B3">
        <w:rPr>
          <w:noProof/>
          <w:rPrChange w:id="1591" w:author="Chara Katiri" w:date="2015-05-12T13:05:00Z">
            <w:rPr>
              <w:noProof/>
            </w:rPr>
          </w:rPrChange>
        </w:rPr>
        <w:fldChar w:fldCharType="separate"/>
      </w:r>
      <w:ins w:id="1592" w:author="Chara Katiri" w:date="2015-05-09T12:54:00Z">
        <w:r w:rsidR="00674DFB" w:rsidRPr="00F758B3">
          <w:rPr>
            <w:noProof/>
            <w:rPrChange w:id="1593" w:author="Chara Katiri" w:date="2015-05-12T13:05:00Z">
              <w:rPr>
                <w:noProof/>
              </w:rPr>
            </w:rPrChange>
          </w:rPr>
          <w:t>55</w:t>
        </w:r>
      </w:ins>
      <w:ins w:id="1594" w:author="Chara Katiri" w:date="2015-05-08T18:58:00Z">
        <w:r w:rsidRPr="00F758B3">
          <w:rPr>
            <w:noProof/>
            <w:rPrChange w:id="1595" w:author="Chara Katiri" w:date="2015-05-12T13:05:00Z">
              <w:rPr>
                <w:noProof/>
              </w:rPr>
            </w:rPrChange>
          </w:rPr>
          <w:fldChar w:fldCharType="end"/>
        </w:r>
      </w:ins>
    </w:p>
    <w:p w14:paraId="0059A272" w14:textId="77777777" w:rsidR="00CF5347" w:rsidRPr="00F758B3" w:rsidRDefault="00CF5347" w:rsidP="00F758B3">
      <w:pPr>
        <w:pStyle w:val="TOC1"/>
        <w:rPr>
          <w:ins w:id="1596" w:author="Chara Katiri" w:date="2015-05-08T18:58:00Z"/>
          <w:noProof/>
          <w:lang w:val="en-GB" w:eastAsia="ja-JP"/>
          <w:rPrChange w:id="1597" w:author="Chara Katiri" w:date="2015-05-12T13:05:00Z">
            <w:rPr>
              <w:ins w:id="1598" w:author="Chara Katiri" w:date="2015-05-08T18:58:00Z"/>
              <w:rFonts w:asciiTheme="minorHAnsi" w:hAnsiTheme="minorHAnsi"/>
              <w:noProof/>
              <w:sz w:val="24"/>
              <w:szCs w:val="24"/>
              <w:lang w:val="en-GB" w:eastAsia="ja-JP"/>
            </w:rPr>
          </w:rPrChange>
        </w:rPr>
        <w:pPrChange w:id="1599" w:author="Chara Katiri" w:date="2015-05-12T13:05:00Z">
          <w:pPr>
            <w:pStyle w:val="TOC1"/>
          </w:pPr>
        </w:pPrChange>
      </w:pPr>
      <w:ins w:id="1600" w:author="Chara Katiri" w:date="2015-05-08T18:58:00Z">
        <w:r w:rsidRPr="00F758B3">
          <w:rPr>
            <w:rFonts w:cs="Times New Roman"/>
            <w:noProof/>
            <w:lang w:val="en-GB"/>
            <w:rPrChange w:id="1601" w:author="Chara Katiri" w:date="2015-05-12T13:05:00Z">
              <w:rPr>
                <w:rFonts w:cs="Times New Roman"/>
                <w:noProof/>
                <w:lang w:val="en-GB"/>
              </w:rPr>
            </w:rPrChange>
          </w:rPr>
          <w:t>9.</w:t>
        </w:r>
        <w:r w:rsidRPr="00F758B3">
          <w:rPr>
            <w:noProof/>
            <w:lang w:val="en-GB" w:eastAsia="ja-JP"/>
            <w:rPrChange w:id="1602" w:author="Chara Katiri" w:date="2015-05-12T13:05:00Z">
              <w:rPr>
                <w:rFonts w:asciiTheme="minorHAnsi" w:hAnsiTheme="minorHAnsi"/>
                <w:noProof/>
                <w:sz w:val="24"/>
                <w:szCs w:val="24"/>
                <w:lang w:val="en-GB" w:eastAsia="ja-JP"/>
              </w:rPr>
            </w:rPrChange>
          </w:rPr>
          <w:tab/>
        </w:r>
        <w:r w:rsidRPr="00F758B3">
          <w:rPr>
            <w:rFonts w:cs="Times New Roman"/>
            <w:noProof/>
            <w:lang w:val="en-GB"/>
            <w:rPrChange w:id="1603" w:author="Chara Katiri" w:date="2015-05-12T13:05:00Z">
              <w:rPr>
                <w:rFonts w:cs="Times New Roman"/>
                <w:noProof/>
                <w:lang w:val="en-GB"/>
              </w:rPr>
            </w:rPrChange>
          </w:rPr>
          <w:t>Appendices</w:t>
        </w:r>
        <w:r w:rsidRPr="00F758B3">
          <w:rPr>
            <w:noProof/>
            <w:rPrChange w:id="1604" w:author="Chara Katiri" w:date="2015-05-12T13:05:00Z">
              <w:rPr>
                <w:noProof/>
              </w:rPr>
            </w:rPrChange>
          </w:rPr>
          <w:tab/>
        </w:r>
        <w:r w:rsidRPr="00F758B3">
          <w:rPr>
            <w:noProof/>
            <w:rPrChange w:id="1605" w:author="Chara Katiri" w:date="2015-05-12T13:05:00Z">
              <w:rPr>
                <w:noProof/>
              </w:rPr>
            </w:rPrChange>
          </w:rPr>
          <w:fldChar w:fldCharType="begin"/>
        </w:r>
        <w:r w:rsidRPr="00F758B3">
          <w:rPr>
            <w:noProof/>
            <w:rPrChange w:id="1606" w:author="Chara Katiri" w:date="2015-05-12T13:05:00Z">
              <w:rPr>
                <w:noProof/>
              </w:rPr>
            </w:rPrChange>
          </w:rPr>
          <w:instrText xml:space="preserve"> PAGEREF _Toc292730889 \h </w:instrText>
        </w:r>
      </w:ins>
      <w:r w:rsidRPr="00F758B3">
        <w:rPr>
          <w:noProof/>
          <w:rPrChange w:id="1607" w:author="Chara Katiri" w:date="2015-05-12T13:05:00Z">
            <w:rPr>
              <w:noProof/>
            </w:rPr>
          </w:rPrChange>
        </w:rPr>
      </w:r>
      <w:r w:rsidRPr="00F758B3">
        <w:rPr>
          <w:noProof/>
          <w:rPrChange w:id="1608" w:author="Chara Katiri" w:date="2015-05-12T13:05:00Z">
            <w:rPr>
              <w:noProof/>
            </w:rPr>
          </w:rPrChange>
        </w:rPr>
        <w:fldChar w:fldCharType="separate"/>
      </w:r>
      <w:ins w:id="1609" w:author="Chara Katiri" w:date="2015-05-09T12:54:00Z">
        <w:r w:rsidR="00674DFB" w:rsidRPr="00F758B3">
          <w:rPr>
            <w:noProof/>
            <w:rPrChange w:id="1610" w:author="Chara Katiri" w:date="2015-05-12T13:05:00Z">
              <w:rPr>
                <w:noProof/>
              </w:rPr>
            </w:rPrChange>
          </w:rPr>
          <w:t>60</w:t>
        </w:r>
      </w:ins>
      <w:ins w:id="1611" w:author="Chara Katiri" w:date="2015-05-08T18:58:00Z">
        <w:r w:rsidRPr="00F758B3">
          <w:rPr>
            <w:noProof/>
            <w:rPrChange w:id="1612" w:author="Chara Katiri" w:date="2015-05-12T13:05:00Z">
              <w:rPr>
                <w:noProof/>
              </w:rPr>
            </w:rPrChange>
          </w:rPr>
          <w:fldChar w:fldCharType="end"/>
        </w:r>
      </w:ins>
    </w:p>
    <w:p w14:paraId="09B9A537" w14:textId="77777777" w:rsidR="00CF5347" w:rsidRPr="00F758B3" w:rsidRDefault="00CF5347" w:rsidP="00F758B3">
      <w:pPr>
        <w:pStyle w:val="TOC2"/>
        <w:tabs>
          <w:tab w:val="left" w:pos="840"/>
          <w:tab w:val="right" w:leader="dot" w:pos="9010"/>
        </w:tabs>
        <w:spacing w:line="360" w:lineRule="auto"/>
        <w:contextualSpacing/>
        <w:jc w:val="both"/>
        <w:rPr>
          <w:ins w:id="1613" w:author="Chara Katiri" w:date="2015-05-08T18:58:00Z"/>
          <w:rFonts w:ascii="Times" w:hAnsi="Times"/>
          <w:noProof/>
          <w:sz w:val="22"/>
          <w:szCs w:val="22"/>
          <w:lang w:val="en-GB" w:eastAsia="ja-JP"/>
          <w:rPrChange w:id="1614" w:author="Chara Katiri" w:date="2015-05-12T13:05:00Z">
            <w:rPr>
              <w:ins w:id="1615" w:author="Chara Katiri" w:date="2015-05-08T18:58:00Z"/>
              <w:noProof/>
              <w:lang w:val="en-GB" w:eastAsia="ja-JP"/>
            </w:rPr>
          </w:rPrChange>
        </w:rPr>
        <w:pPrChange w:id="1616" w:author="Chara Katiri" w:date="2015-05-12T13:05:00Z">
          <w:pPr>
            <w:pStyle w:val="TOC2"/>
            <w:tabs>
              <w:tab w:val="left" w:pos="840"/>
              <w:tab w:val="right" w:leader="dot" w:pos="9010"/>
            </w:tabs>
          </w:pPr>
        </w:pPrChange>
      </w:pPr>
      <w:ins w:id="1617" w:author="Chara Katiri" w:date="2015-05-08T18:58:00Z">
        <w:r w:rsidRPr="00F758B3">
          <w:rPr>
            <w:rFonts w:ascii="Times" w:hAnsi="Times" w:cs="Times New Roman"/>
            <w:noProof/>
            <w:color w:val="000000" w:themeColor="text1"/>
            <w:sz w:val="22"/>
            <w:szCs w:val="22"/>
            <w:lang w:val="en-GB"/>
            <w:rPrChange w:id="1618" w:author="Chara Katiri" w:date="2015-05-12T13:05:00Z">
              <w:rPr>
                <w:rFonts w:ascii="Times" w:hAnsi="Times" w:cs="Times New Roman"/>
                <w:noProof/>
                <w:color w:val="000000" w:themeColor="text1"/>
                <w:lang w:val="en-GB"/>
              </w:rPr>
            </w:rPrChange>
          </w:rPr>
          <w:t>9.1.</w:t>
        </w:r>
        <w:r w:rsidRPr="00F758B3">
          <w:rPr>
            <w:rFonts w:ascii="Times" w:hAnsi="Times"/>
            <w:noProof/>
            <w:sz w:val="22"/>
            <w:szCs w:val="22"/>
            <w:lang w:val="en-GB" w:eastAsia="ja-JP"/>
            <w:rPrChange w:id="1619"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620" w:author="Chara Katiri" w:date="2015-05-12T13:05:00Z">
              <w:rPr>
                <w:rFonts w:ascii="Times" w:hAnsi="Times" w:cs="Times New Roman"/>
                <w:noProof/>
                <w:color w:val="000000" w:themeColor="text1"/>
                <w:lang w:val="en-GB"/>
              </w:rPr>
            </w:rPrChange>
          </w:rPr>
          <w:t>Response from the IT Services.</w:t>
        </w:r>
        <w:r w:rsidRPr="00F758B3">
          <w:rPr>
            <w:rFonts w:ascii="Times" w:hAnsi="Times"/>
            <w:noProof/>
            <w:sz w:val="22"/>
            <w:szCs w:val="22"/>
            <w:rPrChange w:id="1621" w:author="Chara Katiri" w:date="2015-05-12T13:05:00Z">
              <w:rPr>
                <w:noProof/>
              </w:rPr>
            </w:rPrChange>
          </w:rPr>
          <w:tab/>
        </w:r>
        <w:r w:rsidRPr="00F758B3">
          <w:rPr>
            <w:rFonts w:ascii="Times" w:hAnsi="Times"/>
            <w:noProof/>
            <w:sz w:val="22"/>
            <w:szCs w:val="22"/>
            <w:rPrChange w:id="1622" w:author="Chara Katiri" w:date="2015-05-12T13:05:00Z">
              <w:rPr>
                <w:noProof/>
              </w:rPr>
            </w:rPrChange>
          </w:rPr>
          <w:fldChar w:fldCharType="begin"/>
        </w:r>
        <w:r w:rsidRPr="00F758B3">
          <w:rPr>
            <w:rFonts w:ascii="Times" w:hAnsi="Times"/>
            <w:noProof/>
            <w:sz w:val="22"/>
            <w:szCs w:val="22"/>
            <w:rPrChange w:id="1623" w:author="Chara Katiri" w:date="2015-05-12T13:05:00Z">
              <w:rPr>
                <w:noProof/>
              </w:rPr>
            </w:rPrChange>
          </w:rPr>
          <w:instrText xml:space="preserve"> PAGEREF _Toc292730890 \h </w:instrText>
        </w:r>
      </w:ins>
      <w:r w:rsidRPr="00F758B3">
        <w:rPr>
          <w:rFonts w:ascii="Times" w:hAnsi="Times"/>
          <w:noProof/>
          <w:sz w:val="22"/>
          <w:szCs w:val="22"/>
          <w:rPrChange w:id="1624" w:author="Chara Katiri" w:date="2015-05-12T13:05:00Z">
            <w:rPr>
              <w:rFonts w:ascii="Times" w:hAnsi="Times"/>
              <w:noProof/>
            </w:rPr>
          </w:rPrChange>
        </w:rPr>
      </w:r>
      <w:r w:rsidRPr="00F758B3">
        <w:rPr>
          <w:rFonts w:ascii="Times" w:hAnsi="Times"/>
          <w:noProof/>
          <w:sz w:val="22"/>
          <w:szCs w:val="22"/>
          <w:rPrChange w:id="1625" w:author="Chara Katiri" w:date="2015-05-12T13:05:00Z">
            <w:rPr>
              <w:noProof/>
            </w:rPr>
          </w:rPrChange>
        </w:rPr>
        <w:fldChar w:fldCharType="separate"/>
      </w:r>
      <w:ins w:id="1626" w:author="Chara Katiri" w:date="2015-05-09T12:54:00Z">
        <w:r w:rsidR="00674DFB" w:rsidRPr="00F758B3">
          <w:rPr>
            <w:rFonts w:ascii="Times" w:hAnsi="Times"/>
            <w:noProof/>
            <w:sz w:val="22"/>
            <w:szCs w:val="22"/>
            <w:rPrChange w:id="1627" w:author="Chara Katiri" w:date="2015-05-12T13:05:00Z">
              <w:rPr>
                <w:rFonts w:ascii="Times" w:hAnsi="Times"/>
                <w:noProof/>
              </w:rPr>
            </w:rPrChange>
          </w:rPr>
          <w:t>60</w:t>
        </w:r>
      </w:ins>
      <w:ins w:id="1628" w:author="Chara Katiri" w:date="2015-05-08T18:58:00Z">
        <w:r w:rsidRPr="00F758B3">
          <w:rPr>
            <w:rFonts w:ascii="Times" w:hAnsi="Times"/>
            <w:noProof/>
            <w:sz w:val="22"/>
            <w:szCs w:val="22"/>
            <w:rPrChange w:id="1629" w:author="Chara Katiri" w:date="2015-05-12T13:05:00Z">
              <w:rPr>
                <w:noProof/>
              </w:rPr>
            </w:rPrChange>
          </w:rPr>
          <w:fldChar w:fldCharType="end"/>
        </w:r>
      </w:ins>
    </w:p>
    <w:p w14:paraId="3203F27E" w14:textId="77777777" w:rsidR="00CF5347" w:rsidRPr="00F758B3" w:rsidRDefault="00CF5347" w:rsidP="00F758B3">
      <w:pPr>
        <w:pStyle w:val="TOC2"/>
        <w:tabs>
          <w:tab w:val="left" w:pos="840"/>
          <w:tab w:val="right" w:leader="dot" w:pos="9010"/>
        </w:tabs>
        <w:spacing w:line="360" w:lineRule="auto"/>
        <w:contextualSpacing/>
        <w:jc w:val="both"/>
        <w:rPr>
          <w:ins w:id="1630" w:author="Chara Katiri" w:date="2015-05-08T18:58:00Z"/>
          <w:rFonts w:ascii="Times" w:hAnsi="Times"/>
          <w:noProof/>
          <w:sz w:val="22"/>
          <w:szCs w:val="22"/>
          <w:lang w:val="en-GB" w:eastAsia="ja-JP"/>
          <w:rPrChange w:id="1631" w:author="Chara Katiri" w:date="2015-05-12T13:05:00Z">
            <w:rPr>
              <w:ins w:id="1632" w:author="Chara Katiri" w:date="2015-05-08T18:58:00Z"/>
              <w:noProof/>
              <w:lang w:val="en-GB" w:eastAsia="ja-JP"/>
            </w:rPr>
          </w:rPrChange>
        </w:rPr>
        <w:pPrChange w:id="1633" w:author="Chara Katiri" w:date="2015-05-12T13:05:00Z">
          <w:pPr>
            <w:pStyle w:val="TOC2"/>
            <w:tabs>
              <w:tab w:val="left" w:pos="840"/>
              <w:tab w:val="right" w:leader="dot" w:pos="9010"/>
            </w:tabs>
          </w:pPr>
        </w:pPrChange>
      </w:pPr>
      <w:ins w:id="1634" w:author="Chara Katiri" w:date="2015-05-08T18:58:00Z">
        <w:r w:rsidRPr="00F758B3">
          <w:rPr>
            <w:rFonts w:ascii="Times" w:hAnsi="Times" w:cs="Times New Roman"/>
            <w:noProof/>
            <w:color w:val="000000" w:themeColor="text1"/>
            <w:sz w:val="22"/>
            <w:szCs w:val="22"/>
            <w:lang w:val="en-GB"/>
            <w:rPrChange w:id="1635" w:author="Chara Katiri" w:date="2015-05-12T13:05:00Z">
              <w:rPr>
                <w:rFonts w:ascii="Times" w:hAnsi="Times" w:cs="Times New Roman"/>
                <w:noProof/>
                <w:color w:val="000000" w:themeColor="text1"/>
                <w:lang w:val="en-GB"/>
              </w:rPr>
            </w:rPrChange>
          </w:rPr>
          <w:t>9.2.</w:t>
        </w:r>
        <w:r w:rsidRPr="00F758B3">
          <w:rPr>
            <w:rFonts w:ascii="Times" w:hAnsi="Times"/>
            <w:noProof/>
            <w:sz w:val="22"/>
            <w:szCs w:val="22"/>
            <w:lang w:val="en-GB" w:eastAsia="ja-JP"/>
            <w:rPrChange w:id="1636"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637" w:author="Chara Katiri" w:date="2015-05-12T13:05:00Z">
              <w:rPr>
                <w:rFonts w:ascii="Times" w:hAnsi="Times" w:cs="Times New Roman"/>
                <w:noProof/>
                <w:color w:val="000000" w:themeColor="text1"/>
                <w:lang w:val="en-GB"/>
              </w:rPr>
            </w:rPrChange>
          </w:rPr>
          <w:t>Creation and remote connection to the database behind the firewall</w:t>
        </w:r>
        <w:r w:rsidRPr="00F758B3">
          <w:rPr>
            <w:rFonts w:ascii="Times" w:hAnsi="Times"/>
            <w:noProof/>
            <w:sz w:val="22"/>
            <w:szCs w:val="22"/>
            <w:rPrChange w:id="1638" w:author="Chara Katiri" w:date="2015-05-12T13:05:00Z">
              <w:rPr>
                <w:noProof/>
              </w:rPr>
            </w:rPrChange>
          </w:rPr>
          <w:tab/>
        </w:r>
        <w:r w:rsidRPr="00F758B3">
          <w:rPr>
            <w:rFonts w:ascii="Times" w:hAnsi="Times"/>
            <w:noProof/>
            <w:sz w:val="22"/>
            <w:szCs w:val="22"/>
            <w:rPrChange w:id="1639" w:author="Chara Katiri" w:date="2015-05-12T13:05:00Z">
              <w:rPr>
                <w:noProof/>
              </w:rPr>
            </w:rPrChange>
          </w:rPr>
          <w:fldChar w:fldCharType="begin"/>
        </w:r>
        <w:r w:rsidRPr="00F758B3">
          <w:rPr>
            <w:rFonts w:ascii="Times" w:hAnsi="Times"/>
            <w:noProof/>
            <w:sz w:val="22"/>
            <w:szCs w:val="22"/>
            <w:rPrChange w:id="1640" w:author="Chara Katiri" w:date="2015-05-12T13:05:00Z">
              <w:rPr>
                <w:noProof/>
              </w:rPr>
            </w:rPrChange>
          </w:rPr>
          <w:instrText xml:space="preserve"> PAGEREF _Toc292730891 \h </w:instrText>
        </w:r>
      </w:ins>
      <w:r w:rsidRPr="00F758B3">
        <w:rPr>
          <w:rFonts w:ascii="Times" w:hAnsi="Times"/>
          <w:noProof/>
          <w:sz w:val="22"/>
          <w:szCs w:val="22"/>
          <w:rPrChange w:id="1641" w:author="Chara Katiri" w:date="2015-05-12T13:05:00Z">
            <w:rPr>
              <w:rFonts w:ascii="Times" w:hAnsi="Times"/>
              <w:noProof/>
            </w:rPr>
          </w:rPrChange>
        </w:rPr>
      </w:r>
      <w:r w:rsidRPr="00F758B3">
        <w:rPr>
          <w:rFonts w:ascii="Times" w:hAnsi="Times"/>
          <w:noProof/>
          <w:sz w:val="22"/>
          <w:szCs w:val="22"/>
          <w:rPrChange w:id="1642" w:author="Chara Katiri" w:date="2015-05-12T13:05:00Z">
            <w:rPr>
              <w:noProof/>
            </w:rPr>
          </w:rPrChange>
        </w:rPr>
        <w:fldChar w:fldCharType="separate"/>
      </w:r>
      <w:ins w:id="1643" w:author="Chara Katiri" w:date="2015-05-09T12:54:00Z">
        <w:r w:rsidR="00674DFB" w:rsidRPr="00F758B3">
          <w:rPr>
            <w:rFonts w:ascii="Times" w:hAnsi="Times"/>
            <w:noProof/>
            <w:sz w:val="22"/>
            <w:szCs w:val="22"/>
            <w:rPrChange w:id="1644" w:author="Chara Katiri" w:date="2015-05-12T13:05:00Z">
              <w:rPr>
                <w:rFonts w:ascii="Times" w:hAnsi="Times"/>
                <w:noProof/>
              </w:rPr>
            </w:rPrChange>
          </w:rPr>
          <w:t>61</w:t>
        </w:r>
      </w:ins>
      <w:ins w:id="1645" w:author="Chara Katiri" w:date="2015-05-08T18:58:00Z">
        <w:r w:rsidRPr="00F758B3">
          <w:rPr>
            <w:rFonts w:ascii="Times" w:hAnsi="Times"/>
            <w:noProof/>
            <w:sz w:val="22"/>
            <w:szCs w:val="22"/>
            <w:rPrChange w:id="1646" w:author="Chara Katiri" w:date="2015-05-12T13:05:00Z">
              <w:rPr>
                <w:noProof/>
              </w:rPr>
            </w:rPrChange>
          </w:rPr>
          <w:fldChar w:fldCharType="end"/>
        </w:r>
      </w:ins>
    </w:p>
    <w:p w14:paraId="5C7AA6E0" w14:textId="77777777" w:rsidR="00CF5347" w:rsidRPr="00F758B3" w:rsidRDefault="00CF5347" w:rsidP="00F758B3">
      <w:pPr>
        <w:pStyle w:val="TOC2"/>
        <w:tabs>
          <w:tab w:val="left" w:pos="840"/>
          <w:tab w:val="right" w:leader="dot" w:pos="9010"/>
        </w:tabs>
        <w:spacing w:line="360" w:lineRule="auto"/>
        <w:contextualSpacing/>
        <w:jc w:val="both"/>
        <w:rPr>
          <w:ins w:id="1647" w:author="Chara Katiri" w:date="2015-05-08T18:58:00Z"/>
          <w:rFonts w:ascii="Times" w:hAnsi="Times"/>
          <w:noProof/>
          <w:sz w:val="22"/>
          <w:szCs w:val="22"/>
          <w:lang w:val="en-GB" w:eastAsia="ja-JP"/>
          <w:rPrChange w:id="1648" w:author="Chara Katiri" w:date="2015-05-12T13:05:00Z">
            <w:rPr>
              <w:ins w:id="1649" w:author="Chara Katiri" w:date="2015-05-08T18:58:00Z"/>
              <w:noProof/>
              <w:lang w:val="en-GB" w:eastAsia="ja-JP"/>
            </w:rPr>
          </w:rPrChange>
        </w:rPr>
        <w:pPrChange w:id="1650" w:author="Chara Katiri" w:date="2015-05-12T13:05:00Z">
          <w:pPr>
            <w:pStyle w:val="TOC2"/>
            <w:tabs>
              <w:tab w:val="left" w:pos="840"/>
              <w:tab w:val="right" w:leader="dot" w:pos="9010"/>
            </w:tabs>
          </w:pPr>
        </w:pPrChange>
      </w:pPr>
      <w:ins w:id="1651" w:author="Chara Katiri" w:date="2015-05-08T18:58:00Z">
        <w:r w:rsidRPr="00F758B3">
          <w:rPr>
            <w:rFonts w:ascii="Times" w:hAnsi="Times" w:cs="Times New Roman"/>
            <w:noProof/>
            <w:color w:val="000000" w:themeColor="text1"/>
            <w:sz w:val="22"/>
            <w:szCs w:val="22"/>
            <w:lang w:val="en-GB"/>
            <w:rPrChange w:id="1652" w:author="Chara Katiri" w:date="2015-05-12T13:05:00Z">
              <w:rPr>
                <w:rFonts w:ascii="Times" w:hAnsi="Times" w:cs="Times New Roman"/>
                <w:noProof/>
                <w:color w:val="000000" w:themeColor="text1"/>
                <w:lang w:val="en-GB"/>
              </w:rPr>
            </w:rPrChange>
          </w:rPr>
          <w:t>9.3.</w:t>
        </w:r>
        <w:r w:rsidRPr="00F758B3">
          <w:rPr>
            <w:rFonts w:ascii="Times" w:hAnsi="Times"/>
            <w:noProof/>
            <w:sz w:val="22"/>
            <w:szCs w:val="22"/>
            <w:lang w:val="en-GB" w:eastAsia="ja-JP"/>
            <w:rPrChange w:id="1653" w:author="Chara Katiri" w:date="2015-05-12T13:05:00Z">
              <w:rPr>
                <w:noProof/>
                <w:lang w:val="en-GB" w:eastAsia="ja-JP"/>
              </w:rPr>
            </w:rPrChange>
          </w:rPr>
          <w:tab/>
        </w:r>
        <w:r w:rsidRPr="00F758B3">
          <w:rPr>
            <w:rFonts w:ascii="Times" w:hAnsi="Times" w:cs="Times New Roman"/>
            <w:noProof/>
            <w:color w:val="000000" w:themeColor="text1"/>
            <w:sz w:val="22"/>
            <w:szCs w:val="22"/>
            <w:lang w:val="en-GB"/>
            <w:rPrChange w:id="1654" w:author="Chara Katiri" w:date="2015-05-12T13:05:00Z">
              <w:rPr>
                <w:rFonts w:ascii="Times" w:hAnsi="Times" w:cs="Times New Roman"/>
                <w:noProof/>
                <w:color w:val="000000" w:themeColor="text1"/>
                <w:lang w:val="en-GB"/>
              </w:rPr>
            </w:rPrChange>
          </w:rPr>
          <w:t>Project Plan</w:t>
        </w:r>
        <w:r w:rsidRPr="00F758B3">
          <w:rPr>
            <w:rFonts w:ascii="Times" w:hAnsi="Times"/>
            <w:noProof/>
            <w:sz w:val="22"/>
            <w:szCs w:val="22"/>
            <w:rPrChange w:id="1655" w:author="Chara Katiri" w:date="2015-05-12T13:05:00Z">
              <w:rPr>
                <w:noProof/>
              </w:rPr>
            </w:rPrChange>
          </w:rPr>
          <w:tab/>
        </w:r>
        <w:r w:rsidRPr="00F758B3">
          <w:rPr>
            <w:rFonts w:ascii="Times" w:hAnsi="Times"/>
            <w:noProof/>
            <w:sz w:val="22"/>
            <w:szCs w:val="22"/>
            <w:rPrChange w:id="1656" w:author="Chara Katiri" w:date="2015-05-12T13:05:00Z">
              <w:rPr>
                <w:noProof/>
              </w:rPr>
            </w:rPrChange>
          </w:rPr>
          <w:fldChar w:fldCharType="begin"/>
        </w:r>
        <w:r w:rsidRPr="00F758B3">
          <w:rPr>
            <w:rFonts w:ascii="Times" w:hAnsi="Times"/>
            <w:noProof/>
            <w:sz w:val="22"/>
            <w:szCs w:val="22"/>
            <w:rPrChange w:id="1657" w:author="Chara Katiri" w:date="2015-05-12T13:05:00Z">
              <w:rPr>
                <w:noProof/>
              </w:rPr>
            </w:rPrChange>
          </w:rPr>
          <w:instrText xml:space="preserve"> PAGEREF _Toc292730892 \h </w:instrText>
        </w:r>
      </w:ins>
      <w:r w:rsidRPr="00F758B3">
        <w:rPr>
          <w:rFonts w:ascii="Times" w:hAnsi="Times"/>
          <w:noProof/>
          <w:sz w:val="22"/>
          <w:szCs w:val="22"/>
          <w:rPrChange w:id="1658" w:author="Chara Katiri" w:date="2015-05-12T13:05:00Z">
            <w:rPr>
              <w:rFonts w:ascii="Times" w:hAnsi="Times"/>
              <w:noProof/>
            </w:rPr>
          </w:rPrChange>
        </w:rPr>
      </w:r>
      <w:r w:rsidRPr="00F758B3">
        <w:rPr>
          <w:rFonts w:ascii="Times" w:hAnsi="Times"/>
          <w:noProof/>
          <w:sz w:val="22"/>
          <w:szCs w:val="22"/>
          <w:rPrChange w:id="1659" w:author="Chara Katiri" w:date="2015-05-12T13:05:00Z">
            <w:rPr>
              <w:noProof/>
            </w:rPr>
          </w:rPrChange>
        </w:rPr>
        <w:fldChar w:fldCharType="separate"/>
      </w:r>
      <w:ins w:id="1660" w:author="Chara Katiri" w:date="2015-05-09T12:54:00Z">
        <w:r w:rsidR="00674DFB" w:rsidRPr="00F758B3">
          <w:rPr>
            <w:rFonts w:ascii="Times" w:hAnsi="Times"/>
            <w:noProof/>
            <w:sz w:val="22"/>
            <w:szCs w:val="22"/>
            <w:rPrChange w:id="1661" w:author="Chara Katiri" w:date="2015-05-12T13:05:00Z">
              <w:rPr>
                <w:rFonts w:ascii="Times" w:hAnsi="Times"/>
                <w:noProof/>
              </w:rPr>
            </w:rPrChange>
          </w:rPr>
          <w:t>63</w:t>
        </w:r>
      </w:ins>
      <w:ins w:id="1662" w:author="Chara Katiri" w:date="2015-05-08T18:58:00Z">
        <w:r w:rsidRPr="00F758B3">
          <w:rPr>
            <w:rFonts w:ascii="Times" w:hAnsi="Times"/>
            <w:noProof/>
            <w:sz w:val="22"/>
            <w:szCs w:val="22"/>
            <w:rPrChange w:id="1663" w:author="Chara Katiri" w:date="2015-05-12T13:05:00Z">
              <w:rPr>
                <w:noProof/>
              </w:rPr>
            </w:rPrChange>
          </w:rPr>
          <w:fldChar w:fldCharType="end"/>
        </w:r>
      </w:ins>
    </w:p>
    <w:p w14:paraId="3854BAE8" w14:textId="77777777" w:rsidR="00802990" w:rsidRPr="00F758B3" w:rsidDel="00CF5347" w:rsidRDefault="00802990" w:rsidP="00F758B3">
      <w:pPr>
        <w:pStyle w:val="TOC1"/>
        <w:rPr>
          <w:del w:id="1664" w:author="Chara Katiri" w:date="2015-05-08T18:58:00Z"/>
          <w:noProof/>
          <w:lang w:val="en-GB" w:eastAsia="ja-JP"/>
          <w:rPrChange w:id="1665" w:author="Chara Katiri" w:date="2015-05-12T13:05:00Z">
            <w:rPr>
              <w:del w:id="1666" w:author="Chara Katiri" w:date="2015-05-08T18:58:00Z"/>
              <w:noProof/>
              <w:lang w:val="en-GB" w:eastAsia="ja-JP"/>
            </w:rPr>
          </w:rPrChange>
        </w:rPr>
        <w:pPrChange w:id="1667" w:author="Chara Katiri" w:date="2015-05-12T13:05:00Z">
          <w:pPr>
            <w:pStyle w:val="TOC1"/>
          </w:pPr>
        </w:pPrChange>
      </w:pPr>
      <w:del w:id="1668" w:author="Chara Katiri" w:date="2015-05-08T18:58:00Z">
        <w:r w:rsidRPr="00F758B3" w:rsidDel="00CF5347">
          <w:rPr>
            <w:rFonts w:cs="Times New Roman"/>
            <w:noProof/>
            <w:lang w:val="en-GB"/>
            <w:rPrChange w:id="1669" w:author="Chara Katiri" w:date="2015-05-12T13:05:00Z">
              <w:rPr>
                <w:rFonts w:cs="Times New Roman"/>
                <w:noProof/>
                <w:lang w:val="en-GB"/>
              </w:rPr>
            </w:rPrChange>
          </w:rPr>
          <w:delText>1.</w:delText>
        </w:r>
        <w:r w:rsidRPr="00F758B3" w:rsidDel="00CF5347">
          <w:rPr>
            <w:noProof/>
            <w:lang w:val="en-GB" w:eastAsia="ja-JP"/>
            <w:rPrChange w:id="1670" w:author="Chara Katiri" w:date="2015-05-12T13:05:00Z">
              <w:rPr>
                <w:noProof/>
                <w:lang w:val="en-GB" w:eastAsia="ja-JP"/>
              </w:rPr>
            </w:rPrChange>
          </w:rPr>
          <w:tab/>
        </w:r>
        <w:r w:rsidRPr="00F758B3" w:rsidDel="00CF5347">
          <w:rPr>
            <w:rFonts w:cs="Times New Roman"/>
            <w:noProof/>
            <w:lang w:val="en-GB"/>
            <w:rPrChange w:id="1671" w:author="Chara Katiri" w:date="2015-05-12T13:05:00Z">
              <w:rPr>
                <w:rFonts w:cs="Times New Roman"/>
                <w:noProof/>
                <w:lang w:val="en-GB"/>
              </w:rPr>
            </w:rPrChange>
          </w:rPr>
          <w:delText>Introduction</w:delText>
        </w:r>
        <w:r w:rsidRPr="00F758B3" w:rsidDel="00CF5347">
          <w:rPr>
            <w:noProof/>
            <w:rPrChange w:id="1672" w:author="Chara Katiri" w:date="2015-05-12T13:05:00Z">
              <w:rPr>
                <w:noProof/>
              </w:rPr>
            </w:rPrChange>
          </w:rPr>
          <w:tab/>
        </w:r>
        <w:r w:rsidR="00EC7197" w:rsidRPr="00F758B3" w:rsidDel="00CF5347">
          <w:rPr>
            <w:noProof/>
            <w:rPrChange w:id="1673" w:author="Chara Katiri" w:date="2015-05-12T13:05:00Z">
              <w:rPr>
                <w:noProof/>
              </w:rPr>
            </w:rPrChange>
          </w:rPr>
          <w:delText>9</w:delText>
        </w:r>
      </w:del>
    </w:p>
    <w:p w14:paraId="259319F2" w14:textId="77777777" w:rsidR="00802990" w:rsidRPr="00F758B3" w:rsidDel="00CF5347" w:rsidRDefault="00802990" w:rsidP="00F758B3">
      <w:pPr>
        <w:pStyle w:val="TOC2"/>
        <w:tabs>
          <w:tab w:val="left" w:pos="840"/>
          <w:tab w:val="right" w:leader="dot" w:pos="9010"/>
        </w:tabs>
        <w:spacing w:line="360" w:lineRule="auto"/>
        <w:contextualSpacing/>
        <w:jc w:val="both"/>
        <w:rPr>
          <w:del w:id="1674" w:author="Chara Katiri" w:date="2015-05-08T18:58:00Z"/>
          <w:rFonts w:ascii="Times" w:hAnsi="Times"/>
          <w:noProof/>
          <w:sz w:val="22"/>
          <w:szCs w:val="22"/>
          <w:lang w:val="en-GB" w:eastAsia="ja-JP"/>
          <w:rPrChange w:id="1675" w:author="Chara Katiri" w:date="2015-05-12T13:05:00Z">
            <w:rPr>
              <w:del w:id="1676" w:author="Chara Katiri" w:date="2015-05-08T18:58:00Z"/>
              <w:rFonts w:ascii="Times" w:hAnsi="Times"/>
              <w:noProof/>
              <w:sz w:val="22"/>
              <w:szCs w:val="22"/>
              <w:lang w:val="en-GB" w:eastAsia="ja-JP"/>
            </w:rPr>
          </w:rPrChange>
        </w:rPr>
        <w:pPrChange w:id="1677" w:author="Chara Katiri" w:date="2015-05-12T13:05:00Z">
          <w:pPr>
            <w:pStyle w:val="TOC2"/>
            <w:tabs>
              <w:tab w:val="left" w:pos="840"/>
              <w:tab w:val="right" w:leader="dot" w:pos="9010"/>
            </w:tabs>
            <w:spacing w:line="360" w:lineRule="auto"/>
            <w:contextualSpacing/>
            <w:jc w:val="both"/>
          </w:pPr>
        </w:pPrChange>
      </w:pPr>
      <w:del w:id="1678" w:author="Chara Katiri" w:date="2015-05-08T18:58:00Z">
        <w:r w:rsidRPr="00F758B3" w:rsidDel="00CF5347">
          <w:rPr>
            <w:rFonts w:ascii="Times" w:hAnsi="Times" w:cs="Times New Roman"/>
            <w:noProof/>
            <w:sz w:val="22"/>
            <w:szCs w:val="22"/>
            <w:lang w:val="en-GB"/>
            <w:rPrChange w:id="1679" w:author="Chara Katiri" w:date="2015-05-12T13:05:00Z">
              <w:rPr>
                <w:rFonts w:ascii="Times" w:hAnsi="Times" w:cs="Times New Roman"/>
                <w:noProof/>
                <w:sz w:val="22"/>
                <w:szCs w:val="22"/>
                <w:lang w:val="en-GB"/>
              </w:rPr>
            </w:rPrChange>
          </w:rPr>
          <w:delText>1.1.</w:delText>
        </w:r>
        <w:r w:rsidRPr="00F758B3" w:rsidDel="00CF5347">
          <w:rPr>
            <w:rFonts w:ascii="Times" w:hAnsi="Times"/>
            <w:noProof/>
            <w:sz w:val="22"/>
            <w:szCs w:val="22"/>
            <w:lang w:val="en-GB" w:eastAsia="ja-JP"/>
            <w:rPrChange w:id="16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681" w:author="Chara Katiri" w:date="2015-05-12T13:05:00Z">
              <w:rPr>
                <w:rFonts w:ascii="Times" w:hAnsi="Times" w:cs="Times New Roman"/>
                <w:noProof/>
                <w:sz w:val="22"/>
                <w:szCs w:val="22"/>
                <w:lang w:val="en-GB"/>
              </w:rPr>
            </w:rPrChange>
          </w:rPr>
          <w:delText>Motivation</w:delText>
        </w:r>
        <w:r w:rsidRPr="00F758B3" w:rsidDel="00CF5347">
          <w:rPr>
            <w:rFonts w:ascii="Times" w:hAnsi="Times"/>
            <w:noProof/>
            <w:sz w:val="22"/>
            <w:szCs w:val="22"/>
            <w:rPrChange w:id="16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683" w:author="Chara Katiri" w:date="2015-05-12T13:05:00Z">
              <w:rPr>
                <w:rFonts w:ascii="Times" w:hAnsi="Times"/>
                <w:noProof/>
                <w:sz w:val="22"/>
                <w:szCs w:val="22"/>
              </w:rPr>
            </w:rPrChange>
          </w:rPr>
          <w:delText>9</w:delText>
        </w:r>
      </w:del>
    </w:p>
    <w:p w14:paraId="17570D38" w14:textId="77777777" w:rsidR="00802990" w:rsidRPr="00F758B3" w:rsidDel="00CF5347" w:rsidRDefault="00802990" w:rsidP="00F758B3">
      <w:pPr>
        <w:pStyle w:val="TOC2"/>
        <w:tabs>
          <w:tab w:val="left" w:pos="840"/>
          <w:tab w:val="right" w:leader="dot" w:pos="9010"/>
        </w:tabs>
        <w:spacing w:line="360" w:lineRule="auto"/>
        <w:contextualSpacing/>
        <w:jc w:val="both"/>
        <w:rPr>
          <w:del w:id="1684" w:author="Chara Katiri" w:date="2015-05-08T18:58:00Z"/>
          <w:rFonts w:ascii="Times" w:hAnsi="Times"/>
          <w:noProof/>
          <w:sz w:val="22"/>
          <w:szCs w:val="22"/>
          <w:lang w:val="en-GB" w:eastAsia="ja-JP"/>
          <w:rPrChange w:id="1685" w:author="Chara Katiri" w:date="2015-05-12T13:05:00Z">
            <w:rPr>
              <w:del w:id="1686" w:author="Chara Katiri" w:date="2015-05-08T18:58:00Z"/>
              <w:rFonts w:ascii="Times" w:hAnsi="Times"/>
              <w:noProof/>
              <w:sz w:val="22"/>
              <w:szCs w:val="22"/>
              <w:lang w:val="en-GB" w:eastAsia="ja-JP"/>
            </w:rPr>
          </w:rPrChange>
        </w:rPr>
        <w:pPrChange w:id="1687" w:author="Chara Katiri" w:date="2015-05-12T13:05:00Z">
          <w:pPr>
            <w:pStyle w:val="TOC2"/>
            <w:tabs>
              <w:tab w:val="left" w:pos="840"/>
              <w:tab w:val="right" w:leader="dot" w:pos="9010"/>
            </w:tabs>
            <w:spacing w:line="360" w:lineRule="auto"/>
            <w:contextualSpacing/>
            <w:jc w:val="both"/>
          </w:pPr>
        </w:pPrChange>
      </w:pPr>
      <w:del w:id="1688" w:author="Chara Katiri" w:date="2015-05-08T18:58:00Z">
        <w:r w:rsidRPr="00F758B3" w:rsidDel="00CF5347">
          <w:rPr>
            <w:rFonts w:ascii="Times" w:hAnsi="Times" w:cs="Times New Roman"/>
            <w:noProof/>
            <w:sz w:val="22"/>
            <w:szCs w:val="22"/>
            <w:lang w:val="en-GB"/>
            <w:rPrChange w:id="1689" w:author="Chara Katiri" w:date="2015-05-12T13:05:00Z">
              <w:rPr>
                <w:rFonts w:ascii="Times" w:hAnsi="Times" w:cs="Times New Roman"/>
                <w:noProof/>
                <w:sz w:val="22"/>
                <w:szCs w:val="22"/>
                <w:lang w:val="en-GB"/>
              </w:rPr>
            </w:rPrChange>
          </w:rPr>
          <w:delText>1.2.</w:delText>
        </w:r>
        <w:r w:rsidRPr="00F758B3" w:rsidDel="00CF5347">
          <w:rPr>
            <w:rFonts w:ascii="Times" w:hAnsi="Times"/>
            <w:noProof/>
            <w:sz w:val="22"/>
            <w:szCs w:val="22"/>
            <w:lang w:val="en-GB" w:eastAsia="ja-JP"/>
            <w:rPrChange w:id="169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691" w:author="Chara Katiri" w:date="2015-05-12T13:05:00Z">
              <w:rPr>
                <w:rFonts w:ascii="Times" w:hAnsi="Times" w:cs="Times New Roman"/>
                <w:noProof/>
                <w:sz w:val="22"/>
                <w:szCs w:val="22"/>
                <w:lang w:val="en-GB"/>
              </w:rPr>
            </w:rPrChange>
          </w:rPr>
          <w:delText>Project idea and description</w:delText>
        </w:r>
        <w:r w:rsidRPr="00F758B3" w:rsidDel="00CF5347">
          <w:rPr>
            <w:rFonts w:ascii="Times" w:hAnsi="Times"/>
            <w:noProof/>
            <w:sz w:val="22"/>
            <w:szCs w:val="22"/>
            <w:rPrChange w:id="169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693" w:author="Chara Katiri" w:date="2015-05-12T13:05:00Z">
              <w:rPr>
                <w:rFonts w:ascii="Times" w:hAnsi="Times"/>
                <w:noProof/>
                <w:sz w:val="22"/>
                <w:szCs w:val="22"/>
              </w:rPr>
            </w:rPrChange>
          </w:rPr>
          <w:delText>9</w:delText>
        </w:r>
      </w:del>
    </w:p>
    <w:p w14:paraId="01A2C895" w14:textId="77777777" w:rsidR="00802990" w:rsidRPr="00F758B3" w:rsidDel="00CF5347" w:rsidRDefault="00802990" w:rsidP="00F758B3">
      <w:pPr>
        <w:pStyle w:val="TOC2"/>
        <w:tabs>
          <w:tab w:val="left" w:pos="840"/>
          <w:tab w:val="right" w:leader="dot" w:pos="9010"/>
        </w:tabs>
        <w:spacing w:line="360" w:lineRule="auto"/>
        <w:contextualSpacing/>
        <w:jc w:val="both"/>
        <w:rPr>
          <w:del w:id="1694" w:author="Chara Katiri" w:date="2015-05-08T18:58:00Z"/>
          <w:rFonts w:ascii="Times" w:hAnsi="Times"/>
          <w:noProof/>
          <w:sz w:val="22"/>
          <w:szCs w:val="22"/>
          <w:lang w:val="en-GB" w:eastAsia="ja-JP"/>
          <w:rPrChange w:id="1695" w:author="Chara Katiri" w:date="2015-05-12T13:05:00Z">
            <w:rPr>
              <w:del w:id="1696" w:author="Chara Katiri" w:date="2015-05-08T18:58:00Z"/>
              <w:rFonts w:ascii="Times" w:hAnsi="Times"/>
              <w:noProof/>
              <w:sz w:val="22"/>
              <w:szCs w:val="22"/>
              <w:lang w:val="en-GB" w:eastAsia="ja-JP"/>
            </w:rPr>
          </w:rPrChange>
        </w:rPr>
        <w:pPrChange w:id="1697" w:author="Chara Katiri" w:date="2015-05-12T13:05:00Z">
          <w:pPr>
            <w:pStyle w:val="TOC2"/>
            <w:tabs>
              <w:tab w:val="left" w:pos="840"/>
              <w:tab w:val="right" w:leader="dot" w:pos="9010"/>
            </w:tabs>
            <w:spacing w:line="360" w:lineRule="auto"/>
            <w:contextualSpacing/>
            <w:jc w:val="both"/>
          </w:pPr>
        </w:pPrChange>
      </w:pPr>
      <w:del w:id="1698" w:author="Chara Katiri" w:date="2015-05-08T18:58:00Z">
        <w:r w:rsidRPr="00F758B3" w:rsidDel="00CF5347">
          <w:rPr>
            <w:rFonts w:ascii="Times" w:hAnsi="Times" w:cs="Times New Roman"/>
            <w:noProof/>
            <w:sz w:val="22"/>
            <w:szCs w:val="22"/>
            <w:lang w:val="en-GB"/>
            <w:rPrChange w:id="1699" w:author="Chara Katiri" w:date="2015-05-12T13:05:00Z">
              <w:rPr>
                <w:rFonts w:ascii="Times" w:hAnsi="Times" w:cs="Times New Roman"/>
                <w:noProof/>
                <w:sz w:val="22"/>
                <w:szCs w:val="22"/>
                <w:lang w:val="en-GB"/>
              </w:rPr>
            </w:rPrChange>
          </w:rPr>
          <w:delText>1.3.</w:delText>
        </w:r>
        <w:r w:rsidRPr="00F758B3" w:rsidDel="00CF5347">
          <w:rPr>
            <w:rFonts w:ascii="Times" w:hAnsi="Times"/>
            <w:noProof/>
            <w:sz w:val="22"/>
            <w:szCs w:val="22"/>
            <w:lang w:val="en-GB" w:eastAsia="ja-JP"/>
            <w:rPrChange w:id="170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01" w:author="Chara Katiri" w:date="2015-05-12T13:05:00Z">
              <w:rPr>
                <w:rFonts w:ascii="Times" w:hAnsi="Times" w:cs="Times New Roman"/>
                <w:noProof/>
                <w:sz w:val="22"/>
                <w:szCs w:val="22"/>
                <w:lang w:val="en-GB"/>
              </w:rPr>
            </w:rPrChange>
          </w:rPr>
          <w:delText>Project objectives and goal statement</w:delText>
        </w:r>
        <w:r w:rsidRPr="00F758B3" w:rsidDel="00CF5347">
          <w:rPr>
            <w:rFonts w:ascii="Times" w:hAnsi="Times"/>
            <w:noProof/>
            <w:sz w:val="22"/>
            <w:szCs w:val="22"/>
            <w:rPrChange w:id="170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03" w:author="Chara Katiri" w:date="2015-05-12T13:05:00Z">
              <w:rPr>
                <w:rFonts w:ascii="Times" w:hAnsi="Times"/>
                <w:noProof/>
                <w:sz w:val="22"/>
                <w:szCs w:val="22"/>
              </w:rPr>
            </w:rPrChange>
          </w:rPr>
          <w:delText>11</w:delText>
        </w:r>
      </w:del>
    </w:p>
    <w:p w14:paraId="5CF5A82F" w14:textId="77777777" w:rsidR="00802990" w:rsidRPr="00F758B3" w:rsidDel="00CF5347" w:rsidRDefault="00802990" w:rsidP="00F758B3">
      <w:pPr>
        <w:pStyle w:val="TOC2"/>
        <w:tabs>
          <w:tab w:val="left" w:pos="840"/>
          <w:tab w:val="right" w:leader="dot" w:pos="9010"/>
        </w:tabs>
        <w:spacing w:line="360" w:lineRule="auto"/>
        <w:contextualSpacing/>
        <w:jc w:val="both"/>
        <w:rPr>
          <w:del w:id="1704" w:author="Chara Katiri" w:date="2015-05-08T18:58:00Z"/>
          <w:rFonts w:ascii="Times" w:hAnsi="Times"/>
          <w:noProof/>
          <w:sz w:val="22"/>
          <w:szCs w:val="22"/>
          <w:lang w:val="en-GB" w:eastAsia="ja-JP"/>
          <w:rPrChange w:id="1705" w:author="Chara Katiri" w:date="2015-05-12T13:05:00Z">
            <w:rPr>
              <w:del w:id="1706" w:author="Chara Katiri" w:date="2015-05-08T18:58:00Z"/>
              <w:rFonts w:ascii="Times" w:hAnsi="Times"/>
              <w:noProof/>
              <w:sz w:val="22"/>
              <w:szCs w:val="22"/>
              <w:lang w:val="en-GB" w:eastAsia="ja-JP"/>
            </w:rPr>
          </w:rPrChange>
        </w:rPr>
        <w:pPrChange w:id="1707" w:author="Chara Katiri" w:date="2015-05-12T13:05:00Z">
          <w:pPr>
            <w:pStyle w:val="TOC2"/>
            <w:tabs>
              <w:tab w:val="left" w:pos="840"/>
              <w:tab w:val="right" w:leader="dot" w:pos="9010"/>
            </w:tabs>
            <w:spacing w:line="360" w:lineRule="auto"/>
            <w:contextualSpacing/>
            <w:jc w:val="both"/>
          </w:pPr>
        </w:pPrChange>
      </w:pPr>
      <w:del w:id="1708" w:author="Chara Katiri" w:date="2015-05-08T18:58:00Z">
        <w:r w:rsidRPr="00F758B3" w:rsidDel="00CF5347">
          <w:rPr>
            <w:rFonts w:ascii="Times" w:hAnsi="Times" w:cs="Times New Roman"/>
            <w:noProof/>
            <w:sz w:val="22"/>
            <w:szCs w:val="22"/>
            <w:lang w:val="en-GB"/>
            <w:rPrChange w:id="1709" w:author="Chara Katiri" w:date="2015-05-12T13:05:00Z">
              <w:rPr>
                <w:rFonts w:ascii="Times" w:hAnsi="Times" w:cs="Times New Roman"/>
                <w:noProof/>
                <w:sz w:val="22"/>
                <w:szCs w:val="22"/>
                <w:lang w:val="en-GB"/>
              </w:rPr>
            </w:rPrChange>
          </w:rPr>
          <w:delText>1.4.</w:delText>
        </w:r>
        <w:r w:rsidRPr="00F758B3" w:rsidDel="00CF5347">
          <w:rPr>
            <w:rFonts w:ascii="Times" w:hAnsi="Times"/>
            <w:noProof/>
            <w:sz w:val="22"/>
            <w:szCs w:val="22"/>
            <w:lang w:val="en-GB" w:eastAsia="ja-JP"/>
            <w:rPrChange w:id="171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11" w:author="Chara Katiri" w:date="2015-05-12T13:05:00Z">
              <w:rPr>
                <w:rFonts w:ascii="Times" w:hAnsi="Times" w:cs="Times New Roman"/>
                <w:noProof/>
                <w:sz w:val="22"/>
                <w:szCs w:val="22"/>
                <w:lang w:val="en-GB"/>
              </w:rPr>
            </w:rPrChange>
          </w:rPr>
          <w:delText>Project benefits</w:delText>
        </w:r>
        <w:r w:rsidRPr="00F758B3" w:rsidDel="00CF5347">
          <w:rPr>
            <w:rFonts w:ascii="Times" w:hAnsi="Times"/>
            <w:noProof/>
            <w:sz w:val="22"/>
            <w:szCs w:val="22"/>
            <w:rPrChange w:id="171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13" w:author="Chara Katiri" w:date="2015-05-12T13:05:00Z">
              <w:rPr>
                <w:rFonts w:ascii="Times" w:hAnsi="Times"/>
                <w:noProof/>
                <w:sz w:val="22"/>
                <w:szCs w:val="22"/>
              </w:rPr>
            </w:rPrChange>
          </w:rPr>
          <w:delText>11</w:delText>
        </w:r>
      </w:del>
    </w:p>
    <w:p w14:paraId="57420BC9" w14:textId="77777777" w:rsidR="00802990" w:rsidRPr="00F758B3" w:rsidDel="00CF5347" w:rsidRDefault="00802990" w:rsidP="00F758B3">
      <w:pPr>
        <w:pStyle w:val="TOC2"/>
        <w:tabs>
          <w:tab w:val="left" w:pos="840"/>
          <w:tab w:val="right" w:leader="dot" w:pos="9010"/>
        </w:tabs>
        <w:spacing w:line="360" w:lineRule="auto"/>
        <w:contextualSpacing/>
        <w:jc w:val="both"/>
        <w:rPr>
          <w:del w:id="1714" w:author="Chara Katiri" w:date="2015-05-08T18:58:00Z"/>
          <w:rFonts w:ascii="Times" w:hAnsi="Times"/>
          <w:noProof/>
          <w:sz w:val="22"/>
          <w:szCs w:val="22"/>
          <w:lang w:val="en-GB" w:eastAsia="ja-JP"/>
          <w:rPrChange w:id="1715" w:author="Chara Katiri" w:date="2015-05-12T13:05:00Z">
            <w:rPr>
              <w:del w:id="1716" w:author="Chara Katiri" w:date="2015-05-08T18:58:00Z"/>
              <w:rFonts w:ascii="Times" w:hAnsi="Times"/>
              <w:noProof/>
              <w:sz w:val="22"/>
              <w:szCs w:val="22"/>
              <w:lang w:val="en-GB" w:eastAsia="ja-JP"/>
            </w:rPr>
          </w:rPrChange>
        </w:rPr>
        <w:pPrChange w:id="1717" w:author="Chara Katiri" w:date="2015-05-12T13:05:00Z">
          <w:pPr>
            <w:pStyle w:val="TOC2"/>
            <w:tabs>
              <w:tab w:val="left" w:pos="840"/>
              <w:tab w:val="right" w:leader="dot" w:pos="9010"/>
            </w:tabs>
            <w:spacing w:line="360" w:lineRule="auto"/>
            <w:contextualSpacing/>
            <w:jc w:val="both"/>
          </w:pPr>
        </w:pPrChange>
      </w:pPr>
      <w:del w:id="1718" w:author="Chara Katiri" w:date="2015-05-08T18:58:00Z">
        <w:r w:rsidRPr="00F758B3" w:rsidDel="00CF5347">
          <w:rPr>
            <w:rFonts w:ascii="Times" w:hAnsi="Times" w:cs="Times New Roman"/>
            <w:noProof/>
            <w:sz w:val="22"/>
            <w:szCs w:val="22"/>
            <w:lang w:val="en-GB"/>
            <w:rPrChange w:id="1719" w:author="Chara Katiri" w:date="2015-05-12T13:05:00Z">
              <w:rPr>
                <w:rFonts w:ascii="Times" w:hAnsi="Times" w:cs="Times New Roman"/>
                <w:noProof/>
                <w:sz w:val="22"/>
                <w:szCs w:val="22"/>
                <w:lang w:val="en-GB"/>
              </w:rPr>
            </w:rPrChange>
          </w:rPr>
          <w:delText>1.5.</w:delText>
        </w:r>
        <w:r w:rsidRPr="00F758B3" w:rsidDel="00CF5347">
          <w:rPr>
            <w:rFonts w:ascii="Times" w:hAnsi="Times"/>
            <w:noProof/>
            <w:sz w:val="22"/>
            <w:szCs w:val="22"/>
            <w:lang w:val="en-GB" w:eastAsia="ja-JP"/>
            <w:rPrChange w:id="172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21" w:author="Chara Katiri" w:date="2015-05-12T13:05:00Z">
              <w:rPr>
                <w:rFonts w:ascii="Times" w:hAnsi="Times" w:cs="Times New Roman"/>
                <w:noProof/>
                <w:sz w:val="22"/>
                <w:szCs w:val="22"/>
                <w:lang w:val="en-GB"/>
              </w:rPr>
            </w:rPrChange>
          </w:rPr>
          <w:delText>Project stages</w:delText>
        </w:r>
        <w:r w:rsidRPr="00F758B3" w:rsidDel="00CF5347">
          <w:rPr>
            <w:rFonts w:ascii="Times" w:hAnsi="Times"/>
            <w:noProof/>
            <w:sz w:val="22"/>
            <w:szCs w:val="22"/>
            <w:rPrChange w:id="172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23" w:author="Chara Katiri" w:date="2015-05-12T13:05:00Z">
              <w:rPr>
                <w:rFonts w:ascii="Times" w:hAnsi="Times"/>
                <w:noProof/>
                <w:sz w:val="22"/>
                <w:szCs w:val="22"/>
              </w:rPr>
            </w:rPrChange>
          </w:rPr>
          <w:delText>11</w:delText>
        </w:r>
      </w:del>
    </w:p>
    <w:p w14:paraId="1BCAF4DD" w14:textId="77777777" w:rsidR="00802990" w:rsidRPr="00F758B3" w:rsidDel="00CF5347" w:rsidRDefault="00802990" w:rsidP="00F758B3">
      <w:pPr>
        <w:pStyle w:val="TOC1"/>
        <w:rPr>
          <w:del w:id="1724" w:author="Chara Katiri" w:date="2015-05-08T18:58:00Z"/>
          <w:noProof/>
          <w:lang w:val="en-GB" w:eastAsia="ja-JP"/>
          <w:rPrChange w:id="1725" w:author="Chara Katiri" w:date="2015-05-12T13:05:00Z">
            <w:rPr>
              <w:del w:id="1726" w:author="Chara Katiri" w:date="2015-05-08T18:58:00Z"/>
              <w:noProof/>
              <w:lang w:val="en-GB" w:eastAsia="ja-JP"/>
            </w:rPr>
          </w:rPrChange>
        </w:rPr>
        <w:pPrChange w:id="1727" w:author="Chara Katiri" w:date="2015-05-12T13:05:00Z">
          <w:pPr>
            <w:pStyle w:val="TOC1"/>
          </w:pPr>
        </w:pPrChange>
      </w:pPr>
      <w:del w:id="1728" w:author="Chara Katiri" w:date="2015-05-08T18:58:00Z">
        <w:r w:rsidRPr="00F758B3" w:rsidDel="00CF5347">
          <w:rPr>
            <w:rFonts w:cs="Times New Roman"/>
            <w:noProof/>
            <w:lang w:val="en-GB"/>
            <w:rPrChange w:id="1729" w:author="Chara Katiri" w:date="2015-05-12T13:05:00Z">
              <w:rPr>
                <w:rFonts w:cs="Times New Roman"/>
                <w:noProof/>
                <w:lang w:val="en-GB"/>
              </w:rPr>
            </w:rPrChange>
          </w:rPr>
          <w:delText>2.</w:delText>
        </w:r>
        <w:r w:rsidRPr="00F758B3" w:rsidDel="00CF5347">
          <w:rPr>
            <w:noProof/>
            <w:lang w:val="en-GB" w:eastAsia="ja-JP"/>
            <w:rPrChange w:id="1730" w:author="Chara Katiri" w:date="2015-05-12T13:05:00Z">
              <w:rPr>
                <w:noProof/>
                <w:lang w:val="en-GB" w:eastAsia="ja-JP"/>
              </w:rPr>
            </w:rPrChange>
          </w:rPr>
          <w:tab/>
        </w:r>
        <w:r w:rsidRPr="00F758B3" w:rsidDel="00CF5347">
          <w:rPr>
            <w:rFonts w:cs="Times New Roman"/>
            <w:noProof/>
            <w:lang w:val="en-GB"/>
            <w:rPrChange w:id="1731" w:author="Chara Katiri" w:date="2015-05-12T13:05:00Z">
              <w:rPr>
                <w:rFonts w:cs="Times New Roman"/>
                <w:noProof/>
                <w:lang w:val="en-GB"/>
              </w:rPr>
            </w:rPrChange>
          </w:rPr>
          <w:delText>Literature review</w:delText>
        </w:r>
        <w:r w:rsidRPr="00F758B3" w:rsidDel="00CF5347">
          <w:rPr>
            <w:noProof/>
            <w:rPrChange w:id="1732" w:author="Chara Katiri" w:date="2015-05-12T13:05:00Z">
              <w:rPr>
                <w:noProof/>
              </w:rPr>
            </w:rPrChange>
          </w:rPr>
          <w:tab/>
        </w:r>
        <w:r w:rsidR="00EC7197" w:rsidRPr="00F758B3" w:rsidDel="00CF5347">
          <w:rPr>
            <w:noProof/>
            <w:rPrChange w:id="1733" w:author="Chara Katiri" w:date="2015-05-12T13:05:00Z">
              <w:rPr>
                <w:noProof/>
              </w:rPr>
            </w:rPrChange>
          </w:rPr>
          <w:delText>14</w:delText>
        </w:r>
      </w:del>
    </w:p>
    <w:p w14:paraId="542089C4" w14:textId="77777777" w:rsidR="00802990" w:rsidRPr="00F758B3" w:rsidDel="00CF5347" w:rsidRDefault="00802990" w:rsidP="00F758B3">
      <w:pPr>
        <w:pStyle w:val="TOC2"/>
        <w:tabs>
          <w:tab w:val="left" w:pos="840"/>
          <w:tab w:val="right" w:leader="dot" w:pos="9010"/>
        </w:tabs>
        <w:spacing w:line="360" w:lineRule="auto"/>
        <w:contextualSpacing/>
        <w:jc w:val="both"/>
        <w:rPr>
          <w:del w:id="1734" w:author="Chara Katiri" w:date="2015-05-08T18:58:00Z"/>
          <w:rFonts w:ascii="Times" w:hAnsi="Times"/>
          <w:noProof/>
          <w:sz w:val="22"/>
          <w:szCs w:val="22"/>
          <w:lang w:val="en-GB" w:eastAsia="ja-JP"/>
          <w:rPrChange w:id="1735" w:author="Chara Katiri" w:date="2015-05-12T13:05:00Z">
            <w:rPr>
              <w:del w:id="1736" w:author="Chara Katiri" w:date="2015-05-08T18:58:00Z"/>
              <w:rFonts w:ascii="Times" w:hAnsi="Times"/>
              <w:noProof/>
              <w:sz w:val="22"/>
              <w:szCs w:val="22"/>
              <w:lang w:val="en-GB" w:eastAsia="ja-JP"/>
            </w:rPr>
          </w:rPrChange>
        </w:rPr>
        <w:pPrChange w:id="1737" w:author="Chara Katiri" w:date="2015-05-12T13:05:00Z">
          <w:pPr>
            <w:pStyle w:val="TOC2"/>
            <w:tabs>
              <w:tab w:val="left" w:pos="840"/>
              <w:tab w:val="right" w:leader="dot" w:pos="9010"/>
            </w:tabs>
            <w:spacing w:line="360" w:lineRule="auto"/>
            <w:contextualSpacing/>
            <w:jc w:val="both"/>
          </w:pPr>
        </w:pPrChange>
      </w:pPr>
      <w:del w:id="1738" w:author="Chara Katiri" w:date="2015-05-08T18:58:00Z">
        <w:r w:rsidRPr="00F758B3" w:rsidDel="00CF5347">
          <w:rPr>
            <w:rFonts w:ascii="Times" w:hAnsi="Times" w:cs="Times New Roman"/>
            <w:noProof/>
            <w:color w:val="000000" w:themeColor="text1"/>
            <w:sz w:val="22"/>
            <w:szCs w:val="22"/>
            <w:lang w:val="en-GB"/>
            <w:rPrChange w:id="1739" w:author="Chara Katiri" w:date="2015-05-12T13:05:00Z">
              <w:rPr>
                <w:rFonts w:ascii="Times" w:hAnsi="Times" w:cs="Times New Roman"/>
                <w:noProof/>
                <w:color w:val="000000" w:themeColor="text1"/>
                <w:sz w:val="22"/>
                <w:szCs w:val="22"/>
                <w:lang w:val="en-GB"/>
              </w:rPr>
            </w:rPrChange>
          </w:rPr>
          <w:delText>2.1.</w:delText>
        </w:r>
        <w:r w:rsidRPr="00F758B3" w:rsidDel="00CF5347">
          <w:rPr>
            <w:rFonts w:ascii="Times" w:hAnsi="Times"/>
            <w:noProof/>
            <w:sz w:val="22"/>
            <w:szCs w:val="22"/>
            <w:lang w:val="en-GB" w:eastAsia="ja-JP"/>
            <w:rPrChange w:id="174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41" w:author="Chara Katiri" w:date="2015-05-12T13:05:00Z">
              <w:rPr>
                <w:rFonts w:ascii="Times" w:hAnsi="Times" w:cs="Times New Roman"/>
                <w:noProof/>
                <w:sz w:val="22"/>
                <w:szCs w:val="22"/>
                <w:lang w:val="en-GB"/>
              </w:rPr>
            </w:rPrChange>
          </w:rPr>
          <w:delText>Background research</w:delText>
        </w:r>
        <w:r w:rsidRPr="00F758B3" w:rsidDel="00CF5347">
          <w:rPr>
            <w:rFonts w:ascii="Times" w:hAnsi="Times"/>
            <w:noProof/>
            <w:sz w:val="22"/>
            <w:szCs w:val="22"/>
            <w:rPrChange w:id="174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43" w:author="Chara Katiri" w:date="2015-05-12T13:05:00Z">
              <w:rPr>
                <w:rFonts w:ascii="Times" w:hAnsi="Times"/>
                <w:noProof/>
                <w:sz w:val="22"/>
                <w:szCs w:val="22"/>
              </w:rPr>
            </w:rPrChange>
          </w:rPr>
          <w:delText>14</w:delText>
        </w:r>
      </w:del>
    </w:p>
    <w:p w14:paraId="7F5208FA" w14:textId="77777777" w:rsidR="00802990" w:rsidRPr="00F758B3" w:rsidDel="00CF5347" w:rsidRDefault="00802990" w:rsidP="00F758B3">
      <w:pPr>
        <w:pStyle w:val="TOC2"/>
        <w:tabs>
          <w:tab w:val="left" w:pos="840"/>
          <w:tab w:val="right" w:leader="dot" w:pos="9010"/>
        </w:tabs>
        <w:spacing w:line="360" w:lineRule="auto"/>
        <w:contextualSpacing/>
        <w:jc w:val="both"/>
        <w:rPr>
          <w:del w:id="1744" w:author="Chara Katiri" w:date="2015-05-08T18:58:00Z"/>
          <w:rFonts w:ascii="Times" w:hAnsi="Times"/>
          <w:noProof/>
          <w:sz w:val="22"/>
          <w:szCs w:val="22"/>
          <w:lang w:val="en-GB" w:eastAsia="ja-JP"/>
          <w:rPrChange w:id="1745" w:author="Chara Katiri" w:date="2015-05-12T13:05:00Z">
            <w:rPr>
              <w:del w:id="1746" w:author="Chara Katiri" w:date="2015-05-08T18:58:00Z"/>
              <w:rFonts w:ascii="Times" w:hAnsi="Times"/>
              <w:noProof/>
              <w:sz w:val="22"/>
              <w:szCs w:val="22"/>
              <w:lang w:val="en-GB" w:eastAsia="ja-JP"/>
            </w:rPr>
          </w:rPrChange>
        </w:rPr>
        <w:pPrChange w:id="1747" w:author="Chara Katiri" w:date="2015-05-12T13:05:00Z">
          <w:pPr>
            <w:pStyle w:val="TOC2"/>
            <w:tabs>
              <w:tab w:val="left" w:pos="840"/>
              <w:tab w:val="right" w:leader="dot" w:pos="9010"/>
            </w:tabs>
            <w:spacing w:line="360" w:lineRule="auto"/>
            <w:contextualSpacing/>
            <w:jc w:val="both"/>
          </w:pPr>
        </w:pPrChange>
      </w:pPr>
      <w:del w:id="1748" w:author="Chara Katiri" w:date="2015-05-08T18:58:00Z">
        <w:r w:rsidRPr="00F758B3" w:rsidDel="00CF5347">
          <w:rPr>
            <w:rFonts w:ascii="Times" w:hAnsi="Times" w:cs="Times New Roman"/>
            <w:noProof/>
            <w:color w:val="000000" w:themeColor="text1"/>
            <w:sz w:val="22"/>
            <w:szCs w:val="22"/>
            <w:lang w:val="en-GB"/>
            <w:rPrChange w:id="1749" w:author="Chara Katiri" w:date="2015-05-12T13:05:00Z">
              <w:rPr>
                <w:rFonts w:ascii="Times" w:hAnsi="Times" w:cs="Times New Roman"/>
                <w:noProof/>
                <w:color w:val="000000" w:themeColor="text1"/>
                <w:sz w:val="22"/>
                <w:szCs w:val="22"/>
                <w:lang w:val="en-GB"/>
              </w:rPr>
            </w:rPrChange>
          </w:rPr>
          <w:delText>2.2.</w:delText>
        </w:r>
        <w:r w:rsidRPr="00F758B3" w:rsidDel="00CF5347">
          <w:rPr>
            <w:rFonts w:ascii="Times" w:hAnsi="Times"/>
            <w:noProof/>
            <w:sz w:val="22"/>
            <w:szCs w:val="22"/>
            <w:lang w:val="en-GB" w:eastAsia="ja-JP"/>
            <w:rPrChange w:id="175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51" w:author="Chara Katiri" w:date="2015-05-12T13:05:00Z">
              <w:rPr>
                <w:rFonts w:ascii="Times" w:hAnsi="Times" w:cs="Times New Roman"/>
                <w:noProof/>
                <w:sz w:val="22"/>
                <w:szCs w:val="22"/>
                <w:lang w:val="en-GB"/>
              </w:rPr>
            </w:rPrChange>
          </w:rPr>
          <w:delText>Tackling the problem</w:delText>
        </w:r>
        <w:r w:rsidRPr="00F758B3" w:rsidDel="00CF5347">
          <w:rPr>
            <w:rFonts w:ascii="Times" w:hAnsi="Times"/>
            <w:noProof/>
            <w:sz w:val="22"/>
            <w:szCs w:val="22"/>
            <w:rPrChange w:id="175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53" w:author="Chara Katiri" w:date="2015-05-12T13:05:00Z">
              <w:rPr>
                <w:rFonts w:ascii="Times" w:hAnsi="Times"/>
                <w:noProof/>
                <w:sz w:val="22"/>
                <w:szCs w:val="22"/>
              </w:rPr>
            </w:rPrChange>
          </w:rPr>
          <w:delText>19</w:delText>
        </w:r>
      </w:del>
    </w:p>
    <w:p w14:paraId="092F6ACA" w14:textId="77777777" w:rsidR="00802990" w:rsidRPr="00F758B3" w:rsidDel="00CF5347" w:rsidRDefault="00802990" w:rsidP="00F758B3">
      <w:pPr>
        <w:pStyle w:val="TOC2"/>
        <w:tabs>
          <w:tab w:val="left" w:pos="840"/>
          <w:tab w:val="right" w:leader="dot" w:pos="9010"/>
        </w:tabs>
        <w:spacing w:line="360" w:lineRule="auto"/>
        <w:contextualSpacing/>
        <w:jc w:val="both"/>
        <w:rPr>
          <w:del w:id="1754" w:author="Chara Katiri" w:date="2015-05-08T18:58:00Z"/>
          <w:rFonts w:ascii="Times" w:hAnsi="Times"/>
          <w:noProof/>
          <w:sz w:val="22"/>
          <w:szCs w:val="22"/>
          <w:lang w:val="en-GB" w:eastAsia="ja-JP"/>
          <w:rPrChange w:id="1755" w:author="Chara Katiri" w:date="2015-05-12T13:05:00Z">
            <w:rPr>
              <w:del w:id="1756" w:author="Chara Katiri" w:date="2015-05-08T18:58:00Z"/>
              <w:rFonts w:ascii="Times" w:hAnsi="Times"/>
              <w:noProof/>
              <w:sz w:val="22"/>
              <w:szCs w:val="22"/>
              <w:lang w:val="en-GB" w:eastAsia="ja-JP"/>
            </w:rPr>
          </w:rPrChange>
        </w:rPr>
        <w:pPrChange w:id="1757" w:author="Chara Katiri" w:date="2015-05-12T13:05:00Z">
          <w:pPr>
            <w:pStyle w:val="TOC2"/>
            <w:tabs>
              <w:tab w:val="left" w:pos="840"/>
              <w:tab w:val="right" w:leader="dot" w:pos="9010"/>
            </w:tabs>
            <w:spacing w:line="360" w:lineRule="auto"/>
            <w:contextualSpacing/>
            <w:jc w:val="both"/>
          </w:pPr>
        </w:pPrChange>
      </w:pPr>
      <w:del w:id="1758" w:author="Chara Katiri" w:date="2015-05-08T18:58:00Z">
        <w:r w:rsidRPr="00F758B3" w:rsidDel="00CF5347">
          <w:rPr>
            <w:rFonts w:ascii="Times" w:hAnsi="Times" w:cs="Times New Roman"/>
            <w:noProof/>
            <w:color w:val="000000" w:themeColor="text1"/>
            <w:sz w:val="22"/>
            <w:szCs w:val="22"/>
            <w:lang w:val="en-GB"/>
            <w:rPrChange w:id="1759" w:author="Chara Katiri" w:date="2015-05-12T13:05:00Z">
              <w:rPr>
                <w:rFonts w:ascii="Times" w:hAnsi="Times" w:cs="Times New Roman"/>
                <w:noProof/>
                <w:color w:val="000000" w:themeColor="text1"/>
                <w:sz w:val="22"/>
                <w:szCs w:val="22"/>
                <w:lang w:val="en-GB"/>
              </w:rPr>
            </w:rPrChange>
          </w:rPr>
          <w:delText>2.3.</w:delText>
        </w:r>
        <w:r w:rsidRPr="00F758B3" w:rsidDel="00CF5347">
          <w:rPr>
            <w:rFonts w:ascii="Times" w:hAnsi="Times"/>
            <w:noProof/>
            <w:sz w:val="22"/>
            <w:szCs w:val="22"/>
            <w:lang w:val="en-GB" w:eastAsia="ja-JP"/>
            <w:rPrChange w:id="176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61" w:author="Chara Katiri" w:date="2015-05-12T13:05:00Z">
              <w:rPr>
                <w:rFonts w:ascii="Times" w:hAnsi="Times" w:cs="Times New Roman"/>
                <w:noProof/>
                <w:sz w:val="22"/>
                <w:szCs w:val="22"/>
                <w:lang w:val="en-GB"/>
              </w:rPr>
            </w:rPrChange>
          </w:rPr>
          <w:delText>Acceptance and usability concerns</w:delText>
        </w:r>
        <w:r w:rsidRPr="00F758B3" w:rsidDel="00CF5347">
          <w:rPr>
            <w:rFonts w:ascii="Times" w:hAnsi="Times"/>
            <w:noProof/>
            <w:sz w:val="22"/>
            <w:szCs w:val="22"/>
            <w:rPrChange w:id="176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63" w:author="Chara Katiri" w:date="2015-05-12T13:05:00Z">
              <w:rPr>
                <w:rFonts w:ascii="Times" w:hAnsi="Times"/>
                <w:noProof/>
                <w:sz w:val="22"/>
                <w:szCs w:val="22"/>
              </w:rPr>
            </w:rPrChange>
          </w:rPr>
          <w:delText>19</w:delText>
        </w:r>
      </w:del>
    </w:p>
    <w:p w14:paraId="7B20868B" w14:textId="77777777" w:rsidR="00802990" w:rsidRPr="00F758B3" w:rsidDel="00CF5347" w:rsidRDefault="00802990" w:rsidP="00F758B3">
      <w:pPr>
        <w:pStyle w:val="TOC2"/>
        <w:tabs>
          <w:tab w:val="left" w:pos="840"/>
          <w:tab w:val="right" w:leader="dot" w:pos="9010"/>
        </w:tabs>
        <w:spacing w:line="360" w:lineRule="auto"/>
        <w:contextualSpacing/>
        <w:jc w:val="both"/>
        <w:rPr>
          <w:del w:id="1764" w:author="Chara Katiri" w:date="2015-05-08T18:58:00Z"/>
          <w:rFonts w:ascii="Times" w:hAnsi="Times"/>
          <w:noProof/>
          <w:sz w:val="22"/>
          <w:szCs w:val="22"/>
          <w:lang w:val="en-GB" w:eastAsia="ja-JP"/>
          <w:rPrChange w:id="1765" w:author="Chara Katiri" w:date="2015-05-12T13:05:00Z">
            <w:rPr>
              <w:del w:id="1766" w:author="Chara Katiri" w:date="2015-05-08T18:58:00Z"/>
              <w:rFonts w:ascii="Times" w:hAnsi="Times"/>
              <w:noProof/>
              <w:sz w:val="22"/>
              <w:szCs w:val="22"/>
              <w:lang w:val="en-GB" w:eastAsia="ja-JP"/>
            </w:rPr>
          </w:rPrChange>
        </w:rPr>
        <w:pPrChange w:id="1767" w:author="Chara Katiri" w:date="2015-05-12T13:05:00Z">
          <w:pPr>
            <w:pStyle w:val="TOC2"/>
            <w:tabs>
              <w:tab w:val="left" w:pos="840"/>
              <w:tab w:val="right" w:leader="dot" w:pos="9010"/>
            </w:tabs>
            <w:spacing w:line="360" w:lineRule="auto"/>
            <w:contextualSpacing/>
            <w:jc w:val="both"/>
          </w:pPr>
        </w:pPrChange>
      </w:pPr>
      <w:del w:id="1768" w:author="Chara Katiri" w:date="2015-05-08T18:58:00Z">
        <w:r w:rsidRPr="00F758B3" w:rsidDel="00CF5347">
          <w:rPr>
            <w:rFonts w:ascii="Times" w:hAnsi="Times" w:cs="Times New Roman"/>
            <w:noProof/>
            <w:color w:val="000000" w:themeColor="text1"/>
            <w:sz w:val="22"/>
            <w:szCs w:val="22"/>
            <w:lang w:val="en-GB"/>
            <w:rPrChange w:id="1769" w:author="Chara Katiri" w:date="2015-05-12T13:05:00Z">
              <w:rPr>
                <w:rFonts w:ascii="Times" w:hAnsi="Times" w:cs="Times New Roman"/>
                <w:noProof/>
                <w:color w:val="000000" w:themeColor="text1"/>
                <w:sz w:val="22"/>
                <w:szCs w:val="22"/>
                <w:lang w:val="en-GB"/>
              </w:rPr>
            </w:rPrChange>
          </w:rPr>
          <w:delText>2.4.</w:delText>
        </w:r>
        <w:r w:rsidRPr="00F758B3" w:rsidDel="00CF5347">
          <w:rPr>
            <w:rFonts w:ascii="Times" w:hAnsi="Times"/>
            <w:noProof/>
            <w:sz w:val="22"/>
            <w:szCs w:val="22"/>
            <w:lang w:val="en-GB" w:eastAsia="ja-JP"/>
            <w:rPrChange w:id="177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71" w:author="Chara Katiri" w:date="2015-05-12T13:05:00Z">
              <w:rPr>
                <w:rFonts w:ascii="Times" w:hAnsi="Times" w:cs="Times New Roman"/>
                <w:noProof/>
                <w:sz w:val="22"/>
                <w:szCs w:val="22"/>
                <w:lang w:val="en-GB"/>
              </w:rPr>
            </w:rPrChange>
          </w:rPr>
          <w:delText>Research on technology</w:delText>
        </w:r>
        <w:r w:rsidRPr="00F758B3" w:rsidDel="00CF5347">
          <w:rPr>
            <w:rFonts w:ascii="Times" w:hAnsi="Times"/>
            <w:noProof/>
            <w:sz w:val="22"/>
            <w:szCs w:val="22"/>
            <w:rPrChange w:id="177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73" w:author="Chara Katiri" w:date="2015-05-12T13:05:00Z">
              <w:rPr>
                <w:rFonts w:ascii="Times" w:hAnsi="Times"/>
                <w:noProof/>
                <w:sz w:val="22"/>
                <w:szCs w:val="22"/>
              </w:rPr>
            </w:rPrChange>
          </w:rPr>
          <w:delText>20</w:delText>
        </w:r>
      </w:del>
    </w:p>
    <w:p w14:paraId="29D6876C" w14:textId="77777777" w:rsidR="00802990" w:rsidRPr="00F758B3" w:rsidDel="00CF5347" w:rsidRDefault="00802990" w:rsidP="00F758B3">
      <w:pPr>
        <w:pStyle w:val="TOC2"/>
        <w:tabs>
          <w:tab w:val="left" w:pos="1020"/>
          <w:tab w:val="right" w:leader="dot" w:pos="9010"/>
        </w:tabs>
        <w:spacing w:line="360" w:lineRule="auto"/>
        <w:contextualSpacing/>
        <w:jc w:val="both"/>
        <w:rPr>
          <w:del w:id="1774" w:author="Chara Katiri" w:date="2015-05-08T18:58:00Z"/>
          <w:rFonts w:ascii="Times" w:hAnsi="Times"/>
          <w:noProof/>
          <w:sz w:val="22"/>
          <w:szCs w:val="22"/>
          <w:lang w:val="en-GB" w:eastAsia="ja-JP"/>
          <w:rPrChange w:id="1775" w:author="Chara Katiri" w:date="2015-05-12T13:05:00Z">
            <w:rPr>
              <w:del w:id="1776" w:author="Chara Katiri" w:date="2015-05-08T18:58:00Z"/>
              <w:rFonts w:ascii="Times" w:hAnsi="Times"/>
              <w:noProof/>
              <w:sz w:val="22"/>
              <w:szCs w:val="22"/>
              <w:lang w:val="en-GB" w:eastAsia="ja-JP"/>
            </w:rPr>
          </w:rPrChange>
        </w:rPr>
        <w:pPrChange w:id="1777" w:author="Chara Katiri" w:date="2015-05-12T13:05:00Z">
          <w:pPr>
            <w:pStyle w:val="TOC2"/>
            <w:tabs>
              <w:tab w:val="left" w:pos="1020"/>
              <w:tab w:val="right" w:leader="dot" w:pos="9010"/>
            </w:tabs>
            <w:spacing w:line="360" w:lineRule="auto"/>
            <w:contextualSpacing/>
            <w:jc w:val="both"/>
          </w:pPr>
        </w:pPrChange>
      </w:pPr>
      <w:del w:id="1778" w:author="Chara Katiri" w:date="2015-05-08T18:58:00Z">
        <w:r w:rsidRPr="00F758B3" w:rsidDel="00CF5347">
          <w:rPr>
            <w:rFonts w:ascii="Times" w:hAnsi="Times" w:cs="Times New Roman"/>
            <w:noProof/>
            <w:sz w:val="22"/>
            <w:szCs w:val="22"/>
            <w:lang w:val="en-GB"/>
            <w:rPrChange w:id="1779" w:author="Chara Katiri" w:date="2015-05-12T13:05:00Z">
              <w:rPr>
                <w:rFonts w:ascii="Times" w:hAnsi="Times" w:cs="Times New Roman"/>
                <w:noProof/>
                <w:sz w:val="22"/>
                <w:szCs w:val="22"/>
                <w:lang w:val="en-GB"/>
              </w:rPr>
            </w:rPrChange>
          </w:rPr>
          <w:delText>2.4.1.</w:delText>
        </w:r>
        <w:r w:rsidRPr="00F758B3" w:rsidDel="00CF5347">
          <w:rPr>
            <w:rFonts w:ascii="Times" w:hAnsi="Times"/>
            <w:noProof/>
            <w:sz w:val="22"/>
            <w:szCs w:val="22"/>
            <w:lang w:val="en-GB" w:eastAsia="ja-JP"/>
            <w:rPrChange w:id="17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81" w:author="Chara Katiri" w:date="2015-05-12T13:05:00Z">
              <w:rPr>
                <w:rFonts w:ascii="Times" w:hAnsi="Times" w:cs="Times New Roman"/>
                <w:noProof/>
                <w:sz w:val="22"/>
                <w:szCs w:val="22"/>
                <w:lang w:val="en-GB"/>
              </w:rPr>
            </w:rPrChange>
          </w:rPr>
          <w:delText>Types of MVC Frameworks</w:delText>
        </w:r>
        <w:r w:rsidRPr="00F758B3" w:rsidDel="00CF5347">
          <w:rPr>
            <w:rFonts w:ascii="Times" w:hAnsi="Times"/>
            <w:noProof/>
            <w:sz w:val="22"/>
            <w:szCs w:val="22"/>
            <w:rPrChange w:id="17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83" w:author="Chara Katiri" w:date="2015-05-12T13:05:00Z">
              <w:rPr>
                <w:rFonts w:ascii="Times" w:hAnsi="Times"/>
                <w:noProof/>
                <w:sz w:val="22"/>
                <w:szCs w:val="22"/>
              </w:rPr>
            </w:rPrChange>
          </w:rPr>
          <w:delText>20</w:delText>
        </w:r>
      </w:del>
    </w:p>
    <w:p w14:paraId="2615F6B4" w14:textId="77777777" w:rsidR="00802990" w:rsidRPr="00F758B3" w:rsidDel="00CF5347" w:rsidRDefault="00802990" w:rsidP="00F758B3">
      <w:pPr>
        <w:pStyle w:val="TOC2"/>
        <w:tabs>
          <w:tab w:val="left" w:pos="840"/>
          <w:tab w:val="right" w:leader="dot" w:pos="9010"/>
        </w:tabs>
        <w:spacing w:line="360" w:lineRule="auto"/>
        <w:contextualSpacing/>
        <w:jc w:val="both"/>
        <w:rPr>
          <w:del w:id="1784" w:author="Chara Katiri" w:date="2015-05-08T18:58:00Z"/>
          <w:rFonts w:ascii="Times" w:hAnsi="Times"/>
          <w:noProof/>
          <w:sz w:val="22"/>
          <w:szCs w:val="22"/>
          <w:lang w:val="en-GB" w:eastAsia="ja-JP"/>
          <w:rPrChange w:id="1785" w:author="Chara Katiri" w:date="2015-05-12T13:05:00Z">
            <w:rPr>
              <w:del w:id="1786" w:author="Chara Katiri" w:date="2015-05-08T18:58:00Z"/>
              <w:rFonts w:ascii="Times" w:hAnsi="Times"/>
              <w:noProof/>
              <w:sz w:val="22"/>
              <w:szCs w:val="22"/>
              <w:lang w:val="en-GB" w:eastAsia="ja-JP"/>
            </w:rPr>
          </w:rPrChange>
        </w:rPr>
        <w:pPrChange w:id="1787" w:author="Chara Katiri" w:date="2015-05-12T13:05:00Z">
          <w:pPr>
            <w:pStyle w:val="TOC2"/>
            <w:tabs>
              <w:tab w:val="left" w:pos="840"/>
              <w:tab w:val="right" w:leader="dot" w:pos="9010"/>
            </w:tabs>
            <w:spacing w:line="360" w:lineRule="auto"/>
            <w:contextualSpacing/>
            <w:jc w:val="both"/>
          </w:pPr>
        </w:pPrChange>
      </w:pPr>
      <w:del w:id="1788" w:author="Chara Katiri" w:date="2015-05-08T18:58:00Z">
        <w:r w:rsidRPr="00F758B3" w:rsidDel="00CF5347">
          <w:rPr>
            <w:rFonts w:ascii="Times" w:hAnsi="Times" w:cs="Times New Roman"/>
            <w:noProof/>
            <w:color w:val="000000" w:themeColor="text1"/>
            <w:sz w:val="22"/>
            <w:szCs w:val="22"/>
            <w:lang w:val="en-GB"/>
            <w:rPrChange w:id="1789" w:author="Chara Katiri" w:date="2015-05-12T13:05:00Z">
              <w:rPr>
                <w:rFonts w:ascii="Times" w:hAnsi="Times" w:cs="Times New Roman"/>
                <w:noProof/>
                <w:color w:val="000000" w:themeColor="text1"/>
                <w:sz w:val="22"/>
                <w:szCs w:val="22"/>
                <w:lang w:val="en-GB"/>
              </w:rPr>
            </w:rPrChange>
          </w:rPr>
          <w:delText>2.5.</w:delText>
        </w:r>
        <w:r w:rsidRPr="00F758B3" w:rsidDel="00CF5347">
          <w:rPr>
            <w:rFonts w:ascii="Times" w:hAnsi="Times"/>
            <w:noProof/>
            <w:sz w:val="22"/>
            <w:szCs w:val="22"/>
            <w:lang w:val="en-GB" w:eastAsia="ja-JP"/>
            <w:rPrChange w:id="179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791" w:author="Chara Katiri" w:date="2015-05-12T13:05:00Z">
              <w:rPr>
                <w:rFonts w:ascii="Times" w:hAnsi="Times" w:cs="Times New Roman"/>
                <w:noProof/>
                <w:sz w:val="22"/>
                <w:szCs w:val="22"/>
                <w:lang w:val="en-GB"/>
              </w:rPr>
            </w:rPrChange>
          </w:rPr>
          <w:delText>Spring MVC Framework</w:delText>
        </w:r>
        <w:r w:rsidRPr="00F758B3" w:rsidDel="00CF5347">
          <w:rPr>
            <w:rFonts w:ascii="Times" w:hAnsi="Times"/>
            <w:noProof/>
            <w:sz w:val="22"/>
            <w:szCs w:val="22"/>
            <w:rPrChange w:id="179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793" w:author="Chara Katiri" w:date="2015-05-12T13:05:00Z">
              <w:rPr>
                <w:rFonts w:ascii="Times" w:hAnsi="Times"/>
                <w:noProof/>
                <w:sz w:val="22"/>
                <w:szCs w:val="22"/>
              </w:rPr>
            </w:rPrChange>
          </w:rPr>
          <w:delText>21</w:delText>
        </w:r>
      </w:del>
    </w:p>
    <w:p w14:paraId="33A62145" w14:textId="77777777" w:rsidR="00802990" w:rsidRPr="00F758B3" w:rsidDel="00CF5347" w:rsidRDefault="00802990" w:rsidP="00F758B3">
      <w:pPr>
        <w:pStyle w:val="TOC2"/>
        <w:tabs>
          <w:tab w:val="left" w:pos="1020"/>
          <w:tab w:val="right" w:leader="dot" w:pos="9010"/>
        </w:tabs>
        <w:spacing w:line="360" w:lineRule="auto"/>
        <w:contextualSpacing/>
        <w:jc w:val="both"/>
        <w:rPr>
          <w:del w:id="1794" w:author="Chara Katiri" w:date="2015-05-08T18:58:00Z"/>
          <w:rFonts w:ascii="Times" w:hAnsi="Times"/>
          <w:noProof/>
          <w:sz w:val="22"/>
          <w:szCs w:val="22"/>
          <w:lang w:val="en-GB" w:eastAsia="ja-JP"/>
          <w:rPrChange w:id="1795" w:author="Chara Katiri" w:date="2015-05-12T13:05:00Z">
            <w:rPr>
              <w:del w:id="1796" w:author="Chara Katiri" w:date="2015-05-08T18:58:00Z"/>
              <w:rFonts w:ascii="Times" w:hAnsi="Times"/>
              <w:noProof/>
              <w:sz w:val="22"/>
              <w:szCs w:val="22"/>
              <w:lang w:val="en-GB" w:eastAsia="ja-JP"/>
            </w:rPr>
          </w:rPrChange>
        </w:rPr>
        <w:pPrChange w:id="1797" w:author="Chara Katiri" w:date="2015-05-12T13:05:00Z">
          <w:pPr>
            <w:pStyle w:val="TOC2"/>
            <w:tabs>
              <w:tab w:val="left" w:pos="1020"/>
              <w:tab w:val="right" w:leader="dot" w:pos="9010"/>
            </w:tabs>
            <w:spacing w:line="360" w:lineRule="auto"/>
            <w:contextualSpacing/>
            <w:jc w:val="both"/>
          </w:pPr>
        </w:pPrChange>
      </w:pPr>
      <w:del w:id="1798" w:author="Chara Katiri" w:date="2015-05-08T18:58:00Z">
        <w:r w:rsidRPr="00F758B3" w:rsidDel="00CF5347">
          <w:rPr>
            <w:rFonts w:ascii="Times" w:hAnsi="Times" w:cs="Times New Roman"/>
            <w:noProof/>
            <w:sz w:val="22"/>
            <w:szCs w:val="22"/>
            <w:lang w:val="en-GB"/>
            <w:rPrChange w:id="1799" w:author="Chara Katiri" w:date="2015-05-12T13:05:00Z">
              <w:rPr>
                <w:rFonts w:ascii="Times" w:hAnsi="Times" w:cs="Times New Roman"/>
                <w:noProof/>
                <w:sz w:val="22"/>
                <w:szCs w:val="22"/>
                <w:lang w:val="en-GB"/>
              </w:rPr>
            </w:rPrChange>
          </w:rPr>
          <w:delText>2.5.1.</w:delText>
        </w:r>
        <w:r w:rsidRPr="00F758B3" w:rsidDel="00CF5347">
          <w:rPr>
            <w:rFonts w:ascii="Times" w:hAnsi="Times"/>
            <w:noProof/>
            <w:sz w:val="22"/>
            <w:szCs w:val="22"/>
            <w:lang w:val="en-GB" w:eastAsia="ja-JP"/>
            <w:rPrChange w:id="180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01" w:author="Chara Katiri" w:date="2015-05-12T13:05:00Z">
              <w:rPr>
                <w:rFonts w:ascii="Times" w:hAnsi="Times" w:cs="Times New Roman"/>
                <w:noProof/>
                <w:sz w:val="22"/>
                <w:szCs w:val="22"/>
                <w:lang w:val="en-GB"/>
              </w:rPr>
            </w:rPrChange>
          </w:rPr>
          <w:delText>Benefits of Spring MVC framework</w:delText>
        </w:r>
        <w:r w:rsidRPr="00F758B3" w:rsidDel="00CF5347">
          <w:rPr>
            <w:rFonts w:ascii="Times" w:hAnsi="Times"/>
            <w:noProof/>
            <w:sz w:val="22"/>
            <w:szCs w:val="22"/>
            <w:rPrChange w:id="180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03" w:author="Chara Katiri" w:date="2015-05-12T13:05:00Z">
              <w:rPr>
                <w:rFonts w:ascii="Times" w:hAnsi="Times"/>
                <w:noProof/>
                <w:sz w:val="22"/>
                <w:szCs w:val="22"/>
              </w:rPr>
            </w:rPrChange>
          </w:rPr>
          <w:delText>23</w:delText>
        </w:r>
      </w:del>
    </w:p>
    <w:p w14:paraId="075731A8" w14:textId="77777777" w:rsidR="00802990" w:rsidRPr="00F758B3" w:rsidDel="00CF5347" w:rsidRDefault="00802990" w:rsidP="00F758B3">
      <w:pPr>
        <w:pStyle w:val="TOC2"/>
        <w:tabs>
          <w:tab w:val="left" w:pos="1020"/>
          <w:tab w:val="right" w:leader="dot" w:pos="9010"/>
        </w:tabs>
        <w:spacing w:line="360" w:lineRule="auto"/>
        <w:contextualSpacing/>
        <w:jc w:val="both"/>
        <w:rPr>
          <w:del w:id="1804" w:author="Chara Katiri" w:date="2015-05-08T18:58:00Z"/>
          <w:rFonts w:ascii="Times" w:hAnsi="Times"/>
          <w:noProof/>
          <w:sz w:val="22"/>
          <w:szCs w:val="22"/>
          <w:lang w:val="en-GB" w:eastAsia="ja-JP"/>
          <w:rPrChange w:id="1805" w:author="Chara Katiri" w:date="2015-05-12T13:05:00Z">
            <w:rPr>
              <w:del w:id="1806" w:author="Chara Katiri" w:date="2015-05-08T18:58:00Z"/>
              <w:rFonts w:ascii="Times" w:hAnsi="Times"/>
              <w:noProof/>
              <w:sz w:val="22"/>
              <w:szCs w:val="22"/>
              <w:lang w:val="en-GB" w:eastAsia="ja-JP"/>
            </w:rPr>
          </w:rPrChange>
        </w:rPr>
        <w:pPrChange w:id="1807" w:author="Chara Katiri" w:date="2015-05-12T13:05:00Z">
          <w:pPr>
            <w:pStyle w:val="TOC2"/>
            <w:tabs>
              <w:tab w:val="left" w:pos="1020"/>
              <w:tab w:val="right" w:leader="dot" w:pos="9010"/>
            </w:tabs>
            <w:spacing w:line="360" w:lineRule="auto"/>
            <w:contextualSpacing/>
            <w:jc w:val="both"/>
          </w:pPr>
        </w:pPrChange>
      </w:pPr>
      <w:del w:id="1808" w:author="Chara Katiri" w:date="2015-05-08T18:58:00Z">
        <w:r w:rsidRPr="00F758B3" w:rsidDel="00CF5347">
          <w:rPr>
            <w:rFonts w:ascii="Times" w:hAnsi="Times" w:cs="Times New Roman"/>
            <w:noProof/>
            <w:sz w:val="22"/>
            <w:szCs w:val="22"/>
            <w:lang w:val="en-GB"/>
            <w:rPrChange w:id="1809" w:author="Chara Katiri" w:date="2015-05-12T13:05:00Z">
              <w:rPr>
                <w:rFonts w:ascii="Times" w:hAnsi="Times" w:cs="Times New Roman"/>
                <w:noProof/>
                <w:sz w:val="22"/>
                <w:szCs w:val="22"/>
                <w:lang w:val="en-GB"/>
              </w:rPr>
            </w:rPrChange>
          </w:rPr>
          <w:delText>2.5.2.</w:delText>
        </w:r>
        <w:r w:rsidRPr="00F758B3" w:rsidDel="00CF5347">
          <w:rPr>
            <w:rFonts w:ascii="Times" w:hAnsi="Times"/>
            <w:noProof/>
            <w:sz w:val="22"/>
            <w:szCs w:val="22"/>
            <w:lang w:val="en-GB" w:eastAsia="ja-JP"/>
            <w:rPrChange w:id="181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11" w:author="Chara Katiri" w:date="2015-05-12T13:05:00Z">
              <w:rPr>
                <w:rFonts w:ascii="Times" w:hAnsi="Times" w:cs="Times New Roman"/>
                <w:noProof/>
                <w:sz w:val="22"/>
                <w:szCs w:val="22"/>
                <w:lang w:val="en-GB"/>
              </w:rPr>
            </w:rPrChange>
          </w:rPr>
          <w:delText>Features of Spring MVC framework</w:delText>
        </w:r>
        <w:r w:rsidRPr="00F758B3" w:rsidDel="00CF5347">
          <w:rPr>
            <w:rFonts w:ascii="Times" w:hAnsi="Times"/>
            <w:noProof/>
            <w:sz w:val="22"/>
            <w:szCs w:val="22"/>
            <w:rPrChange w:id="181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13" w:author="Chara Katiri" w:date="2015-05-12T13:05:00Z">
              <w:rPr>
                <w:rFonts w:ascii="Times" w:hAnsi="Times"/>
                <w:noProof/>
                <w:sz w:val="22"/>
                <w:szCs w:val="22"/>
              </w:rPr>
            </w:rPrChange>
          </w:rPr>
          <w:delText>24</w:delText>
        </w:r>
      </w:del>
    </w:p>
    <w:p w14:paraId="3718A87D" w14:textId="77777777" w:rsidR="00802990" w:rsidRPr="00F758B3" w:rsidDel="00CF5347" w:rsidRDefault="00802990" w:rsidP="00F758B3">
      <w:pPr>
        <w:pStyle w:val="TOC1"/>
        <w:rPr>
          <w:del w:id="1814" w:author="Chara Katiri" w:date="2015-05-08T18:58:00Z"/>
          <w:noProof/>
          <w:lang w:val="en-GB" w:eastAsia="ja-JP"/>
          <w:rPrChange w:id="1815" w:author="Chara Katiri" w:date="2015-05-12T13:05:00Z">
            <w:rPr>
              <w:del w:id="1816" w:author="Chara Katiri" w:date="2015-05-08T18:58:00Z"/>
              <w:noProof/>
              <w:lang w:val="en-GB" w:eastAsia="ja-JP"/>
            </w:rPr>
          </w:rPrChange>
        </w:rPr>
        <w:pPrChange w:id="1817" w:author="Chara Katiri" w:date="2015-05-12T13:05:00Z">
          <w:pPr>
            <w:pStyle w:val="TOC1"/>
          </w:pPr>
        </w:pPrChange>
      </w:pPr>
      <w:del w:id="1818" w:author="Chara Katiri" w:date="2015-05-08T18:58:00Z">
        <w:r w:rsidRPr="00F758B3" w:rsidDel="00CF5347">
          <w:rPr>
            <w:rFonts w:cs="Times New Roman"/>
            <w:noProof/>
            <w:lang w:val="en-GB"/>
            <w:rPrChange w:id="1819" w:author="Chara Katiri" w:date="2015-05-12T13:05:00Z">
              <w:rPr>
                <w:rFonts w:cs="Times New Roman"/>
                <w:noProof/>
                <w:lang w:val="en-GB"/>
              </w:rPr>
            </w:rPrChange>
          </w:rPr>
          <w:delText>3.</w:delText>
        </w:r>
        <w:r w:rsidRPr="00F758B3" w:rsidDel="00CF5347">
          <w:rPr>
            <w:noProof/>
            <w:lang w:val="en-GB" w:eastAsia="ja-JP"/>
            <w:rPrChange w:id="1820" w:author="Chara Katiri" w:date="2015-05-12T13:05:00Z">
              <w:rPr>
                <w:noProof/>
                <w:lang w:val="en-GB" w:eastAsia="ja-JP"/>
              </w:rPr>
            </w:rPrChange>
          </w:rPr>
          <w:tab/>
        </w:r>
        <w:r w:rsidRPr="00F758B3" w:rsidDel="00CF5347">
          <w:rPr>
            <w:rFonts w:cs="Times New Roman"/>
            <w:noProof/>
            <w:lang w:val="en-GB"/>
            <w:rPrChange w:id="1821" w:author="Chara Katiri" w:date="2015-05-12T13:05:00Z">
              <w:rPr>
                <w:rFonts w:cs="Times New Roman"/>
                <w:noProof/>
                <w:lang w:val="en-GB"/>
              </w:rPr>
            </w:rPrChange>
          </w:rPr>
          <w:delText>System analysis</w:delText>
        </w:r>
        <w:r w:rsidRPr="00F758B3" w:rsidDel="00CF5347">
          <w:rPr>
            <w:noProof/>
            <w:rPrChange w:id="1822" w:author="Chara Katiri" w:date="2015-05-12T13:05:00Z">
              <w:rPr>
                <w:noProof/>
              </w:rPr>
            </w:rPrChange>
          </w:rPr>
          <w:tab/>
        </w:r>
        <w:r w:rsidR="00EC7197" w:rsidRPr="00F758B3" w:rsidDel="00CF5347">
          <w:rPr>
            <w:noProof/>
            <w:rPrChange w:id="1823" w:author="Chara Katiri" w:date="2015-05-12T13:05:00Z">
              <w:rPr>
                <w:noProof/>
              </w:rPr>
            </w:rPrChange>
          </w:rPr>
          <w:delText>27</w:delText>
        </w:r>
      </w:del>
    </w:p>
    <w:p w14:paraId="48048E90" w14:textId="77777777" w:rsidR="00802990" w:rsidRPr="00F758B3" w:rsidDel="00CF5347" w:rsidRDefault="00802990" w:rsidP="00F758B3">
      <w:pPr>
        <w:pStyle w:val="TOC2"/>
        <w:tabs>
          <w:tab w:val="left" w:pos="840"/>
          <w:tab w:val="right" w:leader="dot" w:pos="9010"/>
        </w:tabs>
        <w:spacing w:line="360" w:lineRule="auto"/>
        <w:contextualSpacing/>
        <w:jc w:val="both"/>
        <w:rPr>
          <w:del w:id="1824" w:author="Chara Katiri" w:date="2015-05-08T18:58:00Z"/>
          <w:rFonts w:ascii="Times" w:hAnsi="Times"/>
          <w:noProof/>
          <w:sz w:val="22"/>
          <w:szCs w:val="22"/>
          <w:lang w:val="en-GB" w:eastAsia="ja-JP"/>
          <w:rPrChange w:id="1825" w:author="Chara Katiri" w:date="2015-05-12T13:05:00Z">
            <w:rPr>
              <w:del w:id="1826" w:author="Chara Katiri" w:date="2015-05-08T18:58:00Z"/>
              <w:rFonts w:ascii="Times" w:hAnsi="Times"/>
              <w:noProof/>
              <w:sz w:val="22"/>
              <w:szCs w:val="22"/>
              <w:lang w:val="en-GB" w:eastAsia="ja-JP"/>
            </w:rPr>
          </w:rPrChange>
        </w:rPr>
        <w:pPrChange w:id="1827" w:author="Chara Katiri" w:date="2015-05-12T13:05:00Z">
          <w:pPr>
            <w:pStyle w:val="TOC2"/>
            <w:tabs>
              <w:tab w:val="left" w:pos="840"/>
              <w:tab w:val="right" w:leader="dot" w:pos="9010"/>
            </w:tabs>
            <w:spacing w:line="360" w:lineRule="auto"/>
            <w:contextualSpacing/>
            <w:jc w:val="both"/>
          </w:pPr>
        </w:pPrChange>
      </w:pPr>
      <w:del w:id="1828" w:author="Chara Katiri" w:date="2015-05-08T18:58:00Z">
        <w:r w:rsidRPr="00F758B3" w:rsidDel="00CF5347">
          <w:rPr>
            <w:rFonts w:ascii="Times" w:hAnsi="Times" w:cs="Times New Roman"/>
            <w:noProof/>
            <w:color w:val="000000" w:themeColor="text1"/>
            <w:sz w:val="22"/>
            <w:szCs w:val="22"/>
            <w:lang w:val="en-GB"/>
            <w:rPrChange w:id="1829" w:author="Chara Katiri" w:date="2015-05-12T13:05:00Z">
              <w:rPr>
                <w:rFonts w:ascii="Times" w:hAnsi="Times" w:cs="Times New Roman"/>
                <w:noProof/>
                <w:color w:val="000000" w:themeColor="text1"/>
                <w:sz w:val="22"/>
                <w:szCs w:val="22"/>
                <w:lang w:val="en-GB"/>
              </w:rPr>
            </w:rPrChange>
          </w:rPr>
          <w:delText>3.1.</w:delText>
        </w:r>
        <w:r w:rsidRPr="00F758B3" w:rsidDel="00CF5347">
          <w:rPr>
            <w:rFonts w:ascii="Times" w:hAnsi="Times"/>
            <w:noProof/>
            <w:sz w:val="22"/>
            <w:szCs w:val="22"/>
            <w:lang w:val="en-GB" w:eastAsia="ja-JP"/>
            <w:rPrChange w:id="183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31" w:author="Chara Katiri" w:date="2015-05-12T13:05:00Z">
              <w:rPr>
                <w:rFonts w:ascii="Times" w:hAnsi="Times" w:cs="Times New Roman"/>
                <w:noProof/>
                <w:sz w:val="22"/>
                <w:szCs w:val="22"/>
                <w:lang w:val="en-GB"/>
              </w:rPr>
            </w:rPrChange>
          </w:rPr>
          <w:delText>Current process</w:delText>
        </w:r>
        <w:r w:rsidRPr="00F758B3" w:rsidDel="00CF5347">
          <w:rPr>
            <w:rFonts w:ascii="Times" w:hAnsi="Times"/>
            <w:noProof/>
            <w:sz w:val="22"/>
            <w:szCs w:val="22"/>
            <w:rPrChange w:id="183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33" w:author="Chara Katiri" w:date="2015-05-12T13:05:00Z">
              <w:rPr>
                <w:rFonts w:ascii="Times" w:hAnsi="Times"/>
                <w:noProof/>
                <w:sz w:val="22"/>
                <w:szCs w:val="22"/>
              </w:rPr>
            </w:rPrChange>
          </w:rPr>
          <w:delText>27</w:delText>
        </w:r>
      </w:del>
    </w:p>
    <w:p w14:paraId="71DE0B44" w14:textId="77777777" w:rsidR="00802990" w:rsidRPr="00F758B3" w:rsidDel="00CF5347" w:rsidRDefault="00802990" w:rsidP="00F758B3">
      <w:pPr>
        <w:pStyle w:val="TOC2"/>
        <w:tabs>
          <w:tab w:val="left" w:pos="840"/>
          <w:tab w:val="right" w:leader="dot" w:pos="9010"/>
        </w:tabs>
        <w:spacing w:line="360" w:lineRule="auto"/>
        <w:contextualSpacing/>
        <w:jc w:val="both"/>
        <w:rPr>
          <w:del w:id="1834" w:author="Chara Katiri" w:date="2015-05-08T18:58:00Z"/>
          <w:rFonts w:ascii="Times" w:hAnsi="Times"/>
          <w:noProof/>
          <w:sz w:val="22"/>
          <w:szCs w:val="22"/>
          <w:lang w:val="en-GB" w:eastAsia="ja-JP"/>
          <w:rPrChange w:id="1835" w:author="Chara Katiri" w:date="2015-05-12T13:05:00Z">
            <w:rPr>
              <w:del w:id="1836" w:author="Chara Katiri" w:date="2015-05-08T18:58:00Z"/>
              <w:rFonts w:ascii="Times" w:hAnsi="Times"/>
              <w:noProof/>
              <w:sz w:val="22"/>
              <w:szCs w:val="22"/>
              <w:lang w:val="en-GB" w:eastAsia="ja-JP"/>
            </w:rPr>
          </w:rPrChange>
        </w:rPr>
        <w:pPrChange w:id="1837" w:author="Chara Katiri" w:date="2015-05-12T13:05:00Z">
          <w:pPr>
            <w:pStyle w:val="TOC2"/>
            <w:tabs>
              <w:tab w:val="left" w:pos="840"/>
              <w:tab w:val="right" w:leader="dot" w:pos="9010"/>
            </w:tabs>
            <w:spacing w:line="360" w:lineRule="auto"/>
            <w:contextualSpacing/>
            <w:jc w:val="both"/>
          </w:pPr>
        </w:pPrChange>
      </w:pPr>
      <w:del w:id="1838" w:author="Chara Katiri" w:date="2015-05-08T18:58:00Z">
        <w:r w:rsidRPr="00F758B3" w:rsidDel="00CF5347">
          <w:rPr>
            <w:rFonts w:ascii="Times" w:hAnsi="Times" w:cs="Times New Roman"/>
            <w:noProof/>
            <w:color w:val="000000" w:themeColor="text1"/>
            <w:sz w:val="22"/>
            <w:szCs w:val="22"/>
            <w:lang w:val="en-GB"/>
            <w:rPrChange w:id="1839" w:author="Chara Katiri" w:date="2015-05-12T13:05:00Z">
              <w:rPr>
                <w:rFonts w:ascii="Times" w:hAnsi="Times" w:cs="Times New Roman"/>
                <w:noProof/>
                <w:color w:val="000000" w:themeColor="text1"/>
                <w:sz w:val="22"/>
                <w:szCs w:val="22"/>
                <w:lang w:val="en-GB"/>
              </w:rPr>
            </w:rPrChange>
          </w:rPr>
          <w:delText>3.2.</w:delText>
        </w:r>
        <w:r w:rsidRPr="00F758B3" w:rsidDel="00CF5347">
          <w:rPr>
            <w:rFonts w:ascii="Times" w:hAnsi="Times"/>
            <w:noProof/>
            <w:sz w:val="22"/>
            <w:szCs w:val="22"/>
            <w:lang w:val="en-GB" w:eastAsia="ja-JP"/>
            <w:rPrChange w:id="184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41" w:author="Chara Katiri" w:date="2015-05-12T13:05:00Z">
              <w:rPr>
                <w:rFonts w:ascii="Times" w:hAnsi="Times" w:cs="Times New Roman"/>
                <w:noProof/>
                <w:sz w:val="22"/>
                <w:szCs w:val="22"/>
                <w:lang w:val="en-GB"/>
              </w:rPr>
            </w:rPrChange>
          </w:rPr>
          <w:delText>System requirements and analysis</w:delText>
        </w:r>
        <w:r w:rsidRPr="00F758B3" w:rsidDel="00CF5347">
          <w:rPr>
            <w:rFonts w:ascii="Times" w:hAnsi="Times"/>
            <w:noProof/>
            <w:sz w:val="22"/>
            <w:szCs w:val="22"/>
            <w:rPrChange w:id="184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43" w:author="Chara Katiri" w:date="2015-05-12T13:05:00Z">
              <w:rPr>
                <w:rFonts w:ascii="Times" w:hAnsi="Times"/>
                <w:noProof/>
                <w:sz w:val="22"/>
                <w:szCs w:val="22"/>
              </w:rPr>
            </w:rPrChange>
          </w:rPr>
          <w:delText>27</w:delText>
        </w:r>
      </w:del>
    </w:p>
    <w:p w14:paraId="6E63318D" w14:textId="77777777" w:rsidR="00802990" w:rsidRPr="00F758B3" w:rsidDel="00CF5347" w:rsidRDefault="00802990" w:rsidP="00F758B3">
      <w:pPr>
        <w:pStyle w:val="TOC2"/>
        <w:tabs>
          <w:tab w:val="left" w:pos="1020"/>
          <w:tab w:val="right" w:leader="dot" w:pos="9010"/>
        </w:tabs>
        <w:spacing w:line="360" w:lineRule="auto"/>
        <w:contextualSpacing/>
        <w:jc w:val="both"/>
        <w:rPr>
          <w:del w:id="1844" w:author="Chara Katiri" w:date="2015-05-08T18:58:00Z"/>
          <w:rFonts w:ascii="Times" w:hAnsi="Times"/>
          <w:noProof/>
          <w:sz w:val="22"/>
          <w:szCs w:val="22"/>
          <w:lang w:val="en-GB" w:eastAsia="ja-JP"/>
          <w:rPrChange w:id="1845" w:author="Chara Katiri" w:date="2015-05-12T13:05:00Z">
            <w:rPr>
              <w:del w:id="1846" w:author="Chara Katiri" w:date="2015-05-08T18:58:00Z"/>
              <w:rFonts w:ascii="Times" w:hAnsi="Times"/>
              <w:noProof/>
              <w:sz w:val="22"/>
              <w:szCs w:val="22"/>
              <w:lang w:val="en-GB" w:eastAsia="ja-JP"/>
            </w:rPr>
          </w:rPrChange>
        </w:rPr>
        <w:pPrChange w:id="1847" w:author="Chara Katiri" w:date="2015-05-12T13:05:00Z">
          <w:pPr>
            <w:pStyle w:val="TOC2"/>
            <w:tabs>
              <w:tab w:val="left" w:pos="1020"/>
              <w:tab w:val="right" w:leader="dot" w:pos="9010"/>
            </w:tabs>
            <w:spacing w:line="360" w:lineRule="auto"/>
            <w:contextualSpacing/>
            <w:jc w:val="both"/>
          </w:pPr>
        </w:pPrChange>
      </w:pPr>
      <w:del w:id="1848" w:author="Chara Katiri" w:date="2015-05-08T18:58:00Z">
        <w:r w:rsidRPr="00F758B3" w:rsidDel="00CF5347">
          <w:rPr>
            <w:rFonts w:ascii="Times" w:hAnsi="Times" w:cs="Times New Roman"/>
            <w:noProof/>
            <w:sz w:val="22"/>
            <w:szCs w:val="22"/>
            <w:lang w:val="en-GB"/>
            <w:rPrChange w:id="1849" w:author="Chara Katiri" w:date="2015-05-12T13:05:00Z">
              <w:rPr>
                <w:rFonts w:ascii="Times" w:hAnsi="Times" w:cs="Times New Roman"/>
                <w:noProof/>
                <w:sz w:val="22"/>
                <w:szCs w:val="22"/>
                <w:lang w:val="en-GB"/>
              </w:rPr>
            </w:rPrChange>
          </w:rPr>
          <w:delText>3.2.1.</w:delText>
        </w:r>
        <w:r w:rsidRPr="00F758B3" w:rsidDel="00CF5347">
          <w:rPr>
            <w:rFonts w:ascii="Times" w:hAnsi="Times"/>
            <w:noProof/>
            <w:sz w:val="22"/>
            <w:szCs w:val="22"/>
            <w:lang w:val="en-GB" w:eastAsia="ja-JP"/>
            <w:rPrChange w:id="185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51" w:author="Chara Katiri" w:date="2015-05-12T13:05:00Z">
              <w:rPr>
                <w:rFonts w:ascii="Times" w:hAnsi="Times" w:cs="Times New Roman"/>
                <w:noProof/>
                <w:sz w:val="22"/>
                <w:szCs w:val="22"/>
                <w:lang w:val="en-GB"/>
              </w:rPr>
            </w:rPrChange>
          </w:rPr>
          <w:delText>Functional and non-functional requirements</w:delText>
        </w:r>
        <w:r w:rsidRPr="00F758B3" w:rsidDel="00CF5347">
          <w:rPr>
            <w:rFonts w:ascii="Times" w:hAnsi="Times"/>
            <w:noProof/>
            <w:sz w:val="22"/>
            <w:szCs w:val="22"/>
            <w:rPrChange w:id="185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53" w:author="Chara Katiri" w:date="2015-05-12T13:05:00Z">
              <w:rPr>
                <w:rFonts w:ascii="Times" w:hAnsi="Times"/>
                <w:noProof/>
                <w:sz w:val="22"/>
                <w:szCs w:val="22"/>
              </w:rPr>
            </w:rPrChange>
          </w:rPr>
          <w:delText>28</w:delText>
        </w:r>
      </w:del>
    </w:p>
    <w:p w14:paraId="6E70E62E" w14:textId="77777777" w:rsidR="00802990" w:rsidRPr="00F758B3" w:rsidDel="00CF5347" w:rsidRDefault="00802990" w:rsidP="00F758B3">
      <w:pPr>
        <w:pStyle w:val="TOC2"/>
        <w:tabs>
          <w:tab w:val="left" w:pos="1020"/>
          <w:tab w:val="right" w:leader="dot" w:pos="9010"/>
        </w:tabs>
        <w:spacing w:line="360" w:lineRule="auto"/>
        <w:contextualSpacing/>
        <w:jc w:val="both"/>
        <w:rPr>
          <w:del w:id="1854" w:author="Chara Katiri" w:date="2015-05-08T18:58:00Z"/>
          <w:rFonts w:ascii="Times" w:hAnsi="Times"/>
          <w:noProof/>
          <w:sz w:val="22"/>
          <w:szCs w:val="22"/>
          <w:lang w:val="en-GB" w:eastAsia="ja-JP"/>
          <w:rPrChange w:id="1855" w:author="Chara Katiri" w:date="2015-05-12T13:05:00Z">
            <w:rPr>
              <w:del w:id="1856" w:author="Chara Katiri" w:date="2015-05-08T18:58:00Z"/>
              <w:rFonts w:ascii="Times" w:hAnsi="Times"/>
              <w:noProof/>
              <w:sz w:val="22"/>
              <w:szCs w:val="22"/>
              <w:lang w:val="en-GB" w:eastAsia="ja-JP"/>
            </w:rPr>
          </w:rPrChange>
        </w:rPr>
        <w:pPrChange w:id="1857" w:author="Chara Katiri" w:date="2015-05-12T13:05:00Z">
          <w:pPr>
            <w:pStyle w:val="TOC2"/>
            <w:tabs>
              <w:tab w:val="left" w:pos="1020"/>
              <w:tab w:val="right" w:leader="dot" w:pos="9010"/>
            </w:tabs>
            <w:spacing w:line="360" w:lineRule="auto"/>
            <w:contextualSpacing/>
            <w:jc w:val="both"/>
          </w:pPr>
        </w:pPrChange>
      </w:pPr>
      <w:del w:id="1858" w:author="Chara Katiri" w:date="2015-05-08T18:58:00Z">
        <w:r w:rsidRPr="00F758B3" w:rsidDel="00CF5347">
          <w:rPr>
            <w:rFonts w:ascii="Times" w:hAnsi="Times" w:cs="Times New Roman"/>
            <w:noProof/>
            <w:sz w:val="22"/>
            <w:szCs w:val="22"/>
            <w:lang w:val="en-GB"/>
            <w:rPrChange w:id="1859" w:author="Chara Katiri" w:date="2015-05-12T13:05:00Z">
              <w:rPr>
                <w:rFonts w:ascii="Times" w:hAnsi="Times" w:cs="Times New Roman"/>
                <w:noProof/>
                <w:sz w:val="22"/>
                <w:szCs w:val="22"/>
                <w:lang w:val="en-GB"/>
              </w:rPr>
            </w:rPrChange>
          </w:rPr>
          <w:delText>3.2.2.</w:delText>
        </w:r>
        <w:r w:rsidRPr="00F758B3" w:rsidDel="00CF5347">
          <w:rPr>
            <w:rFonts w:ascii="Times" w:hAnsi="Times"/>
            <w:noProof/>
            <w:sz w:val="22"/>
            <w:szCs w:val="22"/>
            <w:lang w:val="en-GB" w:eastAsia="ja-JP"/>
            <w:rPrChange w:id="186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61" w:author="Chara Katiri" w:date="2015-05-12T13:05:00Z">
              <w:rPr>
                <w:rFonts w:ascii="Times" w:hAnsi="Times" w:cs="Times New Roman"/>
                <w:noProof/>
                <w:sz w:val="22"/>
                <w:szCs w:val="22"/>
                <w:lang w:val="en-GB"/>
              </w:rPr>
            </w:rPrChange>
          </w:rPr>
          <w:delText>Feasibility analysis</w:delText>
        </w:r>
        <w:r w:rsidRPr="00F758B3" w:rsidDel="00CF5347">
          <w:rPr>
            <w:rFonts w:ascii="Times" w:hAnsi="Times"/>
            <w:noProof/>
            <w:sz w:val="22"/>
            <w:szCs w:val="22"/>
            <w:rPrChange w:id="186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63" w:author="Chara Katiri" w:date="2015-05-12T13:05:00Z">
              <w:rPr>
                <w:rFonts w:ascii="Times" w:hAnsi="Times"/>
                <w:noProof/>
                <w:sz w:val="22"/>
                <w:szCs w:val="22"/>
              </w:rPr>
            </w:rPrChange>
          </w:rPr>
          <w:delText>30</w:delText>
        </w:r>
      </w:del>
    </w:p>
    <w:p w14:paraId="7C3B6B91" w14:textId="77777777" w:rsidR="00802990" w:rsidRPr="00F758B3" w:rsidDel="00CF5347" w:rsidRDefault="00802990" w:rsidP="00F758B3">
      <w:pPr>
        <w:pStyle w:val="TOC2"/>
        <w:tabs>
          <w:tab w:val="left" w:pos="840"/>
          <w:tab w:val="right" w:leader="dot" w:pos="9010"/>
        </w:tabs>
        <w:spacing w:line="360" w:lineRule="auto"/>
        <w:contextualSpacing/>
        <w:jc w:val="both"/>
        <w:rPr>
          <w:del w:id="1864" w:author="Chara Katiri" w:date="2015-05-08T18:58:00Z"/>
          <w:rFonts w:ascii="Times" w:hAnsi="Times"/>
          <w:noProof/>
          <w:sz w:val="22"/>
          <w:szCs w:val="22"/>
          <w:lang w:val="en-GB" w:eastAsia="ja-JP"/>
          <w:rPrChange w:id="1865" w:author="Chara Katiri" w:date="2015-05-12T13:05:00Z">
            <w:rPr>
              <w:del w:id="1866" w:author="Chara Katiri" w:date="2015-05-08T18:58:00Z"/>
              <w:rFonts w:ascii="Times" w:hAnsi="Times"/>
              <w:noProof/>
              <w:sz w:val="22"/>
              <w:szCs w:val="22"/>
              <w:lang w:val="en-GB" w:eastAsia="ja-JP"/>
            </w:rPr>
          </w:rPrChange>
        </w:rPr>
        <w:pPrChange w:id="1867" w:author="Chara Katiri" w:date="2015-05-12T13:05:00Z">
          <w:pPr>
            <w:pStyle w:val="TOC2"/>
            <w:tabs>
              <w:tab w:val="left" w:pos="840"/>
              <w:tab w:val="right" w:leader="dot" w:pos="9010"/>
            </w:tabs>
            <w:spacing w:line="360" w:lineRule="auto"/>
            <w:contextualSpacing/>
            <w:jc w:val="both"/>
          </w:pPr>
        </w:pPrChange>
      </w:pPr>
      <w:del w:id="1868" w:author="Chara Katiri" w:date="2015-05-08T18:58:00Z">
        <w:r w:rsidRPr="00F758B3" w:rsidDel="00CF5347">
          <w:rPr>
            <w:rFonts w:ascii="Times" w:hAnsi="Times" w:cs="Times New Roman"/>
            <w:noProof/>
            <w:color w:val="000000" w:themeColor="text1"/>
            <w:sz w:val="22"/>
            <w:szCs w:val="22"/>
            <w:rPrChange w:id="1869" w:author="Chara Katiri" w:date="2015-05-12T13:05:00Z">
              <w:rPr>
                <w:rFonts w:ascii="Times" w:hAnsi="Times" w:cs="Times New Roman"/>
                <w:noProof/>
                <w:color w:val="000000" w:themeColor="text1"/>
                <w:sz w:val="22"/>
                <w:szCs w:val="22"/>
              </w:rPr>
            </w:rPrChange>
          </w:rPr>
          <w:delText>3.3.</w:delText>
        </w:r>
        <w:r w:rsidRPr="00F758B3" w:rsidDel="00CF5347">
          <w:rPr>
            <w:rFonts w:ascii="Times" w:hAnsi="Times"/>
            <w:noProof/>
            <w:sz w:val="22"/>
            <w:szCs w:val="22"/>
            <w:lang w:val="en-GB" w:eastAsia="ja-JP"/>
            <w:rPrChange w:id="187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71" w:author="Chara Katiri" w:date="2015-05-12T13:05:00Z">
              <w:rPr>
                <w:rFonts w:ascii="Times" w:hAnsi="Times" w:cs="Times New Roman"/>
                <w:noProof/>
                <w:sz w:val="22"/>
                <w:szCs w:val="22"/>
                <w:lang w:val="en-GB"/>
              </w:rPr>
            </w:rPrChange>
          </w:rPr>
          <w:delText>Summary of deliverables</w:delText>
        </w:r>
        <w:r w:rsidRPr="00F758B3" w:rsidDel="00CF5347">
          <w:rPr>
            <w:rFonts w:ascii="Times" w:hAnsi="Times"/>
            <w:noProof/>
            <w:sz w:val="22"/>
            <w:szCs w:val="22"/>
            <w:rPrChange w:id="187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73" w:author="Chara Katiri" w:date="2015-05-12T13:05:00Z">
              <w:rPr>
                <w:rFonts w:ascii="Times" w:hAnsi="Times"/>
                <w:noProof/>
                <w:sz w:val="22"/>
                <w:szCs w:val="22"/>
              </w:rPr>
            </w:rPrChange>
          </w:rPr>
          <w:delText>31</w:delText>
        </w:r>
      </w:del>
    </w:p>
    <w:p w14:paraId="0E9A996F" w14:textId="77777777" w:rsidR="00802990" w:rsidRPr="00F758B3" w:rsidDel="00CF5347" w:rsidRDefault="00802990" w:rsidP="00F758B3">
      <w:pPr>
        <w:pStyle w:val="TOC2"/>
        <w:tabs>
          <w:tab w:val="left" w:pos="840"/>
          <w:tab w:val="right" w:leader="dot" w:pos="9010"/>
        </w:tabs>
        <w:spacing w:line="360" w:lineRule="auto"/>
        <w:contextualSpacing/>
        <w:jc w:val="both"/>
        <w:rPr>
          <w:del w:id="1874" w:author="Chara Katiri" w:date="2015-05-08T18:58:00Z"/>
          <w:rFonts w:ascii="Times" w:hAnsi="Times"/>
          <w:noProof/>
          <w:sz w:val="22"/>
          <w:szCs w:val="22"/>
          <w:lang w:val="en-GB" w:eastAsia="ja-JP"/>
          <w:rPrChange w:id="1875" w:author="Chara Katiri" w:date="2015-05-12T13:05:00Z">
            <w:rPr>
              <w:del w:id="1876" w:author="Chara Katiri" w:date="2015-05-08T18:58:00Z"/>
              <w:rFonts w:ascii="Times" w:hAnsi="Times"/>
              <w:noProof/>
              <w:sz w:val="22"/>
              <w:szCs w:val="22"/>
              <w:lang w:val="en-GB" w:eastAsia="ja-JP"/>
            </w:rPr>
          </w:rPrChange>
        </w:rPr>
        <w:pPrChange w:id="1877" w:author="Chara Katiri" w:date="2015-05-12T13:05:00Z">
          <w:pPr>
            <w:pStyle w:val="TOC2"/>
            <w:tabs>
              <w:tab w:val="left" w:pos="840"/>
              <w:tab w:val="right" w:leader="dot" w:pos="9010"/>
            </w:tabs>
            <w:spacing w:line="360" w:lineRule="auto"/>
            <w:contextualSpacing/>
            <w:jc w:val="both"/>
          </w:pPr>
        </w:pPrChange>
      </w:pPr>
      <w:del w:id="1878" w:author="Chara Katiri" w:date="2015-05-08T18:58:00Z">
        <w:r w:rsidRPr="00F758B3" w:rsidDel="00CF5347">
          <w:rPr>
            <w:rFonts w:ascii="Times" w:hAnsi="Times" w:cs="Times New Roman"/>
            <w:noProof/>
            <w:color w:val="000000" w:themeColor="text1"/>
            <w:sz w:val="22"/>
            <w:szCs w:val="22"/>
            <w:lang w:val="en-GB"/>
            <w:rPrChange w:id="1879" w:author="Chara Katiri" w:date="2015-05-12T13:05:00Z">
              <w:rPr>
                <w:rFonts w:ascii="Times" w:hAnsi="Times" w:cs="Times New Roman"/>
                <w:noProof/>
                <w:color w:val="000000" w:themeColor="text1"/>
                <w:sz w:val="22"/>
                <w:szCs w:val="22"/>
                <w:lang w:val="en-GB"/>
              </w:rPr>
            </w:rPrChange>
          </w:rPr>
          <w:delText>3.4.</w:delText>
        </w:r>
        <w:r w:rsidRPr="00F758B3" w:rsidDel="00CF5347">
          <w:rPr>
            <w:rFonts w:ascii="Times" w:hAnsi="Times"/>
            <w:noProof/>
            <w:sz w:val="22"/>
            <w:szCs w:val="22"/>
            <w:lang w:val="en-GB" w:eastAsia="ja-JP"/>
            <w:rPrChange w:id="18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881" w:author="Chara Katiri" w:date="2015-05-12T13:05:00Z">
              <w:rPr>
                <w:rFonts w:ascii="Times" w:hAnsi="Times" w:cs="Times New Roman"/>
                <w:noProof/>
                <w:sz w:val="22"/>
                <w:szCs w:val="22"/>
                <w:lang w:val="en-GB"/>
              </w:rPr>
            </w:rPrChange>
          </w:rPr>
          <w:delText>Stakeholders</w:delText>
        </w:r>
        <w:r w:rsidRPr="00F758B3" w:rsidDel="00CF5347">
          <w:rPr>
            <w:rFonts w:ascii="Times" w:hAnsi="Times"/>
            <w:noProof/>
            <w:sz w:val="22"/>
            <w:szCs w:val="22"/>
            <w:rPrChange w:id="18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883" w:author="Chara Katiri" w:date="2015-05-12T13:05:00Z">
              <w:rPr>
                <w:rFonts w:ascii="Times" w:hAnsi="Times"/>
                <w:noProof/>
                <w:sz w:val="22"/>
                <w:szCs w:val="22"/>
              </w:rPr>
            </w:rPrChange>
          </w:rPr>
          <w:delText>31</w:delText>
        </w:r>
      </w:del>
    </w:p>
    <w:p w14:paraId="5BFCDF42" w14:textId="77777777" w:rsidR="00802990" w:rsidRPr="00F758B3" w:rsidDel="00CF5347" w:rsidRDefault="00802990" w:rsidP="00F758B3">
      <w:pPr>
        <w:pStyle w:val="TOC1"/>
        <w:rPr>
          <w:del w:id="1884" w:author="Chara Katiri" w:date="2015-05-08T18:58:00Z"/>
          <w:noProof/>
          <w:lang w:val="en-GB" w:eastAsia="ja-JP"/>
          <w:rPrChange w:id="1885" w:author="Chara Katiri" w:date="2015-05-12T13:05:00Z">
            <w:rPr>
              <w:del w:id="1886" w:author="Chara Katiri" w:date="2015-05-08T18:58:00Z"/>
              <w:noProof/>
              <w:lang w:val="en-GB" w:eastAsia="ja-JP"/>
            </w:rPr>
          </w:rPrChange>
        </w:rPr>
        <w:pPrChange w:id="1887" w:author="Chara Katiri" w:date="2015-05-12T13:05:00Z">
          <w:pPr>
            <w:pStyle w:val="TOC1"/>
          </w:pPr>
        </w:pPrChange>
      </w:pPr>
      <w:del w:id="1888" w:author="Chara Katiri" w:date="2015-05-08T18:58:00Z">
        <w:r w:rsidRPr="00F758B3" w:rsidDel="00CF5347">
          <w:rPr>
            <w:rFonts w:cs="Times New Roman"/>
            <w:noProof/>
            <w:lang w:val="en-GB"/>
            <w:rPrChange w:id="1889" w:author="Chara Katiri" w:date="2015-05-12T13:05:00Z">
              <w:rPr>
                <w:rFonts w:cs="Times New Roman"/>
                <w:noProof/>
                <w:lang w:val="en-GB"/>
              </w:rPr>
            </w:rPrChange>
          </w:rPr>
          <w:delText>4.</w:delText>
        </w:r>
        <w:r w:rsidRPr="00F758B3" w:rsidDel="00CF5347">
          <w:rPr>
            <w:noProof/>
            <w:lang w:val="en-GB" w:eastAsia="ja-JP"/>
            <w:rPrChange w:id="1890" w:author="Chara Katiri" w:date="2015-05-12T13:05:00Z">
              <w:rPr>
                <w:noProof/>
                <w:lang w:val="en-GB" w:eastAsia="ja-JP"/>
              </w:rPr>
            </w:rPrChange>
          </w:rPr>
          <w:tab/>
        </w:r>
        <w:r w:rsidRPr="00F758B3" w:rsidDel="00CF5347">
          <w:rPr>
            <w:rFonts w:cs="Times New Roman"/>
            <w:noProof/>
            <w:lang w:val="en-GB"/>
            <w:rPrChange w:id="1891" w:author="Chara Katiri" w:date="2015-05-12T13:05:00Z">
              <w:rPr>
                <w:rFonts w:cs="Times New Roman"/>
                <w:noProof/>
                <w:lang w:val="en-GB"/>
              </w:rPr>
            </w:rPrChange>
          </w:rPr>
          <w:delText>System design</w:delText>
        </w:r>
        <w:r w:rsidRPr="00F758B3" w:rsidDel="00CF5347">
          <w:rPr>
            <w:noProof/>
            <w:rPrChange w:id="1892" w:author="Chara Katiri" w:date="2015-05-12T13:05:00Z">
              <w:rPr>
                <w:noProof/>
              </w:rPr>
            </w:rPrChange>
          </w:rPr>
          <w:tab/>
        </w:r>
        <w:r w:rsidR="00EC7197" w:rsidRPr="00F758B3" w:rsidDel="00CF5347">
          <w:rPr>
            <w:noProof/>
            <w:rPrChange w:id="1893" w:author="Chara Katiri" w:date="2015-05-12T13:05:00Z">
              <w:rPr>
                <w:noProof/>
              </w:rPr>
            </w:rPrChange>
          </w:rPr>
          <w:delText>33</w:delText>
        </w:r>
      </w:del>
    </w:p>
    <w:p w14:paraId="0F0DE010" w14:textId="77777777" w:rsidR="00802990" w:rsidRPr="00F758B3" w:rsidDel="00CF5347" w:rsidRDefault="00802990" w:rsidP="00F758B3">
      <w:pPr>
        <w:pStyle w:val="TOC2"/>
        <w:tabs>
          <w:tab w:val="left" w:pos="840"/>
          <w:tab w:val="right" w:leader="dot" w:pos="9010"/>
        </w:tabs>
        <w:spacing w:line="360" w:lineRule="auto"/>
        <w:contextualSpacing/>
        <w:jc w:val="both"/>
        <w:rPr>
          <w:del w:id="1894" w:author="Chara Katiri" w:date="2015-05-08T18:58:00Z"/>
          <w:rFonts w:ascii="Times" w:hAnsi="Times"/>
          <w:noProof/>
          <w:sz w:val="22"/>
          <w:szCs w:val="22"/>
          <w:lang w:val="en-GB" w:eastAsia="ja-JP"/>
          <w:rPrChange w:id="1895" w:author="Chara Katiri" w:date="2015-05-12T13:05:00Z">
            <w:rPr>
              <w:del w:id="1896" w:author="Chara Katiri" w:date="2015-05-08T18:58:00Z"/>
              <w:rFonts w:ascii="Times" w:hAnsi="Times"/>
              <w:noProof/>
              <w:sz w:val="22"/>
              <w:szCs w:val="22"/>
              <w:lang w:val="en-GB" w:eastAsia="ja-JP"/>
            </w:rPr>
          </w:rPrChange>
        </w:rPr>
        <w:pPrChange w:id="1897" w:author="Chara Katiri" w:date="2015-05-12T13:05:00Z">
          <w:pPr>
            <w:pStyle w:val="TOC2"/>
            <w:tabs>
              <w:tab w:val="left" w:pos="840"/>
              <w:tab w:val="right" w:leader="dot" w:pos="9010"/>
            </w:tabs>
            <w:spacing w:line="360" w:lineRule="auto"/>
            <w:contextualSpacing/>
            <w:jc w:val="both"/>
          </w:pPr>
        </w:pPrChange>
      </w:pPr>
      <w:del w:id="1898" w:author="Chara Katiri" w:date="2015-05-08T18:58:00Z">
        <w:r w:rsidRPr="00F758B3" w:rsidDel="00CF5347">
          <w:rPr>
            <w:rFonts w:ascii="Times" w:hAnsi="Times" w:cs="Times New Roman"/>
            <w:noProof/>
            <w:color w:val="000000" w:themeColor="text1"/>
            <w:sz w:val="22"/>
            <w:szCs w:val="22"/>
            <w:lang w:val="en-GB"/>
            <w:rPrChange w:id="1899" w:author="Chara Katiri" w:date="2015-05-12T13:05:00Z">
              <w:rPr>
                <w:rFonts w:ascii="Times" w:hAnsi="Times" w:cs="Times New Roman"/>
                <w:noProof/>
                <w:color w:val="000000" w:themeColor="text1"/>
                <w:sz w:val="22"/>
                <w:szCs w:val="22"/>
                <w:lang w:val="en-GB"/>
              </w:rPr>
            </w:rPrChange>
          </w:rPr>
          <w:delText>4.1.</w:delText>
        </w:r>
        <w:r w:rsidRPr="00F758B3" w:rsidDel="00CF5347">
          <w:rPr>
            <w:rFonts w:ascii="Times" w:hAnsi="Times"/>
            <w:noProof/>
            <w:sz w:val="22"/>
            <w:szCs w:val="22"/>
            <w:lang w:val="en-GB" w:eastAsia="ja-JP"/>
            <w:rPrChange w:id="190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01" w:author="Chara Katiri" w:date="2015-05-12T13:05:00Z">
              <w:rPr>
                <w:rFonts w:ascii="Times" w:hAnsi="Times" w:cs="Times New Roman"/>
                <w:noProof/>
                <w:sz w:val="22"/>
                <w:szCs w:val="22"/>
                <w:lang w:val="en-GB"/>
              </w:rPr>
            </w:rPrChange>
          </w:rPr>
          <w:delText>Design method</w:delText>
        </w:r>
        <w:r w:rsidRPr="00F758B3" w:rsidDel="00CF5347">
          <w:rPr>
            <w:rFonts w:ascii="Times" w:hAnsi="Times"/>
            <w:noProof/>
            <w:sz w:val="22"/>
            <w:szCs w:val="22"/>
            <w:rPrChange w:id="190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03" w:author="Chara Katiri" w:date="2015-05-12T13:05:00Z">
              <w:rPr>
                <w:rFonts w:ascii="Times" w:hAnsi="Times"/>
                <w:noProof/>
                <w:sz w:val="22"/>
                <w:szCs w:val="22"/>
              </w:rPr>
            </w:rPrChange>
          </w:rPr>
          <w:delText>33</w:delText>
        </w:r>
      </w:del>
    </w:p>
    <w:p w14:paraId="22598DAC" w14:textId="77777777" w:rsidR="00802990" w:rsidRPr="00F758B3" w:rsidDel="00CF5347" w:rsidRDefault="00802990" w:rsidP="00F758B3">
      <w:pPr>
        <w:pStyle w:val="TOC2"/>
        <w:tabs>
          <w:tab w:val="left" w:pos="840"/>
          <w:tab w:val="right" w:leader="dot" w:pos="9010"/>
        </w:tabs>
        <w:spacing w:line="360" w:lineRule="auto"/>
        <w:contextualSpacing/>
        <w:jc w:val="both"/>
        <w:rPr>
          <w:del w:id="1904" w:author="Chara Katiri" w:date="2015-05-08T18:58:00Z"/>
          <w:rFonts w:ascii="Times" w:hAnsi="Times"/>
          <w:noProof/>
          <w:sz w:val="22"/>
          <w:szCs w:val="22"/>
          <w:lang w:val="en-GB" w:eastAsia="ja-JP"/>
          <w:rPrChange w:id="1905" w:author="Chara Katiri" w:date="2015-05-12T13:05:00Z">
            <w:rPr>
              <w:del w:id="1906" w:author="Chara Katiri" w:date="2015-05-08T18:58:00Z"/>
              <w:rFonts w:ascii="Times" w:hAnsi="Times"/>
              <w:noProof/>
              <w:sz w:val="22"/>
              <w:szCs w:val="22"/>
              <w:lang w:val="en-GB" w:eastAsia="ja-JP"/>
            </w:rPr>
          </w:rPrChange>
        </w:rPr>
        <w:pPrChange w:id="1907" w:author="Chara Katiri" w:date="2015-05-12T13:05:00Z">
          <w:pPr>
            <w:pStyle w:val="TOC2"/>
            <w:tabs>
              <w:tab w:val="left" w:pos="840"/>
              <w:tab w:val="right" w:leader="dot" w:pos="9010"/>
            </w:tabs>
            <w:spacing w:line="360" w:lineRule="auto"/>
            <w:contextualSpacing/>
            <w:jc w:val="both"/>
          </w:pPr>
        </w:pPrChange>
      </w:pPr>
      <w:del w:id="1908" w:author="Chara Katiri" w:date="2015-05-08T18:58:00Z">
        <w:r w:rsidRPr="00F758B3" w:rsidDel="00CF5347">
          <w:rPr>
            <w:rFonts w:ascii="Times" w:hAnsi="Times" w:cs="Times New Roman"/>
            <w:noProof/>
            <w:color w:val="000000" w:themeColor="text1"/>
            <w:sz w:val="22"/>
            <w:szCs w:val="22"/>
            <w:lang w:val="en-GB"/>
            <w:rPrChange w:id="1909" w:author="Chara Katiri" w:date="2015-05-12T13:05:00Z">
              <w:rPr>
                <w:rFonts w:ascii="Times" w:hAnsi="Times" w:cs="Times New Roman"/>
                <w:noProof/>
                <w:color w:val="000000" w:themeColor="text1"/>
                <w:sz w:val="22"/>
                <w:szCs w:val="22"/>
                <w:lang w:val="en-GB"/>
              </w:rPr>
            </w:rPrChange>
          </w:rPr>
          <w:delText>4.2.</w:delText>
        </w:r>
        <w:r w:rsidRPr="00F758B3" w:rsidDel="00CF5347">
          <w:rPr>
            <w:rFonts w:ascii="Times" w:hAnsi="Times"/>
            <w:noProof/>
            <w:sz w:val="22"/>
            <w:szCs w:val="22"/>
            <w:lang w:val="en-GB" w:eastAsia="ja-JP"/>
            <w:rPrChange w:id="191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11" w:author="Chara Katiri" w:date="2015-05-12T13:05:00Z">
              <w:rPr>
                <w:rFonts w:ascii="Times" w:hAnsi="Times" w:cs="Times New Roman"/>
                <w:noProof/>
                <w:sz w:val="22"/>
                <w:szCs w:val="22"/>
                <w:lang w:val="en-GB"/>
              </w:rPr>
            </w:rPrChange>
          </w:rPr>
          <w:delText>Design plan</w:delText>
        </w:r>
        <w:r w:rsidRPr="00F758B3" w:rsidDel="00CF5347">
          <w:rPr>
            <w:rFonts w:ascii="Times" w:hAnsi="Times"/>
            <w:noProof/>
            <w:sz w:val="22"/>
            <w:szCs w:val="22"/>
            <w:rPrChange w:id="191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13" w:author="Chara Katiri" w:date="2015-05-12T13:05:00Z">
              <w:rPr>
                <w:rFonts w:ascii="Times" w:hAnsi="Times"/>
                <w:noProof/>
                <w:sz w:val="22"/>
                <w:szCs w:val="22"/>
              </w:rPr>
            </w:rPrChange>
          </w:rPr>
          <w:delText>33</w:delText>
        </w:r>
      </w:del>
    </w:p>
    <w:p w14:paraId="609CBA60" w14:textId="77777777" w:rsidR="00802990" w:rsidRPr="00F758B3" w:rsidDel="00CF5347" w:rsidRDefault="00802990" w:rsidP="00F758B3">
      <w:pPr>
        <w:pStyle w:val="TOC2"/>
        <w:tabs>
          <w:tab w:val="left" w:pos="840"/>
          <w:tab w:val="right" w:leader="dot" w:pos="9010"/>
        </w:tabs>
        <w:spacing w:line="360" w:lineRule="auto"/>
        <w:contextualSpacing/>
        <w:jc w:val="both"/>
        <w:rPr>
          <w:del w:id="1914" w:author="Chara Katiri" w:date="2015-05-08T18:58:00Z"/>
          <w:rFonts w:ascii="Times" w:hAnsi="Times"/>
          <w:noProof/>
          <w:sz w:val="22"/>
          <w:szCs w:val="22"/>
          <w:lang w:val="en-GB" w:eastAsia="ja-JP"/>
          <w:rPrChange w:id="1915" w:author="Chara Katiri" w:date="2015-05-12T13:05:00Z">
            <w:rPr>
              <w:del w:id="1916" w:author="Chara Katiri" w:date="2015-05-08T18:58:00Z"/>
              <w:rFonts w:ascii="Times" w:hAnsi="Times"/>
              <w:noProof/>
              <w:sz w:val="22"/>
              <w:szCs w:val="22"/>
              <w:lang w:val="en-GB" w:eastAsia="ja-JP"/>
            </w:rPr>
          </w:rPrChange>
        </w:rPr>
        <w:pPrChange w:id="1917" w:author="Chara Katiri" w:date="2015-05-12T13:05:00Z">
          <w:pPr>
            <w:pStyle w:val="TOC2"/>
            <w:tabs>
              <w:tab w:val="left" w:pos="840"/>
              <w:tab w:val="right" w:leader="dot" w:pos="9010"/>
            </w:tabs>
            <w:spacing w:line="360" w:lineRule="auto"/>
            <w:contextualSpacing/>
            <w:jc w:val="both"/>
          </w:pPr>
        </w:pPrChange>
      </w:pPr>
      <w:del w:id="1918" w:author="Chara Katiri" w:date="2015-05-08T18:58:00Z">
        <w:r w:rsidRPr="00F758B3" w:rsidDel="00CF5347">
          <w:rPr>
            <w:rFonts w:ascii="Times" w:hAnsi="Times" w:cs="Times New Roman"/>
            <w:noProof/>
            <w:color w:val="000000" w:themeColor="text1"/>
            <w:sz w:val="22"/>
            <w:szCs w:val="22"/>
            <w:lang w:val="en-GB"/>
            <w:rPrChange w:id="1919" w:author="Chara Katiri" w:date="2015-05-12T13:05:00Z">
              <w:rPr>
                <w:rFonts w:ascii="Times" w:hAnsi="Times" w:cs="Times New Roman"/>
                <w:noProof/>
                <w:color w:val="000000" w:themeColor="text1"/>
                <w:sz w:val="22"/>
                <w:szCs w:val="22"/>
                <w:lang w:val="en-GB"/>
              </w:rPr>
            </w:rPrChange>
          </w:rPr>
          <w:delText>4.3.</w:delText>
        </w:r>
        <w:r w:rsidRPr="00F758B3" w:rsidDel="00CF5347">
          <w:rPr>
            <w:rFonts w:ascii="Times" w:hAnsi="Times"/>
            <w:noProof/>
            <w:sz w:val="22"/>
            <w:szCs w:val="22"/>
            <w:lang w:val="en-GB" w:eastAsia="ja-JP"/>
            <w:rPrChange w:id="192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21" w:author="Chara Katiri" w:date="2015-05-12T13:05:00Z">
              <w:rPr>
                <w:rFonts w:ascii="Times" w:hAnsi="Times" w:cs="Times New Roman"/>
                <w:noProof/>
                <w:sz w:val="22"/>
                <w:szCs w:val="22"/>
                <w:lang w:val="en-GB"/>
              </w:rPr>
            </w:rPrChange>
          </w:rPr>
          <w:delText>Diagrams</w:delText>
        </w:r>
        <w:r w:rsidRPr="00F758B3" w:rsidDel="00CF5347">
          <w:rPr>
            <w:rFonts w:ascii="Times" w:hAnsi="Times"/>
            <w:noProof/>
            <w:sz w:val="22"/>
            <w:szCs w:val="22"/>
            <w:rPrChange w:id="192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23" w:author="Chara Katiri" w:date="2015-05-12T13:05:00Z">
              <w:rPr>
                <w:rFonts w:ascii="Times" w:hAnsi="Times"/>
                <w:noProof/>
                <w:sz w:val="22"/>
                <w:szCs w:val="22"/>
              </w:rPr>
            </w:rPrChange>
          </w:rPr>
          <w:delText>34</w:delText>
        </w:r>
      </w:del>
    </w:p>
    <w:p w14:paraId="77A6EC3C" w14:textId="77777777" w:rsidR="00802990" w:rsidRPr="00F758B3" w:rsidDel="00CF5347" w:rsidRDefault="00802990" w:rsidP="00F758B3">
      <w:pPr>
        <w:pStyle w:val="TOC2"/>
        <w:tabs>
          <w:tab w:val="left" w:pos="1020"/>
          <w:tab w:val="right" w:leader="dot" w:pos="9010"/>
        </w:tabs>
        <w:spacing w:line="360" w:lineRule="auto"/>
        <w:contextualSpacing/>
        <w:jc w:val="both"/>
        <w:rPr>
          <w:del w:id="1924" w:author="Chara Katiri" w:date="2015-05-08T18:58:00Z"/>
          <w:rFonts w:ascii="Times" w:hAnsi="Times"/>
          <w:noProof/>
          <w:sz w:val="22"/>
          <w:szCs w:val="22"/>
          <w:lang w:val="en-GB" w:eastAsia="ja-JP"/>
          <w:rPrChange w:id="1925" w:author="Chara Katiri" w:date="2015-05-12T13:05:00Z">
            <w:rPr>
              <w:del w:id="1926" w:author="Chara Katiri" w:date="2015-05-08T18:58:00Z"/>
              <w:rFonts w:ascii="Times" w:hAnsi="Times"/>
              <w:noProof/>
              <w:sz w:val="22"/>
              <w:szCs w:val="22"/>
              <w:lang w:val="en-GB" w:eastAsia="ja-JP"/>
            </w:rPr>
          </w:rPrChange>
        </w:rPr>
        <w:pPrChange w:id="1927" w:author="Chara Katiri" w:date="2015-05-12T13:05:00Z">
          <w:pPr>
            <w:pStyle w:val="TOC2"/>
            <w:tabs>
              <w:tab w:val="left" w:pos="1020"/>
              <w:tab w:val="right" w:leader="dot" w:pos="9010"/>
            </w:tabs>
            <w:spacing w:line="360" w:lineRule="auto"/>
            <w:contextualSpacing/>
            <w:jc w:val="both"/>
          </w:pPr>
        </w:pPrChange>
      </w:pPr>
      <w:del w:id="1928" w:author="Chara Katiri" w:date="2015-05-08T18:58:00Z">
        <w:r w:rsidRPr="00F758B3" w:rsidDel="00CF5347">
          <w:rPr>
            <w:rFonts w:ascii="Times" w:hAnsi="Times" w:cs="Times New Roman"/>
            <w:noProof/>
            <w:sz w:val="22"/>
            <w:szCs w:val="22"/>
            <w:lang w:val="en-GB"/>
            <w:rPrChange w:id="1929" w:author="Chara Katiri" w:date="2015-05-12T13:05:00Z">
              <w:rPr>
                <w:rFonts w:ascii="Times" w:hAnsi="Times" w:cs="Times New Roman"/>
                <w:noProof/>
                <w:sz w:val="22"/>
                <w:szCs w:val="22"/>
                <w:lang w:val="en-GB"/>
              </w:rPr>
            </w:rPrChange>
          </w:rPr>
          <w:delText>4.3.1.</w:delText>
        </w:r>
        <w:r w:rsidRPr="00F758B3" w:rsidDel="00CF5347">
          <w:rPr>
            <w:rFonts w:ascii="Times" w:hAnsi="Times"/>
            <w:noProof/>
            <w:sz w:val="22"/>
            <w:szCs w:val="22"/>
            <w:lang w:val="en-GB" w:eastAsia="ja-JP"/>
            <w:rPrChange w:id="193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31" w:author="Chara Katiri" w:date="2015-05-12T13:05:00Z">
              <w:rPr>
                <w:rFonts w:ascii="Times" w:hAnsi="Times" w:cs="Times New Roman"/>
                <w:noProof/>
                <w:sz w:val="22"/>
                <w:szCs w:val="22"/>
                <w:lang w:val="en-GB"/>
              </w:rPr>
            </w:rPrChange>
          </w:rPr>
          <w:delText>Class diagram</w:delText>
        </w:r>
        <w:r w:rsidRPr="00F758B3" w:rsidDel="00CF5347">
          <w:rPr>
            <w:rFonts w:ascii="Times" w:hAnsi="Times"/>
            <w:noProof/>
            <w:sz w:val="22"/>
            <w:szCs w:val="22"/>
            <w:rPrChange w:id="193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33" w:author="Chara Katiri" w:date="2015-05-12T13:05:00Z">
              <w:rPr>
                <w:rFonts w:ascii="Times" w:hAnsi="Times"/>
                <w:noProof/>
                <w:sz w:val="22"/>
                <w:szCs w:val="22"/>
              </w:rPr>
            </w:rPrChange>
          </w:rPr>
          <w:delText>34</w:delText>
        </w:r>
      </w:del>
    </w:p>
    <w:p w14:paraId="59C1A132" w14:textId="77777777" w:rsidR="00802990" w:rsidRPr="00F758B3" w:rsidDel="00CF5347" w:rsidRDefault="00802990" w:rsidP="00F758B3">
      <w:pPr>
        <w:pStyle w:val="TOC2"/>
        <w:tabs>
          <w:tab w:val="left" w:pos="1020"/>
          <w:tab w:val="right" w:leader="dot" w:pos="9010"/>
        </w:tabs>
        <w:spacing w:line="360" w:lineRule="auto"/>
        <w:contextualSpacing/>
        <w:jc w:val="both"/>
        <w:rPr>
          <w:del w:id="1934" w:author="Chara Katiri" w:date="2015-05-08T18:58:00Z"/>
          <w:rFonts w:ascii="Times" w:hAnsi="Times"/>
          <w:noProof/>
          <w:sz w:val="22"/>
          <w:szCs w:val="22"/>
          <w:lang w:val="en-GB" w:eastAsia="ja-JP"/>
          <w:rPrChange w:id="1935" w:author="Chara Katiri" w:date="2015-05-12T13:05:00Z">
            <w:rPr>
              <w:del w:id="1936" w:author="Chara Katiri" w:date="2015-05-08T18:58:00Z"/>
              <w:rFonts w:ascii="Times" w:hAnsi="Times"/>
              <w:noProof/>
              <w:sz w:val="22"/>
              <w:szCs w:val="22"/>
              <w:lang w:val="en-GB" w:eastAsia="ja-JP"/>
            </w:rPr>
          </w:rPrChange>
        </w:rPr>
        <w:pPrChange w:id="1937" w:author="Chara Katiri" w:date="2015-05-12T13:05:00Z">
          <w:pPr>
            <w:pStyle w:val="TOC2"/>
            <w:tabs>
              <w:tab w:val="left" w:pos="1020"/>
              <w:tab w:val="right" w:leader="dot" w:pos="9010"/>
            </w:tabs>
            <w:spacing w:line="360" w:lineRule="auto"/>
            <w:contextualSpacing/>
            <w:jc w:val="both"/>
          </w:pPr>
        </w:pPrChange>
      </w:pPr>
      <w:del w:id="1938" w:author="Chara Katiri" w:date="2015-05-08T18:58:00Z">
        <w:r w:rsidRPr="00F758B3" w:rsidDel="00CF5347">
          <w:rPr>
            <w:rFonts w:ascii="Times" w:hAnsi="Times" w:cs="Times New Roman"/>
            <w:noProof/>
            <w:sz w:val="22"/>
            <w:szCs w:val="22"/>
            <w:lang w:val="en-GB"/>
            <w:rPrChange w:id="1939" w:author="Chara Katiri" w:date="2015-05-12T13:05:00Z">
              <w:rPr>
                <w:rFonts w:ascii="Times" w:hAnsi="Times" w:cs="Times New Roman"/>
                <w:noProof/>
                <w:sz w:val="22"/>
                <w:szCs w:val="22"/>
                <w:lang w:val="en-GB"/>
              </w:rPr>
            </w:rPrChange>
          </w:rPr>
          <w:delText>4.3.2.</w:delText>
        </w:r>
        <w:r w:rsidRPr="00F758B3" w:rsidDel="00CF5347">
          <w:rPr>
            <w:rFonts w:ascii="Times" w:hAnsi="Times"/>
            <w:noProof/>
            <w:sz w:val="22"/>
            <w:szCs w:val="22"/>
            <w:lang w:val="en-GB" w:eastAsia="ja-JP"/>
            <w:rPrChange w:id="194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41" w:author="Chara Katiri" w:date="2015-05-12T13:05:00Z">
              <w:rPr>
                <w:rFonts w:ascii="Times" w:hAnsi="Times" w:cs="Times New Roman"/>
                <w:noProof/>
                <w:sz w:val="22"/>
                <w:szCs w:val="22"/>
                <w:lang w:val="en-GB"/>
              </w:rPr>
            </w:rPrChange>
          </w:rPr>
          <w:delText>Use case diagram</w:delText>
        </w:r>
        <w:r w:rsidRPr="00F758B3" w:rsidDel="00CF5347">
          <w:rPr>
            <w:rFonts w:ascii="Times" w:hAnsi="Times"/>
            <w:noProof/>
            <w:sz w:val="22"/>
            <w:szCs w:val="22"/>
            <w:rPrChange w:id="194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43" w:author="Chara Katiri" w:date="2015-05-12T13:05:00Z">
              <w:rPr>
                <w:rFonts w:ascii="Times" w:hAnsi="Times"/>
                <w:noProof/>
                <w:sz w:val="22"/>
                <w:szCs w:val="22"/>
              </w:rPr>
            </w:rPrChange>
          </w:rPr>
          <w:delText>35</w:delText>
        </w:r>
      </w:del>
    </w:p>
    <w:p w14:paraId="7451EE7A" w14:textId="77777777" w:rsidR="00802990" w:rsidRPr="00F758B3" w:rsidDel="00CF5347" w:rsidRDefault="00802990" w:rsidP="00F758B3">
      <w:pPr>
        <w:pStyle w:val="TOC2"/>
        <w:tabs>
          <w:tab w:val="left" w:pos="1020"/>
          <w:tab w:val="right" w:leader="dot" w:pos="9010"/>
        </w:tabs>
        <w:spacing w:line="360" w:lineRule="auto"/>
        <w:contextualSpacing/>
        <w:jc w:val="both"/>
        <w:rPr>
          <w:del w:id="1944" w:author="Chara Katiri" w:date="2015-05-08T18:58:00Z"/>
          <w:rFonts w:ascii="Times" w:hAnsi="Times"/>
          <w:noProof/>
          <w:sz w:val="22"/>
          <w:szCs w:val="22"/>
          <w:lang w:val="en-GB" w:eastAsia="ja-JP"/>
          <w:rPrChange w:id="1945" w:author="Chara Katiri" w:date="2015-05-12T13:05:00Z">
            <w:rPr>
              <w:del w:id="1946" w:author="Chara Katiri" w:date="2015-05-08T18:58:00Z"/>
              <w:rFonts w:ascii="Times" w:hAnsi="Times"/>
              <w:noProof/>
              <w:sz w:val="22"/>
              <w:szCs w:val="22"/>
              <w:lang w:val="en-GB" w:eastAsia="ja-JP"/>
            </w:rPr>
          </w:rPrChange>
        </w:rPr>
        <w:pPrChange w:id="1947" w:author="Chara Katiri" w:date="2015-05-12T13:05:00Z">
          <w:pPr>
            <w:pStyle w:val="TOC2"/>
            <w:tabs>
              <w:tab w:val="left" w:pos="1020"/>
              <w:tab w:val="right" w:leader="dot" w:pos="9010"/>
            </w:tabs>
            <w:spacing w:line="360" w:lineRule="auto"/>
            <w:contextualSpacing/>
            <w:jc w:val="both"/>
          </w:pPr>
        </w:pPrChange>
      </w:pPr>
      <w:del w:id="1948" w:author="Chara Katiri" w:date="2015-05-08T18:58:00Z">
        <w:r w:rsidRPr="00F758B3" w:rsidDel="00CF5347">
          <w:rPr>
            <w:rFonts w:ascii="Times" w:hAnsi="Times" w:cs="Times New Roman"/>
            <w:noProof/>
            <w:sz w:val="22"/>
            <w:szCs w:val="22"/>
            <w:lang w:val="en-GB"/>
            <w:rPrChange w:id="1949" w:author="Chara Katiri" w:date="2015-05-12T13:05:00Z">
              <w:rPr>
                <w:rFonts w:ascii="Times" w:hAnsi="Times" w:cs="Times New Roman"/>
                <w:noProof/>
                <w:sz w:val="22"/>
                <w:szCs w:val="22"/>
                <w:lang w:val="en-GB"/>
              </w:rPr>
            </w:rPrChange>
          </w:rPr>
          <w:delText>4.3.3.</w:delText>
        </w:r>
        <w:r w:rsidRPr="00F758B3" w:rsidDel="00CF5347">
          <w:rPr>
            <w:rFonts w:ascii="Times" w:hAnsi="Times"/>
            <w:noProof/>
            <w:sz w:val="22"/>
            <w:szCs w:val="22"/>
            <w:lang w:val="en-GB" w:eastAsia="ja-JP"/>
            <w:rPrChange w:id="195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51" w:author="Chara Katiri" w:date="2015-05-12T13:05:00Z">
              <w:rPr>
                <w:rFonts w:ascii="Times" w:hAnsi="Times" w:cs="Times New Roman"/>
                <w:noProof/>
                <w:sz w:val="22"/>
                <w:szCs w:val="22"/>
                <w:lang w:val="en-GB"/>
              </w:rPr>
            </w:rPrChange>
          </w:rPr>
          <w:delText>Architecture and programming language</w:delText>
        </w:r>
        <w:r w:rsidRPr="00F758B3" w:rsidDel="00CF5347">
          <w:rPr>
            <w:rFonts w:ascii="Times" w:hAnsi="Times"/>
            <w:noProof/>
            <w:sz w:val="22"/>
            <w:szCs w:val="22"/>
            <w:rPrChange w:id="195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53" w:author="Chara Katiri" w:date="2015-05-12T13:05:00Z">
              <w:rPr>
                <w:rFonts w:ascii="Times" w:hAnsi="Times"/>
                <w:noProof/>
                <w:sz w:val="22"/>
                <w:szCs w:val="22"/>
              </w:rPr>
            </w:rPrChange>
          </w:rPr>
          <w:delText>36</w:delText>
        </w:r>
      </w:del>
    </w:p>
    <w:p w14:paraId="0636AD11" w14:textId="77777777" w:rsidR="00802990" w:rsidRPr="00F758B3" w:rsidDel="00CF5347" w:rsidRDefault="00802990" w:rsidP="00F758B3">
      <w:pPr>
        <w:pStyle w:val="TOC2"/>
        <w:tabs>
          <w:tab w:val="left" w:pos="840"/>
          <w:tab w:val="right" w:leader="dot" w:pos="9010"/>
        </w:tabs>
        <w:spacing w:line="360" w:lineRule="auto"/>
        <w:contextualSpacing/>
        <w:jc w:val="both"/>
        <w:rPr>
          <w:del w:id="1954" w:author="Chara Katiri" w:date="2015-05-08T18:58:00Z"/>
          <w:rFonts w:ascii="Times" w:hAnsi="Times"/>
          <w:noProof/>
          <w:sz w:val="22"/>
          <w:szCs w:val="22"/>
          <w:lang w:val="en-GB" w:eastAsia="ja-JP"/>
          <w:rPrChange w:id="1955" w:author="Chara Katiri" w:date="2015-05-12T13:05:00Z">
            <w:rPr>
              <w:del w:id="1956" w:author="Chara Katiri" w:date="2015-05-08T18:58:00Z"/>
              <w:rFonts w:ascii="Times" w:hAnsi="Times"/>
              <w:noProof/>
              <w:sz w:val="22"/>
              <w:szCs w:val="22"/>
              <w:lang w:val="en-GB" w:eastAsia="ja-JP"/>
            </w:rPr>
          </w:rPrChange>
        </w:rPr>
        <w:pPrChange w:id="1957" w:author="Chara Katiri" w:date="2015-05-12T13:05:00Z">
          <w:pPr>
            <w:pStyle w:val="TOC2"/>
            <w:tabs>
              <w:tab w:val="left" w:pos="840"/>
              <w:tab w:val="right" w:leader="dot" w:pos="9010"/>
            </w:tabs>
            <w:spacing w:line="360" w:lineRule="auto"/>
            <w:contextualSpacing/>
            <w:jc w:val="both"/>
          </w:pPr>
        </w:pPrChange>
      </w:pPr>
      <w:del w:id="1958" w:author="Chara Katiri" w:date="2015-05-08T18:58:00Z">
        <w:r w:rsidRPr="00F758B3" w:rsidDel="00CF5347">
          <w:rPr>
            <w:rFonts w:ascii="Times" w:hAnsi="Times" w:cs="Times New Roman"/>
            <w:noProof/>
            <w:color w:val="000000" w:themeColor="text1"/>
            <w:sz w:val="22"/>
            <w:szCs w:val="22"/>
            <w:lang w:val="en-GB"/>
            <w:rPrChange w:id="1959" w:author="Chara Katiri" w:date="2015-05-12T13:05:00Z">
              <w:rPr>
                <w:rFonts w:ascii="Times" w:hAnsi="Times" w:cs="Times New Roman"/>
                <w:noProof/>
                <w:color w:val="000000" w:themeColor="text1"/>
                <w:sz w:val="22"/>
                <w:szCs w:val="22"/>
                <w:lang w:val="en-GB"/>
              </w:rPr>
            </w:rPrChange>
          </w:rPr>
          <w:delText>4.4.</w:delText>
        </w:r>
        <w:r w:rsidRPr="00F758B3" w:rsidDel="00CF5347">
          <w:rPr>
            <w:rFonts w:ascii="Times" w:hAnsi="Times"/>
            <w:noProof/>
            <w:sz w:val="22"/>
            <w:szCs w:val="22"/>
            <w:lang w:val="en-GB" w:eastAsia="ja-JP"/>
            <w:rPrChange w:id="196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61" w:author="Chara Katiri" w:date="2015-05-12T13:05:00Z">
              <w:rPr>
                <w:rFonts w:ascii="Times" w:hAnsi="Times" w:cs="Times New Roman"/>
                <w:noProof/>
                <w:sz w:val="22"/>
                <w:szCs w:val="22"/>
                <w:lang w:val="en-GB"/>
              </w:rPr>
            </w:rPrChange>
          </w:rPr>
          <w:delText>System risks and issues</w:delText>
        </w:r>
        <w:r w:rsidRPr="00F758B3" w:rsidDel="00CF5347">
          <w:rPr>
            <w:rFonts w:ascii="Times" w:hAnsi="Times"/>
            <w:noProof/>
            <w:sz w:val="22"/>
            <w:szCs w:val="22"/>
            <w:rPrChange w:id="196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63" w:author="Chara Katiri" w:date="2015-05-12T13:05:00Z">
              <w:rPr>
                <w:rFonts w:ascii="Times" w:hAnsi="Times"/>
                <w:noProof/>
                <w:sz w:val="22"/>
                <w:szCs w:val="22"/>
              </w:rPr>
            </w:rPrChange>
          </w:rPr>
          <w:delText>38</w:delText>
        </w:r>
      </w:del>
    </w:p>
    <w:p w14:paraId="7A9A2AA2" w14:textId="77777777" w:rsidR="00802990" w:rsidRPr="00F758B3" w:rsidDel="00CF5347" w:rsidRDefault="00802990" w:rsidP="00F758B3">
      <w:pPr>
        <w:pStyle w:val="TOC2"/>
        <w:tabs>
          <w:tab w:val="left" w:pos="1020"/>
          <w:tab w:val="right" w:leader="dot" w:pos="9010"/>
        </w:tabs>
        <w:spacing w:line="360" w:lineRule="auto"/>
        <w:contextualSpacing/>
        <w:jc w:val="both"/>
        <w:rPr>
          <w:del w:id="1964" w:author="Chara Katiri" w:date="2015-05-08T18:58:00Z"/>
          <w:rFonts w:ascii="Times" w:hAnsi="Times"/>
          <w:noProof/>
          <w:sz w:val="22"/>
          <w:szCs w:val="22"/>
          <w:lang w:val="en-GB" w:eastAsia="ja-JP"/>
          <w:rPrChange w:id="1965" w:author="Chara Katiri" w:date="2015-05-12T13:05:00Z">
            <w:rPr>
              <w:del w:id="1966" w:author="Chara Katiri" w:date="2015-05-08T18:58:00Z"/>
              <w:rFonts w:ascii="Times" w:hAnsi="Times"/>
              <w:noProof/>
              <w:sz w:val="22"/>
              <w:szCs w:val="22"/>
              <w:lang w:val="en-GB" w:eastAsia="ja-JP"/>
            </w:rPr>
          </w:rPrChange>
        </w:rPr>
        <w:pPrChange w:id="1967" w:author="Chara Katiri" w:date="2015-05-12T13:05:00Z">
          <w:pPr>
            <w:pStyle w:val="TOC2"/>
            <w:tabs>
              <w:tab w:val="left" w:pos="1020"/>
              <w:tab w:val="right" w:leader="dot" w:pos="9010"/>
            </w:tabs>
            <w:spacing w:line="360" w:lineRule="auto"/>
            <w:contextualSpacing/>
            <w:jc w:val="both"/>
          </w:pPr>
        </w:pPrChange>
      </w:pPr>
      <w:del w:id="1968" w:author="Chara Katiri" w:date="2015-05-08T18:58:00Z">
        <w:r w:rsidRPr="00F758B3" w:rsidDel="00CF5347">
          <w:rPr>
            <w:rFonts w:ascii="Times" w:hAnsi="Times" w:cs="Times New Roman"/>
            <w:noProof/>
            <w:sz w:val="22"/>
            <w:szCs w:val="22"/>
            <w:lang w:val="en-GB"/>
            <w:rPrChange w:id="1969" w:author="Chara Katiri" w:date="2015-05-12T13:05:00Z">
              <w:rPr>
                <w:rFonts w:ascii="Times" w:hAnsi="Times" w:cs="Times New Roman"/>
                <w:noProof/>
                <w:sz w:val="22"/>
                <w:szCs w:val="22"/>
                <w:lang w:val="en-GB"/>
              </w:rPr>
            </w:rPrChange>
          </w:rPr>
          <w:delText>4.4.1.</w:delText>
        </w:r>
        <w:r w:rsidRPr="00F758B3" w:rsidDel="00CF5347">
          <w:rPr>
            <w:rFonts w:ascii="Times" w:hAnsi="Times"/>
            <w:noProof/>
            <w:sz w:val="22"/>
            <w:szCs w:val="22"/>
            <w:lang w:val="en-GB" w:eastAsia="ja-JP"/>
            <w:rPrChange w:id="197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71" w:author="Chara Katiri" w:date="2015-05-12T13:05:00Z">
              <w:rPr>
                <w:rFonts w:ascii="Times" w:hAnsi="Times" w:cs="Times New Roman"/>
                <w:noProof/>
                <w:sz w:val="22"/>
                <w:szCs w:val="22"/>
                <w:lang w:val="en-GB"/>
              </w:rPr>
            </w:rPrChange>
          </w:rPr>
          <w:delText>System risks</w:delText>
        </w:r>
        <w:r w:rsidRPr="00F758B3" w:rsidDel="00CF5347">
          <w:rPr>
            <w:rFonts w:ascii="Times" w:hAnsi="Times"/>
            <w:noProof/>
            <w:sz w:val="22"/>
            <w:szCs w:val="22"/>
            <w:rPrChange w:id="197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73" w:author="Chara Katiri" w:date="2015-05-12T13:05:00Z">
              <w:rPr>
                <w:rFonts w:ascii="Times" w:hAnsi="Times"/>
                <w:noProof/>
                <w:sz w:val="22"/>
                <w:szCs w:val="22"/>
              </w:rPr>
            </w:rPrChange>
          </w:rPr>
          <w:delText>38</w:delText>
        </w:r>
      </w:del>
    </w:p>
    <w:p w14:paraId="0762714E" w14:textId="77777777" w:rsidR="00802990" w:rsidRPr="00F758B3" w:rsidDel="00CF5347" w:rsidRDefault="00802990" w:rsidP="00F758B3">
      <w:pPr>
        <w:pStyle w:val="TOC2"/>
        <w:tabs>
          <w:tab w:val="left" w:pos="1020"/>
          <w:tab w:val="right" w:leader="dot" w:pos="9010"/>
        </w:tabs>
        <w:spacing w:line="360" w:lineRule="auto"/>
        <w:contextualSpacing/>
        <w:jc w:val="both"/>
        <w:rPr>
          <w:del w:id="1974" w:author="Chara Katiri" w:date="2015-05-08T18:58:00Z"/>
          <w:rFonts w:ascii="Times" w:hAnsi="Times"/>
          <w:noProof/>
          <w:sz w:val="22"/>
          <w:szCs w:val="22"/>
          <w:lang w:val="en-GB" w:eastAsia="ja-JP"/>
          <w:rPrChange w:id="1975" w:author="Chara Katiri" w:date="2015-05-12T13:05:00Z">
            <w:rPr>
              <w:del w:id="1976" w:author="Chara Katiri" w:date="2015-05-08T18:58:00Z"/>
              <w:rFonts w:ascii="Times" w:hAnsi="Times"/>
              <w:noProof/>
              <w:sz w:val="22"/>
              <w:szCs w:val="22"/>
              <w:lang w:val="en-GB" w:eastAsia="ja-JP"/>
            </w:rPr>
          </w:rPrChange>
        </w:rPr>
        <w:pPrChange w:id="1977" w:author="Chara Katiri" w:date="2015-05-12T13:05:00Z">
          <w:pPr>
            <w:pStyle w:val="TOC2"/>
            <w:tabs>
              <w:tab w:val="left" w:pos="1020"/>
              <w:tab w:val="right" w:leader="dot" w:pos="9010"/>
            </w:tabs>
            <w:spacing w:line="360" w:lineRule="auto"/>
            <w:contextualSpacing/>
            <w:jc w:val="both"/>
          </w:pPr>
        </w:pPrChange>
      </w:pPr>
      <w:del w:id="1978" w:author="Chara Katiri" w:date="2015-05-08T18:58:00Z">
        <w:r w:rsidRPr="00F758B3" w:rsidDel="00CF5347">
          <w:rPr>
            <w:rFonts w:ascii="Times" w:hAnsi="Times" w:cs="Times New Roman"/>
            <w:noProof/>
            <w:sz w:val="22"/>
            <w:szCs w:val="22"/>
            <w:lang w:val="en-GB"/>
            <w:rPrChange w:id="1979" w:author="Chara Katiri" w:date="2015-05-12T13:05:00Z">
              <w:rPr>
                <w:rFonts w:ascii="Times" w:hAnsi="Times" w:cs="Times New Roman"/>
                <w:noProof/>
                <w:sz w:val="22"/>
                <w:szCs w:val="22"/>
                <w:lang w:val="en-GB"/>
              </w:rPr>
            </w:rPrChange>
          </w:rPr>
          <w:delText>4.4.2.</w:delText>
        </w:r>
        <w:r w:rsidRPr="00F758B3" w:rsidDel="00CF5347">
          <w:rPr>
            <w:rFonts w:ascii="Times" w:hAnsi="Times"/>
            <w:noProof/>
            <w:sz w:val="22"/>
            <w:szCs w:val="22"/>
            <w:lang w:val="en-GB" w:eastAsia="ja-JP"/>
            <w:rPrChange w:id="19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81" w:author="Chara Katiri" w:date="2015-05-12T13:05:00Z">
              <w:rPr>
                <w:rFonts w:ascii="Times" w:hAnsi="Times" w:cs="Times New Roman"/>
                <w:noProof/>
                <w:sz w:val="22"/>
                <w:szCs w:val="22"/>
                <w:lang w:val="en-GB"/>
              </w:rPr>
            </w:rPrChange>
          </w:rPr>
          <w:delText>System issues</w:delText>
        </w:r>
        <w:r w:rsidRPr="00F758B3" w:rsidDel="00CF5347">
          <w:rPr>
            <w:rFonts w:ascii="Times" w:hAnsi="Times"/>
            <w:noProof/>
            <w:sz w:val="22"/>
            <w:szCs w:val="22"/>
            <w:rPrChange w:id="19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83" w:author="Chara Katiri" w:date="2015-05-12T13:05:00Z">
              <w:rPr>
                <w:rFonts w:ascii="Times" w:hAnsi="Times"/>
                <w:noProof/>
                <w:sz w:val="22"/>
                <w:szCs w:val="22"/>
              </w:rPr>
            </w:rPrChange>
          </w:rPr>
          <w:delText>38</w:delText>
        </w:r>
      </w:del>
    </w:p>
    <w:p w14:paraId="66A178E7" w14:textId="77777777" w:rsidR="00802990" w:rsidRPr="00F758B3" w:rsidDel="00CF5347" w:rsidRDefault="00802990" w:rsidP="00F758B3">
      <w:pPr>
        <w:pStyle w:val="TOC2"/>
        <w:tabs>
          <w:tab w:val="left" w:pos="840"/>
          <w:tab w:val="right" w:leader="dot" w:pos="9010"/>
        </w:tabs>
        <w:spacing w:line="360" w:lineRule="auto"/>
        <w:contextualSpacing/>
        <w:jc w:val="both"/>
        <w:rPr>
          <w:del w:id="1984" w:author="Chara Katiri" w:date="2015-05-08T18:58:00Z"/>
          <w:rFonts w:ascii="Times" w:hAnsi="Times"/>
          <w:noProof/>
          <w:sz w:val="22"/>
          <w:szCs w:val="22"/>
          <w:lang w:val="en-GB" w:eastAsia="ja-JP"/>
          <w:rPrChange w:id="1985" w:author="Chara Katiri" w:date="2015-05-12T13:05:00Z">
            <w:rPr>
              <w:del w:id="1986" w:author="Chara Katiri" w:date="2015-05-08T18:58:00Z"/>
              <w:rFonts w:ascii="Times" w:hAnsi="Times"/>
              <w:noProof/>
              <w:sz w:val="22"/>
              <w:szCs w:val="22"/>
              <w:lang w:val="en-GB" w:eastAsia="ja-JP"/>
            </w:rPr>
          </w:rPrChange>
        </w:rPr>
        <w:pPrChange w:id="1987" w:author="Chara Katiri" w:date="2015-05-12T13:05:00Z">
          <w:pPr>
            <w:pStyle w:val="TOC2"/>
            <w:tabs>
              <w:tab w:val="left" w:pos="840"/>
              <w:tab w:val="right" w:leader="dot" w:pos="9010"/>
            </w:tabs>
            <w:spacing w:line="360" w:lineRule="auto"/>
            <w:contextualSpacing/>
            <w:jc w:val="both"/>
          </w:pPr>
        </w:pPrChange>
      </w:pPr>
      <w:del w:id="1988" w:author="Chara Katiri" w:date="2015-05-08T18:58:00Z">
        <w:r w:rsidRPr="00F758B3" w:rsidDel="00CF5347">
          <w:rPr>
            <w:rFonts w:ascii="Times" w:hAnsi="Times" w:cs="Times New Roman"/>
            <w:noProof/>
            <w:color w:val="000000" w:themeColor="text1"/>
            <w:sz w:val="22"/>
            <w:szCs w:val="22"/>
            <w:lang w:val="en-GB"/>
            <w:rPrChange w:id="1989" w:author="Chara Katiri" w:date="2015-05-12T13:05:00Z">
              <w:rPr>
                <w:rFonts w:ascii="Times" w:hAnsi="Times" w:cs="Times New Roman"/>
                <w:noProof/>
                <w:color w:val="000000" w:themeColor="text1"/>
                <w:sz w:val="22"/>
                <w:szCs w:val="22"/>
                <w:lang w:val="en-GB"/>
              </w:rPr>
            </w:rPrChange>
          </w:rPr>
          <w:delText>4.5.</w:delText>
        </w:r>
        <w:r w:rsidRPr="00F758B3" w:rsidDel="00CF5347">
          <w:rPr>
            <w:rFonts w:ascii="Times" w:hAnsi="Times"/>
            <w:noProof/>
            <w:sz w:val="22"/>
            <w:szCs w:val="22"/>
            <w:lang w:val="en-GB" w:eastAsia="ja-JP"/>
            <w:rPrChange w:id="199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1991" w:author="Chara Katiri" w:date="2015-05-12T13:05:00Z">
              <w:rPr>
                <w:rFonts w:ascii="Times" w:hAnsi="Times" w:cs="Times New Roman"/>
                <w:noProof/>
                <w:sz w:val="22"/>
                <w:szCs w:val="22"/>
                <w:lang w:val="en-GB"/>
              </w:rPr>
            </w:rPrChange>
          </w:rPr>
          <w:delText>System risks, dependencies and timescales</w:delText>
        </w:r>
        <w:r w:rsidRPr="00F758B3" w:rsidDel="00CF5347">
          <w:rPr>
            <w:rFonts w:ascii="Times" w:hAnsi="Times"/>
            <w:noProof/>
            <w:sz w:val="22"/>
            <w:szCs w:val="22"/>
            <w:rPrChange w:id="1992" w:author="Chara Katiri" w:date="2015-05-12T13:05:00Z">
              <w:rPr>
                <w:rFonts w:ascii="Times" w:hAnsi="Times"/>
                <w:noProof/>
                <w:sz w:val="22"/>
                <w:szCs w:val="22"/>
              </w:rPr>
            </w:rPrChange>
          </w:rPr>
          <w:tab/>
        </w:r>
        <w:r w:rsidR="00EC7197" w:rsidRPr="00F758B3" w:rsidDel="00CF5347">
          <w:rPr>
            <w:rFonts w:ascii="Times" w:hAnsi="Times"/>
            <w:noProof/>
            <w:sz w:val="22"/>
            <w:szCs w:val="22"/>
            <w:rPrChange w:id="1993" w:author="Chara Katiri" w:date="2015-05-12T13:05:00Z">
              <w:rPr>
                <w:rFonts w:ascii="Times" w:hAnsi="Times"/>
                <w:noProof/>
                <w:sz w:val="22"/>
                <w:szCs w:val="22"/>
              </w:rPr>
            </w:rPrChange>
          </w:rPr>
          <w:delText>38</w:delText>
        </w:r>
      </w:del>
    </w:p>
    <w:p w14:paraId="5BA81F44" w14:textId="77777777" w:rsidR="00802990" w:rsidRPr="00F758B3" w:rsidDel="00CF5347" w:rsidRDefault="00802990" w:rsidP="00F758B3">
      <w:pPr>
        <w:pStyle w:val="TOC2"/>
        <w:tabs>
          <w:tab w:val="left" w:pos="1020"/>
          <w:tab w:val="right" w:leader="dot" w:pos="9010"/>
        </w:tabs>
        <w:spacing w:line="360" w:lineRule="auto"/>
        <w:contextualSpacing/>
        <w:jc w:val="both"/>
        <w:rPr>
          <w:del w:id="1994" w:author="Chara Katiri" w:date="2015-05-08T18:58:00Z"/>
          <w:rFonts w:ascii="Times" w:hAnsi="Times"/>
          <w:noProof/>
          <w:sz w:val="22"/>
          <w:szCs w:val="22"/>
          <w:lang w:val="en-GB" w:eastAsia="ja-JP"/>
          <w:rPrChange w:id="1995" w:author="Chara Katiri" w:date="2015-05-12T13:05:00Z">
            <w:rPr>
              <w:del w:id="1996" w:author="Chara Katiri" w:date="2015-05-08T18:58:00Z"/>
              <w:rFonts w:ascii="Times" w:hAnsi="Times"/>
              <w:noProof/>
              <w:sz w:val="22"/>
              <w:szCs w:val="22"/>
              <w:lang w:val="en-GB" w:eastAsia="ja-JP"/>
            </w:rPr>
          </w:rPrChange>
        </w:rPr>
        <w:pPrChange w:id="1997" w:author="Chara Katiri" w:date="2015-05-12T13:05:00Z">
          <w:pPr>
            <w:pStyle w:val="TOC2"/>
            <w:tabs>
              <w:tab w:val="left" w:pos="1020"/>
              <w:tab w:val="right" w:leader="dot" w:pos="9010"/>
            </w:tabs>
            <w:spacing w:line="360" w:lineRule="auto"/>
            <w:contextualSpacing/>
            <w:jc w:val="both"/>
          </w:pPr>
        </w:pPrChange>
      </w:pPr>
      <w:del w:id="1998" w:author="Chara Katiri" w:date="2015-05-08T18:58:00Z">
        <w:r w:rsidRPr="00F758B3" w:rsidDel="00CF5347">
          <w:rPr>
            <w:rFonts w:ascii="Times" w:hAnsi="Times" w:cs="Times New Roman"/>
            <w:noProof/>
            <w:sz w:val="22"/>
            <w:szCs w:val="22"/>
            <w:lang w:val="en-GB"/>
            <w:rPrChange w:id="1999" w:author="Chara Katiri" w:date="2015-05-12T13:05:00Z">
              <w:rPr>
                <w:rFonts w:ascii="Times" w:hAnsi="Times" w:cs="Times New Roman"/>
                <w:noProof/>
                <w:sz w:val="22"/>
                <w:szCs w:val="22"/>
                <w:lang w:val="en-GB"/>
              </w:rPr>
            </w:rPrChange>
          </w:rPr>
          <w:delText>4.5.1.</w:delText>
        </w:r>
        <w:r w:rsidRPr="00F758B3" w:rsidDel="00CF5347">
          <w:rPr>
            <w:rFonts w:ascii="Times" w:hAnsi="Times"/>
            <w:noProof/>
            <w:sz w:val="22"/>
            <w:szCs w:val="22"/>
            <w:lang w:val="en-GB" w:eastAsia="ja-JP"/>
            <w:rPrChange w:id="200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01" w:author="Chara Katiri" w:date="2015-05-12T13:05:00Z">
              <w:rPr>
                <w:rFonts w:ascii="Times" w:hAnsi="Times" w:cs="Times New Roman"/>
                <w:noProof/>
                <w:sz w:val="22"/>
                <w:szCs w:val="22"/>
                <w:lang w:val="en-GB"/>
              </w:rPr>
            </w:rPrChange>
          </w:rPr>
          <w:delText>System risks</w:delText>
        </w:r>
        <w:r w:rsidRPr="00F758B3" w:rsidDel="00CF5347">
          <w:rPr>
            <w:rFonts w:ascii="Times" w:hAnsi="Times"/>
            <w:noProof/>
            <w:sz w:val="22"/>
            <w:szCs w:val="22"/>
            <w:rPrChange w:id="200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03" w:author="Chara Katiri" w:date="2015-05-12T13:05:00Z">
              <w:rPr>
                <w:rFonts w:ascii="Times" w:hAnsi="Times"/>
                <w:noProof/>
                <w:sz w:val="22"/>
                <w:szCs w:val="22"/>
              </w:rPr>
            </w:rPrChange>
          </w:rPr>
          <w:delText>38</w:delText>
        </w:r>
      </w:del>
    </w:p>
    <w:p w14:paraId="5BC45C60" w14:textId="77777777" w:rsidR="00802990" w:rsidRPr="00F758B3" w:rsidDel="00CF5347" w:rsidRDefault="00802990" w:rsidP="00F758B3">
      <w:pPr>
        <w:pStyle w:val="TOC2"/>
        <w:tabs>
          <w:tab w:val="left" w:pos="1020"/>
          <w:tab w:val="right" w:leader="dot" w:pos="9010"/>
        </w:tabs>
        <w:spacing w:line="360" w:lineRule="auto"/>
        <w:contextualSpacing/>
        <w:jc w:val="both"/>
        <w:rPr>
          <w:del w:id="2004" w:author="Chara Katiri" w:date="2015-05-08T18:58:00Z"/>
          <w:rFonts w:ascii="Times" w:hAnsi="Times"/>
          <w:noProof/>
          <w:sz w:val="22"/>
          <w:szCs w:val="22"/>
          <w:lang w:val="en-GB" w:eastAsia="ja-JP"/>
          <w:rPrChange w:id="2005" w:author="Chara Katiri" w:date="2015-05-12T13:05:00Z">
            <w:rPr>
              <w:del w:id="2006" w:author="Chara Katiri" w:date="2015-05-08T18:58:00Z"/>
              <w:rFonts w:ascii="Times" w:hAnsi="Times"/>
              <w:noProof/>
              <w:sz w:val="22"/>
              <w:szCs w:val="22"/>
              <w:lang w:val="en-GB" w:eastAsia="ja-JP"/>
            </w:rPr>
          </w:rPrChange>
        </w:rPr>
        <w:pPrChange w:id="2007" w:author="Chara Katiri" w:date="2015-05-12T13:05:00Z">
          <w:pPr>
            <w:pStyle w:val="TOC2"/>
            <w:tabs>
              <w:tab w:val="left" w:pos="1020"/>
              <w:tab w:val="right" w:leader="dot" w:pos="9010"/>
            </w:tabs>
            <w:spacing w:line="360" w:lineRule="auto"/>
            <w:contextualSpacing/>
            <w:jc w:val="both"/>
          </w:pPr>
        </w:pPrChange>
      </w:pPr>
      <w:del w:id="2008" w:author="Chara Katiri" w:date="2015-05-08T18:58:00Z">
        <w:r w:rsidRPr="00F758B3" w:rsidDel="00CF5347">
          <w:rPr>
            <w:rFonts w:ascii="Times" w:hAnsi="Times" w:cs="Times New Roman"/>
            <w:noProof/>
            <w:sz w:val="22"/>
            <w:szCs w:val="22"/>
            <w:lang w:val="en-GB"/>
            <w:rPrChange w:id="2009" w:author="Chara Katiri" w:date="2015-05-12T13:05:00Z">
              <w:rPr>
                <w:rFonts w:ascii="Times" w:hAnsi="Times" w:cs="Times New Roman"/>
                <w:noProof/>
                <w:sz w:val="22"/>
                <w:szCs w:val="22"/>
                <w:lang w:val="en-GB"/>
              </w:rPr>
            </w:rPrChange>
          </w:rPr>
          <w:delText>4.5.2.</w:delText>
        </w:r>
        <w:r w:rsidRPr="00F758B3" w:rsidDel="00CF5347">
          <w:rPr>
            <w:rFonts w:ascii="Times" w:hAnsi="Times"/>
            <w:noProof/>
            <w:sz w:val="22"/>
            <w:szCs w:val="22"/>
            <w:lang w:val="en-GB" w:eastAsia="ja-JP"/>
            <w:rPrChange w:id="201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11" w:author="Chara Katiri" w:date="2015-05-12T13:05:00Z">
              <w:rPr>
                <w:rFonts w:ascii="Times" w:hAnsi="Times" w:cs="Times New Roman"/>
                <w:noProof/>
                <w:sz w:val="22"/>
                <w:szCs w:val="22"/>
                <w:lang w:val="en-GB"/>
              </w:rPr>
            </w:rPrChange>
          </w:rPr>
          <w:delText xml:space="preserve">System constraints </w:delText>
        </w:r>
        <w:r w:rsidRPr="00F758B3" w:rsidDel="00CF5347">
          <w:rPr>
            <w:rFonts w:ascii="Times" w:hAnsi="Times"/>
            <w:noProof/>
            <w:sz w:val="22"/>
            <w:szCs w:val="22"/>
            <w:rPrChange w:id="201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13" w:author="Chara Katiri" w:date="2015-05-12T13:05:00Z">
              <w:rPr>
                <w:rFonts w:ascii="Times" w:hAnsi="Times"/>
                <w:noProof/>
                <w:sz w:val="22"/>
                <w:szCs w:val="22"/>
              </w:rPr>
            </w:rPrChange>
          </w:rPr>
          <w:delText>39</w:delText>
        </w:r>
      </w:del>
    </w:p>
    <w:p w14:paraId="1718C590" w14:textId="77777777" w:rsidR="00802990" w:rsidRPr="00F758B3" w:rsidDel="00CF5347" w:rsidRDefault="00802990" w:rsidP="00F758B3">
      <w:pPr>
        <w:pStyle w:val="TOC2"/>
        <w:tabs>
          <w:tab w:val="left" w:pos="1020"/>
          <w:tab w:val="right" w:leader="dot" w:pos="9010"/>
        </w:tabs>
        <w:spacing w:line="360" w:lineRule="auto"/>
        <w:contextualSpacing/>
        <w:jc w:val="both"/>
        <w:rPr>
          <w:del w:id="2014" w:author="Chara Katiri" w:date="2015-05-08T18:58:00Z"/>
          <w:rFonts w:ascii="Times" w:hAnsi="Times"/>
          <w:noProof/>
          <w:sz w:val="22"/>
          <w:szCs w:val="22"/>
          <w:lang w:val="en-GB" w:eastAsia="ja-JP"/>
          <w:rPrChange w:id="2015" w:author="Chara Katiri" w:date="2015-05-12T13:05:00Z">
            <w:rPr>
              <w:del w:id="2016" w:author="Chara Katiri" w:date="2015-05-08T18:58:00Z"/>
              <w:rFonts w:ascii="Times" w:hAnsi="Times"/>
              <w:noProof/>
              <w:sz w:val="22"/>
              <w:szCs w:val="22"/>
              <w:lang w:val="en-GB" w:eastAsia="ja-JP"/>
            </w:rPr>
          </w:rPrChange>
        </w:rPr>
        <w:pPrChange w:id="2017" w:author="Chara Katiri" w:date="2015-05-12T13:05:00Z">
          <w:pPr>
            <w:pStyle w:val="TOC2"/>
            <w:tabs>
              <w:tab w:val="left" w:pos="1020"/>
              <w:tab w:val="right" w:leader="dot" w:pos="9010"/>
            </w:tabs>
            <w:spacing w:line="360" w:lineRule="auto"/>
            <w:contextualSpacing/>
            <w:jc w:val="both"/>
          </w:pPr>
        </w:pPrChange>
      </w:pPr>
      <w:del w:id="2018" w:author="Chara Katiri" w:date="2015-05-08T18:58:00Z">
        <w:r w:rsidRPr="00F758B3" w:rsidDel="00CF5347">
          <w:rPr>
            <w:rFonts w:ascii="Times" w:hAnsi="Times" w:cs="Times New Roman"/>
            <w:noProof/>
            <w:sz w:val="22"/>
            <w:szCs w:val="22"/>
            <w:lang w:val="en-GB"/>
            <w:rPrChange w:id="2019" w:author="Chara Katiri" w:date="2015-05-12T13:05:00Z">
              <w:rPr>
                <w:rFonts w:ascii="Times" w:hAnsi="Times" w:cs="Times New Roman"/>
                <w:noProof/>
                <w:sz w:val="22"/>
                <w:szCs w:val="22"/>
                <w:lang w:val="en-GB"/>
              </w:rPr>
            </w:rPrChange>
          </w:rPr>
          <w:delText>4.5.3.</w:delText>
        </w:r>
        <w:r w:rsidRPr="00F758B3" w:rsidDel="00CF5347">
          <w:rPr>
            <w:rFonts w:ascii="Times" w:hAnsi="Times"/>
            <w:noProof/>
            <w:sz w:val="22"/>
            <w:szCs w:val="22"/>
            <w:lang w:val="en-GB" w:eastAsia="ja-JP"/>
            <w:rPrChange w:id="202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21" w:author="Chara Katiri" w:date="2015-05-12T13:05:00Z">
              <w:rPr>
                <w:rFonts w:ascii="Times" w:hAnsi="Times" w:cs="Times New Roman"/>
                <w:noProof/>
                <w:sz w:val="22"/>
                <w:szCs w:val="22"/>
                <w:lang w:val="en-GB"/>
              </w:rPr>
            </w:rPrChange>
          </w:rPr>
          <w:delText>System dependencies</w:delText>
        </w:r>
        <w:r w:rsidRPr="00F758B3" w:rsidDel="00CF5347">
          <w:rPr>
            <w:rFonts w:ascii="Times" w:hAnsi="Times"/>
            <w:noProof/>
            <w:sz w:val="22"/>
            <w:szCs w:val="22"/>
            <w:rPrChange w:id="202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23" w:author="Chara Katiri" w:date="2015-05-12T13:05:00Z">
              <w:rPr>
                <w:rFonts w:ascii="Times" w:hAnsi="Times"/>
                <w:noProof/>
                <w:sz w:val="22"/>
                <w:szCs w:val="22"/>
              </w:rPr>
            </w:rPrChange>
          </w:rPr>
          <w:delText>39</w:delText>
        </w:r>
      </w:del>
    </w:p>
    <w:p w14:paraId="2C5FF45D" w14:textId="77777777" w:rsidR="00802990" w:rsidRPr="00F758B3" w:rsidDel="00CF5347" w:rsidRDefault="00802990" w:rsidP="00F758B3">
      <w:pPr>
        <w:pStyle w:val="TOC2"/>
        <w:tabs>
          <w:tab w:val="left" w:pos="1020"/>
          <w:tab w:val="right" w:leader="dot" w:pos="9010"/>
        </w:tabs>
        <w:spacing w:line="360" w:lineRule="auto"/>
        <w:contextualSpacing/>
        <w:jc w:val="both"/>
        <w:rPr>
          <w:del w:id="2024" w:author="Chara Katiri" w:date="2015-05-08T18:58:00Z"/>
          <w:rFonts w:ascii="Times" w:hAnsi="Times"/>
          <w:noProof/>
          <w:sz w:val="22"/>
          <w:szCs w:val="22"/>
          <w:lang w:val="en-GB" w:eastAsia="ja-JP"/>
          <w:rPrChange w:id="2025" w:author="Chara Katiri" w:date="2015-05-12T13:05:00Z">
            <w:rPr>
              <w:del w:id="2026" w:author="Chara Katiri" w:date="2015-05-08T18:58:00Z"/>
              <w:rFonts w:ascii="Times" w:hAnsi="Times"/>
              <w:noProof/>
              <w:sz w:val="22"/>
              <w:szCs w:val="22"/>
              <w:lang w:val="en-GB" w:eastAsia="ja-JP"/>
            </w:rPr>
          </w:rPrChange>
        </w:rPr>
        <w:pPrChange w:id="2027" w:author="Chara Katiri" w:date="2015-05-12T13:05:00Z">
          <w:pPr>
            <w:pStyle w:val="TOC2"/>
            <w:tabs>
              <w:tab w:val="left" w:pos="1020"/>
              <w:tab w:val="right" w:leader="dot" w:pos="9010"/>
            </w:tabs>
            <w:spacing w:line="360" w:lineRule="auto"/>
            <w:contextualSpacing/>
            <w:jc w:val="both"/>
          </w:pPr>
        </w:pPrChange>
      </w:pPr>
      <w:del w:id="2028" w:author="Chara Katiri" w:date="2015-05-08T18:58:00Z">
        <w:r w:rsidRPr="00F758B3" w:rsidDel="00CF5347">
          <w:rPr>
            <w:rFonts w:ascii="Times" w:hAnsi="Times" w:cs="Times New Roman"/>
            <w:noProof/>
            <w:sz w:val="22"/>
            <w:szCs w:val="22"/>
            <w:lang w:val="en-GB"/>
            <w:rPrChange w:id="2029" w:author="Chara Katiri" w:date="2015-05-12T13:05:00Z">
              <w:rPr>
                <w:rFonts w:ascii="Times" w:hAnsi="Times" w:cs="Times New Roman"/>
                <w:noProof/>
                <w:sz w:val="22"/>
                <w:szCs w:val="22"/>
                <w:lang w:val="en-GB"/>
              </w:rPr>
            </w:rPrChange>
          </w:rPr>
          <w:delText>4.5.4.</w:delText>
        </w:r>
        <w:r w:rsidRPr="00F758B3" w:rsidDel="00CF5347">
          <w:rPr>
            <w:rFonts w:ascii="Times" w:hAnsi="Times"/>
            <w:noProof/>
            <w:sz w:val="22"/>
            <w:szCs w:val="22"/>
            <w:lang w:val="en-GB" w:eastAsia="ja-JP"/>
            <w:rPrChange w:id="203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31" w:author="Chara Katiri" w:date="2015-05-12T13:05:00Z">
              <w:rPr>
                <w:rFonts w:ascii="Times" w:hAnsi="Times" w:cs="Times New Roman"/>
                <w:noProof/>
                <w:sz w:val="22"/>
                <w:szCs w:val="22"/>
                <w:lang w:val="en-GB"/>
              </w:rPr>
            </w:rPrChange>
          </w:rPr>
          <w:delText>System timescales</w:delText>
        </w:r>
        <w:r w:rsidRPr="00F758B3" w:rsidDel="00CF5347">
          <w:rPr>
            <w:rFonts w:ascii="Times" w:hAnsi="Times"/>
            <w:noProof/>
            <w:sz w:val="22"/>
            <w:szCs w:val="22"/>
            <w:rPrChange w:id="203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33" w:author="Chara Katiri" w:date="2015-05-12T13:05:00Z">
              <w:rPr>
                <w:rFonts w:ascii="Times" w:hAnsi="Times"/>
                <w:noProof/>
                <w:sz w:val="22"/>
                <w:szCs w:val="22"/>
              </w:rPr>
            </w:rPrChange>
          </w:rPr>
          <w:delText>39</w:delText>
        </w:r>
      </w:del>
    </w:p>
    <w:p w14:paraId="782E5F76" w14:textId="77777777" w:rsidR="00802990" w:rsidRPr="00F758B3" w:rsidDel="00CF5347" w:rsidRDefault="00802990" w:rsidP="00F758B3">
      <w:pPr>
        <w:pStyle w:val="TOC1"/>
        <w:rPr>
          <w:del w:id="2034" w:author="Chara Katiri" w:date="2015-05-08T18:58:00Z"/>
          <w:noProof/>
          <w:lang w:val="en-GB" w:eastAsia="ja-JP"/>
          <w:rPrChange w:id="2035" w:author="Chara Katiri" w:date="2015-05-12T13:05:00Z">
            <w:rPr>
              <w:del w:id="2036" w:author="Chara Katiri" w:date="2015-05-08T18:58:00Z"/>
              <w:noProof/>
              <w:lang w:val="en-GB" w:eastAsia="ja-JP"/>
            </w:rPr>
          </w:rPrChange>
        </w:rPr>
        <w:pPrChange w:id="2037" w:author="Chara Katiri" w:date="2015-05-12T13:05:00Z">
          <w:pPr>
            <w:pStyle w:val="TOC1"/>
          </w:pPr>
        </w:pPrChange>
      </w:pPr>
      <w:del w:id="2038" w:author="Chara Katiri" w:date="2015-05-08T18:58:00Z">
        <w:r w:rsidRPr="00F758B3" w:rsidDel="00CF5347">
          <w:rPr>
            <w:rFonts w:cs="Times New Roman"/>
            <w:noProof/>
            <w:lang w:val="en-GB"/>
            <w:rPrChange w:id="2039" w:author="Chara Katiri" w:date="2015-05-12T13:05:00Z">
              <w:rPr>
                <w:rFonts w:cs="Times New Roman"/>
                <w:noProof/>
                <w:lang w:val="en-GB"/>
              </w:rPr>
            </w:rPrChange>
          </w:rPr>
          <w:delText>5.</w:delText>
        </w:r>
        <w:r w:rsidRPr="00F758B3" w:rsidDel="00CF5347">
          <w:rPr>
            <w:noProof/>
            <w:lang w:val="en-GB" w:eastAsia="ja-JP"/>
            <w:rPrChange w:id="2040" w:author="Chara Katiri" w:date="2015-05-12T13:05:00Z">
              <w:rPr>
                <w:noProof/>
                <w:lang w:val="en-GB" w:eastAsia="ja-JP"/>
              </w:rPr>
            </w:rPrChange>
          </w:rPr>
          <w:tab/>
        </w:r>
        <w:r w:rsidRPr="00F758B3" w:rsidDel="00CF5347">
          <w:rPr>
            <w:rFonts w:cs="Times New Roman"/>
            <w:noProof/>
            <w:lang w:val="en-GB"/>
            <w:rPrChange w:id="2041" w:author="Chara Katiri" w:date="2015-05-12T13:05:00Z">
              <w:rPr>
                <w:rFonts w:cs="Times New Roman"/>
                <w:noProof/>
                <w:lang w:val="en-GB"/>
              </w:rPr>
            </w:rPrChange>
          </w:rPr>
          <w:delText>System implementation</w:delText>
        </w:r>
        <w:r w:rsidRPr="00F758B3" w:rsidDel="00CF5347">
          <w:rPr>
            <w:noProof/>
            <w:rPrChange w:id="2042" w:author="Chara Katiri" w:date="2015-05-12T13:05:00Z">
              <w:rPr>
                <w:noProof/>
              </w:rPr>
            </w:rPrChange>
          </w:rPr>
          <w:tab/>
        </w:r>
        <w:r w:rsidR="00EC7197" w:rsidRPr="00F758B3" w:rsidDel="00CF5347">
          <w:rPr>
            <w:noProof/>
            <w:rPrChange w:id="2043" w:author="Chara Katiri" w:date="2015-05-12T13:05:00Z">
              <w:rPr>
                <w:noProof/>
              </w:rPr>
            </w:rPrChange>
          </w:rPr>
          <w:delText>41</w:delText>
        </w:r>
      </w:del>
    </w:p>
    <w:p w14:paraId="26111D3E" w14:textId="77777777" w:rsidR="00802990" w:rsidRPr="00F758B3" w:rsidDel="00CF5347" w:rsidRDefault="00802990" w:rsidP="00F758B3">
      <w:pPr>
        <w:pStyle w:val="TOC2"/>
        <w:tabs>
          <w:tab w:val="left" w:pos="840"/>
          <w:tab w:val="right" w:leader="dot" w:pos="9010"/>
        </w:tabs>
        <w:spacing w:line="360" w:lineRule="auto"/>
        <w:contextualSpacing/>
        <w:jc w:val="both"/>
        <w:rPr>
          <w:del w:id="2044" w:author="Chara Katiri" w:date="2015-05-08T18:58:00Z"/>
          <w:rFonts w:ascii="Times" w:hAnsi="Times"/>
          <w:noProof/>
          <w:sz w:val="22"/>
          <w:szCs w:val="22"/>
          <w:lang w:val="en-GB" w:eastAsia="ja-JP"/>
          <w:rPrChange w:id="2045" w:author="Chara Katiri" w:date="2015-05-12T13:05:00Z">
            <w:rPr>
              <w:del w:id="2046" w:author="Chara Katiri" w:date="2015-05-08T18:58:00Z"/>
              <w:rFonts w:ascii="Times" w:hAnsi="Times"/>
              <w:noProof/>
              <w:sz w:val="22"/>
              <w:szCs w:val="22"/>
              <w:lang w:val="en-GB" w:eastAsia="ja-JP"/>
            </w:rPr>
          </w:rPrChange>
        </w:rPr>
        <w:pPrChange w:id="2047" w:author="Chara Katiri" w:date="2015-05-12T13:05:00Z">
          <w:pPr>
            <w:pStyle w:val="TOC2"/>
            <w:tabs>
              <w:tab w:val="left" w:pos="840"/>
              <w:tab w:val="right" w:leader="dot" w:pos="9010"/>
            </w:tabs>
            <w:spacing w:line="360" w:lineRule="auto"/>
            <w:contextualSpacing/>
            <w:jc w:val="both"/>
          </w:pPr>
        </w:pPrChange>
      </w:pPr>
      <w:del w:id="2048" w:author="Chara Katiri" w:date="2015-05-08T18:58:00Z">
        <w:r w:rsidRPr="00F758B3" w:rsidDel="00CF5347">
          <w:rPr>
            <w:rFonts w:ascii="Times" w:hAnsi="Times" w:cs="Times New Roman"/>
            <w:noProof/>
            <w:sz w:val="22"/>
            <w:szCs w:val="22"/>
            <w:lang w:val="en-GB"/>
            <w:rPrChange w:id="2049" w:author="Chara Katiri" w:date="2015-05-12T13:05:00Z">
              <w:rPr>
                <w:rFonts w:ascii="Times" w:hAnsi="Times" w:cs="Times New Roman"/>
                <w:noProof/>
                <w:sz w:val="22"/>
                <w:szCs w:val="22"/>
                <w:lang w:val="en-GB"/>
              </w:rPr>
            </w:rPrChange>
          </w:rPr>
          <w:delText>5.1.</w:delText>
        </w:r>
        <w:r w:rsidRPr="00F758B3" w:rsidDel="00CF5347">
          <w:rPr>
            <w:rFonts w:ascii="Times" w:hAnsi="Times"/>
            <w:noProof/>
            <w:sz w:val="22"/>
            <w:szCs w:val="22"/>
            <w:lang w:val="en-GB" w:eastAsia="ja-JP"/>
            <w:rPrChange w:id="205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51" w:author="Chara Katiri" w:date="2015-05-12T13:05:00Z">
              <w:rPr>
                <w:rFonts w:ascii="Times" w:hAnsi="Times" w:cs="Times New Roman"/>
                <w:noProof/>
                <w:sz w:val="22"/>
                <w:szCs w:val="22"/>
                <w:lang w:val="en-GB"/>
              </w:rPr>
            </w:rPrChange>
          </w:rPr>
          <w:delText>Implementation plan</w:delText>
        </w:r>
        <w:r w:rsidRPr="00F758B3" w:rsidDel="00CF5347">
          <w:rPr>
            <w:rFonts w:ascii="Times" w:hAnsi="Times"/>
            <w:noProof/>
            <w:sz w:val="22"/>
            <w:szCs w:val="22"/>
            <w:rPrChange w:id="205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53" w:author="Chara Katiri" w:date="2015-05-12T13:05:00Z">
              <w:rPr>
                <w:rFonts w:ascii="Times" w:hAnsi="Times"/>
                <w:noProof/>
                <w:sz w:val="22"/>
                <w:szCs w:val="22"/>
              </w:rPr>
            </w:rPrChange>
          </w:rPr>
          <w:delText>41</w:delText>
        </w:r>
      </w:del>
    </w:p>
    <w:p w14:paraId="799B923C" w14:textId="77777777" w:rsidR="00802990" w:rsidRPr="00F758B3" w:rsidDel="00CF5347" w:rsidRDefault="00802990" w:rsidP="00F758B3">
      <w:pPr>
        <w:pStyle w:val="TOC2"/>
        <w:tabs>
          <w:tab w:val="left" w:pos="840"/>
          <w:tab w:val="right" w:leader="dot" w:pos="9010"/>
        </w:tabs>
        <w:spacing w:line="360" w:lineRule="auto"/>
        <w:contextualSpacing/>
        <w:jc w:val="both"/>
        <w:rPr>
          <w:del w:id="2054" w:author="Chara Katiri" w:date="2015-05-08T18:58:00Z"/>
          <w:rFonts w:ascii="Times" w:hAnsi="Times"/>
          <w:noProof/>
          <w:sz w:val="22"/>
          <w:szCs w:val="22"/>
          <w:lang w:val="en-GB" w:eastAsia="ja-JP"/>
          <w:rPrChange w:id="2055" w:author="Chara Katiri" w:date="2015-05-12T13:05:00Z">
            <w:rPr>
              <w:del w:id="2056" w:author="Chara Katiri" w:date="2015-05-08T18:58:00Z"/>
              <w:rFonts w:ascii="Times" w:hAnsi="Times"/>
              <w:noProof/>
              <w:sz w:val="22"/>
              <w:szCs w:val="22"/>
              <w:lang w:val="en-GB" w:eastAsia="ja-JP"/>
            </w:rPr>
          </w:rPrChange>
        </w:rPr>
        <w:pPrChange w:id="2057" w:author="Chara Katiri" w:date="2015-05-12T13:05:00Z">
          <w:pPr>
            <w:pStyle w:val="TOC2"/>
            <w:tabs>
              <w:tab w:val="left" w:pos="840"/>
              <w:tab w:val="right" w:leader="dot" w:pos="9010"/>
            </w:tabs>
            <w:spacing w:line="360" w:lineRule="auto"/>
            <w:contextualSpacing/>
            <w:jc w:val="both"/>
          </w:pPr>
        </w:pPrChange>
      </w:pPr>
      <w:del w:id="2058" w:author="Chara Katiri" w:date="2015-05-08T18:58:00Z">
        <w:r w:rsidRPr="00F758B3" w:rsidDel="00CF5347">
          <w:rPr>
            <w:rFonts w:ascii="Times" w:hAnsi="Times" w:cs="Times New Roman"/>
            <w:noProof/>
            <w:sz w:val="22"/>
            <w:szCs w:val="22"/>
            <w:lang w:val="en-GB"/>
            <w:rPrChange w:id="2059" w:author="Chara Katiri" w:date="2015-05-12T13:05:00Z">
              <w:rPr>
                <w:rFonts w:ascii="Times" w:hAnsi="Times" w:cs="Times New Roman"/>
                <w:noProof/>
                <w:sz w:val="22"/>
                <w:szCs w:val="22"/>
                <w:lang w:val="en-GB"/>
              </w:rPr>
            </w:rPrChange>
          </w:rPr>
          <w:delText>5.2.</w:delText>
        </w:r>
        <w:r w:rsidRPr="00F758B3" w:rsidDel="00CF5347">
          <w:rPr>
            <w:rFonts w:ascii="Times" w:hAnsi="Times"/>
            <w:noProof/>
            <w:sz w:val="22"/>
            <w:szCs w:val="22"/>
            <w:lang w:val="en-GB" w:eastAsia="ja-JP"/>
            <w:rPrChange w:id="206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61" w:author="Chara Katiri" w:date="2015-05-12T13:05:00Z">
              <w:rPr>
                <w:rFonts w:ascii="Times" w:hAnsi="Times" w:cs="Times New Roman"/>
                <w:noProof/>
                <w:sz w:val="22"/>
                <w:szCs w:val="22"/>
                <w:lang w:val="en-GB"/>
              </w:rPr>
            </w:rPrChange>
          </w:rPr>
          <w:delText>Build tools and libraries</w:delText>
        </w:r>
        <w:r w:rsidRPr="00F758B3" w:rsidDel="00CF5347">
          <w:rPr>
            <w:rFonts w:ascii="Times" w:hAnsi="Times"/>
            <w:noProof/>
            <w:sz w:val="22"/>
            <w:szCs w:val="22"/>
            <w:rPrChange w:id="206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63" w:author="Chara Katiri" w:date="2015-05-12T13:05:00Z">
              <w:rPr>
                <w:rFonts w:ascii="Times" w:hAnsi="Times"/>
                <w:noProof/>
                <w:sz w:val="22"/>
                <w:szCs w:val="22"/>
              </w:rPr>
            </w:rPrChange>
          </w:rPr>
          <w:delText>41</w:delText>
        </w:r>
      </w:del>
    </w:p>
    <w:p w14:paraId="60460945" w14:textId="77777777" w:rsidR="00802990" w:rsidRPr="00F758B3" w:rsidDel="00CF5347" w:rsidRDefault="00802990" w:rsidP="00F758B3">
      <w:pPr>
        <w:pStyle w:val="TOC2"/>
        <w:tabs>
          <w:tab w:val="left" w:pos="840"/>
          <w:tab w:val="right" w:leader="dot" w:pos="9010"/>
        </w:tabs>
        <w:spacing w:line="360" w:lineRule="auto"/>
        <w:contextualSpacing/>
        <w:jc w:val="both"/>
        <w:rPr>
          <w:del w:id="2064" w:author="Chara Katiri" w:date="2015-05-08T18:58:00Z"/>
          <w:rFonts w:ascii="Times" w:hAnsi="Times"/>
          <w:noProof/>
          <w:sz w:val="22"/>
          <w:szCs w:val="22"/>
          <w:lang w:val="en-GB" w:eastAsia="ja-JP"/>
          <w:rPrChange w:id="2065" w:author="Chara Katiri" w:date="2015-05-12T13:05:00Z">
            <w:rPr>
              <w:del w:id="2066" w:author="Chara Katiri" w:date="2015-05-08T18:58:00Z"/>
              <w:rFonts w:ascii="Times" w:hAnsi="Times"/>
              <w:noProof/>
              <w:sz w:val="22"/>
              <w:szCs w:val="22"/>
              <w:lang w:val="en-GB" w:eastAsia="ja-JP"/>
            </w:rPr>
          </w:rPrChange>
        </w:rPr>
        <w:pPrChange w:id="2067" w:author="Chara Katiri" w:date="2015-05-12T13:05:00Z">
          <w:pPr>
            <w:pStyle w:val="TOC2"/>
            <w:tabs>
              <w:tab w:val="left" w:pos="840"/>
              <w:tab w:val="right" w:leader="dot" w:pos="9010"/>
            </w:tabs>
            <w:spacing w:line="360" w:lineRule="auto"/>
            <w:contextualSpacing/>
            <w:jc w:val="both"/>
          </w:pPr>
        </w:pPrChange>
      </w:pPr>
      <w:del w:id="2068" w:author="Chara Katiri" w:date="2015-05-08T18:58:00Z">
        <w:r w:rsidRPr="00F758B3" w:rsidDel="00CF5347">
          <w:rPr>
            <w:rFonts w:ascii="Times" w:hAnsi="Times" w:cs="Times New Roman"/>
            <w:noProof/>
            <w:sz w:val="22"/>
            <w:szCs w:val="22"/>
            <w:lang w:val="en-GB"/>
            <w:rPrChange w:id="2069" w:author="Chara Katiri" w:date="2015-05-12T13:05:00Z">
              <w:rPr>
                <w:rFonts w:ascii="Times" w:hAnsi="Times" w:cs="Times New Roman"/>
                <w:noProof/>
                <w:sz w:val="22"/>
                <w:szCs w:val="22"/>
                <w:lang w:val="en-GB"/>
              </w:rPr>
            </w:rPrChange>
          </w:rPr>
          <w:delText>5.3.</w:delText>
        </w:r>
        <w:r w:rsidRPr="00F758B3" w:rsidDel="00CF5347">
          <w:rPr>
            <w:rFonts w:ascii="Times" w:hAnsi="Times"/>
            <w:noProof/>
            <w:sz w:val="22"/>
            <w:szCs w:val="22"/>
            <w:lang w:val="en-GB" w:eastAsia="ja-JP"/>
            <w:rPrChange w:id="207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71" w:author="Chara Katiri" w:date="2015-05-12T13:05:00Z">
              <w:rPr>
                <w:rFonts w:ascii="Times" w:hAnsi="Times" w:cs="Times New Roman"/>
                <w:noProof/>
                <w:sz w:val="22"/>
                <w:szCs w:val="22"/>
                <w:lang w:val="en-GB"/>
              </w:rPr>
            </w:rPrChange>
          </w:rPr>
          <w:delText>Database creation and integration</w:delText>
        </w:r>
        <w:r w:rsidRPr="00F758B3" w:rsidDel="00CF5347">
          <w:rPr>
            <w:rFonts w:ascii="Times" w:hAnsi="Times"/>
            <w:noProof/>
            <w:sz w:val="22"/>
            <w:szCs w:val="22"/>
            <w:rPrChange w:id="207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73" w:author="Chara Katiri" w:date="2015-05-12T13:05:00Z">
              <w:rPr>
                <w:rFonts w:ascii="Times" w:hAnsi="Times"/>
                <w:noProof/>
                <w:sz w:val="22"/>
                <w:szCs w:val="22"/>
              </w:rPr>
            </w:rPrChange>
          </w:rPr>
          <w:delText>42</w:delText>
        </w:r>
      </w:del>
    </w:p>
    <w:p w14:paraId="79DE9778" w14:textId="77777777" w:rsidR="00802990" w:rsidRPr="00F758B3" w:rsidDel="00CF5347" w:rsidRDefault="00802990" w:rsidP="00F758B3">
      <w:pPr>
        <w:pStyle w:val="TOC2"/>
        <w:tabs>
          <w:tab w:val="left" w:pos="1020"/>
          <w:tab w:val="right" w:leader="dot" w:pos="9010"/>
        </w:tabs>
        <w:spacing w:line="360" w:lineRule="auto"/>
        <w:contextualSpacing/>
        <w:jc w:val="both"/>
        <w:rPr>
          <w:del w:id="2074" w:author="Chara Katiri" w:date="2015-05-08T18:58:00Z"/>
          <w:rFonts w:ascii="Times" w:hAnsi="Times"/>
          <w:noProof/>
          <w:sz w:val="22"/>
          <w:szCs w:val="22"/>
          <w:lang w:val="en-GB" w:eastAsia="ja-JP"/>
          <w:rPrChange w:id="2075" w:author="Chara Katiri" w:date="2015-05-12T13:05:00Z">
            <w:rPr>
              <w:del w:id="2076" w:author="Chara Katiri" w:date="2015-05-08T18:58:00Z"/>
              <w:rFonts w:ascii="Times" w:hAnsi="Times"/>
              <w:noProof/>
              <w:sz w:val="22"/>
              <w:szCs w:val="22"/>
              <w:lang w:val="en-GB" w:eastAsia="ja-JP"/>
            </w:rPr>
          </w:rPrChange>
        </w:rPr>
        <w:pPrChange w:id="2077" w:author="Chara Katiri" w:date="2015-05-12T13:05:00Z">
          <w:pPr>
            <w:pStyle w:val="TOC2"/>
            <w:tabs>
              <w:tab w:val="left" w:pos="1020"/>
              <w:tab w:val="right" w:leader="dot" w:pos="9010"/>
            </w:tabs>
            <w:spacing w:line="360" w:lineRule="auto"/>
            <w:contextualSpacing/>
            <w:jc w:val="both"/>
          </w:pPr>
        </w:pPrChange>
      </w:pPr>
      <w:del w:id="2078" w:author="Chara Katiri" w:date="2015-05-08T18:58:00Z">
        <w:r w:rsidRPr="00F758B3" w:rsidDel="00CF5347">
          <w:rPr>
            <w:rFonts w:ascii="Times" w:hAnsi="Times" w:cs="Times New Roman"/>
            <w:noProof/>
            <w:sz w:val="22"/>
            <w:szCs w:val="22"/>
            <w:lang w:val="en-GB"/>
            <w:rPrChange w:id="2079" w:author="Chara Katiri" w:date="2015-05-12T13:05:00Z">
              <w:rPr>
                <w:rFonts w:ascii="Times" w:hAnsi="Times" w:cs="Times New Roman"/>
                <w:noProof/>
                <w:sz w:val="22"/>
                <w:szCs w:val="22"/>
                <w:lang w:val="en-GB"/>
              </w:rPr>
            </w:rPrChange>
          </w:rPr>
          <w:delText>5.1.1.</w:delText>
        </w:r>
        <w:r w:rsidRPr="00F758B3" w:rsidDel="00CF5347">
          <w:rPr>
            <w:rFonts w:ascii="Times" w:hAnsi="Times"/>
            <w:noProof/>
            <w:sz w:val="22"/>
            <w:szCs w:val="22"/>
            <w:lang w:val="en-GB" w:eastAsia="ja-JP"/>
            <w:rPrChange w:id="20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81" w:author="Chara Katiri" w:date="2015-05-12T13:05:00Z">
              <w:rPr>
                <w:rFonts w:ascii="Times" w:hAnsi="Times" w:cs="Times New Roman"/>
                <w:noProof/>
                <w:sz w:val="22"/>
                <w:szCs w:val="22"/>
                <w:lang w:val="en-GB"/>
              </w:rPr>
            </w:rPrChange>
          </w:rPr>
          <w:delText>Security levels</w:delText>
        </w:r>
        <w:r w:rsidRPr="00F758B3" w:rsidDel="00CF5347">
          <w:rPr>
            <w:rFonts w:ascii="Times" w:hAnsi="Times"/>
            <w:noProof/>
            <w:sz w:val="22"/>
            <w:szCs w:val="22"/>
            <w:rPrChange w:id="20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83" w:author="Chara Katiri" w:date="2015-05-12T13:05:00Z">
              <w:rPr>
                <w:rFonts w:ascii="Times" w:hAnsi="Times"/>
                <w:noProof/>
                <w:sz w:val="22"/>
                <w:szCs w:val="22"/>
              </w:rPr>
            </w:rPrChange>
          </w:rPr>
          <w:delText>43</w:delText>
        </w:r>
      </w:del>
    </w:p>
    <w:p w14:paraId="6B65DD03" w14:textId="77777777" w:rsidR="00802990" w:rsidRPr="00F758B3" w:rsidDel="00CF5347" w:rsidRDefault="00802990" w:rsidP="00F758B3">
      <w:pPr>
        <w:pStyle w:val="TOC2"/>
        <w:tabs>
          <w:tab w:val="left" w:pos="840"/>
          <w:tab w:val="right" w:leader="dot" w:pos="9010"/>
        </w:tabs>
        <w:spacing w:line="360" w:lineRule="auto"/>
        <w:contextualSpacing/>
        <w:jc w:val="both"/>
        <w:rPr>
          <w:del w:id="2084" w:author="Chara Katiri" w:date="2015-05-08T18:58:00Z"/>
          <w:rFonts w:ascii="Times" w:hAnsi="Times"/>
          <w:noProof/>
          <w:sz w:val="22"/>
          <w:szCs w:val="22"/>
          <w:lang w:val="en-GB" w:eastAsia="ja-JP"/>
          <w:rPrChange w:id="2085" w:author="Chara Katiri" w:date="2015-05-12T13:05:00Z">
            <w:rPr>
              <w:del w:id="2086" w:author="Chara Katiri" w:date="2015-05-08T18:58:00Z"/>
              <w:rFonts w:ascii="Times" w:hAnsi="Times"/>
              <w:noProof/>
              <w:sz w:val="22"/>
              <w:szCs w:val="22"/>
              <w:lang w:val="en-GB" w:eastAsia="ja-JP"/>
            </w:rPr>
          </w:rPrChange>
        </w:rPr>
        <w:pPrChange w:id="2087" w:author="Chara Katiri" w:date="2015-05-12T13:05:00Z">
          <w:pPr>
            <w:pStyle w:val="TOC2"/>
            <w:tabs>
              <w:tab w:val="left" w:pos="840"/>
              <w:tab w:val="right" w:leader="dot" w:pos="9010"/>
            </w:tabs>
            <w:spacing w:line="360" w:lineRule="auto"/>
            <w:contextualSpacing/>
            <w:jc w:val="both"/>
          </w:pPr>
        </w:pPrChange>
      </w:pPr>
      <w:del w:id="2088" w:author="Chara Katiri" w:date="2015-05-08T18:58:00Z">
        <w:r w:rsidRPr="00F758B3" w:rsidDel="00CF5347">
          <w:rPr>
            <w:rFonts w:ascii="Times" w:hAnsi="Times" w:cs="Times New Roman"/>
            <w:noProof/>
            <w:sz w:val="22"/>
            <w:szCs w:val="22"/>
            <w:lang w:val="en-GB"/>
            <w:rPrChange w:id="2089" w:author="Chara Katiri" w:date="2015-05-12T13:05:00Z">
              <w:rPr>
                <w:rFonts w:ascii="Times" w:hAnsi="Times" w:cs="Times New Roman"/>
                <w:noProof/>
                <w:sz w:val="22"/>
                <w:szCs w:val="22"/>
                <w:lang w:val="en-GB"/>
              </w:rPr>
            </w:rPrChange>
          </w:rPr>
          <w:delText>5.4.</w:delText>
        </w:r>
        <w:r w:rsidRPr="00F758B3" w:rsidDel="00CF5347">
          <w:rPr>
            <w:rFonts w:ascii="Times" w:hAnsi="Times"/>
            <w:noProof/>
            <w:sz w:val="22"/>
            <w:szCs w:val="22"/>
            <w:lang w:val="en-GB" w:eastAsia="ja-JP"/>
            <w:rPrChange w:id="209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091" w:author="Chara Katiri" w:date="2015-05-12T13:05:00Z">
              <w:rPr>
                <w:rFonts w:ascii="Times" w:hAnsi="Times" w:cs="Times New Roman"/>
                <w:noProof/>
                <w:sz w:val="22"/>
                <w:szCs w:val="22"/>
                <w:lang w:val="en-GB"/>
              </w:rPr>
            </w:rPrChange>
          </w:rPr>
          <w:delText>Success criteria</w:delText>
        </w:r>
        <w:r w:rsidRPr="00F758B3" w:rsidDel="00CF5347">
          <w:rPr>
            <w:rFonts w:ascii="Times" w:hAnsi="Times"/>
            <w:noProof/>
            <w:sz w:val="22"/>
            <w:szCs w:val="22"/>
            <w:rPrChange w:id="209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093" w:author="Chara Katiri" w:date="2015-05-12T13:05:00Z">
              <w:rPr>
                <w:rFonts w:ascii="Times" w:hAnsi="Times"/>
                <w:noProof/>
                <w:sz w:val="22"/>
                <w:szCs w:val="22"/>
              </w:rPr>
            </w:rPrChange>
          </w:rPr>
          <w:delText>43</w:delText>
        </w:r>
      </w:del>
    </w:p>
    <w:p w14:paraId="3DDCB733" w14:textId="77777777" w:rsidR="00802990" w:rsidRPr="00F758B3" w:rsidDel="00CF5347" w:rsidRDefault="00802990" w:rsidP="00F758B3">
      <w:pPr>
        <w:pStyle w:val="TOC1"/>
        <w:rPr>
          <w:del w:id="2094" w:author="Chara Katiri" w:date="2015-05-08T18:58:00Z"/>
          <w:noProof/>
          <w:lang w:val="en-GB" w:eastAsia="ja-JP"/>
          <w:rPrChange w:id="2095" w:author="Chara Katiri" w:date="2015-05-12T13:05:00Z">
            <w:rPr>
              <w:del w:id="2096" w:author="Chara Katiri" w:date="2015-05-08T18:58:00Z"/>
              <w:noProof/>
              <w:lang w:val="en-GB" w:eastAsia="ja-JP"/>
            </w:rPr>
          </w:rPrChange>
        </w:rPr>
        <w:pPrChange w:id="2097" w:author="Chara Katiri" w:date="2015-05-12T13:05:00Z">
          <w:pPr>
            <w:pStyle w:val="TOC1"/>
          </w:pPr>
        </w:pPrChange>
      </w:pPr>
      <w:del w:id="2098" w:author="Chara Katiri" w:date="2015-05-08T18:58:00Z">
        <w:r w:rsidRPr="00F758B3" w:rsidDel="00CF5347">
          <w:rPr>
            <w:rFonts w:cs="Times New Roman"/>
            <w:noProof/>
            <w:lang w:val="en-GB"/>
            <w:rPrChange w:id="2099" w:author="Chara Katiri" w:date="2015-05-12T13:05:00Z">
              <w:rPr>
                <w:rFonts w:cs="Times New Roman"/>
                <w:noProof/>
                <w:lang w:val="en-GB"/>
              </w:rPr>
            </w:rPrChange>
          </w:rPr>
          <w:delText>6.</w:delText>
        </w:r>
        <w:r w:rsidRPr="00F758B3" w:rsidDel="00CF5347">
          <w:rPr>
            <w:noProof/>
            <w:lang w:val="en-GB" w:eastAsia="ja-JP"/>
            <w:rPrChange w:id="2100" w:author="Chara Katiri" w:date="2015-05-12T13:05:00Z">
              <w:rPr>
                <w:noProof/>
                <w:lang w:val="en-GB" w:eastAsia="ja-JP"/>
              </w:rPr>
            </w:rPrChange>
          </w:rPr>
          <w:tab/>
        </w:r>
        <w:r w:rsidRPr="00F758B3" w:rsidDel="00CF5347">
          <w:rPr>
            <w:rFonts w:cs="Times New Roman"/>
            <w:noProof/>
            <w:lang w:val="en-GB"/>
            <w:rPrChange w:id="2101" w:author="Chara Katiri" w:date="2015-05-12T13:05:00Z">
              <w:rPr>
                <w:rFonts w:cs="Times New Roman"/>
                <w:noProof/>
                <w:lang w:val="en-GB"/>
              </w:rPr>
            </w:rPrChange>
          </w:rPr>
          <w:delText>Test and evaluation</w:delText>
        </w:r>
        <w:r w:rsidRPr="00F758B3" w:rsidDel="00CF5347">
          <w:rPr>
            <w:noProof/>
            <w:rPrChange w:id="2102" w:author="Chara Katiri" w:date="2015-05-12T13:05:00Z">
              <w:rPr>
                <w:noProof/>
              </w:rPr>
            </w:rPrChange>
          </w:rPr>
          <w:tab/>
        </w:r>
        <w:r w:rsidR="00EC7197" w:rsidRPr="00F758B3" w:rsidDel="00CF5347">
          <w:rPr>
            <w:noProof/>
            <w:rPrChange w:id="2103" w:author="Chara Katiri" w:date="2015-05-12T13:05:00Z">
              <w:rPr>
                <w:noProof/>
              </w:rPr>
            </w:rPrChange>
          </w:rPr>
          <w:delText>44</w:delText>
        </w:r>
      </w:del>
    </w:p>
    <w:p w14:paraId="576CE3C9" w14:textId="77777777" w:rsidR="00802990" w:rsidRPr="00F758B3" w:rsidDel="00CF5347" w:rsidRDefault="00802990" w:rsidP="00F758B3">
      <w:pPr>
        <w:pStyle w:val="TOC2"/>
        <w:tabs>
          <w:tab w:val="left" w:pos="840"/>
          <w:tab w:val="right" w:leader="dot" w:pos="9010"/>
        </w:tabs>
        <w:spacing w:line="360" w:lineRule="auto"/>
        <w:contextualSpacing/>
        <w:jc w:val="both"/>
        <w:rPr>
          <w:del w:id="2104" w:author="Chara Katiri" w:date="2015-05-08T18:58:00Z"/>
          <w:rFonts w:ascii="Times" w:hAnsi="Times"/>
          <w:noProof/>
          <w:sz w:val="22"/>
          <w:szCs w:val="22"/>
          <w:lang w:val="en-GB" w:eastAsia="ja-JP"/>
          <w:rPrChange w:id="2105" w:author="Chara Katiri" w:date="2015-05-12T13:05:00Z">
            <w:rPr>
              <w:del w:id="2106" w:author="Chara Katiri" w:date="2015-05-08T18:58:00Z"/>
              <w:rFonts w:ascii="Times" w:hAnsi="Times"/>
              <w:noProof/>
              <w:sz w:val="22"/>
              <w:szCs w:val="22"/>
              <w:lang w:val="en-GB" w:eastAsia="ja-JP"/>
            </w:rPr>
          </w:rPrChange>
        </w:rPr>
        <w:pPrChange w:id="2107" w:author="Chara Katiri" w:date="2015-05-12T13:05:00Z">
          <w:pPr>
            <w:pStyle w:val="TOC2"/>
            <w:tabs>
              <w:tab w:val="left" w:pos="840"/>
              <w:tab w:val="right" w:leader="dot" w:pos="9010"/>
            </w:tabs>
            <w:spacing w:line="360" w:lineRule="auto"/>
            <w:contextualSpacing/>
            <w:jc w:val="both"/>
          </w:pPr>
        </w:pPrChange>
      </w:pPr>
      <w:del w:id="2108" w:author="Chara Katiri" w:date="2015-05-08T18:58:00Z">
        <w:r w:rsidRPr="00F758B3" w:rsidDel="00CF5347">
          <w:rPr>
            <w:rFonts w:ascii="Times" w:hAnsi="Times" w:cs="Times New Roman"/>
            <w:noProof/>
            <w:sz w:val="22"/>
            <w:szCs w:val="22"/>
            <w:lang w:val="en-GB"/>
            <w:rPrChange w:id="2109" w:author="Chara Katiri" w:date="2015-05-12T13:05:00Z">
              <w:rPr>
                <w:rFonts w:ascii="Times" w:hAnsi="Times" w:cs="Times New Roman"/>
                <w:noProof/>
                <w:sz w:val="22"/>
                <w:szCs w:val="22"/>
                <w:lang w:val="en-GB"/>
              </w:rPr>
            </w:rPrChange>
          </w:rPr>
          <w:delText>6.1.</w:delText>
        </w:r>
        <w:r w:rsidRPr="00F758B3" w:rsidDel="00CF5347">
          <w:rPr>
            <w:rFonts w:ascii="Times" w:hAnsi="Times"/>
            <w:noProof/>
            <w:sz w:val="22"/>
            <w:szCs w:val="22"/>
            <w:lang w:val="en-GB" w:eastAsia="ja-JP"/>
            <w:rPrChange w:id="211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11" w:author="Chara Katiri" w:date="2015-05-12T13:05:00Z">
              <w:rPr>
                <w:rFonts w:ascii="Times" w:hAnsi="Times" w:cs="Times New Roman"/>
                <w:noProof/>
                <w:sz w:val="22"/>
                <w:szCs w:val="22"/>
                <w:lang w:val="en-GB"/>
              </w:rPr>
            </w:rPrChange>
          </w:rPr>
          <w:delText>Requirements testing</w:delText>
        </w:r>
        <w:r w:rsidRPr="00F758B3" w:rsidDel="00CF5347">
          <w:rPr>
            <w:rFonts w:ascii="Times" w:hAnsi="Times"/>
            <w:noProof/>
            <w:sz w:val="22"/>
            <w:szCs w:val="22"/>
            <w:rPrChange w:id="211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13" w:author="Chara Katiri" w:date="2015-05-12T13:05:00Z">
              <w:rPr>
                <w:rFonts w:ascii="Times" w:hAnsi="Times"/>
                <w:noProof/>
                <w:sz w:val="22"/>
                <w:szCs w:val="22"/>
              </w:rPr>
            </w:rPrChange>
          </w:rPr>
          <w:delText>44</w:delText>
        </w:r>
      </w:del>
    </w:p>
    <w:p w14:paraId="076B8212" w14:textId="77777777" w:rsidR="00802990" w:rsidRPr="00F758B3" w:rsidDel="00CF5347" w:rsidRDefault="00802990" w:rsidP="00F758B3">
      <w:pPr>
        <w:pStyle w:val="TOC2"/>
        <w:tabs>
          <w:tab w:val="left" w:pos="840"/>
          <w:tab w:val="right" w:leader="dot" w:pos="9010"/>
        </w:tabs>
        <w:spacing w:line="360" w:lineRule="auto"/>
        <w:contextualSpacing/>
        <w:jc w:val="both"/>
        <w:rPr>
          <w:del w:id="2114" w:author="Chara Katiri" w:date="2015-05-08T18:58:00Z"/>
          <w:rFonts w:ascii="Times" w:hAnsi="Times"/>
          <w:noProof/>
          <w:sz w:val="22"/>
          <w:szCs w:val="22"/>
          <w:lang w:val="en-GB" w:eastAsia="ja-JP"/>
          <w:rPrChange w:id="2115" w:author="Chara Katiri" w:date="2015-05-12T13:05:00Z">
            <w:rPr>
              <w:del w:id="2116" w:author="Chara Katiri" w:date="2015-05-08T18:58:00Z"/>
              <w:rFonts w:ascii="Times" w:hAnsi="Times"/>
              <w:noProof/>
              <w:sz w:val="22"/>
              <w:szCs w:val="22"/>
              <w:lang w:val="en-GB" w:eastAsia="ja-JP"/>
            </w:rPr>
          </w:rPrChange>
        </w:rPr>
        <w:pPrChange w:id="2117" w:author="Chara Katiri" w:date="2015-05-12T13:05:00Z">
          <w:pPr>
            <w:pStyle w:val="TOC2"/>
            <w:tabs>
              <w:tab w:val="left" w:pos="840"/>
              <w:tab w:val="right" w:leader="dot" w:pos="9010"/>
            </w:tabs>
            <w:spacing w:line="360" w:lineRule="auto"/>
            <w:contextualSpacing/>
            <w:jc w:val="both"/>
          </w:pPr>
        </w:pPrChange>
      </w:pPr>
      <w:del w:id="2118" w:author="Chara Katiri" w:date="2015-05-08T18:58:00Z">
        <w:r w:rsidRPr="00F758B3" w:rsidDel="00CF5347">
          <w:rPr>
            <w:rFonts w:ascii="Times" w:hAnsi="Times" w:cs="Times New Roman"/>
            <w:noProof/>
            <w:sz w:val="22"/>
            <w:szCs w:val="22"/>
            <w:lang w:val="en-GB"/>
            <w:rPrChange w:id="2119" w:author="Chara Katiri" w:date="2015-05-12T13:05:00Z">
              <w:rPr>
                <w:rFonts w:ascii="Times" w:hAnsi="Times" w:cs="Times New Roman"/>
                <w:noProof/>
                <w:sz w:val="22"/>
                <w:szCs w:val="22"/>
                <w:lang w:val="en-GB"/>
              </w:rPr>
            </w:rPrChange>
          </w:rPr>
          <w:delText>6.2.</w:delText>
        </w:r>
        <w:r w:rsidRPr="00F758B3" w:rsidDel="00CF5347">
          <w:rPr>
            <w:rFonts w:ascii="Times" w:hAnsi="Times"/>
            <w:noProof/>
            <w:sz w:val="22"/>
            <w:szCs w:val="22"/>
            <w:lang w:val="en-GB" w:eastAsia="ja-JP"/>
            <w:rPrChange w:id="212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21" w:author="Chara Katiri" w:date="2015-05-12T13:05:00Z">
              <w:rPr>
                <w:rFonts w:ascii="Times" w:hAnsi="Times" w:cs="Times New Roman"/>
                <w:noProof/>
                <w:sz w:val="22"/>
                <w:szCs w:val="22"/>
                <w:lang w:val="en-GB"/>
              </w:rPr>
            </w:rPrChange>
          </w:rPr>
          <w:delText>Security testing</w:delText>
        </w:r>
        <w:r w:rsidRPr="00F758B3" w:rsidDel="00CF5347">
          <w:rPr>
            <w:rFonts w:ascii="Times" w:hAnsi="Times"/>
            <w:noProof/>
            <w:sz w:val="22"/>
            <w:szCs w:val="22"/>
            <w:rPrChange w:id="212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23" w:author="Chara Katiri" w:date="2015-05-12T13:05:00Z">
              <w:rPr>
                <w:rFonts w:ascii="Times" w:hAnsi="Times"/>
                <w:noProof/>
                <w:sz w:val="22"/>
                <w:szCs w:val="22"/>
              </w:rPr>
            </w:rPrChange>
          </w:rPr>
          <w:delText>49</w:delText>
        </w:r>
      </w:del>
    </w:p>
    <w:p w14:paraId="42699D2B" w14:textId="77777777" w:rsidR="00802990" w:rsidRPr="00F758B3" w:rsidDel="00CF5347" w:rsidRDefault="00802990" w:rsidP="00F758B3">
      <w:pPr>
        <w:pStyle w:val="TOC2"/>
        <w:tabs>
          <w:tab w:val="left" w:pos="840"/>
          <w:tab w:val="right" w:leader="dot" w:pos="9010"/>
        </w:tabs>
        <w:spacing w:line="360" w:lineRule="auto"/>
        <w:contextualSpacing/>
        <w:jc w:val="both"/>
        <w:rPr>
          <w:del w:id="2124" w:author="Chara Katiri" w:date="2015-05-08T18:58:00Z"/>
          <w:rFonts w:ascii="Times" w:hAnsi="Times"/>
          <w:noProof/>
          <w:sz w:val="22"/>
          <w:szCs w:val="22"/>
          <w:lang w:val="en-GB" w:eastAsia="ja-JP"/>
          <w:rPrChange w:id="2125" w:author="Chara Katiri" w:date="2015-05-12T13:05:00Z">
            <w:rPr>
              <w:del w:id="2126" w:author="Chara Katiri" w:date="2015-05-08T18:58:00Z"/>
              <w:rFonts w:ascii="Times" w:hAnsi="Times"/>
              <w:noProof/>
              <w:sz w:val="22"/>
              <w:szCs w:val="22"/>
              <w:lang w:val="en-GB" w:eastAsia="ja-JP"/>
            </w:rPr>
          </w:rPrChange>
        </w:rPr>
        <w:pPrChange w:id="2127" w:author="Chara Katiri" w:date="2015-05-12T13:05:00Z">
          <w:pPr>
            <w:pStyle w:val="TOC2"/>
            <w:tabs>
              <w:tab w:val="left" w:pos="840"/>
              <w:tab w:val="right" w:leader="dot" w:pos="9010"/>
            </w:tabs>
            <w:spacing w:line="360" w:lineRule="auto"/>
            <w:contextualSpacing/>
            <w:jc w:val="both"/>
          </w:pPr>
        </w:pPrChange>
      </w:pPr>
      <w:del w:id="2128" w:author="Chara Katiri" w:date="2015-05-08T18:58:00Z">
        <w:r w:rsidRPr="00F758B3" w:rsidDel="00CF5347">
          <w:rPr>
            <w:rFonts w:ascii="Times" w:hAnsi="Times" w:cs="Times New Roman"/>
            <w:noProof/>
            <w:sz w:val="22"/>
            <w:szCs w:val="22"/>
            <w:lang w:val="en-GB"/>
            <w:rPrChange w:id="2129" w:author="Chara Katiri" w:date="2015-05-12T13:05:00Z">
              <w:rPr>
                <w:rFonts w:ascii="Times" w:hAnsi="Times" w:cs="Times New Roman"/>
                <w:noProof/>
                <w:sz w:val="22"/>
                <w:szCs w:val="22"/>
                <w:lang w:val="en-GB"/>
              </w:rPr>
            </w:rPrChange>
          </w:rPr>
          <w:delText>6.3.</w:delText>
        </w:r>
        <w:r w:rsidRPr="00F758B3" w:rsidDel="00CF5347">
          <w:rPr>
            <w:rFonts w:ascii="Times" w:hAnsi="Times"/>
            <w:noProof/>
            <w:sz w:val="22"/>
            <w:szCs w:val="22"/>
            <w:lang w:val="en-GB" w:eastAsia="ja-JP"/>
            <w:rPrChange w:id="213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31" w:author="Chara Katiri" w:date="2015-05-12T13:05:00Z">
              <w:rPr>
                <w:rFonts w:ascii="Times" w:hAnsi="Times" w:cs="Times New Roman"/>
                <w:noProof/>
                <w:sz w:val="22"/>
                <w:szCs w:val="22"/>
                <w:lang w:val="en-GB"/>
              </w:rPr>
            </w:rPrChange>
          </w:rPr>
          <w:delText>UAT testing</w:delText>
        </w:r>
        <w:r w:rsidRPr="00F758B3" w:rsidDel="00CF5347">
          <w:rPr>
            <w:rFonts w:ascii="Times" w:hAnsi="Times"/>
            <w:noProof/>
            <w:sz w:val="22"/>
            <w:szCs w:val="22"/>
            <w:rPrChange w:id="213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33" w:author="Chara Katiri" w:date="2015-05-12T13:05:00Z">
              <w:rPr>
                <w:rFonts w:ascii="Times" w:hAnsi="Times"/>
                <w:noProof/>
                <w:sz w:val="22"/>
                <w:szCs w:val="22"/>
              </w:rPr>
            </w:rPrChange>
          </w:rPr>
          <w:delText>49</w:delText>
        </w:r>
      </w:del>
    </w:p>
    <w:p w14:paraId="68BF500A" w14:textId="77777777" w:rsidR="00802990" w:rsidRPr="00F758B3" w:rsidDel="00CF5347" w:rsidRDefault="00802990" w:rsidP="00F758B3">
      <w:pPr>
        <w:pStyle w:val="TOC1"/>
        <w:rPr>
          <w:del w:id="2134" w:author="Chara Katiri" w:date="2015-05-08T18:58:00Z"/>
          <w:noProof/>
          <w:lang w:val="en-GB" w:eastAsia="ja-JP"/>
          <w:rPrChange w:id="2135" w:author="Chara Katiri" w:date="2015-05-12T13:05:00Z">
            <w:rPr>
              <w:del w:id="2136" w:author="Chara Katiri" w:date="2015-05-08T18:58:00Z"/>
              <w:noProof/>
              <w:lang w:val="en-GB" w:eastAsia="ja-JP"/>
            </w:rPr>
          </w:rPrChange>
        </w:rPr>
        <w:pPrChange w:id="2137" w:author="Chara Katiri" w:date="2015-05-12T13:05:00Z">
          <w:pPr>
            <w:pStyle w:val="TOC1"/>
          </w:pPr>
        </w:pPrChange>
      </w:pPr>
      <w:del w:id="2138" w:author="Chara Katiri" w:date="2015-05-08T18:58:00Z">
        <w:r w:rsidRPr="00F758B3" w:rsidDel="00CF5347">
          <w:rPr>
            <w:rFonts w:cs="Times New Roman"/>
            <w:noProof/>
            <w:lang w:val="en-GB"/>
            <w:rPrChange w:id="2139" w:author="Chara Katiri" w:date="2015-05-12T13:05:00Z">
              <w:rPr>
                <w:rFonts w:cs="Times New Roman"/>
                <w:noProof/>
                <w:lang w:val="en-GB"/>
              </w:rPr>
            </w:rPrChange>
          </w:rPr>
          <w:delText>7.</w:delText>
        </w:r>
        <w:r w:rsidRPr="00F758B3" w:rsidDel="00CF5347">
          <w:rPr>
            <w:noProof/>
            <w:lang w:val="en-GB" w:eastAsia="ja-JP"/>
            <w:rPrChange w:id="2140" w:author="Chara Katiri" w:date="2015-05-12T13:05:00Z">
              <w:rPr>
                <w:noProof/>
                <w:lang w:val="en-GB" w:eastAsia="ja-JP"/>
              </w:rPr>
            </w:rPrChange>
          </w:rPr>
          <w:tab/>
        </w:r>
        <w:r w:rsidRPr="00F758B3" w:rsidDel="00CF5347">
          <w:rPr>
            <w:rFonts w:cs="Times New Roman"/>
            <w:noProof/>
            <w:lang w:val="en-GB"/>
            <w:rPrChange w:id="2141" w:author="Chara Katiri" w:date="2015-05-12T13:05:00Z">
              <w:rPr>
                <w:rFonts w:cs="Times New Roman"/>
                <w:noProof/>
                <w:lang w:val="en-GB"/>
              </w:rPr>
            </w:rPrChange>
          </w:rPr>
          <w:delText>Conclusion</w:delText>
        </w:r>
        <w:r w:rsidRPr="00F758B3" w:rsidDel="00CF5347">
          <w:rPr>
            <w:noProof/>
            <w:rPrChange w:id="2142" w:author="Chara Katiri" w:date="2015-05-12T13:05:00Z">
              <w:rPr>
                <w:noProof/>
              </w:rPr>
            </w:rPrChange>
          </w:rPr>
          <w:tab/>
        </w:r>
        <w:r w:rsidR="00EC7197" w:rsidRPr="00F758B3" w:rsidDel="00CF5347">
          <w:rPr>
            <w:noProof/>
            <w:rPrChange w:id="2143" w:author="Chara Katiri" w:date="2015-05-12T13:05:00Z">
              <w:rPr>
                <w:noProof/>
              </w:rPr>
            </w:rPrChange>
          </w:rPr>
          <w:delText>50</w:delText>
        </w:r>
      </w:del>
    </w:p>
    <w:p w14:paraId="0E6E6C2C" w14:textId="77777777" w:rsidR="00802990" w:rsidRPr="00F758B3" w:rsidDel="00CF5347" w:rsidRDefault="00802990" w:rsidP="00F758B3">
      <w:pPr>
        <w:pStyle w:val="TOC2"/>
        <w:tabs>
          <w:tab w:val="left" w:pos="840"/>
          <w:tab w:val="right" w:leader="dot" w:pos="9010"/>
        </w:tabs>
        <w:spacing w:line="360" w:lineRule="auto"/>
        <w:contextualSpacing/>
        <w:jc w:val="both"/>
        <w:rPr>
          <w:del w:id="2144" w:author="Chara Katiri" w:date="2015-05-08T18:58:00Z"/>
          <w:rFonts w:ascii="Times" w:hAnsi="Times"/>
          <w:noProof/>
          <w:sz w:val="22"/>
          <w:szCs w:val="22"/>
          <w:lang w:val="en-GB" w:eastAsia="ja-JP"/>
          <w:rPrChange w:id="2145" w:author="Chara Katiri" w:date="2015-05-12T13:05:00Z">
            <w:rPr>
              <w:del w:id="2146" w:author="Chara Katiri" w:date="2015-05-08T18:58:00Z"/>
              <w:rFonts w:ascii="Times" w:hAnsi="Times"/>
              <w:noProof/>
              <w:sz w:val="22"/>
              <w:szCs w:val="22"/>
              <w:lang w:val="en-GB" w:eastAsia="ja-JP"/>
            </w:rPr>
          </w:rPrChange>
        </w:rPr>
        <w:pPrChange w:id="2147" w:author="Chara Katiri" w:date="2015-05-12T13:05:00Z">
          <w:pPr>
            <w:pStyle w:val="TOC2"/>
            <w:tabs>
              <w:tab w:val="left" w:pos="840"/>
              <w:tab w:val="right" w:leader="dot" w:pos="9010"/>
            </w:tabs>
            <w:spacing w:line="360" w:lineRule="auto"/>
            <w:contextualSpacing/>
            <w:jc w:val="both"/>
          </w:pPr>
        </w:pPrChange>
      </w:pPr>
      <w:del w:id="2148" w:author="Chara Katiri" w:date="2015-05-08T18:58:00Z">
        <w:r w:rsidRPr="00F758B3" w:rsidDel="00CF5347">
          <w:rPr>
            <w:rFonts w:ascii="Times" w:hAnsi="Times" w:cs="Times New Roman"/>
            <w:noProof/>
            <w:sz w:val="22"/>
            <w:szCs w:val="22"/>
            <w:lang w:val="en-GB"/>
            <w:rPrChange w:id="2149" w:author="Chara Katiri" w:date="2015-05-12T13:05:00Z">
              <w:rPr>
                <w:rFonts w:ascii="Times" w:hAnsi="Times" w:cs="Times New Roman"/>
                <w:noProof/>
                <w:sz w:val="22"/>
                <w:szCs w:val="22"/>
                <w:lang w:val="en-GB"/>
              </w:rPr>
            </w:rPrChange>
          </w:rPr>
          <w:delText>7.1.</w:delText>
        </w:r>
        <w:r w:rsidRPr="00F758B3" w:rsidDel="00CF5347">
          <w:rPr>
            <w:rFonts w:ascii="Times" w:hAnsi="Times"/>
            <w:noProof/>
            <w:sz w:val="22"/>
            <w:szCs w:val="22"/>
            <w:lang w:val="en-GB" w:eastAsia="ja-JP"/>
            <w:rPrChange w:id="215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51" w:author="Chara Katiri" w:date="2015-05-12T13:05:00Z">
              <w:rPr>
                <w:rFonts w:ascii="Times" w:hAnsi="Times" w:cs="Times New Roman"/>
                <w:noProof/>
                <w:sz w:val="22"/>
                <w:szCs w:val="22"/>
                <w:lang w:val="en-GB"/>
              </w:rPr>
            </w:rPrChange>
          </w:rPr>
          <w:delText>Achievements, review of objectives</w:delText>
        </w:r>
        <w:r w:rsidRPr="00F758B3" w:rsidDel="00CF5347">
          <w:rPr>
            <w:rFonts w:ascii="Times" w:hAnsi="Times"/>
            <w:noProof/>
            <w:sz w:val="22"/>
            <w:szCs w:val="22"/>
            <w:rPrChange w:id="215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53" w:author="Chara Katiri" w:date="2015-05-12T13:05:00Z">
              <w:rPr>
                <w:rFonts w:ascii="Times" w:hAnsi="Times"/>
                <w:noProof/>
                <w:sz w:val="22"/>
                <w:szCs w:val="22"/>
              </w:rPr>
            </w:rPrChange>
          </w:rPr>
          <w:delText>50</w:delText>
        </w:r>
      </w:del>
    </w:p>
    <w:p w14:paraId="3D3893F9" w14:textId="77777777" w:rsidR="00802990" w:rsidRPr="00F758B3" w:rsidDel="00CF5347" w:rsidRDefault="00802990" w:rsidP="00F758B3">
      <w:pPr>
        <w:pStyle w:val="TOC2"/>
        <w:tabs>
          <w:tab w:val="left" w:pos="840"/>
          <w:tab w:val="right" w:leader="dot" w:pos="9010"/>
        </w:tabs>
        <w:spacing w:line="360" w:lineRule="auto"/>
        <w:contextualSpacing/>
        <w:jc w:val="both"/>
        <w:rPr>
          <w:del w:id="2154" w:author="Chara Katiri" w:date="2015-05-08T18:58:00Z"/>
          <w:rFonts w:ascii="Times" w:hAnsi="Times"/>
          <w:noProof/>
          <w:sz w:val="22"/>
          <w:szCs w:val="22"/>
          <w:lang w:val="en-GB" w:eastAsia="ja-JP"/>
          <w:rPrChange w:id="2155" w:author="Chara Katiri" w:date="2015-05-12T13:05:00Z">
            <w:rPr>
              <w:del w:id="2156" w:author="Chara Katiri" w:date="2015-05-08T18:58:00Z"/>
              <w:rFonts w:ascii="Times" w:hAnsi="Times"/>
              <w:noProof/>
              <w:sz w:val="22"/>
              <w:szCs w:val="22"/>
              <w:lang w:val="en-GB" w:eastAsia="ja-JP"/>
            </w:rPr>
          </w:rPrChange>
        </w:rPr>
        <w:pPrChange w:id="2157" w:author="Chara Katiri" w:date="2015-05-12T13:05:00Z">
          <w:pPr>
            <w:pStyle w:val="TOC2"/>
            <w:tabs>
              <w:tab w:val="left" w:pos="840"/>
              <w:tab w:val="right" w:leader="dot" w:pos="9010"/>
            </w:tabs>
            <w:spacing w:line="360" w:lineRule="auto"/>
            <w:contextualSpacing/>
            <w:jc w:val="both"/>
          </w:pPr>
        </w:pPrChange>
      </w:pPr>
      <w:del w:id="2158" w:author="Chara Katiri" w:date="2015-05-08T18:58:00Z">
        <w:r w:rsidRPr="00F758B3" w:rsidDel="00CF5347">
          <w:rPr>
            <w:rFonts w:ascii="Times" w:hAnsi="Times" w:cs="Times New Roman"/>
            <w:noProof/>
            <w:sz w:val="22"/>
            <w:szCs w:val="22"/>
            <w:lang w:val="en-GB"/>
            <w:rPrChange w:id="2159" w:author="Chara Katiri" w:date="2015-05-12T13:05:00Z">
              <w:rPr>
                <w:rFonts w:ascii="Times" w:hAnsi="Times" w:cs="Times New Roman"/>
                <w:noProof/>
                <w:sz w:val="22"/>
                <w:szCs w:val="22"/>
                <w:lang w:val="en-GB"/>
              </w:rPr>
            </w:rPrChange>
          </w:rPr>
          <w:delText>7.2.</w:delText>
        </w:r>
        <w:r w:rsidRPr="00F758B3" w:rsidDel="00CF5347">
          <w:rPr>
            <w:rFonts w:ascii="Times" w:hAnsi="Times"/>
            <w:noProof/>
            <w:sz w:val="22"/>
            <w:szCs w:val="22"/>
            <w:lang w:val="en-GB" w:eastAsia="ja-JP"/>
            <w:rPrChange w:id="216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61" w:author="Chara Katiri" w:date="2015-05-12T13:05:00Z">
              <w:rPr>
                <w:rFonts w:ascii="Times" w:hAnsi="Times" w:cs="Times New Roman"/>
                <w:noProof/>
                <w:sz w:val="22"/>
                <w:szCs w:val="22"/>
                <w:lang w:val="en-GB"/>
              </w:rPr>
            </w:rPrChange>
          </w:rPr>
          <w:delText>Issues and shortcomings</w:delText>
        </w:r>
        <w:r w:rsidRPr="00F758B3" w:rsidDel="00CF5347">
          <w:rPr>
            <w:rFonts w:ascii="Times" w:hAnsi="Times"/>
            <w:noProof/>
            <w:sz w:val="22"/>
            <w:szCs w:val="22"/>
            <w:rPrChange w:id="216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63" w:author="Chara Katiri" w:date="2015-05-12T13:05:00Z">
              <w:rPr>
                <w:rFonts w:ascii="Times" w:hAnsi="Times"/>
                <w:noProof/>
                <w:sz w:val="22"/>
                <w:szCs w:val="22"/>
              </w:rPr>
            </w:rPrChange>
          </w:rPr>
          <w:delText>50</w:delText>
        </w:r>
      </w:del>
    </w:p>
    <w:p w14:paraId="3E9195F1" w14:textId="77777777" w:rsidR="00802990" w:rsidRPr="00F758B3" w:rsidDel="00CF5347" w:rsidRDefault="00802990" w:rsidP="00F758B3">
      <w:pPr>
        <w:pStyle w:val="TOC2"/>
        <w:tabs>
          <w:tab w:val="left" w:pos="840"/>
          <w:tab w:val="right" w:leader="dot" w:pos="9010"/>
        </w:tabs>
        <w:spacing w:line="360" w:lineRule="auto"/>
        <w:contextualSpacing/>
        <w:jc w:val="both"/>
        <w:rPr>
          <w:del w:id="2164" w:author="Chara Katiri" w:date="2015-05-08T18:58:00Z"/>
          <w:rFonts w:ascii="Times" w:hAnsi="Times"/>
          <w:noProof/>
          <w:sz w:val="22"/>
          <w:szCs w:val="22"/>
          <w:lang w:val="en-GB" w:eastAsia="ja-JP"/>
          <w:rPrChange w:id="2165" w:author="Chara Katiri" w:date="2015-05-12T13:05:00Z">
            <w:rPr>
              <w:del w:id="2166" w:author="Chara Katiri" w:date="2015-05-08T18:58:00Z"/>
              <w:rFonts w:ascii="Times" w:hAnsi="Times"/>
              <w:noProof/>
              <w:sz w:val="22"/>
              <w:szCs w:val="22"/>
              <w:lang w:val="en-GB" w:eastAsia="ja-JP"/>
            </w:rPr>
          </w:rPrChange>
        </w:rPr>
        <w:pPrChange w:id="2167" w:author="Chara Katiri" w:date="2015-05-12T13:05:00Z">
          <w:pPr>
            <w:pStyle w:val="TOC2"/>
            <w:tabs>
              <w:tab w:val="left" w:pos="840"/>
              <w:tab w:val="right" w:leader="dot" w:pos="9010"/>
            </w:tabs>
            <w:spacing w:line="360" w:lineRule="auto"/>
            <w:contextualSpacing/>
            <w:jc w:val="both"/>
          </w:pPr>
        </w:pPrChange>
      </w:pPr>
      <w:del w:id="2168" w:author="Chara Katiri" w:date="2015-05-08T18:58:00Z">
        <w:r w:rsidRPr="00F758B3" w:rsidDel="00CF5347">
          <w:rPr>
            <w:rFonts w:ascii="Times" w:hAnsi="Times" w:cs="Times New Roman"/>
            <w:noProof/>
            <w:sz w:val="22"/>
            <w:szCs w:val="22"/>
            <w:lang w:val="en-GB"/>
            <w:rPrChange w:id="2169" w:author="Chara Katiri" w:date="2015-05-12T13:05:00Z">
              <w:rPr>
                <w:rFonts w:ascii="Times" w:hAnsi="Times" w:cs="Times New Roman"/>
                <w:noProof/>
                <w:sz w:val="22"/>
                <w:szCs w:val="22"/>
                <w:lang w:val="en-GB"/>
              </w:rPr>
            </w:rPrChange>
          </w:rPr>
          <w:delText>7.3.</w:delText>
        </w:r>
        <w:r w:rsidRPr="00F758B3" w:rsidDel="00CF5347">
          <w:rPr>
            <w:rFonts w:ascii="Times" w:hAnsi="Times"/>
            <w:noProof/>
            <w:sz w:val="22"/>
            <w:szCs w:val="22"/>
            <w:lang w:val="en-GB" w:eastAsia="ja-JP"/>
            <w:rPrChange w:id="217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71" w:author="Chara Katiri" w:date="2015-05-12T13:05:00Z">
              <w:rPr>
                <w:rFonts w:ascii="Times" w:hAnsi="Times" w:cs="Times New Roman"/>
                <w:noProof/>
                <w:sz w:val="22"/>
                <w:szCs w:val="22"/>
                <w:lang w:val="en-GB"/>
              </w:rPr>
            </w:rPrChange>
          </w:rPr>
          <w:delText>Future work and suggestions for improvement</w:delText>
        </w:r>
        <w:r w:rsidRPr="00F758B3" w:rsidDel="00CF5347">
          <w:rPr>
            <w:rFonts w:ascii="Times" w:hAnsi="Times"/>
            <w:noProof/>
            <w:sz w:val="22"/>
            <w:szCs w:val="22"/>
            <w:rPrChange w:id="217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73" w:author="Chara Katiri" w:date="2015-05-12T13:05:00Z">
              <w:rPr>
                <w:rFonts w:ascii="Times" w:hAnsi="Times"/>
                <w:noProof/>
                <w:sz w:val="22"/>
                <w:szCs w:val="22"/>
              </w:rPr>
            </w:rPrChange>
          </w:rPr>
          <w:delText>50</w:delText>
        </w:r>
      </w:del>
    </w:p>
    <w:p w14:paraId="72321A43" w14:textId="77777777" w:rsidR="00802990" w:rsidRPr="00F758B3" w:rsidDel="00CF5347" w:rsidRDefault="00802990" w:rsidP="00F758B3">
      <w:pPr>
        <w:pStyle w:val="TOC2"/>
        <w:tabs>
          <w:tab w:val="left" w:pos="840"/>
          <w:tab w:val="right" w:leader="dot" w:pos="9010"/>
        </w:tabs>
        <w:spacing w:line="360" w:lineRule="auto"/>
        <w:contextualSpacing/>
        <w:jc w:val="both"/>
        <w:rPr>
          <w:del w:id="2174" w:author="Chara Katiri" w:date="2015-05-08T18:58:00Z"/>
          <w:rFonts w:ascii="Times" w:hAnsi="Times"/>
          <w:noProof/>
          <w:sz w:val="22"/>
          <w:szCs w:val="22"/>
          <w:lang w:val="en-GB" w:eastAsia="ja-JP"/>
          <w:rPrChange w:id="2175" w:author="Chara Katiri" w:date="2015-05-12T13:05:00Z">
            <w:rPr>
              <w:del w:id="2176" w:author="Chara Katiri" w:date="2015-05-08T18:58:00Z"/>
              <w:rFonts w:ascii="Times" w:hAnsi="Times"/>
              <w:noProof/>
              <w:sz w:val="22"/>
              <w:szCs w:val="22"/>
              <w:lang w:val="en-GB" w:eastAsia="ja-JP"/>
            </w:rPr>
          </w:rPrChange>
        </w:rPr>
        <w:pPrChange w:id="2177" w:author="Chara Katiri" w:date="2015-05-12T13:05:00Z">
          <w:pPr>
            <w:pStyle w:val="TOC2"/>
            <w:tabs>
              <w:tab w:val="left" w:pos="840"/>
              <w:tab w:val="right" w:leader="dot" w:pos="9010"/>
            </w:tabs>
            <w:spacing w:line="360" w:lineRule="auto"/>
            <w:contextualSpacing/>
            <w:jc w:val="both"/>
          </w:pPr>
        </w:pPrChange>
      </w:pPr>
      <w:del w:id="2178" w:author="Chara Katiri" w:date="2015-05-08T18:58:00Z">
        <w:r w:rsidRPr="00F758B3" w:rsidDel="00CF5347">
          <w:rPr>
            <w:rFonts w:ascii="Times" w:hAnsi="Times" w:cs="Times New Roman"/>
            <w:noProof/>
            <w:sz w:val="22"/>
            <w:szCs w:val="22"/>
            <w:lang w:val="en-GB"/>
            <w:rPrChange w:id="2179" w:author="Chara Katiri" w:date="2015-05-12T13:05:00Z">
              <w:rPr>
                <w:rFonts w:ascii="Times" w:hAnsi="Times" w:cs="Times New Roman"/>
                <w:noProof/>
                <w:sz w:val="22"/>
                <w:szCs w:val="22"/>
                <w:lang w:val="en-GB"/>
              </w:rPr>
            </w:rPrChange>
          </w:rPr>
          <w:delText>7.4.</w:delText>
        </w:r>
        <w:r w:rsidRPr="00F758B3" w:rsidDel="00CF5347">
          <w:rPr>
            <w:rFonts w:ascii="Times" w:hAnsi="Times"/>
            <w:noProof/>
            <w:sz w:val="22"/>
            <w:szCs w:val="22"/>
            <w:lang w:val="en-GB" w:eastAsia="ja-JP"/>
            <w:rPrChange w:id="218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81" w:author="Chara Katiri" w:date="2015-05-12T13:05:00Z">
              <w:rPr>
                <w:rFonts w:ascii="Times" w:hAnsi="Times" w:cs="Times New Roman"/>
                <w:noProof/>
                <w:sz w:val="22"/>
                <w:szCs w:val="22"/>
                <w:lang w:val="en-GB"/>
              </w:rPr>
            </w:rPrChange>
          </w:rPr>
          <w:delText>Final evaluation and conclusions</w:delText>
        </w:r>
        <w:r w:rsidRPr="00F758B3" w:rsidDel="00CF5347">
          <w:rPr>
            <w:rFonts w:ascii="Times" w:hAnsi="Times"/>
            <w:noProof/>
            <w:sz w:val="22"/>
            <w:szCs w:val="22"/>
            <w:rPrChange w:id="218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83" w:author="Chara Katiri" w:date="2015-05-12T13:05:00Z">
              <w:rPr>
                <w:rFonts w:ascii="Times" w:hAnsi="Times"/>
                <w:noProof/>
                <w:sz w:val="22"/>
                <w:szCs w:val="22"/>
              </w:rPr>
            </w:rPrChange>
          </w:rPr>
          <w:delText>50</w:delText>
        </w:r>
      </w:del>
    </w:p>
    <w:p w14:paraId="072662C5" w14:textId="77777777" w:rsidR="00802990" w:rsidRPr="00F758B3" w:rsidDel="00CF5347" w:rsidRDefault="00802990" w:rsidP="00F758B3">
      <w:pPr>
        <w:pStyle w:val="TOC2"/>
        <w:tabs>
          <w:tab w:val="left" w:pos="840"/>
          <w:tab w:val="right" w:leader="dot" w:pos="9010"/>
        </w:tabs>
        <w:spacing w:line="360" w:lineRule="auto"/>
        <w:contextualSpacing/>
        <w:jc w:val="both"/>
        <w:rPr>
          <w:del w:id="2184" w:author="Chara Katiri" w:date="2015-05-08T18:58:00Z"/>
          <w:rFonts w:ascii="Times" w:hAnsi="Times"/>
          <w:noProof/>
          <w:sz w:val="22"/>
          <w:szCs w:val="22"/>
          <w:lang w:val="en-GB" w:eastAsia="ja-JP"/>
          <w:rPrChange w:id="2185" w:author="Chara Katiri" w:date="2015-05-12T13:05:00Z">
            <w:rPr>
              <w:del w:id="2186" w:author="Chara Katiri" w:date="2015-05-08T18:58:00Z"/>
              <w:rFonts w:ascii="Times" w:hAnsi="Times"/>
              <w:noProof/>
              <w:sz w:val="22"/>
              <w:szCs w:val="22"/>
              <w:lang w:val="en-GB" w:eastAsia="ja-JP"/>
            </w:rPr>
          </w:rPrChange>
        </w:rPr>
        <w:pPrChange w:id="2187" w:author="Chara Katiri" w:date="2015-05-12T13:05:00Z">
          <w:pPr>
            <w:pStyle w:val="TOC2"/>
            <w:tabs>
              <w:tab w:val="left" w:pos="840"/>
              <w:tab w:val="right" w:leader="dot" w:pos="9010"/>
            </w:tabs>
            <w:spacing w:line="360" w:lineRule="auto"/>
            <w:contextualSpacing/>
            <w:jc w:val="both"/>
          </w:pPr>
        </w:pPrChange>
      </w:pPr>
      <w:del w:id="2188" w:author="Chara Katiri" w:date="2015-05-08T18:58:00Z">
        <w:r w:rsidRPr="00F758B3" w:rsidDel="00CF5347">
          <w:rPr>
            <w:rFonts w:ascii="Times" w:hAnsi="Times" w:cs="Times New Roman"/>
            <w:noProof/>
            <w:sz w:val="22"/>
            <w:szCs w:val="22"/>
            <w:lang w:val="en-GB"/>
            <w:rPrChange w:id="2189" w:author="Chara Katiri" w:date="2015-05-12T13:05:00Z">
              <w:rPr>
                <w:rFonts w:ascii="Times" w:hAnsi="Times" w:cs="Times New Roman"/>
                <w:noProof/>
                <w:sz w:val="22"/>
                <w:szCs w:val="22"/>
                <w:lang w:val="en-GB"/>
              </w:rPr>
            </w:rPrChange>
          </w:rPr>
          <w:delText>7.5.</w:delText>
        </w:r>
        <w:r w:rsidRPr="00F758B3" w:rsidDel="00CF5347">
          <w:rPr>
            <w:rFonts w:ascii="Times" w:hAnsi="Times"/>
            <w:noProof/>
            <w:sz w:val="22"/>
            <w:szCs w:val="22"/>
            <w:lang w:val="en-GB" w:eastAsia="ja-JP"/>
            <w:rPrChange w:id="2190" w:author="Chara Katiri" w:date="2015-05-12T13:05:00Z">
              <w:rPr>
                <w:rFonts w:ascii="Times" w:hAnsi="Times"/>
                <w:noProof/>
                <w:sz w:val="22"/>
                <w:szCs w:val="22"/>
                <w:lang w:val="en-GB" w:eastAsia="ja-JP"/>
              </w:rPr>
            </w:rPrChange>
          </w:rPr>
          <w:tab/>
        </w:r>
        <w:r w:rsidRPr="00F758B3" w:rsidDel="00CF5347">
          <w:rPr>
            <w:rFonts w:ascii="Times" w:hAnsi="Times" w:cs="Times New Roman"/>
            <w:noProof/>
            <w:sz w:val="22"/>
            <w:szCs w:val="22"/>
            <w:lang w:val="en-GB"/>
            <w:rPrChange w:id="2191" w:author="Chara Katiri" w:date="2015-05-12T13:05:00Z">
              <w:rPr>
                <w:rFonts w:ascii="Times" w:hAnsi="Times" w:cs="Times New Roman"/>
                <w:noProof/>
                <w:sz w:val="22"/>
                <w:szCs w:val="22"/>
                <w:lang w:val="en-GB"/>
              </w:rPr>
            </w:rPrChange>
          </w:rPr>
          <w:delText>Summary</w:delText>
        </w:r>
        <w:r w:rsidRPr="00F758B3" w:rsidDel="00CF5347">
          <w:rPr>
            <w:rFonts w:ascii="Times" w:hAnsi="Times"/>
            <w:noProof/>
            <w:sz w:val="22"/>
            <w:szCs w:val="22"/>
            <w:rPrChange w:id="219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193" w:author="Chara Katiri" w:date="2015-05-12T13:05:00Z">
              <w:rPr>
                <w:rFonts w:ascii="Times" w:hAnsi="Times"/>
                <w:noProof/>
                <w:sz w:val="22"/>
                <w:szCs w:val="22"/>
              </w:rPr>
            </w:rPrChange>
          </w:rPr>
          <w:delText>50</w:delText>
        </w:r>
      </w:del>
    </w:p>
    <w:p w14:paraId="66A7DEBB" w14:textId="77777777" w:rsidR="00802990" w:rsidRPr="00F758B3" w:rsidDel="00CF5347" w:rsidRDefault="00802990" w:rsidP="00F758B3">
      <w:pPr>
        <w:pStyle w:val="TOC1"/>
        <w:rPr>
          <w:del w:id="2194" w:author="Chara Katiri" w:date="2015-05-08T18:58:00Z"/>
          <w:noProof/>
          <w:lang w:val="en-GB" w:eastAsia="ja-JP"/>
          <w:rPrChange w:id="2195" w:author="Chara Katiri" w:date="2015-05-12T13:05:00Z">
            <w:rPr>
              <w:del w:id="2196" w:author="Chara Katiri" w:date="2015-05-08T18:58:00Z"/>
              <w:noProof/>
              <w:lang w:val="en-GB" w:eastAsia="ja-JP"/>
            </w:rPr>
          </w:rPrChange>
        </w:rPr>
        <w:pPrChange w:id="2197" w:author="Chara Katiri" w:date="2015-05-12T13:05:00Z">
          <w:pPr>
            <w:pStyle w:val="TOC1"/>
          </w:pPr>
        </w:pPrChange>
      </w:pPr>
      <w:del w:id="2198" w:author="Chara Katiri" w:date="2015-05-08T18:58:00Z">
        <w:r w:rsidRPr="00F758B3" w:rsidDel="00CF5347">
          <w:rPr>
            <w:rFonts w:cs="Times New Roman"/>
            <w:noProof/>
            <w:lang w:val="en-GB"/>
            <w:rPrChange w:id="2199" w:author="Chara Katiri" w:date="2015-05-12T13:05:00Z">
              <w:rPr>
                <w:rFonts w:cs="Times New Roman"/>
                <w:noProof/>
                <w:lang w:val="en-GB"/>
              </w:rPr>
            </w:rPrChange>
          </w:rPr>
          <w:delText>8.</w:delText>
        </w:r>
        <w:r w:rsidRPr="00F758B3" w:rsidDel="00CF5347">
          <w:rPr>
            <w:noProof/>
            <w:lang w:val="en-GB" w:eastAsia="ja-JP"/>
            <w:rPrChange w:id="2200" w:author="Chara Katiri" w:date="2015-05-12T13:05:00Z">
              <w:rPr>
                <w:noProof/>
                <w:lang w:val="en-GB" w:eastAsia="ja-JP"/>
              </w:rPr>
            </w:rPrChange>
          </w:rPr>
          <w:tab/>
        </w:r>
        <w:r w:rsidRPr="00F758B3" w:rsidDel="00CF5347">
          <w:rPr>
            <w:rFonts w:cs="Times New Roman"/>
            <w:noProof/>
            <w:lang w:val="en-GB"/>
            <w:rPrChange w:id="2201" w:author="Chara Katiri" w:date="2015-05-12T13:05:00Z">
              <w:rPr>
                <w:rFonts w:cs="Times New Roman"/>
                <w:noProof/>
                <w:lang w:val="en-GB"/>
              </w:rPr>
            </w:rPrChange>
          </w:rPr>
          <w:delText>References</w:delText>
        </w:r>
        <w:r w:rsidRPr="00F758B3" w:rsidDel="00CF5347">
          <w:rPr>
            <w:noProof/>
            <w:rPrChange w:id="2202" w:author="Chara Katiri" w:date="2015-05-12T13:05:00Z">
              <w:rPr>
                <w:noProof/>
              </w:rPr>
            </w:rPrChange>
          </w:rPr>
          <w:tab/>
        </w:r>
        <w:r w:rsidR="00EC7197" w:rsidRPr="00F758B3" w:rsidDel="00CF5347">
          <w:rPr>
            <w:noProof/>
            <w:rPrChange w:id="2203" w:author="Chara Katiri" w:date="2015-05-12T13:05:00Z">
              <w:rPr>
                <w:noProof/>
              </w:rPr>
            </w:rPrChange>
          </w:rPr>
          <w:delText>52</w:delText>
        </w:r>
      </w:del>
    </w:p>
    <w:p w14:paraId="51188A7E" w14:textId="77777777" w:rsidR="00802990" w:rsidRPr="00F758B3" w:rsidDel="00CF5347" w:rsidRDefault="00802990" w:rsidP="00F758B3">
      <w:pPr>
        <w:pStyle w:val="TOC1"/>
        <w:rPr>
          <w:del w:id="2204" w:author="Chara Katiri" w:date="2015-05-08T18:58:00Z"/>
          <w:noProof/>
          <w:lang w:val="en-GB" w:eastAsia="ja-JP"/>
          <w:rPrChange w:id="2205" w:author="Chara Katiri" w:date="2015-05-12T13:05:00Z">
            <w:rPr>
              <w:del w:id="2206" w:author="Chara Katiri" w:date="2015-05-08T18:58:00Z"/>
              <w:noProof/>
              <w:lang w:val="en-GB" w:eastAsia="ja-JP"/>
            </w:rPr>
          </w:rPrChange>
        </w:rPr>
        <w:pPrChange w:id="2207" w:author="Chara Katiri" w:date="2015-05-12T13:05:00Z">
          <w:pPr>
            <w:pStyle w:val="TOC1"/>
          </w:pPr>
        </w:pPrChange>
      </w:pPr>
      <w:del w:id="2208" w:author="Chara Katiri" w:date="2015-05-08T18:58:00Z">
        <w:r w:rsidRPr="00F758B3" w:rsidDel="00CF5347">
          <w:rPr>
            <w:rFonts w:cs="Times New Roman"/>
            <w:noProof/>
            <w:lang w:val="en-GB"/>
            <w:rPrChange w:id="2209" w:author="Chara Katiri" w:date="2015-05-12T13:05:00Z">
              <w:rPr>
                <w:rFonts w:cs="Times New Roman"/>
                <w:noProof/>
                <w:lang w:val="en-GB"/>
              </w:rPr>
            </w:rPrChange>
          </w:rPr>
          <w:delText>9.</w:delText>
        </w:r>
        <w:r w:rsidRPr="00F758B3" w:rsidDel="00CF5347">
          <w:rPr>
            <w:noProof/>
            <w:lang w:val="en-GB" w:eastAsia="ja-JP"/>
            <w:rPrChange w:id="2210" w:author="Chara Katiri" w:date="2015-05-12T13:05:00Z">
              <w:rPr>
                <w:noProof/>
                <w:lang w:val="en-GB" w:eastAsia="ja-JP"/>
              </w:rPr>
            </w:rPrChange>
          </w:rPr>
          <w:tab/>
        </w:r>
        <w:r w:rsidRPr="00F758B3" w:rsidDel="00CF5347">
          <w:rPr>
            <w:rFonts w:cs="Times New Roman"/>
            <w:noProof/>
            <w:lang w:val="en-GB"/>
            <w:rPrChange w:id="2211" w:author="Chara Katiri" w:date="2015-05-12T13:05:00Z">
              <w:rPr>
                <w:rFonts w:cs="Times New Roman"/>
                <w:noProof/>
                <w:lang w:val="en-GB"/>
              </w:rPr>
            </w:rPrChange>
          </w:rPr>
          <w:delText>Appendices</w:delText>
        </w:r>
        <w:r w:rsidRPr="00F758B3" w:rsidDel="00CF5347">
          <w:rPr>
            <w:noProof/>
            <w:rPrChange w:id="2212" w:author="Chara Katiri" w:date="2015-05-12T13:05:00Z">
              <w:rPr>
                <w:noProof/>
              </w:rPr>
            </w:rPrChange>
          </w:rPr>
          <w:tab/>
        </w:r>
        <w:r w:rsidR="00EC7197" w:rsidRPr="00F758B3" w:rsidDel="00CF5347">
          <w:rPr>
            <w:noProof/>
            <w:rPrChange w:id="2213" w:author="Chara Katiri" w:date="2015-05-12T13:05:00Z">
              <w:rPr>
                <w:noProof/>
              </w:rPr>
            </w:rPrChange>
          </w:rPr>
          <w:delText>57</w:delText>
        </w:r>
      </w:del>
    </w:p>
    <w:p w14:paraId="3585E674" w14:textId="77777777" w:rsidR="00802990" w:rsidRPr="00F758B3" w:rsidDel="00CF5347" w:rsidRDefault="00802990" w:rsidP="00F758B3">
      <w:pPr>
        <w:pStyle w:val="TOC2"/>
        <w:tabs>
          <w:tab w:val="left" w:pos="840"/>
          <w:tab w:val="right" w:leader="dot" w:pos="9010"/>
        </w:tabs>
        <w:spacing w:line="360" w:lineRule="auto"/>
        <w:contextualSpacing/>
        <w:jc w:val="both"/>
        <w:rPr>
          <w:del w:id="2214" w:author="Chara Katiri" w:date="2015-05-08T18:58:00Z"/>
          <w:rFonts w:ascii="Times" w:hAnsi="Times"/>
          <w:noProof/>
          <w:sz w:val="22"/>
          <w:szCs w:val="22"/>
          <w:lang w:val="en-GB" w:eastAsia="ja-JP"/>
          <w:rPrChange w:id="2215" w:author="Chara Katiri" w:date="2015-05-12T13:05:00Z">
            <w:rPr>
              <w:del w:id="2216" w:author="Chara Katiri" w:date="2015-05-08T18:58:00Z"/>
              <w:rFonts w:ascii="Times" w:hAnsi="Times"/>
              <w:noProof/>
              <w:sz w:val="22"/>
              <w:szCs w:val="22"/>
              <w:lang w:val="en-GB" w:eastAsia="ja-JP"/>
            </w:rPr>
          </w:rPrChange>
        </w:rPr>
        <w:pPrChange w:id="2217" w:author="Chara Katiri" w:date="2015-05-12T13:05:00Z">
          <w:pPr>
            <w:pStyle w:val="TOC2"/>
            <w:tabs>
              <w:tab w:val="left" w:pos="840"/>
              <w:tab w:val="right" w:leader="dot" w:pos="9010"/>
            </w:tabs>
            <w:spacing w:line="360" w:lineRule="auto"/>
            <w:contextualSpacing/>
            <w:jc w:val="both"/>
          </w:pPr>
        </w:pPrChange>
      </w:pPr>
      <w:del w:id="2218" w:author="Chara Katiri" w:date="2015-05-08T18:58:00Z">
        <w:r w:rsidRPr="00F758B3" w:rsidDel="00CF5347">
          <w:rPr>
            <w:rFonts w:ascii="Times" w:hAnsi="Times" w:cs="Times New Roman"/>
            <w:noProof/>
            <w:color w:val="000000" w:themeColor="text1"/>
            <w:sz w:val="22"/>
            <w:szCs w:val="22"/>
            <w:lang w:val="en-GB"/>
            <w:rPrChange w:id="2219" w:author="Chara Katiri" w:date="2015-05-12T13:05:00Z">
              <w:rPr>
                <w:rFonts w:ascii="Times" w:hAnsi="Times" w:cs="Times New Roman"/>
                <w:noProof/>
                <w:color w:val="000000" w:themeColor="text1"/>
                <w:sz w:val="22"/>
                <w:szCs w:val="22"/>
                <w:lang w:val="en-GB"/>
              </w:rPr>
            </w:rPrChange>
          </w:rPr>
          <w:delText>9.1.</w:delText>
        </w:r>
        <w:r w:rsidRPr="00F758B3" w:rsidDel="00CF5347">
          <w:rPr>
            <w:rFonts w:ascii="Times" w:hAnsi="Times"/>
            <w:noProof/>
            <w:sz w:val="22"/>
            <w:szCs w:val="22"/>
            <w:lang w:val="en-GB" w:eastAsia="ja-JP"/>
            <w:rPrChange w:id="2220" w:author="Chara Katiri" w:date="2015-05-12T13:05:00Z">
              <w:rPr>
                <w:rFonts w:ascii="Times" w:hAnsi="Times"/>
                <w:noProof/>
                <w:sz w:val="22"/>
                <w:szCs w:val="22"/>
                <w:lang w:val="en-GB" w:eastAsia="ja-JP"/>
              </w:rPr>
            </w:rPrChange>
          </w:rPr>
          <w:tab/>
        </w:r>
        <w:r w:rsidRPr="00F758B3" w:rsidDel="00CF5347">
          <w:rPr>
            <w:rFonts w:ascii="Times" w:hAnsi="Times" w:cs="Times New Roman"/>
            <w:noProof/>
            <w:color w:val="000000" w:themeColor="text1"/>
            <w:sz w:val="22"/>
            <w:szCs w:val="22"/>
            <w:lang w:val="en-GB"/>
            <w:rPrChange w:id="2221" w:author="Chara Katiri" w:date="2015-05-12T13:05:00Z">
              <w:rPr>
                <w:rFonts w:ascii="Times" w:hAnsi="Times" w:cs="Times New Roman"/>
                <w:noProof/>
                <w:color w:val="000000" w:themeColor="text1"/>
                <w:sz w:val="22"/>
                <w:szCs w:val="22"/>
                <w:lang w:val="en-GB"/>
              </w:rPr>
            </w:rPrChange>
          </w:rPr>
          <w:delText>Response from the IT Services.</w:delText>
        </w:r>
        <w:r w:rsidRPr="00F758B3" w:rsidDel="00CF5347">
          <w:rPr>
            <w:rFonts w:ascii="Times" w:hAnsi="Times"/>
            <w:noProof/>
            <w:sz w:val="22"/>
            <w:szCs w:val="22"/>
            <w:rPrChange w:id="222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223" w:author="Chara Katiri" w:date="2015-05-12T13:05:00Z">
              <w:rPr>
                <w:rFonts w:ascii="Times" w:hAnsi="Times"/>
                <w:noProof/>
                <w:sz w:val="22"/>
                <w:szCs w:val="22"/>
              </w:rPr>
            </w:rPrChange>
          </w:rPr>
          <w:delText>57</w:delText>
        </w:r>
      </w:del>
    </w:p>
    <w:p w14:paraId="6CE6D272" w14:textId="77777777" w:rsidR="00802990" w:rsidRPr="00F758B3" w:rsidDel="00CF5347" w:rsidRDefault="00802990" w:rsidP="00F758B3">
      <w:pPr>
        <w:pStyle w:val="TOC2"/>
        <w:tabs>
          <w:tab w:val="left" w:pos="840"/>
          <w:tab w:val="right" w:leader="dot" w:pos="9010"/>
        </w:tabs>
        <w:spacing w:line="360" w:lineRule="auto"/>
        <w:contextualSpacing/>
        <w:jc w:val="both"/>
        <w:rPr>
          <w:del w:id="2224" w:author="Chara Katiri" w:date="2015-05-08T18:58:00Z"/>
          <w:rFonts w:ascii="Times" w:hAnsi="Times"/>
          <w:noProof/>
          <w:sz w:val="22"/>
          <w:szCs w:val="22"/>
          <w:lang w:val="en-GB" w:eastAsia="ja-JP"/>
          <w:rPrChange w:id="2225" w:author="Chara Katiri" w:date="2015-05-12T13:05:00Z">
            <w:rPr>
              <w:del w:id="2226" w:author="Chara Katiri" w:date="2015-05-08T18:58:00Z"/>
              <w:rFonts w:ascii="Times" w:hAnsi="Times"/>
              <w:noProof/>
              <w:sz w:val="22"/>
              <w:szCs w:val="22"/>
              <w:lang w:val="en-GB" w:eastAsia="ja-JP"/>
            </w:rPr>
          </w:rPrChange>
        </w:rPr>
        <w:pPrChange w:id="2227" w:author="Chara Katiri" w:date="2015-05-12T13:05:00Z">
          <w:pPr>
            <w:pStyle w:val="TOC2"/>
            <w:tabs>
              <w:tab w:val="left" w:pos="840"/>
              <w:tab w:val="right" w:leader="dot" w:pos="9010"/>
            </w:tabs>
            <w:spacing w:line="360" w:lineRule="auto"/>
            <w:contextualSpacing/>
            <w:jc w:val="both"/>
          </w:pPr>
        </w:pPrChange>
      </w:pPr>
      <w:del w:id="2228" w:author="Chara Katiri" w:date="2015-05-08T18:58:00Z">
        <w:r w:rsidRPr="00F758B3" w:rsidDel="00CF5347">
          <w:rPr>
            <w:rFonts w:ascii="Times" w:hAnsi="Times" w:cs="Times New Roman"/>
            <w:noProof/>
            <w:color w:val="000000" w:themeColor="text1"/>
            <w:sz w:val="22"/>
            <w:szCs w:val="22"/>
            <w:lang w:val="en-GB"/>
            <w:rPrChange w:id="2229" w:author="Chara Katiri" w:date="2015-05-12T13:05:00Z">
              <w:rPr>
                <w:rFonts w:ascii="Times" w:hAnsi="Times" w:cs="Times New Roman"/>
                <w:noProof/>
                <w:color w:val="000000" w:themeColor="text1"/>
                <w:sz w:val="22"/>
                <w:szCs w:val="22"/>
                <w:lang w:val="en-GB"/>
              </w:rPr>
            </w:rPrChange>
          </w:rPr>
          <w:delText>9.2.</w:delText>
        </w:r>
        <w:r w:rsidRPr="00F758B3" w:rsidDel="00CF5347">
          <w:rPr>
            <w:rFonts w:ascii="Times" w:hAnsi="Times"/>
            <w:noProof/>
            <w:sz w:val="22"/>
            <w:szCs w:val="22"/>
            <w:lang w:val="en-GB" w:eastAsia="ja-JP"/>
            <w:rPrChange w:id="2230" w:author="Chara Katiri" w:date="2015-05-12T13:05:00Z">
              <w:rPr>
                <w:rFonts w:ascii="Times" w:hAnsi="Times"/>
                <w:noProof/>
                <w:sz w:val="22"/>
                <w:szCs w:val="22"/>
                <w:lang w:val="en-GB" w:eastAsia="ja-JP"/>
              </w:rPr>
            </w:rPrChange>
          </w:rPr>
          <w:tab/>
        </w:r>
        <w:r w:rsidRPr="00F758B3" w:rsidDel="00CF5347">
          <w:rPr>
            <w:rFonts w:ascii="Times" w:hAnsi="Times" w:cs="Times New Roman"/>
            <w:noProof/>
            <w:color w:val="000000" w:themeColor="text1"/>
            <w:sz w:val="22"/>
            <w:szCs w:val="22"/>
            <w:lang w:val="en-GB"/>
            <w:rPrChange w:id="2231" w:author="Chara Katiri" w:date="2015-05-12T13:05:00Z">
              <w:rPr>
                <w:rFonts w:ascii="Times" w:hAnsi="Times" w:cs="Times New Roman"/>
                <w:noProof/>
                <w:color w:val="000000" w:themeColor="text1"/>
                <w:sz w:val="22"/>
                <w:szCs w:val="22"/>
                <w:lang w:val="en-GB"/>
              </w:rPr>
            </w:rPrChange>
          </w:rPr>
          <w:delText>Creation and remote connection to the database behind the firewall</w:delText>
        </w:r>
        <w:r w:rsidRPr="00F758B3" w:rsidDel="00CF5347">
          <w:rPr>
            <w:rFonts w:ascii="Times" w:hAnsi="Times"/>
            <w:noProof/>
            <w:sz w:val="22"/>
            <w:szCs w:val="22"/>
            <w:rPrChange w:id="223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233" w:author="Chara Katiri" w:date="2015-05-12T13:05:00Z">
              <w:rPr>
                <w:rFonts w:ascii="Times" w:hAnsi="Times"/>
                <w:noProof/>
                <w:sz w:val="22"/>
                <w:szCs w:val="22"/>
              </w:rPr>
            </w:rPrChange>
          </w:rPr>
          <w:delText>58</w:delText>
        </w:r>
      </w:del>
    </w:p>
    <w:p w14:paraId="6E24453D" w14:textId="77777777" w:rsidR="00802990" w:rsidRPr="00F758B3" w:rsidDel="00CF5347" w:rsidRDefault="00802990" w:rsidP="00F758B3">
      <w:pPr>
        <w:pStyle w:val="TOC2"/>
        <w:tabs>
          <w:tab w:val="left" w:pos="840"/>
          <w:tab w:val="right" w:leader="dot" w:pos="9010"/>
        </w:tabs>
        <w:spacing w:line="360" w:lineRule="auto"/>
        <w:contextualSpacing/>
        <w:jc w:val="both"/>
        <w:rPr>
          <w:del w:id="2234" w:author="Chara Katiri" w:date="2015-05-08T18:58:00Z"/>
          <w:rFonts w:ascii="Times" w:hAnsi="Times"/>
          <w:noProof/>
          <w:sz w:val="22"/>
          <w:szCs w:val="22"/>
          <w:lang w:val="en-GB" w:eastAsia="ja-JP"/>
          <w:rPrChange w:id="2235" w:author="Chara Katiri" w:date="2015-05-12T13:05:00Z">
            <w:rPr>
              <w:del w:id="2236" w:author="Chara Katiri" w:date="2015-05-08T18:58:00Z"/>
              <w:rFonts w:ascii="Times" w:hAnsi="Times"/>
              <w:noProof/>
              <w:sz w:val="22"/>
              <w:szCs w:val="22"/>
              <w:lang w:val="en-GB" w:eastAsia="ja-JP"/>
            </w:rPr>
          </w:rPrChange>
        </w:rPr>
        <w:pPrChange w:id="2237" w:author="Chara Katiri" w:date="2015-05-12T13:05:00Z">
          <w:pPr>
            <w:pStyle w:val="TOC2"/>
            <w:tabs>
              <w:tab w:val="left" w:pos="840"/>
              <w:tab w:val="right" w:leader="dot" w:pos="9010"/>
            </w:tabs>
            <w:spacing w:line="360" w:lineRule="auto"/>
            <w:contextualSpacing/>
            <w:jc w:val="both"/>
          </w:pPr>
        </w:pPrChange>
      </w:pPr>
      <w:del w:id="2238" w:author="Chara Katiri" w:date="2015-05-08T18:58:00Z">
        <w:r w:rsidRPr="00F758B3" w:rsidDel="00CF5347">
          <w:rPr>
            <w:rFonts w:ascii="Times" w:hAnsi="Times" w:cs="Times New Roman"/>
            <w:noProof/>
            <w:color w:val="000000" w:themeColor="text1"/>
            <w:sz w:val="22"/>
            <w:szCs w:val="22"/>
            <w:lang w:val="en-GB"/>
            <w:rPrChange w:id="2239" w:author="Chara Katiri" w:date="2015-05-12T13:05:00Z">
              <w:rPr>
                <w:rFonts w:ascii="Times" w:hAnsi="Times" w:cs="Times New Roman"/>
                <w:noProof/>
                <w:color w:val="000000" w:themeColor="text1"/>
                <w:sz w:val="22"/>
                <w:szCs w:val="22"/>
                <w:lang w:val="en-GB"/>
              </w:rPr>
            </w:rPrChange>
          </w:rPr>
          <w:delText>9.3.</w:delText>
        </w:r>
        <w:r w:rsidRPr="00F758B3" w:rsidDel="00CF5347">
          <w:rPr>
            <w:rFonts w:ascii="Times" w:hAnsi="Times"/>
            <w:noProof/>
            <w:sz w:val="22"/>
            <w:szCs w:val="22"/>
            <w:lang w:val="en-GB" w:eastAsia="ja-JP"/>
            <w:rPrChange w:id="2240" w:author="Chara Katiri" w:date="2015-05-12T13:05:00Z">
              <w:rPr>
                <w:rFonts w:ascii="Times" w:hAnsi="Times"/>
                <w:noProof/>
                <w:sz w:val="22"/>
                <w:szCs w:val="22"/>
                <w:lang w:val="en-GB" w:eastAsia="ja-JP"/>
              </w:rPr>
            </w:rPrChange>
          </w:rPr>
          <w:tab/>
        </w:r>
        <w:r w:rsidRPr="00F758B3" w:rsidDel="00CF5347">
          <w:rPr>
            <w:rFonts w:ascii="Times" w:hAnsi="Times" w:cs="Times New Roman"/>
            <w:noProof/>
            <w:color w:val="000000" w:themeColor="text1"/>
            <w:sz w:val="22"/>
            <w:szCs w:val="22"/>
            <w:lang w:val="en-GB"/>
            <w:rPrChange w:id="2241" w:author="Chara Katiri" w:date="2015-05-12T13:05:00Z">
              <w:rPr>
                <w:rFonts w:ascii="Times" w:hAnsi="Times" w:cs="Times New Roman"/>
                <w:noProof/>
                <w:color w:val="000000" w:themeColor="text1"/>
                <w:sz w:val="22"/>
                <w:szCs w:val="22"/>
                <w:lang w:val="en-GB"/>
              </w:rPr>
            </w:rPrChange>
          </w:rPr>
          <w:delText>Project Plan</w:delText>
        </w:r>
        <w:r w:rsidRPr="00F758B3" w:rsidDel="00CF5347">
          <w:rPr>
            <w:rFonts w:ascii="Times" w:hAnsi="Times"/>
            <w:noProof/>
            <w:sz w:val="22"/>
            <w:szCs w:val="22"/>
            <w:rPrChange w:id="2242" w:author="Chara Katiri" w:date="2015-05-12T13:05:00Z">
              <w:rPr>
                <w:rFonts w:ascii="Times" w:hAnsi="Times"/>
                <w:noProof/>
                <w:sz w:val="22"/>
                <w:szCs w:val="22"/>
              </w:rPr>
            </w:rPrChange>
          </w:rPr>
          <w:tab/>
        </w:r>
        <w:r w:rsidR="00EC7197" w:rsidRPr="00F758B3" w:rsidDel="00CF5347">
          <w:rPr>
            <w:rFonts w:ascii="Times" w:hAnsi="Times"/>
            <w:noProof/>
            <w:sz w:val="22"/>
            <w:szCs w:val="22"/>
            <w:rPrChange w:id="2243" w:author="Chara Katiri" w:date="2015-05-12T13:05:00Z">
              <w:rPr>
                <w:rFonts w:ascii="Times" w:hAnsi="Times"/>
                <w:noProof/>
                <w:sz w:val="22"/>
                <w:szCs w:val="22"/>
              </w:rPr>
            </w:rPrChange>
          </w:rPr>
          <w:delText>60</w:delText>
        </w:r>
      </w:del>
    </w:p>
    <w:p w14:paraId="426CFF67" w14:textId="77777777" w:rsidR="009E462F" w:rsidRPr="00F758B3" w:rsidRDefault="009E462F" w:rsidP="00F758B3">
      <w:pPr>
        <w:pStyle w:val="TOC1"/>
        <w:rPr>
          <w:lang w:val="en-GB"/>
          <w:rPrChange w:id="2244" w:author="Chara Katiri" w:date="2015-05-12T13:05:00Z">
            <w:rPr>
              <w:lang w:val="en-GB"/>
            </w:rPr>
          </w:rPrChange>
        </w:rPr>
        <w:pPrChange w:id="2245" w:author="Chara Katiri" w:date="2015-05-12T13:05:00Z">
          <w:pPr>
            <w:pStyle w:val="TOC1"/>
          </w:pPr>
        </w:pPrChange>
      </w:pPr>
      <w:r w:rsidRPr="00F758B3">
        <w:rPr>
          <w:lang w:val="en-GB"/>
          <w:rPrChange w:id="2246" w:author="Chara Katiri" w:date="2015-05-12T13:05:00Z">
            <w:rPr>
              <w:lang w:val="en-GB"/>
            </w:rPr>
          </w:rPrChange>
        </w:rPr>
        <w:fldChar w:fldCharType="end"/>
      </w:r>
    </w:p>
    <w:p w14:paraId="1E0D393F" w14:textId="77777777" w:rsidR="00F01466" w:rsidRPr="00F758B3" w:rsidRDefault="00F01466" w:rsidP="00F758B3">
      <w:pPr>
        <w:pStyle w:val="ListParagraph"/>
        <w:numPr>
          <w:ilvl w:val="0"/>
          <w:numId w:val="12"/>
        </w:numPr>
        <w:spacing w:line="360" w:lineRule="auto"/>
        <w:jc w:val="both"/>
        <w:rPr>
          <w:rFonts w:ascii="Times" w:eastAsia="Times New Roman" w:hAnsi="Times" w:cs="Times New Roman"/>
          <w:b/>
          <w:sz w:val="22"/>
          <w:szCs w:val="22"/>
          <w:lang w:val="en-GB"/>
          <w:rPrChange w:id="2247" w:author="Chara Katiri" w:date="2015-05-12T13:05:00Z">
            <w:rPr>
              <w:rFonts w:ascii="Times" w:eastAsia="Times New Roman" w:hAnsi="Times" w:cs="Times New Roman"/>
              <w:b/>
              <w:sz w:val="22"/>
              <w:szCs w:val="22"/>
              <w:lang w:val="en-GB"/>
            </w:rPr>
          </w:rPrChange>
        </w:rPr>
        <w:pPrChange w:id="2248" w:author="Chara Katiri" w:date="2015-05-12T13:05:00Z">
          <w:pPr>
            <w:pStyle w:val="ListParagraph"/>
            <w:numPr>
              <w:numId w:val="12"/>
            </w:numPr>
            <w:spacing w:line="360" w:lineRule="auto"/>
            <w:ind w:left="360" w:hanging="360"/>
            <w:jc w:val="both"/>
          </w:pPr>
        </w:pPrChange>
      </w:pPr>
      <w:r w:rsidRPr="00F758B3">
        <w:rPr>
          <w:rFonts w:ascii="Times" w:eastAsia="Times New Roman" w:hAnsi="Times" w:cs="Times New Roman"/>
          <w:b/>
          <w:sz w:val="22"/>
          <w:szCs w:val="22"/>
          <w:lang w:val="en-GB"/>
          <w:rPrChange w:id="2249" w:author="Chara Katiri" w:date="2015-05-12T13:05:00Z">
            <w:rPr>
              <w:rFonts w:ascii="Times" w:eastAsia="Times New Roman" w:hAnsi="Times" w:cs="Times New Roman"/>
              <w:b/>
              <w:sz w:val="22"/>
              <w:szCs w:val="22"/>
              <w:lang w:val="en-GB"/>
            </w:rPr>
          </w:rPrChange>
        </w:rPr>
        <w:br w:type="page"/>
      </w:r>
    </w:p>
    <w:p w14:paraId="2B231F8C" w14:textId="77777777" w:rsidR="009329F7" w:rsidRPr="00F758B3" w:rsidRDefault="00DF45F0" w:rsidP="00F758B3">
      <w:pPr>
        <w:pStyle w:val="Heading5"/>
        <w:numPr>
          <w:ilvl w:val="0"/>
          <w:numId w:val="0"/>
        </w:numPr>
        <w:spacing w:line="360" w:lineRule="auto"/>
        <w:contextualSpacing/>
        <w:jc w:val="both"/>
        <w:rPr>
          <w:ins w:id="2250" w:author="Chara Katiri" w:date="2015-05-09T13:25:00Z"/>
          <w:rFonts w:ascii="Times" w:hAnsi="Times" w:cs="Times New Roman"/>
          <w:b/>
          <w:color w:val="auto"/>
          <w:sz w:val="22"/>
          <w:szCs w:val="22"/>
          <w:lang w:val="en-GB"/>
          <w:rPrChange w:id="2251" w:author="Chara Katiri" w:date="2015-05-12T13:05:00Z">
            <w:rPr>
              <w:ins w:id="2252" w:author="Chara Katiri" w:date="2015-05-09T13:25:00Z"/>
              <w:rFonts w:ascii="Times" w:hAnsi="Times" w:cs="Times New Roman"/>
              <w:b/>
              <w:color w:val="auto"/>
              <w:sz w:val="22"/>
              <w:szCs w:val="22"/>
              <w:lang w:val="en-GB"/>
            </w:rPr>
          </w:rPrChange>
        </w:rPr>
        <w:pPrChange w:id="2253" w:author="Chara Katiri" w:date="2015-05-12T13:05:00Z">
          <w:pPr>
            <w:pStyle w:val="Heading5"/>
            <w:numPr>
              <w:ilvl w:val="0"/>
              <w:numId w:val="0"/>
            </w:numPr>
            <w:spacing w:line="360" w:lineRule="auto"/>
            <w:ind w:left="0" w:firstLine="0"/>
            <w:contextualSpacing/>
            <w:jc w:val="both"/>
          </w:pPr>
        </w:pPrChange>
      </w:pPr>
      <w:r w:rsidRPr="00F758B3">
        <w:rPr>
          <w:rFonts w:ascii="Times" w:hAnsi="Times" w:cs="Times New Roman"/>
          <w:b/>
          <w:color w:val="auto"/>
          <w:sz w:val="22"/>
          <w:szCs w:val="22"/>
          <w:lang w:val="en-GB"/>
          <w:rPrChange w:id="2254" w:author="Chara Katiri" w:date="2015-05-12T13:05:00Z">
            <w:rPr>
              <w:rFonts w:ascii="Times" w:hAnsi="Times" w:cs="Times New Roman"/>
              <w:b/>
              <w:color w:val="auto"/>
              <w:sz w:val="22"/>
              <w:szCs w:val="22"/>
              <w:lang w:val="en-GB"/>
            </w:rPr>
          </w:rPrChange>
        </w:rPr>
        <w:t>Table of figures</w:t>
      </w:r>
      <w:ins w:id="2255" w:author="Chara Katiri" w:date="2015-05-09T13:25:00Z">
        <w:r w:rsidR="009329F7" w:rsidRPr="00F758B3">
          <w:rPr>
            <w:rFonts w:ascii="Times" w:hAnsi="Times" w:cs="Times New Roman"/>
            <w:b/>
            <w:color w:val="auto"/>
            <w:sz w:val="22"/>
            <w:szCs w:val="22"/>
            <w:lang w:val="en-GB"/>
            <w:rPrChange w:id="2256" w:author="Chara Katiri" w:date="2015-05-12T13:05:00Z">
              <w:rPr>
                <w:rFonts w:ascii="Times" w:hAnsi="Times" w:cs="Times New Roman"/>
                <w:b/>
                <w:color w:val="auto"/>
                <w:sz w:val="22"/>
                <w:szCs w:val="22"/>
                <w:lang w:val="en-GB"/>
              </w:rPr>
            </w:rPrChange>
          </w:rPr>
          <w:t xml:space="preserve"> </w:t>
        </w:r>
      </w:ins>
    </w:p>
    <w:p w14:paraId="1A8DCC99" w14:textId="7D7E0424" w:rsidR="00DF45F0" w:rsidRPr="00F758B3" w:rsidDel="009329F7" w:rsidRDefault="009329F7" w:rsidP="00F758B3">
      <w:pPr>
        <w:spacing w:line="360" w:lineRule="auto"/>
        <w:contextualSpacing/>
        <w:jc w:val="both"/>
        <w:rPr>
          <w:del w:id="2257" w:author="Chara Katiri" w:date="2015-05-09T13:26:00Z"/>
          <w:rFonts w:ascii="Times" w:hAnsi="Times"/>
          <w:sz w:val="22"/>
          <w:szCs w:val="22"/>
          <w:lang w:val="en-GB"/>
          <w:rPrChange w:id="2258" w:author="Chara Katiri" w:date="2015-05-12T13:05:00Z">
            <w:rPr>
              <w:del w:id="2259" w:author="Chara Katiri" w:date="2015-05-09T13:26:00Z"/>
              <w:rFonts w:ascii="Times" w:hAnsi="Times" w:cs="Times New Roman"/>
              <w:b/>
              <w:color w:val="auto"/>
              <w:sz w:val="22"/>
              <w:szCs w:val="22"/>
              <w:lang w:val="en-GB"/>
            </w:rPr>
          </w:rPrChange>
        </w:rPr>
        <w:pPrChange w:id="2260" w:author="Chara Katiri" w:date="2015-05-12T13:05:00Z">
          <w:pPr>
            <w:pStyle w:val="Heading5"/>
            <w:numPr>
              <w:ilvl w:val="0"/>
              <w:numId w:val="0"/>
            </w:numPr>
            <w:spacing w:line="360" w:lineRule="auto"/>
            <w:ind w:left="0" w:firstLine="0"/>
            <w:contextualSpacing/>
            <w:jc w:val="both"/>
          </w:pPr>
        </w:pPrChange>
      </w:pPr>
      <w:ins w:id="2261" w:author="Chara Katiri" w:date="2015-05-09T13:25:00Z">
        <w:r w:rsidRPr="00F758B3">
          <w:rPr>
            <w:rFonts w:ascii="Times" w:hAnsi="Times"/>
            <w:sz w:val="22"/>
            <w:szCs w:val="22"/>
            <w:highlight w:val="yellow"/>
            <w:lang w:val="en-GB"/>
            <w:rPrChange w:id="2262" w:author="Chara Katiri" w:date="2015-05-12T13:05:00Z">
              <w:rPr>
                <w:rFonts w:ascii="Times" w:hAnsi="Times" w:cs="Times New Roman"/>
                <w:b/>
                <w:sz w:val="22"/>
                <w:szCs w:val="22"/>
                <w:lang w:val="en-GB"/>
              </w:rPr>
            </w:rPrChange>
          </w:rPr>
          <w:t>(CK: Revisit this)</w:t>
        </w:r>
      </w:ins>
    </w:p>
    <w:p w14:paraId="4AAEEE9C" w14:textId="77777777" w:rsidR="009329F7" w:rsidRPr="00F758B3" w:rsidRDefault="009329F7" w:rsidP="00F758B3">
      <w:pPr>
        <w:spacing w:line="360" w:lineRule="auto"/>
        <w:contextualSpacing/>
        <w:jc w:val="both"/>
        <w:rPr>
          <w:ins w:id="2263" w:author="Chara Katiri" w:date="2015-05-09T13:24:00Z"/>
          <w:rFonts w:ascii="Times" w:hAnsi="Times"/>
          <w:sz w:val="22"/>
          <w:szCs w:val="22"/>
          <w:rPrChange w:id="2264" w:author="Chara Katiri" w:date="2015-05-12T13:05:00Z">
            <w:rPr>
              <w:ins w:id="2265" w:author="Chara Katiri" w:date="2015-05-09T13:24:00Z"/>
            </w:rPr>
          </w:rPrChange>
        </w:rPr>
        <w:pPrChange w:id="2266" w:author="Chara Katiri" w:date="2015-05-12T13:05:00Z">
          <w:pPr>
            <w:pStyle w:val="TableofFigures"/>
            <w:tabs>
              <w:tab w:val="right" w:leader="dot" w:pos="9010"/>
            </w:tabs>
            <w:spacing w:line="360" w:lineRule="auto"/>
            <w:contextualSpacing/>
            <w:jc w:val="both"/>
          </w:pPr>
        </w:pPrChange>
      </w:pPr>
    </w:p>
    <w:p w14:paraId="133A935C" w14:textId="5416C8F5" w:rsidR="00D22B76" w:rsidRPr="00F758B3" w:rsidRDefault="00E50283" w:rsidP="00F758B3">
      <w:pPr>
        <w:pStyle w:val="TableofFigures"/>
        <w:tabs>
          <w:tab w:val="right" w:leader="dot" w:pos="9010"/>
        </w:tabs>
        <w:spacing w:line="360" w:lineRule="auto"/>
        <w:contextualSpacing/>
        <w:jc w:val="both"/>
        <w:rPr>
          <w:rFonts w:ascii="Times" w:hAnsi="Times" w:cs="Times New Roman"/>
          <w:noProof/>
          <w:sz w:val="22"/>
          <w:szCs w:val="22"/>
          <w:lang w:val="en-GB" w:eastAsia="ja-JP"/>
          <w:rPrChange w:id="2267" w:author="Chara Katiri" w:date="2015-05-12T13:05:00Z">
            <w:rPr>
              <w:rFonts w:ascii="Times" w:hAnsi="Times" w:cs="Times New Roman"/>
              <w:noProof/>
              <w:sz w:val="22"/>
              <w:szCs w:val="22"/>
              <w:lang w:val="en-GB" w:eastAsia="ja-JP"/>
            </w:rPr>
          </w:rPrChange>
        </w:rPr>
        <w:pPrChange w:id="2268" w:author="Chara Katiri" w:date="2015-05-12T13:05:00Z">
          <w:pPr>
            <w:pStyle w:val="TableofFigures"/>
            <w:tabs>
              <w:tab w:val="right" w:leader="dot" w:pos="9010"/>
            </w:tabs>
            <w:spacing w:line="360" w:lineRule="auto"/>
            <w:contextualSpacing/>
            <w:jc w:val="both"/>
          </w:pPr>
        </w:pPrChange>
      </w:pPr>
      <w:r w:rsidRPr="00F758B3">
        <w:rPr>
          <w:rFonts w:ascii="Times" w:hAnsi="Times" w:cs="Times New Roman"/>
          <w:b/>
          <w:bCs/>
          <w:sz w:val="22"/>
          <w:szCs w:val="22"/>
          <w:rPrChange w:id="2269" w:author="Chara Katiri" w:date="2015-05-12T13:05:00Z">
            <w:rPr>
              <w:rFonts w:ascii="Times" w:hAnsi="Times" w:cs="Times New Roman"/>
              <w:b/>
              <w:bCs/>
              <w:sz w:val="22"/>
              <w:szCs w:val="22"/>
            </w:rPr>
          </w:rPrChange>
        </w:rPr>
        <w:fldChar w:fldCharType="begin"/>
      </w:r>
      <w:r w:rsidRPr="00F758B3">
        <w:rPr>
          <w:rFonts w:ascii="Times" w:hAnsi="Times" w:cs="Times New Roman"/>
          <w:b/>
          <w:bCs/>
          <w:sz w:val="22"/>
          <w:szCs w:val="22"/>
          <w:rPrChange w:id="2270" w:author="Chara Katiri" w:date="2015-05-12T13:05:00Z">
            <w:rPr>
              <w:rFonts w:ascii="Times" w:hAnsi="Times" w:cs="Times New Roman"/>
              <w:b/>
              <w:bCs/>
              <w:sz w:val="22"/>
              <w:szCs w:val="22"/>
            </w:rPr>
          </w:rPrChange>
        </w:rPr>
        <w:instrText xml:space="preserve"> TOC \c "Figure" </w:instrText>
      </w:r>
      <w:r w:rsidRPr="00F758B3">
        <w:rPr>
          <w:rFonts w:ascii="Times" w:hAnsi="Times" w:cs="Times New Roman"/>
          <w:b/>
          <w:bCs/>
          <w:sz w:val="22"/>
          <w:szCs w:val="22"/>
          <w:rPrChange w:id="2271" w:author="Chara Katiri" w:date="2015-05-12T13:05:00Z">
            <w:rPr>
              <w:rFonts w:ascii="Times" w:hAnsi="Times" w:cs="Times New Roman"/>
              <w:sz w:val="22"/>
              <w:szCs w:val="22"/>
            </w:rPr>
          </w:rPrChange>
        </w:rPr>
        <w:fldChar w:fldCharType="separate"/>
      </w:r>
      <w:r w:rsidR="00D22B76" w:rsidRPr="00F758B3">
        <w:rPr>
          <w:rFonts w:ascii="Times" w:hAnsi="Times" w:cs="Times New Roman"/>
          <w:noProof/>
          <w:sz w:val="22"/>
          <w:szCs w:val="22"/>
          <w:rPrChange w:id="2272" w:author="Chara Katiri" w:date="2015-05-12T13:05:00Z">
            <w:rPr>
              <w:rFonts w:ascii="Times" w:hAnsi="Times" w:cs="Times New Roman"/>
              <w:noProof/>
              <w:sz w:val="22"/>
              <w:szCs w:val="22"/>
            </w:rPr>
          </w:rPrChange>
        </w:rPr>
        <w:t>Figure 1: Overview of the Spring Framework</w:t>
      </w:r>
      <w:r w:rsidR="00D22B76" w:rsidRPr="00F758B3">
        <w:rPr>
          <w:rFonts w:ascii="Times" w:hAnsi="Times" w:cs="Times New Roman"/>
          <w:noProof/>
          <w:sz w:val="22"/>
          <w:szCs w:val="22"/>
          <w:rPrChange w:id="2273" w:author="Chara Katiri" w:date="2015-05-12T13:05:00Z">
            <w:rPr>
              <w:rFonts w:ascii="Times" w:hAnsi="Times" w:cs="Times New Roman"/>
              <w:noProof/>
              <w:sz w:val="22"/>
              <w:szCs w:val="22"/>
            </w:rPr>
          </w:rPrChange>
        </w:rPr>
        <w:tab/>
      </w:r>
      <w:r w:rsidR="00D22B76" w:rsidRPr="00F758B3">
        <w:rPr>
          <w:rFonts w:ascii="Times" w:hAnsi="Times" w:cs="Times New Roman"/>
          <w:noProof/>
          <w:sz w:val="22"/>
          <w:szCs w:val="22"/>
          <w:rPrChange w:id="2274" w:author="Chara Katiri" w:date="2015-05-12T13:05:00Z">
            <w:rPr>
              <w:rFonts w:ascii="Times" w:hAnsi="Times" w:cs="Times New Roman"/>
              <w:noProof/>
              <w:sz w:val="22"/>
              <w:szCs w:val="22"/>
            </w:rPr>
          </w:rPrChange>
        </w:rPr>
        <w:fldChar w:fldCharType="begin"/>
      </w:r>
      <w:r w:rsidR="00D22B76" w:rsidRPr="00F758B3">
        <w:rPr>
          <w:rFonts w:ascii="Times" w:hAnsi="Times" w:cs="Times New Roman"/>
          <w:noProof/>
          <w:sz w:val="22"/>
          <w:szCs w:val="22"/>
          <w:rPrChange w:id="2275" w:author="Chara Katiri" w:date="2015-05-12T13:05:00Z">
            <w:rPr>
              <w:rFonts w:ascii="Times" w:hAnsi="Times" w:cs="Times New Roman"/>
              <w:noProof/>
              <w:sz w:val="22"/>
              <w:szCs w:val="22"/>
            </w:rPr>
          </w:rPrChange>
        </w:rPr>
        <w:instrText xml:space="preserve"> PAGEREF _Toc288737307 \h </w:instrText>
      </w:r>
      <w:r w:rsidR="00D22B76" w:rsidRPr="00F758B3">
        <w:rPr>
          <w:rFonts w:ascii="Times" w:hAnsi="Times" w:cs="Times New Roman"/>
          <w:noProof/>
          <w:sz w:val="22"/>
          <w:szCs w:val="22"/>
          <w:rPrChange w:id="2276" w:author="Chara Katiri" w:date="2015-05-12T13:05:00Z">
            <w:rPr>
              <w:rFonts w:ascii="Times" w:hAnsi="Times" w:cs="Times New Roman"/>
              <w:noProof/>
              <w:sz w:val="22"/>
              <w:szCs w:val="22"/>
            </w:rPr>
          </w:rPrChange>
        </w:rPr>
      </w:r>
      <w:r w:rsidR="00D22B76" w:rsidRPr="00F758B3">
        <w:rPr>
          <w:rFonts w:ascii="Times" w:hAnsi="Times" w:cs="Times New Roman"/>
          <w:noProof/>
          <w:sz w:val="22"/>
          <w:szCs w:val="22"/>
          <w:rPrChange w:id="2277" w:author="Chara Katiri" w:date="2015-05-12T13:05:00Z">
            <w:rPr>
              <w:rFonts w:ascii="Times" w:hAnsi="Times" w:cs="Times New Roman"/>
              <w:noProof/>
              <w:sz w:val="22"/>
              <w:szCs w:val="22"/>
            </w:rPr>
          </w:rPrChange>
        </w:rPr>
        <w:fldChar w:fldCharType="separate"/>
      </w:r>
      <w:ins w:id="2278" w:author="Chara Katiri" w:date="2015-05-09T12:54:00Z">
        <w:r w:rsidR="00674DFB" w:rsidRPr="00F758B3">
          <w:rPr>
            <w:rFonts w:ascii="Times" w:hAnsi="Times" w:cs="Times New Roman"/>
            <w:b/>
            <w:noProof/>
            <w:sz w:val="22"/>
            <w:szCs w:val="22"/>
            <w:rPrChange w:id="2279" w:author="Chara Katiri" w:date="2015-05-12T13:05:00Z">
              <w:rPr>
                <w:rFonts w:ascii="Times" w:hAnsi="Times" w:cs="Times New Roman"/>
                <w:b/>
                <w:noProof/>
                <w:sz w:val="22"/>
                <w:szCs w:val="22"/>
              </w:rPr>
            </w:rPrChange>
          </w:rPr>
          <w:t>Error! Bookmark not defined.</w:t>
        </w:r>
      </w:ins>
      <w:del w:id="2280" w:author="Chara Katiri" w:date="2015-05-08T19:01:00Z">
        <w:r w:rsidR="00EC7197" w:rsidRPr="00F758B3" w:rsidDel="00CF5347">
          <w:rPr>
            <w:rFonts w:ascii="Times" w:hAnsi="Times" w:cs="Times New Roman"/>
            <w:b/>
            <w:noProof/>
            <w:sz w:val="22"/>
            <w:szCs w:val="22"/>
            <w:rPrChange w:id="2281" w:author="Chara Katiri" w:date="2015-05-12T13:05:00Z">
              <w:rPr>
                <w:rFonts w:ascii="Times" w:hAnsi="Times" w:cs="Times New Roman"/>
                <w:b/>
                <w:noProof/>
                <w:sz w:val="22"/>
                <w:szCs w:val="22"/>
              </w:rPr>
            </w:rPrChange>
          </w:rPr>
          <w:delText>Error! Bookmark not defined.</w:delText>
        </w:r>
      </w:del>
      <w:r w:rsidR="00D22B76" w:rsidRPr="00F758B3">
        <w:rPr>
          <w:rFonts w:ascii="Times" w:hAnsi="Times" w:cs="Times New Roman"/>
          <w:noProof/>
          <w:sz w:val="22"/>
          <w:szCs w:val="22"/>
          <w:rPrChange w:id="2282" w:author="Chara Katiri" w:date="2015-05-12T13:05:00Z">
            <w:rPr>
              <w:rFonts w:ascii="Times" w:hAnsi="Times" w:cs="Times New Roman"/>
              <w:noProof/>
              <w:sz w:val="22"/>
              <w:szCs w:val="22"/>
            </w:rPr>
          </w:rPrChange>
        </w:rPr>
        <w:fldChar w:fldCharType="end"/>
      </w:r>
    </w:p>
    <w:p w14:paraId="4933E865" w14:textId="58A70391" w:rsidR="00D22B76" w:rsidRPr="00F758B3" w:rsidRDefault="00D22B76" w:rsidP="00F758B3">
      <w:pPr>
        <w:pStyle w:val="TableofFigures"/>
        <w:tabs>
          <w:tab w:val="right" w:leader="dot" w:pos="9010"/>
        </w:tabs>
        <w:spacing w:line="360" w:lineRule="auto"/>
        <w:contextualSpacing/>
        <w:jc w:val="both"/>
        <w:rPr>
          <w:rFonts w:ascii="Times" w:hAnsi="Times" w:cs="Times New Roman"/>
          <w:noProof/>
          <w:sz w:val="22"/>
          <w:szCs w:val="22"/>
          <w:lang w:val="en-GB" w:eastAsia="ja-JP"/>
          <w:rPrChange w:id="2283" w:author="Chara Katiri" w:date="2015-05-12T13:05:00Z">
            <w:rPr>
              <w:rFonts w:ascii="Times" w:hAnsi="Times" w:cs="Times New Roman"/>
              <w:noProof/>
              <w:sz w:val="22"/>
              <w:szCs w:val="22"/>
              <w:lang w:val="en-GB" w:eastAsia="ja-JP"/>
            </w:rPr>
          </w:rPrChange>
        </w:rPr>
        <w:pPrChange w:id="2284" w:author="Chara Katiri" w:date="2015-05-12T13:05:00Z">
          <w:pPr>
            <w:pStyle w:val="TableofFigures"/>
            <w:tabs>
              <w:tab w:val="right" w:leader="dot" w:pos="9010"/>
            </w:tabs>
            <w:spacing w:line="360" w:lineRule="auto"/>
            <w:contextualSpacing/>
            <w:jc w:val="both"/>
          </w:pPr>
        </w:pPrChange>
      </w:pPr>
      <w:r w:rsidRPr="00F758B3">
        <w:rPr>
          <w:rFonts w:ascii="Times" w:hAnsi="Times" w:cs="Times New Roman"/>
          <w:noProof/>
          <w:sz w:val="22"/>
          <w:szCs w:val="22"/>
          <w:rPrChange w:id="2285" w:author="Chara Katiri" w:date="2015-05-12T13:05:00Z">
            <w:rPr>
              <w:rFonts w:ascii="Times" w:hAnsi="Times" w:cs="Times New Roman"/>
              <w:noProof/>
              <w:sz w:val="22"/>
              <w:szCs w:val="22"/>
            </w:rPr>
          </w:rPrChange>
        </w:rPr>
        <w:t>Figure 2: Request processing workflow in Spring MVC</w:t>
      </w:r>
      <w:r w:rsidRPr="00F758B3">
        <w:rPr>
          <w:rFonts w:ascii="Times" w:hAnsi="Times" w:cs="Times New Roman"/>
          <w:noProof/>
          <w:sz w:val="22"/>
          <w:szCs w:val="22"/>
          <w:rPrChange w:id="2286" w:author="Chara Katiri" w:date="2015-05-12T13:05:00Z">
            <w:rPr>
              <w:rFonts w:ascii="Times" w:hAnsi="Times" w:cs="Times New Roman"/>
              <w:noProof/>
              <w:sz w:val="22"/>
              <w:szCs w:val="22"/>
            </w:rPr>
          </w:rPrChange>
        </w:rPr>
        <w:tab/>
      </w:r>
      <w:r w:rsidRPr="00F758B3">
        <w:rPr>
          <w:rFonts w:ascii="Times" w:hAnsi="Times" w:cs="Times New Roman"/>
          <w:noProof/>
          <w:sz w:val="22"/>
          <w:szCs w:val="22"/>
          <w:rPrChange w:id="2287" w:author="Chara Katiri" w:date="2015-05-12T13:05:00Z">
            <w:rPr>
              <w:rFonts w:ascii="Times" w:hAnsi="Times" w:cs="Times New Roman"/>
              <w:noProof/>
              <w:sz w:val="22"/>
              <w:szCs w:val="22"/>
            </w:rPr>
          </w:rPrChange>
        </w:rPr>
        <w:fldChar w:fldCharType="begin"/>
      </w:r>
      <w:r w:rsidRPr="00F758B3">
        <w:rPr>
          <w:rFonts w:ascii="Times" w:hAnsi="Times" w:cs="Times New Roman"/>
          <w:noProof/>
          <w:sz w:val="22"/>
          <w:szCs w:val="22"/>
          <w:rPrChange w:id="2288" w:author="Chara Katiri" w:date="2015-05-12T13:05:00Z">
            <w:rPr>
              <w:rFonts w:ascii="Times" w:hAnsi="Times" w:cs="Times New Roman"/>
              <w:noProof/>
              <w:sz w:val="22"/>
              <w:szCs w:val="22"/>
            </w:rPr>
          </w:rPrChange>
        </w:rPr>
        <w:instrText xml:space="preserve"> PAGEREF _Toc288737308 \h </w:instrText>
      </w:r>
      <w:r w:rsidRPr="00F758B3">
        <w:rPr>
          <w:rFonts w:ascii="Times" w:hAnsi="Times" w:cs="Times New Roman"/>
          <w:noProof/>
          <w:sz w:val="22"/>
          <w:szCs w:val="22"/>
          <w:rPrChange w:id="2289" w:author="Chara Katiri" w:date="2015-05-12T13:05:00Z">
            <w:rPr>
              <w:rFonts w:ascii="Times" w:hAnsi="Times" w:cs="Times New Roman"/>
              <w:noProof/>
              <w:sz w:val="22"/>
              <w:szCs w:val="22"/>
            </w:rPr>
          </w:rPrChange>
        </w:rPr>
      </w:r>
      <w:r w:rsidRPr="00F758B3">
        <w:rPr>
          <w:rFonts w:ascii="Times" w:hAnsi="Times" w:cs="Times New Roman"/>
          <w:noProof/>
          <w:sz w:val="22"/>
          <w:szCs w:val="22"/>
          <w:rPrChange w:id="2290" w:author="Chara Katiri" w:date="2015-05-12T13:05:00Z">
            <w:rPr>
              <w:rFonts w:ascii="Times" w:hAnsi="Times" w:cs="Times New Roman"/>
              <w:noProof/>
              <w:sz w:val="22"/>
              <w:szCs w:val="22"/>
            </w:rPr>
          </w:rPrChange>
        </w:rPr>
        <w:fldChar w:fldCharType="separate"/>
      </w:r>
      <w:ins w:id="2291" w:author="Chara Katiri" w:date="2015-05-09T12:54:00Z">
        <w:r w:rsidR="00674DFB" w:rsidRPr="00F758B3">
          <w:rPr>
            <w:rFonts w:ascii="Times" w:hAnsi="Times" w:cs="Times New Roman"/>
            <w:noProof/>
            <w:sz w:val="22"/>
            <w:szCs w:val="22"/>
            <w:rPrChange w:id="2292" w:author="Chara Katiri" w:date="2015-05-12T13:05:00Z">
              <w:rPr>
                <w:rFonts w:ascii="Times" w:hAnsi="Times" w:cs="Times New Roman"/>
                <w:noProof/>
                <w:sz w:val="22"/>
                <w:szCs w:val="22"/>
              </w:rPr>
            </w:rPrChange>
          </w:rPr>
          <w:t>27</w:t>
        </w:r>
      </w:ins>
      <w:del w:id="2293" w:author="Chara Katiri" w:date="2015-05-08T19:01:00Z">
        <w:r w:rsidR="00EC7197" w:rsidRPr="00F758B3" w:rsidDel="00CF5347">
          <w:rPr>
            <w:rFonts w:ascii="Times" w:hAnsi="Times" w:cs="Times New Roman"/>
            <w:noProof/>
            <w:sz w:val="22"/>
            <w:szCs w:val="22"/>
            <w:rPrChange w:id="2294" w:author="Chara Katiri" w:date="2015-05-12T13:05:00Z">
              <w:rPr>
                <w:rFonts w:ascii="Times" w:hAnsi="Times" w:cs="Times New Roman"/>
                <w:noProof/>
                <w:sz w:val="22"/>
                <w:szCs w:val="22"/>
              </w:rPr>
            </w:rPrChange>
          </w:rPr>
          <w:delText>26</w:delText>
        </w:r>
      </w:del>
      <w:r w:rsidRPr="00F758B3">
        <w:rPr>
          <w:rFonts w:ascii="Times" w:hAnsi="Times" w:cs="Times New Roman"/>
          <w:noProof/>
          <w:sz w:val="22"/>
          <w:szCs w:val="22"/>
          <w:rPrChange w:id="2295" w:author="Chara Katiri" w:date="2015-05-12T13:05:00Z">
            <w:rPr>
              <w:rFonts w:ascii="Times" w:hAnsi="Times" w:cs="Times New Roman"/>
              <w:noProof/>
              <w:sz w:val="22"/>
              <w:szCs w:val="22"/>
            </w:rPr>
          </w:rPrChange>
        </w:rPr>
        <w:fldChar w:fldCharType="end"/>
      </w:r>
    </w:p>
    <w:p w14:paraId="67673877" w14:textId="1A40BDBA" w:rsidR="00D22B76" w:rsidRPr="00F758B3" w:rsidRDefault="00D22B76" w:rsidP="00F758B3">
      <w:pPr>
        <w:pStyle w:val="TableofFigures"/>
        <w:tabs>
          <w:tab w:val="right" w:leader="dot" w:pos="9010"/>
        </w:tabs>
        <w:spacing w:line="360" w:lineRule="auto"/>
        <w:contextualSpacing/>
        <w:jc w:val="both"/>
        <w:rPr>
          <w:rFonts w:ascii="Times" w:hAnsi="Times" w:cs="Times New Roman"/>
          <w:noProof/>
          <w:sz w:val="22"/>
          <w:szCs w:val="22"/>
          <w:lang w:val="en-GB" w:eastAsia="ja-JP"/>
          <w:rPrChange w:id="2296" w:author="Chara Katiri" w:date="2015-05-12T13:05:00Z">
            <w:rPr>
              <w:rFonts w:ascii="Times" w:hAnsi="Times" w:cs="Times New Roman"/>
              <w:noProof/>
              <w:sz w:val="22"/>
              <w:szCs w:val="22"/>
              <w:lang w:val="en-GB" w:eastAsia="ja-JP"/>
            </w:rPr>
          </w:rPrChange>
        </w:rPr>
        <w:pPrChange w:id="2297" w:author="Chara Katiri" w:date="2015-05-12T13:05:00Z">
          <w:pPr>
            <w:pStyle w:val="TableofFigures"/>
            <w:tabs>
              <w:tab w:val="right" w:leader="dot" w:pos="9010"/>
            </w:tabs>
            <w:spacing w:line="360" w:lineRule="auto"/>
            <w:contextualSpacing/>
            <w:jc w:val="both"/>
          </w:pPr>
        </w:pPrChange>
      </w:pPr>
      <w:r w:rsidRPr="00F758B3">
        <w:rPr>
          <w:rFonts w:ascii="Times" w:hAnsi="Times" w:cs="Times New Roman"/>
          <w:noProof/>
          <w:sz w:val="22"/>
          <w:szCs w:val="22"/>
          <w:rPrChange w:id="2298" w:author="Chara Katiri" w:date="2015-05-12T13:05:00Z">
            <w:rPr>
              <w:rFonts w:ascii="Times" w:hAnsi="Times" w:cs="Times New Roman"/>
              <w:noProof/>
              <w:sz w:val="22"/>
              <w:szCs w:val="22"/>
            </w:rPr>
          </w:rPrChange>
        </w:rPr>
        <w:t>Figure 3: Context hierarchy in Spring Web MVC</w:t>
      </w:r>
      <w:r w:rsidRPr="00F758B3">
        <w:rPr>
          <w:rFonts w:ascii="Times" w:hAnsi="Times" w:cs="Times New Roman"/>
          <w:noProof/>
          <w:sz w:val="22"/>
          <w:szCs w:val="22"/>
          <w:rPrChange w:id="2299" w:author="Chara Katiri" w:date="2015-05-12T13:05:00Z">
            <w:rPr>
              <w:rFonts w:ascii="Times" w:hAnsi="Times" w:cs="Times New Roman"/>
              <w:noProof/>
              <w:sz w:val="22"/>
              <w:szCs w:val="22"/>
            </w:rPr>
          </w:rPrChange>
        </w:rPr>
        <w:tab/>
      </w:r>
      <w:r w:rsidRPr="00F758B3">
        <w:rPr>
          <w:rFonts w:ascii="Times" w:hAnsi="Times" w:cs="Times New Roman"/>
          <w:noProof/>
          <w:sz w:val="22"/>
          <w:szCs w:val="22"/>
          <w:rPrChange w:id="2300" w:author="Chara Katiri" w:date="2015-05-12T13:05:00Z">
            <w:rPr>
              <w:rFonts w:ascii="Times" w:hAnsi="Times" w:cs="Times New Roman"/>
              <w:noProof/>
              <w:sz w:val="22"/>
              <w:szCs w:val="22"/>
            </w:rPr>
          </w:rPrChange>
        </w:rPr>
        <w:fldChar w:fldCharType="begin"/>
      </w:r>
      <w:r w:rsidRPr="00F758B3">
        <w:rPr>
          <w:rFonts w:ascii="Times" w:hAnsi="Times" w:cs="Times New Roman"/>
          <w:noProof/>
          <w:sz w:val="22"/>
          <w:szCs w:val="22"/>
          <w:rPrChange w:id="2301" w:author="Chara Katiri" w:date="2015-05-12T13:05:00Z">
            <w:rPr>
              <w:rFonts w:ascii="Times" w:hAnsi="Times" w:cs="Times New Roman"/>
              <w:noProof/>
              <w:sz w:val="22"/>
              <w:szCs w:val="22"/>
            </w:rPr>
          </w:rPrChange>
        </w:rPr>
        <w:instrText xml:space="preserve"> PAGEREF _Toc288737309 \h </w:instrText>
      </w:r>
      <w:r w:rsidRPr="00F758B3">
        <w:rPr>
          <w:rFonts w:ascii="Times" w:hAnsi="Times" w:cs="Times New Roman"/>
          <w:noProof/>
          <w:sz w:val="22"/>
          <w:szCs w:val="22"/>
          <w:rPrChange w:id="2302" w:author="Chara Katiri" w:date="2015-05-12T13:05:00Z">
            <w:rPr>
              <w:rFonts w:ascii="Times" w:hAnsi="Times" w:cs="Times New Roman"/>
              <w:noProof/>
              <w:sz w:val="22"/>
              <w:szCs w:val="22"/>
            </w:rPr>
          </w:rPrChange>
        </w:rPr>
      </w:r>
      <w:r w:rsidRPr="00F758B3">
        <w:rPr>
          <w:rFonts w:ascii="Times" w:hAnsi="Times" w:cs="Times New Roman"/>
          <w:noProof/>
          <w:sz w:val="22"/>
          <w:szCs w:val="22"/>
          <w:rPrChange w:id="2303" w:author="Chara Katiri" w:date="2015-05-12T13:05:00Z">
            <w:rPr>
              <w:rFonts w:ascii="Times" w:hAnsi="Times" w:cs="Times New Roman"/>
              <w:noProof/>
              <w:sz w:val="22"/>
              <w:szCs w:val="22"/>
            </w:rPr>
          </w:rPrChange>
        </w:rPr>
        <w:fldChar w:fldCharType="separate"/>
      </w:r>
      <w:ins w:id="2304" w:author="Chara Katiri" w:date="2015-05-09T12:54:00Z">
        <w:r w:rsidR="00674DFB" w:rsidRPr="00F758B3">
          <w:rPr>
            <w:rFonts w:ascii="Times" w:hAnsi="Times" w:cs="Times New Roman"/>
            <w:b/>
            <w:noProof/>
            <w:sz w:val="22"/>
            <w:szCs w:val="22"/>
            <w:rPrChange w:id="2305" w:author="Chara Katiri" w:date="2015-05-12T13:05:00Z">
              <w:rPr>
                <w:rFonts w:ascii="Times" w:hAnsi="Times" w:cs="Times New Roman"/>
                <w:b/>
                <w:noProof/>
                <w:sz w:val="22"/>
                <w:szCs w:val="22"/>
              </w:rPr>
            </w:rPrChange>
          </w:rPr>
          <w:t>Error! Bookmark not defined.</w:t>
        </w:r>
      </w:ins>
      <w:del w:id="2306" w:author="Chara Katiri" w:date="2015-05-08T19:01:00Z">
        <w:r w:rsidR="00EC7197" w:rsidRPr="00F758B3" w:rsidDel="00CF5347">
          <w:rPr>
            <w:rFonts w:ascii="Times" w:hAnsi="Times" w:cs="Times New Roman"/>
            <w:b/>
            <w:noProof/>
            <w:sz w:val="22"/>
            <w:szCs w:val="22"/>
            <w:rPrChange w:id="2307" w:author="Chara Katiri" w:date="2015-05-12T13:05:00Z">
              <w:rPr>
                <w:rFonts w:ascii="Times" w:hAnsi="Times" w:cs="Times New Roman"/>
                <w:b/>
                <w:noProof/>
                <w:sz w:val="22"/>
                <w:szCs w:val="22"/>
              </w:rPr>
            </w:rPrChange>
          </w:rPr>
          <w:delText>Error! Bookmark not defined.</w:delText>
        </w:r>
      </w:del>
      <w:r w:rsidRPr="00F758B3">
        <w:rPr>
          <w:rFonts w:ascii="Times" w:hAnsi="Times" w:cs="Times New Roman"/>
          <w:noProof/>
          <w:sz w:val="22"/>
          <w:szCs w:val="22"/>
          <w:rPrChange w:id="2308" w:author="Chara Katiri" w:date="2015-05-12T13:05:00Z">
            <w:rPr>
              <w:rFonts w:ascii="Times" w:hAnsi="Times" w:cs="Times New Roman"/>
              <w:noProof/>
              <w:sz w:val="22"/>
              <w:szCs w:val="22"/>
            </w:rPr>
          </w:rPrChange>
        </w:rPr>
        <w:fldChar w:fldCharType="end"/>
      </w:r>
    </w:p>
    <w:p w14:paraId="0EF5F73A" w14:textId="77777777" w:rsidR="00331497" w:rsidRPr="00F758B3" w:rsidRDefault="00E50283" w:rsidP="00F758B3">
      <w:pPr>
        <w:pStyle w:val="Caption"/>
        <w:spacing w:line="360" w:lineRule="auto"/>
        <w:contextualSpacing/>
        <w:jc w:val="both"/>
        <w:rPr>
          <w:rFonts w:ascii="Times" w:eastAsia="Times New Roman" w:hAnsi="Times" w:cs="Times New Roman"/>
          <w:b w:val="0"/>
          <w:color w:val="auto"/>
          <w:sz w:val="22"/>
          <w:szCs w:val="22"/>
          <w:shd w:val="clear" w:color="auto" w:fill="FFFFFF"/>
          <w:lang w:val="en-GB"/>
          <w:rPrChange w:id="2309" w:author="Chara Katiri" w:date="2015-05-12T13:05:00Z">
            <w:rPr>
              <w:rFonts w:ascii="Times" w:eastAsia="Times New Roman" w:hAnsi="Times" w:cs="Times New Roman"/>
              <w:b w:val="0"/>
              <w:color w:val="auto"/>
              <w:sz w:val="22"/>
              <w:szCs w:val="22"/>
              <w:shd w:val="clear" w:color="auto" w:fill="FFFFFF"/>
              <w:lang w:val="en-GB"/>
            </w:rPr>
          </w:rPrChange>
        </w:rPr>
        <w:pPrChange w:id="2310" w:author="Chara Katiri" w:date="2015-05-12T13:05:00Z">
          <w:pPr>
            <w:pStyle w:val="Caption"/>
            <w:spacing w:line="360" w:lineRule="auto"/>
            <w:contextualSpacing/>
            <w:jc w:val="both"/>
          </w:pPr>
        </w:pPrChange>
      </w:pPr>
      <w:r w:rsidRPr="00F758B3">
        <w:rPr>
          <w:rFonts w:ascii="Times" w:hAnsi="Times" w:cs="Times New Roman"/>
          <w:b w:val="0"/>
          <w:bCs w:val="0"/>
          <w:color w:val="auto"/>
          <w:sz w:val="22"/>
          <w:szCs w:val="22"/>
          <w:rPrChange w:id="2311" w:author="Chara Katiri" w:date="2015-05-12T13:05:00Z">
            <w:rPr>
              <w:rFonts w:ascii="Times" w:hAnsi="Times" w:cs="Times New Roman"/>
              <w:b w:val="0"/>
              <w:bCs w:val="0"/>
              <w:color w:val="auto"/>
              <w:sz w:val="22"/>
              <w:szCs w:val="22"/>
            </w:rPr>
          </w:rPrChange>
        </w:rPr>
        <w:fldChar w:fldCharType="end"/>
      </w:r>
    </w:p>
    <w:p w14:paraId="0D1A2B77" w14:textId="77777777" w:rsidR="00E50283" w:rsidRPr="00F758B3" w:rsidRDefault="00E50283" w:rsidP="00F758B3">
      <w:pPr>
        <w:spacing w:line="360" w:lineRule="auto"/>
        <w:contextualSpacing/>
        <w:jc w:val="both"/>
        <w:rPr>
          <w:rFonts w:ascii="Times" w:hAnsi="Times" w:cs="Times New Roman"/>
          <w:sz w:val="22"/>
          <w:szCs w:val="22"/>
          <w:rPrChange w:id="2312" w:author="Chara Katiri" w:date="2015-05-12T13:05:00Z">
            <w:rPr>
              <w:rFonts w:ascii="Times" w:hAnsi="Times" w:cs="Times New Roman"/>
              <w:sz w:val="22"/>
              <w:szCs w:val="22"/>
            </w:rPr>
          </w:rPrChange>
        </w:rPr>
        <w:pPrChange w:id="2313" w:author="Chara Katiri" w:date="2015-05-12T13:05:00Z">
          <w:pPr>
            <w:spacing w:line="360" w:lineRule="auto"/>
            <w:contextualSpacing/>
            <w:jc w:val="both"/>
          </w:pPr>
        </w:pPrChange>
      </w:pPr>
    </w:p>
    <w:p w14:paraId="40021AF8" w14:textId="77777777" w:rsidR="00E50283" w:rsidRPr="00F758B3" w:rsidRDefault="00E50283" w:rsidP="00F758B3">
      <w:pPr>
        <w:spacing w:line="360" w:lineRule="auto"/>
        <w:contextualSpacing/>
        <w:jc w:val="both"/>
        <w:rPr>
          <w:rFonts w:ascii="Times" w:eastAsia="Times New Roman" w:hAnsi="Times" w:cs="Times New Roman"/>
          <w:b/>
          <w:sz w:val="22"/>
          <w:szCs w:val="22"/>
          <w:lang w:val="en-GB"/>
          <w:rPrChange w:id="2314" w:author="Chara Katiri" w:date="2015-05-12T13:05:00Z">
            <w:rPr>
              <w:rFonts w:ascii="Times" w:eastAsia="Times New Roman" w:hAnsi="Times" w:cs="Times New Roman"/>
              <w:b/>
              <w:sz w:val="22"/>
              <w:szCs w:val="22"/>
              <w:lang w:val="en-GB"/>
            </w:rPr>
          </w:rPrChange>
        </w:rPr>
        <w:pPrChange w:id="2315" w:author="Chara Katiri" w:date="2015-05-12T13:05:00Z">
          <w:pPr>
            <w:spacing w:line="360" w:lineRule="auto"/>
            <w:contextualSpacing/>
            <w:jc w:val="both"/>
          </w:pPr>
        </w:pPrChange>
      </w:pPr>
    </w:p>
    <w:p w14:paraId="2BD1726A" w14:textId="77777777" w:rsidR="009E462F" w:rsidRPr="00F758B3" w:rsidRDefault="005B7D10" w:rsidP="00F758B3">
      <w:pPr>
        <w:spacing w:line="360" w:lineRule="auto"/>
        <w:contextualSpacing/>
        <w:jc w:val="both"/>
        <w:rPr>
          <w:rFonts w:ascii="Times" w:eastAsia="Times New Roman" w:hAnsi="Times" w:cs="Times New Roman"/>
          <w:b/>
          <w:sz w:val="22"/>
          <w:szCs w:val="22"/>
          <w:lang w:val="en-GB"/>
          <w:rPrChange w:id="2316" w:author="Chara Katiri" w:date="2015-05-12T13:05:00Z">
            <w:rPr>
              <w:rFonts w:ascii="Times" w:eastAsia="Times New Roman" w:hAnsi="Times" w:cs="Times New Roman"/>
              <w:b/>
              <w:sz w:val="22"/>
              <w:szCs w:val="22"/>
              <w:lang w:val="en-GB"/>
            </w:rPr>
          </w:rPrChange>
        </w:rPr>
        <w:pPrChange w:id="2317" w:author="Chara Katiri" w:date="2015-05-12T13:05:00Z">
          <w:pPr>
            <w:spacing w:line="360" w:lineRule="auto"/>
            <w:contextualSpacing/>
            <w:jc w:val="both"/>
          </w:pPr>
        </w:pPrChange>
      </w:pPr>
      <w:r w:rsidRPr="00F758B3">
        <w:rPr>
          <w:rFonts w:ascii="Times" w:eastAsia="Times New Roman" w:hAnsi="Times" w:cs="Times New Roman"/>
          <w:b/>
          <w:sz w:val="22"/>
          <w:szCs w:val="22"/>
          <w:lang w:val="en-GB"/>
          <w:rPrChange w:id="2318" w:author="Chara Katiri" w:date="2015-05-12T13:05:00Z">
            <w:rPr>
              <w:rFonts w:ascii="Times" w:eastAsia="Times New Roman" w:hAnsi="Times" w:cs="Times New Roman"/>
              <w:b/>
              <w:sz w:val="22"/>
              <w:szCs w:val="22"/>
              <w:lang w:val="en-GB"/>
            </w:rPr>
          </w:rPrChange>
        </w:rPr>
        <w:br w:type="page"/>
      </w:r>
    </w:p>
    <w:p w14:paraId="2684D6FF" w14:textId="77777777" w:rsidR="00DF45F0" w:rsidRPr="00F758B3" w:rsidRDefault="00DF45F0" w:rsidP="00F758B3">
      <w:pPr>
        <w:pStyle w:val="Heading5"/>
        <w:numPr>
          <w:ilvl w:val="0"/>
          <w:numId w:val="0"/>
        </w:numPr>
        <w:spacing w:line="360" w:lineRule="auto"/>
        <w:contextualSpacing/>
        <w:jc w:val="both"/>
        <w:rPr>
          <w:rFonts w:ascii="Times" w:hAnsi="Times" w:cs="Times New Roman"/>
          <w:b/>
          <w:color w:val="auto"/>
          <w:sz w:val="22"/>
          <w:szCs w:val="22"/>
          <w:lang w:val="en-GB"/>
          <w:rPrChange w:id="2319" w:author="Chara Katiri" w:date="2015-05-12T13:05:00Z">
            <w:rPr>
              <w:rFonts w:ascii="Times" w:hAnsi="Times" w:cs="Times New Roman"/>
              <w:b/>
              <w:color w:val="auto"/>
              <w:sz w:val="22"/>
              <w:szCs w:val="22"/>
              <w:lang w:val="en-GB"/>
            </w:rPr>
          </w:rPrChange>
        </w:rPr>
        <w:pPrChange w:id="2320" w:author="Chara Katiri" w:date="2015-05-12T13:05:00Z">
          <w:pPr>
            <w:pStyle w:val="Heading5"/>
            <w:numPr>
              <w:ilvl w:val="0"/>
              <w:numId w:val="0"/>
            </w:numPr>
            <w:spacing w:line="360" w:lineRule="auto"/>
            <w:ind w:left="0" w:firstLine="0"/>
            <w:contextualSpacing/>
            <w:jc w:val="both"/>
          </w:pPr>
        </w:pPrChange>
      </w:pPr>
      <w:r w:rsidRPr="00F758B3">
        <w:rPr>
          <w:rFonts w:ascii="Times" w:hAnsi="Times" w:cs="Times New Roman"/>
          <w:b/>
          <w:color w:val="auto"/>
          <w:sz w:val="22"/>
          <w:szCs w:val="22"/>
          <w:lang w:val="en-GB"/>
          <w:rPrChange w:id="2321" w:author="Chara Katiri" w:date="2015-05-12T13:05:00Z">
            <w:rPr>
              <w:rFonts w:ascii="Times" w:hAnsi="Times" w:cs="Times New Roman"/>
              <w:b/>
              <w:color w:val="auto"/>
              <w:sz w:val="22"/>
              <w:szCs w:val="22"/>
              <w:lang w:val="en-GB"/>
            </w:rPr>
          </w:rPrChange>
        </w:rPr>
        <w:t>Acronyms</w:t>
      </w:r>
    </w:p>
    <w:p w14:paraId="4ABF27AA" w14:textId="5EDCB7C8" w:rsidR="009E462F" w:rsidRPr="00F758B3" w:rsidRDefault="009329F7" w:rsidP="00F758B3">
      <w:pPr>
        <w:spacing w:after="240" w:line="360" w:lineRule="auto"/>
        <w:contextualSpacing/>
        <w:jc w:val="both"/>
        <w:rPr>
          <w:rFonts w:ascii="Times" w:eastAsia="Times New Roman" w:hAnsi="Times" w:cs="Times New Roman"/>
          <w:sz w:val="22"/>
          <w:szCs w:val="22"/>
          <w:lang w:val="en-GB"/>
          <w:rPrChange w:id="2322" w:author="Chara Katiri" w:date="2015-05-12T13:05:00Z">
            <w:rPr>
              <w:rFonts w:ascii="Times" w:eastAsia="Times New Roman" w:hAnsi="Times" w:cs="Times New Roman"/>
              <w:sz w:val="22"/>
              <w:szCs w:val="22"/>
              <w:lang w:val="en-GB"/>
            </w:rPr>
          </w:rPrChange>
        </w:rPr>
        <w:pPrChange w:id="2323" w:author="Chara Katiri" w:date="2015-05-12T13:05:00Z">
          <w:pPr>
            <w:spacing w:after="240" w:line="360" w:lineRule="auto"/>
            <w:contextualSpacing/>
            <w:jc w:val="both"/>
          </w:pPr>
        </w:pPrChange>
      </w:pPr>
      <w:ins w:id="2324" w:author="Chara Katiri" w:date="2015-05-09T13:26:00Z">
        <w:r w:rsidRPr="00F758B3">
          <w:rPr>
            <w:rFonts w:ascii="Times" w:eastAsia="Times New Roman" w:hAnsi="Times" w:cs="Times New Roman"/>
            <w:sz w:val="22"/>
            <w:szCs w:val="22"/>
            <w:highlight w:val="yellow"/>
            <w:lang w:val="en-GB"/>
            <w:rPrChange w:id="2325" w:author="Chara Katiri" w:date="2015-05-12T13:05:00Z">
              <w:rPr>
                <w:rFonts w:ascii="Times" w:eastAsia="Times New Roman" w:hAnsi="Times" w:cs="Times New Roman"/>
                <w:sz w:val="22"/>
                <w:szCs w:val="22"/>
                <w:lang w:val="en-GB"/>
              </w:rPr>
            </w:rPrChange>
          </w:rPr>
          <w:t>(CK: make sure they’re in alphabetical order)</w:t>
        </w:r>
        <w:r w:rsidRPr="00F758B3">
          <w:rPr>
            <w:rFonts w:ascii="Times" w:eastAsia="Times New Roman" w:hAnsi="Times" w:cs="Times New Roman"/>
            <w:sz w:val="22"/>
            <w:szCs w:val="22"/>
            <w:lang w:val="en-GB"/>
            <w:rPrChange w:id="2326" w:author="Chara Katiri" w:date="2015-05-12T13:05:00Z">
              <w:rPr>
                <w:rFonts w:ascii="Times" w:eastAsia="Times New Roman" w:hAnsi="Times" w:cs="Times New Roman"/>
                <w:sz w:val="22"/>
                <w:szCs w:val="22"/>
                <w:lang w:val="en-GB"/>
              </w:rPr>
            </w:rPrChange>
          </w:rPr>
          <w:t xml:space="preserve"> </w:t>
        </w:r>
      </w:ins>
    </w:p>
    <w:tbl>
      <w:tblPr>
        <w:tblStyle w:val="LightList-Accent1"/>
        <w:tblW w:w="9322" w:type="dxa"/>
        <w:tblLook w:val="04A0" w:firstRow="1" w:lastRow="0" w:firstColumn="1" w:lastColumn="0" w:noHBand="0" w:noVBand="1"/>
      </w:tblPr>
      <w:tblGrid>
        <w:gridCol w:w="2518"/>
        <w:gridCol w:w="6804"/>
      </w:tblGrid>
      <w:tr w:rsidR="00B82063" w:rsidRPr="00F758B3" w14:paraId="72CF31C3"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4934C87" w14:textId="77777777" w:rsidR="00B82063" w:rsidRPr="00F758B3" w:rsidRDefault="00B82063" w:rsidP="00F758B3">
            <w:pPr>
              <w:spacing w:after="240" w:line="360" w:lineRule="auto"/>
              <w:contextualSpacing/>
              <w:jc w:val="both"/>
              <w:rPr>
                <w:rFonts w:ascii="Times" w:eastAsia="Times New Roman" w:hAnsi="Times" w:cs="Times New Roman"/>
                <w:sz w:val="22"/>
                <w:szCs w:val="22"/>
                <w:lang w:val="en-GB"/>
                <w:rPrChange w:id="2327" w:author="Chara Katiri" w:date="2015-05-12T13:05:00Z">
                  <w:rPr>
                    <w:rFonts w:ascii="Times" w:eastAsia="Times New Roman" w:hAnsi="Times" w:cs="Times New Roman"/>
                    <w:b w:val="0"/>
                    <w:bCs w:val="0"/>
                    <w:color w:val="auto"/>
                    <w:sz w:val="22"/>
                    <w:szCs w:val="22"/>
                    <w:lang w:val="en-GB"/>
                  </w:rPr>
                </w:rPrChange>
              </w:rPr>
              <w:pPrChange w:id="2328"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329" w:author="Chara Katiri" w:date="2015-05-12T13:05:00Z">
                  <w:rPr>
                    <w:rFonts w:ascii="Times" w:eastAsia="Times New Roman" w:hAnsi="Times" w:cs="Times New Roman"/>
                    <w:sz w:val="22"/>
                    <w:szCs w:val="22"/>
                    <w:lang w:val="en-GB"/>
                  </w:rPr>
                </w:rPrChange>
              </w:rPr>
              <w:t>Acronym</w:t>
            </w:r>
          </w:p>
        </w:tc>
        <w:tc>
          <w:tcPr>
            <w:tcW w:w="6804" w:type="dxa"/>
          </w:tcPr>
          <w:p w14:paraId="71EB8160" w14:textId="77777777" w:rsidR="00B82063" w:rsidRPr="00F758B3" w:rsidRDefault="00B82063" w:rsidP="00F758B3">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330" w:author="Chara Katiri" w:date="2015-05-12T13:05:00Z">
                  <w:rPr>
                    <w:rFonts w:ascii="Times" w:eastAsia="Times New Roman" w:hAnsi="Times" w:cs="Times New Roman"/>
                    <w:b w:val="0"/>
                    <w:bCs w:val="0"/>
                    <w:color w:val="auto"/>
                    <w:sz w:val="22"/>
                    <w:szCs w:val="22"/>
                    <w:lang w:val="en-GB"/>
                  </w:rPr>
                </w:rPrChange>
              </w:rPr>
              <w:pPrChange w:id="2331" w:author="Chara Katiri" w:date="2015-05-12T13:05:00Z">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332" w:author="Chara Katiri" w:date="2015-05-12T13:05:00Z">
                  <w:rPr>
                    <w:rFonts w:ascii="Times" w:eastAsia="Times New Roman" w:hAnsi="Times" w:cs="Times New Roman"/>
                    <w:sz w:val="22"/>
                    <w:szCs w:val="22"/>
                    <w:lang w:val="en-GB"/>
                  </w:rPr>
                </w:rPrChange>
              </w:rPr>
              <w:t>Description</w:t>
            </w:r>
          </w:p>
        </w:tc>
      </w:tr>
      <w:tr w:rsidR="00B82063" w:rsidRPr="00F758B3" w14:paraId="48D82522"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1B509A4"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333" w:author="Chara Katiri" w:date="2015-05-12T13:05:00Z">
                  <w:rPr>
                    <w:rFonts w:ascii="Times" w:eastAsia="Times New Roman" w:hAnsi="Times" w:cs="Times New Roman"/>
                    <w:b w:val="0"/>
                    <w:bCs w:val="0"/>
                    <w:sz w:val="22"/>
                    <w:szCs w:val="22"/>
                    <w:lang w:val="en-GB"/>
                  </w:rPr>
                </w:rPrChange>
              </w:rPr>
              <w:pPrChange w:id="2334"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335" w:author="Chara Katiri" w:date="2015-05-12T13:05:00Z">
                  <w:rPr>
                    <w:rFonts w:ascii="Times" w:eastAsia="Times New Roman" w:hAnsi="Times" w:cs="Times New Roman"/>
                    <w:sz w:val="22"/>
                    <w:szCs w:val="22"/>
                    <w:lang w:val="en-GB"/>
                  </w:rPr>
                </w:rPrChange>
              </w:rPr>
              <w:t>AD</w:t>
            </w:r>
          </w:p>
        </w:tc>
        <w:tc>
          <w:tcPr>
            <w:tcW w:w="6804" w:type="dxa"/>
          </w:tcPr>
          <w:p w14:paraId="693F9F88"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336" w:author="Chara Katiri" w:date="2015-05-12T13:05:00Z">
                  <w:rPr>
                    <w:rFonts w:ascii="Times" w:eastAsia="Times New Roman" w:hAnsi="Times" w:cs="Times New Roman"/>
                    <w:sz w:val="22"/>
                    <w:szCs w:val="22"/>
                    <w:lang w:val="en-GB"/>
                  </w:rPr>
                </w:rPrChange>
              </w:rPr>
              <w:pPrChange w:id="2337"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338" w:author="Chara Katiri" w:date="2015-05-12T13:05:00Z">
                  <w:rPr>
                    <w:rFonts w:ascii="Times" w:eastAsia="Times New Roman" w:hAnsi="Times" w:cs="Times New Roman"/>
                    <w:sz w:val="22"/>
                    <w:szCs w:val="22"/>
                    <w:lang w:val="en-GB"/>
                  </w:rPr>
                </w:rPrChange>
              </w:rPr>
              <w:t>Active Directory</w:t>
            </w:r>
          </w:p>
        </w:tc>
      </w:tr>
      <w:tr w:rsidR="00B82063" w:rsidRPr="00F758B3" w14:paraId="32AA041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7156571"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339" w:author="Chara Katiri" w:date="2015-05-12T13:05:00Z">
                  <w:rPr>
                    <w:rFonts w:ascii="Times" w:eastAsia="Times New Roman" w:hAnsi="Times" w:cs="Times New Roman"/>
                    <w:b w:val="0"/>
                    <w:bCs w:val="0"/>
                    <w:sz w:val="22"/>
                    <w:szCs w:val="22"/>
                    <w:lang w:val="en-GB"/>
                  </w:rPr>
                </w:rPrChange>
              </w:rPr>
              <w:pPrChange w:id="2340"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341" w:author="Chara Katiri" w:date="2015-05-12T13:05:00Z">
                  <w:rPr>
                    <w:rFonts w:ascii="Times" w:eastAsia="Times New Roman" w:hAnsi="Times" w:cs="Times New Roman"/>
                    <w:sz w:val="22"/>
                    <w:szCs w:val="22"/>
                    <w:lang w:val="en-GB"/>
                  </w:rPr>
                </w:rPrChange>
              </w:rPr>
              <w:t>AOP</w:t>
            </w:r>
          </w:p>
        </w:tc>
        <w:tc>
          <w:tcPr>
            <w:tcW w:w="6804" w:type="dxa"/>
          </w:tcPr>
          <w:p w14:paraId="7AE15C97"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342" w:author="Chara Katiri" w:date="2015-05-12T13:05:00Z">
                  <w:rPr>
                    <w:rFonts w:ascii="Times" w:eastAsia="Times New Roman" w:hAnsi="Times" w:cs="Times New Roman"/>
                    <w:sz w:val="22"/>
                    <w:szCs w:val="22"/>
                    <w:lang w:val="en-GB"/>
                  </w:rPr>
                </w:rPrChange>
              </w:rPr>
              <w:pPrChange w:id="2343"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344" w:author="Chara Katiri" w:date="2015-05-12T13:05:00Z">
                  <w:rPr>
                    <w:rFonts w:ascii="Times" w:eastAsia="Times New Roman" w:hAnsi="Times" w:cs="Times New Roman"/>
                    <w:sz w:val="22"/>
                    <w:szCs w:val="22"/>
                    <w:lang w:val="en-GB"/>
                  </w:rPr>
                </w:rPrChange>
              </w:rPr>
              <w:t xml:space="preserve">Aspect Oriented Programming </w:t>
            </w:r>
          </w:p>
        </w:tc>
      </w:tr>
      <w:tr w:rsidR="00B82063" w:rsidRPr="00F758B3" w14:paraId="07910675" w14:textId="77777777" w:rsidTr="0062322A">
        <w:trPr>
          <w:cnfStyle w:val="000000100000" w:firstRow="0" w:lastRow="0" w:firstColumn="0" w:lastColumn="0" w:oddVBand="0" w:evenVBand="0" w:oddHBand="1" w:evenHBand="0" w:firstRowFirstColumn="0" w:firstRowLastColumn="0" w:lastRowFirstColumn="0" w:lastRowLastColumn="0"/>
          <w:ins w:id="2345"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3F6AD9B7" w14:textId="77777777" w:rsidR="00B82063" w:rsidRPr="00F758B3" w:rsidRDefault="00B82063" w:rsidP="00F758B3">
            <w:pPr>
              <w:pBdr>
                <w:bottom w:val="single" w:sz="6" w:space="0" w:color="AAAAAA"/>
              </w:pBdr>
              <w:spacing w:after="240" w:line="360" w:lineRule="auto"/>
              <w:contextualSpacing/>
              <w:jc w:val="both"/>
              <w:rPr>
                <w:ins w:id="2346" w:author="Chara Katiri" w:date="2015-04-10T22:03:00Z"/>
                <w:rFonts w:ascii="Times" w:eastAsia="Times New Roman" w:hAnsi="Times" w:cs="Times New Roman"/>
                <w:b w:val="0"/>
                <w:bCs w:val="0"/>
                <w:sz w:val="22"/>
                <w:szCs w:val="22"/>
                <w:lang w:val="en-GB"/>
                <w:rPrChange w:id="2347" w:author="Chara Katiri" w:date="2015-05-12T13:05:00Z">
                  <w:rPr>
                    <w:ins w:id="2348" w:author="Chara Katiri" w:date="2015-04-10T22:03:00Z"/>
                    <w:rFonts w:ascii="Times" w:eastAsia="Times New Roman" w:hAnsi="Times" w:cs="Times New Roman"/>
                    <w:b w:val="0"/>
                    <w:bCs w:val="0"/>
                    <w:sz w:val="22"/>
                    <w:szCs w:val="22"/>
                    <w:lang w:val="en-GB"/>
                  </w:rPr>
                </w:rPrChange>
              </w:rPr>
              <w:pPrChange w:id="2349" w:author="Chara Katiri" w:date="2015-05-12T13:05:00Z">
                <w:pPr>
                  <w:pBdr>
                    <w:bottom w:val="single" w:sz="6" w:space="0" w:color="AAAAAA"/>
                  </w:pBdr>
                  <w:spacing w:after="240" w:line="360" w:lineRule="auto"/>
                  <w:contextualSpacing/>
                  <w:jc w:val="both"/>
                </w:pPr>
              </w:pPrChange>
            </w:pPr>
            <w:ins w:id="2350" w:author="Chara Katiri" w:date="2015-04-10T22:03:00Z">
              <w:r w:rsidRPr="00F758B3">
                <w:rPr>
                  <w:rFonts w:ascii="Times" w:eastAsia="Times New Roman" w:hAnsi="Times" w:cs="Times New Roman"/>
                  <w:sz w:val="22"/>
                  <w:szCs w:val="22"/>
                  <w:lang w:val="en-GB"/>
                  <w:rPrChange w:id="2351" w:author="Chara Katiri" w:date="2015-05-12T13:05:00Z">
                    <w:rPr>
                      <w:rFonts w:ascii="Times" w:eastAsia="Times New Roman" w:hAnsi="Times" w:cs="Times New Roman"/>
                      <w:sz w:val="22"/>
                      <w:szCs w:val="22"/>
                      <w:lang w:val="en-GB"/>
                    </w:rPr>
                  </w:rPrChange>
                </w:rPr>
                <w:t>Apache OFBiz</w:t>
              </w:r>
            </w:ins>
          </w:p>
        </w:tc>
        <w:tc>
          <w:tcPr>
            <w:tcW w:w="6804" w:type="dxa"/>
          </w:tcPr>
          <w:p w14:paraId="012F1DA5" w14:textId="77777777" w:rsidR="00B82063" w:rsidRPr="00F758B3" w:rsidRDefault="00B82063" w:rsidP="00F758B3">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352" w:author="Chara Katiri" w:date="2015-04-10T22:03:00Z"/>
                <w:rFonts w:ascii="Times" w:eastAsia="Times New Roman" w:hAnsi="Times" w:cs="Times New Roman"/>
                <w:sz w:val="22"/>
                <w:szCs w:val="22"/>
                <w:lang w:val="en-GB"/>
                <w:rPrChange w:id="2353" w:author="Chara Katiri" w:date="2015-05-12T13:05:00Z">
                  <w:rPr>
                    <w:ins w:id="2354" w:author="Chara Katiri" w:date="2015-04-10T22:03:00Z"/>
                    <w:rFonts w:ascii="Times" w:eastAsia="Times New Roman" w:hAnsi="Times" w:cs="Times New Roman"/>
                    <w:sz w:val="22"/>
                    <w:szCs w:val="22"/>
                    <w:lang w:val="en-GB"/>
                  </w:rPr>
                </w:rPrChange>
              </w:rPr>
              <w:pPrChange w:id="2355" w:author="Chara Katiri" w:date="2015-05-12T13:05:00Z">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356" w:author="Chara Katiri" w:date="2015-04-10T22:03:00Z">
              <w:r w:rsidRPr="00F758B3">
                <w:rPr>
                  <w:rFonts w:ascii="Times" w:eastAsia="Times New Roman" w:hAnsi="Times" w:cs="Times New Roman"/>
                  <w:sz w:val="22"/>
                  <w:szCs w:val="22"/>
                  <w:lang w:val="en-GB"/>
                  <w:rPrChange w:id="2357" w:author="Chara Katiri" w:date="2015-05-12T13:05:00Z">
                    <w:rPr>
                      <w:rFonts w:ascii="Times" w:eastAsia="Times New Roman" w:hAnsi="Times" w:cs="Times New Roman"/>
                      <w:sz w:val="22"/>
                      <w:szCs w:val="22"/>
                      <w:lang w:val="en-GB"/>
                    </w:rPr>
                  </w:rPrChange>
                </w:rPr>
                <w:t>The Apache Open For Business Project</w:t>
              </w:r>
            </w:ins>
          </w:p>
        </w:tc>
      </w:tr>
      <w:tr w:rsidR="00B82063" w:rsidRPr="00F758B3" w14:paraId="1E3AEB4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1B15CDE"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358" w:author="Chara Katiri" w:date="2015-05-12T13:05:00Z">
                  <w:rPr>
                    <w:rFonts w:ascii="Times" w:eastAsia="Times New Roman" w:hAnsi="Times" w:cs="Times New Roman"/>
                    <w:b w:val="0"/>
                    <w:bCs w:val="0"/>
                    <w:sz w:val="22"/>
                    <w:szCs w:val="22"/>
                    <w:lang w:val="en-GB"/>
                  </w:rPr>
                </w:rPrChange>
              </w:rPr>
              <w:pPrChange w:id="2359"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360" w:author="Chara Katiri" w:date="2015-05-12T13:05:00Z">
                  <w:rPr>
                    <w:rFonts w:ascii="Times" w:eastAsia="Times New Roman" w:hAnsi="Times" w:cs="Times New Roman"/>
                    <w:sz w:val="22"/>
                    <w:szCs w:val="22"/>
                    <w:lang w:val="en-GB"/>
                  </w:rPr>
                </w:rPrChange>
              </w:rPr>
              <w:t>BRD</w:t>
            </w:r>
          </w:p>
        </w:tc>
        <w:tc>
          <w:tcPr>
            <w:tcW w:w="6804" w:type="dxa"/>
          </w:tcPr>
          <w:p w14:paraId="6C4495FD"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361" w:author="Chara Katiri" w:date="2015-05-12T13:05:00Z">
                  <w:rPr>
                    <w:rFonts w:ascii="Times" w:eastAsia="Times New Roman" w:hAnsi="Times" w:cs="Times New Roman"/>
                    <w:sz w:val="22"/>
                    <w:szCs w:val="22"/>
                    <w:lang w:val="en-GB"/>
                  </w:rPr>
                </w:rPrChange>
              </w:rPr>
              <w:pPrChange w:id="2362"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363" w:author="Chara Katiri" w:date="2015-05-12T13:05:00Z">
                  <w:rPr>
                    <w:rFonts w:ascii="Times" w:eastAsia="Times New Roman" w:hAnsi="Times" w:cs="Times New Roman"/>
                    <w:sz w:val="22"/>
                    <w:szCs w:val="22"/>
                    <w:lang w:val="en-GB"/>
                  </w:rPr>
                </w:rPrChange>
              </w:rPr>
              <w:t>Business Requirement Document</w:t>
            </w:r>
          </w:p>
        </w:tc>
      </w:tr>
      <w:tr w:rsidR="00B82063" w:rsidRPr="00F758B3" w14:paraId="75C5C8C5"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608052"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364" w:author="Chara Katiri" w:date="2015-05-12T13:05:00Z">
                  <w:rPr>
                    <w:rFonts w:ascii="Times" w:eastAsia="Times New Roman" w:hAnsi="Times" w:cs="Times New Roman"/>
                    <w:b w:val="0"/>
                    <w:bCs w:val="0"/>
                    <w:sz w:val="22"/>
                    <w:szCs w:val="22"/>
                    <w:lang w:val="en-GB"/>
                  </w:rPr>
                </w:rPrChange>
              </w:rPr>
              <w:pPrChange w:id="2365" w:author="Chara Katiri" w:date="2015-05-12T13:05:00Z">
                <w:pPr>
                  <w:spacing w:after="240" w:line="360" w:lineRule="auto"/>
                  <w:contextualSpacing/>
                  <w:jc w:val="both"/>
                </w:pPr>
              </w:pPrChange>
            </w:pPr>
            <w:ins w:id="2366" w:author="Chara Katiri" w:date="2015-04-10T21:13:00Z">
              <w:r w:rsidRPr="00F758B3">
                <w:rPr>
                  <w:rFonts w:ascii="Times" w:eastAsia="Times New Roman" w:hAnsi="Times" w:cs="Times New Roman"/>
                  <w:sz w:val="22"/>
                  <w:szCs w:val="22"/>
                  <w:lang w:val="en-GB"/>
                  <w:rPrChange w:id="2367" w:author="Chara Katiri" w:date="2015-05-12T13:05:00Z">
                    <w:rPr>
                      <w:rFonts w:ascii="Times" w:eastAsia="Times New Roman" w:hAnsi="Times" w:cs="Times New Roman"/>
                      <w:sz w:val="22"/>
                      <w:szCs w:val="22"/>
                      <w:lang w:val="en-GB"/>
                    </w:rPr>
                  </w:rPrChange>
                </w:rPr>
                <w:t>CSS3</w:t>
              </w:r>
            </w:ins>
          </w:p>
        </w:tc>
        <w:tc>
          <w:tcPr>
            <w:tcW w:w="6804" w:type="dxa"/>
          </w:tcPr>
          <w:p w14:paraId="7227A3DA"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368" w:author="Chara Katiri" w:date="2015-05-12T13:05:00Z">
                  <w:rPr>
                    <w:rFonts w:ascii="Times" w:eastAsia="Times New Roman" w:hAnsi="Times" w:cs="Times New Roman"/>
                    <w:sz w:val="22"/>
                    <w:szCs w:val="22"/>
                    <w:lang w:val="en-GB"/>
                  </w:rPr>
                </w:rPrChange>
              </w:rPr>
              <w:pPrChange w:id="2369"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370" w:author="Chara Katiri" w:date="2015-04-10T21:14:00Z">
              <w:r w:rsidRPr="00F758B3">
                <w:rPr>
                  <w:rFonts w:ascii="Times" w:eastAsia="Times New Roman" w:hAnsi="Times" w:cs="Times New Roman"/>
                  <w:sz w:val="22"/>
                  <w:szCs w:val="22"/>
                  <w:lang w:val="en-GB"/>
                  <w:rPrChange w:id="2371" w:author="Chara Katiri" w:date="2015-05-12T13:05:00Z">
                    <w:rPr>
                      <w:rFonts w:ascii="Times" w:eastAsia="Times New Roman" w:hAnsi="Times" w:cs="Times New Roman"/>
                      <w:sz w:val="22"/>
                      <w:szCs w:val="22"/>
                      <w:lang w:val="en-GB"/>
                    </w:rPr>
                  </w:rPrChange>
                </w:rPr>
                <w:t>Cascading Style Sheets 3</w:t>
              </w:r>
            </w:ins>
          </w:p>
        </w:tc>
      </w:tr>
      <w:tr w:rsidR="00B82063" w:rsidRPr="00F758B3" w14:paraId="24527C02" w14:textId="77777777" w:rsidTr="0062322A">
        <w:trPr>
          <w:ins w:id="2372"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FB42108" w14:textId="77777777" w:rsidR="00B82063" w:rsidRPr="00F758B3" w:rsidRDefault="00B82063" w:rsidP="00F758B3">
            <w:pPr>
              <w:spacing w:after="240" w:line="360" w:lineRule="auto"/>
              <w:contextualSpacing/>
              <w:jc w:val="both"/>
              <w:rPr>
                <w:ins w:id="2373" w:author="Chara Katiri" w:date="2015-04-11T19:19:00Z"/>
                <w:rFonts w:ascii="Times" w:eastAsia="Times New Roman" w:hAnsi="Times" w:cs="Times New Roman"/>
                <w:b w:val="0"/>
                <w:bCs w:val="0"/>
                <w:sz w:val="22"/>
                <w:szCs w:val="22"/>
                <w:lang w:val="en-GB"/>
                <w:rPrChange w:id="2374" w:author="Chara Katiri" w:date="2015-05-12T13:05:00Z">
                  <w:rPr>
                    <w:ins w:id="2375" w:author="Chara Katiri" w:date="2015-04-11T19:19:00Z"/>
                    <w:rFonts w:ascii="Times" w:eastAsia="Times New Roman" w:hAnsi="Times" w:cs="Times New Roman"/>
                    <w:b w:val="0"/>
                    <w:bCs w:val="0"/>
                    <w:sz w:val="22"/>
                    <w:szCs w:val="22"/>
                    <w:lang w:val="en-GB"/>
                  </w:rPr>
                </w:rPrChange>
              </w:rPr>
              <w:pPrChange w:id="2376" w:author="Chara Katiri" w:date="2015-05-12T13:05:00Z">
                <w:pPr>
                  <w:spacing w:after="240" w:line="360" w:lineRule="auto"/>
                  <w:contextualSpacing/>
                  <w:jc w:val="both"/>
                </w:pPr>
              </w:pPrChange>
            </w:pPr>
            <w:ins w:id="2377" w:author="Chara Katiri" w:date="2015-04-11T20:55:00Z">
              <w:r w:rsidRPr="00F758B3">
                <w:rPr>
                  <w:rFonts w:ascii="Times" w:eastAsia="Times New Roman" w:hAnsi="Times" w:cs="Times New Roman"/>
                  <w:sz w:val="22"/>
                  <w:szCs w:val="22"/>
                  <w:lang w:val="en-GB"/>
                  <w:rPrChange w:id="2378" w:author="Chara Katiri" w:date="2015-05-12T13:05:00Z">
                    <w:rPr>
                      <w:rFonts w:ascii="Times" w:eastAsia="Times New Roman" w:hAnsi="Times" w:cs="Times New Roman"/>
                      <w:sz w:val="22"/>
                      <w:szCs w:val="22"/>
                      <w:lang w:val="en-GB"/>
                    </w:rPr>
                  </w:rPrChange>
                </w:rPr>
                <w:t>DAO</w:t>
              </w:r>
            </w:ins>
            <w:ins w:id="2379" w:author="Chara Katiri" w:date="2015-04-11T20:56:00Z">
              <w:r w:rsidRPr="00F758B3">
                <w:rPr>
                  <w:rFonts w:ascii="Times" w:eastAsia="Times New Roman" w:hAnsi="Times" w:cs="Times New Roman"/>
                  <w:sz w:val="22"/>
                  <w:szCs w:val="22"/>
                  <w:lang w:val="en-GB"/>
                  <w:rPrChange w:id="2380" w:author="Chara Katiri" w:date="2015-05-12T13:05:00Z">
                    <w:rPr>
                      <w:rFonts w:ascii="Times" w:eastAsia="Times New Roman" w:hAnsi="Times" w:cs="Times New Roman"/>
                      <w:sz w:val="22"/>
                      <w:szCs w:val="22"/>
                      <w:lang w:val="en-GB"/>
                    </w:rPr>
                  </w:rPrChange>
                </w:rPr>
                <w:t>s</w:t>
              </w:r>
            </w:ins>
          </w:p>
        </w:tc>
        <w:tc>
          <w:tcPr>
            <w:tcW w:w="6804" w:type="dxa"/>
          </w:tcPr>
          <w:p w14:paraId="7C64064C"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381" w:author="Chara Katiri" w:date="2015-04-11T19:19:00Z"/>
                <w:rFonts w:ascii="Times" w:eastAsia="Times New Roman" w:hAnsi="Times" w:cs="Times New Roman"/>
                <w:sz w:val="22"/>
                <w:szCs w:val="22"/>
                <w:lang w:val="en-GB"/>
                <w:rPrChange w:id="2382" w:author="Chara Katiri" w:date="2015-05-12T13:05:00Z">
                  <w:rPr>
                    <w:ins w:id="2383" w:author="Chara Katiri" w:date="2015-04-11T19:19:00Z"/>
                    <w:rFonts w:ascii="Times" w:eastAsia="Times New Roman" w:hAnsi="Times" w:cs="Times New Roman"/>
                    <w:sz w:val="22"/>
                    <w:szCs w:val="22"/>
                    <w:lang w:val="en-GB"/>
                  </w:rPr>
                </w:rPrChange>
              </w:rPr>
              <w:pPrChange w:id="2384"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385" w:author="Chara Katiri" w:date="2015-04-11T20:55:00Z">
              <w:r w:rsidRPr="00F758B3">
                <w:rPr>
                  <w:rFonts w:ascii="Times" w:eastAsia="Times New Roman" w:hAnsi="Times" w:cs="Times New Roman"/>
                  <w:sz w:val="22"/>
                  <w:szCs w:val="22"/>
                  <w:lang w:val="en-GB"/>
                  <w:rPrChange w:id="2386" w:author="Chara Katiri" w:date="2015-05-12T13:05:00Z">
                    <w:rPr>
                      <w:rFonts w:ascii="Times" w:eastAsia="Times New Roman" w:hAnsi="Times" w:cs="Times New Roman"/>
                      <w:sz w:val="22"/>
                      <w:szCs w:val="22"/>
                      <w:lang w:val="en-GB"/>
                    </w:rPr>
                  </w:rPrChange>
                </w:rPr>
                <w:t>Data Access Objects</w:t>
              </w:r>
            </w:ins>
          </w:p>
        </w:tc>
      </w:tr>
      <w:tr w:rsidR="00B82063" w:rsidRPr="00F758B3" w14:paraId="3C6569A8" w14:textId="77777777" w:rsidTr="0062322A">
        <w:trPr>
          <w:cnfStyle w:val="000000100000" w:firstRow="0" w:lastRow="0" w:firstColumn="0" w:lastColumn="0" w:oddVBand="0" w:evenVBand="0" w:oddHBand="1" w:evenHBand="0" w:firstRowFirstColumn="0" w:firstRowLastColumn="0" w:lastRowFirstColumn="0" w:lastRowLastColumn="0"/>
          <w:ins w:id="2387"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0B6C2FDF" w14:textId="77777777" w:rsidR="00B82063" w:rsidRPr="00F758B3" w:rsidRDefault="00B82063" w:rsidP="00F758B3">
            <w:pPr>
              <w:spacing w:after="240" w:line="360" w:lineRule="auto"/>
              <w:contextualSpacing/>
              <w:jc w:val="both"/>
              <w:rPr>
                <w:ins w:id="2388" w:author="Chara Katiri" w:date="2015-04-12T00:19:00Z"/>
                <w:rFonts w:ascii="Times" w:eastAsia="Times New Roman" w:hAnsi="Times" w:cs="Times New Roman"/>
                <w:b w:val="0"/>
                <w:bCs w:val="0"/>
                <w:sz w:val="22"/>
                <w:szCs w:val="22"/>
                <w:lang w:val="en-GB"/>
                <w:rPrChange w:id="2389" w:author="Chara Katiri" w:date="2015-05-12T13:05:00Z">
                  <w:rPr>
                    <w:ins w:id="2390" w:author="Chara Katiri" w:date="2015-04-12T00:19:00Z"/>
                    <w:rFonts w:ascii="Times" w:eastAsia="Times New Roman" w:hAnsi="Times" w:cs="Times New Roman"/>
                    <w:b w:val="0"/>
                    <w:bCs w:val="0"/>
                    <w:sz w:val="22"/>
                    <w:szCs w:val="22"/>
                    <w:lang w:val="en-GB"/>
                  </w:rPr>
                </w:rPrChange>
              </w:rPr>
              <w:pPrChange w:id="2391" w:author="Chara Katiri" w:date="2015-05-12T13:05:00Z">
                <w:pPr>
                  <w:spacing w:after="240" w:line="360" w:lineRule="auto"/>
                  <w:contextualSpacing/>
                  <w:jc w:val="both"/>
                </w:pPr>
              </w:pPrChange>
            </w:pPr>
            <w:ins w:id="2392" w:author="Chara Katiri" w:date="2015-04-12T00:19:00Z">
              <w:r w:rsidRPr="00F758B3">
                <w:rPr>
                  <w:rFonts w:ascii="Times" w:eastAsia="Times New Roman" w:hAnsi="Times" w:cs="Times New Roman"/>
                  <w:sz w:val="22"/>
                  <w:szCs w:val="22"/>
                  <w:lang w:val="en-GB"/>
                  <w:rPrChange w:id="2393" w:author="Chara Katiri" w:date="2015-05-12T13:05:00Z">
                    <w:rPr>
                      <w:rFonts w:ascii="Times" w:eastAsia="Times New Roman" w:hAnsi="Times" w:cs="Times New Roman"/>
                      <w:sz w:val="22"/>
                      <w:szCs w:val="22"/>
                      <w:lang w:val="en-GB"/>
                    </w:rPr>
                  </w:rPrChange>
                </w:rPr>
                <w:t>DI</w:t>
              </w:r>
            </w:ins>
          </w:p>
        </w:tc>
        <w:tc>
          <w:tcPr>
            <w:tcW w:w="6804" w:type="dxa"/>
          </w:tcPr>
          <w:p w14:paraId="50753B01"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394" w:author="Chara Katiri" w:date="2015-04-12T00:19:00Z"/>
                <w:rFonts w:ascii="Times" w:eastAsia="Times New Roman" w:hAnsi="Times" w:cs="Times New Roman"/>
                <w:sz w:val="22"/>
                <w:szCs w:val="22"/>
                <w:lang w:val="en-GB"/>
                <w:rPrChange w:id="2395" w:author="Chara Katiri" w:date="2015-05-12T13:05:00Z">
                  <w:rPr>
                    <w:ins w:id="2396" w:author="Chara Katiri" w:date="2015-04-12T00:19:00Z"/>
                    <w:rFonts w:ascii="Times" w:eastAsia="Times New Roman" w:hAnsi="Times" w:cs="Times New Roman"/>
                    <w:sz w:val="22"/>
                    <w:szCs w:val="22"/>
                    <w:lang w:val="en-GB"/>
                  </w:rPr>
                </w:rPrChange>
              </w:rPr>
              <w:pPrChange w:id="2397"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398" w:author="Chara Katiri" w:date="2015-04-12T00:20:00Z">
              <w:r w:rsidRPr="00F758B3">
                <w:rPr>
                  <w:rFonts w:ascii="Times" w:eastAsia="Times New Roman" w:hAnsi="Times" w:cs="Times New Roman"/>
                  <w:sz w:val="22"/>
                  <w:szCs w:val="22"/>
                  <w:lang w:val="en-GB"/>
                  <w:rPrChange w:id="2399" w:author="Chara Katiri" w:date="2015-05-12T13:05:00Z">
                    <w:rPr>
                      <w:rFonts w:ascii="Times" w:eastAsia="Times New Roman" w:hAnsi="Times" w:cs="Times New Roman"/>
                      <w:sz w:val="22"/>
                      <w:szCs w:val="22"/>
                      <w:lang w:val="en-GB"/>
                    </w:rPr>
                  </w:rPrChange>
                </w:rPr>
                <w:t>Dependency Injection</w:t>
              </w:r>
            </w:ins>
          </w:p>
        </w:tc>
      </w:tr>
      <w:tr w:rsidR="00B82063" w:rsidRPr="00F758B3" w14:paraId="66D5D89C" w14:textId="77777777" w:rsidTr="0062322A">
        <w:trPr>
          <w:ins w:id="2400"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19933923" w14:textId="77777777" w:rsidR="00B82063" w:rsidRPr="00F758B3" w:rsidRDefault="00B82063" w:rsidP="00F758B3">
            <w:pPr>
              <w:spacing w:after="240" w:line="360" w:lineRule="auto"/>
              <w:contextualSpacing/>
              <w:jc w:val="both"/>
              <w:rPr>
                <w:ins w:id="2401" w:author="Chara Katiri" w:date="2015-04-10T22:05:00Z"/>
                <w:rFonts w:ascii="Times" w:eastAsia="Times New Roman" w:hAnsi="Times" w:cs="Times New Roman"/>
                <w:b w:val="0"/>
                <w:bCs w:val="0"/>
                <w:sz w:val="22"/>
                <w:szCs w:val="22"/>
                <w:lang w:val="en-GB"/>
                <w:rPrChange w:id="2402" w:author="Chara Katiri" w:date="2015-05-12T13:05:00Z">
                  <w:rPr>
                    <w:ins w:id="2403" w:author="Chara Katiri" w:date="2015-04-10T22:05:00Z"/>
                    <w:rFonts w:ascii="Times" w:eastAsia="Times New Roman" w:hAnsi="Times" w:cs="Times New Roman"/>
                    <w:b w:val="0"/>
                    <w:bCs w:val="0"/>
                    <w:sz w:val="22"/>
                    <w:szCs w:val="22"/>
                    <w:lang w:val="en-GB"/>
                  </w:rPr>
                </w:rPrChange>
              </w:rPr>
              <w:pPrChange w:id="2404" w:author="Chara Katiri" w:date="2015-05-12T13:05:00Z">
                <w:pPr>
                  <w:spacing w:after="240" w:line="360" w:lineRule="auto"/>
                  <w:contextualSpacing/>
                  <w:jc w:val="both"/>
                </w:pPr>
              </w:pPrChange>
            </w:pPr>
            <w:ins w:id="2405" w:author="Chara Katiri" w:date="2015-04-10T22:05:00Z">
              <w:r w:rsidRPr="00F758B3">
                <w:rPr>
                  <w:rFonts w:ascii="Times" w:eastAsia="Times New Roman" w:hAnsi="Times" w:cs="Times New Roman"/>
                  <w:sz w:val="22"/>
                  <w:szCs w:val="22"/>
                  <w:lang w:val="en-GB"/>
                  <w:rPrChange w:id="2406" w:author="Chara Katiri" w:date="2015-05-12T13:05:00Z">
                    <w:rPr>
                      <w:rFonts w:ascii="Times" w:eastAsia="Times New Roman" w:hAnsi="Times" w:cs="Times New Roman"/>
                      <w:sz w:val="22"/>
                      <w:szCs w:val="22"/>
                      <w:lang w:val="en-GB"/>
                    </w:rPr>
                  </w:rPrChange>
                </w:rPr>
                <w:t>ERP</w:t>
              </w:r>
            </w:ins>
          </w:p>
        </w:tc>
        <w:tc>
          <w:tcPr>
            <w:tcW w:w="6804" w:type="dxa"/>
          </w:tcPr>
          <w:p w14:paraId="4003A4CB"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407" w:author="Chara Katiri" w:date="2015-04-10T22:05:00Z"/>
                <w:rFonts w:ascii="Times" w:eastAsia="Times New Roman" w:hAnsi="Times" w:cs="Times New Roman"/>
                <w:sz w:val="22"/>
                <w:szCs w:val="22"/>
                <w:lang w:val="en-GB"/>
                <w:rPrChange w:id="2408" w:author="Chara Katiri" w:date="2015-05-12T13:05:00Z">
                  <w:rPr>
                    <w:ins w:id="2409" w:author="Chara Katiri" w:date="2015-04-10T22:05:00Z"/>
                    <w:rFonts w:ascii="Times" w:eastAsia="Times New Roman" w:hAnsi="Times" w:cs="Times New Roman"/>
                    <w:sz w:val="22"/>
                    <w:szCs w:val="22"/>
                    <w:lang w:val="en-GB"/>
                  </w:rPr>
                </w:rPrChange>
              </w:rPr>
              <w:pPrChange w:id="2410"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411" w:author="Chara Katiri" w:date="2015-04-10T22:05:00Z">
              <w:r w:rsidRPr="00F758B3">
                <w:rPr>
                  <w:rFonts w:ascii="Times" w:eastAsia="Times New Roman" w:hAnsi="Times" w:cs="Times New Roman"/>
                  <w:sz w:val="22"/>
                  <w:szCs w:val="22"/>
                  <w:lang w:val="en-GB"/>
                  <w:rPrChange w:id="2412" w:author="Chara Katiri" w:date="2015-05-12T13:05:00Z">
                    <w:rPr>
                      <w:rFonts w:ascii="Times" w:eastAsia="Times New Roman" w:hAnsi="Times" w:cs="Times New Roman"/>
                      <w:sz w:val="22"/>
                      <w:szCs w:val="22"/>
                      <w:lang w:val="en-GB"/>
                    </w:rPr>
                  </w:rPrChange>
                </w:rPr>
                <w:t>Enterprise Resource Planning</w:t>
              </w:r>
            </w:ins>
          </w:p>
        </w:tc>
      </w:tr>
      <w:tr w:rsidR="00B82063" w:rsidRPr="00F758B3" w14:paraId="1E1998E5" w14:textId="77777777" w:rsidTr="0062322A">
        <w:trPr>
          <w:cnfStyle w:val="000000100000" w:firstRow="0" w:lastRow="0" w:firstColumn="0" w:lastColumn="0" w:oddVBand="0" w:evenVBand="0" w:oddHBand="1" w:evenHBand="0" w:firstRowFirstColumn="0" w:firstRowLastColumn="0" w:lastRowFirstColumn="0" w:lastRowLastColumn="0"/>
          <w:ins w:id="2413"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4E3C2D9" w14:textId="77777777" w:rsidR="00B82063" w:rsidRPr="00F758B3" w:rsidRDefault="00B82063" w:rsidP="00F758B3">
            <w:pPr>
              <w:spacing w:after="240" w:line="360" w:lineRule="auto"/>
              <w:contextualSpacing/>
              <w:jc w:val="both"/>
              <w:rPr>
                <w:ins w:id="2414" w:author="Chara Katiri" w:date="2015-04-11T19:19:00Z"/>
                <w:rFonts w:ascii="Times" w:eastAsia="Times New Roman" w:hAnsi="Times" w:cs="Times New Roman"/>
                <w:b w:val="0"/>
                <w:bCs w:val="0"/>
                <w:sz w:val="22"/>
                <w:szCs w:val="22"/>
                <w:lang w:val="en-GB"/>
                <w:rPrChange w:id="2415" w:author="Chara Katiri" w:date="2015-05-12T13:05:00Z">
                  <w:rPr>
                    <w:ins w:id="2416" w:author="Chara Katiri" w:date="2015-04-11T19:19:00Z"/>
                    <w:rFonts w:ascii="Times" w:eastAsia="Times New Roman" w:hAnsi="Times" w:cs="Times New Roman"/>
                    <w:b w:val="0"/>
                    <w:bCs w:val="0"/>
                    <w:sz w:val="22"/>
                    <w:szCs w:val="22"/>
                    <w:lang w:val="en-GB"/>
                  </w:rPr>
                </w:rPrChange>
              </w:rPr>
              <w:pPrChange w:id="2417" w:author="Chara Katiri" w:date="2015-05-12T13:05:00Z">
                <w:pPr>
                  <w:spacing w:after="240" w:line="360" w:lineRule="auto"/>
                  <w:contextualSpacing/>
                  <w:jc w:val="both"/>
                </w:pPr>
              </w:pPrChange>
            </w:pPr>
            <w:ins w:id="2418" w:author="Chara Katiri" w:date="2015-04-11T19:19:00Z">
              <w:r w:rsidRPr="00F758B3">
                <w:rPr>
                  <w:rFonts w:ascii="Times" w:eastAsia="Times New Roman" w:hAnsi="Times" w:cs="Times New Roman"/>
                  <w:sz w:val="22"/>
                  <w:szCs w:val="22"/>
                  <w:lang w:val="en-GB"/>
                  <w:rPrChange w:id="2419" w:author="Chara Katiri" w:date="2015-05-12T13:05:00Z">
                    <w:rPr>
                      <w:rFonts w:ascii="Times" w:eastAsia="Times New Roman" w:hAnsi="Times" w:cs="Times New Roman"/>
                      <w:sz w:val="22"/>
                      <w:szCs w:val="22"/>
                      <w:lang w:val="en-GB"/>
                    </w:rPr>
                  </w:rPrChange>
                </w:rPr>
                <w:t>HLD</w:t>
              </w:r>
            </w:ins>
          </w:p>
        </w:tc>
        <w:tc>
          <w:tcPr>
            <w:tcW w:w="6804" w:type="dxa"/>
          </w:tcPr>
          <w:p w14:paraId="20B6C112"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420" w:author="Chara Katiri" w:date="2015-04-11T19:19:00Z"/>
                <w:rFonts w:ascii="Times" w:eastAsia="Times New Roman" w:hAnsi="Times" w:cs="Times New Roman"/>
                <w:sz w:val="22"/>
                <w:szCs w:val="22"/>
                <w:lang w:val="en-GB"/>
                <w:rPrChange w:id="2421" w:author="Chara Katiri" w:date="2015-05-12T13:05:00Z">
                  <w:rPr>
                    <w:ins w:id="2422" w:author="Chara Katiri" w:date="2015-04-11T19:19:00Z"/>
                    <w:rFonts w:ascii="Times" w:eastAsia="Times New Roman" w:hAnsi="Times" w:cs="Times New Roman"/>
                    <w:sz w:val="22"/>
                    <w:szCs w:val="22"/>
                    <w:lang w:val="en-GB"/>
                  </w:rPr>
                </w:rPrChange>
              </w:rPr>
              <w:pPrChange w:id="2423"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424" w:author="Chara Katiri" w:date="2015-04-11T19:19:00Z">
              <w:r w:rsidRPr="00F758B3">
                <w:rPr>
                  <w:rFonts w:ascii="Times" w:eastAsia="Times New Roman" w:hAnsi="Times" w:cs="Times New Roman"/>
                  <w:sz w:val="22"/>
                  <w:szCs w:val="22"/>
                  <w:lang w:val="en-GB"/>
                  <w:rPrChange w:id="2425" w:author="Chara Katiri" w:date="2015-05-12T13:05:00Z">
                    <w:rPr>
                      <w:rFonts w:ascii="Times" w:eastAsia="Times New Roman" w:hAnsi="Times" w:cs="Times New Roman"/>
                      <w:sz w:val="22"/>
                      <w:szCs w:val="22"/>
                      <w:lang w:val="en-GB"/>
                    </w:rPr>
                  </w:rPrChange>
                </w:rPr>
                <w:t>High Level Design</w:t>
              </w:r>
            </w:ins>
          </w:p>
        </w:tc>
      </w:tr>
      <w:tr w:rsidR="00B82063" w:rsidRPr="00F758B3" w14:paraId="4A5F65E3"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570B5C5C"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426" w:author="Chara Katiri" w:date="2015-05-12T13:05:00Z">
                  <w:rPr>
                    <w:rFonts w:ascii="Times" w:eastAsia="Times New Roman" w:hAnsi="Times" w:cs="Times New Roman"/>
                    <w:b w:val="0"/>
                    <w:bCs w:val="0"/>
                    <w:sz w:val="22"/>
                    <w:szCs w:val="22"/>
                    <w:lang w:val="en-GB"/>
                  </w:rPr>
                </w:rPrChange>
              </w:rPr>
              <w:pPrChange w:id="2427"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428" w:author="Chara Katiri" w:date="2015-05-12T13:05:00Z">
                  <w:rPr>
                    <w:rFonts w:ascii="Times" w:eastAsia="Times New Roman" w:hAnsi="Times" w:cs="Times New Roman"/>
                    <w:sz w:val="22"/>
                    <w:szCs w:val="22"/>
                    <w:lang w:val="en-GB"/>
                  </w:rPr>
                </w:rPrChange>
              </w:rPr>
              <w:t>HTTPS</w:t>
            </w:r>
          </w:p>
        </w:tc>
        <w:tc>
          <w:tcPr>
            <w:tcW w:w="6804" w:type="dxa"/>
          </w:tcPr>
          <w:p w14:paraId="69E32716"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429" w:author="Chara Katiri" w:date="2015-05-12T13:05:00Z">
                  <w:rPr>
                    <w:rFonts w:ascii="Times" w:eastAsia="Times New Roman" w:hAnsi="Times" w:cs="Times New Roman"/>
                    <w:sz w:val="22"/>
                    <w:szCs w:val="22"/>
                    <w:lang w:val="en-GB"/>
                  </w:rPr>
                </w:rPrChange>
              </w:rPr>
              <w:pPrChange w:id="2430"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2431" w:author="Chara Katiri" w:date="2015-05-12T13:05:00Z">
                  <w:rPr>
                    <w:rFonts w:ascii="Times" w:eastAsia="Times New Roman" w:hAnsi="Times" w:cs="Times New Roman"/>
                    <w:sz w:val="22"/>
                    <w:szCs w:val="22"/>
                    <w:shd w:val="clear" w:color="auto" w:fill="FFFFFF"/>
                    <w:lang w:val="en-GB"/>
                  </w:rPr>
                </w:rPrChange>
              </w:rPr>
              <w:t>Hyper Text Protocol Secure</w:t>
            </w:r>
          </w:p>
        </w:tc>
      </w:tr>
      <w:tr w:rsidR="00B82063" w:rsidRPr="00F758B3" w14:paraId="7B8340BC" w14:textId="77777777" w:rsidTr="0062322A">
        <w:trPr>
          <w:cnfStyle w:val="000000100000" w:firstRow="0" w:lastRow="0" w:firstColumn="0" w:lastColumn="0" w:oddVBand="0" w:evenVBand="0" w:oddHBand="1" w:evenHBand="0" w:firstRowFirstColumn="0" w:firstRowLastColumn="0" w:lastRowFirstColumn="0" w:lastRowLastColumn="0"/>
          <w:ins w:id="2432" w:author="Chara Katiri" w:date="2015-05-02T16:45:00Z"/>
        </w:trPr>
        <w:tc>
          <w:tcPr>
            <w:cnfStyle w:val="001000000000" w:firstRow="0" w:lastRow="0" w:firstColumn="1" w:lastColumn="0" w:oddVBand="0" w:evenVBand="0" w:oddHBand="0" w:evenHBand="0" w:firstRowFirstColumn="0" w:firstRowLastColumn="0" w:lastRowFirstColumn="0" w:lastRowLastColumn="0"/>
            <w:tcW w:w="2518" w:type="dxa"/>
          </w:tcPr>
          <w:p w14:paraId="48D488B6" w14:textId="77777777" w:rsidR="00B82063" w:rsidRPr="00F758B3" w:rsidRDefault="00B82063" w:rsidP="00F758B3">
            <w:pPr>
              <w:spacing w:after="240" w:line="360" w:lineRule="auto"/>
              <w:contextualSpacing/>
              <w:jc w:val="both"/>
              <w:rPr>
                <w:ins w:id="2433" w:author="Chara Katiri" w:date="2015-05-02T16:45:00Z"/>
                <w:rFonts w:ascii="Times" w:eastAsia="Times New Roman" w:hAnsi="Times" w:cs="Times New Roman"/>
                <w:b w:val="0"/>
                <w:bCs w:val="0"/>
                <w:sz w:val="22"/>
                <w:szCs w:val="22"/>
                <w:lang w:val="en-GB"/>
                <w:rPrChange w:id="2434" w:author="Chara Katiri" w:date="2015-05-12T13:05:00Z">
                  <w:rPr>
                    <w:ins w:id="2435" w:author="Chara Katiri" w:date="2015-05-02T16:45:00Z"/>
                    <w:rFonts w:ascii="Times" w:eastAsia="Times New Roman" w:hAnsi="Times" w:cs="Times New Roman"/>
                    <w:b w:val="0"/>
                    <w:bCs w:val="0"/>
                    <w:sz w:val="22"/>
                    <w:szCs w:val="22"/>
                    <w:lang w:val="en-GB"/>
                  </w:rPr>
                </w:rPrChange>
              </w:rPr>
              <w:pPrChange w:id="2436" w:author="Chara Katiri" w:date="2015-05-12T13:05:00Z">
                <w:pPr>
                  <w:spacing w:after="240" w:line="360" w:lineRule="auto"/>
                  <w:contextualSpacing/>
                  <w:jc w:val="both"/>
                </w:pPr>
              </w:pPrChange>
            </w:pPr>
            <w:ins w:id="2437" w:author="Chara Katiri" w:date="2015-05-02T16:45:00Z">
              <w:r w:rsidRPr="00F758B3">
                <w:rPr>
                  <w:rFonts w:ascii="Times" w:eastAsia="Times New Roman" w:hAnsi="Times" w:cs="Times New Roman"/>
                  <w:sz w:val="22"/>
                  <w:szCs w:val="22"/>
                  <w:shd w:val="clear" w:color="auto" w:fill="FFFFFF"/>
                  <w:lang w:val="en-GB"/>
                  <w:rPrChange w:id="2438" w:author="Chara Katiri" w:date="2015-05-12T13:05:00Z">
                    <w:rPr>
                      <w:rFonts w:ascii="Times" w:eastAsia="Times New Roman" w:hAnsi="Times" w:cs="Times New Roman"/>
                      <w:sz w:val="22"/>
                      <w:szCs w:val="22"/>
                      <w:shd w:val="clear" w:color="auto" w:fill="FFFFFF"/>
                      <w:lang w:val="en-GB"/>
                    </w:rPr>
                  </w:rPrChange>
                </w:rPr>
                <w:t>IETF</w:t>
              </w:r>
            </w:ins>
          </w:p>
        </w:tc>
        <w:tc>
          <w:tcPr>
            <w:tcW w:w="6804" w:type="dxa"/>
          </w:tcPr>
          <w:p w14:paraId="1C8D8064"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439" w:author="Chara Katiri" w:date="2015-05-02T16:45:00Z"/>
                <w:rFonts w:ascii="Times" w:eastAsia="Times New Roman" w:hAnsi="Times" w:cs="Times New Roman"/>
                <w:sz w:val="22"/>
                <w:szCs w:val="22"/>
                <w:lang w:val="en-GB"/>
                <w:rPrChange w:id="2440" w:author="Chara Katiri" w:date="2015-05-12T13:05:00Z">
                  <w:rPr>
                    <w:ins w:id="2441" w:author="Chara Katiri" w:date="2015-05-02T16:45:00Z"/>
                    <w:rFonts w:ascii="Times" w:eastAsia="Times New Roman" w:hAnsi="Times" w:cs="Times New Roman"/>
                    <w:sz w:val="22"/>
                    <w:szCs w:val="22"/>
                    <w:lang w:val="en-GB"/>
                  </w:rPr>
                </w:rPrChange>
              </w:rPr>
              <w:pPrChange w:id="2442"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443" w:author="Chara Katiri" w:date="2015-05-02T16:45:00Z">
              <w:r w:rsidRPr="00F758B3">
                <w:rPr>
                  <w:rFonts w:ascii="Times" w:eastAsia="Times New Roman" w:hAnsi="Times" w:cs="Times New Roman"/>
                  <w:sz w:val="22"/>
                  <w:szCs w:val="22"/>
                  <w:shd w:val="clear" w:color="auto" w:fill="FFFFFF"/>
                  <w:lang w:val="en-GB"/>
                  <w:rPrChange w:id="2444" w:author="Chara Katiri" w:date="2015-05-12T13:05:00Z">
                    <w:rPr>
                      <w:rFonts w:ascii="Times" w:eastAsia="Times New Roman" w:hAnsi="Times" w:cs="Times New Roman"/>
                      <w:sz w:val="22"/>
                      <w:szCs w:val="22"/>
                      <w:shd w:val="clear" w:color="auto" w:fill="FFFFFF"/>
                      <w:lang w:val="en-GB"/>
                    </w:rPr>
                  </w:rPrChange>
                </w:rPr>
                <w:t xml:space="preserve">Internet Engineering Task Force </w:t>
              </w:r>
            </w:ins>
          </w:p>
        </w:tc>
      </w:tr>
      <w:tr w:rsidR="00B82063" w:rsidRPr="00F758B3" w14:paraId="353EE886" w14:textId="77777777" w:rsidTr="0062322A">
        <w:trPr>
          <w:ins w:id="2445"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75576647" w14:textId="77777777" w:rsidR="00B82063" w:rsidRPr="00F758B3" w:rsidRDefault="00B82063" w:rsidP="00F758B3">
            <w:pPr>
              <w:spacing w:after="240" w:line="360" w:lineRule="auto"/>
              <w:contextualSpacing/>
              <w:jc w:val="both"/>
              <w:rPr>
                <w:ins w:id="2446" w:author="Chara Katiri" w:date="2015-04-12T00:19:00Z"/>
                <w:rFonts w:ascii="Times" w:eastAsia="Times New Roman" w:hAnsi="Times" w:cs="Times New Roman"/>
                <w:b w:val="0"/>
                <w:bCs w:val="0"/>
                <w:sz w:val="22"/>
                <w:szCs w:val="22"/>
                <w:lang w:val="en-GB"/>
                <w:rPrChange w:id="2447" w:author="Chara Katiri" w:date="2015-05-12T13:05:00Z">
                  <w:rPr>
                    <w:ins w:id="2448" w:author="Chara Katiri" w:date="2015-04-12T00:19:00Z"/>
                    <w:rFonts w:ascii="Times" w:eastAsia="Times New Roman" w:hAnsi="Times" w:cs="Times New Roman"/>
                    <w:b w:val="0"/>
                    <w:bCs w:val="0"/>
                    <w:sz w:val="22"/>
                    <w:szCs w:val="22"/>
                    <w:lang w:val="en-GB"/>
                  </w:rPr>
                </w:rPrChange>
              </w:rPr>
              <w:pPrChange w:id="2449" w:author="Chara Katiri" w:date="2015-05-12T13:05:00Z">
                <w:pPr>
                  <w:spacing w:after="240" w:line="360" w:lineRule="auto"/>
                  <w:contextualSpacing/>
                  <w:jc w:val="both"/>
                </w:pPr>
              </w:pPrChange>
            </w:pPr>
            <w:ins w:id="2450" w:author="Chara Katiri" w:date="2015-04-12T00:19:00Z">
              <w:r w:rsidRPr="00F758B3">
                <w:rPr>
                  <w:rFonts w:ascii="Times" w:eastAsia="Times New Roman" w:hAnsi="Times" w:cs="Times New Roman"/>
                  <w:sz w:val="22"/>
                  <w:szCs w:val="22"/>
                  <w:lang w:val="en-GB"/>
                  <w:rPrChange w:id="2451" w:author="Chara Katiri" w:date="2015-05-12T13:05:00Z">
                    <w:rPr>
                      <w:rFonts w:ascii="Times" w:eastAsia="Times New Roman" w:hAnsi="Times" w:cs="Times New Roman"/>
                      <w:sz w:val="22"/>
                      <w:szCs w:val="22"/>
                      <w:lang w:val="en-GB"/>
                    </w:rPr>
                  </w:rPrChange>
                </w:rPr>
                <w:t>IoC</w:t>
              </w:r>
            </w:ins>
          </w:p>
        </w:tc>
        <w:tc>
          <w:tcPr>
            <w:tcW w:w="6804" w:type="dxa"/>
          </w:tcPr>
          <w:p w14:paraId="34FBA6E8"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452" w:author="Chara Katiri" w:date="2015-04-12T00:19:00Z"/>
                <w:rFonts w:ascii="Times" w:eastAsia="Times New Roman" w:hAnsi="Times" w:cs="Times New Roman"/>
                <w:sz w:val="22"/>
                <w:szCs w:val="22"/>
                <w:lang w:val="en-GB"/>
                <w:rPrChange w:id="2453" w:author="Chara Katiri" w:date="2015-05-12T13:05:00Z">
                  <w:rPr>
                    <w:ins w:id="2454" w:author="Chara Katiri" w:date="2015-04-12T00:19:00Z"/>
                    <w:rFonts w:ascii="Times" w:eastAsia="Times New Roman" w:hAnsi="Times" w:cs="Times New Roman"/>
                    <w:sz w:val="22"/>
                    <w:szCs w:val="22"/>
                    <w:lang w:val="en-GB"/>
                  </w:rPr>
                </w:rPrChange>
              </w:rPr>
              <w:pPrChange w:id="2455"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456" w:author="Chara Katiri" w:date="2015-04-12T00:19:00Z">
              <w:r w:rsidRPr="00F758B3">
                <w:rPr>
                  <w:rFonts w:ascii="Times" w:eastAsia="Times New Roman" w:hAnsi="Times" w:cs="Times New Roman"/>
                  <w:sz w:val="22"/>
                  <w:szCs w:val="22"/>
                  <w:lang w:val="en-GB"/>
                  <w:rPrChange w:id="2457" w:author="Chara Katiri" w:date="2015-05-12T13:05:00Z">
                    <w:rPr>
                      <w:rFonts w:ascii="Times" w:eastAsia="Times New Roman" w:hAnsi="Times" w:cs="Times New Roman"/>
                      <w:sz w:val="22"/>
                      <w:szCs w:val="22"/>
                      <w:lang w:val="en-GB"/>
                    </w:rPr>
                  </w:rPrChange>
                </w:rPr>
                <w:t>Inversion of Control</w:t>
              </w:r>
            </w:ins>
          </w:p>
        </w:tc>
      </w:tr>
      <w:tr w:rsidR="00B82063" w:rsidRPr="00F758B3" w14:paraId="7C1E067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96B3924"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458" w:author="Chara Katiri" w:date="2015-05-12T13:05:00Z">
                  <w:rPr>
                    <w:rFonts w:ascii="Times" w:eastAsia="Times New Roman" w:hAnsi="Times" w:cs="Times New Roman"/>
                    <w:b w:val="0"/>
                    <w:bCs w:val="0"/>
                    <w:sz w:val="22"/>
                    <w:szCs w:val="22"/>
                    <w:lang w:val="en-GB"/>
                  </w:rPr>
                </w:rPrChange>
              </w:rPr>
              <w:pPrChange w:id="2459"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460" w:author="Chara Katiri" w:date="2015-05-12T13:05:00Z">
                  <w:rPr>
                    <w:rFonts w:ascii="Times" w:eastAsia="Times New Roman" w:hAnsi="Times" w:cs="Times New Roman"/>
                    <w:sz w:val="22"/>
                    <w:szCs w:val="22"/>
                    <w:lang w:val="en-GB"/>
                  </w:rPr>
                </w:rPrChange>
              </w:rPr>
              <w:t>IST</w:t>
            </w:r>
          </w:p>
        </w:tc>
        <w:tc>
          <w:tcPr>
            <w:tcW w:w="6804" w:type="dxa"/>
          </w:tcPr>
          <w:p w14:paraId="317BF977"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461" w:author="Chara Katiri" w:date="2015-05-12T13:05:00Z">
                  <w:rPr>
                    <w:rFonts w:ascii="Times" w:eastAsia="Times New Roman" w:hAnsi="Times" w:cs="Times New Roman"/>
                    <w:sz w:val="22"/>
                    <w:szCs w:val="22"/>
                    <w:lang w:val="en-GB"/>
                  </w:rPr>
                </w:rPrChange>
              </w:rPr>
              <w:pPrChange w:id="2462"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463" w:author="Chara Katiri" w:date="2015-05-12T13:05:00Z">
                  <w:rPr>
                    <w:rFonts w:ascii="Times" w:eastAsia="Times New Roman" w:hAnsi="Times" w:cs="Times New Roman"/>
                    <w:sz w:val="22"/>
                    <w:szCs w:val="22"/>
                    <w:lang w:val="en-GB"/>
                  </w:rPr>
                </w:rPrChange>
              </w:rPr>
              <w:t>Integrated Systems Testing</w:t>
            </w:r>
          </w:p>
        </w:tc>
      </w:tr>
      <w:tr w:rsidR="00B82063" w:rsidRPr="00F758B3" w14:paraId="4B0B1FB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EB2B4C"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464" w:author="Chara Katiri" w:date="2015-05-12T13:05:00Z">
                  <w:rPr>
                    <w:rFonts w:ascii="Times" w:eastAsia="Times New Roman" w:hAnsi="Times" w:cs="Times New Roman"/>
                    <w:b w:val="0"/>
                    <w:bCs w:val="0"/>
                    <w:sz w:val="22"/>
                    <w:szCs w:val="22"/>
                    <w:lang w:val="en-GB"/>
                  </w:rPr>
                </w:rPrChange>
              </w:rPr>
              <w:pPrChange w:id="2465"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466" w:author="Chara Katiri" w:date="2015-05-12T13:05:00Z">
                  <w:rPr>
                    <w:rFonts w:ascii="Times" w:eastAsia="Times New Roman" w:hAnsi="Times" w:cs="Times New Roman"/>
                    <w:sz w:val="22"/>
                    <w:szCs w:val="22"/>
                    <w:lang w:val="en-GB"/>
                  </w:rPr>
                </w:rPrChange>
              </w:rPr>
              <w:t>JDBC</w:t>
            </w:r>
          </w:p>
        </w:tc>
        <w:tc>
          <w:tcPr>
            <w:tcW w:w="6804" w:type="dxa"/>
          </w:tcPr>
          <w:p w14:paraId="26E8C645"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467" w:author="Chara Katiri" w:date="2015-05-12T13:05:00Z">
                  <w:rPr>
                    <w:rFonts w:ascii="Times" w:eastAsia="Times New Roman" w:hAnsi="Times" w:cs="Times New Roman"/>
                    <w:sz w:val="22"/>
                    <w:szCs w:val="22"/>
                    <w:lang w:val="en-GB"/>
                  </w:rPr>
                </w:rPrChange>
              </w:rPr>
              <w:pPrChange w:id="2468"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469" w:author="Chara Katiri" w:date="2015-05-12T13:05:00Z">
                  <w:rPr>
                    <w:rFonts w:ascii="Times" w:eastAsia="Times New Roman" w:hAnsi="Times" w:cs="Times New Roman"/>
                    <w:sz w:val="22"/>
                    <w:szCs w:val="22"/>
                    <w:lang w:val="en-GB"/>
                  </w:rPr>
                </w:rPrChange>
              </w:rPr>
              <w:t>Java DataBase Connectivity</w:t>
            </w:r>
          </w:p>
        </w:tc>
      </w:tr>
      <w:tr w:rsidR="00B82063" w:rsidRPr="00F758B3" w14:paraId="7B09885C"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4CD1A89"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470" w:author="Chara Katiri" w:date="2015-05-12T13:05:00Z">
                  <w:rPr>
                    <w:rFonts w:ascii="Times" w:eastAsia="Times New Roman" w:hAnsi="Times" w:cs="Times New Roman"/>
                    <w:b w:val="0"/>
                    <w:bCs w:val="0"/>
                    <w:sz w:val="22"/>
                    <w:szCs w:val="22"/>
                    <w:lang w:val="en-GB"/>
                  </w:rPr>
                </w:rPrChange>
              </w:rPr>
              <w:pPrChange w:id="2471"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472" w:author="Chara Katiri" w:date="2015-05-12T13:05:00Z">
                  <w:rPr>
                    <w:rFonts w:ascii="Times" w:eastAsia="Times New Roman" w:hAnsi="Times" w:cs="Times New Roman"/>
                    <w:sz w:val="22"/>
                    <w:szCs w:val="22"/>
                    <w:lang w:val="en-GB"/>
                  </w:rPr>
                </w:rPrChange>
              </w:rPr>
              <w:t>JMS</w:t>
            </w:r>
          </w:p>
        </w:tc>
        <w:tc>
          <w:tcPr>
            <w:tcW w:w="6804" w:type="dxa"/>
          </w:tcPr>
          <w:p w14:paraId="4B7FA5D4"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473" w:author="Chara Katiri" w:date="2015-05-12T13:05:00Z">
                  <w:rPr>
                    <w:rFonts w:ascii="Times" w:eastAsia="Times New Roman" w:hAnsi="Times" w:cs="Times New Roman"/>
                    <w:sz w:val="22"/>
                    <w:szCs w:val="22"/>
                    <w:lang w:val="en-GB"/>
                  </w:rPr>
                </w:rPrChange>
              </w:rPr>
              <w:pPrChange w:id="2474"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475" w:author="Chara Katiri" w:date="2015-05-12T13:05:00Z">
                  <w:rPr>
                    <w:rFonts w:ascii="Times" w:eastAsia="Times New Roman" w:hAnsi="Times" w:cs="Times New Roman"/>
                    <w:sz w:val="22"/>
                    <w:szCs w:val="22"/>
                    <w:lang w:val="en-GB"/>
                  </w:rPr>
                </w:rPrChange>
              </w:rPr>
              <w:t>Java Message Service</w:t>
            </w:r>
          </w:p>
        </w:tc>
      </w:tr>
      <w:tr w:rsidR="00B82063" w:rsidRPr="00F758B3" w14:paraId="41778E58" w14:textId="77777777" w:rsidTr="0062322A">
        <w:trPr>
          <w:ins w:id="2476"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37C1232A" w14:textId="77777777" w:rsidR="00B82063" w:rsidRPr="00F758B3" w:rsidRDefault="00B82063" w:rsidP="00F758B3">
            <w:pPr>
              <w:spacing w:after="240" w:line="360" w:lineRule="auto"/>
              <w:contextualSpacing/>
              <w:jc w:val="both"/>
              <w:rPr>
                <w:ins w:id="2477" w:author="Chara Katiri" w:date="2015-04-11T02:13:00Z"/>
                <w:rFonts w:ascii="Times" w:eastAsia="Times New Roman" w:hAnsi="Times" w:cs="Times New Roman"/>
                <w:b w:val="0"/>
                <w:bCs w:val="0"/>
                <w:sz w:val="22"/>
                <w:szCs w:val="22"/>
                <w:lang w:val="en-GB"/>
                <w:rPrChange w:id="2478" w:author="Chara Katiri" w:date="2015-05-12T13:05:00Z">
                  <w:rPr>
                    <w:ins w:id="2479" w:author="Chara Katiri" w:date="2015-04-11T02:13:00Z"/>
                    <w:rFonts w:ascii="Times" w:eastAsia="Times New Roman" w:hAnsi="Times" w:cs="Times New Roman"/>
                    <w:b w:val="0"/>
                    <w:bCs w:val="0"/>
                    <w:sz w:val="22"/>
                    <w:szCs w:val="22"/>
                    <w:lang w:val="en-GB"/>
                  </w:rPr>
                </w:rPrChange>
              </w:rPr>
              <w:pPrChange w:id="2480" w:author="Chara Katiri" w:date="2015-05-12T13:05:00Z">
                <w:pPr>
                  <w:spacing w:after="240" w:line="360" w:lineRule="auto"/>
                  <w:contextualSpacing/>
                  <w:jc w:val="both"/>
                </w:pPr>
              </w:pPrChange>
            </w:pPr>
            <w:ins w:id="2481" w:author="Chara Katiri" w:date="2015-04-11T02:13:00Z">
              <w:r w:rsidRPr="00F758B3">
                <w:rPr>
                  <w:rFonts w:ascii="Times" w:eastAsia="Times New Roman" w:hAnsi="Times" w:cs="Times New Roman"/>
                  <w:sz w:val="22"/>
                  <w:szCs w:val="22"/>
                  <w:lang w:val="en-GB"/>
                  <w:rPrChange w:id="2482" w:author="Chara Katiri" w:date="2015-05-12T13:05:00Z">
                    <w:rPr>
                      <w:rFonts w:ascii="Times" w:eastAsia="Times New Roman" w:hAnsi="Times" w:cs="Times New Roman"/>
                      <w:sz w:val="22"/>
                      <w:szCs w:val="22"/>
                      <w:lang w:val="en-GB"/>
                    </w:rPr>
                  </w:rPrChange>
                </w:rPr>
                <w:t>JSF</w:t>
              </w:r>
            </w:ins>
          </w:p>
        </w:tc>
        <w:tc>
          <w:tcPr>
            <w:tcW w:w="6804" w:type="dxa"/>
          </w:tcPr>
          <w:p w14:paraId="076ED1E9" w14:textId="77777777" w:rsidR="00B82063" w:rsidRPr="00F758B3" w:rsidRDefault="00B82063"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483" w:author="Chara Katiri" w:date="2015-04-11T02:13:00Z"/>
                <w:rFonts w:ascii="Times" w:eastAsia="Times New Roman" w:hAnsi="Times" w:cs="Times New Roman"/>
                <w:sz w:val="22"/>
                <w:szCs w:val="22"/>
                <w:lang w:val="en-GB"/>
                <w:rPrChange w:id="2484" w:author="Chara Katiri" w:date="2015-05-12T13:05:00Z">
                  <w:rPr>
                    <w:ins w:id="2485" w:author="Chara Katiri" w:date="2015-04-11T02:13:00Z"/>
                    <w:rFonts w:ascii="Times" w:eastAsia="Times New Roman" w:hAnsi="Times" w:cs="Times New Roman"/>
                    <w:sz w:val="22"/>
                    <w:szCs w:val="22"/>
                    <w:lang w:val="en-GB"/>
                  </w:rPr>
                </w:rPrChange>
              </w:rPr>
              <w:pPrChange w:id="2486"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487" w:author="Chara Katiri" w:date="2015-04-11T02:13:00Z">
              <w:r w:rsidRPr="00F758B3">
                <w:rPr>
                  <w:rFonts w:ascii="Times" w:eastAsia="Times New Roman" w:hAnsi="Times" w:cs="Times New Roman"/>
                  <w:sz w:val="22"/>
                  <w:szCs w:val="22"/>
                  <w:lang w:val="en-GB"/>
                  <w:rPrChange w:id="2488" w:author="Chara Katiri" w:date="2015-05-12T13:05:00Z">
                    <w:rPr>
                      <w:rFonts w:ascii="Times" w:eastAsia="Times New Roman" w:hAnsi="Times" w:cs="Times New Roman"/>
                      <w:sz w:val="22"/>
                      <w:szCs w:val="22"/>
                      <w:lang w:val="en-GB"/>
                    </w:rPr>
                  </w:rPrChange>
                </w:rPr>
                <w:t xml:space="preserve">Java Server Faces </w:t>
              </w:r>
            </w:ins>
          </w:p>
        </w:tc>
      </w:tr>
      <w:tr w:rsidR="00B82063" w:rsidRPr="00F758B3" w14:paraId="2E91A3ED" w14:textId="77777777" w:rsidTr="0062322A">
        <w:trPr>
          <w:cnfStyle w:val="000000100000" w:firstRow="0" w:lastRow="0" w:firstColumn="0" w:lastColumn="0" w:oddVBand="0" w:evenVBand="0" w:oddHBand="1" w:evenHBand="0" w:firstRowFirstColumn="0" w:firstRowLastColumn="0" w:lastRowFirstColumn="0" w:lastRowLastColumn="0"/>
          <w:ins w:id="2489"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229C9060" w14:textId="77777777" w:rsidR="00B82063" w:rsidRPr="00F758B3" w:rsidRDefault="00B82063" w:rsidP="00F758B3">
            <w:pPr>
              <w:spacing w:after="240" w:line="360" w:lineRule="auto"/>
              <w:contextualSpacing/>
              <w:jc w:val="both"/>
              <w:rPr>
                <w:ins w:id="2490" w:author="Chara Katiri" w:date="2015-04-11T02:11:00Z"/>
                <w:rFonts w:ascii="Times" w:eastAsia="Times New Roman" w:hAnsi="Times" w:cs="Times New Roman"/>
                <w:b w:val="0"/>
                <w:bCs w:val="0"/>
                <w:sz w:val="22"/>
                <w:szCs w:val="22"/>
                <w:lang w:val="en-GB"/>
                <w:rPrChange w:id="2491" w:author="Chara Katiri" w:date="2015-05-12T13:05:00Z">
                  <w:rPr>
                    <w:ins w:id="2492" w:author="Chara Katiri" w:date="2015-04-11T02:11:00Z"/>
                    <w:rFonts w:ascii="Times" w:eastAsia="Times New Roman" w:hAnsi="Times" w:cs="Times New Roman"/>
                    <w:b w:val="0"/>
                    <w:bCs w:val="0"/>
                    <w:sz w:val="22"/>
                    <w:szCs w:val="22"/>
                    <w:lang w:val="en-GB"/>
                  </w:rPr>
                </w:rPrChange>
              </w:rPr>
              <w:pPrChange w:id="2493" w:author="Chara Katiri" w:date="2015-05-12T13:05:00Z">
                <w:pPr>
                  <w:spacing w:after="240" w:line="360" w:lineRule="auto"/>
                  <w:contextualSpacing/>
                  <w:jc w:val="both"/>
                </w:pPr>
              </w:pPrChange>
            </w:pPr>
            <w:ins w:id="2494" w:author="Chara Katiri" w:date="2015-04-11T02:11:00Z">
              <w:r w:rsidRPr="00F758B3">
                <w:rPr>
                  <w:rFonts w:ascii="Times" w:eastAsia="Times New Roman" w:hAnsi="Times" w:cs="Times New Roman"/>
                  <w:sz w:val="22"/>
                  <w:szCs w:val="22"/>
                  <w:lang w:val="en-GB"/>
                  <w:rPrChange w:id="2495" w:author="Chara Katiri" w:date="2015-05-12T13:05:00Z">
                    <w:rPr>
                      <w:rFonts w:ascii="Times" w:eastAsia="Times New Roman" w:hAnsi="Times" w:cs="Times New Roman"/>
                      <w:sz w:val="22"/>
                      <w:szCs w:val="22"/>
                      <w:lang w:val="en-GB"/>
                    </w:rPr>
                  </w:rPrChange>
                </w:rPr>
                <w:t>JSR</w:t>
              </w:r>
            </w:ins>
          </w:p>
        </w:tc>
        <w:tc>
          <w:tcPr>
            <w:tcW w:w="6804" w:type="dxa"/>
          </w:tcPr>
          <w:p w14:paraId="6B5B7483" w14:textId="77777777" w:rsidR="00B82063" w:rsidRPr="00F758B3" w:rsidRDefault="00B82063"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2496" w:author="Chara Katiri" w:date="2015-04-11T02:11:00Z"/>
                <w:rFonts w:ascii="Times" w:eastAsia="Times New Roman" w:hAnsi="Times" w:cs="Times New Roman"/>
                <w:sz w:val="22"/>
                <w:szCs w:val="22"/>
                <w:lang w:val="en-GB"/>
                <w:rPrChange w:id="2497" w:author="Chara Katiri" w:date="2015-05-12T13:05:00Z">
                  <w:rPr>
                    <w:ins w:id="2498" w:author="Chara Katiri" w:date="2015-04-11T02:11:00Z"/>
                    <w:rFonts w:ascii="Times" w:eastAsia="Times New Roman" w:hAnsi="Times" w:cs="Times New Roman"/>
                    <w:sz w:val="22"/>
                    <w:szCs w:val="22"/>
                    <w:lang w:val="en-GB"/>
                  </w:rPr>
                </w:rPrChange>
              </w:rPr>
              <w:pPrChange w:id="249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bookmarkStart w:id="2500" w:name="orig"/>
            <w:ins w:id="2501" w:author="Chara Katiri" w:date="2015-04-11T02:11:00Z">
              <w:r w:rsidRPr="00F758B3">
                <w:rPr>
                  <w:rFonts w:ascii="Times" w:eastAsia="Times New Roman" w:hAnsi="Times" w:cs="Times New Roman"/>
                  <w:sz w:val="22"/>
                  <w:szCs w:val="22"/>
                  <w:lang w:val="en-GB"/>
                  <w:rPrChange w:id="2502" w:author="Chara Katiri" w:date="2015-05-12T13:05:00Z">
                    <w:rPr>
                      <w:rFonts w:ascii="Times" w:eastAsia="Times New Roman" w:hAnsi="Times" w:cs="Times New Roman"/>
                      <w:sz w:val="22"/>
                      <w:szCs w:val="22"/>
                      <w:lang w:val="en-GB"/>
                    </w:rPr>
                  </w:rPrChange>
                </w:rPr>
                <w:t xml:space="preserve">Java Specification Request </w:t>
              </w:r>
              <w:bookmarkEnd w:id="2500"/>
            </w:ins>
          </w:p>
        </w:tc>
      </w:tr>
      <w:tr w:rsidR="00B82063" w:rsidRPr="00F758B3" w14:paraId="47667ECE" w14:textId="77777777" w:rsidTr="0062322A">
        <w:trPr>
          <w:ins w:id="2503"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244A88F3" w14:textId="77777777" w:rsidR="00B82063" w:rsidRPr="00F758B3" w:rsidRDefault="00B82063" w:rsidP="00F758B3">
            <w:pPr>
              <w:spacing w:after="240" w:line="360" w:lineRule="auto"/>
              <w:contextualSpacing/>
              <w:jc w:val="both"/>
              <w:rPr>
                <w:ins w:id="2504" w:author="Chara Katiri" w:date="2015-04-11T19:19:00Z"/>
                <w:rFonts w:ascii="Times" w:eastAsia="Times New Roman" w:hAnsi="Times" w:cs="Times New Roman"/>
                <w:b w:val="0"/>
                <w:bCs w:val="0"/>
                <w:sz w:val="22"/>
                <w:szCs w:val="22"/>
                <w:lang w:val="en-GB"/>
                <w:rPrChange w:id="2505" w:author="Chara Katiri" w:date="2015-05-12T13:05:00Z">
                  <w:rPr>
                    <w:ins w:id="2506" w:author="Chara Katiri" w:date="2015-04-11T19:19:00Z"/>
                    <w:rFonts w:ascii="Times" w:eastAsia="Times New Roman" w:hAnsi="Times" w:cs="Times New Roman"/>
                    <w:b w:val="0"/>
                    <w:bCs w:val="0"/>
                    <w:sz w:val="22"/>
                    <w:szCs w:val="22"/>
                    <w:lang w:val="en-GB"/>
                  </w:rPr>
                </w:rPrChange>
              </w:rPr>
              <w:pPrChange w:id="2507" w:author="Chara Katiri" w:date="2015-05-12T13:05:00Z">
                <w:pPr>
                  <w:spacing w:after="240" w:line="360" w:lineRule="auto"/>
                  <w:contextualSpacing/>
                  <w:jc w:val="both"/>
                </w:pPr>
              </w:pPrChange>
            </w:pPr>
            <w:ins w:id="2508" w:author="Chara Katiri" w:date="2015-04-11T19:19:00Z">
              <w:r w:rsidRPr="00F758B3">
                <w:rPr>
                  <w:rFonts w:ascii="Times" w:eastAsia="Times New Roman" w:hAnsi="Times" w:cs="Times New Roman"/>
                  <w:sz w:val="22"/>
                  <w:szCs w:val="22"/>
                  <w:lang w:val="en-GB"/>
                  <w:rPrChange w:id="2509" w:author="Chara Katiri" w:date="2015-05-12T13:05:00Z">
                    <w:rPr>
                      <w:rFonts w:ascii="Times" w:eastAsia="Times New Roman" w:hAnsi="Times" w:cs="Times New Roman"/>
                      <w:sz w:val="22"/>
                      <w:szCs w:val="22"/>
                      <w:lang w:val="en-GB"/>
                    </w:rPr>
                  </w:rPrChange>
                </w:rPr>
                <w:t>LLD</w:t>
              </w:r>
            </w:ins>
          </w:p>
        </w:tc>
        <w:tc>
          <w:tcPr>
            <w:tcW w:w="6804" w:type="dxa"/>
          </w:tcPr>
          <w:p w14:paraId="5A74A18D"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510" w:author="Chara Katiri" w:date="2015-04-11T19:19:00Z"/>
                <w:rFonts w:ascii="Times" w:eastAsia="Times New Roman" w:hAnsi="Times" w:cs="Times New Roman"/>
                <w:sz w:val="22"/>
                <w:szCs w:val="22"/>
                <w:lang w:val="en-GB"/>
                <w:rPrChange w:id="2511" w:author="Chara Katiri" w:date="2015-05-12T13:05:00Z">
                  <w:rPr>
                    <w:ins w:id="2512" w:author="Chara Katiri" w:date="2015-04-11T19:19:00Z"/>
                    <w:rFonts w:ascii="Times" w:eastAsia="Times New Roman" w:hAnsi="Times" w:cs="Times New Roman"/>
                    <w:sz w:val="22"/>
                    <w:szCs w:val="22"/>
                    <w:lang w:val="en-GB"/>
                  </w:rPr>
                </w:rPrChange>
              </w:rPr>
              <w:pPrChange w:id="2513"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514" w:author="Chara Katiri" w:date="2015-04-11T19:20:00Z">
              <w:r w:rsidRPr="00F758B3">
                <w:rPr>
                  <w:rFonts w:ascii="Times" w:eastAsia="Times New Roman" w:hAnsi="Times" w:cs="Times New Roman"/>
                  <w:sz w:val="22"/>
                  <w:szCs w:val="22"/>
                  <w:lang w:val="en-GB"/>
                  <w:rPrChange w:id="2515" w:author="Chara Katiri" w:date="2015-05-12T13:05:00Z">
                    <w:rPr>
                      <w:rFonts w:ascii="Times" w:eastAsia="Times New Roman" w:hAnsi="Times" w:cs="Times New Roman"/>
                      <w:sz w:val="22"/>
                      <w:szCs w:val="22"/>
                      <w:lang w:val="en-GB"/>
                    </w:rPr>
                  </w:rPrChange>
                </w:rPr>
                <w:t xml:space="preserve">Low Level Design </w:t>
              </w:r>
            </w:ins>
          </w:p>
        </w:tc>
      </w:tr>
      <w:tr w:rsidR="00B82063" w:rsidRPr="00F758B3" w14:paraId="26FE462A"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1B83D8"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16" w:author="Chara Katiri" w:date="2015-05-12T13:05:00Z">
                  <w:rPr>
                    <w:rFonts w:ascii="Times" w:eastAsia="Times New Roman" w:hAnsi="Times" w:cs="Times New Roman"/>
                    <w:b w:val="0"/>
                    <w:bCs w:val="0"/>
                    <w:sz w:val="22"/>
                    <w:szCs w:val="22"/>
                    <w:lang w:val="en-GB"/>
                  </w:rPr>
                </w:rPrChange>
              </w:rPr>
              <w:pPrChange w:id="2517"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18" w:author="Chara Katiri" w:date="2015-05-12T13:05:00Z">
                  <w:rPr>
                    <w:rFonts w:ascii="Times" w:eastAsia="Times New Roman" w:hAnsi="Times" w:cs="Times New Roman"/>
                    <w:sz w:val="22"/>
                    <w:szCs w:val="22"/>
                    <w:lang w:val="en-GB"/>
                  </w:rPr>
                </w:rPrChange>
              </w:rPr>
              <w:t>MoSCow</w:t>
            </w:r>
          </w:p>
        </w:tc>
        <w:tc>
          <w:tcPr>
            <w:tcW w:w="6804" w:type="dxa"/>
          </w:tcPr>
          <w:p w14:paraId="349DDB99"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519" w:author="Chara Katiri" w:date="2015-05-12T13:05:00Z">
                  <w:rPr>
                    <w:rFonts w:ascii="Times" w:eastAsia="Times New Roman" w:hAnsi="Times" w:cs="Times New Roman"/>
                    <w:sz w:val="22"/>
                    <w:szCs w:val="22"/>
                    <w:lang w:val="en-GB"/>
                  </w:rPr>
                </w:rPrChange>
              </w:rPr>
              <w:pPrChange w:id="2520"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521" w:author="Chara Katiri" w:date="2015-05-12T13:05:00Z">
                  <w:rPr>
                    <w:rFonts w:ascii="Times" w:eastAsia="Times New Roman" w:hAnsi="Times" w:cs="Times New Roman"/>
                    <w:sz w:val="22"/>
                    <w:szCs w:val="22"/>
                    <w:lang w:val="en-GB"/>
                  </w:rPr>
                </w:rPrChange>
              </w:rPr>
              <w:t>Must</w:t>
            </w:r>
            <w:ins w:id="2522" w:author="Chara Katiri" w:date="2015-04-10T19:31:00Z">
              <w:r w:rsidRPr="00F758B3">
                <w:rPr>
                  <w:rFonts w:ascii="Times" w:eastAsia="Times New Roman" w:hAnsi="Times" w:cs="Times New Roman"/>
                  <w:sz w:val="22"/>
                  <w:szCs w:val="22"/>
                  <w:lang w:val="en-GB"/>
                  <w:rPrChange w:id="2523"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2524" w:author="Chara Katiri" w:date="2015-05-12T13:05:00Z">
                  <w:rPr>
                    <w:rFonts w:ascii="Times" w:eastAsia="Times New Roman" w:hAnsi="Times" w:cs="Times New Roman"/>
                    <w:sz w:val="22"/>
                    <w:szCs w:val="22"/>
                    <w:lang w:val="en-GB"/>
                  </w:rPr>
                </w:rPrChange>
              </w:rPr>
              <w:t>Should</w:t>
            </w:r>
            <w:ins w:id="2525" w:author="Chara Katiri" w:date="2015-04-10T19:31:00Z">
              <w:r w:rsidRPr="00F758B3">
                <w:rPr>
                  <w:rFonts w:ascii="Times" w:eastAsia="Times New Roman" w:hAnsi="Times" w:cs="Times New Roman"/>
                  <w:sz w:val="22"/>
                  <w:szCs w:val="22"/>
                  <w:lang w:val="en-GB"/>
                  <w:rPrChange w:id="2526" w:author="Chara Katiri" w:date="2015-05-12T13:05:00Z">
                    <w:rPr>
                      <w:rFonts w:ascii="Times" w:eastAsia="Times New Roman" w:hAnsi="Times" w:cs="Times New Roman"/>
                      <w:sz w:val="22"/>
                      <w:szCs w:val="22"/>
                      <w:lang w:val="en-GB"/>
                    </w:rPr>
                  </w:rPrChange>
                </w:rPr>
                <w:t>,</w:t>
              </w:r>
            </w:ins>
            <w:r w:rsidRPr="00F758B3">
              <w:rPr>
                <w:rFonts w:ascii="Times" w:eastAsia="Times New Roman" w:hAnsi="Times" w:cs="Times New Roman"/>
                <w:sz w:val="22"/>
                <w:szCs w:val="22"/>
                <w:lang w:val="en-GB"/>
                <w:rPrChange w:id="2527" w:author="Chara Katiri" w:date="2015-05-12T13:05:00Z">
                  <w:rPr>
                    <w:rFonts w:ascii="Times" w:eastAsia="Times New Roman" w:hAnsi="Times" w:cs="Times New Roman"/>
                    <w:sz w:val="22"/>
                    <w:szCs w:val="22"/>
                    <w:lang w:val="en-GB"/>
                  </w:rPr>
                </w:rPrChange>
              </w:rPr>
              <w:t xml:space="preserve"> Could or Won’t</w:t>
            </w:r>
          </w:p>
        </w:tc>
      </w:tr>
      <w:tr w:rsidR="00B82063" w:rsidRPr="00F758B3" w14:paraId="4BFD4FB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D67AF9"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28" w:author="Chara Katiri" w:date="2015-05-12T13:05:00Z">
                  <w:rPr>
                    <w:rFonts w:ascii="Times" w:eastAsia="Times New Roman" w:hAnsi="Times" w:cs="Times New Roman"/>
                    <w:b w:val="0"/>
                    <w:bCs w:val="0"/>
                    <w:sz w:val="22"/>
                    <w:szCs w:val="22"/>
                    <w:lang w:val="en-GB"/>
                  </w:rPr>
                </w:rPrChange>
              </w:rPr>
              <w:pPrChange w:id="2529"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30" w:author="Chara Katiri" w:date="2015-05-12T13:05:00Z">
                  <w:rPr>
                    <w:rFonts w:ascii="Times" w:eastAsia="Times New Roman" w:hAnsi="Times" w:cs="Times New Roman"/>
                    <w:sz w:val="22"/>
                    <w:szCs w:val="22"/>
                    <w:lang w:val="en-GB"/>
                  </w:rPr>
                </w:rPrChange>
              </w:rPr>
              <w:t>MVC</w:t>
            </w:r>
          </w:p>
        </w:tc>
        <w:tc>
          <w:tcPr>
            <w:tcW w:w="6804" w:type="dxa"/>
          </w:tcPr>
          <w:p w14:paraId="56386165"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531" w:author="Chara Katiri" w:date="2015-05-12T13:05:00Z">
                  <w:rPr>
                    <w:rFonts w:ascii="Times" w:eastAsia="Times New Roman" w:hAnsi="Times" w:cs="Times New Roman"/>
                    <w:sz w:val="22"/>
                    <w:szCs w:val="22"/>
                    <w:lang w:val="en-GB"/>
                  </w:rPr>
                </w:rPrChange>
              </w:rPr>
              <w:pPrChange w:id="2532"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533" w:author="Chara Katiri" w:date="2015-05-12T13:05:00Z">
                  <w:rPr>
                    <w:rFonts w:ascii="Times" w:eastAsia="Times New Roman" w:hAnsi="Times" w:cs="Times New Roman"/>
                    <w:sz w:val="22"/>
                    <w:szCs w:val="22"/>
                    <w:lang w:val="en-GB"/>
                  </w:rPr>
                </w:rPrChange>
              </w:rPr>
              <w:t>Model View Controller</w:t>
            </w:r>
          </w:p>
        </w:tc>
      </w:tr>
      <w:tr w:rsidR="00B82063" w:rsidRPr="00F758B3" w14:paraId="42665747" w14:textId="77777777" w:rsidTr="0062322A">
        <w:trPr>
          <w:cnfStyle w:val="000000100000" w:firstRow="0" w:lastRow="0" w:firstColumn="0" w:lastColumn="0" w:oddVBand="0" w:evenVBand="0" w:oddHBand="1" w:evenHBand="0" w:firstRowFirstColumn="0" w:firstRowLastColumn="0" w:lastRowFirstColumn="0" w:lastRowLastColumn="0"/>
          <w:ins w:id="2534"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4FE7C1CC" w14:textId="77777777" w:rsidR="00B82063" w:rsidRPr="00F758B3" w:rsidRDefault="00B82063" w:rsidP="00F758B3">
            <w:pPr>
              <w:spacing w:after="240" w:line="360" w:lineRule="auto"/>
              <w:contextualSpacing/>
              <w:jc w:val="both"/>
              <w:rPr>
                <w:ins w:id="2535" w:author="Chara Katiri" w:date="2015-04-10T23:10:00Z"/>
                <w:rFonts w:ascii="Times" w:eastAsia="Times New Roman" w:hAnsi="Times" w:cs="Times New Roman"/>
                <w:b w:val="0"/>
                <w:bCs w:val="0"/>
                <w:sz w:val="22"/>
                <w:szCs w:val="22"/>
                <w:lang w:val="en-GB"/>
                <w:rPrChange w:id="2536" w:author="Chara Katiri" w:date="2015-05-12T13:05:00Z">
                  <w:rPr>
                    <w:ins w:id="2537" w:author="Chara Katiri" w:date="2015-04-10T23:10:00Z"/>
                    <w:rFonts w:ascii="Times" w:eastAsia="Times New Roman" w:hAnsi="Times" w:cs="Times New Roman"/>
                    <w:b w:val="0"/>
                    <w:bCs w:val="0"/>
                    <w:sz w:val="22"/>
                    <w:szCs w:val="22"/>
                    <w:lang w:val="en-GB"/>
                  </w:rPr>
                </w:rPrChange>
              </w:rPr>
              <w:pPrChange w:id="2538" w:author="Chara Katiri" w:date="2015-05-12T13:05:00Z">
                <w:pPr>
                  <w:spacing w:after="240" w:line="360" w:lineRule="auto"/>
                  <w:contextualSpacing/>
                  <w:jc w:val="both"/>
                </w:pPr>
              </w:pPrChange>
            </w:pPr>
            <w:ins w:id="2539" w:author="Chara Katiri" w:date="2015-04-10T23:10:00Z">
              <w:r w:rsidRPr="00F758B3">
                <w:rPr>
                  <w:rFonts w:ascii="Times" w:eastAsia="Times New Roman" w:hAnsi="Times" w:cs="Times New Roman"/>
                  <w:sz w:val="22"/>
                  <w:szCs w:val="22"/>
                  <w:lang w:val="en-GB"/>
                  <w:rPrChange w:id="2540" w:author="Chara Katiri" w:date="2015-05-12T13:05:00Z">
                    <w:rPr>
                      <w:rFonts w:ascii="Times" w:eastAsia="Times New Roman" w:hAnsi="Times" w:cs="Times New Roman"/>
                      <w:sz w:val="22"/>
                      <w:szCs w:val="22"/>
                      <w:lang w:val="en-GB"/>
                    </w:rPr>
                  </w:rPrChange>
                </w:rPr>
                <w:t>MySQL</w:t>
              </w:r>
            </w:ins>
          </w:p>
        </w:tc>
        <w:tc>
          <w:tcPr>
            <w:tcW w:w="6804" w:type="dxa"/>
          </w:tcPr>
          <w:p w14:paraId="0902904C" w14:textId="77777777" w:rsidR="00B82063" w:rsidRPr="00F758B3" w:rsidRDefault="00B82063"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2541" w:author="Chara Katiri" w:date="2015-04-10T23:10:00Z"/>
                <w:rFonts w:ascii="Times" w:eastAsia="Times New Roman" w:hAnsi="Times" w:cs="Times New Roman"/>
                <w:sz w:val="22"/>
                <w:szCs w:val="22"/>
                <w:lang w:val="en-GB"/>
                <w:rPrChange w:id="2542" w:author="Chara Katiri" w:date="2015-05-12T13:05:00Z">
                  <w:rPr>
                    <w:ins w:id="2543" w:author="Chara Katiri" w:date="2015-04-10T23:10:00Z"/>
                    <w:rFonts w:ascii="Times" w:eastAsia="Times New Roman" w:hAnsi="Times" w:cs="Times New Roman"/>
                    <w:sz w:val="22"/>
                    <w:szCs w:val="22"/>
                    <w:lang w:val="en-GB"/>
                  </w:rPr>
                </w:rPrChange>
              </w:rPr>
              <w:pPrChange w:id="254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545" w:author="Chara Katiri" w:date="2015-04-10T23:10:00Z">
              <w:r w:rsidRPr="00F758B3">
                <w:rPr>
                  <w:rFonts w:ascii="Times" w:eastAsia="Times New Roman" w:hAnsi="Times" w:cs="Times New Roman"/>
                  <w:sz w:val="22"/>
                  <w:szCs w:val="22"/>
                  <w:lang w:val="en-GB"/>
                  <w:rPrChange w:id="2546" w:author="Chara Katiri" w:date="2015-05-12T13:05:00Z">
                    <w:rPr>
                      <w:rFonts w:ascii="Times" w:eastAsia="Times New Roman" w:hAnsi="Times" w:cs="Times New Roman"/>
                      <w:sz w:val="22"/>
                      <w:szCs w:val="22"/>
                      <w:lang w:val="en-GB"/>
                    </w:rPr>
                  </w:rPrChange>
                </w:rPr>
                <w:t xml:space="preserve">My Sequel </w:t>
              </w:r>
            </w:ins>
          </w:p>
        </w:tc>
      </w:tr>
      <w:tr w:rsidR="00B82063" w:rsidRPr="00F758B3" w14:paraId="69F25465" w14:textId="77777777" w:rsidTr="0062322A">
        <w:trPr>
          <w:ins w:id="2547"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6B2F03F3" w14:textId="77777777" w:rsidR="00B82063" w:rsidRPr="00F758B3" w:rsidRDefault="00B82063" w:rsidP="00F758B3">
            <w:pPr>
              <w:spacing w:after="240" w:line="360" w:lineRule="auto"/>
              <w:contextualSpacing/>
              <w:jc w:val="both"/>
              <w:rPr>
                <w:ins w:id="2548" w:author="Chara Katiri" w:date="2015-04-10T23:09:00Z"/>
                <w:rFonts w:ascii="Times" w:eastAsia="Times New Roman" w:hAnsi="Times" w:cs="Times New Roman"/>
                <w:b w:val="0"/>
                <w:bCs w:val="0"/>
                <w:sz w:val="22"/>
                <w:szCs w:val="22"/>
                <w:lang w:val="en-GB"/>
                <w:rPrChange w:id="2549" w:author="Chara Katiri" w:date="2015-05-12T13:05:00Z">
                  <w:rPr>
                    <w:ins w:id="2550" w:author="Chara Katiri" w:date="2015-04-10T23:09:00Z"/>
                    <w:rFonts w:ascii="Times" w:eastAsia="Times New Roman" w:hAnsi="Times" w:cs="Times New Roman"/>
                    <w:b w:val="0"/>
                    <w:bCs w:val="0"/>
                    <w:sz w:val="22"/>
                    <w:szCs w:val="22"/>
                    <w:lang w:val="en-GB"/>
                  </w:rPr>
                </w:rPrChange>
              </w:rPr>
              <w:pPrChange w:id="2551" w:author="Chara Katiri" w:date="2015-05-12T13:05:00Z">
                <w:pPr>
                  <w:spacing w:after="240" w:line="360" w:lineRule="auto"/>
                  <w:contextualSpacing/>
                  <w:jc w:val="both"/>
                </w:pPr>
              </w:pPrChange>
            </w:pPr>
            <w:ins w:id="2552" w:author="Chara Katiri" w:date="2015-04-10T23:10:00Z">
              <w:r w:rsidRPr="00F758B3">
                <w:rPr>
                  <w:rFonts w:ascii="Times" w:eastAsia="Times New Roman" w:hAnsi="Times" w:cs="Times New Roman"/>
                  <w:sz w:val="22"/>
                  <w:szCs w:val="22"/>
                  <w:lang w:val="en-GB"/>
                  <w:rPrChange w:id="2553" w:author="Chara Katiri" w:date="2015-05-12T13:05:00Z">
                    <w:rPr>
                      <w:rFonts w:ascii="Times" w:eastAsia="Times New Roman" w:hAnsi="Times" w:cs="Times New Roman"/>
                      <w:sz w:val="22"/>
                      <w:szCs w:val="22"/>
                      <w:lang w:val="en-GB"/>
                    </w:rPr>
                  </w:rPrChange>
                </w:rPr>
                <w:t>MySQLi</w:t>
              </w:r>
            </w:ins>
          </w:p>
        </w:tc>
        <w:tc>
          <w:tcPr>
            <w:tcW w:w="6804" w:type="dxa"/>
          </w:tcPr>
          <w:p w14:paraId="05B77439" w14:textId="77777777" w:rsidR="00B82063" w:rsidRPr="00F758B3" w:rsidRDefault="00B82063"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2554" w:author="Chara Katiri" w:date="2015-04-10T23:09:00Z"/>
                <w:rFonts w:ascii="Times" w:eastAsia="Times New Roman" w:hAnsi="Times" w:cs="Times New Roman"/>
                <w:sz w:val="22"/>
                <w:szCs w:val="22"/>
                <w:lang w:val="en-GB"/>
                <w:rPrChange w:id="2555" w:author="Chara Katiri" w:date="2015-05-12T13:05:00Z">
                  <w:rPr>
                    <w:ins w:id="2556" w:author="Chara Katiri" w:date="2015-04-10T23:09:00Z"/>
                    <w:rFonts w:ascii="Times" w:eastAsia="Times New Roman" w:hAnsi="Times" w:cs="Times New Roman"/>
                    <w:sz w:val="22"/>
                    <w:szCs w:val="22"/>
                    <w:lang w:val="en-GB"/>
                  </w:rPr>
                </w:rPrChange>
              </w:rPr>
              <w:pPrChange w:id="255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558" w:author="Chara Katiri" w:date="2015-04-10T23:10:00Z">
              <w:r w:rsidRPr="00F758B3">
                <w:rPr>
                  <w:rFonts w:ascii="Times" w:eastAsia="Times New Roman" w:hAnsi="Times" w:cs="Times New Roman"/>
                  <w:sz w:val="22"/>
                  <w:szCs w:val="22"/>
                  <w:lang w:val="en-GB"/>
                  <w:rPrChange w:id="2559" w:author="Chara Katiri" w:date="2015-05-12T13:05:00Z">
                    <w:rPr>
                      <w:rFonts w:ascii="Times" w:eastAsia="Times New Roman" w:hAnsi="Times" w:cs="Times New Roman"/>
                      <w:sz w:val="22"/>
                      <w:szCs w:val="22"/>
                      <w:lang w:val="en-GB"/>
                    </w:rPr>
                  </w:rPrChange>
                </w:rPr>
                <w:t>My Sequel Improved</w:t>
              </w:r>
            </w:ins>
          </w:p>
        </w:tc>
      </w:tr>
      <w:tr w:rsidR="00B82063" w:rsidRPr="00F758B3" w14:paraId="06813937"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09C8E8C"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60" w:author="Chara Katiri" w:date="2015-05-12T13:05:00Z">
                  <w:rPr>
                    <w:rFonts w:ascii="Times" w:eastAsia="Times New Roman" w:hAnsi="Times" w:cs="Times New Roman"/>
                    <w:b w:val="0"/>
                    <w:bCs w:val="0"/>
                    <w:sz w:val="22"/>
                    <w:szCs w:val="22"/>
                    <w:lang w:val="en-GB"/>
                  </w:rPr>
                </w:rPrChange>
              </w:rPr>
              <w:pPrChange w:id="2561"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62" w:author="Chara Katiri" w:date="2015-05-12T13:05:00Z">
                  <w:rPr>
                    <w:rFonts w:ascii="Times" w:eastAsia="Times New Roman" w:hAnsi="Times" w:cs="Times New Roman"/>
                    <w:sz w:val="22"/>
                    <w:szCs w:val="22"/>
                    <w:lang w:val="en-GB"/>
                  </w:rPr>
                </w:rPrChange>
              </w:rPr>
              <w:t>OOP</w:t>
            </w:r>
          </w:p>
        </w:tc>
        <w:tc>
          <w:tcPr>
            <w:tcW w:w="6804" w:type="dxa"/>
          </w:tcPr>
          <w:p w14:paraId="61153AE4"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563" w:author="Chara Katiri" w:date="2015-05-12T13:05:00Z">
                  <w:rPr>
                    <w:rFonts w:ascii="Times" w:eastAsia="Times New Roman" w:hAnsi="Times" w:cs="Times New Roman"/>
                    <w:sz w:val="22"/>
                    <w:szCs w:val="22"/>
                    <w:lang w:val="en-GB"/>
                  </w:rPr>
                </w:rPrChange>
              </w:rPr>
              <w:pPrChange w:id="2564"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565" w:author="Chara Katiri" w:date="2015-05-12T13:05:00Z">
                  <w:rPr>
                    <w:rFonts w:ascii="Times" w:eastAsia="Times New Roman" w:hAnsi="Times" w:cs="Times New Roman"/>
                    <w:sz w:val="22"/>
                    <w:szCs w:val="22"/>
                    <w:lang w:val="en-GB"/>
                  </w:rPr>
                </w:rPrChange>
              </w:rPr>
              <w:t xml:space="preserve">Object Oriented Programming </w:t>
            </w:r>
          </w:p>
        </w:tc>
      </w:tr>
      <w:tr w:rsidR="00B82063" w:rsidRPr="00F758B3" w14:paraId="73C5B26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67C942D"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66" w:author="Chara Katiri" w:date="2015-05-12T13:05:00Z">
                  <w:rPr>
                    <w:rFonts w:ascii="Times" w:eastAsia="Times New Roman" w:hAnsi="Times" w:cs="Times New Roman"/>
                    <w:b w:val="0"/>
                    <w:bCs w:val="0"/>
                    <w:sz w:val="22"/>
                    <w:szCs w:val="22"/>
                    <w:lang w:val="en-GB"/>
                  </w:rPr>
                </w:rPrChange>
              </w:rPr>
              <w:pPrChange w:id="2567"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68" w:author="Chara Katiri" w:date="2015-05-12T13:05:00Z">
                  <w:rPr>
                    <w:rFonts w:ascii="Times" w:eastAsia="Times New Roman" w:hAnsi="Times" w:cs="Times New Roman"/>
                    <w:sz w:val="22"/>
                    <w:szCs w:val="22"/>
                    <w:lang w:val="en-GB"/>
                  </w:rPr>
                </w:rPrChange>
              </w:rPr>
              <w:t>ORM</w:t>
            </w:r>
          </w:p>
        </w:tc>
        <w:tc>
          <w:tcPr>
            <w:tcW w:w="6804" w:type="dxa"/>
          </w:tcPr>
          <w:p w14:paraId="144D47BC"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569" w:author="Chara Katiri" w:date="2015-05-12T13:05:00Z">
                  <w:rPr>
                    <w:rFonts w:ascii="Times" w:eastAsia="Times New Roman" w:hAnsi="Times" w:cs="Times New Roman"/>
                    <w:sz w:val="22"/>
                    <w:szCs w:val="22"/>
                    <w:lang w:val="en-GB"/>
                  </w:rPr>
                </w:rPrChange>
              </w:rPr>
              <w:pPrChange w:id="2570"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571" w:author="Chara Katiri" w:date="2015-05-12T13:05:00Z">
                  <w:rPr>
                    <w:rFonts w:ascii="Times" w:eastAsia="Times New Roman" w:hAnsi="Times" w:cs="Times New Roman"/>
                    <w:sz w:val="22"/>
                    <w:szCs w:val="22"/>
                    <w:lang w:val="en-GB"/>
                  </w:rPr>
                </w:rPrChange>
              </w:rPr>
              <w:t>Object Relational Mapping</w:t>
            </w:r>
          </w:p>
        </w:tc>
      </w:tr>
      <w:tr w:rsidR="00B82063" w:rsidRPr="00F758B3" w14:paraId="600E3626"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25A726A"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72" w:author="Chara Katiri" w:date="2015-05-12T13:05:00Z">
                  <w:rPr>
                    <w:rFonts w:ascii="Times" w:eastAsia="Times New Roman" w:hAnsi="Times" w:cs="Times New Roman"/>
                    <w:b w:val="0"/>
                    <w:bCs w:val="0"/>
                    <w:sz w:val="22"/>
                    <w:szCs w:val="22"/>
                    <w:lang w:val="en-GB"/>
                  </w:rPr>
                </w:rPrChange>
              </w:rPr>
              <w:pPrChange w:id="2573"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74" w:author="Chara Katiri" w:date="2015-05-12T13:05:00Z">
                  <w:rPr>
                    <w:rFonts w:ascii="Times" w:eastAsia="Times New Roman" w:hAnsi="Times" w:cs="Times New Roman"/>
                    <w:sz w:val="22"/>
                    <w:szCs w:val="22"/>
                    <w:lang w:val="en-GB"/>
                  </w:rPr>
                </w:rPrChange>
              </w:rPr>
              <w:t>OXM</w:t>
            </w:r>
          </w:p>
        </w:tc>
        <w:tc>
          <w:tcPr>
            <w:tcW w:w="6804" w:type="dxa"/>
          </w:tcPr>
          <w:p w14:paraId="62E4012E"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575" w:author="Chara Katiri" w:date="2015-05-12T13:05:00Z">
                  <w:rPr>
                    <w:rFonts w:ascii="Times" w:eastAsia="Times New Roman" w:hAnsi="Times" w:cs="Times New Roman"/>
                    <w:sz w:val="22"/>
                    <w:szCs w:val="22"/>
                    <w:lang w:val="en-GB"/>
                  </w:rPr>
                </w:rPrChange>
              </w:rPr>
              <w:pPrChange w:id="2576"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577" w:author="Chara Katiri" w:date="2015-05-12T13:05:00Z">
                  <w:rPr>
                    <w:rFonts w:ascii="Times" w:eastAsia="Times New Roman" w:hAnsi="Times" w:cs="Times New Roman"/>
                    <w:sz w:val="22"/>
                    <w:szCs w:val="22"/>
                    <w:lang w:val="en-GB"/>
                  </w:rPr>
                </w:rPrChange>
              </w:rPr>
              <w:t>Object/XML</w:t>
            </w:r>
          </w:p>
        </w:tc>
      </w:tr>
      <w:tr w:rsidR="00B82063" w:rsidRPr="00F758B3" w14:paraId="5E7521C5" w14:textId="77777777" w:rsidTr="0062322A">
        <w:trPr>
          <w:ins w:id="2578"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1C404AFD" w14:textId="77777777" w:rsidR="00B82063" w:rsidRPr="00F758B3" w:rsidRDefault="00B82063" w:rsidP="00F758B3">
            <w:pPr>
              <w:spacing w:after="240" w:line="360" w:lineRule="auto"/>
              <w:contextualSpacing/>
              <w:jc w:val="both"/>
              <w:rPr>
                <w:ins w:id="2579" w:author="Chara Katiri" w:date="2015-04-12T01:22:00Z"/>
                <w:rFonts w:ascii="Times" w:eastAsia="Times New Roman" w:hAnsi="Times" w:cs="Times New Roman"/>
                <w:b w:val="0"/>
                <w:bCs w:val="0"/>
                <w:sz w:val="22"/>
                <w:szCs w:val="22"/>
                <w:lang w:val="en-GB"/>
                <w:rPrChange w:id="2580" w:author="Chara Katiri" w:date="2015-05-12T13:05:00Z">
                  <w:rPr>
                    <w:ins w:id="2581" w:author="Chara Katiri" w:date="2015-04-12T01:22:00Z"/>
                    <w:rFonts w:ascii="Times" w:eastAsia="Times New Roman" w:hAnsi="Times" w:cs="Times New Roman"/>
                    <w:b w:val="0"/>
                    <w:bCs w:val="0"/>
                    <w:sz w:val="22"/>
                    <w:szCs w:val="22"/>
                    <w:lang w:val="en-GB"/>
                  </w:rPr>
                </w:rPrChange>
              </w:rPr>
              <w:pPrChange w:id="2582" w:author="Chara Katiri" w:date="2015-05-12T13:05:00Z">
                <w:pPr>
                  <w:spacing w:after="240" w:line="360" w:lineRule="auto"/>
                  <w:contextualSpacing/>
                  <w:jc w:val="both"/>
                </w:pPr>
              </w:pPrChange>
            </w:pPr>
            <w:ins w:id="2583" w:author="Chara Katiri" w:date="2015-04-12T01:22:00Z">
              <w:r w:rsidRPr="00F758B3">
                <w:rPr>
                  <w:rFonts w:ascii="Times" w:eastAsia="Times New Roman" w:hAnsi="Times" w:cs="Times New Roman"/>
                  <w:sz w:val="22"/>
                  <w:szCs w:val="22"/>
                  <w:lang w:val="en-GB"/>
                  <w:rPrChange w:id="2584" w:author="Chara Katiri" w:date="2015-05-12T13:05:00Z">
                    <w:rPr>
                      <w:rFonts w:ascii="Times" w:eastAsia="Times New Roman" w:hAnsi="Times" w:cs="Times New Roman"/>
                      <w:sz w:val="22"/>
                      <w:szCs w:val="22"/>
                      <w:lang w:val="en-GB"/>
                    </w:rPr>
                  </w:rPrChange>
                </w:rPr>
                <w:t>POJO</w:t>
              </w:r>
            </w:ins>
          </w:p>
        </w:tc>
        <w:tc>
          <w:tcPr>
            <w:tcW w:w="6804" w:type="dxa"/>
          </w:tcPr>
          <w:p w14:paraId="69899710"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585" w:author="Chara Katiri" w:date="2015-04-12T01:22:00Z"/>
                <w:rFonts w:ascii="Times" w:eastAsia="Times New Roman" w:hAnsi="Times" w:cs="Times New Roman"/>
                <w:sz w:val="22"/>
                <w:szCs w:val="22"/>
                <w:lang w:val="en-GB"/>
                <w:rPrChange w:id="2586" w:author="Chara Katiri" w:date="2015-05-12T13:05:00Z">
                  <w:rPr>
                    <w:ins w:id="2587" w:author="Chara Katiri" w:date="2015-04-12T01:22:00Z"/>
                    <w:rFonts w:ascii="Times" w:eastAsia="Times New Roman" w:hAnsi="Times" w:cs="Times New Roman"/>
                    <w:sz w:val="22"/>
                    <w:szCs w:val="22"/>
                    <w:lang w:val="en-GB"/>
                  </w:rPr>
                </w:rPrChange>
              </w:rPr>
              <w:pPrChange w:id="2588"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589" w:author="Chara Katiri" w:date="2015-04-12T01:22:00Z">
              <w:r w:rsidRPr="00F758B3">
                <w:rPr>
                  <w:rFonts w:ascii="Times" w:eastAsia="Times New Roman" w:hAnsi="Times" w:cs="Times New Roman"/>
                  <w:sz w:val="22"/>
                  <w:szCs w:val="22"/>
                  <w:lang w:val="en-GB"/>
                  <w:rPrChange w:id="2590" w:author="Chara Katiri" w:date="2015-05-12T13:05:00Z">
                    <w:rPr>
                      <w:rFonts w:ascii="Times" w:eastAsia="Times New Roman" w:hAnsi="Times" w:cs="Times New Roman"/>
                      <w:sz w:val="22"/>
                      <w:szCs w:val="22"/>
                      <w:lang w:val="en-GB"/>
                    </w:rPr>
                  </w:rPrChange>
                </w:rPr>
                <w:t>Plain Old Java Object</w:t>
              </w:r>
            </w:ins>
          </w:p>
        </w:tc>
      </w:tr>
      <w:tr w:rsidR="00B82063" w:rsidRPr="00F758B3" w14:paraId="303FFC20"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E9D5E0E"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91" w:author="Chara Katiri" w:date="2015-05-12T13:05:00Z">
                  <w:rPr>
                    <w:rFonts w:ascii="Times" w:eastAsia="Times New Roman" w:hAnsi="Times" w:cs="Times New Roman"/>
                    <w:b w:val="0"/>
                    <w:bCs w:val="0"/>
                    <w:sz w:val="22"/>
                    <w:szCs w:val="22"/>
                    <w:lang w:val="en-GB"/>
                  </w:rPr>
                </w:rPrChange>
              </w:rPr>
              <w:pPrChange w:id="2592"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93" w:author="Chara Katiri" w:date="2015-05-12T13:05:00Z">
                  <w:rPr>
                    <w:rFonts w:ascii="Times" w:eastAsia="Times New Roman" w:hAnsi="Times" w:cs="Times New Roman"/>
                    <w:sz w:val="22"/>
                    <w:szCs w:val="22"/>
                    <w:lang w:val="en-GB"/>
                  </w:rPr>
                </w:rPrChange>
              </w:rPr>
              <w:t>R&amp;D</w:t>
            </w:r>
          </w:p>
        </w:tc>
        <w:tc>
          <w:tcPr>
            <w:tcW w:w="6804" w:type="dxa"/>
          </w:tcPr>
          <w:p w14:paraId="062E109D"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594" w:author="Chara Katiri" w:date="2015-05-12T13:05:00Z">
                  <w:rPr>
                    <w:rFonts w:ascii="Times" w:eastAsia="Times New Roman" w:hAnsi="Times" w:cs="Times New Roman"/>
                    <w:sz w:val="22"/>
                    <w:szCs w:val="22"/>
                    <w:lang w:val="en-GB"/>
                  </w:rPr>
                </w:rPrChange>
              </w:rPr>
              <w:pPrChange w:id="2595"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596" w:author="Chara Katiri" w:date="2015-05-12T13:05:00Z">
                  <w:rPr>
                    <w:rFonts w:ascii="Times" w:eastAsia="Times New Roman" w:hAnsi="Times" w:cs="Times New Roman"/>
                    <w:sz w:val="22"/>
                    <w:szCs w:val="22"/>
                    <w:lang w:val="en-GB"/>
                  </w:rPr>
                </w:rPrChange>
              </w:rPr>
              <w:t xml:space="preserve">Research &amp; Development </w:t>
            </w:r>
          </w:p>
        </w:tc>
      </w:tr>
      <w:tr w:rsidR="00B82063" w:rsidRPr="00F758B3" w14:paraId="2460A13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1B82E18"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597" w:author="Chara Katiri" w:date="2015-05-12T13:05:00Z">
                  <w:rPr>
                    <w:rFonts w:ascii="Times" w:eastAsia="Times New Roman" w:hAnsi="Times" w:cs="Times New Roman"/>
                    <w:b w:val="0"/>
                    <w:bCs w:val="0"/>
                    <w:sz w:val="22"/>
                    <w:szCs w:val="22"/>
                    <w:lang w:val="en-GB"/>
                  </w:rPr>
                </w:rPrChange>
              </w:rPr>
              <w:pPrChange w:id="2598"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599" w:author="Chara Katiri" w:date="2015-05-12T13:05:00Z">
                  <w:rPr>
                    <w:rFonts w:ascii="Times" w:eastAsia="Times New Roman" w:hAnsi="Times" w:cs="Times New Roman"/>
                    <w:sz w:val="22"/>
                    <w:szCs w:val="22"/>
                    <w:lang w:val="en-GB"/>
                  </w:rPr>
                </w:rPrChange>
              </w:rPr>
              <w:t>RAD</w:t>
            </w:r>
          </w:p>
        </w:tc>
        <w:tc>
          <w:tcPr>
            <w:tcW w:w="6804" w:type="dxa"/>
          </w:tcPr>
          <w:p w14:paraId="31CD19B9"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600" w:author="Chara Katiri" w:date="2015-05-12T13:05:00Z">
                  <w:rPr>
                    <w:rFonts w:ascii="Times" w:eastAsia="Times New Roman" w:hAnsi="Times" w:cs="Times New Roman"/>
                    <w:sz w:val="22"/>
                    <w:szCs w:val="22"/>
                    <w:lang w:val="en-GB"/>
                  </w:rPr>
                </w:rPrChange>
              </w:rPr>
              <w:pPrChange w:id="2601"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602" w:author="Chara Katiri" w:date="2015-05-12T13:05:00Z">
                  <w:rPr>
                    <w:rFonts w:ascii="Times" w:eastAsia="Times New Roman" w:hAnsi="Times" w:cs="Times New Roman"/>
                    <w:sz w:val="22"/>
                    <w:szCs w:val="22"/>
                    <w:lang w:val="en-GB"/>
                  </w:rPr>
                </w:rPrChange>
              </w:rPr>
              <w:t xml:space="preserve">Rapid Application Development </w:t>
            </w:r>
          </w:p>
        </w:tc>
      </w:tr>
      <w:tr w:rsidR="00B82063" w:rsidRPr="00F758B3" w14:paraId="751D6161" w14:textId="77777777" w:rsidTr="0062322A">
        <w:trPr>
          <w:cnfStyle w:val="000000100000" w:firstRow="0" w:lastRow="0" w:firstColumn="0" w:lastColumn="0" w:oddVBand="0" w:evenVBand="0" w:oddHBand="1" w:evenHBand="0" w:firstRowFirstColumn="0" w:firstRowLastColumn="0" w:lastRowFirstColumn="0" w:lastRowLastColumn="0"/>
          <w:ins w:id="2603" w:author="Chara Katiri" w:date="2015-05-09T12:04:00Z"/>
        </w:trPr>
        <w:tc>
          <w:tcPr>
            <w:cnfStyle w:val="001000000000" w:firstRow="0" w:lastRow="0" w:firstColumn="1" w:lastColumn="0" w:oddVBand="0" w:evenVBand="0" w:oddHBand="0" w:evenHBand="0" w:firstRowFirstColumn="0" w:firstRowLastColumn="0" w:lastRowFirstColumn="0" w:lastRowLastColumn="0"/>
            <w:tcW w:w="2518" w:type="dxa"/>
          </w:tcPr>
          <w:p w14:paraId="2A1611CD" w14:textId="77777777" w:rsidR="00B82063" w:rsidRPr="00F758B3" w:rsidRDefault="00B82063" w:rsidP="00F758B3">
            <w:pPr>
              <w:spacing w:after="240" w:line="360" w:lineRule="auto"/>
              <w:contextualSpacing/>
              <w:jc w:val="both"/>
              <w:rPr>
                <w:ins w:id="2604" w:author="Chara Katiri" w:date="2015-05-09T12:04:00Z"/>
                <w:rFonts w:ascii="Times" w:eastAsia="Times New Roman" w:hAnsi="Times" w:cs="Times New Roman"/>
                <w:b w:val="0"/>
                <w:bCs w:val="0"/>
                <w:sz w:val="22"/>
                <w:szCs w:val="22"/>
                <w:lang w:val="en-GB"/>
                <w:rPrChange w:id="2605" w:author="Chara Katiri" w:date="2015-05-12T13:05:00Z">
                  <w:rPr>
                    <w:ins w:id="2606" w:author="Chara Katiri" w:date="2015-05-09T12:04:00Z"/>
                    <w:rFonts w:ascii="Times" w:eastAsia="Times New Roman" w:hAnsi="Times" w:cs="Times New Roman"/>
                    <w:b w:val="0"/>
                    <w:bCs w:val="0"/>
                    <w:sz w:val="22"/>
                    <w:szCs w:val="22"/>
                    <w:lang w:val="en-GB"/>
                  </w:rPr>
                </w:rPrChange>
              </w:rPr>
              <w:pPrChange w:id="2607" w:author="Chara Katiri" w:date="2015-05-12T13:05:00Z">
                <w:pPr>
                  <w:spacing w:after="240" w:line="360" w:lineRule="auto"/>
                  <w:contextualSpacing/>
                  <w:jc w:val="both"/>
                </w:pPr>
              </w:pPrChange>
            </w:pPr>
            <w:ins w:id="2608" w:author="Chara Katiri" w:date="2015-05-09T12:04:00Z">
              <w:r w:rsidRPr="00F758B3">
                <w:rPr>
                  <w:rFonts w:ascii="Times" w:hAnsi="Times" w:cs="Times New Roman"/>
                  <w:sz w:val="22"/>
                  <w:szCs w:val="22"/>
                  <w:rPrChange w:id="2609" w:author="Chara Katiri" w:date="2015-05-12T13:05:00Z">
                    <w:rPr>
                      <w:rFonts w:ascii="Times" w:hAnsi="Times" w:cs="Times New Roman"/>
                      <w:sz w:val="22"/>
                      <w:szCs w:val="22"/>
                    </w:rPr>
                  </w:rPrChange>
                </w:rPr>
                <w:t>RDBMS</w:t>
              </w:r>
            </w:ins>
          </w:p>
        </w:tc>
        <w:tc>
          <w:tcPr>
            <w:tcW w:w="6804" w:type="dxa"/>
          </w:tcPr>
          <w:p w14:paraId="2BB5B63F"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610" w:author="Chara Katiri" w:date="2015-05-09T12:04:00Z"/>
                <w:rFonts w:ascii="Times" w:eastAsia="Times New Roman" w:hAnsi="Times" w:cs="Times New Roman"/>
                <w:sz w:val="22"/>
                <w:szCs w:val="22"/>
                <w:lang w:val="en-GB"/>
                <w:rPrChange w:id="2611" w:author="Chara Katiri" w:date="2015-05-12T13:05:00Z">
                  <w:rPr>
                    <w:ins w:id="2612" w:author="Chara Katiri" w:date="2015-05-09T12:04:00Z"/>
                    <w:rFonts w:ascii="Times" w:eastAsia="Times New Roman" w:hAnsi="Times" w:cs="Times New Roman"/>
                    <w:sz w:val="22"/>
                    <w:szCs w:val="22"/>
                    <w:lang w:val="en-GB"/>
                  </w:rPr>
                </w:rPrChange>
              </w:rPr>
              <w:pPrChange w:id="2613"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614" w:author="Chara Katiri" w:date="2015-05-09T12:04:00Z">
              <w:r w:rsidRPr="00F758B3">
                <w:rPr>
                  <w:rFonts w:ascii="Times" w:hAnsi="Times" w:cs="Times New Roman"/>
                  <w:sz w:val="22"/>
                  <w:szCs w:val="22"/>
                  <w:rPrChange w:id="2615" w:author="Chara Katiri" w:date="2015-05-12T13:05:00Z">
                    <w:rPr>
                      <w:rFonts w:ascii="Times" w:hAnsi="Times" w:cs="Times New Roman"/>
                      <w:sz w:val="22"/>
                      <w:szCs w:val="22"/>
                    </w:rPr>
                  </w:rPrChange>
                </w:rPr>
                <w:t>Relational Database Management System</w:t>
              </w:r>
            </w:ins>
          </w:p>
        </w:tc>
      </w:tr>
      <w:tr w:rsidR="00B82063" w:rsidRPr="00F758B3" w14:paraId="5FA8E35D"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32DC5EC" w14:textId="77777777" w:rsidR="00B82063" w:rsidRPr="00F758B3" w:rsidRDefault="00B82063" w:rsidP="00F758B3">
            <w:pPr>
              <w:spacing w:after="240" w:line="360" w:lineRule="auto"/>
              <w:contextualSpacing/>
              <w:jc w:val="both"/>
              <w:rPr>
                <w:rFonts w:ascii="Times" w:eastAsia="Times New Roman" w:hAnsi="Times" w:cs="Times New Roman"/>
                <w:sz w:val="22"/>
                <w:szCs w:val="22"/>
                <w:lang w:val="en-GB"/>
                <w:rPrChange w:id="2616" w:author="Chara Katiri" w:date="2015-05-12T13:05:00Z">
                  <w:rPr>
                    <w:rFonts w:ascii="Times" w:eastAsia="Times New Roman" w:hAnsi="Times" w:cs="Times New Roman"/>
                    <w:b w:val="0"/>
                    <w:bCs w:val="0"/>
                    <w:sz w:val="22"/>
                    <w:szCs w:val="22"/>
                    <w:lang w:val="en-GB"/>
                  </w:rPr>
                </w:rPrChange>
              </w:rPr>
              <w:pPrChange w:id="2617"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618" w:author="Chara Katiri" w:date="2015-05-12T13:05:00Z">
                  <w:rPr>
                    <w:rFonts w:ascii="Times" w:eastAsia="Times New Roman" w:hAnsi="Times" w:cs="Times New Roman"/>
                    <w:sz w:val="22"/>
                    <w:szCs w:val="22"/>
                    <w:lang w:val="en-GB"/>
                  </w:rPr>
                </w:rPrChange>
              </w:rPr>
              <w:t>SDLC</w:t>
            </w:r>
          </w:p>
        </w:tc>
        <w:tc>
          <w:tcPr>
            <w:tcW w:w="6804" w:type="dxa"/>
          </w:tcPr>
          <w:p w14:paraId="0E0E8FA2"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619" w:author="Chara Katiri" w:date="2015-05-12T13:05:00Z">
                  <w:rPr>
                    <w:rFonts w:ascii="Times" w:eastAsia="Times New Roman" w:hAnsi="Times" w:cs="Times New Roman"/>
                    <w:sz w:val="22"/>
                    <w:szCs w:val="22"/>
                    <w:lang w:val="en-GB"/>
                  </w:rPr>
                </w:rPrChange>
              </w:rPr>
              <w:pPrChange w:id="2620"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2621" w:author="Chara Katiri" w:date="2015-05-12T13:05:00Z">
                  <w:rPr>
                    <w:rFonts w:ascii="Times" w:eastAsia="Times New Roman" w:hAnsi="Times" w:cs="Times New Roman"/>
                    <w:sz w:val="22"/>
                    <w:szCs w:val="22"/>
                    <w:shd w:val="clear" w:color="auto" w:fill="FFFFFF"/>
                    <w:lang w:val="en-GB"/>
                  </w:rPr>
                </w:rPrChange>
              </w:rPr>
              <w:t xml:space="preserve">Systems Development Life-Cycle </w:t>
            </w:r>
          </w:p>
        </w:tc>
      </w:tr>
      <w:tr w:rsidR="00B82063" w:rsidRPr="00F758B3" w14:paraId="41EACFC8"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274963"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622" w:author="Chara Katiri" w:date="2015-05-12T13:05:00Z">
                  <w:rPr>
                    <w:rFonts w:ascii="Times" w:eastAsia="Times New Roman" w:hAnsi="Times" w:cs="Times New Roman"/>
                    <w:b w:val="0"/>
                    <w:bCs w:val="0"/>
                    <w:sz w:val="22"/>
                    <w:szCs w:val="22"/>
                    <w:lang w:val="en-GB"/>
                  </w:rPr>
                </w:rPrChange>
              </w:rPr>
              <w:pPrChange w:id="2623"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624" w:author="Chara Katiri" w:date="2015-05-12T13:05:00Z">
                  <w:rPr>
                    <w:rFonts w:ascii="Times" w:eastAsia="Times New Roman" w:hAnsi="Times" w:cs="Times New Roman"/>
                    <w:sz w:val="22"/>
                    <w:szCs w:val="22"/>
                    <w:lang w:val="en-GB"/>
                  </w:rPr>
                </w:rPrChange>
              </w:rPr>
              <w:t>UAT</w:t>
            </w:r>
          </w:p>
        </w:tc>
        <w:tc>
          <w:tcPr>
            <w:tcW w:w="6804" w:type="dxa"/>
          </w:tcPr>
          <w:p w14:paraId="17375CAB" w14:textId="77777777" w:rsidR="00B82063" w:rsidRPr="00F758B3" w:rsidRDefault="00B82063"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Change w:id="2625" w:author="Chara Katiri" w:date="2015-05-12T13:05:00Z">
                  <w:rPr>
                    <w:rFonts w:ascii="Times" w:eastAsia="Times New Roman" w:hAnsi="Times" w:cs="Times New Roman"/>
                    <w:sz w:val="22"/>
                    <w:szCs w:val="22"/>
                    <w:lang w:val="en-GB"/>
                  </w:rPr>
                </w:rPrChange>
              </w:rPr>
              <w:pPrChange w:id="2626"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lang w:val="en-GB"/>
                <w:rPrChange w:id="2627" w:author="Chara Katiri" w:date="2015-05-12T13:05:00Z">
                  <w:rPr>
                    <w:rFonts w:ascii="Times" w:eastAsia="Times New Roman" w:hAnsi="Times" w:cs="Times New Roman"/>
                    <w:sz w:val="22"/>
                    <w:szCs w:val="22"/>
                    <w:lang w:val="en-GB"/>
                  </w:rPr>
                </w:rPrChange>
              </w:rPr>
              <w:t>User Acceptance Testing</w:t>
            </w:r>
          </w:p>
        </w:tc>
      </w:tr>
      <w:tr w:rsidR="00B82063" w:rsidRPr="00F758B3" w14:paraId="64F12D62"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68320651" w14:textId="77777777" w:rsidR="00B82063" w:rsidRPr="00F758B3" w:rsidRDefault="00B82063" w:rsidP="00F758B3">
            <w:pPr>
              <w:spacing w:after="240" w:line="360" w:lineRule="auto"/>
              <w:contextualSpacing/>
              <w:jc w:val="both"/>
              <w:rPr>
                <w:rFonts w:ascii="Times" w:eastAsia="Times New Roman" w:hAnsi="Times" w:cs="Times New Roman"/>
                <w:b w:val="0"/>
                <w:bCs w:val="0"/>
                <w:sz w:val="22"/>
                <w:szCs w:val="22"/>
                <w:lang w:val="en-GB"/>
                <w:rPrChange w:id="2628" w:author="Chara Katiri" w:date="2015-05-12T13:05:00Z">
                  <w:rPr>
                    <w:rFonts w:ascii="Times" w:eastAsia="Times New Roman" w:hAnsi="Times" w:cs="Times New Roman"/>
                    <w:b w:val="0"/>
                    <w:bCs w:val="0"/>
                    <w:sz w:val="22"/>
                    <w:szCs w:val="22"/>
                    <w:lang w:val="en-GB"/>
                  </w:rPr>
                </w:rPrChange>
              </w:rPr>
              <w:pPrChange w:id="2629"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2630" w:author="Chara Katiri" w:date="2015-05-12T13:05:00Z">
                  <w:rPr>
                    <w:rFonts w:ascii="Times" w:eastAsia="Times New Roman" w:hAnsi="Times" w:cs="Times New Roman"/>
                    <w:sz w:val="22"/>
                    <w:szCs w:val="22"/>
                    <w:lang w:val="en-GB"/>
                  </w:rPr>
                </w:rPrChange>
              </w:rPr>
              <w:t>UBE</w:t>
            </w:r>
          </w:p>
        </w:tc>
        <w:tc>
          <w:tcPr>
            <w:tcW w:w="6804" w:type="dxa"/>
          </w:tcPr>
          <w:p w14:paraId="62294962"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2631" w:author="Chara Katiri" w:date="2015-05-12T13:05:00Z">
                  <w:rPr>
                    <w:rFonts w:ascii="Times" w:eastAsia="Times New Roman" w:hAnsi="Times" w:cs="Times New Roman"/>
                    <w:sz w:val="22"/>
                    <w:szCs w:val="22"/>
                    <w:lang w:val="en-GB"/>
                  </w:rPr>
                </w:rPrChange>
              </w:rPr>
              <w:pPrChange w:id="2632"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lang w:val="en-GB"/>
                <w:rPrChange w:id="2633" w:author="Chara Katiri" w:date="2015-05-12T13:05:00Z">
                  <w:rPr>
                    <w:rFonts w:ascii="Times" w:eastAsia="Times New Roman" w:hAnsi="Times" w:cs="Times New Roman"/>
                    <w:sz w:val="22"/>
                    <w:szCs w:val="22"/>
                    <w:lang w:val="en-GB"/>
                  </w:rPr>
                </w:rPrChange>
              </w:rPr>
              <w:t>Unsolicited Bulk Email</w:t>
            </w:r>
          </w:p>
        </w:tc>
      </w:tr>
      <w:tr w:rsidR="00674DFB" w:rsidRPr="00F758B3" w14:paraId="4F28872D" w14:textId="77777777" w:rsidTr="0062322A">
        <w:trPr>
          <w:cnfStyle w:val="000000100000" w:firstRow="0" w:lastRow="0" w:firstColumn="0" w:lastColumn="0" w:oddVBand="0" w:evenVBand="0" w:oddHBand="1" w:evenHBand="0" w:firstRowFirstColumn="0" w:firstRowLastColumn="0" w:lastRowFirstColumn="0" w:lastRowLastColumn="0"/>
          <w:ins w:id="2634" w:author="Chara Katiri" w:date="2015-05-09T12:55:00Z"/>
        </w:trPr>
        <w:tc>
          <w:tcPr>
            <w:cnfStyle w:val="001000000000" w:firstRow="0" w:lastRow="0" w:firstColumn="1" w:lastColumn="0" w:oddVBand="0" w:evenVBand="0" w:oddHBand="0" w:evenHBand="0" w:firstRowFirstColumn="0" w:firstRowLastColumn="0" w:lastRowFirstColumn="0" w:lastRowLastColumn="0"/>
            <w:tcW w:w="2518" w:type="dxa"/>
          </w:tcPr>
          <w:p w14:paraId="374F9E6A" w14:textId="60D6AE20" w:rsidR="00674DFB" w:rsidRPr="00F758B3" w:rsidRDefault="00674DFB" w:rsidP="00F758B3">
            <w:pPr>
              <w:spacing w:after="240" w:line="360" w:lineRule="auto"/>
              <w:contextualSpacing/>
              <w:jc w:val="both"/>
              <w:rPr>
                <w:ins w:id="2635" w:author="Chara Katiri" w:date="2015-05-09T12:55:00Z"/>
                <w:rFonts w:ascii="Times" w:eastAsia="Times New Roman" w:hAnsi="Times" w:cs="Times New Roman"/>
                <w:b w:val="0"/>
                <w:bCs w:val="0"/>
                <w:sz w:val="22"/>
                <w:szCs w:val="22"/>
                <w:lang w:val="en-GB"/>
                <w:rPrChange w:id="2636" w:author="Chara Katiri" w:date="2015-05-12T13:05:00Z">
                  <w:rPr>
                    <w:ins w:id="2637" w:author="Chara Katiri" w:date="2015-05-09T12:55:00Z"/>
                    <w:rFonts w:ascii="Times" w:eastAsia="Times New Roman" w:hAnsi="Times" w:cs="Times New Roman"/>
                    <w:b w:val="0"/>
                    <w:bCs w:val="0"/>
                    <w:sz w:val="22"/>
                    <w:szCs w:val="22"/>
                    <w:lang w:val="en-GB"/>
                  </w:rPr>
                </w:rPrChange>
              </w:rPr>
              <w:pPrChange w:id="2638" w:author="Chara Katiri" w:date="2015-05-12T13:05:00Z">
                <w:pPr>
                  <w:spacing w:after="240" w:line="360" w:lineRule="auto"/>
                  <w:contextualSpacing/>
                  <w:jc w:val="both"/>
                </w:pPr>
              </w:pPrChange>
            </w:pPr>
            <w:ins w:id="2639" w:author="Chara Katiri" w:date="2015-05-09T12:55:00Z">
              <w:r w:rsidRPr="00F758B3">
                <w:rPr>
                  <w:rFonts w:ascii="Times" w:eastAsia="Times New Roman" w:hAnsi="Times" w:cs="Times New Roman"/>
                  <w:sz w:val="22"/>
                  <w:szCs w:val="22"/>
                  <w:lang w:val="en-GB"/>
                  <w:rPrChange w:id="2640" w:author="Chara Katiri" w:date="2015-05-12T13:05:00Z">
                    <w:rPr>
                      <w:rFonts w:ascii="Times" w:eastAsia="Times New Roman" w:hAnsi="Times" w:cs="Times New Roman"/>
                      <w:sz w:val="22"/>
                      <w:szCs w:val="22"/>
                      <w:lang w:val="en-GB"/>
                    </w:rPr>
                  </w:rPrChange>
                </w:rPr>
                <w:t>JEE</w:t>
              </w:r>
            </w:ins>
          </w:p>
        </w:tc>
        <w:tc>
          <w:tcPr>
            <w:tcW w:w="6804" w:type="dxa"/>
          </w:tcPr>
          <w:p w14:paraId="047D1F5B" w14:textId="0BF1A925" w:rsidR="00674DFB" w:rsidRPr="00F758B3" w:rsidRDefault="00674DFB" w:rsidP="00F758B3">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2641" w:author="Chara Katiri" w:date="2015-05-09T12:55:00Z"/>
                <w:rFonts w:ascii="Times" w:eastAsia="Times New Roman" w:hAnsi="Times" w:cs="Times New Roman"/>
                <w:sz w:val="22"/>
                <w:szCs w:val="22"/>
                <w:lang w:val="en-GB"/>
                <w:rPrChange w:id="2642" w:author="Chara Katiri" w:date="2015-05-12T13:05:00Z">
                  <w:rPr>
                    <w:ins w:id="2643" w:author="Chara Katiri" w:date="2015-05-09T12:55:00Z"/>
                    <w:rFonts w:ascii="Times" w:eastAsia="Times New Roman" w:hAnsi="Times" w:cs="Times New Roman"/>
                    <w:sz w:val="22"/>
                    <w:szCs w:val="22"/>
                    <w:lang w:val="en-GB"/>
                  </w:rPr>
                </w:rPrChange>
              </w:rPr>
              <w:pPrChange w:id="2644" w:author="Chara Katiri" w:date="2015-05-12T13:05:00Z">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2645" w:author="Chara Katiri" w:date="2015-05-09T12:55:00Z">
              <w:r w:rsidRPr="00F758B3">
                <w:rPr>
                  <w:rFonts w:ascii="Times" w:eastAsia="Times New Roman" w:hAnsi="Times" w:cs="Times New Roman"/>
                  <w:sz w:val="22"/>
                  <w:szCs w:val="22"/>
                  <w:lang w:val="en-GB"/>
                  <w:rPrChange w:id="2646" w:author="Chara Katiri" w:date="2015-05-12T13:05:00Z">
                    <w:rPr>
                      <w:rFonts w:ascii="Times" w:eastAsia="Times New Roman" w:hAnsi="Times" w:cs="Times New Roman"/>
                      <w:sz w:val="22"/>
                      <w:szCs w:val="22"/>
                      <w:lang w:val="en-GB"/>
                    </w:rPr>
                  </w:rPrChange>
                </w:rPr>
                <w:t xml:space="preserve">Java platform Enterprise Edition </w:t>
              </w:r>
            </w:ins>
          </w:p>
        </w:tc>
      </w:tr>
      <w:tr w:rsidR="00B82063" w:rsidRPr="00F758B3" w14:paraId="276B2F8D" w14:textId="77777777" w:rsidTr="0062322A">
        <w:trPr>
          <w:ins w:id="2647"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13670150" w14:textId="77777777" w:rsidR="00B82063" w:rsidRPr="00F758B3" w:rsidRDefault="00B82063" w:rsidP="00F758B3">
            <w:pPr>
              <w:spacing w:after="240" w:line="360" w:lineRule="auto"/>
              <w:contextualSpacing/>
              <w:jc w:val="both"/>
              <w:rPr>
                <w:ins w:id="2648" w:author="Chara Katiri" w:date="2015-04-10T23:09:00Z"/>
                <w:rFonts w:ascii="Times" w:eastAsia="Times New Roman" w:hAnsi="Times" w:cs="Times New Roman"/>
                <w:sz w:val="22"/>
                <w:szCs w:val="22"/>
                <w:lang w:val="en-GB"/>
                <w:rPrChange w:id="2649" w:author="Chara Katiri" w:date="2015-05-12T13:05:00Z">
                  <w:rPr>
                    <w:ins w:id="2650" w:author="Chara Katiri" w:date="2015-04-10T23:09:00Z"/>
                    <w:rFonts w:ascii="Times" w:eastAsia="Times New Roman" w:hAnsi="Times" w:cs="Times New Roman"/>
                    <w:b w:val="0"/>
                    <w:bCs w:val="0"/>
                    <w:sz w:val="22"/>
                    <w:szCs w:val="22"/>
                    <w:lang w:val="en-GB"/>
                  </w:rPr>
                </w:rPrChange>
              </w:rPr>
              <w:pPrChange w:id="2651" w:author="Chara Katiri" w:date="2015-05-12T13:05:00Z">
                <w:pPr>
                  <w:spacing w:after="240" w:line="360" w:lineRule="auto"/>
                  <w:contextualSpacing/>
                  <w:jc w:val="both"/>
                </w:pPr>
              </w:pPrChange>
            </w:pPr>
            <w:ins w:id="2652" w:author="Chara Katiri" w:date="2015-04-10T23:09:00Z">
              <w:r w:rsidRPr="00F758B3">
                <w:rPr>
                  <w:rFonts w:ascii="Times" w:eastAsia="Times New Roman" w:hAnsi="Times" w:cs="Times New Roman"/>
                  <w:sz w:val="22"/>
                  <w:szCs w:val="22"/>
                  <w:lang w:val="en-GB"/>
                  <w:rPrChange w:id="2653" w:author="Chara Katiri" w:date="2015-05-12T13:05:00Z">
                    <w:rPr>
                      <w:rFonts w:ascii="Times" w:eastAsia="Times New Roman" w:hAnsi="Times" w:cs="Times New Roman"/>
                      <w:sz w:val="22"/>
                      <w:szCs w:val="22"/>
                      <w:lang w:val="en-GB"/>
                    </w:rPr>
                  </w:rPrChange>
                </w:rPr>
                <w:t>WAP</w:t>
              </w:r>
            </w:ins>
          </w:p>
        </w:tc>
        <w:tc>
          <w:tcPr>
            <w:tcW w:w="6804" w:type="dxa"/>
          </w:tcPr>
          <w:p w14:paraId="71AA2570" w14:textId="77777777" w:rsidR="00B82063" w:rsidRPr="00F758B3" w:rsidRDefault="00B82063" w:rsidP="00F758B3">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2654" w:author="Chara Katiri" w:date="2015-04-10T23:09:00Z"/>
                <w:rFonts w:ascii="Times" w:eastAsia="Times New Roman" w:hAnsi="Times" w:cs="Times New Roman"/>
                <w:sz w:val="22"/>
                <w:szCs w:val="22"/>
                <w:lang w:val="en-GB"/>
                <w:rPrChange w:id="2655" w:author="Chara Katiri" w:date="2015-05-12T13:05:00Z">
                  <w:rPr>
                    <w:ins w:id="2656" w:author="Chara Katiri" w:date="2015-04-10T23:09:00Z"/>
                    <w:rFonts w:ascii="Times" w:eastAsia="Times New Roman" w:hAnsi="Times" w:cs="Times New Roman"/>
                    <w:sz w:val="22"/>
                    <w:szCs w:val="22"/>
                    <w:lang w:val="en-GB"/>
                  </w:rPr>
                </w:rPrChange>
              </w:rPr>
              <w:pPrChange w:id="2657" w:author="Chara Katiri" w:date="2015-05-12T13:05:00Z">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2658" w:author="Chara Katiri" w:date="2015-04-10T23:09:00Z">
              <w:r w:rsidRPr="00F758B3">
                <w:rPr>
                  <w:rFonts w:ascii="Times" w:eastAsia="Times New Roman" w:hAnsi="Times" w:cs="Times New Roman"/>
                  <w:sz w:val="22"/>
                  <w:szCs w:val="22"/>
                  <w:lang w:val="en-GB"/>
                  <w:rPrChange w:id="2659" w:author="Chara Katiri" w:date="2015-05-12T13:05:00Z">
                    <w:rPr>
                      <w:rFonts w:ascii="Times" w:eastAsia="Times New Roman" w:hAnsi="Times" w:cs="Times New Roman"/>
                      <w:sz w:val="22"/>
                      <w:szCs w:val="22"/>
                      <w:lang w:val="en-GB"/>
                    </w:rPr>
                  </w:rPrChange>
                </w:rPr>
                <w:t xml:space="preserve">Web Application Framework </w:t>
              </w:r>
            </w:ins>
          </w:p>
        </w:tc>
      </w:tr>
    </w:tbl>
    <w:p w14:paraId="2D5BA4CD" w14:textId="11513733" w:rsidR="00A8546C" w:rsidRPr="00F758B3" w:rsidRDefault="00A8546C" w:rsidP="00F758B3">
      <w:pPr>
        <w:spacing w:line="360" w:lineRule="auto"/>
        <w:contextualSpacing/>
        <w:jc w:val="both"/>
        <w:rPr>
          <w:rFonts w:ascii="Times" w:eastAsia="Times New Roman" w:hAnsi="Times" w:cs="Times New Roman"/>
          <w:sz w:val="22"/>
          <w:szCs w:val="22"/>
          <w:lang w:val="en-GB"/>
          <w:rPrChange w:id="2660" w:author="Chara Katiri" w:date="2015-05-12T13:05:00Z">
            <w:rPr>
              <w:rFonts w:ascii="Times" w:eastAsia="Times New Roman" w:hAnsi="Times" w:cs="Times New Roman"/>
              <w:sz w:val="22"/>
              <w:szCs w:val="22"/>
              <w:lang w:val="en-GB"/>
            </w:rPr>
          </w:rPrChange>
        </w:rPr>
        <w:pPrChange w:id="2661" w:author="Chara Katiri" w:date="2015-05-12T13:05:00Z">
          <w:pPr>
            <w:spacing w:line="360" w:lineRule="auto"/>
            <w:contextualSpacing/>
            <w:jc w:val="both"/>
          </w:pPr>
        </w:pPrChange>
      </w:pPr>
    </w:p>
    <w:p w14:paraId="07B299E6" w14:textId="77777777" w:rsidR="00DF45F0" w:rsidRPr="00F758B3" w:rsidRDefault="00DF45F0" w:rsidP="00F758B3">
      <w:pPr>
        <w:pStyle w:val="Heading1"/>
        <w:numPr>
          <w:ilvl w:val="0"/>
          <w:numId w:val="10"/>
        </w:numPr>
        <w:spacing w:line="360" w:lineRule="auto"/>
        <w:contextualSpacing/>
        <w:jc w:val="both"/>
        <w:rPr>
          <w:rFonts w:ascii="Times" w:hAnsi="Times" w:cs="Times New Roman"/>
          <w:color w:val="auto"/>
          <w:sz w:val="22"/>
          <w:szCs w:val="22"/>
          <w:lang w:val="en-GB"/>
          <w:rPrChange w:id="2662" w:author="Chara Katiri" w:date="2015-05-12T13:05:00Z">
            <w:rPr>
              <w:rFonts w:ascii="Times" w:hAnsi="Times" w:cs="Times New Roman"/>
              <w:color w:val="auto"/>
              <w:sz w:val="22"/>
              <w:szCs w:val="22"/>
              <w:lang w:val="en-GB"/>
            </w:rPr>
          </w:rPrChange>
        </w:rPr>
        <w:pPrChange w:id="2663" w:author="Chara Katiri" w:date="2015-05-12T13:05:00Z">
          <w:pPr>
            <w:pStyle w:val="Heading1"/>
            <w:numPr>
              <w:numId w:val="10"/>
            </w:numPr>
            <w:spacing w:line="360" w:lineRule="auto"/>
            <w:ind w:left="360" w:hanging="360"/>
            <w:contextualSpacing/>
            <w:jc w:val="both"/>
          </w:pPr>
        </w:pPrChange>
      </w:pPr>
      <w:bookmarkStart w:id="2664" w:name="_Toc292730835"/>
      <w:r w:rsidRPr="00F758B3">
        <w:rPr>
          <w:rFonts w:ascii="Times" w:hAnsi="Times" w:cs="Times New Roman"/>
          <w:color w:val="auto"/>
          <w:sz w:val="22"/>
          <w:szCs w:val="22"/>
          <w:lang w:val="en-GB"/>
          <w:rPrChange w:id="2665" w:author="Chara Katiri" w:date="2015-05-12T13:05:00Z">
            <w:rPr>
              <w:rFonts w:ascii="Times" w:hAnsi="Times" w:cs="Times New Roman"/>
              <w:color w:val="auto"/>
              <w:sz w:val="22"/>
              <w:szCs w:val="22"/>
              <w:lang w:val="en-GB"/>
            </w:rPr>
          </w:rPrChange>
        </w:rPr>
        <w:t>Introduction</w:t>
      </w:r>
      <w:bookmarkEnd w:id="2664"/>
      <w:r w:rsidRPr="00F758B3">
        <w:rPr>
          <w:rFonts w:ascii="Times" w:hAnsi="Times" w:cs="Times New Roman"/>
          <w:color w:val="auto"/>
          <w:sz w:val="22"/>
          <w:szCs w:val="22"/>
          <w:lang w:val="en-GB"/>
          <w:rPrChange w:id="2666" w:author="Chara Katiri" w:date="2015-05-12T13:05:00Z">
            <w:rPr>
              <w:rFonts w:ascii="Times" w:hAnsi="Times" w:cs="Times New Roman"/>
              <w:color w:val="auto"/>
              <w:sz w:val="22"/>
              <w:szCs w:val="22"/>
              <w:lang w:val="en-GB"/>
            </w:rPr>
          </w:rPrChange>
        </w:rPr>
        <w:t xml:space="preserve"> </w:t>
      </w:r>
    </w:p>
    <w:p w14:paraId="1254DA84" w14:textId="4C86A8F1" w:rsidR="002C39F0" w:rsidRPr="00F758B3" w:rsidRDefault="002C39F0" w:rsidP="00F758B3">
      <w:pPr>
        <w:spacing w:line="360" w:lineRule="auto"/>
        <w:ind w:firstLine="360"/>
        <w:contextualSpacing/>
        <w:jc w:val="both"/>
        <w:rPr>
          <w:rFonts w:ascii="Times" w:eastAsia="Times New Roman" w:hAnsi="Times" w:cs="Times New Roman"/>
          <w:sz w:val="22"/>
          <w:szCs w:val="22"/>
          <w:shd w:val="clear" w:color="auto" w:fill="FFFFFF"/>
          <w:lang w:val="en-GB"/>
          <w:rPrChange w:id="2667" w:author="Chara Katiri" w:date="2015-05-12T13:05:00Z">
            <w:rPr>
              <w:rFonts w:ascii="Times" w:eastAsia="Times New Roman" w:hAnsi="Times" w:cs="Times New Roman"/>
              <w:sz w:val="22"/>
              <w:szCs w:val="22"/>
              <w:shd w:val="clear" w:color="auto" w:fill="FFFFFF"/>
              <w:lang w:val="en-GB"/>
            </w:rPr>
          </w:rPrChange>
        </w:rPr>
        <w:pPrChange w:id="2668" w:author="Chara Katiri" w:date="2015-05-12T13:05:00Z">
          <w:pPr>
            <w:spacing w:line="360" w:lineRule="auto"/>
            <w:ind w:firstLine="360"/>
            <w:contextualSpacing/>
            <w:jc w:val="both"/>
          </w:pPr>
        </w:pPrChange>
      </w:pPr>
      <w:r w:rsidRPr="00F758B3">
        <w:rPr>
          <w:rFonts w:ascii="Times" w:eastAsia="Times New Roman" w:hAnsi="Times" w:cs="Times New Roman"/>
          <w:sz w:val="22"/>
          <w:szCs w:val="22"/>
          <w:shd w:val="clear" w:color="auto" w:fill="FFFFFF"/>
          <w:lang w:val="en-GB"/>
          <w:rPrChange w:id="2669" w:author="Chara Katiri" w:date="2015-05-12T13:05:00Z">
            <w:rPr>
              <w:rFonts w:ascii="Times" w:eastAsia="Times New Roman" w:hAnsi="Times" w:cs="Times New Roman"/>
              <w:sz w:val="22"/>
              <w:szCs w:val="22"/>
              <w:shd w:val="clear" w:color="auto" w:fill="FFFFFF"/>
              <w:lang w:val="en-GB"/>
            </w:rPr>
          </w:rPrChange>
        </w:rPr>
        <w:t xml:space="preserve">The purpose of this document is the detailed description of the project’s plan to design, develop and deliver </w:t>
      </w:r>
      <w:r w:rsidR="00924BA5" w:rsidRPr="00F758B3">
        <w:rPr>
          <w:rFonts w:ascii="Times" w:eastAsia="Times New Roman" w:hAnsi="Times" w:cs="Times New Roman"/>
          <w:sz w:val="22"/>
          <w:szCs w:val="22"/>
          <w:shd w:val="clear" w:color="auto" w:fill="FFFFFF"/>
          <w:lang w:val="en-GB"/>
          <w:rPrChange w:id="2670" w:author="Chara Katiri" w:date="2015-05-12T13:05:00Z">
            <w:rPr>
              <w:rFonts w:ascii="Times" w:eastAsia="Times New Roman" w:hAnsi="Times" w:cs="Times New Roman"/>
              <w:sz w:val="22"/>
              <w:szCs w:val="22"/>
              <w:shd w:val="clear" w:color="auto" w:fill="FFFFFF"/>
              <w:lang w:val="en-GB"/>
            </w:rPr>
          </w:rPrChange>
        </w:rPr>
        <w:t>a digital</w:t>
      </w:r>
      <w:r w:rsidRPr="00F758B3">
        <w:rPr>
          <w:rFonts w:ascii="Times" w:eastAsia="Times New Roman" w:hAnsi="Times" w:cs="Times New Roman"/>
          <w:sz w:val="22"/>
          <w:szCs w:val="22"/>
          <w:shd w:val="clear" w:color="auto" w:fill="FFFFFF"/>
          <w:lang w:val="en-GB"/>
          <w:rPrChange w:id="2671" w:author="Chara Katiri" w:date="2015-05-12T13:05:00Z">
            <w:rPr>
              <w:rFonts w:ascii="Times" w:eastAsia="Times New Roman" w:hAnsi="Times" w:cs="Times New Roman"/>
              <w:sz w:val="22"/>
              <w:szCs w:val="22"/>
              <w:shd w:val="clear" w:color="auto" w:fill="FFFFFF"/>
              <w:lang w:val="en-GB"/>
            </w:rPr>
          </w:rPrChange>
        </w:rPr>
        <w:t xml:space="preserve"> Pinboard website as a method to minimize the number of junk emails sent and received </w:t>
      </w:r>
      <w:r w:rsidR="00924BA5" w:rsidRPr="00F758B3">
        <w:rPr>
          <w:rFonts w:ascii="Times" w:eastAsia="Times New Roman" w:hAnsi="Times" w:cs="Times New Roman"/>
          <w:sz w:val="22"/>
          <w:szCs w:val="22"/>
          <w:shd w:val="clear" w:color="auto" w:fill="FFFFFF"/>
          <w:lang w:val="en-GB"/>
          <w:rPrChange w:id="2672" w:author="Chara Katiri" w:date="2015-05-12T13:05:00Z">
            <w:rPr>
              <w:rFonts w:ascii="Times" w:eastAsia="Times New Roman" w:hAnsi="Times" w:cs="Times New Roman"/>
              <w:sz w:val="22"/>
              <w:szCs w:val="22"/>
              <w:shd w:val="clear" w:color="auto" w:fill="FFFFFF"/>
              <w:lang w:val="en-GB"/>
            </w:rPr>
          </w:rPrChange>
        </w:rPr>
        <w:t xml:space="preserve">between students </w:t>
      </w:r>
      <w:r w:rsidRPr="00F758B3">
        <w:rPr>
          <w:rFonts w:ascii="Times" w:eastAsia="Times New Roman" w:hAnsi="Times" w:cs="Times New Roman"/>
          <w:sz w:val="22"/>
          <w:szCs w:val="22"/>
          <w:shd w:val="clear" w:color="auto" w:fill="FFFFFF"/>
          <w:lang w:val="en-GB"/>
          <w:rPrChange w:id="2673" w:author="Chara Katiri" w:date="2015-05-12T13:05:00Z">
            <w:rPr>
              <w:rFonts w:ascii="Times" w:eastAsia="Times New Roman" w:hAnsi="Times" w:cs="Times New Roman"/>
              <w:sz w:val="22"/>
              <w:szCs w:val="22"/>
              <w:shd w:val="clear" w:color="auto" w:fill="FFFFFF"/>
              <w:lang w:val="en-GB"/>
            </w:rPr>
          </w:rPrChange>
        </w:rPr>
        <w:t xml:space="preserve">in the </w:t>
      </w:r>
      <w:r w:rsidR="00EC0BC2" w:rsidRPr="00F758B3">
        <w:rPr>
          <w:rFonts w:ascii="Times" w:eastAsia="Times New Roman" w:hAnsi="Times" w:cs="Times New Roman"/>
          <w:sz w:val="22"/>
          <w:szCs w:val="22"/>
          <w:shd w:val="clear" w:color="auto" w:fill="FFFFFF"/>
          <w:lang w:val="en-GB"/>
          <w:rPrChange w:id="2674" w:author="Chara Katiri" w:date="2015-05-12T13:05:00Z">
            <w:rPr>
              <w:rFonts w:ascii="Times" w:eastAsia="Times New Roman" w:hAnsi="Times" w:cs="Times New Roman"/>
              <w:sz w:val="22"/>
              <w:szCs w:val="22"/>
              <w:shd w:val="clear" w:color="auto" w:fill="FFFFFF"/>
              <w:lang w:val="en-GB"/>
            </w:rPr>
          </w:rPrChange>
        </w:rPr>
        <w:t>University</w:t>
      </w:r>
      <w:r w:rsidRPr="00F758B3">
        <w:rPr>
          <w:rFonts w:ascii="Times" w:eastAsia="Times New Roman" w:hAnsi="Times" w:cs="Times New Roman"/>
          <w:sz w:val="22"/>
          <w:szCs w:val="22"/>
          <w:shd w:val="clear" w:color="auto" w:fill="FFFFFF"/>
          <w:lang w:val="en-GB"/>
          <w:rPrChange w:id="2675" w:author="Chara Katiri" w:date="2015-05-12T13:05:00Z">
            <w:rPr>
              <w:rFonts w:ascii="Times" w:eastAsia="Times New Roman" w:hAnsi="Times" w:cs="Times New Roman"/>
              <w:sz w:val="22"/>
              <w:szCs w:val="22"/>
              <w:shd w:val="clear" w:color="auto" w:fill="FFFFFF"/>
              <w:lang w:val="en-GB"/>
            </w:rPr>
          </w:rPrChange>
        </w:rPr>
        <w:t xml:space="preserve"> of Surrey. The project </w:t>
      </w:r>
      <w:r w:rsidR="003A56D6" w:rsidRPr="00F758B3">
        <w:rPr>
          <w:rFonts w:ascii="Times" w:eastAsia="Times New Roman" w:hAnsi="Times" w:cs="Times New Roman"/>
          <w:sz w:val="22"/>
          <w:szCs w:val="22"/>
          <w:shd w:val="clear" w:color="auto" w:fill="FFFFFF"/>
          <w:lang w:val="en-GB"/>
          <w:rPrChange w:id="2676" w:author="Chara Katiri" w:date="2015-05-12T13:05:00Z">
            <w:rPr>
              <w:rFonts w:ascii="Times" w:eastAsia="Times New Roman" w:hAnsi="Times" w:cs="Times New Roman"/>
              <w:sz w:val="22"/>
              <w:szCs w:val="22"/>
              <w:shd w:val="clear" w:color="auto" w:fill="FFFFFF"/>
              <w:lang w:val="en-GB"/>
            </w:rPr>
          </w:rPrChange>
        </w:rPr>
        <w:t>is</w:t>
      </w:r>
      <w:r w:rsidRPr="00F758B3">
        <w:rPr>
          <w:rFonts w:ascii="Times" w:eastAsia="Times New Roman" w:hAnsi="Times" w:cs="Times New Roman"/>
          <w:sz w:val="22"/>
          <w:szCs w:val="22"/>
          <w:shd w:val="clear" w:color="auto" w:fill="FFFFFF"/>
          <w:lang w:val="en-GB"/>
          <w:rPrChange w:id="2677" w:author="Chara Katiri" w:date="2015-05-12T13:05:00Z">
            <w:rPr>
              <w:rFonts w:ascii="Times" w:eastAsia="Times New Roman" w:hAnsi="Times" w:cs="Times New Roman"/>
              <w:sz w:val="22"/>
              <w:szCs w:val="22"/>
              <w:shd w:val="clear" w:color="auto" w:fill="FFFFFF"/>
              <w:lang w:val="en-GB"/>
            </w:rPr>
          </w:rPrChange>
        </w:rPr>
        <w:t xml:space="preserve"> developed as part of ‘COM3001 Professional Project’ module, taught by the </w:t>
      </w:r>
      <w:r w:rsidR="00EC0BC2" w:rsidRPr="00F758B3">
        <w:rPr>
          <w:rFonts w:ascii="Times" w:eastAsia="Times New Roman" w:hAnsi="Times" w:cs="Times New Roman"/>
          <w:sz w:val="22"/>
          <w:szCs w:val="22"/>
          <w:shd w:val="clear" w:color="auto" w:fill="FFFFFF"/>
          <w:lang w:val="en-GB"/>
          <w:rPrChange w:id="2678" w:author="Chara Katiri" w:date="2015-05-12T13:05:00Z">
            <w:rPr>
              <w:rFonts w:ascii="Times" w:eastAsia="Times New Roman" w:hAnsi="Times" w:cs="Times New Roman"/>
              <w:sz w:val="22"/>
              <w:szCs w:val="22"/>
              <w:shd w:val="clear" w:color="auto" w:fill="FFFFFF"/>
              <w:lang w:val="en-GB"/>
            </w:rPr>
          </w:rPrChange>
        </w:rPr>
        <w:t>University</w:t>
      </w:r>
      <w:r w:rsidRPr="00F758B3">
        <w:rPr>
          <w:rFonts w:ascii="Times" w:eastAsia="Times New Roman" w:hAnsi="Times" w:cs="Times New Roman"/>
          <w:sz w:val="22"/>
          <w:szCs w:val="22"/>
          <w:shd w:val="clear" w:color="auto" w:fill="FFFFFF"/>
          <w:lang w:val="en-GB"/>
          <w:rPrChange w:id="2679" w:author="Chara Katiri" w:date="2015-05-12T13:05:00Z">
            <w:rPr>
              <w:rFonts w:ascii="Times" w:eastAsia="Times New Roman" w:hAnsi="Times" w:cs="Times New Roman"/>
              <w:sz w:val="22"/>
              <w:szCs w:val="22"/>
              <w:shd w:val="clear" w:color="auto" w:fill="FFFFFF"/>
              <w:lang w:val="en-GB"/>
            </w:rPr>
          </w:rPrChange>
        </w:rPr>
        <w:t xml:space="preserve"> of Surrey, Department of Computing. </w:t>
      </w:r>
    </w:p>
    <w:p w14:paraId="5C4FAB7B" w14:textId="77777777" w:rsidR="005B7D10" w:rsidRPr="00F758B3" w:rsidRDefault="005B7D10" w:rsidP="00F758B3">
      <w:pPr>
        <w:spacing w:line="360" w:lineRule="auto"/>
        <w:ind w:firstLine="360"/>
        <w:contextualSpacing/>
        <w:jc w:val="both"/>
        <w:rPr>
          <w:rFonts w:ascii="Times" w:eastAsia="Times New Roman" w:hAnsi="Times" w:cs="Times New Roman"/>
          <w:sz w:val="22"/>
          <w:szCs w:val="22"/>
          <w:shd w:val="clear" w:color="auto" w:fill="FFFFFF"/>
          <w:lang w:val="en-GB"/>
          <w:rPrChange w:id="2680" w:author="Chara Katiri" w:date="2015-05-12T13:05:00Z">
            <w:rPr>
              <w:rFonts w:ascii="Times" w:eastAsia="Times New Roman" w:hAnsi="Times" w:cs="Times New Roman"/>
              <w:sz w:val="22"/>
              <w:szCs w:val="22"/>
              <w:shd w:val="clear" w:color="auto" w:fill="FFFFFF"/>
              <w:lang w:val="en-GB"/>
            </w:rPr>
          </w:rPrChange>
        </w:rPr>
        <w:pPrChange w:id="2681" w:author="Chara Katiri" w:date="2015-05-12T13:05:00Z">
          <w:pPr>
            <w:spacing w:line="360" w:lineRule="auto"/>
            <w:ind w:firstLine="360"/>
            <w:contextualSpacing/>
            <w:jc w:val="both"/>
          </w:pPr>
        </w:pPrChange>
      </w:pPr>
    </w:p>
    <w:p w14:paraId="2633FC3C" w14:textId="77777777" w:rsidR="00C50791" w:rsidRPr="00F758B3" w:rsidRDefault="00C50791" w:rsidP="00F758B3">
      <w:pPr>
        <w:pStyle w:val="Heading2"/>
        <w:numPr>
          <w:ilvl w:val="1"/>
          <w:numId w:val="11"/>
        </w:numPr>
        <w:spacing w:line="360" w:lineRule="auto"/>
        <w:contextualSpacing/>
        <w:jc w:val="both"/>
        <w:rPr>
          <w:rFonts w:ascii="Times" w:hAnsi="Times" w:cs="Times New Roman"/>
          <w:color w:val="auto"/>
          <w:sz w:val="22"/>
          <w:szCs w:val="22"/>
          <w:lang w:val="en-GB"/>
          <w:rPrChange w:id="2682" w:author="Chara Katiri" w:date="2015-05-12T13:05:00Z">
            <w:rPr>
              <w:rFonts w:ascii="Times" w:hAnsi="Times" w:cs="Times New Roman"/>
              <w:color w:val="auto"/>
              <w:sz w:val="22"/>
              <w:szCs w:val="22"/>
              <w:lang w:val="en-GB"/>
            </w:rPr>
          </w:rPrChange>
        </w:rPr>
        <w:pPrChange w:id="2683" w:author="Chara Katiri" w:date="2015-05-12T13:05:00Z">
          <w:pPr>
            <w:pStyle w:val="Heading2"/>
            <w:numPr>
              <w:numId w:val="11"/>
            </w:numPr>
            <w:spacing w:line="360" w:lineRule="auto"/>
            <w:ind w:left="792" w:hanging="432"/>
            <w:contextualSpacing/>
            <w:jc w:val="both"/>
          </w:pPr>
        </w:pPrChange>
      </w:pPr>
      <w:bookmarkStart w:id="2684" w:name="_Toc292730836"/>
      <w:r w:rsidRPr="00F758B3">
        <w:rPr>
          <w:rFonts w:ascii="Times" w:hAnsi="Times" w:cs="Times New Roman"/>
          <w:color w:val="auto"/>
          <w:sz w:val="22"/>
          <w:szCs w:val="22"/>
          <w:lang w:val="en-GB"/>
          <w:rPrChange w:id="2685" w:author="Chara Katiri" w:date="2015-05-12T13:05:00Z">
            <w:rPr>
              <w:rFonts w:ascii="Times" w:hAnsi="Times" w:cs="Times New Roman"/>
              <w:color w:val="auto"/>
              <w:sz w:val="22"/>
              <w:szCs w:val="22"/>
              <w:lang w:val="en-GB"/>
            </w:rPr>
          </w:rPrChange>
        </w:rPr>
        <w:t>Motivation</w:t>
      </w:r>
      <w:bookmarkEnd w:id="2684"/>
    </w:p>
    <w:p w14:paraId="7B592D15" w14:textId="5919DED5" w:rsidR="0090592B" w:rsidRPr="00F758B3" w:rsidRDefault="0090592B" w:rsidP="00F758B3">
      <w:pPr>
        <w:spacing w:line="360" w:lineRule="auto"/>
        <w:ind w:firstLine="720"/>
        <w:contextualSpacing/>
        <w:jc w:val="both"/>
        <w:rPr>
          <w:rFonts w:ascii="Times" w:eastAsia="Times New Roman" w:hAnsi="Times" w:cs="Times New Roman"/>
          <w:sz w:val="22"/>
          <w:szCs w:val="22"/>
          <w:shd w:val="clear" w:color="auto" w:fill="FFFFFF"/>
          <w:lang w:val="en-GB"/>
          <w:rPrChange w:id="2686" w:author="Chara Katiri" w:date="2015-05-12T13:05:00Z">
            <w:rPr>
              <w:rFonts w:ascii="Times" w:eastAsia="Times New Roman" w:hAnsi="Times" w:cs="Times New Roman"/>
              <w:sz w:val="22"/>
              <w:szCs w:val="22"/>
              <w:shd w:val="clear" w:color="auto" w:fill="FFFFFF"/>
              <w:lang w:val="en-GB"/>
            </w:rPr>
          </w:rPrChange>
        </w:rPr>
        <w:pPrChange w:id="2687"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688" w:author="Chara Katiri" w:date="2015-05-12T13:05:00Z">
            <w:rPr>
              <w:rFonts w:ascii="Times" w:eastAsia="Times New Roman" w:hAnsi="Times" w:cs="Times New Roman"/>
              <w:sz w:val="22"/>
              <w:szCs w:val="22"/>
              <w:shd w:val="clear" w:color="auto" w:fill="FFFFFF"/>
              <w:lang w:val="en-GB"/>
            </w:rPr>
          </w:rPrChange>
        </w:rPr>
        <w:t xml:space="preserve">Nowadays, electronic mail is the predominant digital communication platform. </w:t>
      </w:r>
      <w:r w:rsidR="008B0413" w:rsidRPr="00F758B3">
        <w:rPr>
          <w:rFonts w:ascii="Times" w:eastAsia="Times New Roman" w:hAnsi="Times" w:cs="Times New Roman"/>
          <w:sz w:val="22"/>
          <w:szCs w:val="22"/>
          <w:shd w:val="clear" w:color="auto" w:fill="FFFFFF"/>
          <w:lang w:val="en-GB"/>
          <w:rPrChange w:id="2689" w:author="Chara Katiri" w:date="2015-05-12T13:05:00Z">
            <w:rPr>
              <w:rFonts w:ascii="Times" w:eastAsia="Times New Roman" w:hAnsi="Times" w:cs="Times New Roman"/>
              <w:sz w:val="22"/>
              <w:szCs w:val="22"/>
              <w:shd w:val="clear" w:color="auto" w:fill="FFFFFF"/>
              <w:lang w:val="en-GB"/>
            </w:rPr>
          </w:rPrChange>
        </w:rPr>
        <w:t xml:space="preserve">According to Reuter’s survey </w:t>
      </w:r>
      <w:sdt>
        <w:sdtPr>
          <w:rPr>
            <w:rFonts w:ascii="Times" w:eastAsia="Times New Roman" w:hAnsi="Times" w:cs="Times New Roman"/>
            <w:sz w:val="22"/>
            <w:szCs w:val="22"/>
            <w:shd w:val="clear" w:color="auto" w:fill="FFFFFF"/>
            <w:lang w:val="en-GB"/>
            <w:rPrChange w:id="2690" w:author="Chara Katiri" w:date="2015-05-12T13:05:00Z">
              <w:rPr>
                <w:rFonts w:ascii="Times" w:eastAsia="Times New Roman" w:hAnsi="Times" w:cs="Times New Roman"/>
                <w:sz w:val="22"/>
                <w:szCs w:val="22"/>
                <w:shd w:val="clear" w:color="auto" w:fill="FFFFFF"/>
                <w:lang w:val="en-GB"/>
              </w:rPr>
            </w:rPrChange>
          </w:rPr>
          <w:id w:val="-374923225"/>
          <w:citation/>
        </w:sdtPr>
        <w:sdtContent>
          <w:r w:rsidR="008B0413" w:rsidRPr="00F758B3">
            <w:rPr>
              <w:rFonts w:ascii="Times" w:eastAsia="Times New Roman" w:hAnsi="Times" w:cs="Times New Roman"/>
              <w:sz w:val="22"/>
              <w:szCs w:val="22"/>
              <w:shd w:val="clear" w:color="auto" w:fill="FFFFFF"/>
              <w:lang w:val="en-GB"/>
              <w:rPrChange w:id="2691"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2692" w:author="Chara Katiri" w:date="2015-05-12T13:05:00Z">
                <w:rPr>
                  <w:rFonts w:ascii="Times" w:eastAsia="Times New Roman" w:hAnsi="Times" w:cs="Times New Roman"/>
                  <w:sz w:val="22"/>
                  <w:szCs w:val="22"/>
                  <w:shd w:val="clear" w:color="auto" w:fill="FFFFFF"/>
                </w:rPr>
              </w:rPrChange>
            </w:rPr>
            <w:instrText xml:space="preserve"> CITATION Reu15 \l 1033 </w:instrText>
          </w:r>
          <w:r w:rsidR="008B0413" w:rsidRPr="00F758B3">
            <w:rPr>
              <w:rFonts w:ascii="Times" w:eastAsia="Times New Roman" w:hAnsi="Times" w:cs="Times New Roman"/>
              <w:sz w:val="22"/>
              <w:szCs w:val="22"/>
              <w:shd w:val="clear" w:color="auto" w:fill="FFFFFF"/>
              <w:lang w:val="en-GB"/>
              <w:rPrChange w:id="2693"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2694"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269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2696" w:author="Chara Katiri" w:date="2015-05-12T13:05:00Z">
                <w:rPr>
                  <w:rFonts w:ascii="Times" w:eastAsia="Times New Roman" w:hAnsi="Times" w:cs="Times New Roman"/>
                  <w:noProof/>
                  <w:sz w:val="22"/>
                  <w:szCs w:val="22"/>
                  <w:shd w:val="clear" w:color="auto" w:fill="FFFFFF"/>
                </w:rPr>
              </w:rPrChange>
            </w:rPr>
            <w:instrText xml:space="preserve"> HYPERLINK "" \l "Reu15" </w:instrText>
          </w:r>
          <w:r w:rsidR="00B7160F" w:rsidRPr="00F758B3">
            <w:rPr>
              <w:rFonts w:ascii="Times" w:eastAsia="Times New Roman" w:hAnsi="Times" w:cs="Times New Roman"/>
              <w:noProof/>
              <w:sz w:val="22"/>
              <w:szCs w:val="22"/>
              <w:shd w:val="clear" w:color="auto" w:fill="FFFFFF"/>
              <w:rPrChange w:id="269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2698" w:author="Chara Katiri" w:date="2015-05-12T13:05:00Z">
                <w:rPr>
                  <w:rStyle w:val="Heading2Char"/>
                  <w:rFonts w:ascii="Times" w:eastAsia="Times New Roman" w:hAnsi="Times" w:cs="Times New Roman"/>
                  <w:noProof/>
                  <w:color w:val="auto"/>
                  <w:sz w:val="22"/>
                  <w:szCs w:val="22"/>
                  <w:shd w:val="clear" w:color="auto" w:fill="FFFFFF"/>
                </w:rPr>
              </w:rPrChange>
            </w:rPr>
            <w:t>1</w:t>
          </w:r>
          <w:r w:rsidR="00B7160F" w:rsidRPr="00F758B3">
            <w:rPr>
              <w:rFonts w:ascii="Times" w:eastAsia="Times New Roman" w:hAnsi="Times" w:cs="Times New Roman"/>
              <w:noProof/>
              <w:sz w:val="22"/>
              <w:szCs w:val="22"/>
              <w:shd w:val="clear" w:color="auto" w:fill="FFFFFF"/>
              <w:rPrChange w:id="2699"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2700"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2701"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Change w:id="2702" w:author="Chara Katiri" w:date="2015-05-12T13:05:00Z">
            <w:rPr>
              <w:rFonts w:ascii="Times" w:eastAsia="Times New Roman" w:hAnsi="Times" w:cs="Times New Roman"/>
              <w:sz w:val="22"/>
              <w:szCs w:val="22"/>
              <w:shd w:val="clear" w:color="auto" w:fill="FFFFFF"/>
              <w:lang w:val="en-GB"/>
            </w:rPr>
          </w:rPrChange>
        </w:rPr>
        <w:t>, 85% of human population is connected online and communicate through email despite the number of</w:t>
      </w:r>
      <w:ins w:id="2703" w:author="Chara Katiri" w:date="2015-04-10T19:32:00Z">
        <w:r w:rsidR="00302475" w:rsidRPr="00F758B3">
          <w:rPr>
            <w:rFonts w:ascii="Times" w:eastAsia="Times New Roman" w:hAnsi="Times" w:cs="Times New Roman"/>
            <w:sz w:val="22"/>
            <w:szCs w:val="22"/>
            <w:shd w:val="clear" w:color="auto" w:fill="FFFFFF"/>
            <w:lang w:val="en-GB"/>
            <w:rPrChange w:id="2704" w:author="Chara Katiri" w:date="2015-05-12T13:05:00Z">
              <w:rPr>
                <w:rFonts w:ascii="Times" w:eastAsia="Times New Roman" w:hAnsi="Times" w:cs="Times New Roman"/>
                <w:sz w:val="22"/>
                <w:szCs w:val="22"/>
                <w:shd w:val="clear" w:color="auto" w:fill="FFFFFF"/>
                <w:lang w:val="en-GB"/>
              </w:rPr>
            </w:rPrChange>
          </w:rPr>
          <w:t xml:space="preserve"> other</w:t>
        </w:r>
      </w:ins>
      <w:r w:rsidRPr="00F758B3">
        <w:rPr>
          <w:rFonts w:ascii="Times" w:eastAsia="Times New Roman" w:hAnsi="Times" w:cs="Times New Roman"/>
          <w:sz w:val="22"/>
          <w:szCs w:val="22"/>
          <w:shd w:val="clear" w:color="auto" w:fill="FFFFFF"/>
          <w:lang w:val="en-GB"/>
          <w:rPrChange w:id="2705" w:author="Chara Katiri" w:date="2015-05-12T13:05:00Z">
            <w:rPr>
              <w:rFonts w:ascii="Times" w:eastAsia="Times New Roman" w:hAnsi="Times" w:cs="Times New Roman"/>
              <w:sz w:val="22"/>
              <w:szCs w:val="22"/>
              <w:shd w:val="clear" w:color="auto" w:fill="FFFFFF"/>
              <w:lang w:val="en-GB"/>
            </w:rPr>
          </w:rPrChange>
        </w:rPr>
        <w:t xml:space="preserve"> social channels available. The Internet is overflowing with 100 million em</w:t>
      </w:r>
      <w:r w:rsidR="008B0413" w:rsidRPr="00F758B3">
        <w:rPr>
          <w:rFonts w:ascii="Times" w:eastAsia="Times New Roman" w:hAnsi="Times" w:cs="Times New Roman"/>
          <w:sz w:val="22"/>
          <w:szCs w:val="22"/>
          <w:shd w:val="clear" w:color="auto" w:fill="FFFFFF"/>
          <w:lang w:val="en-GB"/>
          <w:rPrChange w:id="2706" w:author="Chara Katiri" w:date="2015-05-12T13:05:00Z">
            <w:rPr>
              <w:rFonts w:ascii="Times" w:eastAsia="Times New Roman" w:hAnsi="Times" w:cs="Times New Roman"/>
              <w:sz w:val="22"/>
              <w:szCs w:val="22"/>
              <w:shd w:val="clear" w:color="auto" w:fill="FFFFFF"/>
              <w:lang w:val="en-GB"/>
            </w:rPr>
          </w:rPrChange>
        </w:rPr>
        <w:t xml:space="preserve">ails send and received daily </w:t>
      </w:r>
      <w:sdt>
        <w:sdtPr>
          <w:rPr>
            <w:rFonts w:ascii="Times" w:eastAsia="Times New Roman" w:hAnsi="Times" w:cs="Times New Roman"/>
            <w:sz w:val="22"/>
            <w:szCs w:val="22"/>
            <w:shd w:val="clear" w:color="auto" w:fill="FFFFFF"/>
            <w:lang w:val="en-GB"/>
            <w:rPrChange w:id="2707" w:author="Chara Katiri" w:date="2015-05-12T13:05:00Z">
              <w:rPr>
                <w:rFonts w:ascii="Times" w:eastAsia="Times New Roman" w:hAnsi="Times" w:cs="Times New Roman"/>
                <w:sz w:val="22"/>
                <w:szCs w:val="22"/>
                <w:shd w:val="clear" w:color="auto" w:fill="FFFFFF"/>
                <w:lang w:val="en-GB"/>
              </w:rPr>
            </w:rPrChange>
          </w:rPr>
          <w:id w:val="1399483777"/>
          <w:citation/>
        </w:sdtPr>
        <w:sdtContent>
          <w:r w:rsidR="008B0413" w:rsidRPr="00F758B3">
            <w:rPr>
              <w:rFonts w:ascii="Times" w:eastAsia="Times New Roman" w:hAnsi="Times" w:cs="Times New Roman"/>
              <w:sz w:val="22"/>
              <w:szCs w:val="22"/>
              <w:shd w:val="clear" w:color="auto" w:fill="FFFFFF"/>
              <w:lang w:val="en-GB"/>
              <w:rPrChange w:id="2708"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2709" w:author="Chara Katiri" w:date="2015-05-12T13:05:00Z">
                <w:rPr>
                  <w:rFonts w:ascii="Times" w:eastAsia="Times New Roman" w:hAnsi="Times" w:cs="Times New Roman"/>
                  <w:sz w:val="22"/>
                  <w:szCs w:val="22"/>
                  <w:shd w:val="clear" w:color="auto" w:fill="FFFFFF"/>
                </w:rPr>
              </w:rPrChange>
            </w:rPr>
            <w:instrText xml:space="preserve"> CITATION The151 \l 1033 </w:instrText>
          </w:r>
          <w:r w:rsidR="008B0413" w:rsidRPr="00F758B3">
            <w:rPr>
              <w:rFonts w:ascii="Times" w:eastAsia="Times New Roman" w:hAnsi="Times" w:cs="Times New Roman"/>
              <w:sz w:val="22"/>
              <w:szCs w:val="22"/>
              <w:shd w:val="clear" w:color="auto" w:fill="FFFFFF"/>
              <w:lang w:val="en-GB"/>
              <w:rPrChange w:id="2710"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2711"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2712"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2713" w:author="Chara Katiri" w:date="2015-05-12T13:05:00Z">
                <w:rPr>
                  <w:rFonts w:ascii="Times" w:eastAsia="Times New Roman" w:hAnsi="Times" w:cs="Times New Roman"/>
                  <w:noProof/>
                  <w:sz w:val="22"/>
                  <w:szCs w:val="22"/>
                  <w:shd w:val="clear" w:color="auto" w:fill="FFFFFF"/>
                </w:rPr>
              </w:rPrChange>
            </w:rPr>
            <w:instrText xml:space="preserve"> HYPERLINK "" \l "The151" </w:instrText>
          </w:r>
          <w:r w:rsidR="00B7160F" w:rsidRPr="00F758B3">
            <w:rPr>
              <w:rFonts w:ascii="Times" w:eastAsia="Times New Roman" w:hAnsi="Times" w:cs="Times New Roman"/>
              <w:noProof/>
              <w:sz w:val="22"/>
              <w:szCs w:val="22"/>
              <w:shd w:val="clear" w:color="auto" w:fill="FFFFFF"/>
              <w:rPrChange w:id="2714"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2715" w:author="Chara Katiri" w:date="2015-05-12T13:05:00Z">
                <w:rPr>
                  <w:rStyle w:val="Heading2Char"/>
                  <w:rFonts w:ascii="Times" w:eastAsia="Times New Roman" w:hAnsi="Times" w:cs="Times New Roman"/>
                  <w:noProof/>
                  <w:color w:val="auto"/>
                  <w:sz w:val="22"/>
                  <w:szCs w:val="22"/>
                  <w:shd w:val="clear" w:color="auto" w:fill="FFFFFF"/>
                </w:rPr>
              </w:rPrChange>
            </w:rPr>
            <w:t>2</w:t>
          </w:r>
          <w:r w:rsidR="00B7160F" w:rsidRPr="00F758B3">
            <w:rPr>
              <w:rFonts w:ascii="Times" w:eastAsia="Times New Roman" w:hAnsi="Times" w:cs="Times New Roman"/>
              <w:noProof/>
              <w:sz w:val="22"/>
              <w:szCs w:val="22"/>
              <w:shd w:val="clear" w:color="auto" w:fill="FFFFFF"/>
              <w:rPrChange w:id="2716"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2717"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2718"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Change w:id="2719" w:author="Chara Katiri" w:date="2015-05-12T13:05:00Z">
            <w:rPr>
              <w:rFonts w:ascii="Times" w:eastAsia="Times New Roman" w:hAnsi="Times" w:cs="Times New Roman"/>
              <w:sz w:val="22"/>
              <w:szCs w:val="22"/>
              <w:shd w:val="clear" w:color="auto" w:fill="FFFFFF"/>
              <w:lang w:val="en-GB"/>
            </w:rPr>
          </w:rPrChange>
        </w:rPr>
        <w:t>, of which</w:t>
      </w:r>
      <w:r w:rsidR="008B0413" w:rsidRPr="00F758B3">
        <w:rPr>
          <w:rFonts w:ascii="Times" w:eastAsia="Times New Roman" w:hAnsi="Times" w:cs="Times New Roman"/>
          <w:sz w:val="22"/>
          <w:szCs w:val="22"/>
          <w:shd w:val="clear" w:color="auto" w:fill="FFFFFF"/>
          <w:lang w:val="en-GB"/>
          <w:rPrChange w:id="2720" w:author="Chara Katiri" w:date="2015-05-12T13:05:00Z">
            <w:rPr>
              <w:rFonts w:ascii="Times" w:eastAsia="Times New Roman" w:hAnsi="Times" w:cs="Times New Roman"/>
              <w:sz w:val="22"/>
              <w:szCs w:val="22"/>
              <w:shd w:val="clear" w:color="auto" w:fill="FFFFFF"/>
              <w:lang w:val="en-GB"/>
            </w:rPr>
          </w:rPrChange>
        </w:rPr>
        <w:t xml:space="preserve"> 97.4 millions are spam/junk </w:t>
      </w:r>
      <w:sdt>
        <w:sdtPr>
          <w:rPr>
            <w:rFonts w:ascii="Times" w:eastAsia="Times New Roman" w:hAnsi="Times" w:cs="Times New Roman"/>
            <w:sz w:val="22"/>
            <w:szCs w:val="22"/>
            <w:shd w:val="clear" w:color="auto" w:fill="FFFFFF"/>
            <w:lang w:val="en-GB"/>
            <w:rPrChange w:id="2721" w:author="Chara Katiri" w:date="2015-05-12T13:05:00Z">
              <w:rPr>
                <w:rFonts w:ascii="Times" w:eastAsia="Times New Roman" w:hAnsi="Times" w:cs="Times New Roman"/>
                <w:sz w:val="22"/>
                <w:szCs w:val="22"/>
                <w:shd w:val="clear" w:color="auto" w:fill="FFFFFF"/>
                <w:lang w:val="en-GB"/>
              </w:rPr>
            </w:rPrChange>
          </w:rPr>
          <w:id w:val="2046642952"/>
          <w:citation/>
        </w:sdtPr>
        <w:sdtContent>
          <w:r w:rsidR="008B0413" w:rsidRPr="00F758B3">
            <w:rPr>
              <w:rFonts w:ascii="Times" w:eastAsia="Times New Roman" w:hAnsi="Times" w:cs="Times New Roman"/>
              <w:sz w:val="22"/>
              <w:szCs w:val="22"/>
              <w:shd w:val="clear" w:color="auto" w:fill="FFFFFF"/>
              <w:lang w:val="en-GB"/>
              <w:rPrChange w:id="2722"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2723" w:author="Chara Katiri" w:date="2015-05-12T13:05:00Z">
                <w:rPr>
                  <w:rFonts w:ascii="Times" w:eastAsia="Times New Roman" w:hAnsi="Times" w:cs="Times New Roman"/>
                  <w:sz w:val="22"/>
                  <w:szCs w:val="22"/>
                  <w:shd w:val="clear" w:color="auto" w:fill="FFFFFF"/>
                </w:rPr>
              </w:rPrChange>
            </w:rPr>
            <w:instrText xml:space="preserve"> CITATION Ese15 \l 1033 </w:instrText>
          </w:r>
          <w:r w:rsidR="008B0413" w:rsidRPr="00F758B3">
            <w:rPr>
              <w:rFonts w:ascii="Times" w:eastAsia="Times New Roman" w:hAnsi="Times" w:cs="Times New Roman"/>
              <w:sz w:val="22"/>
              <w:szCs w:val="22"/>
              <w:shd w:val="clear" w:color="auto" w:fill="FFFFFF"/>
              <w:lang w:val="en-GB"/>
              <w:rPrChange w:id="2724"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2725"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2726"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2727" w:author="Chara Katiri" w:date="2015-05-12T13:05:00Z">
                <w:rPr>
                  <w:rFonts w:ascii="Times" w:eastAsia="Times New Roman" w:hAnsi="Times" w:cs="Times New Roman"/>
                  <w:noProof/>
                  <w:sz w:val="22"/>
                  <w:szCs w:val="22"/>
                  <w:shd w:val="clear" w:color="auto" w:fill="FFFFFF"/>
                </w:rPr>
              </w:rPrChange>
            </w:rPr>
            <w:instrText xml:space="preserve"> HYPERLINK "" \l "Ese15" </w:instrText>
          </w:r>
          <w:r w:rsidR="00B7160F" w:rsidRPr="00F758B3">
            <w:rPr>
              <w:rFonts w:ascii="Times" w:eastAsia="Times New Roman" w:hAnsi="Times" w:cs="Times New Roman"/>
              <w:noProof/>
              <w:sz w:val="22"/>
              <w:szCs w:val="22"/>
              <w:shd w:val="clear" w:color="auto" w:fill="FFFFFF"/>
              <w:rPrChange w:id="2728"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2729" w:author="Chara Katiri" w:date="2015-05-12T13:05:00Z">
                <w:rPr>
                  <w:rStyle w:val="Heading2Char"/>
                  <w:rFonts w:ascii="Times" w:eastAsia="Times New Roman" w:hAnsi="Times" w:cs="Times New Roman"/>
                  <w:noProof/>
                  <w:color w:val="auto"/>
                  <w:sz w:val="22"/>
                  <w:szCs w:val="22"/>
                  <w:shd w:val="clear" w:color="auto" w:fill="FFFFFF"/>
                </w:rPr>
              </w:rPrChange>
            </w:rPr>
            <w:t>3</w:t>
          </w:r>
          <w:r w:rsidR="00B7160F" w:rsidRPr="00F758B3">
            <w:rPr>
              <w:rFonts w:ascii="Times" w:eastAsia="Times New Roman" w:hAnsi="Times" w:cs="Times New Roman"/>
              <w:noProof/>
              <w:sz w:val="22"/>
              <w:szCs w:val="22"/>
              <w:shd w:val="clear" w:color="auto" w:fill="FFFFFF"/>
              <w:rPrChange w:id="2730"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2731"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2732"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Change w:id="2733" w:author="Chara Katiri" w:date="2015-05-12T13:05:00Z">
            <w:rPr>
              <w:rFonts w:ascii="Times" w:eastAsia="Times New Roman" w:hAnsi="Times" w:cs="Times New Roman"/>
              <w:sz w:val="22"/>
              <w:szCs w:val="22"/>
              <w:shd w:val="clear" w:color="auto" w:fill="FFFFFF"/>
              <w:lang w:val="en-GB"/>
            </w:rPr>
          </w:rPrChange>
        </w:rPr>
        <w:t xml:space="preserve">. </w:t>
      </w:r>
    </w:p>
    <w:p w14:paraId="2723698E" w14:textId="5016254B" w:rsidR="0090592B" w:rsidRPr="00F758B3" w:rsidRDefault="007176EB" w:rsidP="00F758B3">
      <w:pPr>
        <w:spacing w:line="360" w:lineRule="auto"/>
        <w:contextualSpacing/>
        <w:jc w:val="both"/>
        <w:rPr>
          <w:rFonts w:ascii="Times" w:eastAsia="Times New Roman" w:hAnsi="Times" w:cs="Times New Roman"/>
          <w:sz w:val="22"/>
          <w:szCs w:val="22"/>
          <w:shd w:val="clear" w:color="auto" w:fill="FFFFFF"/>
          <w:lang w:val="en-GB"/>
          <w:rPrChange w:id="2734" w:author="Chara Katiri" w:date="2015-05-12T13:05:00Z">
            <w:rPr>
              <w:rFonts w:ascii="Times" w:eastAsia="Times New Roman" w:hAnsi="Times" w:cs="Times New Roman"/>
              <w:sz w:val="22"/>
              <w:szCs w:val="22"/>
              <w:shd w:val="clear" w:color="auto" w:fill="FFFFFF"/>
              <w:lang w:val="en-GB"/>
            </w:rPr>
          </w:rPrChange>
        </w:rPr>
        <w:pPrChange w:id="2735"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2736" w:author="Chara Katiri" w:date="2015-05-12T13:05:00Z">
            <w:rPr>
              <w:rFonts w:ascii="Times" w:eastAsia="Times New Roman" w:hAnsi="Times" w:cs="Times New Roman"/>
              <w:sz w:val="22"/>
              <w:szCs w:val="22"/>
              <w:shd w:val="clear" w:color="auto" w:fill="FFFFFF"/>
              <w:lang w:val="en-GB"/>
            </w:rPr>
          </w:rPrChange>
        </w:rPr>
        <w:t xml:space="preserve">The question </w:t>
      </w:r>
      <w:r w:rsidR="005B7A82" w:rsidRPr="00F758B3">
        <w:rPr>
          <w:rFonts w:ascii="Times" w:eastAsia="Times New Roman" w:hAnsi="Times" w:cs="Times New Roman"/>
          <w:sz w:val="22"/>
          <w:szCs w:val="22"/>
          <w:shd w:val="clear" w:color="auto" w:fill="FFFFFF"/>
          <w:lang w:val="en-GB"/>
          <w:rPrChange w:id="2737" w:author="Chara Katiri" w:date="2015-05-12T13:05:00Z">
            <w:rPr>
              <w:rFonts w:ascii="Times" w:eastAsia="Times New Roman" w:hAnsi="Times" w:cs="Times New Roman"/>
              <w:sz w:val="22"/>
              <w:szCs w:val="22"/>
              <w:shd w:val="clear" w:color="auto" w:fill="FFFFFF"/>
              <w:lang w:val="en-GB"/>
            </w:rPr>
          </w:rPrChange>
        </w:rPr>
        <w:t xml:space="preserve">investigated is </w:t>
      </w:r>
      <w:ins w:id="2738" w:author="Chara Katiri" w:date="2015-04-10T19:33:00Z">
        <w:r w:rsidR="00302475" w:rsidRPr="00F758B3">
          <w:rPr>
            <w:rFonts w:ascii="Times" w:eastAsia="Times New Roman" w:hAnsi="Times" w:cs="Times New Roman"/>
            <w:sz w:val="22"/>
            <w:szCs w:val="22"/>
            <w:shd w:val="clear" w:color="auto" w:fill="FFFFFF"/>
            <w:lang w:val="en-GB"/>
            <w:rPrChange w:id="2739" w:author="Chara Katiri" w:date="2015-05-12T13:05:00Z">
              <w:rPr>
                <w:rFonts w:ascii="Times" w:eastAsia="Times New Roman" w:hAnsi="Times" w:cs="Times New Roman"/>
                <w:sz w:val="22"/>
                <w:szCs w:val="22"/>
                <w:shd w:val="clear" w:color="auto" w:fill="FFFFFF"/>
                <w:lang w:val="en-GB"/>
              </w:rPr>
            </w:rPrChange>
          </w:rPr>
          <w:t xml:space="preserve">how to reduce the number of </w:t>
        </w:r>
      </w:ins>
      <w:ins w:id="2740" w:author="Chara Katiri" w:date="2015-04-10T21:21:00Z">
        <w:r w:rsidR="00A730DF" w:rsidRPr="00F758B3">
          <w:rPr>
            <w:rFonts w:ascii="Times" w:eastAsia="Times New Roman" w:hAnsi="Times" w:cs="Times New Roman"/>
            <w:sz w:val="22"/>
            <w:szCs w:val="22"/>
            <w:shd w:val="clear" w:color="auto" w:fill="FFFFFF"/>
            <w:lang w:val="en-GB"/>
            <w:rPrChange w:id="2741" w:author="Chara Katiri" w:date="2015-05-12T13:05:00Z">
              <w:rPr>
                <w:rFonts w:ascii="Times" w:eastAsia="Times New Roman" w:hAnsi="Times" w:cs="Times New Roman"/>
                <w:sz w:val="22"/>
                <w:szCs w:val="22"/>
                <w:shd w:val="clear" w:color="auto" w:fill="FFFFFF"/>
                <w:lang w:val="en-GB"/>
              </w:rPr>
            </w:rPrChange>
          </w:rPr>
          <w:t>‘junk’</w:t>
        </w:r>
      </w:ins>
      <w:ins w:id="2742" w:author="Chara Katiri" w:date="2015-04-10T19:33:00Z">
        <w:r w:rsidR="00302475" w:rsidRPr="00F758B3">
          <w:rPr>
            <w:rFonts w:ascii="Times" w:eastAsia="Times New Roman" w:hAnsi="Times" w:cs="Times New Roman"/>
            <w:sz w:val="22"/>
            <w:szCs w:val="22"/>
            <w:shd w:val="clear" w:color="auto" w:fill="FFFFFF"/>
            <w:lang w:val="en-GB"/>
            <w:rPrChange w:id="2743" w:author="Chara Katiri" w:date="2015-05-12T13:05:00Z">
              <w:rPr>
                <w:rFonts w:ascii="Times" w:eastAsia="Times New Roman" w:hAnsi="Times" w:cs="Times New Roman"/>
                <w:sz w:val="22"/>
                <w:szCs w:val="22"/>
                <w:shd w:val="clear" w:color="auto" w:fill="FFFFFF"/>
                <w:lang w:val="en-GB"/>
              </w:rPr>
            </w:rPrChange>
          </w:rPr>
          <w:t xml:space="preserve"> emails </w:t>
        </w:r>
      </w:ins>
      <w:ins w:id="2744" w:author="Chara Katiri" w:date="2015-04-10T19:34:00Z">
        <w:r w:rsidR="00302475" w:rsidRPr="00F758B3">
          <w:rPr>
            <w:rFonts w:ascii="Times" w:eastAsia="Times New Roman" w:hAnsi="Times" w:cs="Times New Roman"/>
            <w:sz w:val="22"/>
            <w:szCs w:val="22"/>
            <w:shd w:val="clear" w:color="auto" w:fill="FFFFFF"/>
            <w:lang w:val="en-GB"/>
            <w:rPrChange w:id="2745" w:author="Chara Katiri" w:date="2015-05-12T13:05:00Z">
              <w:rPr>
                <w:rFonts w:ascii="Times" w:eastAsia="Times New Roman" w:hAnsi="Times" w:cs="Times New Roman"/>
                <w:sz w:val="22"/>
                <w:szCs w:val="22"/>
                <w:shd w:val="clear" w:color="auto" w:fill="FFFFFF"/>
                <w:lang w:val="en-GB"/>
              </w:rPr>
            </w:rPrChange>
          </w:rPr>
          <w:t xml:space="preserve">send and received </w:t>
        </w:r>
      </w:ins>
      <w:ins w:id="2746" w:author="Chara Katiri" w:date="2015-04-10T19:33:00Z">
        <w:r w:rsidR="00302475" w:rsidRPr="00F758B3">
          <w:rPr>
            <w:rFonts w:ascii="Times" w:eastAsia="Times New Roman" w:hAnsi="Times" w:cs="Times New Roman"/>
            <w:sz w:val="22"/>
            <w:szCs w:val="22"/>
            <w:shd w:val="clear" w:color="auto" w:fill="FFFFFF"/>
            <w:lang w:val="en-GB"/>
            <w:rPrChange w:id="2747" w:author="Chara Katiri" w:date="2015-05-12T13:05:00Z">
              <w:rPr>
                <w:rFonts w:ascii="Times" w:eastAsia="Times New Roman" w:hAnsi="Times" w:cs="Times New Roman"/>
                <w:sz w:val="22"/>
                <w:szCs w:val="22"/>
                <w:shd w:val="clear" w:color="auto" w:fill="FFFFFF"/>
                <w:lang w:val="en-GB"/>
              </w:rPr>
            </w:rPrChange>
          </w:rPr>
          <w:t xml:space="preserve">within </w:t>
        </w:r>
      </w:ins>
      <w:r w:rsidR="0090592B" w:rsidRPr="00F758B3">
        <w:rPr>
          <w:rFonts w:ascii="Times" w:eastAsia="Times New Roman" w:hAnsi="Times" w:cs="Times New Roman"/>
          <w:sz w:val="22"/>
          <w:szCs w:val="22"/>
          <w:shd w:val="clear" w:color="auto" w:fill="FFFFFF"/>
          <w:lang w:val="en-GB"/>
          <w:rPrChange w:id="2748" w:author="Chara Katiri" w:date="2015-05-12T13:05:00Z">
            <w:rPr>
              <w:rFonts w:ascii="Times" w:eastAsia="Times New Roman" w:hAnsi="Times" w:cs="Times New Roman"/>
              <w:sz w:val="22"/>
              <w:szCs w:val="22"/>
              <w:shd w:val="clear" w:color="auto" w:fill="FFFFFF"/>
              <w:lang w:val="en-GB"/>
            </w:rPr>
          </w:rPrChange>
        </w:rPr>
        <w:t xml:space="preserve">the </w:t>
      </w:r>
      <w:r w:rsidR="00EC0BC2" w:rsidRPr="00F758B3">
        <w:rPr>
          <w:rFonts w:ascii="Times" w:eastAsia="Times New Roman" w:hAnsi="Times" w:cs="Times New Roman"/>
          <w:sz w:val="22"/>
          <w:szCs w:val="22"/>
          <w:shd w:val="clear" w:color="auto" w:fill="FFFFFF"/>
          <w:lang w:val="en-GB"/>
          <w:rPrChange w:id="2749" w:author="Chara Katiri" w:date="2015-05-12T13:05:00Z">
            <w:rPr>
              <w:rFonts w:ascii="Times" w:eastAsia="Times New Roman" w:hAnsi="Times" w:cs="Times New Roman"/>
              <w:sz w:val="22"/>
              <w:szCs w:val="22"/>
              <w:shd w:val="clear" w:color="auto" w:fill="FFFFFF"/>
              <w:lang w:val="en-GB"/>
            </w:rPr>
          </w:rPrChange>
        </w:rPr>
        <w:t>University</w:t>
      </w:r>
      <w:ins w:id="2750" w:author="Chara Katiri" w:date="2015-04-10T19:34:00Z">
        <w:r w:rsidR="00302475" w:rsidRPr="00F758B3">
          <w:rPr>
            <w:rFonts w:ascii="Times" w:eastAsia="Times New Roman" w:hAnsi="Times" w:cs="Times New Roman"/>
            <w:sz w:val="22"/>
            <w:szCs w:val="22"/>
            <w:shd w:val="clear" w:color="auto" w:fill="FFFFFF"/>
            <w:lang w:val="en-GB"/>
            <w:rPrChange w:id="2751" w:author="Chara Katiri" w:date="2015-05-12T13:05:00Z">
              <w:rPr>
                <w:rFonts w:ascii="Times" w:eastAsia="Times New Roman" w:hAnsi="Times" w:cs="Times New Roman"/>
                <w:sz w:val="22"/>
                <w:szCs w:val="22"/>
                <w:shd w:val="clear" w:color="auto" w:fill="FFFFFF"/>
                <w:lang w:val="en-GB"/>
              </w:rPr>
            </w:rPrChange>
          </w:rPr>
          <w:t xml:space="preserve"> of Surrey</w:t>
        </w:r>
      </w:ins>
      <w:r w:rsidR="0090592B" w:rsidRPr="00F758B3">
        <w:rPr>
          <w:rFonts w:ascii="Times" w:eastAsia="Times New Roman" w:hAnsi="Times" w:cs="Times New Roman"/>
          <w:sz w:val="22"/>
          <w:szCs w:val="22"/>
          <w:shd w:val="clear" w:color="auto" w:fill="FFFFFF"/>
          <w:lang w:val="en-GB"/>
          <w:rPrChange w:id="2752" w:author="Chara Katiri" w:date="2015-05-12T13:05:00Z">
            <w:rPr>
              <w:rFonts w:ascii="Times" w:eastAsia="Times New Roman" w:hAnsi="Times" w:cs="Times New Roman"/>
              <w:sz w:val="22"/>
              <w:szCs w:val="22"/>
              <w:shd w:val="clear" w:color="auto" w:fill="FFFFFF"/>
              <w:lang w:val="en-GB"/>
            </w:rPr>
          </w:rPrChange>
        </w:rPr>
        <w:t xml:space="preserve"> environment.</w:t>
      </w:r>
    </w:p>
    <w:p w14:paraId="149527DB" w14:textId="77777777" w:rsidR="0090592B" w:rsidRPr="00F758B3" w:rsidRDefault="0090592B" w:rsidP="00F758B3">
      <w:pPr>
        <w:pStyle w:val="ListParagraph"/>
        <w:spacing w:after="240" w:line="360" w:lineRule="auto"/>
        <w:ind w:left="792"/>
        <w:jc w:val="both"/>
        <w:rPr>
          <w:rFonts w:ascii="Times" w:eastAsia="Times New Roman" w:hAnsi="Times" w:cs="Times New Roman"/>
          <w:sz w:val="22"/>
          <w:szCs w:val="22"/>
          <w:lang w:val="en-GB"/>
          <w:rPrChange w:id="2753" w:author="Chara Katiri" w:date="2015-05-12T13:05:00Z">
            <w:rPr>
              <w:rFonts w:ascii="Times" w:eastAsia="Times New Roman" w:hAnsi="Times" w:cs="Times New Roman"/>
              <w:sz w:val="22"/>
              <w:szCs w:val="22"/>
              <w:lang w:val="en-GB"/>
            </w:rPr>
          </w:rPrChange>
        </w:rPr>
        <w:pPrChange w:id="2754" w:author="Chara Katiri" w:date="2015-05-12T13:05:00Z">
          <w:pPr>
            <w:pStyle w:val="ListParagraph"/>
            <w:spacing w:after="240" w:line="360" w:lineRule="auto"/>
            <w:ind w:left="792"/>
            <w:jc w:val="both"/>
          </w:pPr>
        </w:pPrChange>
      </w:pPr>
    </w:p>
    <w:p w14:paraId="3926CA09" w14:textId="77777777" w:rsidR="003534E7" w:rsidRPr="00F758B3" w:rsidRDefault="00196CE2" w:rsidP="00F758B3">
      <w:pPr>
        <w:pStyle w:val="Heading2"/>
        <w:numPr>
          <w:ilvl w:val="1"/>
          <w:numId w:val="11"/>
        </w:numPr>
        <w:spacing w:line="360" w:lineRule="auto"/>
        <w:contextualSpacing/>
        <w:jc w:val="both"/>
        <w:rPr>
          <w:rFonts w:ascii="Times" w:hAnsi="Times" w:cs="Times New Roman"/>
          <w:color w:val="auto"/>
          <w:sz w:val="22"/>
          <w:szCs w:val="22"/>
          <w:lang w:val="en-GB"/>
          <w:rPrChange w:id="2755" w:author="Chara Katiri" w:date="2015-05-12T13:05:00Z">
            <w:rPr>
              <w:rFonts w:ascii="Times" w:hAnsi="Times" w:cs="Times New Roman"/>
              <w:color w:val="auto"/>
              <w:sz w:val="22"/>
              <w:szCs w:val="22"/>
              <w:lang w:val="en-GB"/>
            </w:rPr>
          </w:rPrChange>
        </w:rPr>
        <w:pPrChange w:id="2756" w:author="Chara Katiri" w:date="2015-05-12T13:05:00Z">
          <w:pPr>
            <w:pStyle w:val="Heading2"/>
            <w:numPr>
              <w:numId w:val="11"/>
            </w:numPr>
            <w:spacing w:line="360" w:lineRule="auto"/>
            <w:ind w:left="792" w:hanging="432"/>
            <w:contextualSpacing/>
            <w:jc w:val="both"/>
          </w:pPr>
        </w:pPrChange>
      </w:pPr>
      <w:bookmarkStart w:id="2757" w:name="_Toc292730837"/>
      <w:r w:rsidRPr="00F758B3">
        <w:rPr>
          <w:rFonts w:ascii="Times" w:hAnsi="Times" w:cs="Times New Roman"/>
          <w:color w:val="auto"/>
          <w:sz w:val="22"/>
          <w:szCs w:val="22"/>
          <w:lang w:val="en-GB"/>
          <w:rPrChange w:id="2758" w:author="Chara Katiri" w:date="2015-05-12T13:05:00Z">
            <w:rPr>
              <w:rFonts w:ascii="Times" w:hAnsi="Times" w:cs="Times New Roman"/>
              <w:color w:val="auto"/>
              <w:sz w:val="22"/>
              <w:szCs w:val="22"/>
              <w:lang w:val="en-GB"/>
            </w:rPr>
          </w:rPrChange>
        </w:rPr>
        <w:t>Project idea and description</w:t>
      </w:r>
      <w:bookmarkEnd w:id="2757"/>
    </w:p>
    <w:p w14:paraId="20218E11" w14:textId="77777777" w:rsidR="007176EB" w:rsidRPr="00F758B3" w:rsidRDefault="007176EB" w:rsidP="00F758B3">
      <w:pPr>
        <w:spacing w:line="360" w:lineRule="auto"/>
        <w:ind w:firstLine="720"/>
        <w:contextualSpacing/>
        <w:jc w:val="both"/>
        <w:rPr>
          <w:rFonts w:ascii="Times" w:eastAsia="Times New Roman" w:hAnsi="Times" w:cs="Times New Roman"/>
          <w:sz w:val="22"/>
          <w:szCs w:val="22"/>
          <w:shd w:val="clear" w:color="auto" w:fill="FFFFFF"/>
          <w:lang w:val="en-GB"/>
          <w:rPrChange w:id="2759" w:author="Chara Katiri" w:date="2015-05-12T13:05:00Z">
            <w:rPr>
              <w:rFonts w:ascii="Times" w:eastAsia="Times New Roman" w:hAnsi="Times" w:cs="Times New Roman"/>
              <w:sz w:val="22"/>
              <w:szCs w:val="22"/>
              <w:shd w:val="clear" w:color="auto" w:fill="FFFFFF"/>
              <w:lang w:val="en-GB"/>
            </w:rPr>
          </w:rPrChange>
        </w:rPr>
        <w:pPrChange w:id="2760"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761" w:author="Chara Katiri" w:date="2015-05-12T13:05:00Z">
            <w:rPr>
              <w:rFonts w:ascii="Times" w:eastAsia="Times New Roman" w:hAnsi="Times" w:cs="Times New Roman"/>
              <w:sz w:val="22"/>
              <w:szCs w:val="22"/>
              <w:shd w:val="clear" w:color="auto" w:fill="FFFFFF"/>
              <w:lang w:val="en-GB"/>
            </w:rPr>
          </w:rPrChange>
        </w:rPr>
        <w:t>The lack of an organised way to advertise second hand books or requests for house sharing</w:t>
      </w:r>
      <w:r w:rsidR="0054569F" w:rsidRPr="00F758B3">
        <w:rPr>
          <w:rFonts w:ascii="Times" w:eastAsia="Times New Roman" w:hAnsi="Times" w:cs="Times New Roman"/>
          <w:sz w:val="22"/>
          <w:szCs w:val="22"/>
          <w:shd w:val="clear" w:color="auto" w:fill="FFFFFF"/>
          <w:lang w:val="en-GB"/>
          <w:rPrChange w:id="2762" w:author="Chara Katiri" w:date="2015-05-12T13:05:00Z">
            <w:rPr>
              <w:rFonts w:ascii="Times" w:eastAsia="Times New Roman" w:hAnsi="Times" w:cs="Times New Roman"/>
              <w:sz w:val="22"/>
              <w:szCs w:val="22"/>
              <w:shd w:val="clear" w:color="auto" w:fill="FFFFFF"/>
              <w:lang w:val="en-GB"/>
            </w:rPr>
          </w:rPrChange>
        </w:rPr>
        <w:t>,</w:t>
      </w:r>
      <w:r w:rsidRPr="00F758B3">
        <w:rPr>
          <w:rFonts w:ascii="Times" w:eastAsia="Times New Roman" w:hAnsi="Times" w:cs="Times New Roman"/>
          <w:sz w:val="22"/>
          <w:szCs w:val="22"/>
          <w:shd w:val="clear" w:color="auto" w:fill="FFFFFF"/>
          <w:lang w:val="en-GB"/>
          <w:rPrChange w:id="2763" w:author="Chara Katiri" w:date="2015-05-12T13:05:00Z">
            <w:rPr>
              <w:rFonts w:ascii="Times" w:eastAsia="Times New Roman" w:hAnsi="Times" w:cs="Times New Roman"/>
              <w:sz w:val="22"/>
              <w:szCs w:val="22"/>
              <w:shd w:val="clear" w:color="auto" w:fill="FFFFFF"/>
              <w:lang w:val="en-GB"/>
            </w:rPr>
          </w:rPrChange>
        </w:rPr>
        <w:t xml:space="preserve"> leads the students to the creation and distribution of unsolicited bulk email (UBE) emails. These emails are </w:t>
      </w:r>
      <w:r w:rsidR="0054569F" w:rsidRPr="00F758B3">
        <w:rPr>
          <w:rFonts w:ascii="Times" w:eastAsia="Times New Roman" w:hAnsi="Times" w:cs="Times New Roman"/>
          <w:sz w:val="22"/>
          <w:szCs w:val="22"/>
          <w:shd w:val="clear" w:color="auto" w:fill="FFFFFF"/>
          <w:lang w:val="en-GB"/>
          <w:rPrChange w:id="2764" w:author="Chara Katiri" w:date="2015-05-12T13:05:00Z">
            <w:rPr>
              <w:rFonts w:ascii="Times" w:eastAsia="Times New Roman" w:hAnsi="Times" w:cs="Times New Roman"/>
              <w:sz w:val="22"/>
              <w:szCs w:val="22"/>
              <w:shd w:val="clear" w:color="auto" w:fill="FFFFFF"/>
              <w:lang w:val="en-GB"/>
            </w:rPr>
          </w:rPrChange>
        </w:rPr>
        <w:t>categorised as</w:t>
      </w:r>
      <w:r w:rsidRPr="00F758B3">
        <w:rPr>
          <w:rFonts w:ascii="Times" w:eastAsia="Times New Roman" w:hAnsi="Times" w:cs="Times New Roman"/>
          <w:sz w:val="22"/>
          <w:szCs w:val="22"/>
          <w:shd w:val="clear" w:color="auto" w:fill="FFFFFF"/>
          <w:lang w:val="en-GB"/>
          <w:rPrChange w:id="2765" w:author="Chara Katiri" w:date="2015-05-12T13:05:00Z">
            <w:rPr>
              <w:rFonts w:ascii="Times" w:eastAsia="Times New Roman" w:hAnsi="Times" w:cs="Times New Roman"/>
              <w:sz w:val="22"/>
              <w:szCs w:val="22"/>
              <w:shd w:val="clear" w:color="auto" w:fill="FFFFFF"/>
              <w:lang w:val="en-GB"/>
            </w:rPr>
          </w:rPrChange>
        </w:rPr>
        <w:t xml:space="preserve"> junk</w:t>
      </w:r>
      <w:r w:rsidR="0054569F" w:rsidRPr="00F758B3">
        <w:rPr>
          <w:rFonts w:ascii="Times" w:eastAsia="Times New Roman" w:hAnsi="Times" w:cs="Times New Roman"/>
          <w:sz w:val="22"/>
          <w:szCs w:val="22"/>
          <w:shd w:val="clear" w:color="auto" w:fill="FFFFFF"/>
          <w:lang w:val="en-GB"/>
          <w:rPrChange w:id="2766" w:author="Chara Katiri" w:date="2015-05-12T13:05:00Z">
            <w:rPr>
              <w:rFonts w:ascii="Times" w:eastAsia="Times New Roman" w:hAnsi="Times" w:cs="Times New Roman"/>
              <w:sz w:val="22"/>
              <w:szCs w:val="22"/>
              <w:shd w:val="clear" w:color="auto" w:fill="FFFFFF"/>
              <w:lang w:val="en-GB"/>
            </w:rPr>
          </w:rPrChange>
        </w:rPr>
        <w:t xml:space="preserve"> emails.</w:t>
      </w:r>
      <w:r w:rsidRPr="00F758B3">
        <w:rPr>
          <w:rFonts w:ascii="Times" w:eastAsia="Times New Roman" w:hAnsi="Times" w:cs="Times New Roman"/>
          <w:sz w:val="22"/>
          <w:szCs w:val="22"/>
          <w:shd w:val="clear" w:color="auto" w:fill="FFFFFF"/>
          <w:lang w:val="en-GB"/>
          <w:rPrChange w:id="2767" w:author="Chara Katiri" w:date="2015-05-12T13:05:00Z">
            <w:rPr>
              <w:rFonts w:ascii="Times" w:eastAsia="Times New Roman" w:hAnsi="Times" w:cs="Times New Roman"/>
              <w:sz w:val="22"/>
              <w:szCs w:val="22"/>
              <w:shd w:val="clear" w:color="auto" w:fill="FFFFFF"/>
              <w:lang w:val="en-GB"/>
            </w:rPr>
          </w:rPrChange>
        </w:rPr>
        <w:t xml:space="preserve"> </w:t>
      </w:r>
    </w:p>
    <w:p w14:paraId="6C047DFA" w14:textId="0F2AE709" w:rsidR="00803A84" w:rsidRPr="00F758B3" w:rsidRDefault="00302475" w:rsidP="00AC7486">
      <w:pPr>
        <w:spacing w:line="360" w:lineRule="auto"/>
        <w:ind w:firstLine="567"/>
        <w:contextualSpacing/>
        <w:jc w:val="both"/>
        <w:rPr>
          <w:rFonts w:ascii="Times" w:eastAsia="Times New Roman" w:hAnsi="Times" w:cs="Times New Roman"/>
          <w:sz w:val="22"/>
          <w:szCs w:val="22"/>
          <w:shd w:val="clear" w:color="auto" w:fill="FFFFFF"/>
          <w:lang w:val="en-GB"/>
          <w:rPrChange w:id="2768" w:author="Chara Katiri" w:date="2015-05-12T13:05:00Z">
            <w:rPr>
              <w:rFonts w:ascii="Times" w:eastAsia="Times New Roman" w:hAnsi="Times" w:cs="Times New Roman"/>
              <w:sz w:val="22"/>
              <w:szCs w:val="22"/>
              <w:shd w:val="clear" w:color="auto" w:fill="FFFFFF"/>
              <w:lang w:val="en-GB"/>
            </w:rPr>
          </w:rPrChange>
        </w:rPr>
        <w:pPrChange w:id="2769" w:author="Chara Katiri" w:date="2015-05-12T13:05:00Z">
          <w:pPr>
            <w:spacing w:line="360" w:lineRule="auto"/>
            <w:ind w:firstLine="720"/>
            <w:contextualSpacing/>
            <w:jc w:val="both"/>
          </w:pPr>
        </w:pPrChange>
      </w:pPr>
      <w:ins w:id="2770" w:author="Chara Katiri" w:date="2015-04-10T19:35:00Z">
        <w:r w:rsidRPr="00F758B3">
          <w:rPr>
            <w:rFonts w:ascii="Times" w:eastAsia="Times New Roman" w:hAnsi="Times" w:cs="Times New Roman"/>
            <w:sz w:val="22"/>
            <w:szCs w:val="22"/>
            <w:shd w:val="clear" w:color="auto" w:fill="FFFFFF"/>
            <w:lang w:val="en-GB"/>
            <w:rPrChange w:id="2771" w:author="Chara Katiri" w:date="2015-05-12T13:05:00Z">
              <w:rPr>
                <w:rFonts w:ascii="Times" w:eastAsia="Times New Roman" w:hAnsi="Times" w:cs="Times New Roman"/>
                <w:sz w:val="22"/>
                <w:szCs w:val="22"/>
                <w:shd w:val="clear" w:color="auto" w:fill="FFFFFF"/>
                <w:lang w:val="en-GB"/>
              </w:rPr>
            </w:rPrChange>
          </w:rPr>
          <w:t>In this project, a</w:t>
        </w:r>
      </w:ins>
      <w:r w:rsidR="00924BA5" w:rsidRPr="00F758B3">
        <w:rPr>
          <w:rFonts w:ascii="Times" w:eastAsia="Times New Roman" w:hAnsi="Times" w:cs="Times New Roman"/>
          <w:sz w:val="22"/>
          <w:szCs w:val="22"/>
          <w:shd w:val="clear" w:color="auto" w:fill="FFFFFF"/>
          <w:lang w:val="en-GB"/>
          <w:rPrChange w:id="2772" w:author="Chara Katiri" w:date="2015-05-12T13:05:00Z">
            <w:rPr>
              <w:rFonts w:ascii="Times" w:eastAsia="Times New Roman" w:hAnsi="Times" w:cs="Times New Roman"/>
              <w:sz w:val="22"/>
              <w:szCs w:val="22"/>
              <w:shd w:val="clear" w:color="auto" w:fill="FFFFFF"/>
              <w:lang w:val="en-GB"/>
            </w:rPr>
          </w:rPrChange>
        </w:rPr>
        <w:t xml:space="preserve"> digital Pinboard website is developed as</w:t>
      </w:r>
      <w:r w:rsidR="003534E7" w:rsidRPr="00F758B3">
        <w:rPr>
          <w:rFonts w:ascii="Times" w:eastAsia="Times New Roman" w:hAnsi="Times" w:cs="Times New Roman"/>
          <w:sz w:val="22"/>
          <w:szCs w:val="22"/>
          <w:shd w:val="clear" w:color="auto" w:fill="FFFFFF"/>
          <w:lang w:val="en-GB"/>
          <w:rPrChange w:id="2773" w:author="Chara Katiri" w:date="2015-05-12T13:05:00Z">
            <w:rPr>
              <w:rFonts w:ascii="Times" w:eastAsia="Times New Roman" w:hAnsi="Times" w:cs="Times New Roman"/>
              <w:sz w:val="22"/>
              <w:szCs w:val="22"/>
              <w:shd w:val="clear" w:color="auto" w:fill="FFFFFF"/>
              <w:lang w:val="en-GB"/>
            </w:rPr>
          </w:rPrChange>
        </w:rPr>
        <w:t xml:space="preserve"> a me</w:t>
      </w:r>
      <w:r w:rsidR="003A56D6" w:rsidRPr="00F758B3">
        <w:rPr>
          <w:rFonts w:ascii="Times" w:eastAsia="Times New Roman" w:hAnsi="Times" w:cs="Times New Roman"/>
          <w:sz w:val="22"/>
          <w:szCs w:val="22"/>
          <w:shd w:val="clear" w:color="auto" w:fill="FFFFFF"/>
          <w:lang w:val="en-GB"/>
          <w:rPrChange w:id="2774" w:author="Chara Katiri" w:date="2015-05-12T13:05:00Z">
            <w:rPr>
              <w:rFonts w:ascii="Times" w:eastAsia="Times New Roman" w:hAnsi="Times" w:cs="Times New Roman"/>
              <w:sz w:val="22"/>
              <w:szCs w:val="22"/>
              <w:shd w:val="clear" w:color="auto" w:fill="FFFFFF"/>
              <w:lang w:val="en-GB"/>
            </w:rPr>
          </w:rPrChange>
        </w:rPr>
        <w:t>thod to minimize the number of ‘junk emails’</w:t>
      </w:r>
      <w:r w:rsidR="003534E7" w:rsidRPr="00F758B3">
        <w:rPr>
          <w:rFonts w:ascii="Times" w:eastAsia="Times New Roman" w:hAnsi="Times" w:cs="Times New Roman"/>
          <w:sz w:val="22"/>
          <w:szCs w:val="22"/>
          <w:shd w:val="clear" w:color="auto" w:fill="FFFFFF"/>
          <w:lang w:val="en-GB"/>
          <w:rPrChange w:id="2775" w:author="Chara Katiri" w:date="2015-05-12T13:05:00Z">
            <w:rPr>
              <w:rFonts w:ascii="Times" w:eastAsia="Times New Roman" w:hAnsi="Times" w:cs="Times New Roman"/>
              <w:sz w:val="22"/>
              <w:szCs w:val="22"/>
              <w:shd w:val="clear" w:color="auto" w:fill="FFFFFF"/>
              <w:lang w:val="en-GB"/>
            </w:rPr>
          </w:rPrChange>
        </w:rPr>
        <w:t xml:space="preserve"> send and received daily within the </w:t>
      </w:r>
      <w:r w:rsidR="00EC0BC2" w:rsidRPr="00F758B3">
        <w:rPr>
          <w:rFonts w:ascii="Times" w:eastAsia="Times New Roman" w:hAnsi="Times" w:cs="Times New Roman"/>
          <w:sz w:val="22"/>
          <w:szCs w:val="22"/>
          <w:shd w:val="clear" w:color="auto" w:fill="FFFFFF"/>
          <w:lang w:val="en-GB"/>
          <w:rPrChange w:id="2776" w:author="Chara Katiri" w:date="2015-05-12T13:05:00Z">
            <w:rPr>
              <w:rFonts w:ascii="Times" w:eastAsia="Times New Roman" w:hAnsi="Times" w:cs="Times New Roman"/>
              <w:sz w:val="22"/>
              <w:szCs w:val="22"/>
              <w:shd w:val="clear" w:color="auto" w:fill="FFFFFF"/>
              <w:lang w:val="en-GB"/>
            </w:rPr>
          </w:rPrChange>
        </w:rPr>
        <w:t>University</w:t>
      </w:r>
      <w:r w:rsidR="003534E7" w:rsidRPr="00F758B3">
        <w:rPr>
          <w:rFonts w:ascii="Times" w:eastAsia="Times New Roman" w:hAnsi="Times" w:cs="Times New Roman"/>
          <w:sz w:val="22"/>
          <w:szCs w:val="22"/>
          <w:shd w:val="clear" w:color="auto" w:fill="FFFFFF"/>
          <w:lang w:val="en-GB"/>
          <w:rPrChange w:id="2777" w:author="Chara Katiri" w:date="2015-05-12T13:05:00Z">
            <w:rPr>
              <w:rFonts w:ascii="Times" w:eastAsia="Times New Roman" w:hAnsi="Times" w:cs="Times New Roman"/>
              <w:sz w:val="22"/>
              <w:szCs w:val="22"/>
              <w:shd w:val="clear" w:color="auto" w:fill="FFFFFF"/>
              <w:lang w:val="en-GB"/>
            </w:rPr>
          </w:rPrChange>
        </w:rPr>
        <w:t xml:space="preserve"> of Surrey</w:t>
      </w:r>
      <w:r w:rsidR="007176EB" w:rsidRPr="00F758B3">
        <w:rPr>
          <w:rFonts w:ascii="Times" w:eastAsia="Times New Roman" w:hAnsi="Times" w:cs="Times New Roman"/>
          <w:sz w:val="22"/>
          <w:szCs w:val="22"/>
          <w:shd w:val="clear" w:color="auto" w:fill="FFFFFF"/>
          <w:lang w:val="en-GB"/>
          <w:rPrChange w:id="2778" w:author="Chara Katiri" w:date="2015-05-12T13:05:00Z">
            <w:rPr>
              <w:rFonts w:ascii="Times" w:eastAsia="Times New Roman" w:hAnsi="Times" w:cs="Times New Roman"/>
              <w:sz w:val="22"/>
              <w:szCs w:val="22"/>
              <w:shd w:val="clear" w:color="auto" w:fill="FFFFFF"/>
              <w:lang w:val="en-GB"/>
            </w:rPr>
          </w:rPrChange>
        </w:rPr>
        <w:t>.</w:t>
      </w:r>
      <w:r w:rsidR="0054569F" w:rsidRPr="00F758B3">
        <w:rPr>
          <w:rFonts w:ascii="Times" w:eastAsia="Times New Roman" w:hAnsi="Times" w:cs="Times New Roman"/>
          <w:sz w:val="22"/>
          <w:szCs w:val="22"/>
          <w:shd w:val="clear" w:color="auto" w:fill="FFFFFF"/>
          <w:lang w:val="en-GB"/>
          <w:rPrChange w:id="2779" w:author="Chara Katiri" w:date="2015-05-12T13:05:00Z">
            <w:rPr>
              <w:rFonts w:ascii="Times" w:eastAsia="Times New Roman" w:hAnsi="Times" w:cs="Times New Roman"/>
              <w:sz w:val="22"/>
              <w:szCs w:val="22"/>
              <w:shd w:val="clear" w:color="auto" w:fill="FFFFFF"/>
              <w:lang w:val="en-GB"/>
            </w:rPr>
          </w:rPrChange>
        </w:rPr>
        <w:t xml:space="preserve"> Junk emails have a negative impact on the size of users’ mailbox and the management of incoming emails.</w:t>
      </w:r>
      <w:r w:rsidR="00CF3253" w:rsidRPr="00F758B3">
        <w:rPr>
          <w:rFonts w:ascii="Times" w:eastAsia="Times New Roman" w:hAnsi="Times" w:cs="Times New Roman"/>
          <w:sz w:val="22"/>
          <w:szCs w:val="22"/>
          <w:shd w:val="clear" w:color="auto" w:fill="FFFFFF"/>
          <w:lang w:val="en-GB"/>
          <w:rPrChange w:id="2780" w:author="Chara Katiri" w:date="2015-05-12T13:05:00Z">
            <w:rPr>
              <w:rFonts w:ascii="Times" w:eastAsia="Times New Roman" w:hAnsi="Times" w:cs="Times New Roman"/>
              <w:sz w:val="22"/>
              <w:szCs w:val="22"/>
              <w:shd w:val="clear" w:color="auto" w:fill="FFFFFF"/>
              <w:lang w:val="en-GB"/>
            </w:rPr>
          </w:rPrChange>
        </w:rPr>
        <w:t xml:space="preserve"> The Pinboard website, in the form of a marketplace, </w:t>
      </w:r>
      <w:r w:rsidR="00D161CD" w:rsidRPr="00F758B3">
        <w:rPr>
          <w:rFonts w:ascii="Times" w:eastAsia="Times New Roman" w:hAnsi="Times" w:cs="Times New Roman"/>
          <w:sz w:val="22"/>
          <w:szCs w:val="22"/>
          <w:shd w:val="clear" w:color="auto" w:fill="FFFFFF"/>
          <w:lang w:val="en-GB"/>
          <w:rPrChange w:id="2781" w:author="Chara Katiri" w:date="2015-05-12T13:05:00Z">
            <w:rPr>
              <w:rFonts w:ascii="Times" w:eastAsia="Times New Roman" w:hAnsi="Times" w:cs="Times New Roman"/>
              <w:sz w:val="22"/>
              <w:szCs w:val="22"/>
              <w:shd w:val="clear" w:color="auto" w:fill="FFFFFF"/>
              <w:lang w:val="en-GB"/>
            </w:rPr>
          </w:rPrChange>
        </w:rPr>
        <w:t xml:space="preserve">attempts to resolve this issue </w:t>
      </w:r>
      <w:r w:rsidR="00CF3253" w:rsidRPr="00F758B3">
        <w:rPr>
          <w:rFonts w:ascii="Times" w:eastAsia="Times New Roman" w:hAnsi="Times" w:cs="Times New Roman"/>
          <w:sz w:val="22"/>
          <w:szCs w:val="22"/>
          <w:shd w:val="clear" w:color="auto" w:fill="FFFFFF"/>
          <w:lang w:val="en-GB"/>
          <w:rPrChange w:id="2782" w:author="Chara Katiri" w:date="2015-05-12T13:05:00Z">
            <w:rPr>
              <w:rFonts w:ascii="Times" w:eastAsia="Times New Roman" w:hAnsi="Times" w:cs="Times New Roman"/>
              <w:sz w:val="22"/>
              <w:szCs w:val="22"/>
              <w:shd w:val="clear" w:color="auto" w:fill="FFFFFF"/>
              <w:lang w:val="en-GB"/>
            </w:rPr>
          </w:rPrChange>
        </w:rPr>
        <w:t xml:space="preserve">and </w:t>
      </w:r>
      <w:r w:rsidR="00D161CD" w:rsidRPr="00F758B3">
        <w:rPr>
          <w:rFonts w:ascii="Times" w:eastAsia="Times New Roman" w:hAnsi="Times" w:cs="Times New Roman"/>
          <w:sz w:val="22"/>
          <w:szCs w:val="22"/>
          <w:shd w:val="clear" w:color="auto" w:fill="FFFFFF"/>
          <w:lang w:val="en-GB"/>
          <w:rPrChange w:id="2783" w:author="Chara Katiri" w:date="2015-05-12T13:05:00Z">
            <w:rPr>
              <w:rFonts w:ascii="Times" w:eastAsia="Times New Roman" w:hAnsi="Times" w:cs="Times New Roman"/>
              <w:sz w:val="22"/>
              <w:szCs w:val="22"/>
              <w:shd w:val="clear" w:color="auto" w:fill="FFFFFF"/>
              <w:lang w:val="en-GB"/>
            </w:rPr>
          </w:rPrChange>
        </w:rPr>
        <w:t xml:space="preserve">allows students in the </w:t>
      </w:r>
      <w:r w:rsidR="00EC0BC2" w:rsidRPr="00F758B3">
        <w:rPr>
          <w:rFonts w:ascii="Times" w:eastAsia="Times New Roman" w:hAnsi="Times" w:cs="Times New Roman"/>
          <w:sz w:val="22"/>
          <w:szCs w:val="22"/>
          <w:shd w:val="clear" w:color="auto" w:fill="FFFFFF"/>
          <w:lang w:val="en-GB"/>
          <w:rPrChange w:id="2784" w:author="Chara Katiri" w:date="2015-05-12T13:05:00Z">
            <w:rPr>
              <w:rFonts w:ascii="Times" w:eastAsia="Times New Roman" w:hAnsi="Times" w:cs="Times New Roman"/>
              <w:sz w:val="22"/>
              <w:szCs w:val="22"/>
              <w:shd w:val="clear" w:color="auto" w:fill="FFFFFF"/>
              <w:lang w:val="en-GB"/>
            </w:rPr>
          </w:rPrChange>
        </w:rPr>
        <w:t>University</w:t>
      </w:r>
      <w:r w:rsidR="00D161CD" w:rsidRPr="00F758B3">
        <w:rPr>
          <w:rFonts w:ascii="Times" w:eastAsia="Times New Roman" w:hAnsi="Times" w:cs="Times New Roman"/>
          <w:sz w:val="22"/>
          <w:szCs w:val="22"/>
          <w:shd w:val="clear" w:color="auto" w:fill="FFFFFF"/>
          <w:lang w:val="en-GB"/>
          <w:rPrChange w:id="2785" w:author="Chara Katiri" w:date="2015-05-12T13:05:00Z">
            <w:rPr>
              <w:rFonts w:ascii="Times" w:eastAsia="Times New Roman" w:hAnsi="Times" w:cs="Times New Roman"/>
              <w:sz w:val="22"/>
              <w:szCs w:val="22"/>
              <w:shd w:val="clear" w:color="auto" w:fill="FFFFFF"/>
              <w:lang w:val="en-GB"/>
            </w:rPr>
          </w:rPrChange>
        </w:rPr>
        <w:t xml:space="preserve"> community </w:t>
      </w:r>
      <w:r w:rsidR="00924BA5" w:rsidRPr="00F758B3">
        <w:rPr>
          <w:rFonts w:ascii="Times" w:eastAsia="Times New Roman" w:hAnsi="Times" w:cs="Times New Roman"/>
          <w:sz w:val="22"/>
          <w:szCs w:val="22"/>
          <w:shd w:val="clear" w:color="auto" w:fill="FFFFFF"/>
          <w:lang w:val="en-GB"/>
          <w:rPrChange w:id="2786" w:author="Chara Katiri" w:date="2015-05-12T13:05:00Z">
            <w:rPr>
              <w:rFonts w:ascii="Times" w:eastAsia="Times New Roman" w:hAnsi="Times" w:cs="Times New Roman"/>
              <w:sz w:val="22"/>
              <w:szCs w:val="22"/>
              <w:shd w:val="clear" w:color="auto" w:fill="FFFFFF"/>
              <w:lang w:val="en-GB"/>
            </w:rPr>
          </w:rPrChange>
        </w:rPr>
        <w:t xml:space="preserve">to </w:t>
      </w:r>
      <w:r w:rsidR="00D161CD" w:rsidRPr="00F758B3">
        <w:rPr>
          <w:rFonts w:ascii="Times" w:eastAsia="Times New Roman" w:hAnsi="Times" w:cs="Times New Roman"/>
          <w:sz w:val="22"/>
          <w:szCs w:val="22"/>
          <w:shd w:val="clear" w:color="auto" w:fill="FFFFFF"/>
          <w:lang w:val="en-GB"/>
          <w:rPrChange w:id="2787" w:author="Chara Katiri" w:date="2015-05-12T13:05:00Z">
            <w:rPr>
              <w:rFonts w:ascii="Times" w:eastAsia="Times New Roman" w:hAnsi="Times" w:cs="Times New Roman"/>
              <w:sz w:val="22"/>
              <w:szCs w:val="22"/>
              <w:shd w:val="clear" w:color="auto" w:fill="FFFFFF"/>
              <w:lang w:val="en-GB"/>
            </w:rPr>
          </w:rPrChange>
        </w:rPr>
        <w:t>connect, buy and sell second hand books and advertise room swaps on campus.</w:t>
      </w:r>
    </w:p>
    <w:p w14:paraId="34FEA1BD" w14:textId="77777777" w:rsidR="00FF37FB" w:rsidRPr="00F758B3" w:rsidRDefault="00FF37FB" w:rsidP="00F758B3">
      <w:pPr>
        <w:spacing w:line="360" w:lineRule="auto"/>
        <w:ind w:firstLine="360"/>
        <w:contextualSpacing/>
        <w:jc w:val="both"/>
        <w:rPr>
          <w:rFonts w:ascii="Times" w:eastAsia="Times New Roman" w:hAnsi="Times" w:cs="Times New Roman"/>
          <w:sz w:val="22"/>
          <w:szCs w:val="22"/>
          <w:shd w:val="clear" w:color="auto" w:fill="FFFFFF"/>
          <w:lang w:val="en-GB"/>
          <w:rPrChange w:id="2788" w:author="Chara Katiri" w:date="2015-05-12T13:05:00Z">
            <w:rPr>
              <w:rFonts w:ascii="Times" w:eastAsia="Times New Roman" w:hAnsi="Times" w:cs="Times New Roman"/>
              <w:sz w:val="22"/>
              <w:szCs w:val="22"/>
              <w:shd w:val="clear" w:color="auto" w:fill="FFFFFF"/>
              <w:lang w:val="en-GB"/>
            </w:rPr>
          </w:rPrChange>
        </w:rPr>
        <w:pPrChange w:id="2789" w:author="Chara Katiri" w:date="2015-05-12T13:05:00Z">
          <w:pPr>
            <w:spacing w:line="360" w:lineRule="auto"/>
            <w:ind w:firstLine="360"/>
            <w:contextualSpacing/>
            <w:jc w:val="both"/>
          </w:pPr>
        </w:pPrChange>
      </w:pPr>
    </w:p>
    <w:p w14:paraId="7CF516DC" w14:textId="1008BCAA" w:rsidR="00BF2E68" w:rsidRPr="00F758B3" w:rsidRDefault="00F95C82" w:rsidP="00AC7486">
      <w:pPr>
        <w:spacing w:line="360" w:lineRule="auto"/>
        <w:ind w:firstLine="567"/>
        <w:contextualSpacing/>
        <w:jc w:val="both"/>
        <w:rPr>
          <w:rFonts w:ascii="Times" w:eastAsia="Times New Roman" w:hAnsi="Times" w:cs="Times New Roman"/>
          <w:sz w:val="22"/>
          <w:szCs w:val="22"/>
          <w:shd w:val="clear" w:color="auto" w:fill="FFFFFF"/>
          <w:lang w:val="en-GB"/>
          <w:rPrChange w:id="2790" w:author="Chara Katiri" w:date="2015-05-12T13:05:00Z">
            <w:rPr>
              <w:rFonts w:ascii="Times" w:eastAsia="Times New Roman" w:hAnsi="Times" w:cs="Times New Roman"/>
              <w:sz w:val="22"/>
              <w:szCs w:val="22"/>
              <w:shd w:val="clear" w:color="auto" w:fill="FFFFFF"/>
              <w:lang w:val="en-GB"/>
            </w:rPr>
          </w:rPrChange>
        </w:rPr>
        <w:pPrChange w:id="2791"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792" w:author="Chara Katiri" w:date="2015-05-12T13:05:00Z">
            <w:rPr>
              <w:rFonts w:ascii="Times" w:eastAsia="Times New Roman" w:hAnsi="Times" w:cs="Times New Roman"/>
              <w:sz w:val="22"/>
              <w:szCs w:val="22"/>
              <w:shd w:val="clear" w:color="auto" w:fill="FFFFFF"/>
              <w:lang w:val="en-GB"/>
            </w:rPr>
          </w:rPrChange>
        </w:rPr>
        <w:t xml:space="preserve">The </w:t>
      </w:r>
      <w:commentRangeStart w:id="2793"/>
      <w:r w:rsidRPr="00F758B3">
        <w:rPr>
          <w:rFonts w:ascii="Times" w:eastAsia="Times New Roman" w:hAnsi="Times" w:cs="Times New Roman"/>
          <w:sz w:val="22"/>
          <w:szCs w:val="22"/>
          <w:shd w:val="clear" w:color="auto" w:fill="FFFFFF"/>
          <w:lang w:val="en-GB"/>
          <w:rPrChange w:id="2794" w:author="Chara Katiri" w:date="2015-05-12T13:05:00Z">
            <w:rPr>
              <w:rFonts w:ascii="Times" w:eastAsia="Times New Roman" w:hAnsi="Times" w:cs="Times New Roman"/>
              <w:sz w:val="22"/>
              <w:szCs w:val="22"/>
              <w:shd w:val="clear" w:color="auto" w:fill="FFFFFF"/>
              <w:lang w:val="en-GB"/>
            </w:rPr>
          </w:rPrChange>
        </w:rPr>
        <w:t>model canvas</w:t>
      </w:r>
      <w:commentRangeEnd w:id="2793"/>
      <w:r w:rsidR="000258BB" w:rsidRPr="00F758B3">
        <w:rPr>
          <w:rStyle w:val="CommentReference"/>
          <w:rFonts w:ascii="Times" w:hAnsi="Times" w:cs="Times New Roman"/>
          <w:sz w:val="22"/>
          <w:szCs w:val="22"/>
          <w:rPrChange w:id="2795" w:author="Chara Katiri" w:date="2015-05-12T13:05:00Z">
            <w:rPr>
              <w:rStyle w:val="CommentReference"/>
              <w:rFonts w:ascii="Times" w:hAnsi="Times" w:cs="Times New Roman"/>
              <w:sz w:val="22"/>
              <w:szCs w:val="22"/>
            </w:rPr>
          </w:rPrChange>
        </w:rPr>
        <w:commentReference w:id="2793"/>
      </w:r>
      <w:r w:rsidRPr="00F758B3">
        <w:rPr>
          <w:rFonts w:ascii="Times" w:eastAsia="Times New Roman" w:hAnsi="Times" w:cs="Times New Roman"/>
          <w:sz w:val="22"/>
          <w:szCs w:val="22"/>
          <w:shd w:val="clear" w:color="auto" w:fill="FFFFFF"/>
          <w:lang w:val="en-GB"/>
          <w:rPrChange w:id="2796" w:author="Chara Katiri" w:date="2015-05-12T13:05:00Z">
            <w:rPr>
              <w:rFonts w:ascii="Times" w:eastAsia="Times New Roman" w:hAnsi="Times" w:cs="Times New Roman"/>
              <w:sz w:val="22"/>
              <w:szCs w:val="22"/>
              <w:shd w:val="clear" w:color="auto" w:fill="FFFFFF"/>
              <w:lang w:val="en-GB"/>
            </w:rPr>
          </w:rPrChange>
        </w:rPr>
        <w:t xml:space="preserve"> </w:t>
      </w:r>
      <w:ins w:id="2797" w:author="Chara Katiri" w:date="2015-05-09T12:59:00Z">
        <w:r w:rsidR="00C96C4A" w:rsidRPr="00F758B3">
          <w:rPr>
            <w:rFonts w:ascii="Times" w:eastAsia="Times New Roman" w:hAnsi="Times" w:cs="Times New Roman"/>
            <w:sz w:val="22"/>
            <w:szCs w:val="22"/>
            <w:shd w:val="clear" w:color="auto" w:fill="FFFFFF"/>
            <w:lang w:val="en-GB"/>
            <w:rPrChange w:id="2798"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2799" w:author="Chara Katiri" w:date="2015-05-12T13:05:00Z">
            <w:rPr>
              <w:rFonts w:ascii="Times" w:eastAsia="Times New Roman" w:hAnsi="Times" w:cs="Times New Roman"/>
              <w:sz w:val="22"/>
              <w:szCs w:val="22"/>
              <w:shd w:val="clear" w:color="auto" w:fill="FFFFFF"/>
              <w:lang w:val="en-GB"/>
            </w:rPr>
          </w:rPrChange>
        </w:rPr>
        <w:t>shown</w:t>
      </w:r>
      <w:r w:rsidR="00803A84" w:rsidRPr="00F758B3">
        <w:rPr>
          <w:rFonts w:ascii="Times" w:eastAsia="Times New Roman" w:hAnsi="Times" w:cs="Times New Roman"/>
          <w:sz w:val="22"/>
          <w:szCs w:val="22"/>
          <w:shd w:val="clear" w:color="auto" w:fill="FFFFFF"/>
          <w:lang w:val="en-GB"/>
          <w:rPrChange w:id="2800" w:author="Chara Katiri" w:date="2015-05-12T13:05:00Z">
            <w:rPr>
              <w:rFonts w:ascii="Times" w:eastAsia="Times New Roman" w:hAnsi="Times" w:cs="Times New Roman"/>
              <w:sz w:val="22"/>
              <w:szCs w:val="22"/>
              <w:shd w:val="clear" w:color="auto" w:fill="FFFFFF"/>
              <w:lang w:val="en-GB"/>
            </w:rPr>
          </w:rPrChange>
        </w:rPr>
        <w:t xml:space="preserve"> below </w:t>
      </w:r>
      <w:r w:rsidRPr="00F758B3">
        <w:rPr>
          <w:rFonts w:ascii="Times" w:eastAsia="Times New Roman" w:hAnsi="Times" w:cs="Times New Roman"/>
          <w:sz w:val="22"/>
          <w:szCs w:val="22"/>
          <w:shd w:val="clear" w:color="auto" w:fill="FFFFFF"/>
          <w:lang w:val="en-GB"/>
          <w:rPrChange w:id="2801" w:author="Chara Katiri" w:date="2015-05-12T13:05:00Z">
            <w:rPr>
              <w:rFonts w:ascii="Times" w:eastAsia="Times New Roman" w:hAnsi="Times" w:cs="Times New Roman"/>
              <w:sz w:val="22"/>
              <w:szCs w:val="22"/>
              <w:shd w:val="clear" w:color="auto" w:fill="FFFFFF"/>
              <w:lang w:val="en-GB"/>
            </w:rPr>
          </w:rPrChange>
        </w:rPr>
        <w:t>as a visual chart</w:t>
      </w:r>
      <w:r w:rsidR="00177B40" w:rsidRPr="00F758B3">
        <w:rPr>
          <w:rFonts w:ascii="Times" w:eastAsia="Times New Roman" w:hAnsi="Times" w:cs="Times New Roman"/>
          <w:sz w:val="22"/>
          <w:szCs w:val="22"/>
          <w:shd w:val="clear" w:color="auto" w:fill="FFFFFF"/>
          <w:lang w:val="en-GB"/>
          <w:rPrChange w:id="2802" w:author="Chara Katiri" w:date="2015-05-12T13:05:00Z">
            <w:rPr>
              <w:rFonts w:ascii="Times" w:eastAsia="Times New Roman" w:hAnsi="Times" w:cs="Times New Roman"/>
              <w:sz w:val="22"/>
              <w:szCs w:val="22"/>
              <w:shd w:val="clear" w:color="auto" w:fill="FFFFFF"/>
              <w:lang w:val="en-GB"/>
            </w:rPr>
          </w:rPrChange>
        </w:rPr>
        <w:t xml:space="preserve"> (Figure 1)</w:t>
      </w:r>
      <w:r w:rsidRPr="00F758B3">
        <w:rPr>
          <w:rFonts w:ascii="Times" w:eastAsia="Times New Roman" w:hAnsi="Times" w:cs="Times New Roman"/>
          <w:sz w:val="22"/>
          <w:szCs w:val="22"/>
          <w:shd w:val="clear" w:color="auto" w:fill="FFFFFF"/>
          <w:lang w:val="en-GB"/>
          <w:rPrChange w:id="2803" w:author="Chara Katiri" w:date="2015-05-12T13:05:00Z">
            <w:rPr>
              <w:rFonts w:ascii="Times" w:eastAsia="Times New Roman" w:hAnsi="Times" w:cs="Times New Roman"/>
              <w:sz w:val="22"/>
              <w:szCs w:val="22"/>
              <w:shd w:val="clear" w:color="auto" w:fill="FFFFFF"/>
              <w:lang w:val="en-GB"/>
            </w:rPr>
          </w:rPrChange>
        </w:rPr>
        <w:t xml:space="preserve">, describes the main elements of the Pinboard website idea. The creation of the template in the early stages of the project helped identify potential trade-offs </w:t>
      </w:r>
      <w:sdt>
        <w:sdtPr>
          <w:rPr>
            <w:rFonts w:ascii="Times" w:eastAsia="Times New Roman" w:hAnsi="Times" w:cs="Times New Roman"/>
            <w:sz w:val="22"/>
            <w:szCs w:val="22"/>
            <w:shd w:val="clear" w:color="auto" w:fill="FFFFFF"/>
            <w:lang w:val="en-GB"/>
            <w:rPrChange w:id="2804" w:author="Chara Katiri" w:date="2015-05-12T13:05:00Z">
              <w:rPr>
                <w:rFonts w:ascii="Times" w:eastAsia="Times New Roman" w:hAnsi="Times" w:cs="Times New Roman"/>
                <w:sz w:val="22"/>
                <w:szCs w:val="22"/>
                <w:shd w:val="clear" w:color="auto" w:fill="FFFFFF"/>
                <w:lang w:val="en-GB"/>
              </w:rPr>
            </w:rPrChange>
          </w:rPr>
          <w:id w:val="1567988845"/>
          <w:citation/>
        </w:sdtPr>
        <w:sdtContent>
          <w:r w:rsidR="008B0413" w:rsidRPr="00F758B3">
            <w:rPr>
              <w:rFonts w:ascii="Times" w:eastAsia="Times New Roman" w:hAnsi="Times" w:cs="Times New Roman"/>
              <w:sz w:val="22"/>
              <w:szCs w:val="22"/>
              <w:shd w:val="clear" w:color="auto" w:fill="FFFFFF"/>
              <w:lang w:val="en-GB"/>
              <w:rPrChange w:id="2805"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2806" w:author="Chara Katiri" w:date="2015-05-12T13:05:00Z">
                <w:rPr>
                  <w:rFonts w:ascii="Times" w:eastAsia="Times New Roman" w:hAnsi="Times" w:cs="Times New Roman"/>
                  <w:sz w:val="22"/>
                  <w:szCs w:val="22"/>
                  <w:shd w:val="clear" w:color="auto" w:fill="FFFFFF"/>
                </w:rPr>
              </w:rPrChange>
            </w:rPr>
            <w:instrText xml:space="preserve"> CITATION Ost \l 1033 </w:instrText>
          </w:r>
          <w:r w:rsidR="008B0413" w:rsidRPr="00F758B3">
            <w:rPr>
              <w:rFonts w:ascii="Times" w:eastAsia="Times New Roman" w:hAnsi="Times" w:cs="Times New Roman"/>
              <w:sz w:val="22"/>
              <w:szCs w:val="22"/>
              <w:shd w:val="clear" w:color="auto" w:fill="FFFFFF"/>
              <w:lang w:val="en-GB"/>
              <w:rPrChange w:id="2807"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2808"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2809"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2810" w:author="Chara Katiri" w:date="2015-05-12T13:05:00Z">
                <w:rPr>
                  <w:rFonts w:ascii="Times" w:eastAsia="Times New Roman" w:hAnsi="Times" w:cs="Times New Roman"/>
                  <w:noProof/>
                  <w:sz w:val="22"/>
                  <w:szCs w:val="22"/>
                  <w:shd w:val="clear" w:color="auto" w:fill="FFFFFF"/>
                </w:rPr>
              </w:rPrChange>
            </w:rPr>
            <w:instrText xml:space="preserve"> HYPERLINK "" \l "Ost" </w:instrText>
          </w:r>
          <w:r w:rsidR="00B7160F" w:rsidRPr="00F758B3">
            <w:rPr>
              <w:rFonts w:ascii="Times" w:eastAsia="Times New Roman" w:hAnsi="Times" w:cs="Times New Roman"/>
              <w:noProof/>
              <w:sz w:val="22"/>
              <w:szCs w:val="22"/>
              <w:shd w:val="clear" w:color="auto" w:fill="FFFFFF"/>
              <w:rPrChange w:id="2811"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2812" w:author="Chara Katiri" w:date="2015-05-12T13:05:00Z">
                <w:rPr>
                  <w:rStyle w:val="Heading2Char"/>
                  <w:rFonts w:ascii="Times" w:eastAsia="Times New Roman" w:hAnsi="Times" w:cs="Times New Roman"/>
                  <w:noProof/>
                  <w:color w:val="auto"/>
                  <w:sz w:val="22"/>
                  <w:szCs w:val="22"/>
                  <w:shd w:val="clear" w:color="auto" w:fill="FFFFFF"/>
                </w:rPr>
              </w:rPrChange>
            </w:rPr>
            <w:t>4</w:t>
          </w:r>
          <w:r w:rsidR="00B7160F" w:rsidRPr="00F758B3">
            <w:rPr>
              <w:rFonts w:ascii="Times" w:eastAsia="Times New Roman" w:hAnsi="Times" w:cs="Times New Roman"/>
              <w:noProof/>
              <w:sz w:val="22"/>
              <w:szCs w:val="22"/>
              <w:shd w:val="clear" w:color="auto" w:fill="FFFFFF"/>
              <w:rPrChange w:id="2813"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2814"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2815" w:author="Chara Katiri" w:date="2015-05-12T13:05:00Z">
                <w:rPr>
                  <w:rFonts w:ascii="Times" w:eastAsia="Times New Roman" w:hAnsi="Times" w:cs="Times New Roman"/>
                  <w:sz w:val="22"/>
                  <w:szCs w:val="22"/>
                  <w:shd w:val="clear" w:color="auto" w:fill="FFFFFF"/>
                  <w:lang w:val="en-GB"/>
                </w:rPr>
              </w:rPrChange>
            </w:rPr>
            <w:fldChar w:fldCharType="end"/>
          </w:r>
        </w:sdtContent>
      </w:sdt>
      <w:ins w:id="2816" w:author="Chara Katiri" w:date="2015-04-10T19:49:00Z">
        <w:r w:rsidR="00071530" w:rsidRPr="00F758B3">
          <w:rPr>
            <w:rFonts w:ascii="Times" w:eastAsia="Times New Roman" w:hAnsi="Times" w:cs="Times New Roman"/>
            <w:sz w:val="22"/>
            <w:szCs w:val="22"/>
            <w:shd w:val="clear" w:color="auto" w:fill="FFFFFF"/>
            <w:lang w:val="en-GB"/>
            <w:rPrChange w:id="2817"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2818" w:author="Chara Katiri" w:date="2015-05-12T13:05:00Z">
            <w:rPr>
              <w:rFonts w:ascii="Times" w:eastAsia="Times New Roman" w:hAnsi="Times" w:cs="Times New Roman"/>
              <w:sz w:val="22"/>
              <w:szCs w:val="22"/>
              <w:shd w:val="clear" w:color="auto" w:fill="FFFFFF"/>
              <w:lang w:val="en-GB"/>
            </w:rPr>
          </w:rPrChange>
        </w:rPr>
        <w:t xml:space="preserve">and </w:t>
      </w:r>
      <w:ins w:id="2819" w:author="Chara Katiri" w:date="2015-04-10T19:47:00Z">
        <w:r w:rsidR="00EC7250" w:rsidRPr="00F758B3">
          <w:rPr>
            <w:rFonts w:ascii="Times" w:eastAsia="Times New Roman" w:hAnsi="Times" w:cs="Times New Roman"/>
            <w:sz w:val="22"/>
            <w:szCs w:val="22"/>
            <w:shd w:val="clear" w:color="auto" w:fill="FFFFFF"/>
            <w:lang w:val="en-GB"/>
            <w:rPrChange w:id="2820" w:author="Chara Katiri" w:date="2015-05-12T13:05:00Z">
              <w:rPr>
                <w:rFonts w:ascii="Times" w:eastAsia="Times New Roman" w:hAnsi="Times" w:cs="Times New Roman"/>
                <w:sz w:val="22"/>
                <w:szCs w:val="22"/>
                <w:shd w:val="clear" w:color="auto" w:fill="FFFFFF"/>
                <w:lang w:val="en-GB"/>
              </w:rPr>
            </w:rPrChange>
          </w:rPr>
          <w:t>led to th</w:t>
        </w:r>
      </w:ins>
      <w:ins w:id="2821" w:author="Chara Katiri" w:date="2015-04-10T19:45:00Z">
        <w:r w:rsidR="00071530" w:rsidRPr="00F758B3">
          <w:rPr>
            <w:rFonts w:ascii="Times" w:eastAsia="Times New Roman" w:hAnsi="Times" w:cs="Times New Roman"/>
            <w:sz w:val="22"/>
            <w:szCs w:val="22"/>
            <w:shd w:val="clear" w:color="auto" w:fill="FFFFFF"/>
            <w:lang w:val="en-GB"/>
            <w:rPrChange w:id="2822" w:author="Chara Katiri" w:date="2015-05-12T13:05:00Z">
              <w:rPr>
                <w:rFonts w:ascii="Times" w:eastAsia="Times New Roman" w:hAnsi="Times" w:cs="Times New Roman"/>
                <w:sz w:val="22"/>
                <w:szCs w:val="22"/>
                <w:shd w:val="clear" w:color="auto" w:fill="FFFFFF"/>
                <w:lang w:val="en-GB"/>
              </w:rPr>
            </w:rPrChange>
          </w:rPr>
          <w:t xml:space="preserve">e </w:t>
        </w:r>
      </w:ins>
      <w:ins w:id="2823" w:author="Chara Katiri" w:date="2015-04-10T19:49:00Z">
        <w:r w:rsidR="00071530" w:rsidRPr="00F758B3">
          <w:rPr>
            <w:rFonts w:ascii="Times" w:eastAsia="Times New Roman" w:hAnsi="Times" w:cs="Times New Roman"/>
            <w:sz w:val="22"/>
            <w:szCs w:val="22"/>
            <w:shd w:val="clear" w:color="auto" w:fill="FFFFFF"/>
            <w:lang w:val="en-GB"/>
            <w:rPrChange w:id="2824" w:author="Chara Katiri" w:date="2015-05-12T13:05:00Z">
              <w:rPr>
                <w:rFonts w:ascii="Times" w:eastAsia="Times New Roman" w:hAnsi="Times" w:cs="Times New Roman"/>
                <w:sz w:val="22"/>
                <w:szCs w:val="22"/>
                <w:shd w:val="clear" w:color="auto" w:fill="FFFFFF"/>
                <w:lang w:val="en-GB"/>
              </w:rPr>
            </w:rPrChange>
          </w:rPr>
          <w:t>refinement</w:t>
        </w:r>
      </w:ins>
      <w:ins w:id="2825" w:author="Chara Katiri" w:date="2015-04-10T19:50:00Z">
        <w:r w:rsidR="00071530" w:rsidRPr="00F758B3">
          <w:rPr>
            <w:rFonts w:ascii="Times" w:eastAsia="Times New Roman" w:hAnsi="Times" w:cs="Times New Roman"/>
            <w:sz w:val="22"/>
            <w:szCs w:val="22"/>
            <w:shd w:val="clear" w:color="auto" w:fill="FFFFFF"/>
            <w:lang w:val="en-GB"/>
            <w:rPrChange w:id="2826" w:author="Chara Katiri" w:date="2015-05-12T13:05:00Z">
              <w:rPr>
                <w:rFonts w:ascii="Times" w:eastAsia="Times New Roman" w:hAnsi="Times" w:cs="Times New Roman"/>
                <w:sz w:val="22"/>
                <w:szCs w:val="22"/>
                <w:shd w:val="clear" w:color="auto" w:fill="FFFFFF"/>
                <w:lang w:val="en-GB"/>
              </w:rPr>
            </w:rPrChange>
          </w:rPr>
          <w:t xml:space="preserve"> of</w:t>
        </w:r>
      </w:ins>
      <w:ins w:id="2827" w:author="Chara Katiri" w:date="2015-04-10T19:45:00Z">
        <w:r w:rsidR="00EC7250" w:rsidRPr="00F758B3">
          <w:rPr>
            <w:rFonts w:ascii="Times" w:eastAsia="Times New Roman" w:hAnsi="Times" w:cs="Times New Roman"/>
            <w:sz w:val="22"/>
            <w:szCs w:val="22"/>
            <w:shd w:val="clear" w:color="auto" w:fill="FFFFFF"/>
            <w:lang w:val="en-GB"/>
            <w:rPrChange w:id="2828" w:author="Chara Katiri" w:date="2015-05-12T13:05:00Z">
              <w:rPr>
                <w:rFonts w:ascii="Times" w:eastAsia="Times New Roman" w:hAnsi="Times" w:cs="Times New Roman"/>
                <w:sz w:val="22"/>
                <w:szCs w:val="22"/>
                <w:shd w:val="clear" w:color="auto" w:fill="FFFFFF"/>
                <w:lang w:val="en-GB"/>
              </w:rPr>
            </w:rPrChange>
          </w:rPr>
          <w:t xml:space="preserve"> </w:t>
        </w:r>
      </w:ins>
      <w:ins w:id="2829" w:author="Chara Katiri" w:date="2015-04-10T19:52:00Z">
        <w:r w:rsidR="00071530" w:rsidRPr="00F758B3">
          <w:rPr>
            <w:rFonts w:ascii="Times" w:eastAsia="Times New Roman" w:hAnsi="Times" w:cs="Times New Roman"/>
            <w:sz w:val="22"/>
            <w:szCs w:val="22"/>
            <w:shd w:val="clear" w:color="auto" w:fill="FFFFFF"/>
            <w:lang w:val="en-GB"/>
            <w:rPrChange w:id="2830" w:author="Chara Katiri" w:date="2015-05-12T13:05:00Z">
              <w:rPr>
                <w:rFonts w:ascii="Times" w:eastAsia="Times New Roman" w:hAnsi="Times" w:cs="Times New Roman"/>
                <w:sz w:val="22"/>
                <w:szCs w:val="22"/>
                <w:shd w:val="clear" w:color="auto" w:fill="FFFFFF"/>
                <w:lang w:val="en-GB"/>
              </w:rPr>
            </w:rPrChange>
          </w:rPr>
          <w:t xml:space="preserve">the </w:t>
        </w:r>
      </w:ins>
      <w:ins w:id="2831" w:author="Chara Katiri" w:date="2015-04-10T19:49:00Z">
        <w:r w:rsidR="00071530" w:rsidRPr="00F758B3">
          <w:rPr>
            <w:rFonts w:ascii="Times" w:eastAsia="Times New Roman" w:hAnsi="Times" w:cs="Times New Roman"/>
            <w:sz w:val="22"/>
            <w:szCs w:val="22"/>
            <w:shd w:val="clear" w:color="auto" w:fill="FFFFFF"/>
            <w:lang w:val="en-GB"/>
            <w:rPrChange w:id="2832" w:author="Chara Katiri" w:date="2015-05-12T13:05:00Z">
              <w:rPr>
                <w:rFonts w:ascii="Times" w:eastAsia="Times New Roman" w:hAnsi="Times" w:cs="Times New Roman"/>
                <w:sz w:val="22"/>
                <w:szCs w:val="22"/>
                <w:shd w:val="clear" w:color="auto" w:fill="FFFFFF"/>
                <w:lang w:val="en-GB"/>
              </w:rPr>
            </w:rPrChange>
          </w:rPr>
          <w:t xml:space="preserve">requirements’ list </w:t>
        </w:r>
      </w:ins>
      <w:ins w:id="2833" w:author="Chara Katiri" w:date="2015-04-10T19:45:00Z">
        <w:r w:rsidR="00EC7250" w:rsidRPr="00F758B3">
          <w:rPr>
            <w:rFonts w:ascii="Times" w:eastAsia="Times New Roman" w:hAnsi="Times" w:cs="Times New Roman"/>
            <w:sz w:val="22"/>
            <w:szCs w:val="22"/>
            <w:shd w:val="clear" w:color="auto" w:fill="FFFFFF"/>
            <w:lang w:val="en-GB"/>
            <w:rPrChange w:id="2834" w:author="Chara Katiri" w:date="2015-05-12T13:05:00Z">
              <w:rPr>
                <w:rFonts w:ascii="Times" w:eastAsia="Times New Roman" w:hAnsi="Times" w:cs="Times New Roman"/>
                <w:sz w:val="22"/>
                <w:szCs w:val="22"/>
                <w:shd w:val="clear" w:color="auto" w:fill="FFFFFF"/>
                <w:lang w:val="en-GB"/>
              </w:rPr>
            </w:rPrChange>
          </w:rPr>
          <w:t xml:space="preserve">to </w:t>
        </w:r>
      </w:ins>
      <w:ins w:id="2835" w:author="Chara Katiri" w:date="2015-04-10T19:53:00Z">
        <w:r w:rsidR="00071530" w:rsidRPr="00F758B3">
          <w:rPr>
            <w:rFonts w:ascii="Times" w:eastAsia="Times New Roman" w:hAnsi="Times" w:cs="Times New Roman"/>
            <w:sz w:val="22"/>
            <w:szCs w:val="22"/>
            <w:shd w:val="clear" w:color="auto" w:fill="FFFFFF"/>
            <w:lang w:val="en-GB"/>
            <w:rPrChange w:id="2836" w:author="Chara Katiri" w:date="2015-05-12T13:05:00Z">
              <w:rPr>
                <w:rFonts w:ascii="Times" w:eastAsia="Times New Roman" w:hAnsi="Times" w:cs="Times New Roman"/>
                <w:sz w:val="22"/>
                <w:szCs w:val="22"/>
                <w:shd w:val="clear" w:color="auto" w:fill="FFFFFF"/>
                <w:lang w:val="en-GB"/>
              </w:rPr>
            </w:rPrChange>
          </w:rPr>
          <w:t>enable the delivery of</w:t>
        </w:r>
      </w:ins>
      <w:ins w:id="2837" w:author="Chara Katiri" w:date="2015-04-10T19:45:00Z">
        <w:r w:rsidR="000258BB" w:rsidRPr="00F758B3">
          <w:rPr>
            <w:rFonts w:ascii="Times" w:eastAsia="Times New Roman" w:hAnsi="Times" w:cs="Times New Roman"/>
            <w:sz w:val="22"/>
            <w:szCs w:val="22"/>
            <w:shd w:val="clear" w:color="auto" w:fill="FFFFFF"/>
            <w:lang w:val="en-GB"/>
            <w:rPrChange w:id="2838" w:author="Chara Katiri" w:date="2015-05-12T13:05:00Z">
              <w:rPr>
                <w:rFonts w:ascii="Times" w:eastAsia="Times New Roman" w:hAnsi="Times" w:cs="Times New Roman"/>
                <w:sz w:val="22"/>
                <w:szCs w:val="22"/>
                <w:shd w:val="clear" w:color="auto" w:fill="FFFFFF"/>
                <w:lang w:val="en-GB"/>
              </w:rPr>
            </w:rPrChange>
          </w:rPr>
          <w:t xml:space="preserve"> the</w:t>
        </w:r>
      </w:ins>
      <w:ins w:id="2839" w:author="Chara Katiri" w:date="2015-04-10T19:50:00Z">
        <w:r w:rsidR="00071530" w:rsidRPr="00F758B3">
          <w:rPr>
            <w:rFonts w:ascii="Times" w:eastAsia="Times New Roman" w:hAnsi="Times" w:cs="Times New Roman"/>
            <w:sz w:val="22"/>
            <w:szCs w:val="22"/>
            <w:shd w:val="clear" w:color="auto" w:fill="FFFFFF"/>
            <w:lang w:val="en-GB"/>
            <w:rPrChange w:id="2840" w:author="Chara Katiri" w:date="2015-05-12T13:05:00Z">
              <w:rPr>
                <w:rFonts w:ascii="Times" w:eastAsia="Times New Roman" w:hAnsi="Times" w:cs="Times New Roman"/>
                <w:sz w:val="22"/>
                <w:szCs w:val="22"/>
                <w:shd w:val="clear" w:color="auto" w:fill="FFFFFF"/>
                <w:lang w:val="en-GB"/>
              </w:rPr>
            </w:rPrChange>
          </w:rPr>
          <w:t xml:space="preserve"> most</w:t>
        </w:r>
      </w:ins>
      <w:ins w:id="2841" w:author="Chara Katiri" w:date="2015-04-10T19:51:00Z">
        <w:r w:rsidR="00071530" w:rsidRPr="00F758B3">
          <w:rPr>
            <w:rFonts w:ascii="Times" w:eastAsia="Times New Roman" w:hAnsi="Times" w:cs="Times New Roman"/>
            <w:sz w:val="22"/>
            <w:szCs w:val="22"/>
            <w:shd w:val="clear" w:color="auto" w:fill="FFFFFF"/>
            <w:lang w:val="en-GB"/>
            <w:rPrChange w:id="2842" w:author="Chara Katiri" w:date="2015-05-12T13:05:00Z">
              <w:rPr>
                <w:rFonts w:ascii="Times" w:eastAsia="Times New Roman" w:hAnsi="Times" w:cs="Times New Roman"/>
                <w:sz w:val="22"/>
                <w:szCs w:val="22"/>
                <w:shd w:val="clear" w:color="auto" w:fill="FFFFFF"/>
                <w:lang w:val="en-GB"/>
              </w:rPr>
            </w:rPrChange>
          </w:rPr>
          <w:t xml:space="preserve"> important priorities. </w:t>
        </w:r>
      </w:ins>
      <w:ins w:id="2843" w:author="Chara Katiri" w:date="2015-04-10T19:50:00Z">
        <w:r w:rsidR="00071530" w:rsidRPr="00F758B3">
          <w:rPr>
            <w:rFonts w:ascii="Times" w:eastAsia="Times New Roman" w:hAnsi="Times" w:cs="Times New Roman"/>
            <w:sz w:val="22"/>
            <w:szCs w:val="22"/>
            <w:shd w:val="clear" w:color="auto" w:fill="FFFFFF"/>
            <w:lang w:val="en-GB"/>
            <w:rPrChange w:id="2844" w:author="Chara Katiri" w:date="2015-05-12T13:05:00Z">
              <w:rPr>
                <w:rFonts w:ascii="Times" w:eastAsia="Times New Roman" w:hAnsi="Times" w:cs="Times New Roman"/>
                <w:sz w:val="22"/>
                <w:szCs w:val="22"/>
                <w:shd w:val="clear" w:color="auto" w:fill="FFFFFF"/>
                <w:lang w:val="en-GB"/>
              </w:rPr>
            </w:rPrChange>
          </w:rPr>
          <w:t xml:space="preserve"> </w:t>
        </w:r>
      </w:ins>
    </w:p>
    <w:p w14:paraId="3D898D5B" w14:textId="617AEDF5" w:rsidR="00F758B3" w:rsidRPr="00F758B3" w:rsidRDefault="00177B40" w:rsidP="00F758B3">
      <w:pPr>
        <w:spacing w:line="360" w:lineRule="auto"/>
        <w:ind w:firstLine="360"/>
        <w:contextualSpacing/>
        <w:jc w:val="both"/>
        <w:rPr>
          <w:rFonts w:ascii="Times" w:eastAsia="Times New Roman" w:hAnsi="Times" w:cs="Times New Roman"/>
          <w:sz w:val="22"/>
          <w:szCs w:val="22"/>
          <w:shd w:val="clear" w:color="auto" w:fill="FFFFFF"/>
          <w:lang w:val="en-GB"/>
          <w:rPrChange w:id="2845" w:author="Chara Katiri" w:date="2015-05-12T13:05:00Z">
            <w:rPr>
              <w:rFonts w:ascii="Times" w:eastAsia="Times New Roman" w:hAnsi="Times" w:cs="Times New Roman"/>
              <w:sz w:val="22"/>
              <w:szCs w:val="22"/>
              <w:shd w:val="clear" w:color="auto" w:fill="FFFFFF"/>
              <w:lang w:val="en-GB"/>
            </w:rPr>
          </w:rPrChange>
        </w:rPr>
        <w:sectPr w:rsidR="00F758B3" w:rsidRPr="00F758B3"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Change w:id="2846" w:author="Chara Katiri" w:date="2015-05-12T13:05:00Z">
          <w:pPr>
            <w:spacing w:line="360" w:lineRule="auto"/>
            <w:ind w:firstLine="360"/>
            <w:contextualSpacing/>
            <w:jc w:val="both"/>
          </w:pPr>
        </w:pPrChange>
      </w:pPr>
      <w:r w:rsidRPr="00F758B3">
        <w:rPr>
          <w:rFonts w:ascii="Times" w:eastAsia="Times New Roman" w:hAnsi="Times" w:cs="Times New Roman"/>
          <w:sz w:val="22"/>
          <w:szCs w:val="22"/>
          <w:shd w:val="clear" w:color="auto" w:fill="FFFFFF"/>
          <w:lang w:val="en-GB"/>
          <w:rPrChange w:id="2847" w:author="Chara Katiri" w:date="2015-05-12T13:05:00Z">
            <w:rPr>
              <w:rFonts w:ascii="Times" w:eastAsia="Times New Roman" w:hAnsi="Times" w:cs="Times New Roman"/>
              <w:sz w:val="22"/>
              <w:szCs w:val="22"/>
              <w:shd w:val="clear" w:color="auto" w:fill="FFFFFF"/>
              <w:lang w:val="en-GB"/>
            </w:rPr>
          </w:rPrChange>
        </w:rPr>
        <w:t xml:space="preserve">  </w:t>
      </w:r>
      <w:r w:rsidR="00F95C82" w:rsidRPr="00F758B3">
        <w:rPr>
          <w:rFonts w:ascii="Times" w:eastAsia="Times New Roman" w:hAnsi="Times" w:cs="Times New Roman"/>
          <w:sz w:val="22"/>
          <w:szCs w:val="22"/>
          <w:shd w:val="clear" w:color="auto" w:fill="FFFFFF"/>
          <w:lang w:val="en-GB"/>
          <w:rPrChange w:id="2848" w:author="Chara Katiri" w:date="2015-05-12T13:05:00Z">
            <w:rPr>
              <w:rFonts w:ascii="Times" w:eastAsia="Times New Roman" w:hAnsi="Times" w:cs="Times New Roman"/>
              <w:sz w:val="22"/>
              <w:szCs w:val="22"/>
              <w:shd w:val="clear" w:color="auto" w:fill="FFFFFF"/>
              <w:lang w:val="en-GB"/>
            </w:rPr>
          </w:rPrChange>
        </w:rPr>
        <w:t xml:space="preserve"> </w:t>
      </w:r>
    </w:p>
    <w:p w14:paraId="723D7B1C" w14:textId="55F9DB15" w:rsidR="007429B4" w:rsidRPr="00F758B3" w:rsidRDefault="0099305C" w:rsidP="00F758B3">
      <w:pPr>
        <w:pStyle w:val="Caption"/>
        <w:keepNext/>
        <w:spacing w:line="360" w:lineRule="auto"/>
        <w:ind w:left="-993" w:right="-641"/>
        <w:contextualSpacing/>
        <w:jc w:val="both"/>
        <w:rPr>
          <w:ins w:id="2849" w:author="Chara Katiri" w:date="2015-05-09T13:07:00Z"/>
          <w:rFonts w:ascii="Times" w:hAnsi="Times"/>
          <w:sz w:val="22"/>
          <w:szCs w:val="22"/>
          <w:rPrChange w:id="2850" w:author="Chara Katiri" w:date="2015-05-12T13:05:00Z">
            <w:rPr>
              <w:ins w:id="2851" w:author="Chara Katiri" w:date="2015-05-09T13:07:00Z"/>
            </w:rPr>
          </w:rPrChange>
        </w:rPr>
        <w:pPrChange w:id="2852" w:author="Chara Katiri" w:date="2015-05-12T13:05:00Z">
          <w:pPr>
            <w:pStyle w:val="Caption"/>
            <w:keepNext/>
            <w:spacing w:line="360" w:lineRule="auto"/>
            <w:ind w:left="-993" w:right="-641"/>
            <w:contextualSpacing/>
            <w:jc w:val="both"/>
          </w:pPr>
        </w:pPrChange>
      </w:pPr>
      <w:r w:rsidRPr="00F758B3">
        <w:rPr>
          <w:rFonts w:ascii="Times" w:hAnsi="Times" w:cs="Times New Roman"/>
          <w:noProof/>
          <w:sz w:val="22"/>
          <w:szCs w:val="22"/>
          <w:rPrChange w:id="2853" w:author="Chara Katiri" w:date="2015-05-12T13:05:00Z">
            <w:rPr>
              <w:rFonts w:ascii="Times" w:hAnsi="Times" w:cs="Times New Roman"/>
              <w:noProof/>
              <w:sz w:val="22"/>
              <w:szCs w:val="22"/>
            </w:rPr>
          </w:rPrChange>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48C2BD07" w14:textId="14A58AC8" w:rsidR="008C58CA" w:rsidRPr="00F758B3" w:rsidRDefault="007429B4" w:rsidP="00F758B3">
      <w:pPr>
        <w:pStyle w:val="Caption"/>
        <w:spacing w:line="360" w:lineRule="auto"/>
        <w:contextualSpacing/>
        <w:jc w:val="both"/>
        <w:rPr>
          <w:ins w:id="2854" w:author="Chara Katiri" w:date="2015-05-09T13:03:00Z"/>
          <w:rFonts w:ascii="Times" w:hAnsi="Times"/>
          <w:sz w:val="22"/>
          <w:szCs w:val="22"/>
          <w:rPrChange w:id="2855" w:author="Chara Katiri" w:date="2015-05-12T13:05:00Z">
            <w:rPr>
              <w:ins w:id="2856" w:author="Chara Katiri" w:date="2015-05-09T13:03:00Z"/>
            </w:rPr>
          </w:rPrChange>
        </w:rPr>
        <w:pPrChange w:id="2857" w:author="Chara Katiri" w:date="2015-05-12T13:05:00Z">
          <w:pPr>
            <w:pStyle w:val="Caption"/>
            <w:keepNext/>
            <w:spacing w:line="360" w:lineRule="auto"/>
            <w:ind w:left="-993" w:right="-641"/>
            <w:contextualSpacing/>
            <w:jc w:val="both"/>
          </w:pPr>
        </w:pPrChange>
      </w:pPr>
      <w:ins w:id="2858" w:author="Chara Katiri" w:date="2015-05-09T13:07:00Z">
        <w:r w:rsidRPr="00F758B3">
          <w:rPr>
            <w:rFonts w:ascii="Times" w:hAnsi="Times"/>
            <w:sz w:val="22"/>
            <w:szCs w:val="22"/>
            <w:rPrChange w:id="2859" w:author="Chara Katiri" w:date="2015-05-12T13:05:00Z">
              <w:rPr/>
            </w:rPrChange>
          </w:rPr>
          <w:t xml:space="preserve">Figure 1: Pinboard - model canvas </w:t>
        </w:r>
      </w:ins>
    </w:p>
    <w:p w14:paraId="5A85275D" w14:textId="394B4660" w:rsidR="00803A84" w:rsidRPr="00F758B3" w:rsidRDefault="00803A84" w:rsidP="00F758B3">
      <w:pPr>
        <w:pStyle w:val="Caption"/>
        <w:spacing w:line="360" w:lineRule="auto"/>
        <w:contextualSpacing/>
        <w:jc w:val="both"/>
        <w:rPr>
          <w:rFonts w:ascii="Times" w:hAnsi="Times" w:cs="Times New Roman"/>
          <w:sz w:val="22"/>
          <w:szCs w:val="22"/>
          <w:rPrChange w:id="2860" w:author="Chara Katiri" w:date="2015-05-12T13:05:00Z">
            <w:rPr>
              <w:rFonts w:ascii="Times" w:hAnsi="Times" w:cs="Times New Roman"/>
              <w:sz w:val="22"/>
              <w:szCs w:val="22"/>
            </w:rPr>
          </w:rPrChange>
        </w:rPr>
        <w:pPrChange w:id="2861" w:author="Chara Katiri" w:date="2015-05-12T13:05:00Z">
          <w:pPr>
            <w:pStyle w:val="Caption"/>
            <w:keepNext/>
            <w:spacing w:line="360" w:lineRule="auto"/>
            <w:ind w:left="-993" w:right="-641"/>
            <w:contextualSpacing/>
            <w:jc w:val="both"/>
          </w:pPr>
        </w:pPrChange>
      </w:pPr>
    </w:p>
    <w:p w14:paraId="29516A23" w14:textId="4DF89D95" w:rsidR="00F758B3" w:rsidRPr="00F758B3" w:rsidRDefault="0099305C" w:rsidP="00F758B3">
      <w:pPr>
        <w:pStyle w:val="Caption"/>
        <w:spacing w:line="360" w:lineRule="auto"/>
        <w:contextualSpacing/>
        <w:jc w:val="both"/>
        <w:rPr>
          <w:rFonts w:ascii="Times" w:eastAsia="Times New Roman" w:hAnsi="Times" w:cs="Times New Roman"/>
          <w:b w:val="0"/>
          <w:color w:val="auto"/>
          <w:sz w:val="22"/>
          <w:szCs w:val="22"/>
          <w:shd w:val="clear" w:color="auto" w:fill="FFFFFF"/>
          <w:lang w:val="en-GB"/>
          <w:rPrChange w:id="2862" w:author="Chara Katiri" w:date="2015-05-12T13:05:00Z">
            <w:rPr>
              <w:rFonts w:ascii="Times" w:eastAsia="Times New Roman" w:hAnsi="Times" w:cs="Times New Roman"/>
              <w:b w:val="0"/>
              <w:color w:val="auto"/>
              <w:sz w:val="22"/>
              <w:szCs w:val="22"/>
              <w:shd w:val="clear" w:color="auto" w:fill="FFFFFF"/>
              <w:lang w:val="en-GB"/>
            </w:rPr>
          </w:rPrChange>
        </w:rPr>
        <w:sectPr w:rsidR="00F758B3" w:rsidRPr="00F758B3" w:rsidSect="00871CBC">
          <w:pgSz w:w="16840" w:h="11900" w:orient="landscape"/>
          <w:pgMar w:top="426" w:right="1440" w:bottom="851" w:left="1440" w:header="708" w:footer="708" w:gutter="0"/>
          <w:cols w:space="708"/>
          <w:titlePg/>
          <w:docGrid w:linePitch="360"/>
          <w:sectPrChange w:id="2863" w:author="Chara Katiri" w:date="2015-04-10T21:42:00Z">
            <w:sectPr w:rsidR="00F758B3" w:rsidRPr="00F758B3" w:rsidSect="00871CBC">
              <w:pgMar w:top="568" w:right="1440" w:bottom="851" w:left="1440" w:header="708" w:footer="708" w:gutter="0"/>
            </w:sectPr>
          </w:sectPrChange>
        </w:sectPr>
        <w:pPrChange w:id="2864" w:author="Chara Katiri" w:date="2015-05-12T13:05:00Z">
          <w:pPr>
            <w:pStyle w:val="Caption"/>
            <w:spacing w:line="360" w:lineRule="auto"/>
            <w:contextualSpacing/>
            <w:jc w:val="both"/>
          </w:pPr>
        </w:pPrChange>
      </w:pPr>
      <w:del w:id="2865" w:author="Chara Katiri" w:date="2015-05-09T13:03:00Z">
        <w:r w:rsidRPr="00F758B3" w:rsidDel="008C58CA">
          <w:rPr>
            <w:rFonts w:ascii="Times" w:hAnsi="Times" w:cs="Times New Roman"/>
            <w:b w:val="0"/>
            <w:color w:val="auto"/>
            <w:sz w:val="22"/>
            <w:szCs w:val="22"/>
            <w:rPrChange w:id="2866" w:author="Chara Katiri" w:date="2015-05-12T13:05:00Z">
              <w:rPr>
                <w:rFonts w:ascii="Times" w:hAnsi="Times" w:cs="Times New Roman"/>
                <w:b w:val="0"/>
                <w:color w:val="auto"/>
                <w:sz w:val="22"/>
                <w:szCs w:val="22"/>
              </w:rPr>
            </w:rPrChange>
          </w:rPr>
          <w:delText>Figure 1: Pinboard</w:delText>
        </w:r>
        <w:r w:rsidR="00177B40" w:rsidRPr="00F758B3" w:rsidDel="008C58CA">
          <w:rPr>
            <w:rFonts w:ascii="Times" w:hAnsi="Times" w:cs="Times New Roman"/>
            <w:b w:val="0"/>
            <w:color w:val="auto"/>
            <w:sz w:val="22"/>
            <w:szCs w:val="22"/>
            <w:rPrChange w:id="2867" w:author="Chara Katiri" w:date="2015-05-12T13:05:00Z">
              <w:rPr>
                <w:rFonts w:ascii="Times" w:hAnsi="Times" w:cs="Times New Roman"/>
                <w:b w:val="0"/>
                <w:color w:val="auto"/>
                <w:sz w:val="22"/>
                <w:szCs w:val="22"/>
              </w:rPr>
            </w:rPrChange>
          </w:rPr>
          <w:delText xml:space="preserve"> - model</w:delText>
        </w:r>
        <w:r w:rsidRPr="00F758B3" w:rsidDel="008C58CA">
          <w:rPr>
            <w:rFonts w:ascii="Times" w:hAnsi="Times" w:cs="Times New Roman"/>
            <w:b w:val="0"/>
            <w:color w:val="auto"/>
            <w:sz w:val="22"/>
            <w:szCs w:val="22"/>
            <w:rPrChange w:id="2868" w:author="Chara Katiri" w:date="2015-05-12T13:05:00Z">
              <w:rPr>
                <w:rFonts w:ascii="Times" w:hAnsi="Times" w:cs="Times New Roman"/>
                <w:b w:val="0"/>
                <w:color w:val="auto"/>
                <w:sz w:val="22"/>
                <w:szCs w:val="22"/>
              </w:rPr>
            </w:rPrChange>
          </w:rPr>
          <w:delText xml:space="preserve"> canvas </w:delText>
        </w:r>
      </w:del>
    </w:p>
    <w:p w14:paraId="275CE860" w14:textId="77777777" w:rsidR="00C50791" w:rsidRPr="00F758B3" w:rsidRDefault="00C50791" w:rsidP="00F758B3">
      <w:pPr>
        <w:pStyle w:val="Heading2"/>
        <w:numPr>
          <w:ilvl w:val="1"/>
          <w:numId w:val="11"/>
        </w:numPr>
        <w:spacing w:line="360" w:lineRule="auto"/>
        <w:contextualSpacing/>
        <w:jc w:val="both"/>
        <w:rPr>
          <w:rFonts w:ascii="Times" w:hAnsi="Times" w:cs="Times New Roman"/>
          <w:color w:val="auto"/>
          <w:sz w:val="22"/>
          <w:szCs w:val="22"/>
          <w:lang w:val="en-GB"/>
          <w:rPrChange w:id="2869" w:author="Chara Katiri" w:date="2015-05-12T13:05:00Z">
            <w:rPr>
              <w:rFonts w:ascii="Times" w:hAnsi="Times" w:cs="Times New Roman"/>
              <w:color w:val="auto"/>
              <w:sz w:val="22"/>
              <w:szCs w:val="22"/>
              <w:lang w:val="en-GB"/>
            </w:rPr>
          </w:rPrChange>
        </w:rPr>
        <w:pPrChange w:id="2870" w:author="Chara Katiri" w:date="2015-05-12T13:05:00Z">
          <w:pPr>
            <w:pStyle w:val="Heading2"/>
            <w:numPr>
              <w:numId w:val="11"/>
            </w:numPr>
            <w:spacing w:line="360" w:lineRule="auto"/>
            <w:ind w:left="792" w:hanging="432"/>
            <w:contextualSpacing/>
            <w:jc w:val="both"/>
          </w:pPr>
        </w:pPrChange>
      </w:pPr>
      <w:bookmarkStart w:id="2871" w:name="_Toc292730838"/>
      <w:r w:rsidRPr="00F758B3">
        <w:rPr>
          <w:rFonts w:ascii="Times" w:hAnsi="Times" w:cs="Times New Roman"/>
          <w:color w:val="auto"/>
          <w:sz w:val="22"/>
          <w:szCs w:val="22"/>
          <w:lang w:val="en-GB"/>
          <w:rPrChange w:id="2872" w:author="Chara Katiri" w:date="2015-05-12T13:05:00Z">
            <w:rPr>
              <w:rFonts w:ascii="Times" w:hAnsi="Times" w:cs="Times New Roman"/>
              <w:color w:val="auto"/>
              <w:sz w:val="22"/>
              <w:szCs w:val="22"/>
              <w:lang w:val="en-GB"/>
            </w:rPr>
          </w:rPrChange>
        </w:rPr>
        <w:t>Project objectives and goal statement</w:t>
      </w:r>
      <w:bookmarkEnd w:id="2871"/>
      <w:r w:rsidRPr="00F758B3">
        <w:rPr>
          <w:rFonts w:ascii="Times" w:hAnsi="Times" w:cs="Times New Roman"/>
          <w:color w:val="auto"/>
          <w:sz w:val="22"/>
          <w:szCs w:val="22"/>
          <w:lang w:val="en-GB"/>
          <w:rPrChange w:id="2873" w:author="Chara Katiri" w:date="2015-05-12T13:05:00Z">
            <w:rPr>
              <w:rFonts w:ascii="Times" w:hAnsi="Times" w:cs="Times New Roman"/>
              <w:color w:val="auto"/>
              <w:sz w:val="22"/>
              <w:szCs w:val="22"/>
              <w:lang w:val="en-GB"/>
            </w:rPr>
          </w:rPrChange>
        </w:rPr>
        <w:t xml:space="preserve"> </w:t>
      </w:r>
    </w:p>
    <w:p w14:paraId="412E39DF" w14:textId="6E1599E4" w:rsidR="005B7D10" w:rsidRPr="00F758B3" w:rsidRDefault="003534E7" w:rsidP="00F758B3">
      <w:pPr>
        <w:spacing w:line="360" w:lineRule="auto"/>
        <w:ind w:firstLine="720"/>
        <w:contextualSpacing/>
        <w:jc w:val="both"/>
        <w:rPr>
          <w:rFonts w:ascii="Times" w:eastAsia="Times New Roman" w:hAnsi="Times" w:cs="Times New Roman"/>
          <w:sz w:val="22"/>
          <w:szCs w:val="22"/>
          <w:shd w:val="clear" w:color="auto" w:fill="FFFFFF"/>
          <w:lang w:val="en-GB"/>
          <w:rPrChange w:id="2874" w:author="Chara Katiri" w:date="2015-05-12T13:05:00Z">
            <w:rPr>
              <w:rFonts w:ascii="Times" w:eastAsia="Times New Roman" w:hAnsi="Times" w:cs="Times New Roman"/>
              <w:sz w:val="22"/>
              <w:szCs w:val="22"/>
              <w:shd w:val="clear" w:color="auto" w:fill="FFFFFF"/>
              <w:lang w:val="en-GB"/>
            </w:rPr>
          </w:rPrChange>
        </w:rPr>
        <w:pPrChange w:id="2875"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876" w:author="Chara Katiri" w:date="2015-05-12T13:05:00Z">
            <w:rPr>
              <w:rFonts w:ascii="Times" w:eastAsia="Times New Roman" w:hAnsi="Times" w:cs="Times New Roman"/>
              <w:sz w:val="22"/>
              <w:szCs w:val="22"/>
              <w:shd w:val="clear" w:color="auto" w:fill="FFFFFF"/>
              <w:lang w:val="en-GB"/>
            </w:rPr>
          </w:rPrChange>
        </w:rPr>
        <w:t>The objective of the project</w:t>
      </w:r>
      <w:r w:rsidR="0054569F" w:rsidRPr="00F758B3">
        <w:rPr>
          <w:rFonts w:ascii="Times" w:eastAsia="Times New Roman" w:hAnsi="Times" w:cs="Times New Roman"/>
          <w:sz w:val="22"/>
          <w:szCs w:val="22"/>
          <w:shd w:val="clear" w:color="auto" w:fill="FFFFFF"/>
          <w:lang w:val="en-GB"/>
          <w:rPrChange w:id="2877" w:author="Chara Katiri" w:date="2015-05-12T13:05:00Z">
            <w:rPr>
              <w:rFonts w:ascii="Times" w:eastAsia="Times New Roman" w:hAnsi="Times" w:cs="Times New Roman"/>
              <w:sz w:val="22"/>
              <w:szCs w:val="22"/>
              <w:shd w:val="clear" w:color="auto" w:fill="FFFFFF"/>
              <w:lang w:val="en-GB"/>
            </w:rPr>
          </w:rPrChange>
        </w:rPr>
        <w:t xml:space="preserve"> </w:t>
      </w:r>
      <w:r w:rsidR="00BF2E68" w:rsidRPr="00F758B3">
        <w:rPr>
          <w:rFonts w:ascii="Times" w:eastAsia="Times New Roman" w:hAnsi="Times" w:cs="Times New Roman"/>
          <w:sz w:val="22"/>
          <w:szCs w:val="22"/>
          <w:shd w:val="clear" w:color="auto" w:fill="FFFFFF"/>
          <w:lang w:val="en-GB"/>
          <w:rPrChange w:id="2878" w:author="Chara Katiri" w:date="2015-05-12T13:05:00Z">
            <w:rPr>
              <w:rFonts w:ascii="Times" w:eastAsia="Times New Roman" w:hAnsi="Times" w:cs="Times New Roman"/>
              <w:sz w:val="22"/>
              <w:szCs w:val="22"/>
              <w:shd w:val="clear" w:color="auto" w:fill="FFFFFF"/>
              <w:lang w:val="en-GB"/>
            </w:rPr>
          </w:rPrChange>
        </w:rPr>
        <w:t>is</w:t>
      </w:r>
      <w:r w:rsidR="0054569F" w:rsidRPr="00F758B3">
        <w:rPr>
          <w:rFonts w:ascii="Times" w:eastAsia="Times New Roman" w:hAnsi="Times" w:cs="Times New Roman"/>
          <w:sz w:val="22"/>
          <w:szCs w:val="22"/>
          <w:shd w:val="clear" w:color="auto" w:fill="FFFFFF"/>
          <w:lang w:val="en-GB"/>
          <w:rPrChange w:id="2879" w:author="Chara Katiri" w:date="2015-05-12T13:05:00Z">
            <w:rPr>
              <w:rFonts w:ascii="Times" w:eastAsia="Times New Roman" w:hAnsi="Times" w:cs="Times New Roman"/>
              <w:sz w:val="22"/>
              <w:szCs w:val="22"/>
              <w:shd w:val="clear" w:color="auto" w:fill="FFFFFF"/>
              <w:lang w:val="en-GB"/>
            </w:rPr>
          </w:rPrChange>
        </w:rPr>
        <w:t xml:space="preserve"> the creation of a dynamic w</w:t>
      </w:r>
      <w:r w:rsidRPr="00F758B3">
        <w:rPr>
          <w:rFonts w:ascii="Times" w:eastAsia="Times New Roman" w:hAnsi="Times" w:cs="Times New Roman"/>
          <w:sz w:val="22"/>
          <w:szCs w:val="22"/>
          <w:shd w:val="clear" w:color="auto" w:fill="FFFFFF"/>
          <w:lang w:val="en-GB"/>
          <w:rPrChange w:id="2880" w:author="Chara Katiri" w:date="2015-05-12T13:05:00Z">
            <w:rPr>
              <w:rFonts w:ascii="Times" w:eastAsia="Times New Roman" w:hAnsi="Times" w:cs="Times New Roman"/>
              <w:sz w:val="22"/>
              <w:szCs w:val="22"/>
              <w:shd w:val="clear" w:color="auto" w:fill="FFFFFF"/>
              <w:lang w:val="en-GB"/>
            </w:rPr>
          </w:rPrChange>
        </w:rPr>
        <w:t xml:space="preserve">ebsite as a </w:t>
      </w:r>
      <w:r w:rsidR="00EC0BC2" w:rsidRPr="00F758B3">
        <w:rPr>
          <w:rFonts w:ascii="Times" w:eastAsia="Times New Roman" w:hAnsi="Times" w:cs="Times New Roman"/>
          <w:sz w:val="22"/>
          <w:szCs w:val="22"/>
          <w:shd w:val="clear" w:color="auto" w:fill="FFFFFF"/>
          <w:lang w:val="en-GB"/>
          <w:rPrChange w:id="2881" w:author="Chara Katiri" w:date="2015-05-12T13:05:00Z">
            <w:rPr>
              <w:rFonts w:ascii="Times" w:eastAsia="Times New Roman" w:hAnsi="Times" w:cs="Times New Roman"/>
              <w:sz w:val="22"/>
              <w:szCs w:val="22"/>
              <w:shd w:val="clear" w:color="auto" w:fill="FFFFFF"/>
              <w:lang w:val="en-GB"/>
            </w:rPr>
          </w:rPrChange>
        </w:rPr>
        <w:t>University</w:t>
      </w:r>
      <w:r w:rsidRPr="00F758B3">
        <w:rPr>
          <w:rFonts w:ascii="Times" w:eastAsia="Times New Roman" w:hAnsi="Times" w:cs="Times New Roman"/>
          <w:sz w:val="22"/>
          <w:szCs w:val="22"/>
          <w:shd w:val="clear" w:color="auto" w:fill="FFFFFF"/>
          <w:lang w:val="en-GB"/>
          <w:rPrChange w:id="2882" w:author="Chara Katiri" w:date="2015-05-12T13:05:00Z">
            <w:rPr>
              <w:rFonts w:ascii="Times" w:eastAsia="Times New Roman" w:hAnsi="Times" w:cs="Times New Roman"/>
              <w:sz w:val="22"/>
              <w:szCs w:val="22"/>
              <w:shd w:val="clear" w:color="auto" w:fill="FFFFFF"/>
              <w:lang w:val="en-GB"/>
            </w:rPr>
          </w:rPrChange>
        </w:rPr>
        <w:t xml:space="preserve">-specific </w:t>
      </w:r>
      <w:r w:rsidR="00CF3253" w:rsidRPr="00F758B3">
        <w:rPr>
          <w:rFonts w:ascii="Times" w:eastAsia="Times New Roman" w:hAnsi="Times" w:cs="Times New Roman"/>
          <w:sz w:val="22"/>
          <w:szCs w:val="22"/>
          <w:shd w:val="clear" w:color="auto" w:fill="FFFFFF"/>
          <w:lang w:val="en-GB"/>
          <w:rPrChange w:id="2883" w:author="Chara Katiri" w:date="2015-05-12T13:05:00Z">
            <w:rPr>
              <w:rFonts w:ascii="Times" w:eastAsia="Times New Roman" w:hAnsi="Times" w:cs="Times New Roman"/>
              <w:sz w:val="22"/>
              <w:szCs w:val="22"/>
              <w:shd w:val="clear" w:color="auto" w:fill="FFFFFF"/>
              <w:lang w:val="en-GB"/>
            </w:rPr>
          </w:rPrChange>
        </w:rPr>
        <w:t>marketplace</w:t>
      </w:r>
      <w:r w:rsidRPr="00F758B3">
        <w:rPr>
          <w:rFonts w:ascii="Times" w:eastAsia="Times New Roman" w:hAnsi="Times" w:cs="Times New Roman"/>
          <w:sz w:val="22"/>
          <w:szCs w:val="22"/>
          <w:shd w:val="clear" w:color="auto" w:fill="FFFFFF"/>
          <w:lang w:val="en-GB"/>
          <w:rPrChange w:id="2884" w:author="Chara Katiri" w:date="2015-05-12T13:05:00Z">
            <w:rPr>
              <w:rFonts w:ascii="Times" w:eastAsia="Times New Roman" w:hAnsi="Times" w:cs="Times New Roman"/>
              <w:sz w:val="22"/>
              <w:szCs w:val="22"/>
              <w:shd w:val="clear" w:color="auto" w:fill="FFFFFF"/>
              <w:lang w:val="en-GB"/>
            </w:rPr>
          </w:rPrChange>
        </w:rPr>
        <w:t xml:space="preserve">. </w:t>
      </w:r>
      <w:r w:rsidR="00BF2E68" w:rsidRPr="00F758B3">
        <w:rPr>
          <w:rFonts w:ascii="Times" w:eastAsia="Times New Roman" w:hAnsi="Times" w:cs="Times New Roman"/>
          <w:sz w:val="22"/>
          <w:szCs w:val="22"/>
          <w:shd w:val="clear" w:color="auto" w:fill="FFFFFF"/>
          <w:lang w:val="en-GB"/>
          <w:rPrChange w:id="2885" w:author="Chara Katiri" w:date="2015-05-12T13:05:00Z">
            <w:rPr>
              <w:rFonts w:ascii="Times" w:eastAsia="Times New Roman" w:hAnsi="Times" w:cs="Times New Roman"/>
              <w:sz w:val="22"/>
              <w:szCs w:val="22"/>
              <w:shd w:val="clear" w:color="auto" w:fill="FFFFFF"/>
              <w:lang w:val="en-GB"/>
            </w:rPr>
          </w:rPrChange>
        </w:rPr>
        <w:t xml:space="preserve">The digital </w:t>
      </w:r>
      <w:r w:rsidRPr="00F758B3">
        <w:rPr>
          <w:rFonts w:ascii="Times" w:eastAsia="Times New Roman" w:hAnsi="Times" w:cs="Times New Roman"/>
          <w:sz w:val="22"/>
          <w:szCs w:val="22"/>
          <w:shd w:val="clear" w:color="auto" w:fill="FFFFFF"/>
          <w:lang w:val="en-GB"/>
          <w:rPrChange w:id="2886" w:author="Chara Katiri" w:date="2015-05-12T13:05:00Z">
            <w:rPr>
              <w:rFonts w:ascii="Times" w:eastAsia="Times New Roman" w:hAnsi="Times" w:cs="Times New Roman"/>
              <w:sz w:val="22"/>
              <w:szCs w:val="22"/>
              <w:shd w:val="clear" w:color="auto" w:fill="FFFFFF"/>
              <w:lang w:val="en-GB"/>
            </w:rPr>
          </w:rPrChange>
        </w:rPr>
        <w:t xml:space="preserve">Pinboard </w:t>
      </w:r>
      <w:r w:rsidR="0054569F" w:rsidRPr="00F758B3">
        <w:rPr>
          <w:rFonts w:ascii="Times" w:eastAsia="Times New Roman" w:hAnsi="Times" w:cs="Times New Roman"/>
          <w:sz w:val="22"/>
          <w:szCs w:val="22"/>
          <w:shd w:val="clear" w:color="auto" w:fill="FFFFFF"/>
          <w:lang w:val="en-GB"/>
          <w:rPrChange w:id="2887" w:author="Chara Katiri" w:date="2015-05-12T13:05:00Z">
            <w:rPr>
              <w:rFonts w:ascii="Times" w:eastAsia="Times New Roman" w:hAnsi="Times" w:cs="Times New Roman"/>
              <w:sz w:val="22"/>
              <w:szCs w:val="22"/>
              <w:shd w:val="clear" w:color="auto" w:fill="FFFFFF"/>
              <w:lang w:val="en-GB"/>
            </w:rPr>
          </w:rPrChange>
        </w:rPr>
        <w:t xml:space="preserve">website </w:t>
      </w:r>
      <w:r w:rsidRPr="00F758B3">
        <w:rPr>
          <w:rFonts w:ascii="Times" w:eastAsia="Times New Roman" w:hAnsi="Times" w:cs="Times New Roman"/>
          <w:sz w:val="22"/>
          <w:szCs w:val="22"/>
          <w:shd w:val="clear" w:color="auto" w:fill="FFFFFF"/>
          <w:lang w:val="en-GB"/>
          <w:rPrChange w:id="2888" w:author="Chara Katiri" w:date="2015-05-12T13:05:00Z">
            <w:rPr>
              <w:rFonts w:ascii="Times" w:eastAsia="Times New Roman" w:hAnsi="Times" w:cs="Times New Roman"/>
              <w:sz w:val="22"/>
              <w:szCs w:val="22"/>
              <w:shd w:val="clear" w:color="auto" w:fill="FFFFFF"/>
              <w:lang w:val="en-GB"/>
            </w:rPr>
          </w:rPrChange>
        </w:rPr>
        <w:t xml:space="preserve">offers an organised way for students to sell second hand books. It also provides functionalities that allow students to advertise available rooms and make house hunting more efficient. </w:t>
      </w:r>
    </w:p>
    <w:p w14:paraId="256EFEB9" w14:textId="0CD2BBB6" w:rsidR="005B7D10" w:rsidRPr="00F758B3" w:rsidRDefault="005B7D10" w:rsidP="00AC7486">
      <w:pPr>
        <w:spacing w:line="360" w:lineRule="auto"/>
        <w:ind w:firstLine="567"/>
        <w:contextualSpacing/>
        <w:jc w:val="both"/>
        <w:rPr>
          <w:rFonts w:ascii="Times" w:eastAsia="Times New Roman" w:hAnsi="Times" w:cs="Times New Roman"/>
          <w:sz w:val="22"/>
          <w:szCs w:val="22"/>
          <w:shd w:val="clear" w:color="auto" w:fill="FFFFFF"/>
          <w:lang w:val="en-GB"/>
          <w:rPrChange w:id="2889" w:author="Chara Katiri" w:date="2015-05-12T13:05:00Z">
            <w:rPr>
              <w:rFonts w:ascii="Times" w:eastAsia="Times New Roman" w:hAnsi="Times" w:cs="Times New Roman"/>
              <w:sz w:val="22"/>
              <w:szCs w:val="22"/>
              <w:shd w:val="clear" w:color="auto" w:fill="FFFFFF"/>
              <w:lang w:val="en-GB"/>
            </w:rPr>
          </w:rPrChange>
        </w:rPr>
        <w:pPrChange w:id="2890" w:author="Chara Katiri" w:date="2015-05-12T15:20: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891" w:author="Chara Katiri" w:date="2015-05-12T13:05:00Z">
            <w:rPr>
              <w:rFonts w:ascii="Times" w:eastAsia="Times New Roman" w:hAnsi="Times" w:cs="Times New Roman"/>
              <w:sz w:val="22"/>
              <w:szCs w:val="22"/>
              <w:shd w:val="clear" w:color="auto" w:fill="FFFFFF"/>
              <w:lang w:val="en-GB"/>
            </w:rPr>
          </w:rPrChange>
        </w:rPr>
        <w:t>T</w:t>
      </w:r>
      <w:r w:rsidR="003534E7" w:rsidRPr="00F758B3">
        <w:rPr>
          <w:rFonts w:ascii="Times" w:eastAsia="Times New Roman" w:hAnsi="Times" w:cs="Times New Roman"/>
          <w:sz w:val="22"/>
          <w:szCs w:val="22"/>
          <w:shd w:val="clear" w:color="auto" w:fill="FFFFFF"/>
          <w:lang w:val="en-GB"/>
          <w:rPrChange w:id="2892" w:author="Chara Katiri" w:date="2015-05-12T13:05:00Z">
            <w:rPr>
              <w:rFonts w:ascii="Times" w:eastAsia="Times New Roman" w:hAnsi="Times" w:cs="Times New Roman"/>
              <w:sz w:val="22"/>
              <w:szCs w:val="22"/>
              <w:shd w:val="clear" w:color="auto" w:fill="FFFFFF"/>
              <w:lang w:val="en-GB"/>
            </w:rPr>
          </w:rPrChange>
        </w:rPr>
        <w:t xml:space="preserve">he use of the services offered by the website </w:t>
      </w:r>
      <w:r w:rsidRPr="00F758B3">
        <w:rPr>
          <w:rFonts w:ascii="Times" w:eastAsia="Times New Roman" w:hAnsi="Times" w:cs="Times New Roman"/>
          <w:sz w:val="22"/>
          <w:szCs w:val="22"/>
          <w:shd w:val="clear" w:color="auto" w:fill="FFFFFF"/>
          <w:lang w:val="en-GB"/>
          <w:rPrChange w:id="2893" w:author="Chara Katiri" w:date="2015-05-12T13:05:00Z">
            <w:rPr>
              <w:rFonts w:ascii="Times" w:eastAsia="Times New Roman" w:hAnsi="Times" w:cs="Times New Roman"/>
              <w:sz w:val="22"/>
              <w:szCs w:val="22"/>
              <w:shd w:val="clear" w:color="auto" w:fill="FFFFFF"/>
              <w:lang w:val="en-GB"/>
            </w:rPr>
          </w:rPrChange>
        </w:rPr>
        <w:t xml:space="preserve">have the potential to significantly reduce </w:t>
      </w:r>
      <w:r w:rsidR="003A56D6" w:rsidRPr="00F758B3">
        <w:rPr>
          <w:rFonts w:ascii="Times" w:eastAsia="Times New Roman" w:hAnsi="Times" w:cs="Times New Roman"/>
          <w:sz w:val="22"/>
          <w:szCs w:val="22"/>
          <w:shd w:val="clear" w:color="auto" w:fill="FFFFFF"/>
          <w:lang w:val="en-GB"/>
          <w:rPrChange w:id="2894" w:author="Chara Katiri" w:date="2015-05-12T13:05:00Z">
            <w:rPr>
              <w:rFonts w:ascii="Times" w:eastAsia="Times New Roman" w:hAnsi="Times" w:cs="Times New Roman"/>
              <w:sz w:val="22"/>
              <w:szCs w:val="22"/>
              <w:shd w:val="clear" w:color="auto" w:fill="FFFFFF"/>
              <w:lang w:val="en-GB"/>
            </w:rPr>
          </w:rPrChange>
        </w:rPr>
        <w:t>the number of ‘junk’</w:t>
      </w:r>
      <w:r w:rsidR="003534E7" w:rsidRPr="00F758B3">
        <w:rPr>
          <w:rFonts w:ascii="Times" w:eastAsia="Times New Roman" w:hAnsi="Times" w:cs="Times New Roman"/>
          <w:sz w:val="22"/>
          <w:szCs w:val="22"/>
          <w:shd w:val="clear" w:color="auto" w:fill="FFFFFF"/>
          <w:lang w:val="en-GB"/>
          <w:rPrChange w:id="2895" w:author="Chara Katiri" w:date="2015-05-12T13:05:00Z">
            <w:rPr>
              <w:rFonts w:ascii="Times" w:eastAsia="Times New Roman" w:hAnsi="Times" w:cs="Times New Roman"/>
              <w:sz w:val="22"/>
              <w:szCs w:val="22"/>
              <w:shd w:val="clear" w:color="auto" w:fill="FFFFFF"/>
              <w:lang w:val="en-GB"/>
            </w:rPr>
          </w:rPrChange>
        </w:rPr>
        <w:t xml:space="preserve"> emails sent daily </w:t>
      </w:r>
      <w:r w:rsidRPr="00F758B3">
        <w:rPr>
          <w:rFonts w:ascii="Times" w:eastAsia="Times New Roman" w:hAnsi="Times" w:cs="Times New Roman"/>
          <w:sz w:val="22"/>
          <w:szCs w:val="22"/>
          <w:shd w:val="clear" w:color="auto" w:fill="FFFFFF"/>
          <w:lang w:val="en-GB"/>
          <w:rPrChange w:id="2896" w:author="Chara Katiri" w:date="2015-05-12T13:05:00Z">
            <w:rPr>
              <w:rFonts w:ascii="Times" w:eastAsia="Times New Roman" w:hAnsi="Times" w:cs="Times New Roman"/>
              <w:sz w:val="22"/>
              <w:szCs w:val="22"/>
              <w:shd w:val="clear" w:color="auto" w:fill="FFFFFF"/>
              <w:lang w:val="en-GB"/>
            </w:rPr>
          </w:rPrChange>
        </w:rPr>
        <w:t xml:space="preserve">between students regarding </w:t>
      </w:r>
      <w:r w:rsidR="00BF2E68" w:rsidRPr="00F758B3">
        <w:rPr>
          <w:rFonts w:ascii="Times" w:eastAsia="Times New Roman" w:hAnsi="Times" w:cs="Times New Roman"/>
          <w:sz w:val="22"/>
          <w:szCs w:val="22"/>
          <w:shd w:val="clear" w:color="auto" w:fill="FFFFFF"/>
          <w:lang w:val="en-GB"/>
          <w:rPrChange w:id="2897" w:author="Chara Katiri" w:date="2015-05-12T13:05:00Z">
            <w:rPr>
              <w:rFonts w:ascii="Times" w:eastAsia="Times New Roman" w:hAnsi="Times" w:cs="Times New Roman"/>
              <w:sz w:val="22"/>
              <w:szCs w:val="22"/>
              <w:shd w:val="clear" w:color="auto" w:fill="FFFFFF"/>
              <w:lang w:val="en-GB"/>
            </w:rPr>
          </w:rPrChange>
        </w:rPr>
        <w:t xml:space="preserve">sales of </w:t>
      </w:r>
      <w:r w:rsidRPr="00F758B3">
        <w:rPr>
          <w:rFonts w:ascii="Times" w:eastAsia="Times New Roman" w:hAnsi="Times" w:cs="Times New Roman"/>
          <w:sz w:val="22"/>
          <w:szCs w:val="22"/>
          <w:shd w:val="clear" w:color="auto" w:fill="FFFFFF"/>
          <w:lang w:val="en-GB"/>
          <w:rPrChange w:id="2898" w:author="Chara Katiri" w:date="2015-05-12T13:05:00Z">
            <w:rPr>
              <w:rFonts w:ascii="Times" w:eastAsia="Times New Roman" w:hAnsi="Times" w:cs="Times New Roman"/>
              <w:sz w:val="22"/>
              <w:szCs w:val="22"/>
              <w:shd w:val="clear" w:color="auto" w:fill="FFFFFF"/>
              <w:lang w:val="en-GB"/>
            </w:rPr>
          </w:rPrChange>
        </w:rPr>
        <w:t xml:space="preserve">second-hand books and </w:t>
      </w:r>
      <w:r w:rsidR="00BF2E68" w:rsidRPr="00F758B3">
        <w:rPr>
          <w:rFonts w:ascii="Times" w:eastAsia="Times New Roman" w:hAnsi="Times" w:cs="Times New Roman"/>
          <w:sz w:val="22"/>
          <w:szCs w:val="22"/>
          <w:shd w:val="clear" w:color="auto" w:fill="FFFFFF"/>
          <w:lang w:val="en-GB"/>
          <w:rPrChange w:id="2899" w:author="Chara Katiri" w:date="2015-05-12T13:05:00Z">
            <w:rPr>
              <w:rFonts w:ascii="Times" w:eastAsia="Times New Roman" w:hAnsi="Times" w:cs="Times New Roman"/>
              <w:sz w:val="22"/>
              <w:szCs w:val="22"/>
              <w:shd w:val="clear" w:color="auto" w:fill="FFFFFF"/>
              <w:lang w:val="en-GB"/>
            </w:rPr>
          </w:rPrChange>
        </w:rPr>
        <w:t xml:space="preserve">requests for </w:t>
      </w:r>
      <w:r w:rsidRPr="00F758B3">
        <w:rPr>
          <w:rFonts w:ascii="Times" w:eastAsia="Times New Roman" w:hAnsi="Times" w:cs="Times New Roman"/>
          <w:sz w:val="22"/>
          <w:szCs w:val="22"/>
          <w:shd w:val="clear" w:color="auto" w:fill="FFFFFF"/>
          <w:lang w:val="en-GB"/>
          <w:rPrChange w:id="2900" w:author="Chara Katiri" w:date="2015-05-12T13:05:00Z">
            <w:rPr>
              <w:rFonts w:ascii="Times" w:eastAsia="Times New Roman" w:hAnsi="Times" w:cs="Times New Roman"/>
              <w:sz w:val="22"/>
              <w:szCs w:val="22"/>
              <w:shd w:val="clear" w:color="auto" w:fill="FFFFFF"/>
              <w:lang w:val="en-GB"/>
            </w:rPr>
          </w:rPrChange>
        </w:rPr>
        <w:t>room swaps</w:t>
      </w:r>
      <w:r w:rsidR="00BF2E68" w:rsidRPr="00F758B3">
        <w:rPr>
          <w:rFonts w:ascii="Times" w:eastAsia="Times New Roman" w:hAnsi="Times" w:cs="Times New Roman"/>
          <w:sz w:val="22"/>
          <w:szCs w:val="22"/>
          <w:shd w:val="clear" w:color="auto" w:fill="FFFFFF"/>
          <w:lang w:val="en-GB"/>
          <w:rPrChange w:id="2901" w:author="Chara Katiri" w:date="2015-05-12T13:05:00Z">
            <w:rPr>
              <w:rFonts w:ascii="Times" w:eastAsia="Times New Roman" w:hAnsi="Times" w:cs="Times New Roman"/>
              <w:sz w:val="22"/>
              <w:szCs w:val="22"/>
              <w:shd w:val="clear" w:color="auto" w:fill="FFFFFF"/>
              <w:lang w:val="en-GB"/>
            </w:rPr>
          </w:rPrChange>
        </w:rPr>
        <w:t xml:space="preserve"> on campus</w:t>
      </w:r>
      <w:r w:rsidRPr="00F758B3">
        <w:rPr>
          <w:rFonts w:ascii="Times" w:eastAsia="Times New Roman" w:hAnsi="Times" w:cs="Times New Roman"/>
          <w:sz w:val="22"/>
          <w:szCs w:val="22"/>
          <w:shd w:val="clear" w:color="auto" w:fill="FFFFFF"/>
          <w:lang w:val="en-GB"/>
          <w:rPrChange w:id="2902" w:author="Chara Katiri" w:date="2015-05-12T13:05:00Z">
            <w:rPr>
              <w:rFonts w:ascii="Times" w:eastAsia="Times New Roman" w:hAnsi="Times" w:cs="Times New Roman"/>
              <w:sz w:val="22"/>
              <w:szCs w:val="22"/>
              <w:shd w:val="clear" w:color="auto" w:fill="FFFFFF"/>
              <w:lang w:val="en-GB"/>
            </w:rPr>
          </w:rPrChange>
        </w:rPr>
        <w:t xml:space="preserve">. </w:t>
      </w:r>
    </w:p>
    <w:p w14:paraId="2E2EC976" w14:textId="54894AE6" w:rsidR="005B7D10" w:rsidRPr="00F758B3" w:rsidRDefault="0054569F" w:rsidP="00AC7486">
      <w:pPr>
        <w:spacing w:line="360" w:lineRule="auto"/>
        <w:ind w:firstLine="567"/>
        <w:contextualSpacing/>
        <w:jc w:val="both"/>
        <w:rPr>
          <w:rFonts w:ascii="Times" w:eastAsia="Times New Roman" w:hAnsi="Times" w:cs="Times New Roman"/>
          <w:sz w:val="22"/>
          <w:szCs w:val="22"/>
          <w:shd w:val="clear" w:color="auto" w:fill="FFFFFF"/>
          <w:lang w:val="en-GB"/>
          <w:rPrChange w:id="2903" w:author="Chara Katiri" w:date="2015-05-12T13:05:00Z">
            <w:rPr>
              <w:rFonts w:ascii="Times" w:eastAsia="Times New Roman" w:hAnsi="Times" w:cs="Times New Roman"/>
              <w:sz w:val="22"/>
              <w:szCs w:val="22"/>
              <w:shd w:val="clear" w:color="auto" w:fill="FFFFFF"/>
              <w:lang w:val="en-GB"/>
            </w:rPr>
          </w:rPrChange>
        </w:rPr>
        <w:pPrChange w:id="2904" w:author="Chara Katiri" w:date="2015-05-12T15:20: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2905" w:author="Chara Katiri" w:date="2015-05-12T13:05:00Z">
            <w:rPr>
              <w:rFonts w:ascii="Times" w:eastAsia="Times New Roman" w:hAnsi="Times" w:cs="Times New Roman"/>
              <w:sz w:val="22"/>
              <w:szCs w:val="22"/>
              <w:shd w:val="clear" w:color="auto" w:fill="FFFFFF"/>
              <w:lang w:val="en-GB"/>
            </w:rPr>
          </w:rPrChange>
        </w:rPr>
        <w:t xml:space="preserve">The personal development </w:t>
      </w:r>
      <w:r w:rsidR="003A56D6" w:rsidRPr="00F758B3">
        <w:rPr>
          <w:rFonts w:ascii="Times" w:eastAsia="Times New Roman" w:hAnsi="Times" w:cs="Times New Roman"/>
          <w:sz w:val="22"/>
          <w:szCs w:val="22"/>
          <w:shd w:val="clear" w:color="auto" w:fill="FFFFFF"/>
          <w:lang w:val="en-GB"/>
          <w:rPrChange w:id="2906" w:author="Chara Katiri" w:date="2015-05-12T13:05:00Z">
            <w:rPr>
              <w:rFonts w:ascii="Times" w:eastAsia="Times New Roman" w:hAnsi="Times" w:cs="Times New Roman"/>
              <w:sz w:val="22"/>
              <w:szCs w:val="22"/>
              <w:shd w:val="clear" w:color="auto" w:fill="FFFFFF"/>
              <w:lang w:val="en-GB"/>
            </w:rPr>
          </w:rPrChange>
        </w:rPr>
        <w:t>objective is</w:t>
      </w:r>
      <w:r w:rsidRPr="00F758B3">
        <w:rPr>
          <w:rFonts w:ascii="Times" w:eastAsia="Times New Roman" w:hAnsi="Times" w:cs="Times New Roman"/>
          <w:sz w:val="22"/>
          <w:szCs w:val="22"/>
          <w:shd w:val="clear" w:color="auto" w:fill="FFFFFF"/>
          <w:lang w:val="en-GB"/>
          <w:rPrChange w:id="2907" w:author="Chara Katiri" w:date="2015-05-12T13:05:00Z">
            <w:rPr>
              <w:rFonts w:ascii="Times" w:eastAsia="Times New Roman" w:hAnsi="Times" w:cs="Times New Roman"/>
              <w:sz w:val="22"/>
              <w:szCs w:val="22"/>
              <w:shd w:val="clear" w:color="auto" w:fill="FFFFFF"/>
              <w:lang w:val="en-GB"/>
            </w:rPr>
          </w:rPrChange>
        </w:rPr>
        <w:t xml:space="preserve"> the successful completion of the full development lifecycle from</w:t>
      </w:r>
      <w:r w:rsidR="002C39F0" w:rsidRPr="00F758B3">
        <w:rPr>
          <w:rFonts w:ascii="Times" w:eastAsia="Times New Roman" w:hAnsi="Times" w:cs="Times New Roman"/>
          <w:sz w:val="22"/>
          <w:szCs w:val="22"/>
          <w:shd w:val="clear" w:color="auto" w:fill="FFFFFF"/>
          <w:lang w:val="en-GB"/>
          <w:rPrChange w:id="2908" w:author="Chara Katiri" w:date="2015-05-12T13:05:00Z">
            <w:rPr>
              <w:rFonts w:ascii="Times" w:eastAsia="Times New Roman" w:hAnsi="Times" w:cs="Times New Roman"/>
              <w:sz w:val="22"/>
              <w:szCs w:val="22"/>
              <w:shd w:val="clear" w:color="auto" w:fill="FFFFFF"/>
              <w:lang w:val="en-GB"/>
            </w:rPr>
          </w:rPrChange>
        </w:rPr>
        <w:t xml:space="preserve"> general</w:t>
      </w:r>
      <w:ins w:id="2909" w:author="Chara Katiri" w:date="2015-04-10T20:24:00Z">
        <w:r w:rsidR="00635DE2" w:rsidRPr="00F758B3">
          <w:rPr>
            <w:rFonts w:ascii="Times" w:eastAsia="Times New Roman" w:hAnsi="Times" w:cs="Times New Roman"/>
            <w:sz w:val="22"/>
            <w:szCs w:val="22"/>
            <w:shd w:val="clear" w:color="auto" w:fill="FFFFFF"/>
            <w:lang w:val="en-GB"/>
            <w:rPrChange w:id="2910" w:author="Chara Katiri" w:date="2015-05-12T13:05:00Z">
              <w:rPr>
                <w:rFonts w:ascii="Times" w:eastAsia="Times New Roman" w:hAnsi="Times" w:cs="Times New Roman"/>
                <w:sz w:val="22"/>
                <w:szCs w:val="22"/>
                <w:shd w:val="clear" w:color="auto" w:fill="FFFFFF"/>
                <w:lang w:val="en-GB"/>
              </w:rPr>
            </w:rPrChange>
          </w:rPr>
          <w:t xml:space="preserve"> project</w:t>
        </w:r>
      </w:ins>
      <w:r w:rsidRPr="00F758B3">
        <w:rPr>
          <w:rFonts w:ascii="Times" w:eastAsia="Times New Roman" w:hAnsi="Times" w:cs="Times New Roman"/>
          <w:sz w:val="22"/>
          <w:szCs w:val="22"/>
          <w:shd w:val="clear" w:color="auto" w:fill="FFFFFF"/>
          <w:lang w:val="en-GB"/>
          <w:rPrChange w:id="2911" w:author="Chara Katiri" w:date="2015-05-12T13:05:00Z">
            <w:rPr>
              <w:rFonts w:ascii="Times" w:eastAsia="Times New Roman" w:hAnsi="Times" w:cs="Times New Roman"/>
              <w:sz w:val="22"/>
              <w:szCs w:val="22"/>
              <w:shd w:val="clear" w:color="auto" w:fill="FFFFFF"/>
              <w:lang w:val="en-GB"/>
            </w:rPr>
          </w:rPrChange>
        </w:rPr>
        <w:t xml:space="preserve"> management</w:t>
      </w:r>
      <w:r w:rsidR="002C39F0" w:rsidRPr="00F758B3">
        <w:rPr>
          <w:rFonts w:ascii="Times" w:eastAsia="Times New Roman" w:hAnsi="Times" w:cs="Times New Roman"/>
          <w:sz w:val="22"/>
          <w:szCs w:val="22"/>
          <w:shd w:val="clear" w:color="auto" w:fill="FFFFFF"/>
          <w:lang w:val="en-GB"/>
          <w:rPrChange w:id="2912" w:author="Chara Katiri" w:date="2015-05-12T13:05:00Z">
            <w:rPr>
              <w:rFonts w:ascii="Times" w:eastAsia="Times New Roman" w:hAnsi="Times" w:cs="Times New Roman"/>
              <w:sz w:val="22"/>
              <w:szCs w:val="22"/>
              <w:shd w:val="clear" w:color="auto" w:fill="FFFFFF"/>
              <w:lang w:val="en-GB"/>
            </w:rPr>
          </w:rPrChange>
        </w:rPr>
        <w:t xml:space="preserve"> </w:t>
      </w:r>
      <w:r w:rsidR="00BF2E68" w:rsidRPr="00F758B3">
        <w:rPr>
          <w:rFonts w:ascii="Times" w:eastAsia="Times New Roman" w:hAnsi="Times" w:cs="Times New Roman"/>
          <w:sz w:val="22"/>
          <w:szCs w:val="22"/>
          <w:shd w:val="clear" w:color="auto" w:fill="FFFFFF"/>
          <w:lang w:val="en-GB"/>
          <w:rPrChange w:id="2913" w:author="Chara Katiri" w:date="2015-05-12T13:05:00Z">
            <w:rPr>
              <w:rFonts w:ascii="Times" w:eastAsia="Times New Roman" w:hAnsi="Times" w:cs="Times New Roman"/>
              <w:sz w:val="22"/>
              <w:szCs w:val="22"/>
              <w:shd w:val="clear" w:color="auto" w:fill="FFFFFF"/>
              <w:lang w:val="en-GB"/>
            </w:rPr>
          </w:rPrChange>
        </w:rPr>
        <w:t xml:space="preserve">and </w:t>
      </w:r>
      <w:r w:rsidR="002C39F0" w:rsidRPr="00F758B3">
        <w:rPr>
          <w:rFonts w:ascii="Times" w:eastAsia="Times New Roman" w:hAnsi="Times" w:cs="Times New Roman"/>
          <w:sz w:val="22"/>
          <w:szCs w:val="22"/>
          <w:shd w:val="clear" w:color="auto" w:fill="FFFFFF"/>
          <w:lang w:val="en-GB"/>
          <w:rPrChange w:id="2914" w:author="Chara Katiri" w:date="2015-05-12T13:05:00Z">
            <w:rPr>
              <w:rFonts w:ascii="Times" w:eastAsia="Times New Roman" w:hAnsi="Times" w:cs="Times New Roman"/>
              <w:sz w:val="22"/>
              <w:szCs w:val="22"/>
              <w:shd w:val="clear" w:color="auto" w:fill="FFFFFF"/>
              <w:lang w:val="en-GB"/>
            </w:rPr>
          </w:rPrChange>
        </w:rPr>
        <w:t xml:space="preserve">solution </w:t>
      </w:r>
      <w:r w:rsidR="00BF2E68" w:rsidRPr="00F758B3">
        <w:rPr>
          <w:rFonts w:ascii="Times" w:eastAsia="Times New Roman" w:hAnsi="Times" w:cs="Times New Roman"/>
          <w:sz w:val="22"/>
          <w:szCs w:val="22"/>
          <w:shd w:val="clear" w:color="auto" w:fill="FFFFFF"/>
          <w:lang w:val="en-GB"/>
          <w:rPrChange w:id="2915" w:author="Chara Katiri" w:date="2015-05-12T13:05:00Z">
            <w:rPr>
              <w:rFonts w:ascii="Times" w:eastAsia="Times New Roman" w:hAnsi="Times" w:cs="Times New Roman"/>
              <w:sz w:val="22"/>
              <w:szCs w:val="22"/>
              <w:shd w:val="clear" w:color="auto" w:fill="FFFFFF"/>
              <w:lang w:val="en-GB"/>
            </w:rPr>
          </w:rPrChange>
        </w:rPr>
        <w:t>design</w:t>
      </w:r>
      <w:ins w:id="2916" w:author="Chara Katiri" w:date="2015-04-10T20:33:00Z">
        <w:r w:rsidR="005627E7" w:rsidRPr="00F758B3">
          <w:rPr>
            <w:rFonts w:ascii="Times" w:eastAsia="Times New Roman" w:hAnsi="Times" w:cs="Times New Roman"/>
            <w:sz w:val="22"/>
            <w:szCs w:val="22"/>
            <w:shd w:val="clear" w:color="auto" w:fill="FFFFFF"/>
            <w:lang w:val="en-GB"/>
            <w:rPrChange w:id="2917" w:author="Chara Katiri" w:date="2015-05-12T13:05:00Z">
              <w:rPr>
                <w:rFonts w:ascii="Times" w:eastAsia="Times New Roman" w:hAnsi="Times" w:cs="Times New Roman"/>
                <w:sz w:val="22"/>
                <w:szCs w:val="22"/>
                <w:shd w:val="clear" w:color="auto" w:fill="FFFFFF"/>
                <w:lang w:val="en-GB"/>
              </w:rPr>
            </w:rPrChange>
          </w:rPr>
          <w:t>,</w:t>
        </w:r>
      </w:ins>
      <w:r w:rsidR="00BF2E68" w:rsidRPr="00F758B3">
        <w:rPr>
          <w:rFonts w:ascii="Times" w:eastAsia="Times New Roman" w:hAnsi="Times" w:cs="Times New Roman"/>
          <w:sz w:val="22"/>
          <w:szCs w:val="22"/>
          <w:shd w:val="clear" w:color="auto" w:fill="FFFFFF"/>
          <w:lang w:val="en-GB"/>
          <w:rPrChange w:id="2918" w:author="Chara Katiri" w:date="2015-05-12T13:05:00Z">
            <w:rPr>
              <w:rFonts w:ascii="Times" w:eastAsia="Times New Roman" w:hAnsi="Times" w:cs="Times New Roman"/>
              <w:sz w:val="22"/>
              <w:szCs w:val="22"/>
              <w:shd w:val="clear" w:color="auto" w:fill="FFFFFF"/>
              <w:lang w:val="en-GB"/>
            </w:rPr>
          </w:rPrChange>
        </w:rPr>
        <w:t xml:space="preserve"> to</w:t>
      </w:r>
      <w:ins w:id="2919" w:author="Chara Katiri" w:date="2015-04-10T20:18:00Z">
        <w:r w:rsidR="000F5875" w:rsidRPr="00F758B3">
          <w:rPr>
            <w:rFonts w:ascii="Times" w:eastAsia="Times New Roman" w:hAnsi="Times" w:cs="Times New Roman"/>
            <w:sz w:val="22"/>
            <w:szCs w:val="22"/>
            <w:shd w:val="clear" w:color="auto" w:fill="FFFFFF"/>
            <w:lang w:val="en-GB"/>
            <w:rPrChange w:id="2920" w:author="Chara Katiri" w:date="2015-05-12T13:05:00Z">
              <w:rPr>
                <w:rFonts w:ascii="Times" w:eastAsia="Times New Roman" w:hAnsi="Times" w:cs="Times New Roman"/>
                <w:sz w:val="22"/>
                <w:szCs w:val="22"/>
                <w:shd w:val="clear" w:color="auto" w:fill="FFFFFF"/>
                <w:lang w:val="en-GB"/>
              </w:rPr>
            </w:rPrChange>
          </w:rPr>
          <w:t xml:space="preserve"> the</w:t>
        </w:r>
      </w:ins>
      <w:r w:rsidRPr="00F758B3">
        <w:rPr>
          <w:rFonts w:ascii="Times" w:eastAsia="Times New Roman" w:hAnsi="Times" w:cs="Times New Roman"/>
          <w:sz w:val="22"/>
          <w:szCs w:val="22"/>
          <w:shd w:val="clear" w:color="auto" w:fill="FFFFFF"/>
          <w:lang w:val="en-GB"/>
          <w:rPrChange w:id="2921" w:author="Chara Katiri" w:date="2015-05-12T13:05:00Z">
            <w:rPr>
              <w:rFonts w:ascii="Times" w:eastAsia="Times New Roman" w:hAnsi="Times" w:cs="Times New Roman"/>
              <w:sz w:val="22"/>
              <w:szCs w:val="22"/>
              <w:shd w:val="clear" w:color="auto" w:fill="FFFFFF"/>
              <w:lang w:val="en-GB"/>
            </w:rPr>
          </w:rPrChange>
        </w:rPr>
        <w:t xml:space="preserve"> development and delivery</w:t>
      </w:r>
      <w:r w:rsidR="00BF2E68" w:rsidRPr="00F758B3">
        <w:rPr>
          <w:rFonts w:ascii="Times" w:eastAsia="Times New Roman" w:hAnsi="Times" w:cs="Times New Roman"/>
          <w:sz w:val="22"/>
          <w:szCs w:val="22"/>
          <w:shd w:val="clear" w:color="auto" w:fill="FFFFFF"/>
          <w:lang w:val="en-GB"/>
          <w:rPrChange w:id="2922" w:author="Chara Katiri" w:date="2015-05-12T13:05:00Z">
            <w:rPr>
              <w:rFonts w:ascii="Times" w:eastAsia="Times New Roman" w:hAnsi="Times" w:cs="Times New Roman"/>
              <w:sz w:val="22"/>
              <w:szCs w:val="22"/>
              <w:shd w:val="clear" w:color="auto" w:fill="FFFFFF"/>
              <w:lang w:val="en-GB"/>
            </w:rPr>
          </w:rPrChange>
        </w:rPr>
        <w:t xml:space="preserve"> of the website</w:t>
      </w:r>
      <w:r w:rsidR="002C39F0" w:rsidRPr="00F758B3">
        <w:rPr>
          <w:rFonts w:ascii="Times" w:eastAsia="Times New Roman" w:hAnsi="Times" w:cs="Times New Roman"/>
          <w:sz w:val="22"/>
          <w:szCs w:val="22"/>
          <w:shd w:val="clear" w:color="auto" w:fill="FFFFFF"/>
          <w:lang w:val="en-GB"/>
          <w:rPrChange w:id="2923" w:author="Chara Katiri" w:date="2015-05-12T13:05:00Z">
            <w:rPr>
              <w:rFonts w:ascii="Times" w:eastAsia="Times New Roman" w:hAnsi="Times" w:cs="Times New Roman"/>
              <w:sz w:val="22"/>
              <w:szCs w:val="22"/>
              <w:shd w:val="clear" w:color="auto" w:fill="FFFFFF"/>
              <w:lang w:val="en-GB"/>
            </w:rPr>
          </w:rPrChange>
        </w:rPr>
        <w:t xml:space="preserve">. </w:t>
      </w:r>
      <w:r w:rsidR="00BF2E68" w:rsidRPr="00F758B3">
        <w:rPr>
          <w:rFonts w:ascii="Times" w:eastAsia="Times New Roman" w:hAnsi="Times" w:cs="Times New Roman"/>
          <w:sz w:val="22"/>
          <w:szCs w:val="22"/>
          <w:shd w:val="clear" w:color="auto" w:fill="FFFFFF"/>
          <w:lang w:val="en-GB"/>
          <w:rPrChange w:id="2924" w:author="Chara Katiri" w:date="2015-05-12T13:05:00Z">
            <w:rPr>
              <w:rFonts w:ascii="Times" w:eastAsia="Times New Roman" w:hAnsi="Times" w:cs="Times New Roman"/>
              <w:sz w:val="22"/>
              <w:szCs w:val="22"/>
              <w:shd w:val="clear" w:color="auto" w:fill="FFFFFF"/>
              <w:lang w:val="en-GB"/>
            </w:rPr>
          </w:rPrChange>
        </w:rPr>
        <w:t>Another personal objective is the use of</w:t>
      </w:r>
      <w:ins w:id="2925" w:author="Chara Katiri" w:date="2015-04-10T20:32:00Z">
        <w:r w:rsidR="005627E7" w:rsidRPr="00F758B3">
          <w:rPr>
            <w:rFonts w:ascii="Times" w:eastAsia="Times New Roman" w:hAnsi="Times" w:cs="Times New Roman"/>
            <w:sz w:val="22"/>
            <w:szCs w:val="22"/>
            <w:shd w:val="clear" w:color="auto" w:fill="FFFFFF"/>
            <w:lang w:val="en-GB"/>
            <w:rPrChange w:id="2926" w:author="Chara Katiri" w:date="2015-05-12T13:05:00Z">
              <w:rPr>
                <w:rFonts w:ascii="Times" w:eastAsia="Times New Roman" w:hAnsi="Times" w:cs="Times New Roman"/>
                <w:sz w:val="22"/>
                <w:szCs w:val="22"/>
                <w:shd w:val="clear" w:color="auto" w:fill="FFFFFF"/>
                <w:lang w:val="en-GB"/>
              </w:rPr>
            </w:rPrChange>
          </w:rPr>
          <w:t xml:space="preserve"> new</w:t>
        </w:r>
      </w:ins>
      <w:ins w:id="2927" w:author="Chara Katiri" w:date="2015-04-10T20:27:00Z">
        <w:r w:rsidR="00635DE2" w:rsidRPr="00F758B3">
          <w:rPr>
            <w:rFonts w:ascii="Times" w:eastAsia="Times New Roman" w:hAnsi="Times" w:cs="Times New Roman"/>
            <w:sz w:val="22"/>
            <w:szCs w:val="22"/>
            <w:shd w:val="clear" w:color="auto" w:fill="FFFFFF"/>
            <w:lang w:val="en-GB"/>
            <w:rPrChange w:id="2928" w:author="Chara Katiri" w:date="2015-05-12T13:05:00Z">
              <w:rPr>
                <w:rFonts w:ascii="Times" w:eastAsia="Times New Roman" w:hAnsi="Times" w:cs="Times New Roman"/>
                <w:sz w:val="22"/>
                <w:szCs w:val="22"/>
                <w:shd w:val="clear" w:color="auto" w:fill="FFFFFF"/>
                <w:lang w:val="en-GB"/>
              </w:rPr>
            </w:rPrChange>
          </w:rPr>
          <w:t xml:space="preserve"> technol</w:t>
        </w:r>
        <w:r w:rsidR="005627E7" w:rsidRPr="00F758B3">
          <w:rPr>
            <w:rFonts w:ascii="Times" w:eastAsia="Times New Roman" w:hAnsi="Times" w:cs="Times New Roman"/>
            <w:sz w:val="22"/>
            <w:szCs w:val="22"/>
            <w:shd w:val="clear" w:color="auto" w:fill="FFFFFF"/>
            <w:lang w:val="en-GB"/>
            <w:rPrChange w:id="2929" w:author="Chara Katiri" w:date="2015-05-12T13:05:00Z">
              <w:rPr>
                <w:rFonts w:ascii="Times" w:eastAsia="Times New Roman" w:hAnsi="Times" w:cs="Times New Roman"/>
                <w:sz w:val="22"/>
                <w:szCs w:val="22"/>
                <w:shd w:val="clear" w:color="auto" w:fill="FFFFFF"/>
                <w:lang w:val="en-GB"/>
              </w:rPr>
            </w:rPrChange>
          </w:rPr>
          <w:t>ogies</w:t>
        </w:r>
      </w:ins>
      <w:ins w:id="2930" w:author="Chara Katiri" w:date="2015-04-10T20:33:00Z">
        <w:r w:rsidR="005627E7" w:rsidRPr="00F758B3">
          <w:rPr>
            <w:rFonts w:ascii="Times" w:eastAsia="Times New Roman" w:hAnsi="Times" w:cs="Times New Roman"/>
            <w:sz w:val="22"/>
            <w:szCs w:val="22"/>
            <w:shd w:val="clear" w:color="auto" w:fill="FFFFFF"/>
            <w:lang w:val="en-GB"/>
            <w:rPrChange w:id="2931" w:author="Chara Katiri" w:date="2015-05-12T13:05:00Z">
              <w:rPr>
                <w:rFonts w:ascii="Times" w:eastAsia="Times New Roman" w:hAnsi="Times" w:cs="Times New Roman"/>
                <w:sz w:val="22"/>
                <w:szCs w:val="22"/>
                <w:shd w:val="clear" w:color="auto" w:fill="FFFFFF"/>
                <w:lang w:val="en-GB"/>
              </w:rPr>
            </w:rPrChange>
          </w:rPr>
          <w:t xml:space="preserve"> as a challenge to perform </w:t>
        </w:r>
      </w:ins>
      <w:ins w:id="2932" w:author="Chara Katiri" w:date="2015-04-10T20:30:00Z">
        <w:r w:rsidR="005627E7" w:rsidRPr="00F758B3">
          <w:rPr>
            <w:rFonts w:ascii="Times" w:eastAsia="Times New Roman" w:hAnsi="Times" w:cs="Times New Roman"/>
            <w:sz w:val="22"/>
            <w:szCs w:val="22"/>
            <w:shd w:val="clear" w:color="auto" w:fill="FFFFFF"/>
            <w:lang w:val="en-GB"/>
            <w:rPrChange w:id="2933" w:author="Chara Katiri" w:date="2015-05-12T13:05:00Z">
              <w:rPr>
                <w:rFonts w:ascii="Times" w:eastAsia="Times New Roman" w:hAnsi="Times" w:cs="Times New Roman"/>
                <w:sz w:val="22"/>
                <w:szCs w:val="22"/>
                <w:shd w:val="clear" w:color="auto" w:fill="FFFFFF"/>
                <w:lang w:val="en-GB"/>
              </w:rPr>
            </w:rPrChange>
          </w:rPr>
          <w:t>beyond the comfort zone</w:t>
        </w:r>
      </w:ins>
      <w:ins w:id="2934" w:author="Chara Katiri" w:date="2015-04-10T20:33:00Z">
        <w:r w:rsidR="005627E7" w:rsidRPr="00F758B3">
          <w:rPr>
            <w:rFonts w:ascii="Times" w:eastAsia="Times New Roman" w:hAnsi="Times" w:cs="Times New Roman"/>
            <w:sz w:val="22"/>
            <w:szCs w:val="22"/>
            <w:shd w:val="clear" w:color="auto" w:fill="FFFFFF"/>
            <w:lang w:val="en-GB"/>
            <w:rPrChange w:id="2935" w:author="Chara Katiri" w:date="2015-05-12T13:05:00Z">
              <w:rPr>
                <w:rFonts w:ascii="Times" w:eastAsia="Times New Roman" w:hAnsi="Times" w:cs="Times New Roman"/>
                <w:sz w:val="22"/>
                <w:szCs w:val="22"/>
                <w:shd w:val="clear" w:color="auto" w:fill="FFFFFF"/>
                <w:lang w:val="en-GB"/>
              </w:rPr>
            </w:rPrChange>
          </w:rPr>
          <w:t xml:space="preserve"> and </w:t>
        </w:r>
      </w:ins>
      <w:ins w:id="2936" w:author="Chara Katiri" w:date="2015-04-10T20:35:00Z">
        <w:r w:rsidR="005627E7" w:rsidRPr="00F758B3">
          <w:rPr>
            <w:rFonts w:ascii="Times" w:eastAsia="Times New Roman" w:hAnsi="Times" w:cs="Times New Roman"/>
            <w:sz w:val="22"/>
            <w:szCs w:val="22"/>
            <w:shd w:val="clear" w:color="auto" w:fill="FFFFFF"/>
            <w:lang w:val="en-GB"/>
            <w:rPrChange w:id="2937" w:author="Chara Katiri" w:date="2015-05-12T13:05:00Z">
              <w:rPr>
                <w:rFonts w:ascii="Times" w:eastAsia="Times New Roman" w:hAnsi="Times" w:cs="Times New Roman"/>
                <w:sz w:val="22"/>
                <w:szCs w:val="22"/>
                <w:shd w:val="clear" w:color="auto" w:fill="FFFFFF"/>
                <w:lang w:val="en-GB"/>
              </w:rPr>
            </w:rPrChange>
          </w:rPr>
          <w:t>gain new skills</w:t>
        </w:r>
      </w:ins>
      <w:ins w:id="2938" w:author="Chara Katiri" w:date="2015-04-10T20:36:00Z">
        <w:r w:rsidR="005627E7" w:rsidRPr="00F758B3">
          <w:rPr>
            <w:rFonts w:ascii="Times" w:eastAsia="Times New Roman" w:hAnsi="Times" w:cs="Times New Roman"/>
            <w:sz w:val="22"/>
            <w:szCs w:val="22"/>
            <w:shd w:val="clear" w:color="auto" w:fill="FFFFFF"/>
            <w:lang w:val="en-GB"/>
            <w:rPrChange w:id="2939" w:author="Chara Katiri" w:date="2015-05-12T13:05:00Z">
              <w:rPr>
                <w:rFonts w:ascii="Times" w:eastAsia="Times New Roman" w:hAnsi="Times" w:cs="Times New Roman"/>
                <w:sz w:val="22"/>
                <w:szCs w:val="22"/>
                <w:shd w:val="clear" w:color="auto" w:fill="FFFFFF"/>
                <w:lang w:val="en-GB"/>
              </w:rPr>
            </w:rPrChange>
          </w:rPr>
          <w:t xml:space="preserve">. The </w:t>
        </w:r>
      </w:ins>
      <w:ins w:id="2940" w:author="Chara Katiri" w:date="2015-04-10T20:43:00Z">
        <w:r w:rsidR="00BA6878" w:rsidRPr="00F758B3">
          <w:rPr>
            <w:rFonts w:ascii="Times" w:eastAsia="Times New Roman" w:hAnsi="Times" w:cs="Times New Roman"/>
            <w:sz w:val="22"/>
            <w:szCs w:val="22"/>
            <w:shd w:val="clear" w:color="auto" w:fill="FFFFFF"/>
            <w:lang w:val="en-GB"/>
            <w:rPrChange w:id="2941" w:author="Chara Katiri" w:date="2015-05-12T13:05:00Z">
              <w:rPr>
                <w:rFonts w:ascii="Times" w:eastAsia="Times New Roman" w:hAnsi="Times" w:cs="Times New Roman"/>
                <w:sz w:val="22"/>
                <w:szCs w:val="22"/>
                <w:shd w:val="clear" w:color="auto" w:fill="FFFFFF"/>
                <w:lang w:val="en-GB"/>
              </w:rPr>
            </w:rPrChange>
          </w:rPr>
          <w:t>challenge</w:t>
        </w:r>
      </w:ins>
      <w:ins w:id="2942" w:author="Chara Katiri" w:date="2015-04-10T20:44:00Z">
        <w:r w:rsidR="00BA6878" w:rsidRPr="00F758B3">
          <w:rPr>
            <w:rFonts w:ascii="Times" w:eastAsia="Times New Roman" w:hAnsi="Times" w:cs="Times New Roman"/>
            <w:sz w:val="22"/>
            <w:szCs w:val="22"/>
            <w:shd w:val="clear" w:color="auto" w:fill="FFFFFF"/>
            <w:lang w:val="en-GB"/>
            <w:rPrChange w:id="2943" w:author="Chara Katiri" w:date="2015-05-12T13:05:00Z">
              <w:rPr>
                <w:rFonts w:ascii="Times" w:eastAsia="Times New Roman" w:hAnsi="Times" w:cs="Times New Roman"/>
                <w:sz w:val="22"/>
                <w:szCs w:val="22"/>
                <w:shd w:val="clear" w:color="auto" w:fill="FFFFFF"/>
                <w:lang w:val="en-GB"/>
              </w:rPr>
            </w:rPrChange>
          </w:rPr>
          <w:t>,</w:t>
        </w:r>
      </w:ins>
      <w:ins w:id="2944" w:author="Chara Katiri" w:date="2015-04-10T20:43:00Z">
        <w:r w:rsidR="00BA6878" w:rsidRPr="00F758B3">
          <w:rPr>
            <w:rFonts w:ascii="Times" w:eastAsia="Times New Roman" w:hAnsi="Times" w:cs="Times New Roman"/>
            <w:sz w:val="22"/>
            <w:szCs w:val="22"/>
            <w:shd w:val="clear" w:color="auto" w:fill="FFFFFF"/>
            <w:lang w:val="en-GB"/>
            <w:rPrChange w:id="2945" w:author="Chara Katiri" w:date="2015-05-12T13:05:00Z">
              <w:rPr>
                <w:rFonts w:ascii="Times" w:eastAsia="Times New Roman" w:hAnsi="Times" w:cs="Times New Roman"/>
                <w:sz w:val="22"/>
                <w:szCs w:val="22"/>
                <w:shd w:val="clear" w:color="auto" w:fill="FFFFFF"/>
                <w:lang w:val="en-GB"/>
              </w:rPr>
            </w:rPrChange>
          </w:rPr>
          <w:t xml:space="preserve"> is the </w:t>
        </w:r>
      </w:ins>
      <w:ins w:id="2946" w:author="Chara Katiri" w:date="2015-04-10T20:44:00Z">
        <w:r w:rsidR="00BA6878" w:rsidRPr="00F758B3">
          <w:rPr>
            <w:rFonts w:ascii="Times" w:eastAsia="Times New Roman" w:hAnsi="Times" w:cs="Times New Roman"/>
            <w:sz w:val="22"/>
            <w:szCs w:val="22"/>
            <w:shd w:val="clear" w:color="auto" w:fill="FFFFFF"/>
            <w:lang w:val="en-GB"/>
            <w:rPrChange w:id="2947" w:author="Chara Katiri" w:date="2015-05-12T13:05:00Z">
              <w:rPr>
                <w:rFonts w:ascii="Times" w:eastAsia="Times New Roman" w:hAnsi="Times" w:cs="Times New Roman"/>
                <w:sz w:val="22"/>
                <w:szCs w:val="22"/>
                <w:shd w:val="clear" w:color="auto" w:fill="FFFFFF"/>
                <w:lang w:val="en-GB"/>
              </w:rPr>
            </w:rPrChange>
          </w:rPr>
          <w:t>development of the website using</w:t>
        </w:r>
      </w:ins>
      <w:ins w:id="2948" w:author="Chara Katiri" w:date="2015-04-10T20:36:00Z">
        <w:r w:rsidR="00BA6878" w:rsidRPr="00F758B3">
          <w:rPr>
            <w:rFonts w:ascii="Times" w:eastAsia="Times New Roman" w:hAnsi="Times" w:cs="Times New Roman"/>
            <w:sz w:val="22"/>
            <w:szCs w:val="22"/>
            <w:shd w:val="clear" w:color="auto" w:fill="FFFFFF"/>
            <w:lang w:val="en-GB"/>
            <w:rPrChange w:id="2949" w:author="Chara Katiri" w:date="2015-05-12T13:05:00Z">
              <w:rPr>
                <w:rFonts w:ascii="Times" w:eastAsia="Times New Roman" w:hAnsi="Times" w:cs="Times New Roman"/>
                <w:sz w:val="22"/>
                <w:szCs w:val="22"/>
                <w:shd w:val="clear" w:color="auto" w:fill="FFFFFF"/>
                <w:lang w:val="en-GB"/>
              </w:rPr>
            </w:rPrChange>
          </w:rPr>
          <w:t xml:space="preserve"> </w:t>
        </w:r>
      </w:ins>
      <w:ins w:id="2950" w:author="Chara Katiri" w:date="2015-04-10T20:26:00Z">
        <w:r w:rsidR="00635DE2" w:rsidRPr="00F758B3">
          <w:rPr>
            <w:rFonts w:ascii="Times" w:eastAsia="Times New Roman" w:hAnsi="Times" w:cs="Times New Roman"/>
            <w:sz w:val="22"/>
            <w:szCs w:val="22"/>
            <w:shd w:val="clear" w:color="auto" w:fill="FFFFFF"/>
            <w:lang w:val="en-GB"/>
            <w:rPrChange w:id="2951" w:author="Chara Katiri" w:date="2015-05-12T13:05:00Z">
              <w:rPr>
                <w:rFonts w:ascii="Times" w:eastAsia="Times New Roman" w:hAnsi="Times" w:cs="Times New Roman"/>
                <w:sz w:val="22"/>
                <w:szCs w:val="22"/>
                <w:shd w:val="clear" w:color="auto" w:fill="FFFFFF"/>
                <w:lang w:val="en-GB"/>
              </w:rPr>
            </w:rPrChange>
          </w:rPr>
          <w:t xml:space="preserve">Aspect Oriented </w:t>
        </w:r>
      </w:ins>
      <w:ins w:id="2952" w:author="Chara Katiri" w:date="2015-04-10T20:37:00Z">
        <w:r w:rsidR="005627E7" w:rsidRPr="00F758B3">
          <w:rPr>
            <w:rFonts w:ascii="Times" w:eastAsia="Times New Roman" w:hAnsi="Times" w:cs="Times New Roman"/>
            <w:sz w:val="22"/>
            <w:szCs w:val="22"/>
            <w:shd w:val="clear" w:color="auto" w:fill="FFFFFF"/>
            <w:lang w:val="en-GB"/>
            <w:rPrChange w:id="2953" w:author="Chara Katiri" w:date="2015-05-12T13:05:00Z">
              <w:rPr>
                <w:rFonts w:ascii="Times" w:eastAsia="Times New Roman" w:hAnsi="Times" w:cs="Times New Roman"/>
                <w:sz w:val="22"/>
                <w:szCs w:val="22"/>
                <w:shd w:val="clear" w:color="auto" w:fill="FFFFFF"/>
                <w:lang w:val="en-GB"/>
              </w:rPr>
            </w:rPrChange>
          </w:rPr>
          <w:t xml:space="preserve">Programming </w:t>
        </w:r>
      </w:ins>
      <w:ins w:id="2954" w:author="Chara Katiri" w:date="2015-04-10T20:26:00Z">
        <w:r w:rsidR="00BA6878" w:rsidRPr="00F758B3">
          <w:rPr>
            <w:rFonts w:ascii="Times" w:eastAsia="Times New Roman" w:hAnsi="Times" w:cs="Times New Roman"/>
            <w:sz w:val="22"/>
            <w:szCs w:val="22"/>
            <w:shd w:val="clear" w:color="auto" w:fill="FFFFFF"/>
            <w:lang w:val="en-GB"/>
            <w:rPrChange w:id="2955" w:author="Chara Katiri" w:date="2015-05-12T13:05:00Z">
              <w:rPr>
                <w:rFonts w:ascii="Times" w:eastAsia="Times New Roman" w:hAnsi="Times" w:cs="Times New Roman"/>
                <w:sz w:val="22"/>
                <w:szCs w:val="22"/>
                <w:shd w:val="clear" w:color="auto" w:fill="FFFFFF"/>
                <w:lang w:val="en-GB"/>
              </w:rPr>
            </w:rPrChange>
          </w:rPr>
          <w:t xml:space="preserve">(AOP), </w:t>
        </w:r>
      </w:ins>
      <w:ins w:id="2956" w:author="Chara Katiri" w:date="2015-04-10T20:43:00Z">
        <w:r w:rsidR="00BA6878" w:rsidRPr="00F758B3">
          <w:rPr>
            <w:rFonts w:ascii="Times" w:eastAsia="Times New Roman" w:hAnsi="Times" w:cs="Times New Roman"/>
            <w:sz w:val="22"/>
            <w:szCs w:val="22"/>
            <w:shd w:val="clear" w:color="auto" w:fill="FFFFFF"/>
            <w:lang w:val="en-GB"/>
            <w:rPrChange w:id="2957" w:author="Chara Katiri" w:date="2015-05-12T13:05:00Z">
              <w:rPr>
                <w:rFonts w:ascii="Times" w:eastAsia="Times New Roman" w:hAnsi="Times" w:cs="Times New Roman"/>
                <w:sz w:val="22"/>
                <w:szCs w:val="22"/>
                <w:shd w:val="clear" w:color="auto" w:fill="FFFFFF"/>
                <w:lang w:val="en-GB"/>
              </w:rPr>
            </w:rPrChange>
          </w:rPr>
          <w:t xml:space="preserve">as opposed to Object Oriented Programming (OOB) </w:t>
        </w:r>
      </w:ins>
      <w:ins w:id="2958" w:author="Chara Katiri" w:date="2015-04-10T20:44:00Z">
        <w:r w:rsidR="00BA6878" w:rsidRPr="00F758B3">
          <w:rPr>
            <w:rFonts w:ascii="Times" w:eastAsia="Times New Roman" w:hAnsi="Times" w:cs="Times New Roman"/>
            <w:sz w:val="22"/>
            <w:szCs w:val="22"/>
            <w:shd w:val="clear" w:color="auto" w:fill="FFFFFF"/>
            <w:lang w:val="en-GB"/>
            <w:rPrChange w:id="2959" w:author="Chara Katiri" w:date="2015-05-12T13:05:00Z">
              <w:rPr>
                <w:rFonts w:ascii="Times" w:eastAsia="Times New Roman" w:hAnsi="Times" w:cs="Times New Roman"/>
                <w:sz w:val="22"/>
                <w:szCs w:val="22"/>
                <w:shd w:val="clear" w:color="auto" w:fill="FFFFFF"/>
                <w:lang w:val="en-GB"/>
              </w:rPr>
            </w:rPrChange>
          </w:rPr>
          <w:t xml:space="preserve">that was extensively </w:t>
        </w:r>
      </w:ins>
      <w:ins w:id="2960" w:author="Chara Katiri" w:date="2015-04-10T20:45:00Z">
        <w:r w:rsidR="00BA6878" w:rsidRPr="00F758B3">
          <w:rPr>
            <w:rFonts w:ascii="Times" w:eastAsia="Times New Roman" w:hAnsi="Times" w:cs="Times New Roman"/>
            <w:sz w:val="22"/>
            <w:szCs w:val="22"/>
            <w:shd w:val="clear" w:color="auto" w:fill="FFFFFF"/>
            <w:lang w:val="en-GB"/>
            <w:rPrChange w:id="2961" w:author="Chara Katiri" w:date="2015-05-12T13:05:00Z">
              <w:rPr>
                <w:rFonts w:ascii="Times" w:eastAsia="Times New Roman" w:hAnsi="Times" w:cs="Times New Roman"/>
                <w:sz w:val="22"/>
                <w:szCs w:val="22"/>
                <w:shd w:val="clear" w:color="auto" w:fill="FFFFFF"/>
                <w:lang w:val="en-GB"/>
              </w:rPr>
            </w:rPrChange>
          </w:rPr>
          <w:t>taught and practiced</w:t>
        </w:r>
      </w:ins>
      <w:ins w:id="2962" w:author="Chara Katiri" w:date="2015-04-10T20:44:00Z">
        <w:r w:rsidR="00BA6878" w:rsidRPr="00F758B3">
          <w:rPr>
            <w:rFonts w:ascii="Times" w:eastAsia="Times New Roman" w:hAnsi="Times" w:cs="Times New Roman"/>
            <w:sz w:val="22"/>
            <w:szCs w:val="22"/>
            <w:shd w:val="clear" w:color="auto" w:fill="FFFFFF"/>
            <w:lang w:val="en-GB"/>
            <w:rPrChange w:id="2963" w:author="Chara Katiri" w:date="2015-05-12T13:05:00Z">
              <w:rPr>
                <w:rFonts w:ascii="Times" w:eastAsia="Times New Roman" w:hAnsi="Times" w:cs="Times New Roman"/>
                <w:sz w:val="22"/>
                <w:szCs w:val="22"/>
                <w:shd w:val="clear" w:color="auto" w:fill="FFFFFF"/>
                <w:lang w:val="en-GB"/>
              </w:rPr>
            </w:rPrChange>
          </w:rPr>
          <w:t xml:space="preserve"> during Year 1 </w:t>
        </w:r>
      </w:ins>
      <w:ins w:id="2964" w:author="Chara Katiri" w:date="2015-04-10T21:08:00Z">
        <w:r w:rsidR="006E54DA" w:rsidRPr="00F758B3">
          <w:rPr>
            <w:rFonts w:ascii="Times" w:eastAsia="Times New Roman" w:hAnsi="Times" w:cs="Times New Roman"/>
            <w:sz w:val="22"/>
            <w:szCs w:val="22"/>
            <w:shd w:val="clear" w:color="auto" w:fill="FFFFFF"/>
            <w:lang w:val="en-GB"/>
            <w:rPrChange w:id="2965" w:author="Chara Katiri" w:date="2015-05-12T13:05:00Z">
              <w:rPr>
                <w:rFonts w:ascii="Times" w:eastAsia="Times New Roman" w:hAnsi="Times" w:cs="Times New Roman"/>
                <w:sz w:val="22"/>
                <w:szCs w:val="22"/>
                <w:shd w:val="clear" w:color="auto" w:fill="FFFFFF"/>
                <w:lang w:val="en-GB"/>
              </w:rPr>
            </w:rPrChange>
          </w:rPr>
          <w:t>&amp;</w:t>
        </w:r>
      </w:ins>
      <w:ins w:id="2966" w:author="Chara Katiri" w:date="2015-04-10T20:44:00Z">
        <w:r w:rsidR="00BA6878" w:rsidRPr="00F758B3">
          <w:rPr>
            <w:rFonts w:ascii="Times" w:eastAsia="Times New Roman" w:hAnsi="Times" w:cs="Times New Roman"/>
            <w:sz w:val="22"/>
            <w:szCs w:val="22"/>
            <w:shd w:val="clear" w:color="auto" w:fill="FFFFFF"/>
            <w:lang w:val="en-GB"/>
            <w:rPrChange w:id="2967" w:author="Chara Katiri" w:date="2015-05-12T13:05:00Z">
              <w:rPr>
                <w:rFonts w:ascii="Times" w:eastAsia="Times New Roman" w:hAnsi="Times" w:cs="Times New Roman"/>
                <w:sz w:val="22"/>
                <w:szCs w:val="22"/>
                <w:shd w:val="clear" w:color="auto" w:fill="FFFFFF"/>
                <w:lang w:val="en-GB"/>
              </w:rPr>
            </w:rPrChange>
          </w:rPr>
          <w:t xml:space="preserve"> 2</w:t>
        </w:r>
      </w:ins>
      <w:ins w:id="2968" w:author="Chara Katiri" w:date="2015-04-10T20:45:00Z">
        <w:r w:rsidR="00BC1744" w:rsidRPr="00F758B3">
          <w:rPr>
            <w:rFonts w:ascii="Times" w:eastAsia="Times New Roman" w:hAnsi="Times" w:cs="Times New Roman"/>
            <w:sz w:val="22"/>
            <w:szCs w:val="22"/>
            <w:shd w:val="clear" w:color="auto" w:fill="FFFFFF"/>
            <w:lang w:val="en-GB"/>
            <w:rPrChange w:id="2969" w:author="Chara Katiri" w:date="2015-05-12T13:05:00Z">
              <w:rPr>
                <w:rFonts w:ascii="Times" w:eastAsia="Times New Roman" w:hAnsi="Times" w:cs="Times New Roman"/>
                <w:sz w:val="22"/>
                <w:szCs w:val="22"/>
                <w:shd w:val="clear" w:color="auto" w:fill="FFFFFF"/>
                <w:lang w:val="en-GB"/>
              </w:rPr>
            </w:rPrChange>
          </w:rPr>
          <w:t xml:space="preserve">. AOP as well as </w:t>
        </w:r>
      </w:ins>
      <w:r w:rsidR="002C39F0" w:rsidRPr="00F758B3">
        <w:rPr>
          <w:rFonts w:ascii="Times" w:eastAsia="Times New Roman" w:hAnsi="Times" w:cs="Times New Roman"/>
          <w:sz w:val="22"/>
          <w:szCs w:val="22"/>
          <w:shd w:val="clear" w:color="auto" w:fill="FFFFFF"/>
          <w:lang w:val="en-GB"/>
          <w:rPrChange w:id="2970" w:author="Chara Katiri" w:date="2015-05-12T13:05:00Z">
            <w:rPr>
              <w:rFonts w:ascii="Times" w:eastAsia="Times New Roman" w:hAnsi="Times" w:cs="Times New Roman"/>
              <w:sz w:val="22"/>
              <w:szCs w:val="22"/>
              <w:shd w:val="clear" w:color="auto" w:fill="FFFFFF"/>
              <w:lang w:val="en-GB"/>
            </w:rPr>
          </w:rPrChange>
        </w:rPr>
        <w:t>Spring MVC Framework</w:t>
      </w:r>
      <w:ins w:id="2971" w:author="Chara Katiri" w:date="2015-04-10T20:37:00Z">
        <w:r w:rsidR="005627E7" w:rsidRPr="00F758B3">
          <w:rPr>
            <w:rFonts w:ascii="Times" w:eastAsia="Times New Roman" w:hAnsi="Times" w:cs="Times New Roman"/>
            <w:sz w:val="22"/>
            <w:szCs w:val="22"/>
            <w:shd w:val="clear" w:color="auto" w:fill="FFFFFF"/>
            <w:lang w:val="en-GB"/>
            <w:rPrChange w:id="2972" w:author="Chara Katiri" w:date="2015-05-12T13:05:00Z">
              <w:rPr>
                <w:rFonts w:ascii="Times" w:eastAsia="Times New Roman" w:hAnsi="Times" w:cs="Times New Roman"/>
                <w:sz w:val="22"/>
                <w:szCs w:val="22"/>
                <w:shd w:val="clear" w:color="auto" w:fill="FFFFFF"/>
                <w:lang w:val="en-GB"/>
              </w:rPr>
            </w:rPrChange>
          </w:rPr>
          <w:t xml:space="preserve"> </w:t>
        </w:r>
      </w:ins>
      <w:ins w:id="2973" w:author="Chara Katiri" w:date="2015-04-10T20:54:00Z">
        <w:r w:rsidR="00BC1744" w:rsidRPr="00F758B3">
          <w:rPr>
            <w:rFonts w:ascii="Times" w:eastAsia="Times New Roman" w:hAnsi="Times" w:cs="Times New Roman"/>
            <w:sz w:val="22"/>
            <w:szCs w:val="22"/>
            <w:shd w:val="clear" w:color="auto" w:fill="FFFFFF"/>
            <w:lang w:val="en-GB"/>
            <w:rPrChange w:id="2974" w:author="Chara Katiri" w:date="2015-05-12T13:05:00Z">
              <w:rPr>
                <w:rFonts w:ascii="Times" w:eastAsia="Times New Roman" w:hAnsi="Times" w:cs="Times New Roman"/>
                <w:sz w:val="22"/>
                <w:szCs w:val="22"/>
                <w:shd w:val="clear" w:color="auto" w:fill="FFFFFF"/>
                <w:lang w:val="en-GB"/>
              </w:rPr>
            </w:rPrChange>
          </w:rPr>
          <w:t>were</w:t>
        </w:r>
      </w:ins>
      <w:ins w:id="2975" w:author="Chara Katiri" w:date="2015-04-10T20:46:00Z">
        <w:r w:rsidR="00BA6878" w:rsidRPr="00F758B3">
          <w:rPr>
            <w:rFonts w:ascii="Times" w:eastAsia="Times New Roman" w:hAnsi="Times" w:cs="Times New Roman"/>
            <w:sz w:val="22"/>
            <w:szCs w:val="22"/>
            <w:shd w:val="clear" w:color="auto" w:fill="FFFFFF"/>
            <w:lang w:val="en-GB"/>
            <w:rPrChange w:id="2976" w:author="Chara Katiri" w:date="2015-05-12T13:05:00Z">
              <w:rPr>
                <w:rFonts w:ascii="Times" w:eastAsia="Times New Roman" w:hAnsi="Times" w:cs="Times New Roman"/>
                <w:sz w:val="22"/>
                <w:szCs w:val="22"/>
                <w:shd w:val="clear" w:color="auto" w:fill="FFFFFF"/>
                <w:lang w:val="en-GB"/>
              </w:rPr>
            </w:rPrChange>
          </w:rPr>
          <w:t xml:space="preserve"> introduced </w:t>
        </w:r>
      </w:ins>
      <w:ins w:id="2977" w:author="Chara Katiri" w:date="2015-04-10T20:54:00Z">
        <w:r w:rsidR="00BC1744" w:rsidRPr="00F758B3">
          <w:rPr>
            <w:rFonts w:ascii="Times" w:eastAsia="Times New Roman" w:hAnsi="Times" w:cs="Times New Roman"/>
            <w:sz w:val="22"/>
            <w:szCs w:val="22"/>
            <w:shd w:val="clear" w:color="auto" w:fill="FFFFFF"/>
            <w:lang w:val="en-GB"/>
            <w:rPrChange w:id="2978" w:author="Chara Katiri" w:date="2015-05-12T13:05:00Z">
              <w:rPr>
                <w:rFonts w:ascii="Times" w:eastAsia="Times New Roman" w:hAnsi="Times" w:cs="Times New Roman"/>
                <w:sz w:val="22"/>
                <w:szCs w:val="22"/>
                <w:shd w:val="clear" w:color="auto" w:fill="FFFFFF"/>
                <w:lang w:val="en-GB"/>
              </w:rPr>
            </w:rPrChange>
          </w:rPr>
          <w:t xml:space="preserve">only </w:t>
        </w:r>
      </w:ins>
      <w:ins w:id="2979" w:author="Chara Katiri" w:date="2015-04-10T20:46:00Z">
        <w:r w:rsidR="00BA6878" w:rsidRPr="00F758B3">
          <w:rPr>
            <w:rFonts w:ascii="Times" w:eastAsia="Times New Roman" w:hAnsi="Times" w:cs="Times New Roman"/>
            <w:sz w:val="22"/>
            <w:szCs w:val="22"/>
            <w:shd w:val="clear" w:color="auto" w:fill="FFFFFF"/>
            <w:lang w:val="en-GB"/>
            <w:rPrChange w:id="2980" w:author="Chara Katiri" w:date="2015-05-12T13:05:00Z">
              <w:rPr>
                <w:rFonts w:ascii="Times" w:eastAsia="Times New Roman" w:hAnsi="Times" w:cs="Times New Roman"/>
                <w:sz w:val="22"/>
                <w:szCs w:val="22"/>
                <w:shd w:val="clear" w:color="auto" w:fill="FFFFFF"/>
                <w:lang w:val="en-GB"/>
              </w:rPr>
            </w:rPrChange>
          </w:rPr>
          <w:t>during Year 3</w:t>
        </w:r>
      </w:ins>
      <w:ins w:id="2981" w:author="Chara Katiri" w:date="2015-05-02T13:23:00Z">
        <w:r w:rsidR="00D13F43" w:rsidRPr="00F758B3">
          <w:rPr>
            <w:rFonts w:ascii="Times" w:eastAsia="Times New Roman" w:hAnsi="Times" w:cs="Times New Roman"/>
            <w:sz w:val="22"/>
            <w:szCs w:val="22"/>
            <w:shd w:val="clear" w:color="auto" w:fill="FFFFFF"/>
            <w:lang w:val="en-GB"/>
            <w:rPrChange w:id="2982" w:author="Chara Katiri" w:date="2015-05-12T13:05:00Z">
              <w:rPr>
                <w:rFonts w:ascii="Times" w:eastAsia="Times New Roman" w:hAnsi="Times" w:cs="Times New Roman"/>
                <w:sz w:val="22"/>
                <w:szCs w:val="22"/>
                <w:shd w:val="clear" w:color="auto" w:fill="FFFFFF"/>
                <w:lang w:val="en-GB"/>
              </w:rPr>
            </w:rPrChange>
          </w:rPr>
          <w:t>,Sem1, and</w:t>
        </w:r>
      </w:ins>
      <w:ins w:id="2983" w:author="Chara Katiri" w:date="2015-04-10T20:50:00Z">
        <w:r w:rsidR="00BC1744" w:rsidRPr="00F758B3">
          <w:rPr>
            <w:rFonts w:ascii="Times" w:eastAsia="Times New Roman" w:hAnsi="Times" w:cs="Times New Roman"/>
            <w:sz w:val="22"/>
            <w:szCs w:val="22"/>
            <w:shd w:val="clear" w:color="auto" w:fill="FFFFFF"/>
            <w:lang w:val="en-GB"/>
            <w:rPrChange w:id="2984" w:author="Chara Katiri" w:date="2015-05-12T13:05:00Z">
              <w:rPr>
                <w:rFonts w:ascii="Times" w:eastAsia="Times New Roman" w:hAnsi="Times" w:cs="Times New Roman"/>
                <w:sz w:val="22"/>
                <w:szCs w:val="22"/>
                <w:shd w:val="clear" w:color="auto" w:fill="FFFFFF"/>
                <w:lang w:val="en-GB"/>
              </w:rPr>
            </w:rPrChange>
          </w:rPr>
          <w:t xml:space="preserve"> </w:t>
        </w:r>
      </w:ins>
      <w:ins w:id="2985" w:author="Chara Katiri" w:date="2015-04-10T20:54:00Z">
        <w:r w:rsidR="006E54DA" w:rsidRPr="00F758B3">
          <w:rPr>
            <w:rFonts w:ascii="Times" w:eastAsia="Times New Roman" w:hAnsi="Times" w:cs="Times New Roman"/>
            <w:sz w:val="22"/>
            <w:szCs w:val="22"/>
            <w:shd w:val="clear" w:color="auto" w:fill="FFFFFF"/>
            <w:lang w:val="en-GB"/>
            <w:rPrChange w:id="2986" w:author="Chara Katiri" w:date="2015-05-12T13:05:00Z">
              <w:rPr>
                <w:rFonts w:ascii="Times" w:eastAsia="Times New Roman" w:hAnsi="Times" w:cs="Times New Roman"/>
                <w:sz w:val="22"/>
                <w:szCs w:val="22"/>
                <w:shd w:val="clear" w:color="auto" w:fill="FFFFFF"/>
                <w:lang w:val="en-GB"/>
              </w:rPr>
            </w:rPrChange>
          </w:rPr>
          <w:t>they we</w:t>
        </w:r>
        <w:r w:rsidR="00BC1744" w:rsidRPr="00F758B3">
          <w:rPr>
            <w:rFonts w:ascii="Times" w:eastAsia="Times New Roman" w:hAnsi="Times" w:cs="Times New Roman"/>
            <w:sz w:val="22"/>
            <w:szCs w:val="22"/>
            <w:shd w:val="clear" w:color="auto" w:fill="FFFFFF"/>
            <w:lang w:val="en-GB"/>
            <w:rPrChange w:id="2987" w:author="Chara Katiri" w:date="2015-05-12T13:05:00Z">
              <w:rPr>
                <w:rFonts w:ascii="Times" w:eastAsia="Times New Roman" w:hAnsi="Times" w:cs="Times New Roman"/>
                <w:sz w:val="22"/>
                <w:szCs w:val="22"/>
                <w:shd w:val="clear" w:color="auto" w:fill="FFFFFF"/>
                <w:lang w:val="en-GB"/>
              </w:rPr>
            </w:rPrChange>
          </w:rPr>
          <w:t>re</w:t>
        </w:r>
      </w:ins>
      <w:ins w:id="2988" w:author="Chara Katiri" w:date="2015-04-10T20:50:00Z">
        <w:r w:rsidR="00BC1744" w:rsidRPr="00F758B3">
          <w:rPr>
            <w:rFonts w:ascii="Times" w:eastAsia="Times New Roman" w:hAnsi="Times" w:cs="Times New Roman"/>
            <w:sz w:val="22"/>
            <w:szCs w:val="22"/>
            <w:shd w:val="clear" w:color="auto" w:fill="FFFFFF"/>
            <w:lang w:val="en-GB"/>
            <w:rPrChange w:id="2989" w:author="Chara Katiri" w:date="2015-05-12T13:05:00Z">
              <w:rPr>
                <w:rFonts w:ascii="Times" w:eastAsia="Times New Roman" w:hAnsi="Times" w:cs="Times New Roman"/>
                <w:sz w:val="22"/>
                <w:szCs w:val="22"/>
                <w:shd w:val="clear" w:color="auto" w:fill="FFFFFF"/>
                <w:lang w:val="en-GB"/>
              </w:rPr>
            </w:rPrChange>
          </w:rPr>
          <w:t xml:space="preserve"> used </w:t>
        </w:r>
      </w:ins>
      <w:r w:rsidR="00BF2E68" w:rsidRPr="00F758B3">
        <w:rPr>
          <w:rFonts w:ascii="Times" w:eastAsia="Times New Roman" w:hAnsi="Times" w:cs="Times New Roman"/>
          <w:sz w:val="22"/>
          <w:szCs w:val="22"/>
          <w:shd w:val="clear" w:color="auto" w:fill="FFFFFF"/>
          <w:lang w:val="en-GB"/>
          <w:rPrChange w:id="2990" w:author="Chara Katiri" w:date="2015-05-12T13:05:00Z">
            <w:rPr>
              <w:rFonts w:ascii="Times" w:eastAsia="Times New Roman" w:hAnsi="Times" w:cs="Times New Roman"/>
              <w:sz w:val="22"/>
              <w:szCs w:val="22"/>
              <w:shd w:val="clear" w:color="auto" w:fill="FFFFFF"/>
              <w:lang w:val="en-GB"/>
            </w:rPr>
          </w:rPrChange>
        </w:rPr>
        <w:t xml:space="preserve">for the development of </w:t>
      </w:r>
      <w:ins w:id="2991" w:author="Chara Katiri" w:date="2015-04-10T20:50:00Z">
        <w:r w:rsidR="00BC1744" w:rsidRPr="00F758B3">
          <w:rPr>
            <w:rFonts w:ascii="Times" w:eastAsia="Times New Roman" w:hAnsi="Times" w:cs="Times New Roman"/>
            <w:sz w:val="22"/>
            <w:szCs w:val="22"/>
            <w:shd w:val="clear" w:color="auto" w:fill="FFFFFF"/>
            <w:lang w:val="en-GB"/>
            <w:rPrChange w:id="2992" w:author="Chara Katiri" w:date="2015-05-12T13:05:00Z">
              <w:rPr>
                <w:rFonts w:ascii="Times" w:eastAsia="Times New Roman" w:hAnsi="Times" w:cs="Times New Roman"/>
                <w:sz w:val="22"/>
                <w:szCs w:val="22"/>
                <w:shd w:val="clear" w:color="auto" w:fill="FFFFFF"/>
                <w:lang w:val="en-GB"/>
              </w:rPr>
            </w:rPrChange>
          </w:rPr>
          <w:t xml:space="preserve">this </w:t>
        </w:r>
      </w:ins>
      <w:r w:rsidR="00BF2E68" w:rsidRPr="00F758B3">
        <w:rPr>
          <w:rFonts w:ascii="Times" w:eastAsia="Times New Roman" w:hAnsi="Times" w:cs="Times New Roman"/>
          <w:sz w:val="22"/>
          <w:szCs w:val="22"/>
          <w:shd w:val="clear" w:color="auto" w:fill="FFFFFF"/>
          <w:lang w:val="en-GB"/>
          <w:rPrChange w:id="2993" w:author="Chara Katiri" w:date="2015-05-12T13:05:00Z">
            <w:rPr>
              <w:rFonts w:ascii="Times" w:eastAsia="Times New Roman" w:hAnsi="Times" w:cs="Times New Roman"/>
              <w:sz w:val="22"/>
              <w:szCs w:val="22"/>
              <w:shd w:val="clear" w:color="auto" w:fill="FFFFFF"/>
              <w:lang w:val="en-GB"/>
            </w:rPr>
          </w:rPrChange>
        </w:rPr>
        <w:t>project</w:t>
      </w:r>
      <w:ins w:id="2994" w:author="Chara Katiri" w:date="2015-04-10T20:21:00Z">
        <w:r w:rsidR="00635DE2" w:rsidRPr="00F758B3">
          <w:rPr>
            <w:rFonts w:ascii="Times" w:eastAsia="Times New Roman" w:hAnsi="Times" w:cs="Times New Roman"/>
            <w:sz w:val="22"/>
            <w:szCs w:val="22"/>
            <w:shd w:val="clear" w:color="auto" w:fill="FFFFFF"/>
            <w:lang w:val="en-GB"/>
            <w:rPrChange w:id="2995" w:author="Chara Katiri" w:date="2015-05-12T13:05:00Z">
              <w:rPr>
                <w:rFonts w:ascii="Times" w:eastAsia="Times New Roman" w:hAnsi="Times" w:cs="Times New Roman"/>
                <w:sz w:val="22"/>
                <w:szCs w:val="22"/>
                <w:shd w:val="clear" w:color="auto" w:fill="FFFFFF"/>
                <w:lang w:val="en-GB"/>
              </w:rPr>
            </w:rPrChange>
          </w:rPr>
          <w:t xml:space="preserve">. </w:t>
        </w:r>
      </w:ins>
      <w:ins w:id="2996" w:author="Chara Katiri" w:date="2015-04-10T21:10:00Z">
        <w:r w:rsidR="00FD43D9" w:rsidRPr="00F758B3">
          <w:rPr>
            <w:rFonts w:ascii="Times" w:eastAsia="Times New Roman" w:hAnsi="Times" w:cs="Times New Roman"/>
            <w:sz w:val="22"/>
            <w:szCs w:val="22"/>
            <w:shd w:val="clear" w:color="auto" w:fill="FFFFFF"/>
            <w:lang w:val="en-GB"/>
            <w:rPrChange w:id="2997" w:author="Chara Katiri" w:date="2015-05-12T13:05:00Z">
              <w:rPr>
                <w:rFonts w:ascii="Times" w:eastAsia="Times New Roman" w:hAnsi="Times" w:cs="Times New Roman"/>
                <w:sz w:val="22"/>
                <w:szCs w:val="22"/>
                <w:shd w:val="clear" w:color="auto" w:fill="FFFFFF"/>
                <w:lang w:val="en-GB"/>
              </w:rPr>
            </w:rPrChange>
          </w:rPr>
          <w:t xml:space="preserve">The use of technologies to achieve </w:t>
        </w:r>
      </w:ins>
      <w:ins w:id="2998" w:author="Chara Katiri" w:date="2015-04-10T21:03:00Z">
        <w:r w:rsidR="00FD43D9" w:rsidRPr="00F758B3">
          <w:rPr>
            <w:rFonts w:ascii="Times" w:eastAsia="Times New Roman" w:hAnsi="Times" w:cs="Times New Roman"/>
            <w:sz w:val="22"/>
            <w:szCs w:val="22"/>
            <w:shd w:val="clear" w:color="auto" w:fill="FFFFFF"/>
            <w:lang w:val="en-GB"/>
            <w:rPrChange w:id="2999" w:author="Chara Katiri" w:date="2015-05-12T13:05:00Z">
              <w:rPr>
                <w:rFonts w:ascii="Times" w:eastAsia="Times New Roman" w:hAnsi="Times" w:cs="Times New Roman"/>
                <w:sz w:val="22"/>
                <w:szCs w:val="22"/>
                <w:shd w:val="clear" w:color="auto" w:fill="FFFFFF"/>
                <w:lang w:val="en-GB"/>
              </w:rPr>
            </w:rPrChange>
          </w:rPr>
          <w:t>s</w:t>
        </w:r>
        <w:r w:rsidR="006E54DA" w:rsidRPr="00F758B3">
          <w:rPr>
            <w:rFonts w:ascii="Times" w:eastAsia="Times New Roman" w:hAnsi="Times" w:cs="Times New Roman"/>
            <w:sz w:val="22"/>
            <w:szCs w:val="22"/>
            <w:shd w:val="clear" w:color="auto" w:fill="FFFFFF"/>
            <w:lang w:val="en-GB"/>
            <w:rPrChange w:id="3000" w:author="Chara Katiri" w:date="2015-05-12T13:05:00Z">
              <w:rPr>
                <w:rFonts w:ascii="Times" w:eastAsia="Times New Roman" w:hAnsi="Times" w:cs="Times New Roman"/>
                <w:sz w:val="22"/>
                <w:szCs w:val="22"/>
                <w:shd w:val="clear" w:color="auto" w:fill="FFFFFF"/>
                <w:lang w:val="en-GB"/>
              </w:rPr>
            </w:rPrChange>
          </w:rPr>
          <w:t xml:space="preserve">calability of the website </w:t>
        </w:r>
      </w:ins>
      <w:ins w:id="3001" w:author="Chara Katiri" w:date="2015-04-10T21:04:00Z">
        <w:r w:rsidR="006E54DA" w:rsidRPr="00F758B3">
          <w:rPr>
            <w:rFonts w:ascii="Times" w:eastAsia="Times New Roman" w:hAnsi="Times" w:cs="Times New Roman"/>
            <w:sz w:val="22"/>
            <w:szCs w:val="22"/>
            <w:shd w:val="clear" w:color="auto" w:fill="FFFFFF"/>
            <w:lang w:val="en-GB"/>
            <w:rPrChange w:id="3002" w:author="Chara Katiri" w:date="2015-05-12T13:05:00Z">
              <w:rPr>
                <w:rFonts w:ascii="Times" w:eastAsia="Times New Roman" w:hAnsi="Times" w:cs="Times New Roman"/>
                <w:sz w:val="22"/>
                <w:szCs w:val="22"/>
                <w:shd w:val="clear" w:color="auto" w:fill="FFFFFF"/>
                <w:lang w:val="en-GB"/>
              </w:rPr>
            </w:rPrChange>
          </w:rPr>
          <w:t xml:space="preserve">regardless the screen size </w:t>
        </w:r>
      </w:ins>
      <w:ins w:id="3003" w:author="Chara Katiri" w:date="2015-04-10T21:06:00Z">
        <w:r w:rsidR="006E54DA" w:rsidRPr="00F758B3">
          <w:rPr>
            <w:rFonts w:ascii="Times" w:eastAsia="Times New Roman" w:hAnsi="Times" w:cs="Times New Roman"/>
            <w:sz w:val="22"/>
            <w:szCs w:val="22"/>
            <w:shd w:val="clear" w:color="auto" w:fill="FFFFFF"/>
            <w:lang w:val="en-GB"/>
            <w:rPrChange w:id="3004" w:author="Chara Katiri" w:date="2015-05-12T13:05:00Z">
              <w:rPr>
                <w:rFonts w:ascii="Times" w:eastAsia="Times New Roman" w:hAnsi="Times" w:cs="Times New Roman"/>
                <w:sz w:val="22"/>
                <w:szCs w:val="22"/>
                <w:shd w:val="clear" w:color="auto" w:fill="FFFFFF"/>
                <w:lang w:val="en-GB"/>
              </w:rPr>
            </w:rPrChange>
          </w:rPr>
          <w:t xml:space="preserve">(mobile phone/tablet/desktop) </w:t>
        </w:r>
        <w:r w:rsidR="006E54DA" w:rsidRPr="00AC7486">
          <w:rPr>
            <w:rFonts w:ascii="Times" w:eastAsia="Times New Roman" w:hAnsi="Times" w:cs="Times New Roman"/>
            <w:sz w:val="22"/>
            <w:szCs w:val="22"/>
            <w:shd w:val="clear" w:color="auto" w:fill="FFFFFF"/>
            <w:lang w:val="en-GB"/>
            <w:rPrChange w:id="3005" w:author="Chara Katiri" w:date="2015-05-12T15:20:00Z">
              <w:rPr>
                <w:rFonts w:ascii="Times" w:eastAsia="Times New Roman" w:hAnsi="Times" w:cs="Times New Roman"/>
                <w:sz w:val="22"/>
                <w:szCs w:val="22"/>
                <w:highlight w:val="yellow"/>
                <w:shd w:val="clear" w:color="auto" w:fill="FFFFFF"/>
                <w:lang w:val="en-GB"/>
              </w:rPr>
            </w:rPrChange>
          </w:rPr>
          <w:t>or Operational System (</w:t>
        </w:r>
        <w:commentRangeStart w:id="3006"/>
        <w:r w:rsidR="006E54DA" w:rsidRPr="00AC7486">
          <w:rPr>
            <w:rFonts w:ascii="Times" w:eastAsia="Times New Roman" w:hAnsi="Times" w:cs="Times New Roman"/>
            <w:sz w:val="22"/>
            <w:szCs w:val="22"/>
            <w:shd w:val="clear" w:color="auto" w:fill="FFFFFF"/>
            <w:lang w:val="en-GB"/>
            <w:rPrChange w:id="3007" w:author="Chara Katiri" w:date="2015-05-12T15:20:00Z">
              <w:rPr>
                <w:rFonts w:ascii="Times" w:eastAsia="Times New Roman" w:hAnsi="Times" w:cs="Times New Roman"/>
                <w:sz w:val="22"/>
                <w:szCs w:val="22"/>
                <w:highlight w:val="yellow"/>
                <w:shd w:val="clear" w:color="auto" w:fill="FFFFFF"/>
                <w:lang w:val="en-GB"/>
              </w:rPr>
            </w:rPrChange>
          </w:rPr>
          <w:t>iOS/Android/Windows</w:t>
        </w:r>
      </w:ins>
      <w:commentRangeEnd w:id="3006"/>
      <w:ins w:id="3008" w:author="Chara Katiri" w:date="2015-04-10T21:20:00Z">
        <w:r w:rsidR="002C1829" w:rsidRPr="00AC7486">
          <w:rPr>
            <w:rFonts w:eastAsia="Times New Roman"/>
            <w:shd w:val="clear" w:color="auto" w:fill="FFFFFF"/>
            <w:lang w:val="en-GB"/>
            <w:rPrChange w:id="3009" w:author="Chara Katiri" w:date="2015-05-12T15:20:00Z">
              <w:rPr>
                <w:rStyle w:val="CommentReference"/>
                <w:rFonts w:ascii="Times" w:hAnsi="Times" w:cs="Times New Roman"/>
                <w:sz w:val="22"/>
                <w:szCs w:val="22"/>
              </w:rPr>
            </w:rPrChange>
          </w:rPr>
          <w:commentReference w:id="3006"/>
        </w:r>
      </w:ins>
      <w:ins w:id="3010" w:author="Chara Katiri" w:date="2015-04-10T21:06:00Z">
        <w:r w:rsidR="006E54DA" w:rsidRPr="00AC7486">
          <w:rPr>
            <w:rFonts w:ascii="Times" w:eastAsia="Times New Roman" w:hAnsi="Times" w:cs="Times New Roman"/>
            <w:sz w:val="22"/>
            <w:szCs w:val="22"/>
            <w:shd w:val="clear" w:color="auto" w:fill="FFFFFF"/>
            <w:lang w:val="en-GB"/>
            <w:rPrChange w:id="3011" w:author="Chara Katiri" w:date="2015-05-12T15:20:00Z">
              <w:rPr>
                <w:rFonts w:ascii="Times" w:eastAsia="Times New Roman" w:hAnsi="Times" w:cs="Times New Roman"/>
                <w:sz w:val="22"/>
                <w:szCs w:val="22"/>
                <w:highlight w:val="yellow"/>
                <w:shd w:val="clear" w:color="auto" w:fill="FFFFFF"/>
                <w:lang w:val="en-GB"/>
              </w:rPr>
            </w:rPrChange>
          </w:rPr>
          <w:t>)</w:t>
        </w:r>
        <w:r w:rsidR="006E54DA" w:rsidRPr="00F758B3">
          <w:rPr>
            <w:rFonts w:ascii="Times" w:eastAsia="Times New Roman" w:hAnsi="Times" w:cs="Times New Roman"/>
            <w:sz w:val="22"/>
            <w:szCs w:val="22"/>
            <w:shd w:val="clear" w:color="auto" w:fill="FFFFFF"/>
            <w:lang w:val="en-GB"/>
            <w:rPrChange w:id="3012" w:author="Chara Katiri" w:date="2015-05-12T13:05:00Z">
              <w:rPr>
                <w:rFonts w:ascii="Times" w:eastAsia="Times New Roman" w:hAnsi="Times" w:cs="Times New Roman"/>
                <w:sz w:val="22"/>
                <w:szCs w:val="22"/>
                <w:shd w:val="clear" w:color="auto" w:fill="FFFFFF"/>
                <w:lang w:val="en-GB"/>
              </w:rPr>
            </w:rPrChange>
          </w:rPr>
          <w:t xml:space="preserve"> </w:t>
        </w:r>
      </w:ins>
      <w:ins w:id="3013" w:author="Chara Katiri" w:date="2015-04-10T21:04:00Z">
        <w:r w:rsidR="006E54DA" w:rsidRPr="00F758B3">
          <w:rPr>
            <w:rFonts w:ascii="Times" w:eastAsia="Times New Roman" w:hAnsi="Times" w:cs="Times New Roman"/>
            <w:sz w:val="22"/>
            <w:szCs w:val="22"/>
            <w:shd w:val="clear" w:color="auto" w:fill="FFFFFF"/>
            <w:lang w:val="en-GB"/>
            <w:rPrChange w:id="3014" w:author="Chara Katiri" w:date="2015-05-12T13:05:00Z">
              <w:rPr>
                <w:rFonts w:ascii="Times" w:eastAsia="Times New Roman" w:hAnsi="Times" w:cs="Times New Roman"/>
                <w:sz w:val="22"/>
                <w:szCs w:val="22"/>
                <w:shd w:val="clear" w:color="auto" w:fill="FFFFFF"/>
                <w:lang w:val="en-GB"/>
              </w:rPr>
            </w:rPrChange>
          </w:rPr>
          <w:t xml:space="preserve">is another </w:t>
        </w:r>
      </w:ins>
      <w:ins w:id="3015" w:author="Chara Katiri" w:date="2015-04-10T21:11:00Z">
        <w:r w:rsidR="00FD43D9" w:rsidRPr="00F758B3">
          <w:rPr>
            <w:rFonts w:ascii="Times" w:eastAsia="Times New Roman" w:hAnsi="Times" w:cs="Times New Roman"/>
            <w:sz w:val="22"/>
            <w:szCs w:val="22"/>
            <w:shd w:val="clear" w:color="auto" w:fill="FFFFFF"/>
            <w:lang w:val="en-GB"/>
            <w:rPrChange w:id="3016" w:author="Chara Katiri" w:date="2015-05-12T13:05:00Z">
              <w:rPr>
                <w:rFonts w:ascii="Times" w:eastAsia="Times New Roman" w:hAnsi="Times" w:cs="Times New Roman"/>
                <w:sz w:val="22"/>
                <w:szCs w:val="22"/>
                <w:shd w:val="clear" w:color="auto" w:fill="FFFFFF"/>
                <w:lang w:val="en-GB"/>
              </w:rPr>
            </w:rPrChange>
          </w:rPr>
          <w:t xml:space="preserve">personal </w:t>
        </w:r>
      </w:ins>
      <w:ins w:id="3017" w:author="Chara Katiri" w:date="2015-04-10T21:04:00Z">
        <w:r w:rsidR="006E54DA" w:rsidRPr="00F758B3">
          <w:rPr>
            <w:rFonts w:ascii="Times" w:eastAsia="Times New Roman" w:hAnsi="Times" w:cs="Times New Roman"/>
            <w:sz w:val="22"/>
            <w:szCs w:val="22"/>
            <w:shd w:val="clear" w:color="auto" w:fill="FFFFFF"/>
            <w:lang w:val="en-GB"/>
            <w:rPrChange w:id="3018" w:author="Chara Katiri" w:date="2015-05-12T13:05:00Z">
              <w:rPr>
                <w:rFonts w:ascii="Times" w:eastAsia="Times New Roman" w:hAnsi="Times" w:cs="Times New Roman"/>
                <w:sz w:val="22"/>
                <w:szCs w:val="22"/>
                <w:shd w:val="clear" w:color="auto" w:fill="FFFFFF"/>
                <w:lang w:val="en-GB"/>
              </w:rPr>
            </w:rPrChange>
          </w:rPr>
          <w:t xml:space="preserve">objective. </w:t>
        </w:r>
      </w:ins>
      <w:ins w:id="3019" w:author="Chara Katiri" w:date="2015-04-10T20:54:00Z">
        <w:r w:rsidR="00BC1744" w:rsidRPr="00F758B3">
          <w:rPr>
            <w:rFonts w:ascii="Times" w:eastAsia="Times New Roman" w:hAnsi="Times" w:cs="Times New Roman"/>
            <w:sz w:val="22"/>
            <w:szCs w:val="22"/>
            <w:shd w:val="clear" w:color="auto" w:fill="FFFFFF"/>
            <w:lang w:val="en-GB"/>
            <w:rPrChange w:id="3020" w:author="Chara Katiri" w:date="2015-05-12T13:05:00Z">
              <w:rPr>
                <w:rFonts w:ascii="Times" w:eastAsia="Times New Roman" w:hAnsi="Times" w:cs="Times New Roman"/>
                <w:sz w:val="22"/>
                <w:szCs w:val="22"/>
                <w:shd w:val="clear" w:color="auto" w:fill="FFFFFF"/>
                <w:lang w:val="en-GB"/>
              </w:rPr>
            </w:rPrChange>
          </w:rPr>
          <w:t>CSS</w:t>
        </w:r>
      </w:ins>
      <w:ins w:id="3021" w:author="Chara Katiri" w:date="2015-04-10T21:13:00Z">
        <w:r w:rsidR="00FD43D9" w:rsidRPr="00F758B3">
          <w:rPr>
            <w:rFonts w:ascii="Times" w:eastAsia="Times New Roman" w:hAnsi="Times" w:cs="Times New Roman"/>
            <w:sz w:val="22"/>
            <w:szCs w:val="22"/>
            <w:shd w:val="clear" w:color="auto" w:fill="FFFFFF"/>
            <w:lang w:val="en-GB"/>
            <w:rPrChange w:id="3022" w:author="Chara Katiri" w:date="2015-05-12T13:05:00Z">
              <w:rPr>
                <w:rFonts w:ascii="Times" w:eastAsia="Times New Roman" w:hAnsi="Times" w:cs="Times New Roman"/>
                <w:sz w:val="22"/>
                <w:szCs w:val="22"/>
                <w:shd w:val="clear" w:color="auto" w:fill="FFFFFF"/>
                <w:lang w:val="en-GB"/>
              </w:rPr>
            </w:rPrChange>
          </w:rPr>
          <w:t>3</w:t>
        </w:r>
      </w:ins>
      <w:ins w:id="3023" w:author="Chara Katiri" w:date="2015-04-10T20:54:00Z">
        <w:r w:rsidR="00BC1744" w:rsidRPr="00F758B3">
          <w:rPr>
            <w:rFonts w:ascii="Times" w:eastAsia="Times New Roman" w:hAnsi="Times" w:cs="Times New Roman"/>
            <w:sz w:val="22"/>
            <w:szCs w:val="22"/>
            <w:shd w:val="clear" w:color="auto" w:fill="FFFFFF"/>
            <w:lang w:val="en-GB"/>
            <w:rPrChange w:id="3024" w:author="Chara Katiri" w:date="2015-05-12T13:05:00Z">
              <w:rPr>
                <w:rFonts w:ascii="Times" w:eastAsia="Times New Roman" w:hAnsi="Times" w:cs="Times New Roman"/>
                <w:sz w:val="22"/>
                <w:szCs w:val="22"/>
                <w:shd w:val="clear" w:color="auto" w:fill="FFFFFF"/>
                <w:lang w:val="en-GB"/>
              </w:rPr>
            </w:rPrChange>
          </w:rPr>
          <w:t xml:space="preserve"> </w:t>
        </w:r>
      </w:ins>
      <w:ins w:id="3025" w:author="Chara Katiri" w:date="2015-04-10T21:09:00Z">
        <w:r w:rsidR="00FD43D9" w:rsidRPr="00F758B3">
          <w:rPr>
            <w:rFonts w:ascii="Times" w:eastAsia="Times New Roman" w:hAnsi="Times" w:cs="Times New Roman"/>
            <w:sz w:val="22"/>
            <w:szCs w:val="22"/>
            <w:shd w:val="clear" w:color="auto" w:fill="FFFFFF"/>
            <w:lang w:val="en-GB"/>
            <w:rPrChange w:id="3026" w:author="Chara Katiri" w:date="2015-05-12T13:05:00Z">
              <w:rPr>
                <w:rFonts w:ascii="Times" w:eastAsia="Times New Roman" w:hAnsi="Times" w:cs="Times New Roman"/>
                <w:sz w:val="22"/>
                <w:szCs w:val="22"/>
                <w:shd w:val="clear" w:color="auto" w:fill="FFFFFF"/>
                <w:lang w:val="en-GB"/>
              </w:rPr>
            </w:rPrChange>
          </w:rPr>
          <w:t>is used to</w:t>
        </w:r>
      </w:ins>
      <w:ins w:id="3027" w:author="Chara Katiri" w:date="2015-04-10T21:07:00Z">
        <w:r w:rsidR="006E54DA" w:rsidRPr="00F758B3">
          <w:rPr>
            <w:rFonts w:ascii="Times" w:eastAsia="Times New Roman" w:hAnsi="Times" w:cs="Times New Roman"/>
            <w:sz w:val="22"/>
            <w:szCs w:val="22"/>
            <w:shd w:val="clear" w:color="auto" w:fill="FFFFFF"/>
            <w:lang w:val="en-GB"/>
            <w:rPrChange w:id="3028" w:author="Chara Katiri" w:date="2015-05-12T13:05:00Z">
              <w:rPr>
                <w:rFonts w:ascii="Times" w:eastAsia="Times New Roman" w:hAnsi="Times" w:cs="Times New Roman"/>
                <w:sz w:val="22"/>
                <w:szCs w:val="22"/>
                <w:shd w:val="clear" w:color="auto" w:fill="FFFFFF"/>
                <w:lang w:val="en-GB"/>
              </w:rPr>
            </w:rPrChange>
          </w:rPr>
          <w:t xml:space="preserve"> enable</w:t>
        </w:r>
      </w:ins>
      <w:ins w:id="3029" w:author="Chara Katiri" w:date="2015-04-10T20:55:00Z">
        <w:r w:rsidR="00BC1744" w:rsidRPr="00F758B3">
          <w:rPr>
            <w:rFonts w:ascii="Times" w:eastAsia="Times New Roman" w:hAnsi="Times" w:cs="Times New Roman"/>
            <w:sz w:val="22"/>
            <w:szCs w:val="22"/>
            <w:shd w:val="clear" w:color="auto" w:fill="FFFFFF"/>
            <w:lang w:val="en-GB"/>
            <w:rPrChange w:id="3030" w:author="Chara Katiri" w:date="2015-05-12T13:05:00Z">
              <w:rPr>
                <w:rFonts w:ascii="Times" w:eastAsia="Times New Roman" w:hAnsi="Times" w:cs="Times New Roman"/>
                <w:sz w:val="22"/>
                <w:szCs w:val="22"/>
                <w:shd w:val="clear" w:color="auto" w:fill="FFFFFF"/>
                <w:lang w:val="en-GB"/>
              </w:rPr>
            </w:rPrChange>
          </w:rPr>
          <w:t xml:space="preserve"> the website</w:t>
        </w:r>
      </w:ins>
      <w:ins w:id="3031" w:author="Chara Katiri" w:date="2015-04-10T21:00:00Z">
        <w:r w:rsidR="006E54DA" w:rsidRPr="00F758B3">
          <w:rPr>
            <w:rFonts w:ascii="Times" w:eastAsia="Times New Roman" w:hAnsi="Times" w:cs="Times New Roman"/>
            <w:sz w:val="22"/>
            <w:szCs w:val="22"/>
            <w:shd w:val="clear" w:color="auto" w:fill="FFFFFF"/>
            <w:lang w:val="en-GB"/>
            <w:rPrChange w:id="3032" w:author="Chara Katiri" w:date="2015-05-12T13:05:00Z">
              <w:rPr>
                <w:rFonts w:ascii="Times" w:eastAsia="Times New Roman" w:hAnsi="Times" w:cs="Times New Roman"/>
                <w:sz w:val="22"/>
                <w:szCs w:val="22"/>
                <w:shd w:val="clear" w:color="auto" w:fill="FFFFFF"/>
                <w:lang w:val="en-GB"/>
              </w:rPr>
            </w:rPrChange>
          </w:rPr>
          <w:t xml:space="preserve"> adapt to different</w:t>
        </w:r>
      </w:ins>
      <w:ins w:id="3033" w:author="Chara Katiri" w:date="2015-04-10T20:55:00Z">
        <w:r w:rsidR="00BC1744" w:rsidRPr="00F758B3">
          <w:rPr>
            <w:rFonts w:ascii="Times" w:eastAsia="Times New Roman" w:hAnsi="Times" w:cs="Times New Roman"/>
            <w:sz w:val="22"/>
            <w:szCs w:val="22"/>
            <w:shd w:val="clear" w:color="auto" w:fill="FFFFFF"/>
            <w:lang w:val="en-GB"/>
            <w:rPrChange w:id="3034" w:author="Chara Katiri" w:date="2015-05-12T13:05:00Z">
              <w:rPr>
                <w:rFonts w:ascii="Times" w:eastAsia="Times New Roman" w:hAnsi="Times" w:cs="Times New Roman"/>
                <w:sz w:val="22"/>
                <w:szCs w:val="22"/>
                <w:shd w:val="clear" w:color="auto" w:fill="FFFFFF"/>
                <w:lang w:val="en-GB"/>
              </w:rPr>
            </w:rPrChange>
          </w:rPr>
          <w:t xml:space="preserve"> </w:t>
        </w:r>
      </w:ins>
      <w:ins w:id="3035" w:author="Chara Katiri" w:date="2015-04-10T20:57:00Z">
        <w:r w:rsidR="006E54DA" w:rsidRPr="00F758B3">
          <w:rPr>
            <w:rFonts w:ascii="Times" w:eastAsia="Times New Roman" w:hAnsi="Times" w:cs="Times New Roman"/>
            <w:sz w:val="22"/>
            <w:szCs w:val="22"/>
            <w:shd w:val="clear" w:color="auto" w:fill="FFFFFF"/>
            <w:lang w:val="en-GB"/>
            <w:rPrChange w:id="3036" w:author="Chara Katiri" w:date="2015-05-12T13:05:00Z">
              <w:rPr>
                <w:rFonts w:ascii="Times" w:eastAsia="Times New Roman" w:hAnsi="Times" w:cs="Times New Roman"/>
                <w:sz w:val="22"/>
                <w:szCs w:val="22"/>
                <w:shd w:val="clear" w:color="auto" w:fill="FFFFFF"/>
                <w:lang w:val="en-GB"/>
              </w:rPr>
            </w:rPrChange>
          </w:rPr>
          <w:t xml:space="preserve">screen sizes and </w:t>
        </w:r>
      </w:ins>
      <w:ins w:id="3037" w:author="Chara Katiri" w:date="2015-04-10T20:58:00Z">
        <w:r w:rsidR="00BC1744" w:rsidRPr="00F758B3">
          <w:rPr>
            <w:rFonts w:ascii="Times" w:eastAsia="Times New Roman" w:hAnsi="Times" w:cs="Times New Roman"/>
            <w:sz w:val="22"/>
            <w:szCs w:val="22"/>
            <w:shd w:val="clear" w:color="auto" w:fill="FFFFFF"/>
            <w:lang w:val="en-GB"/>
            <w:rPrChange w:id="3038" w:author="Chara Katiri" w:date="2015-05-12T13:05:00Z">
              <w:rPr>
                <w:rFonts w:ascii="Times" w:eastAsia="Times New Roman" w:hAnsi="Times" w:cs="Times New Roman"/>
                <w:sz w:val="22"/>
                <w:szCs w:val="22"/>
                <w:shd w:val="clear" w:color="auto" w:fill="FFFFFF"/>
                <w:lang w:val="en-GB"/>
              </w:rPr>
            </w:rPrChange>
          </w:rPr>
          <w:t>resolutions</w:t>
        </w:r>
      </w:ins>
      <w:ins w:id="3039" w:author="Chara Katiri" w:date="2015-04-10T20:57:00Z">
        <w:r w:rsidR="00BC1744" w:rsidRPr="00F758B3">
          <w:rPr>
            <w:rFonts w:ascii="Times" w:eastAsia="Times New Roman" w:hAnsi="Times" w:cs="Times New Roman"/>
            <w:sz w:val="22"/>
            <w:szCs w:val="22"/>
            <w:shd w:val="clear" w:color="auto" w:fill="FFFFFF"/>
            <w:lang w:val="en-GB"/>
            <w:rPrChange w:id="3040" w:author="Chara Katiri" w:date="2015-05-12T13:05:00Z">
              <w:rPr>
                <w:rFonts w:ascii="Times" w:eastAsia="Times New Roman" w:hAnsi="Times" w:cs="Times New Roman"/>
                <w:sz w:val="22"/>
                <w:szCs w:val="22"/>
                <w:shd w:val="clear" w:color="auto" w:fill="FFFFFF"/>
                <w:lang w:val="en-GB"/>
              </w:rPr>
            </w:rPrChange>
          </w:rPr>
          <w:t xml:space="preserve"> whether </w:t>
        </w:r>
      </w:ins>
      <w:ins w:id="3041" w:author="Chara Katiri" w:date="2015-04-10T21:05:00Z">
        <w:r w:rsidR="006E54DA" w:rsidRPr="00F758B3">
          <w:rPr>
            <w:rFonts w:ascii="Times" w:eastAsia="Times New Roman" w:hAnsi="Times" w:cs="Times New Roman"/>
            <w:sz w:val="22"/>
            <w:szCs w:val="22"/>
            <w:shd w:val="clear" w:color="auto" w:fill="FFFFFF"/>
            <w:lang w:val="en-GB"/>
            <w:rPrChange w:id="3042" w:author="Chara Katiri" w:date="2015-05-12T13:05:00Z">
              <w:rPr>
                <w:rFonts w:ascii="Times" w:eastAsia="Times New Roman" w:hAnsi="Times" w:cs="Times New Roman"/>
                <w:sz w:val="22"/>
                <w:szCs w:val="22"/>
                <w:shd w:val="clear" w:color="auto" w:fill="FFFFFF"/>
                <w:lang w:val="en-GB"/>
              </w:rPr>
            </w:rPrChange>
          </w:rPr>
          <w:t>rendered</w:t>
        </w:r>
      </w:ins>
      <w:ins w:id="3043" w:author="Chara Katiri" w:date="2015-04-10T20:57:00Z">
        <w:r w:rsidR="00BC1744" w:rsidRPr="00F758B3">
          <w:rPr>
            <w:rFonts w:ascii="Times" w:eastAsia="Times New Roman" w:hAnsi="Times" w:cs="Times New Roman"/>
            <w:sz w:val="22"/>
            <w:szCs w:val="22"/>
            <w:shd w:val="clear" w:color="auto" w:fill="FFFFFF"/>
            <w:lang w:val="en-GB"/>
            <w:rPrChange w:id="3044" w:author="Chara Katiri" w:date="2015-05-12T13:05:00Z">
              <w:rPr>
                <w:rFonts w:ascii="Times" w:eastAsia="Times New Roman" w:hAnsi="Times" w:cs="Times New Roman"/>
                <w:sz w:val="22"/>
                <w:szCs w:val="22"/>
                <w:shd w:val="clear" w:color="auto" w:fill="FFFFFF"/>
                <w:lang w:val="en-GB"/>
              </w:rPr>
            </w:rPrChange>
          </w:rPr>
          <w:t xml:space="preserve"> on mobile phone </w:t>
        </w:r>
      </w:ins>
      <w:ins w:id="3045" w:author="Chara Katiri" w:date="2015-04-10T21:05:00Z">
        <w:r w:rsidR="006E54DA" w:rsidRPr="00F758B3">
          <w:rPr>
            <w:rFonts w:ascii="Times" w:eastAsia="Times New Roman" w:hAnsi="Times" w:cs="Times New Roman"/>
            <w:sz w:val="22"/>
            <w:szCs w:val="22"/>
            <w:shd w:val="clear" w:color="auto" w:fill="FFFFFF"/>
            <w:lang w:val="en-GB"/>
            <w:rPrChange w:id="3046" w:author="Chara Katiri" w:date="2015-05-12T13:05:00Z">
              <w:rPr>
                <w:rFonts w:ascii="Times" w:eastAsia="Times New Roman" w:hAnsi="Times" w:cs="Times New Roman"/>
                <w:sz w:val="22"/>
                <w:szCs w:val="22"/>
                <w:shd w:val="clear" w:color="auto" w:fill="FFFFFF"/>
                <w:lang w:val="en-GB"/>
              </w:rPr>
            </w:rPrChange>
          </w:rPr>
          <w:t>devices</w:t>
        </w:r>
      </w:ins>
      <w:ins w:id="3047" w:author="Chara Katiri" w:date="2015-04-10T20:57:00Z">
        <w:r w:rsidR="00FD43D9" w:rsidRPr="00F758B3">
          <w:rPr>
            <w:rFonts w:ascii="Times" w:eastAsia="Times New Roman" w:hAnsi="Times" w:cs="Times New Roman"/>
            <w:sz w:val="22"/>
            <w:szCs w:val="22"/>
            <w:shd w:val="clear" w:color="auto" w:fill="FFFFFF"/>
            <w:lang w:val="en-GB"/>
            <w:rPrChange w:id="3048" w:author="Chara Katiri" w:date="2015-05-12T13:05:00Z">
              <w:rPr>
                <w:rFonts w:ascii="Times" w:eastAsia="Times New Roman" w:hAnsi="Times" w:cs="Times New Roman"/>
                <w:sz w:val="22"/>
                <w:szCs w:val="22"/>
                <w:shd w:val="clear" w:color="auto" w:fill="FFFFFF"/>
                <w:lang w:val="en-GB"/>
              </w:rPr>
            </w:rPrChange>
          </w:rPr>
          <w:t xml:space="preserve">, tablets </w:t>
        </w:r>
        <w:r w:rsidR="00BC1744" w:rsidRPr="00F758B3">
          <w:rPr>
            <w:rFonts w:ascii="Times" w:eastAsia="Times New Roman" w:hAnsi="Times" w:cs="Times New Roman"/>
            <w:sz w:val="22"/>
            <w:szCs w:val="22"/>
            <w:shd w:val="clear" w:color="auto" w:fill="FFFFFF"/>
            <w:lang w:val="en-GB"/>
            <w:rPrChange w:id="3049" w:author="Chara Katiri" w:date="2015-05-12T13:05:00Z">
              <w:rPr>
                <w:rFonts w:ascii="Times" w:eastAsia="Times New Roman" w:hAnsi="Times" w:cs="Times New Roman"/>
                <w:sz w:val="22"/>
                <w:szCs w:val="22"/>
                <w:shd w:val="clear" w:color="auto" w:fill="FFFFFF"/>
                <w:lang w:val="en-GB"/>
              </w:rPr>
            </w:rPrChange>
          </w:rPr>
          <w:t xml:space="preserve">or desktops. </w:t>
        </w:r>
      </w:ins>
    </w:p>
    <w:p w14:paraId="7D7D0482" w14:textId="77777777" w:rsidR="00340F77" w:rsidRPr="00F758B3" w:rsidRDefault="00340F77" w:rsidP="00F758B3">
      <w:pPr>
        <w:spacing w:line="360" w:lineRule="auto"/>
        <w:ind w:firstLine="360"/>
        <w:contextualSpacing/>
        <w:jc w:val="both"/>
        <w:rPr>
          <w:rFonts w:ascii="Times" w:eastAsia="Times New Roman" w:hAnsi="Times" w:cs="Times New Roman"/>
          <w:sz w:val="22"/>
          <w:szCs w:val="22"/>
          <w:shd w:val="clear" w:color="auto" w:fill="FFFFFF"/>
          <w:lang w:val="en-GB"/>
          <w:rPrChange w:id="3050" w:author="Chara Katiri" w:date="2015-05-12T13:05:00Z">
            <w:rPr>
              <w:rFonts w:ascii="Times" w:eastAsia="Times New Roman" w:hAnsi="Times" w:cs="Times New Roman"/>
              <w:sz w:val="22"/>
              <w:szCs w:val="22"/>
              <w:shd w:val="clear" w:color="auto" w:fill="FFFFFF"/>
              <w:lang w:val="en-GB"/>
            </w:rPr>
          </w:rPrChange>
        </w:rPr>
        <w:pPrChange w:id="3051" w:author="Chara Katiri" w:date="2015-05-12T13:05:00Z">
          <w:pPr>
            <w:spacing w:line="360" w:lineRule="auto"/>
            <w:ind w:firstLine="360"/>
            <w:contextualSpacing/>
            <w:jc w:val="both"/>
          </w:pPr>
        </w:pPrChange>
      </w:pPr>
    </w:p>
    <w:p w14:paraId="53F38DEE" w14:textId="648BF69E" w:rsidR="0054569F" w:rsidRPr="00F758B3" w:rsidRDefault="00C50791" w:rsidP="00F758B3">
      <w:pPr>
        <w:pStyle w:val="Heading2"/>
        <w:numPr>
          <w:ilvl w:val="1"/>
          <w:numId w:val="11"/>
        </w:numPr>
        <w:spacing w:line="360" w:lineRule="auto"/>
        <w:contextualSpacing/>
        <w:jc w:val="both"/>
        <w:rPr>
          <w:rFonts w:ascii="Times" w:hAnsi="Times" w:cs="Times New Roman"/>
          <w:color w:val="auto"/>
          <w:sz w:val="22"/>
          <w:szCs w:val="22"/>
          <w:lang w:val="en-GB"/>
          <w:rPrChange w:id="3052" w:author="Chara Katiri" w:date="2015-05-12T13:05:00Z">
            <w:rPr>
              <w:rFonts w:ascii="Times" w:hAnsi="Times" w:cs="Times New Roman"/>
              <w:color w:val="auto"/>
              <w:sz w:val="22"/>
              <w:szCs w:val="22"/>
              <w:lang w:val="en-GB"/>
            </w:rPr>
          </w:rPrChange>
        </w:rPr>
        <w:pPrChange w:id="3053" w:author="Chara Katiri" w:date="2015-05-12T13:05:00Z">
          <w:pPr>
            <w:pStyle w:val="Heading2"/>
            <w:numPr>
              <w:numId w:val="11"/>
            </w:numPr>
            <w:spacing w:line="360" w:lineRule="auto"/>
            <w:ind w:left="792" w:hanging="432"/>
            <w:contextualSpacing/>
            <w:jc w:val="both"/>
          </w:pPr>
        </w:pPrChange>
      </w:pPr>
      <w:bookmarkStart w:id="3054" w:name="_Toc292730839"/>
      <w:r w:rsidRPr="00F758B3">
        <w:rPr>
          <w:rFonts w:ascii="Times" w:hAnsi="Times" w:cs="Times New Roman"/>
          <w:color w:val="auto"/>
          <w:sz w:val="22"/>
          <w:szCs w:val="22"/>
          <w:lang w:val="en-GB"/>
          <w:rPrChange w:id="3055" w:author="Chara Katiri" w:date="2015-05-12T13:05:00Z">
            <w:rPr>
              <w:rFonts w:ascii="Times" w:hAnsi="Times" w:cs="Times New Roman"/>
              <w:color w:val="auto"/>
              <w:sz w:val="22"/>
              <w:szCs w:val="22"/>
              <w:lang w:val="en-GB"/>
            </w:rPr>
          </w:rPrChange>
        </w:rPr>
        <w:t>Project benefits</w:t>
      </w:r>
      <w:bookmarkEnd w:id="3054"/>
    </w:p>
    <w:p w14:paraId="33D869CD" w14:textId="0F5907DE" w:rsidR="00302475" w:rsidRPr="00F758B3" w:rsidRDefault="005B7D10" w:rsidP="00F758B3">
      <w:pPr>
        <w:spacing w:line="360" w:lineRule="auto"/>
        <w:ind w:firstLine="720"/>
        <w:contextualSpacing/>
        <w:jc w:val="both"/>
        <w:rPr>
          <w:ins w:id="3056" w:author="Chara Katiri" w:date="2015-04-10T21:37:00Z"/>
          <w:rFonts w:ascii="Times" w:eastAsia="Times New Roman" w:hAnsi="Times" w:cs="Times New Roman"/>
          <w:sz w:val="22"/>
          <w:szCs w:val="22"/>
          <w:shd w:val="clear" w:color="auto" w:fill="FFFFFF"/>
          <w:lang w:val="en-GB"/>
          <w:rPrChange w:id="3057" w:author="Chara Katiri" w:date="2015-05-12T13:05:00Z">
            <w:rPr>
              <w:ins w:id="3058" w:author="Chara Katiri" w:date="2015-04-10T21:37:00Z"/>
              <w:rFonts w:ascii="Times" w:eastAsia="Times New Roman" w:hAnsi="Times" w:cs="Times New Roman"/>
              <w:sz w:val="22"/>
              <w:szCs w:val="22"/>
              <w:shd w:val="clear" w:color="auto" w:fill="FFFFFF"/>
              <w:lang w:val="en-GB"/>
            </w:rPr>
          </w:rPrChange>
        </w:rPr>
        <w:pPrChange w:id="3059"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3060" w:author="Chara Katiri" w:date="2015-05-12T13:05:00Z">
            <w:rPr>
              <w:rFonts w:ascii="Times" w:eastAsia="Times New Roman" w:hAnsi="Times" w:cs="Times New Roman"/>
              <w:sz w:val="22"/>
              <w:szCs w:val="22"/>
              <w:shd w:val="clear" w:color="auto" w:fill="FFFFFF"/>
              <w:lang w:val="en-GB"/>
            </w:rPr>
          </w:rPrChange>
        </w:rPr>
        <w:t xml:space="preserve">The project benefit </w:t>
      </w:r>
      <w:r w:rsidR="003A56D6" w:rsidRPr="00F758B3">
        <w:rPr>
          <w:rFonts w:ascii="Times" w:eastAsia="Times New Roman" w:hAnsi="Times" w:cs="Times New Roman"/>
          <w:sz w:val="22"/>
          <w:szCs w:val="22"/>
          <w:shd w:val="clear" w:color="auto" w:fill="FFFFFF"/>
          <w:lang w:val="en-GB"/>
          <w:rPrChange w:id="3061" w:author="Chara Katiri" w:date="2015-05-12T13:05:00Z">
            <w:rPr>
              <w:rFonts w:ascii="Times" w:eastAsia="Times New Roman" w:hAnsi="Times" w:cs="Times New Roman"/>
              <w:sz w:val="22"/>
              <w:szCs w:val="22"/>
              <w:shd w:val="clear" w:color="auto" w:fill="FFFFFF"/>
              <w:lang w:val="en-GB"/>
            </w:rPr>
          </w:rPrChange>
        </w:rPr>
        <w:t>is</w:t>
      </w:r>
      <w:r w:rsidRPr="00F758B3">
        <w:rPr>
          <w:rFonts w:ascii="Times" w:eastAsia="Times New Roman" w:hAnsi="Times" w:cs="Times New Roman"/>
          <w:sz w:val="22"/>
          <w:szCs w:val="22"/>
          <w:shd w:val="clear" w:color="auto" w:fill="FFFFFF"/>
          <w:lang w:val="en-GB"/>
          <w:rPrChange w:id="3062" w:author="Chara Katiri" w:date="2015-05-12T13:05:00Z">
            <w:rPr>
              <w:rFonts w:ascii="Times" w:eastAsia="Times New Roman" w:hAnsi="Times" w:cs="Times New Roman"/>
              <w:sz w:val="22"/>
              <w:szCs w:val="22"/>
              <w:shd w:val="clear" w:color="auto" w:fill="FFFFFF"/>
              <w:lang w:val="en-GB"/>
            </w:rPr>
          </w:rPrChange>
        </w:rPr>
        <w:t xml:space="preserve"> the introduction of a new communication channel that allows students to sell second-hand books and search for housemates/swap rooms on campus. Therefore, the use of the website can</w:t>
      </w:r>
      <w:r w:rsidR="003A56D6" w:rsidRPr="00F758B3">
        <w:rPr>
          <w:rFonts w:ascii="Times" w:eastAsia="Times New Roman" w:hAnsi="Times" w:cs="Times New Roman"/>
          <w:sz w:val="22"/>
          <w:szCs w:val="22"/>
          <w:shd w:val="clear" w:color="auto" w:fill="FFFFFF"/>
          <w:lang w:val="en-GB"/>
          <w:rPrChange w:id="3063" w:author="Chara Katiri" w:date="2015-05-12T13:05:00Z">
            <w:rPr>
              <w:rFonts w:ascii="Times" w:eastAsia="Times New Roman" w:hAnsi="Times" w:cs="Times New Roman"/>
              <w:sz w:val="22"/>
              <w:szCs w:val="22"/>
              <w:shd w:val="clear" w:color="auto" w:fill="FFFFFF"/>
              <w:lang w:val="en-GB"/>
            </w:rPr>
          </w:rPrChange>
        </w:rPr>
        <w:t xml:space="preserve"> help minimize the creation of ‘junk emails’</w:t>
      </w:r>
      <w:r w:rsidRPr="00F758B3">
        <w:rPr>
          <w:rFonts w:ascii="Times" w:eastAsia="Times New Roman" w:hAnsi="Times" w:cs="Times New Roman"/>
          <w:sz w:val="22"/>
          <w:szCs w:val="22"/>
          <w:shd w:val="clear" w:color="auto" w:fill="FFFFFF"/>
          <w:lang w:val="en-GB"/>
          <w:rPrChange w:id="3064" w:author="Chara Katiri" w:date="2015-05-12T13:05:00Z">
            <w:rPr>
              <w:rFonts w:ascii="Times" w:eastAsia="Times New Roman" w:hAnsi="Times" w:cs="Times New Roman"/>
              <w:sz w:val="22"/>
              <w:szCs w:val="22"/>
              <w:shd w:val="clear" w:color="auto" w:fill="FFFFFF"/>
              <w:lang w:val="en-GB"/>
            </w:rPr>
          </w:rPrChange>
        </w:rPr>
        <w:t xml:space="preserve"> sent </w:t>
      </w:r>
      <w:r w:rsidR="003A56D6" w:rsidRPr="00F758B3">
        <w:rPr>
          <w:rFonts w:ascii="Times" w:eastAsia="Times New Roman" w:hAnsi="Times" w:cs="Times New Roman"/>
          <w:sz w:val="22"/>
          <w:szCs w:val="22"/>
          <w:shd w:val="clear" w:color="auto" w:fill="FFFFFF"/>
          <w:lang w:val="en-GB"/>
          <w:rPrChange w:id="3065" w:author="Chara Katiri" w:date="2015-05-12T13:05:00Z">
            <w:rPr>
              <w:rFonts w:ascii="Times" w:eastAsia="Times New Roman" w:hAnsi="Times" w:cs="Times New Roman"/>
              <w:sz w:val="22"/>
              <w:szCs w:val="22"/>
              <w:shd w:val="clear" w:color="auto" w:fill="FFFFFF"/>
              <w:lang w:val="en-GB"/>
            </w:rPr>
          </w:rPrChange>
        </w:rPr>
        <w:t>to advertise</w:t>
      </w:r>
      <w:r w:rsidRPr="00F758B3">
        <w:rPr>
          <w:rFonts w:ascii="Times" w:eastAsia="Times New Roman" w:hAnsi="Times" w:cs="Times New Roman"/>
          <w:sz w:val="22"/>
          <w:szCs w:val="22"/>
          <w:shd w:val="clear" w:color="auto" w:fill="FFFFFF"/>
          <w:lang w:val="en-GB"/>
          <w:rPrChange w:id="3066" w:author="Chara Katiri" w:date="2015-05-12T13:05:00Z">
            <w:rPr>
              <w:rFonts w:ascii="Times" w:eastAsia="Times New Roman" w:hAnsi="Times" w:cs="Times New Roman"/>
              <w:sz w:val="22"/>
              <w:szCs w:val="22"/>
              <w:shd w:val="clear" w:color="auto" w:fill="FFFFFF"/>
              <w:lang w:val="en-GB"/>
            </w:rPr>
          </w:rPrChange>
        </w:rPr>
        <w:t xml:space="preserve"> second-hand books and room swaps. </w:t>
      </w:r>
      <w:r w:rsidR="00065A4A" w:rsidRPr="00F758B3">
        <w:rPr>
          <w:rFonts w:ascii="Times" w:eastAsia="Times New Roman" w:hAnsi="Times" w:cs="Times New Roman"/>
          <w:sz w:val="22"/>
          <w:szCs w:val="22"/>
          <w:shd w:val="clear" w:color="auto" w:fill="FFFFFF"/>
          <w:lang w:val="en-GB"/>
          <w:rPrChange w:id="3067" w:author="Chara Katiri" w:date="2015-05-12T13:05:00Z">
            <w:rPr>
              <w:rFonts w:ascii="Times" w:eastAsia="Times New Roman" w:hAnsi="Times" w:cs="Times New Roman"/>
              <w:sz w:val="22"/>
              <w:szCs w:val="22"/>
              <w:shd w:val="clear" w:color="auto" w:fill="FFFFFF"/>
              <w:lang w:val="en-GB"/>
            </w:rPr>
          </w:rPrChange>
        </w:rPr>
        <w:t xml:space="preserve">The deployment of the website on the </w:t>
      </w:r>
      <w:r w:rsidR="00EC0BC2" w:rsidRPr="00F758B3">
        <w:rPr>
          <w:rFonts w:ascii="Times" w:eastAsia="Times New Roman" w:hAnsi="Times" w:cs="Times New Roman"/>
          <w:sz w:val="22"/>
          <w:szCs w:val="22"/>
          <w:shd w:val="clear" w:color="auto" w:fill="FFFFFF"/>
          <w:lang w:val="en-GB"/>
          <w:rPrChange w:id="3068" w:author="Chara Katiri" w:date="2015-05-12T13:05:00Z">
            <w:rPr>
              <w:rFonts w:ascii="Times" w:eastAsia="Times New Roman" w:hAnsi="Times" w:cs="Times New Roman"/>
              <w:sz w:val="22"/>
              <w:szCs w:val="22"/>
              <w:shd w:val="clear" w:color="auto" w:fill="FFFFFF"/>
              <w:lang w:val="en-GB"/>
            </w:rPr>
          </w:rPrChange>
        </w:rPr>
        <w:t>University</w:t>
      </w:r>
      <w:r w:rsidR="00065A4A" w:rsidRPr="00F758B3">
        <w:rPr>
          <w:rFonts w:ascii="Times" w:eastAsia="Times New Roman" w:hAnsi="Times" w:cs="Times New Roman"/>
          <w:sz w:val="22"/>
          <w:szCs w:val="22"/>
          <w:shd w:val="clear" w:color="auto" w:fill="FFFFFF"/>
          <w:lang w:val="en-GB"/>
          <w:rPrChange w:id="3069" w:author="Chara Katiri" w:date="2015-05-12T13:05:00Z">
            <w:rPr>
              <w:rFonts w:ascii="Times" w:eastAsia="Times New Roman" w:hAnsi="Times" w:cs="Times New Roman"/>
              <w:sz w:val="22"/>
              <w:szCs w:val="22"/>
              <w:shd w:val="clear" w:color="auto" w:fill="FFFFFF"/>
              <w:lang w:val="en-GB"/>
            </w:rPr>
          </w:rPrChange>
        </w:rPr>
        <w:t xml:space="preserve">’s intranet </w:t>
      </w:r>
      <w:r w:rsidR="00BF2E68" w:rsidRPr="00F758B3">
        <w:rPr>
          <w:rFonts w:ascii="Times" w:eastAsia="Times New Roman" w:hAnsi="Times" w:cs="Times New Roman"/>
          <w:sz w:val="22"/>
          <w:szCs w:val="22"/>
          <w:shd w:val="clear" w:color="auto" w:fill="FFFFFF"/>
          <w:lang w:val="en-GB"/>
          <w:rPrChange w:id="3070" w:author="Chara Katiri" w:date="2015-05-12T13:05:00Z">
            <w:rPr>
              <w:rFonts w:ascii="Times" w:eastAsia="Times New Roman" w:hAnsi="Times" w:cs="Times New Roman"/>
              <w:sz w:val="22"/>
              <w:szCs w:val="22"/>
              <w:shd w:val="clear" w:color="auto" w:fill="FFFFFF"/>
              <w:lang w:val="en-GB"/>
            </w:rPr>
          </w:rPrChange>
        </w:rPr>
        <w:t xml:space="preserve">and the services it provides </w:t>
      </w:r>
      <w:r w:rsidR="00065A4A" w:rsidRPr="00F758B3">
        <w:rPr>
          <w:rFonts w:ascii="Times" w:eastAsia="Times New Roman" w:hAnsi="Times" w:cs="Times New Roman"/>
          <w:sz w:val="22"/>
          <w:szCs w:val="22"/>
          <w:shd w:val="clear" w:color="auto" w:fill="FFFFFF"/>
          <w:lang w:val="en-GB"/>
          <w:rPrChange w:id="3071" w:author="Chara Katiri" w:date="2015-05-12T13:05:00Z">
            <w:rPr>
              <w:rFonts w:ascii="Times" w:eastAsia="Times New Roman" w:hAnsi="Times" w:cs="Times New Roman"/>
              <w:sz w:val="22"/>
              <w:szCs w:val="22"/>
              <w:shd w:val="clear" w:color="auto" w:fill="FFFFFF"/>
              <w:lang w:val="en-GB"/>
            </w:rPr>
          </w:rPrChange>
        </w:rPr>
        <w:t>can</w:t>
      </w:r>
      <w:r w:rsidR="00BF2E68" w:rsidRPr="00F758B3">
        <w:rPr>
          <w:rFonts w:ascii="Times" w:eastAsia="Times New Roman" w:hAnsi="Times" w:cs="Times New Roman"/>
          <w:sz w:val="22"/>
          <w:szCs w:val="22"/>
          <w:shd w:val="clear" w:color="auto" w:fill="FFFFFF"/>
          <w:lang w:val="en-GB"/>
          <w:rPrChange w:id="3072" w:author="Chara Katiri" w:date="2015-05-12T13:05:00Z">
            <w:rPr>
              <w:rFonts w:ascii="Times" w:eastAsia="Times New Roman" w:hAnsi="Times" w:cs="Times New Roman"/>
              <w:sz w:val="22"/>
              <w:szCs w:val="22"/>
              <w:shd w:val="clear" w:color="auto" w:fill="FFFFFF"/>
              <w:lang w:val="en-GB"/>
            </w:rPr>
          </w:rPrChange>
        </w:rPr>
        <w:t xml:space="preserve"> also</w:t>
      </w:r>
      <w:r w:rsidR="00065A4A" w:rsidRPr="00F758B3">
        <w:rPr>
          <w:rFonts w:ascii="Times" w:eastAsia="Times New Roman" w:hAnsi="Times" w:cs="Times New Roman"/>
          <w:sz w:val="22"/>
          <w:szCs w:val="22"/>
          <w:shd w:val="clear" w:color="auto" w:fill="FFFFFF"/>
          <w:lang w:val="en-GB"/>
          <w:rPrChange w:id="3073" w:author="Chara Katiri" w:date="2015-05-12T13:05:00Z">
            <w:rPr>
              <w:rFonts w:ascii="Times" w:eastAsia="Times New Roman" w:hAnsi="Times" w:cs="Times New Roman"/>
              <w:sz w:val="22"/>
              <w:szCs w:val="22"/>
              <w:shd w:val="clear" w:color="auto" w:fill="FFFFFF"/>
              <w:lang w:val="en-GB"/>
            </w:rPr>
          </w:rPrChange>
        </w:rPr>
        <w:t xml:space="preserve"> </w:t>
      </w:r>
      <w:r w:rsidR="00BF2E68" w:rsidRPr="00F758B3">
        <w:rPr>
          <w:rFonts w:ascii="Times" w:eastAsia="Times New Roman" w:hAnsi="Times" w:cs="Times New Roman"/>
          <w:sz w:val="22"/>
          <w:szCs w:val="22"/>
          <w:shd w:val="clear" w:color="auto" w:fill="FFFFFF"/>
          <w:lang w:val="en-GB"/>
          <w:rPrChange w:id="3074" w:author="Chara Katiri" w:date="2015-05-12T13:05:00Z">
            <w:rPr>
              <w:rFonts w:ascii="Times" w:eastAsia="Times New Roman" w:hAnsi="Times" w:cs="Times New Roman"/>
              <w:sz w:val="22"/>
              <w:szCs w:val="22"/>
              <w:shd w:val="clear" w:color="auto" w:fill="FFFFFF"/>
              <w:lang w:val="en-GB"/>
            </w:rPr>
          </w:rPrChange>
        </w:rPr>
        <w:t>promote</w:t>
      </w:r>
      <w:r w:rsidR="00065A4A" w:rsidRPr="00F758B3">
        <w:rPr>
          <w:rFonts w:ascii="Times" w:eastAsia="Times New Roman" w:hAnsi="Times" w:cs="Times New Roman"/>
          <w:sz w:val="22"/>
          <w:szCs w:val="22"/>
          <w:shd w:val="clear" w:color="auto" w:fill="FFFFFF"/>
          <w:lang w:val="en-GB"/>
          <w:rPrChange w:id="3075" w:author="Chara Katiri" w:date="2015-05-12T13:05:00Z">
            <w:rPr>
              <w:rFonts w:ascii="Times" w:eastAsia="Times New Roman" w:hAnsi="Times" w:cs="Times New Roman"/>
              <w:sz w:val="22"/>
              <w:szCs w:val="22"/>
              <w:shd w:val="clear" w:color="auto" w:fill="FFFFFF"/>
              <w:lang w:val="en-GB"/>
            </w:rPr>
          </w:rPrChange>
        </w:rPr>
        <w:t xml:space="preserve"> the replacement </w:t>
      </w:r>
      <w:r w:rsidRPr="00F758B3">
        <w:rPr>
          <w:rFonts w:ascii="Times" w:eastAsia="Times New Roman" w:hAnsi="Times" w:cs="Times New Roman"/>
          <w:sz w:val="22"/>
          <w:szCs w:val="22"/>
          <w:shd w:val="clear" w:color="auto" w:fill="FFFFFF"/>
          <w:lang w:val="en-GB"/>
          <w:rPrChange w:id="3076" w:author="Chara Katiri" w:date="2015-05-12T13:05:00Z">
            <w:rPr>
              <w:rFonts w:ascii="Times" w:eastAsia="Times New Roman" w:hAnsi="Times" w:cs="Times New Roman"/>
              <w:sz w:val="22"/>
              <w:szCs w:val="22"/>
              <w:shd w:val="clear" w:color="auto" w:fill="FFFFFF"/>
              <w:lang w:val="en-GB"/>
            </w:rPr>
          </w:rPrChange>
        </w:rPr>
        <w:t xml:space="preserve">of the physical Pin-boards </w:t>
      </w:r>
      <w:r w:rsidR="00065A4A" w:rsidRPr="00F758B3">
        <w:rPr>
          <w:rFonts w:ascii="Times" w:eastAsia="Times New Roman" w:hAnsi="Times" w:cs="Times New Roman"/>
          <w:sz w:val="22"/>
          <w:szCs w:val="22"/>
          <w:shd w:val="clear" w:color="auto" w:fill="FFFFFF"/>
          <w:lang w:val="en-GB"/>
          <w:rPrChange w:id="3077" w:author="Chara Katiri" w:date="2015-05-12T13:05:00Z">
            <w:rPr>
              <w:rFonts w:ascii="Times" w:eastAsia="Times New Roman" w:hAnsi="Times" w:cs="Times New Roman"/>
              <w:sz w:val="22"/>
              <w:szCs w:val="22"/>
              <w:shd w:val="clear" w:color="auto" w:fill="FFFFFF"/>
              <w:lang w:val="en-GB"/>
            </w:rPr>
          </w:rPrChange>
        </w:rPr>
        <w:t xml:space="preserve">on </w:t>
      </w:r>
      <w:r w:rsidR="00BF2E68" w:rsidRPr="00F758B3">
        <w:rPr>
          <w:rFonts w:ascii="Times" w:eastAsia="Times New Roman" w:hAnsi="Times" w:cs="Times New Roman"/>
          <w:sz w:val="22"/>
          <w:szCs w:val="22"/>
          <w:shd w:val="clear" w:color="auto" w:fill="FFFFFF"/>
          <w:lang w:val="en-GB"/>
          <w:rPrChange w:id="3078" w:author="Chara Katiri" w:date="2015-05-12T13:05:00Z">
            <w:rPr>
              <w:rFonts w:ascii="Times" w:eastAsia="Times New Roman" w:hAnsi="Times" w:cs="Times New Roman"/>
              <w:sz w:val="22"/>
              <w:szCs w:val="22"/>
              <w:shd w:val="clear" w:color="auto" w:fill="FFFFFF"/>
              <w:lang w:val="en-GB"/>
            </w:rPr>
          </w:rPrChange>
        </w:rPr>
        <w:t>campus and thus</w:t>
      </w:r>
      <w:r w:rsidRPr="00F758B3">
        <w:rPr>
          <w:rFonts w:ascii="Times" w:eastAsia="Times New Roman" w:hAnsi="Times" w:cs="Times New Roman"/>
          <w:sz w:val="22"/>
          <w:szCs w:val="22"/>
          <w:shd w:val="clear" w:color="auto" w:fill="FFFFFF"/>
          <w:lang w:val="en-GB"/>
          <w:rPrChange w:id="3079" w:author="Chara Katiri" w:date="2015-05-12T13:05:00Z">
            <w:rPr>
              <w:rFonts w:ascii="Times" w:eastAsia="Times New Roman" w:hAnsi="Times" w:cs="Times New Roman"/>
              <w:sz w:val="22"/>
              <w:szCs w:val="22"/>
              <w:shd w:val="clear" w:color="auto" w:fill="FFFFFF"/>
              <w:lang w:val="en-GB"/>
            </w:rPr>
          </w:rPrChange>
        </w:rPr>
        <w:t xml:space="preserve"> reduce paper copies and promote environmental friendly </w:t>
      </w:r>
      <w:r w:rsidR="00065A4A" w:rsidRPr="00F758B3">
        <w:rPr>
          <w:rFonts w:ascii="Times" w:eastAsia="Times New Roman" w:hAnsi="Times" w:cs="Times New Roman"/>
          <w:sz w:val="22"/>
          <w:szCs w:val="22"/>
          <w:shd w:val="clear" w:color="auto" w:fill="FFFFFF"/>
          <w:lang w:val="en-GB"/>
          <w:rPrChange w:id="3080" w:author="Chara Katiri" w:date="2015-05-12T13:05:00Z">
            <w:rPr>
              <w:rFonts w:ascii="Times" w:eastAsia="Times New Roman" w:hAnsi="Times" w:cs="Times New Roman"/>
              <w:sz w:val="22"/>
              <w:szCs w:val="22"/>
              <w:shd w:val="clear" w:color="auto" w:fill="FFFFFF"/>
              <w:lang w:val="en-GB"/>
            </w:rPr>
          </w:rPrChange>
        </w:rPr>
        <w:t xml:space="preserve">behaviour. </w:t>
      </w:r>
      <w:r w:rsidR="00BF2E68" w:rsidRPr="00F758B3">
        <w:rPr>
          <w:rFonts w:ascii="Times" w:eastAsia="Times New Roman" w:hAnsi="Times" w:cs="Times New Roman"/>
          <w:sz w:val="22"/>
          <w:szCs w:val="22"/>
          <w:shd w:val="clear" w:color="auto" w:fill="FFFFFF"/>
          <w:lang w:val="en-GB"/>
          <w:rPrChange w:id="3081" w:author="Chara Katiri" w:date="2015-05-12T13:05:00Z">
            <w:rPr>
              <w:rFonts w:ascii="Times" w:eastAsia="Times New Roman" w:hAnsi="Times" w:cs="Times New Roman"/>
              <w:sz w:val="22"/>
              <w:szCs w:val="22"/>
              <w:shd w:val="clear" w:color="auto" w:fill="FFFFFF"/>
              <w:lang w:val="en-GB"/>
            </w:rPr>
          </w:rPrChange>
        </w:rPr>
        <w:t>Lastly, t</w:t>
      </w:r>
      <w:r w:rsidR="00065A4A" w:rsidRPr="00F758B3">
        <w:rPr>
          <w:rFonts w:ascii="Times" w:eastAsia="Times New Roman" w:hAnsi="Times" w:cs="Times New Roman"/>
          <w:sz w:val="22"/>
          <w:szCs w:val="22"/>
          <w:shd w:val="clear" w:color="auto" w:fill="FFFFFF"/>
          <w:lang w:val="en-GB"/>
          <w:rPrChange w:id="3082" w:author="Chara Katiri" w:date="2015-05-12T13:05:00Z">
            <w:rPr>
              <w:rFonts w:ascii="Times" w:eastAsia="Times New Roman" w:hAnsi="Times" w:cs="Times New Roman"/>
              <w:sz w:val="22"/>
              <w:szCs w:val="22"/>
              <w:shd w:val="clear" w:color="auto" w:fill="FFFFFF"/>
              <w:lang w:val="en-GB"/>
            </w:rPr>
          </w:rPrChange>
        </w:rPr>
        <w:t>he website can help r</w:t>
      </w:r>
      <w:r w:rsidRPr="00F758B3">
        <w:rPr>
          <w:rFonts w:ascii="Times" w:eastAsia="Times New Roman" w:hAnsi="Times" w:cs="Times New Roman"/>
          <w:sz w:val="22"/>
          <w:szCs w:val="22"/>
          <w:shd w:val="clear" w:color="auto" w:fill="FFFFFF"/>
          <w:lang w:val="en-GB"/>
          <w:rPrChange w:id="3083" w:author="Chara Katiri" w:date="2015-05-12T13:05:00Z">
            <w:rPr>
              <w:rFonts w:ascii="Times" w:eastAsia="Times New Roman" w:hAnsi="Times" w:cs="Times New Roman"/>
              <w:sz w:val="22"/>
              <w:szCs w:val="22"/>
              <w:shd w:val="clear" w:color="auto" w:fill="FFFFFF"/>
              <w:lang w:val="en-GB"/>
            </w:rPr>
          </w:rPrChange>
        </w:rPr>
        <w:t>educe</w:t>
      </w:r>
      <w:r w:rsidR="00B72629" w:rsidRPr="00F758B3">
        <w:rPr>
          <w:rFonts w:ascii="Times" w:eastAsia="Times New Roman" w:hAnsi="Times" w:cs="Times New Roman"/>
          <w:sz w:val="22"/>
          <w:szCs w:val="22"/>
          <w:shd w:val="clear" w:color="auto" w:fill="FFFFFF"/>
          <w:lang w:val="en-GB"/>
          <w:rPrChange w:id="3084" w:author="Chara Katiri" w:date="2015-05-12T13:05:00Z">
            <w:rPr>
              <w:rFonts w:ascii="Times" w:eastAsia="Times New Roman" w:hAnsi="Times" w:cs="Times New Roman"/>
              <w:sz w:val="22"/>
              <w:szCs w:val="22"/>
              <w:shd w:val="clear" w:color="auto" w:fill="FFFFFF"/>
              <w:lang w:val="en-GB"/>
            </w:rPr>
          </w:rPrChange>
        </w:rPr>
        <w:t xml:space="preserve"> the</w:t>
      </w:r>
      <w:r w:rsidRPr="00F758B3">
        <w:rPr>
          <w:rFonts w:ascii="Times" w:eastAsia="Times New Roman" w:hAnsi="Times" w:cs="Times New Roman"/>
          <w:sz w:val="22"/>
          <w:szCs w:val="22"/>
          <w:shd w:val="clear" w:color="auto" w:fill="FFFFFF"/>
          <w:lang w:val="en-GB"/>
          <w:rPrChange w:id="3085" w:author="Chara Katiri" w:date="2015-05-12T13:05:00Z">
            <w:rPr>
              <w:rFonts w:ascii="Times" w:eastAsia="Times New Roman" w:hAnsi="Times" w:cs="Times New Roman"/>
              <w:sz w:val="22"/>
              <w:szCs w:val="22"/>
              <w:shd w:val="clear" w:color="auto" w:fill="FFFFFF"/>
              <w:lang w:val="en-GB"/>
            </w:rPr>
          </w:rPrChange>
        </w:rPr>
        <w:t xml:space="preserve"> network </w:t>
      </w:r>
      <w:r w:rsidR="003A56D6" w:rsidRPr="00F758B3">
        <w:rPr>
          <w:rFonts w:ascii="Times" w:eastAsia="Times New Roman" w:hAnsi="Times" w:cs="Times New Roman"/>
          <w:sz w:val="22"/>
          <w:szCs w:val="22"/>
          <w:shd w:val="clear" w:color="auto" w:fill="FFFFFF"/>
          <w:lang w:val="en-GB"/>
          <w:rPrChange w:id="3086" w:author="Chara Katiri" w:date="2015-05-12T13:05:00Z">
            <w:rPr>
              <w:rFonts w:ascii="Times" w:eastAsia="Times New Roman" w:hAnsi="Times" w:cs="Times New Roman"/>
              <w:sz w:val="22"/>
              <w:szCs w:val="22"/>
              <w:shd w:val="clear" w:color="auto" w:fill="FFFFFF"/>
              <w:lang w:val="en-GB"/>
            </w:rPr>
          </w:rPrChange>
        </w:rPr>
        <w:t>traffic and disk space used by ‘junk’</w:t>
      </w:r>
      <w:r w:rsidR="00065A4A" w:rsidRPr="00F758B3">
        <w:rPr>
          <w:rFonts w:ascii="Times" w:eastAsia="Times New Roman" w:hAnsi="Times" w:cs="Times New Roman"/>
          <w:sz w:val="22"/>
          <w:szCs w:val="22"/>
          <w:shd w:val="clear" w:color="auto" w:fill="FFFFFF"/>
          <w:lang w:val="en-GB"/>
          <w:rPrChange w:id="3087" w:author="Chara Katiri" w:date="2015-05-12T13:05:00Z">
            <w:rPr>
              <w:rFonts w:ascii="Times" w:eastAsia="Times New Roman" w:hAnsi="Times" w:cs="Times New Roman"/>
              <w:sz w:val="22"/>
              <w:szCs w:val="22"/>
              <w:shd w:val="clear" w:color="auto" w:fill="FFFFFF"/>
              <w:lang w:val="en-GB"/>
            </w:rPr>
          </w:rPrChange>
        </w:rPr>
        <w:t xml:space="preserve"> emails and therefore </w:t>
      </w:r>
      <w:commentRangeStart w:id="3088"/>
      <w:r w:rsidR="00065A4A" w:rsidRPr="00F758B3">
        <w:rPr>
          <w:rFonts w:ascii="Times" w:eastAsia="Times New Roman" w:hAnsi="Times" w:cs="Times New Roman"/>
          <w:sz w:val="22"/>
          <w:szCs w:val="22"/>
          <w:shd w:val="clear" w:color="auto" w:fill="FFFFFF"/>
          <w:lang w:val="en-GB"/>
          <w:rPrChange w:id="3089" w:author="Chara Katiri" w:date="2015-05-12T13:05:00Z">
            <w:rPr>
              <w:rFonts w:ascii="Times" w:eastAsia="Times New Roman" w:hAnsi="Times" w:cs="Times New Roman"/>
              <w:sz w:val="22"/>
              <w:szCs w:val="22"/>
              <w:shd w:val="clear" w:color="auto" w:fill="FFFFFF"/>
              <w:lang w:val="en-GB"/>
            </w:rPr>
          </w:rPrChange>
        </w:rPr>
        <w:t xml:space="preserve">minimize </w:t>
      </w:r>
      <w:r w:rsidR="00B72629" w:rsidRPr="00F758B3">
        <w:rPr>
          <w:rFonts w:ascii="Times" w:eastAsia="Times New Roman" w:hAnsi="Times" w:cs="Times New Roman"/>
          <w:sz w:val="22"/>
          <w:szCs w:val="22"/>
          <w:shd w:val="clear" w:color="auto" w:fill="FFFFFF"/>
          <w:lang w:val="en-GB"/>
          <w:rPrChange w:id="3090" w:author="Chara Katiri" w:date="2015-05-12T13:05:00Z">
            <w:rPr>
              <w:rFonts w:ascii="Times" w:eastAsia="Times New Roman" w:hAnsi="Times" w:cs="Times New Roman"/>
              <w:sz w:val="22"/>
              <w:szCs w:val="22"/>
              <w:shd w:val="clear" w:color="auto" w:fill="FFFFFF"/>
              <w:lang w:val="en-GB"/>
            </w:rPr>
          </w:rPrChange>
        </w:rPr>
        <w:t xml:space="preserve">the cost of </w:t>
      </w:r>
      <w:r w:rsidR="00065A4A" w:rsidRPr="00F758B3">
        <w:rPr>
          <w:rFonts w:ascii="Times" w:eastAsia="Times New Roman" w:hAnsi="Times" w:cs="Times New Roman"/>
          <w:sz w:val="22"/>
          <w:szCs w:val="22"/>
          <w:shd w:val="clear" w:color="auto" w:fill="FFFFFF"/>
          <w:lang w:val="en-GB"/>
          <w:rPrChange w:id="3091" w:author="Chara Katiri" w:date="2015-05-12T13:05:00Z">
            <w:rPr>
              <w:rFonts w:ascii="Times" w:eastAsia="Times New Roman" w:hAnsi="Times" w:cs="Times New Roman"/>
              <w:sz w:val="22"/>
              <w:szCs w:val="22"/>
              <w:shd w:val="clear" w:color="auto" w:fill="FFFFFF"/>
              <w:lang w:val="en-GB"/>
            </w:rPr>
          </w:rPrChange>
        </w:rPr>
        <w:t xml:space="preserve">storage </w:t>
      </w:r>
      <w:r w:rsidR="00B72629" w:rsidRPr="00F758B3">
        <w:rPr>
          <w:rFonts w:ascii="Times" w:eastAsia="Times New Roman" w:hAnsi="Times" w:cs="Times New Roman"/>
          <w:sz w:val="22"/>
          <w:szCs w:val="22"/>
          <w:shd w:val="clear" w:color="auto" w:fill="FFFFFF"/>
          <w:lang w:val="en-GB"/>
          <w:rPrChange w:id="3092" w:author="Chara Katiri" w:date="2015-05-12T13:05:00Z">
            <w:rPr>
              <w:rFonts w:ascii="Times" w:eastAsia="Times New Roman" w:hAnsi="Times" w:cs="Times New Roman"/>
              <w:sz w:val="22"/>
              <w:szCs w:val="22"/>
              <w:shd w:val="clear" w:color="auto" w:fill="FFFFFF"/>
              <w:lang w:val="en-GB"/>
            </w:rPr>
          </w:rPrChange>
        </w:rPr>
        <w:t>required</w:t>
      </w:r>
      <w:r w:rsidR="00BF2E68" w:rsidRPr="00F758B3">
        <w:rPr>
          <w:rFonts w:ascii="Times" w:eastAsia="Times New Roman" w:hAnsi="Times" w:cs="Times New Roman"/>
          <w:sz w:val="22"/>
          <w:szCs w:val="22"/>
          <w:shd w:val="clear" w:color="auto" w:fill="FFFFFF"/>
          <w:lang w:val="en-GB"/>
          <w:rPrChange w:id="3093" w:author="Chara Katiri" w:date="2015-05-12T13:05:00Z">
            <w:rPr>
              <w:rFonts w:ascii="Times" w:eastAsia="Times New Roman" w:hAnsi="Times" w:cs="Times New Roman"/>
              <w:sz w:val="22"/>
              <w:szCs w:val="22"/>
              <w:shd w:val="clear" w:color="auto" w:fill="FFFFFF"/>
              <w:lang w:val="en-GB"/>
            </w:rPr>
          </w:rPrChange>
        </w:rPr>
        <w:t xml:space="preserve"> </w:t>
      </w:r>
      <w:commentRangeEnd w:id="3088"/>
      <w:r w:rsidR="00E64B6E" w:rsidRPr="00F758B3">
        <w:rPr>
          <w:rStyle w:val="CommentReference"/>
          <w:rFonts w:ascii="Times" w:hAnsi="Times" w:cs="Times New Roman"/>
          <w:sz w:val="22"/>
          <w:szCs w:val="22"/>
          <w:rPrChange w:id="3094" w:author="Chara Katiri" w:date="2015-05-12T13:05:00Z">
            <w:rPr>
              <w:rStyle w:val="CommentReference"/>
              <w:rFonts w:ascii="Times" w:hAnsi="Times" w:cs="Times New Roman"/>
              <w:sz w:val="22"/>
              <w:szCs w:val="22"/>
            </w:rPr>
          </w:rPrChange>
        </w:rPr>
        <w:commentReference w:id="3088"/>
      </w:r>
      <w:r w:rsidR="00B72629" w:rsidRPr="00F758B3">
        <w:rPr>
          <w:rFonts w:ascii="Times" w:eastAsia="Times New Roman" w:hAnsi="Times" w:cs="Times New Roman"/>
          <w:sz w:val="22"/>
          <w:szCs w:val="22"/>
          <w:shd w:val="clear" w:color="auto" w:fill="FFFFFF"/>
          <w:lang w:val="en-GB"/>
          <w:rPrChange w:id="3095" w:author="Chara Katiri" w:date="2015-05-12T13:05:00Z">
            <w:rPr>
              <w:rFonts w:ascii="Times" w:eastAsia="Times New Roman" w:hAnsi="Times" w:cs="Times New Roman"/>
              <w:sz w:val="22"/>
              <w:szCs w:val="22"/>
              <w:shd w:val="clear" w:color="auto" w:fill="FFFFFF"/>
              <w:lang w:val="en-GB"/>
            </w:rPr>
          </w:rPrChange>
        </w:rPr>
        <w:t xml:space="preserve">as well as other </w:t>
      </w:r>
      <w:r w:rsidR="00BF2E68" w:rsidRPr="00F758B3">
        <w:rPr>
          <w:rFonts w:ascii="Times" w:eastAsia="Times New Roman" w:hAnsi="Times" w:cs="Times New Roman"/>
          <w:sz w:val="22"/>
          <w:szCs w:val="22"/>
          <w:shd w:val="clear" w:color="auto" w:fill="FFFFFF"/>
          <w:lang w:val="en-GB"/>
          <w:rPrChange w:id="3096" w:author="Chara Katiri" w:date="2015-05-12T13:05:00Z">
            <w:rPr>
              <w:rFonts w:ascii="Times" w:eastAsia="Times New Roman" w:hAnsi="Times" w:cs="Times New Roman"/>
              <w:sz w:val="22"/>
              <w:szCs w:val="22"/>
              <w:shd w:val="clear" w:color="auto" w:fill="FFFFFF"/>
              <w:lang w:val="en-GB"/>
            </w:rPr>
          </w:rPrChange>
        </w:rPr>
        <w:t xml:space="preserve">management </w:t>
      </w:r>
      <w:r w:rsidR="00B72629" w:rsidRPr="00F758B3">
        <w:rPr>
          <w:rFonts w:ascii="Times" w:eastAsia="Times New Roman" w:hAnsi="Times" w:cs="Times New Roman"/>
          <w:sz w:val="22"/>
          <w:szCs w:val="22"/>
          <w:shd w:val="clear" w:color="auto" w:fill="FFFFFF"/>
          <w:lang w:val="en-GB"/>
          <w:rPrChange w:id="3097" w:author="Chara Katiri" w:date="2015-05-12T13:05:00Z">
            <w:rPr>
              <w:rFonts w:ascii="Times" w:eastAsia="Times New Roman" w:hAnsi="Times" w:cs="Times New Roman"/>
              <w:sz w:val="22"/>
              <w:szCs w:val="22"/>
              <w:shd w:val="clear" w:color="auto" w:fill="FFFFFF"/>
              <w:lang w:val="en-GB"/>
            </w:rPr>
          </w:rPrChange>
        </w:rPr>
        <w:t xml:space="preserve">activities </w:t>
      </w:r>
      <w:r w:rsidR="003B4DE9" w:rsidRPr="00F758B3">
        <w:rPr>
          <w:rFonts w:ascii="Times" w:eastAsia="Times New Roman" w:hAnsi="Times" w:cs="Times New Roman"/>
          <w:sz w:val="22"/>
          <w:szCs w:val="22"/>
          <w:shd w:val="clear" w:color="auto" w:fill="FFFFFF"/>
          <w:lang w:val="en-GB"/>
          <w:rPrChange w:id="3098" w:author="Chara Katiri" w:date="2015-05-12T13:05:00Z">
            <w:rPr>
              <w:rFonts w:ascii="Times" w:eastAsia="Times New Roman" w:hAnsi="Times" w:cs="Times New Roman"/>
              <w:sz w:val="22"/>
              <w:szCs w:val="22"/>
              <w:shd w:val="clear" w:color="auto" w:fill="FFFFFF"/>
              <w:lang w:val="en-GB"/>
            </w:rPr>
          </w:rPrChange>
        </w:rPr>
        <w:t>carried out by</w:t>
      </w:r>
      <w:r w:rsidR="00B72629" w:rsidRPr="00F758B3">
        <w:rPr>
          <w:rFonts w:ascii="Times" w:eastAsia="Times New Roman" w:hAnsi="Times" w:cs="Times New Roman"/>
          <w:sz w:val="22"/>
          <w:szCs w:val="22"/>
          <w:shd w:val="clear" w:color="auto" w:fill="FFFFFF"/>
          <w:lang w:val="en-GB"/>
          <w:rPrChange w:id="3099" w:author="Chara Katiri" w:date="2015-05-12T13:05:00Z">
            <w:rPr>
              <w:rFonts w:ascii="Times" w:eastAsia="Times New Roman" w:hAnsi="Times" w:cs="Times New Roman"/>
              <w:sz w:val="22"/>
              <w:szCs w:val="22"/>
              <w:shd w:val="clear" w:color="auto" w:fill="FFFFFF"/>
              <w:lang w:val="en-GB"/>
            </w:rPr>
          </w:rPrChange>
        </w:rPr>
        <w:t xml:space="preserve"> the IT S</w:t>
      </w:r>
      <w:r w:rsidR="00BF2E68" w:rsidRPr="00F758B3">
        <w:rPr>
          <w:rFonts w:ascii="Times" w:eastAsia="Times New Roman" w:hAnsi="Times" w:cs="Times New Roman"/>
          <w:sz w:val="22"/>
          <w:szCs w:val="22"/>
          <w:shd w:val="clear" w:color="auto" w:fill="FFFFFF"/>
          <w:lang w:val="en-GB"/>
          <w:rPrChange w:id="3100" w:author="Chara Katiri" w:date="2015-05-12T13:05:00Z">
            <w:rPr>
              <w:rFonts w:ascii="Times" w:eastAsia="Times New Roman" w:hAnsi="Times" w:cs="Times New Roman"/>
              <w:sz w:val="22"/>
              <w:szCs w:val="22"/>
              <w:shd w:val="clear" w:color="auto" w:fill="FFFFFF"/>
              <w:lang w:val="en-GB"/>
            </w:rPr>
          </w:rPrChange>
        </w:rPr>
        <w:t>ervices team</w:t>
      </w:r>
      <w:r w:rsidR="00065A4A" w:rsidRPr="00F758B3">
        <w:rPr>
          <w:rFonts w:ascii="Times" w:eastAsia="Times New Roman" w:hAnsi="Times" w:cs="Times New Roman"/>
          <w:sz w:val="22"/>
          <w:szCs w:val="22"/>
          <w:shd w:val="clear" w:color="auto" w:fill="FFFFFF"/>
          <w:lang w:val="en-GB"/>
          <w:rPrChange w:id="3101" w:author="Chara Katiri" w:date="2015-05-12T13:05:00Z">
            <w:rPr>
              <w:rFonts w:ascii="Times" w:eastAsia="Times New Roman" w:hAnsi="Times" w:cs="Times New Roman"/>
              <w:sz w:val="22"/>
              <w:szCs w:val="22"/>
              <w:shd w:val="clear" w:color="auto" w:fill="FFFFFF"/>
              <w:lang w:val="en-GB"/>
            </w:rPr>
          </w:rPrChange>
        </w:rPr>
        <w:t>.</w:t>
      </w:r>
    </w:p>
    <w:p w14:paraId="3D72967E" w14:textId="5F674F64" w:rsidR="00065A4A" w:rsidRPr="00F758B3" w:rsidRDefault="00065A4A" w:rsidP="00F758B3">
      <w:pPr>
        <w:spacing w:line="360" w:lineRule="auto"/>
        <w:ind w:firstLine="720"/>
        <w:contextualSpacing/>
        <w:jc w:val="both"/>
        <w:rPr>
          <w:rFonts w:ascii="Times" w:eastAsia="Times New Roman" w:hAnsi="Times" w:cs="Times New Roman"/>
          <w:sz w:val="22"/>
          <w:szCs w:val="22"/>
          <w:shd w:val="clear" w:color="auto" w:fill="FFFFFF"/>
          <w:lang w:val="en-GB"/>
          <w:rPrChange w:id="3102" w:author="Chara Katiri" w:date="2015-05-12T13:05:00Z">
            <w:rPr>
              <w:rFonts w:ascii="Times" w:eastAsia="Times New Roman" w:hAnsi="Times" w:cs="Times New Roman"/>
              <w:sz w:val="22"/>
              <w:szCs w:val="22"/>
              <w:shd w:val="clear" w:color="auto" w:fill="FFFFFF"/>
              <w:lang w:val="en-GB"/>
            </w:rPr>
          </w:rPrChange>
        </w:rPr>
        <w:pPrChange w:id="3103" w:author="Chara Katiri" w:date="2015-05-12T13:05:00Z">
          <w:pPr>
            <w:spacing w:line="360" w:lineRule="auto"/>
            <w:ind w:firstLine="720"/>
            <w:contextualSpacing/>
            <w:jc w:val="both"/>
          </w:pPr>
        </w:pPrChange>
      </w:pPr>
    </w:p>
    <w:p w14:paraId="234F2534" w14:textId="77777777" w:rsidR="00C50791" w:rsidRPr="00F758B3" w:rsidRDefault="00C50791" w:rsidP="00F758B3">
      <w:pPr>
        <w:pStyle w:val="Heading2"/>
        <w:numPr>
          <w:ilvl w:val="1"/>
          <w:numId w:val="11"/>
        </w:numPr>
        <w:spacing w:line="360" w:lineRule="auto"/>
        <w:contextualSpacing/>
        <w:jc w:val="both"/>
        <w:rPr>
          <w:rFonts w:ascii="Times" w:hAnsi="Times" w:cs="Times New Roman"/>
          <w:color w:val="auto"/>
          <w:sz w:val="22"/>
          <w:szCs w:val="22"/>
          <w:lang w:val="en-GB"/>
          <w:rPrChange w:id="3104" w:author="Chara Katiri" w:date="2015-05-12T13:05:00Z">
            <w:rPr>
              <w:rFonts w:ascii="Times" w:hAnsi="Times" w:cs="Times New Roman"/>
              <w:color w:val="auto"/>
              <w:sz w:val="22"/>
              <w:szCs w:val="22"/>
              <w:lang w:val="en-GB"/>
            </w:rPr>
          </w:rPrChange>
        </w:rPr>
        <w:pPrChange w:id="3105" w:author="Chara Katiri" w:date="2015-05-12T13:05:00Z">
          <w:pPr>
            <w:pStyle w:val="Heading2"/>
            <w:numPr>
              <w:numId w:val="11"/>
            </w:numPr>
            <w:spacing w:line="360" w:lineRule="auto"/>
            <w:ind w:left="792" w:hanging="432"/>
            <w:contextualSpacing/>
            <w:jc w:val="both"/>
          </w:pPr>
        </w:pPrChange>
      </w:pPr>
      <w:bookmarkStart w:id="3106" w:name="_Toc292730840"/>
      <w:r w:rsidRPr="00F758B3">
        <w:rPr>
          <w:rFonts w:ascii="Times" w:hAnsi="Times" w:cs="Times New Roman"/>
          <w:color w:val="auto"/>
          <w:sz w:val="22"/>
          <w:szCs w:val="22"/>
          <w:lang w:val="en-GB"/>
          <w:rPrChange w:id="3107" w:author="Chara Katiri" w:date="2015-05-12T13:05:00Z">
            <w:rPr>
              <w:rFonts w:ascii="Times" w:hAnsi="Times" w:cs="Times New Roman"/>
              <w:color w:val="auto"/>
              <w:sz w:val="22"/>
              <w:szCs w:val="22"/>
              <w:lang w:val="en-GB"/>
            </w:rPr>
          </w:rPrChange>
        </w:rPr>
        <w:t>Project stages</w:t>
      </w:r>
      <w:bookmarkEnd w:id="3106"/>
      <w:r w:rsidRPr="00F758B3">
        <w:rPr>
          <w:rFonts w:ascii="Times" w:hAnsi="Times" w:cs="Times New Roman"/>
          <w:color w:val="auto"/>
          <w:sz w:val="22"/>
          <w:szCs w:val="22"/>
          <w:lang w:val="en-GB"/>
          <w:rPrChange w:id="3108" w:author="Chara Katiri" w:date="2015-05-12T13:05:00Z">
            <w:rPr>
              <w:rFonts w:ascii="Times" w:hAnsi="Times" w:cs="Times New Roman"/>
              <w:color w:val="auto"/>
              <w:sz w:val="22"/>
              <w:szCs w:val="22"/>
              <w:lang w:val="en-GB"/>
            </w:rPr>
          </w:rPrChange>
        </w:rPr>
        <w:t xml:space="preserve"> </w:t>
      </w:r>
    </w:p>
    <w:p w14:paraId="6C4A46AA" w14:textId="05D5A521" w:rsidR="00E74DB5" w:rsidRPr="00F758B3" w:rsidRDefault="00774916" w:rsidP="00F758B3">
      <w:pPr>
        <w:spacing w:line="360" w:lineRule="auto"/>
        <w:ind w:firstLine="720"/>
        <w:contextualSpacing/>
        <w:jc w:val="both"/>
        <w:rPr>
          <w:ins w:id="3109" w:author="Chara Katiri" w:date="2015-05-02T13:41:00Z"/>
          <w:rFonts w:ascii="Times" w:eastAsia="Times New Roman" w:hAnsi="Times" w:cs="Times New Roman"/>
          <w:sz w:val="22"/>
          <w:szCs w:val="22"/>
          <w:shd w:val="clear" w:color="auto" w:fill="FFFFFF"/>
          <w:lang w:val="en-GB"/>
          <w:rPrChange w:id="3110" w:author="Chara Katiri" w:date="2015-05-12T13:05:00Z">
            <w:rPr>
              <w:ins w:id="3111" w:author="Chara Katiri" w:date="2015-05-02T13:41:00Z"/>
              <w:rFonts w:ascii="Times" w:eastAsia="Times New Roman" w:hAnsi="Times" w:cs="Times New Roman"/>
              <w:sz w:val="22"/>
              <w:szCs w:val="22"/>
              <w:shd w:val="clear" w:color="auto" w:fill="FFFFFF"/>
              <w:lang w:val="en-GB"/>
            </w:rPr>
          </w:rPrChange>
        </w:rPr>
        <w:pPrChange w:id="3112"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3113" w:author="Chara Katiri" w:date="2015-05-12T13:05:00Z">
            <w:rPr>
              <w:rFonts w:ascii="Times" w:eastAsia="Times New Roman" w:hAnsi="Times" w:cs="Times New Roman"/>
              <w:sz w:val="22"/>
              <w:szCs w:val="22"/>
              <w:shd w:val="clear" w:color="auto" w:fill="FFFFFF"/>
              <w:lang w:val="en-GB"/>
            </w:rPr>
          </w:rPrChange>
        </w:rPr>
        <w:t xml:space="preserve">The management of this project is based on the </w:t>
      </w:r>
      <w:r w:rsidR="008D39CD" w:rsidRPr="00F758B3">
        <w:rPr>
          <w:rFonts w:ascii="Times" w:eastAsia="Times New Roman" w:hAnsi="Times" w:cs="Times New Roman"/>
          <w:sz w:val="22"/>
          <w:szCs w:val="22"/>
          <w:shd w:val="clear" w:color="auto" w:fill="FFFFFF"/>
          <w:lang w:val="en-GB"/>
          <w:rPrChange w:id="3114" w:author="Chara Katiri" w:date="2015-05-12T13:05:00Z">
            <w:rPr>
              <w:rFonts w:ascii="Times" w:eastAsia="Times New Roman" w:hAnsi="Times" w:cs="Times New Roman"/>
              <w:sz w:val="22"/>
              <w:szCs w:val="22"/>
              <w:shd w:val="clear" w:color="auto" w:fill="FFFFFF"/>
              <w:lang w:val="en-GB"/>
            </w:rPr>
          </w:rPrChange>
        </w:rPr>
        <w:t>Systems Development</w:t>
      </w:r>
      <w:r w:rsidRPr="00F758B3">
        <w:rPr>
          <w:rFonts w:ascii="Times" w:eastAsia="Times New Roman" w:hAnsi="Times" w:cs="Times New Roman"/>
          <w:sz w:val="22"/>
          <w:szCs w:val="22"/>
          <w:shd w:val="clear" w:color="auto" w:fill="FFFFFF"/>
          <w:lang w:val="en-GB"/>
          <w:rPrChange w:id="3115" w:author="Chara Katiri" w:date="2015-05-12T13:05:00Z">
            <w:rPr>
              <w:rFonts w:ascii="Times" w:eastAsia="Times New Roman" w:hAnsi="Times" w:cs="Times New Roman"/>
              <w:sz w:val="22"/>
              <w:szCs w:val="22"/>
              <w:shd w:val="clear" w:color="auto" w:fill="FFFFFF"/>
              <w:lang w:val="en-GB"/>
            </w:rPr>
          </w:rPrChange>
        </w:rPr>
        <w:t xml:space="preserve"> Life</w:t>
      </w:r>
      <w:r w:rsidR="008D39CD" w:rsidRPr="00F758B3">
        <w:rPr>
          <w:rFonts w:ascii="Times" w:eastAsia="Times New Roman" w:hAnsi="Times" w:cs="Times New Roman"/>
          <w:sz w:val="22"/>
          <w:szCs w:val="22"/>
          <w:shd w:val="clear" w:color="auto" w:fill="FFFFFF"/>
          <w:lang w:val="en-GB"/>
          <w:rPrChange w:id="3116" w:author="Chara Katiri" w:date="2015-05-12T13:05:00Z">
            <w:rPr>
              <w:rFonts w:ascii="Times" w:eastAsia="Times New Roman" w:hAnsi="Times" w:cs="Times New Roman"/>
              <w:sz w:val="22"/>
              <w:szCs w:val="22"/>
              <w:shd w:val="clear" w:color="auto" w:fill="FFFFFF"/>
              <w:lang w:val="en-GB"/>
            </w:rPr>
          </w:rPrChange>
        </w:rPr>
        <w:t>-C</w:t>
      </w:r>
      <w:r w:rsidRPr="00F758B3">
        <w:rPr>
          <w:rFonts w:ascii="Times" w:eastAsia="Times New Roman" w:hAnsi="Times" w:cs="Times New Roman"/>
          <w:sz w:val="22"/>
          <w:szCs w:val="22"/>
          <w:shd w:val="clear" w:color="auto" w:fill="FFFFFF"/>
          <w:lang w:val="en-GB"/>
          <w:rPrChange w:id="3117" w:author="Chara Katiri" w:date="2015-05-12T13:05:00Z">
            <w:rPr>
              <w:rFonts w:ascii="Times" w:eastAsia="Times New Roman" w:hAnsi="Times" w:cs="Times New Roman"/>
              <w:sz w:val="22"/>
              <w:szCs w:val="22"/>
              <w:shd w:val="clear" w:color="auto" w:fill="FFFFFF"/>
              <w:lang w:val="en-GB"/>
            </w:rPr>
          </w:rPrChange>
        </w:rPr>
        <w:t>ycle</w:t>
      </w:r>
      <w:r w:rsidR="008D39CD" w:rsidRPr="00F758B3">
        <w:rPr>
          <w:rFonts w:ascii="Times" w:eastAsia="Times New Roman" w:hAnsi="Times" w:cs="Times New Roman"/>
          <w:sz w:val="22"/>
          <w:szCs w:val="22"/>
          <w:shd w:val="clear" w:color="auto" w:fill="FFFFFF"/>
          <w:lang w:val="en-GB"/>
          <w:rPrChange w:id="3118" w:author="Chara Katiri" w:date="2015-05-12T13:05:00Z">
            <w:rPr>
              <w:rFonts w:ascii="Times" w:eastAsia="Times New Roman" w:hAnsi="Times" w:cs="Times New Roman"/>
              <w:sz w:val="22"/>
              <w:szCs w:val="22"/>
              <w:shd w:val="clear" w:color="auto" w:fill="FFFFFF"/>
              <w:lang w:val="en-GB"/>
            </w:rPr>
          </w:rPrChange>
        </w:rPr>
        <w:t xml:space="preserve"> (SDLC)</w:t>
      </w:r>
      <w:r w:rsidR="005F229E" w:rsidRPr="00F758B3">
        <w:rPr>
          <w:rFonts w:ascii="Times" w:eastAsia="Times New Roman" w:hAnsi="Times" w:cs="Times New Roman"/>
          <w:sz w:val="22"/>
          <w:szCs w:val="22"/>
          <w:shd w:val="clear" w:color="auto" w:fill="FFFFFF"/>
          <w:lang w:val="en-GB"/>
          <w:rPrChange w:id="3119" w:author="Chara Katiri" w:date="2015-05-12T13:05:00Z">
            <w:rPr>
              <w:rFonts w:ascii="Times" w:eastAsia="Times New Roman" w:hAnsi="Times" w:cs="Times New Roman"/>
              <w:sz w:val="22"/>
              <w:szCs w:val="22"/>
              <w:shd w:val="clear" w:color="auto" w:fill="FFFFFF"/>
              <w:lang w:val="en-GB"/>
            </w:rPr>
          </w:rPrChange>
        </w:rPr>
        <w:t xml:space="preserve"> </w:t>
      </w:r>
      <w:sdt>
        <w:sdtPr>
          <w:rPr>
            <w:rFonts w:ascii="Times" w:eastAsia="Times New Roman" w:hAnsi="Times" w:cs="Times New Roman"/>
            <w:sz w:val="22"/>
            <w:szCs w:val="22"/>
            <w:shd w:val="clear" w:color="auto" w:fill="FFFFFF"/>
            <w:lang w:val="en-GB"/>
            <w:rPrChange w:id="3120" w:author="Chara Katiri" w:date="2015-05-12T13:05:00Z">
              <w:rPr>
                <w:rFonts w:ascii="Times" w:eastAsia="Times New Roman" w:hAnsi="Times" w:cs="Times New Roman"/>
                <w:sz w:val="22"/>
                <w:szCs w:val="22"/>
                <w:shd w:val="clear" w:color="auto" w:fill="FFFFFF"/>
                <w:lang w:val="en-GB"/>
              </w:rPr>
            </w:rPrChange>
          </w:rPr>
          <w:id w:val="603227720"/>
          <w:citation/>
        </w:sdtPr>
        <w:sdtContent>
          <w:r w:rsidR="008B0413" w:rsidRPr="00F758B3">
            <w:rPr>
              <w:rFonts w:ascii="Times" w:eastAsia="Times New Roman" w:hAnsi="Times" w:cs="Times New Roman"/>
              <w:sz w:val="22"/>
              <w:szCs w:val="22"/>
              <w:shd w:val="clear" w:color="auto" w:fill="FFFFFF"/>
              <w:lang w:val="en-GB"/>
              <w:rPrChange w:id="3121"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3122" w:author="Chara Katiri" w:date="2015-05-12T13:05:00Z">
                <w:rPr>
                  <w:rFonts w:ascii="Times" w:eastAsia="Times New Roman" w:hAnsi="Times" w:cs="Times New Roman"/>
                  <w:sz w:val="22"/>
                  <w:szCs w:val="22"/>
                  <w:shd w:val="clear" w:color="auto" w:fill="FFFFFF"/>
                </w:rPr>
              </w:rPrChange>
            </w:rPr>
            <w:instrText xml:space="preserve"> CITATION Sea15 \l 1033 </w:instrText>
          </w:r>
          <w:r w:rsidR="008B0413" w:rsidRPr="00F758B3">
            <w:rPr>
              <w:rFonts w:ascii="Times" w:eastAsia="Times New Roman" w:hAnsi="Times" w:cs="Times New Roman"/>
              <w:sz w:val="22"/>
              <w:szCs w:val="22"/>
              <w:shd w:val="clear" w:color="auto" w:fill="FFFFFF"/>
              <w:lang w:val="en-GB"/>
              <w:rPrChange w:id="3123"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124"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12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126" w:author="Chara Katiri" w:date="2015-05-12T13:05:00Z">
                <w:rPr>
                  <w:rFonts w:ascii="Times" w:eastAsia="Times New Roman" w:hAnsi="Times" w:cs="Times New Roman"/>
                  <w:noProof/>
                  <w:sz w:val="22"/>
                  <w:szCs w:val="22"/>
                  <w:shd w:val="clear" w:color="auto" w:fill="FFFFFF"/>
                </w:rPr>
              </w:rPrChange>
            </w:rPr>
            <w:instrText xml:space="preserve"> HYPERLINK "" \l "Sea15" </w:instrText>
          </w:r>
          <w:r w:rsidR="00B7160F" w:rsidRPr="00F758B3">
            <w:rPr>
              <w:rFonts w:ascii="Times" w:eastAsia="Times New Roman" w:hAnsi="Times" w:cs="Times New Roman"/>
              <w:noProof/>
              <w:sz w:val="22"/>
              <w:szCs w:val="22"/>
              <w:shd w:val="clear" w:color="auto" w:fill="FFFFFF"/>
              <w:rPrChange w:id="312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128" w:author="Chara Katiri" w:date="2015-05-12T13:05:00Z">
                <w:rPr>
                  <w:rStyle w:val="Heading2Char"/>
                  <w:rFonts w:ascii="Times" w:eastAsia="Times New Roman" w:hAnsi="Times" w:cs="Times New Roman"/>
                  <w:noProof/>
                  <w:color w:val="auto"/>
                  <w:sz w:val="22"/>
                  <w:szCs w:val="22"/>
                  <w:shd w:val="clear" w:color="auto" w:fill="FFFFFF"/>
                </w:rPr>
              </w:rPrChange>
            </w:rPr>
            <w:t>5</w:t>
          </w:r>
          <w:r w:rsidR="00B7160F" w:rsidRPr="00F758B3">
            <w:rPr>
              <w:rFonts w:ascii="Times" w:eastAsia="Times New Roman" w:hAnsi="Times" w:cs="Times New Roman"/>
              <w:noProof/>
              <w:sz w:val="22"/>
              <w:szCs w:val="22"/>
              <w:shd w:val="clear" w:color="auto" w:fill="FFFFFF"/>
              <w:rPrChange w:id="3129"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130"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3131" w:author="Chara Katiri" w:date="2015-05-12T13:05:00Z">
                <w:rPr>
                  <w:rFonts w:ascii="Times" w:eastAsia="Times New Roman" w:hAnsi="Times" w:cs="Times New Roman"/>
                  <w:sz w:val="22"/>
                  <w:szCs w:val="22"/>
                  <w:shd w:val="clear" w:color="auto" w:fill="FFFFFF"/>
                  <w:lang w:val="en-GB"/>
                </w:rPr>
              </w:rPrChange>
            </w:rPr>
            <w:fldChar w:fldCharType="end"/>
          </w:r>
        </w:sdtContent>
      </w:sdt>
      <w:r w:rsidRPr="00F758B3">
        <w:rPr>
          <w:rFonts w:ascii="Times" w:eastAsia="Times New Roman" w:hAnsi="Times" w:cs="Times New Roman"/>
          <w:sz w:val="22"/>
          <w:szCs w:val="22"/>
          <w:shd w:val="clear" w:color="auto" w:fill="FFFFFF"/>
          <w:lang w:val="en-GB"/>
          <w:rPrChange w:id="3132" w:author="Chara Katiri" w:date="2015-05-12T13:05:00Z">
            <w:rPr>
              <w:rFonts w:ascii="Times" w:eastAsia="Times New Roman" w:hAnsi="Times" w:cs="Times New Roman"/>
              <w:sz w:val="22"/>
              <w:szCs w:val="22"/>
              <w:shd w:val="clear" w:color="auto" w:fill="FFFFFF"/>
              <w:lang w:val="en-GB"/>
            </w:rPr>
          </w:rPrChange>
        </w:rPr>
        <w:t>.</w:t>
      </w:r>
      <w:ins w:id="3133" w:author="Chara Katiri" w:date="2015-05-02T14:01:00Z">
        <w:r w:rsidR="009507AA" w:rsidRPr="00F758B3">
          <w:rPr>
            <w:rFonts w:ascii="Times" w:eastAsia="Times New Roman" w:hAnsi="Times" w:cs="Times New Roman"/>
            <w:sz w:val="22"/>
            <w:szCs w:val="22"/>
            <w:shd w:val="clear" w:color="auto" w:fill="FFFFFF"/>
            <w:lang w:val="en-GB"/>
            <w:rPrChange w:id="3134" w:author="Chara Katiri" w:date="2015-05-12T13:05:00Z">
              <w:rPr>
                <w:rFonts w:ascii="Times" w:eastAsia="Times New Roman" w:hAnsi="Times" w:cs="Times New Roman"/>
                <w:sz w:val="22"/>
                <w:szCs w:val="22"/>
                <w:shd w:val="clear" w:color="auto" w:fill="FFFFFF"/>
                <w:lang w:val="en-GB"/>
              </w:rPr>
            </w:rPrChange>
          </w:rPr>
          <w:t xml:space="preserve"> The diagram below </w:t>
        </w:r>
      </w:ins>
      <w:ins w:id="3135" w:author="Chara Katiri" w:date="2015-05-12T14:00:00Z">
        <w:r w:rsidR="002C7F76">
          <w:rPr>
            <w:rFonts w:ascii="Times" w:eastAsia="Times New Roman" w:hAnsi="Times" w:cs="Times New Roman"/>
            <w:sz w:val="22"/>
            <w:szCs w:val="22"/>
            <w:shd w:val="clear" w:color="auto" w:fill="FFFFFF"/>
            <w:lang w:val="en-GB"/>
          </w:rPr>
          <w:t>illustrates</w:t>
        </w:r>
      </w:ins>
      <w:ins w:id="3136" w:author="Chara Katiri" w:date="2015-05-02T14:01:00Z">
        <w:r w:rsidR="009507AA" w:rsidRPr="00F758B3">
          <w:rPr>
            <w:rFonts w:ascii="Times" w:eastAsia="Times New Roman" w:hAnsi="Times" w:cs="Times New Roman"/>
            <w:sz w:val="22"/>
            <w:szCs w:val="22"/>
            <w:shd w:val="clear" w:color="auto" w:fill="FFFFFF"/>
            <w:lang w:val="en-GB"/>
            <w:rPrChange w:id="3137" w:author="Chara Katiri" w:date="2015-05-12T13:05:00Z">
              <w:rPr>
                <w:rFonts w:ascii="Times" w:eastAsia="Times New Roman" w:hAnsi="Times" w:cs="Times New Roman"/>
                <w:sz w:val="22"/>
                <w:szCs w:val="22"/>
                <w:shd w:val="clear" w:color="auto" w:fill="FFFFFF"/>
                <w:lang w:val="en-GB"/>
              </w:rPr>
            </w:rPrChange>
          </w:rPr>
          <w:t xml:space="preserve"> the</w:t>
        </w:r>
      </w:ins>
      <w:ins w:id="3138" w:author="Chara Katiri" w:date="2015-05-02T14:03:00Z">
        <w:r w:rsidR="009507AA" w:rsidRPr="00F758B3">
          <w:rPr>
            <w:rFonts w:ascii="Times" w:eastAsia="Times New Roman" w:hAnsi="Times" w:cs="Times New Roman"/>
            <w:sz w:val="22"/>
            <w:szCs w:val="22"/>
            <w:shd w:val="clear" w:color="auto" w:fill="FFFFFF"/>
            <w:lang w:val="en-GB"/>
            <w:rPrChange w:id="3139" w:author="Chara Katiri" w:date="2015-05-12T13:05:00Z">
              <w:rPr>
                <w:rFonts w:ascii="Times" w:eastAsia="Times New Roman" w:hAnsi="Times" w:cs="Times New Roman"/>
                <w:sz w:val="22"/>
                <w:szCs w:val="22"/>
                <w:shd w:val="clear" w:color="auto" w:fill="FFFFFF"/>
                <w:lang w:val="en-GB"/>
              </w:rPr>
            </w:rPrChange>
          </w:rPr>
          <w:t xml:space="preserve"> SDLC</w:t>
        </w:r>
      </w:ins>
      <w:ins w:id="3140" w:author="Chara Katiri" w:date="2015-05-02T14:02:00Z">
        <w:r w:rsidR="009507AA" w:rsidRPr="00F758B3">
          <w:rPr>
            <w:rFonts w:ascii="Times" w:eastAsia="Times New Roman" w:hAnsi="Times" w:cs="Times New Roman"/>
            <w:sz w:val="22"/>
            <w:szCs w:val="22"/>
            <w:shd w:val="clear" w:color="auto" w:fill="FFFFFF"/>
            <w:lang w:val="en-GB"/>
            <w:rPrChange w:id="3141" w:author="Chara Katiri" w:date="2015-05-12T13:05:00Z">
              <w:rPr>
                <w:rFonts w:ascii="Times" w:eastAsia="Times New Roman" w:hAnsi="Times" w:cs="Times New Roman"/>
                <w:sz w:val="22"/>
                <w:szCs w:val="22"/>
                <w:shd w:val="clear" w:color="auto" w:fill="FFFFFF"/>
                <w:lang w:val="en-GB"/>
              </w:rPr>
            </w:rPrChange>
          </w:rPr>
          <w:t xml:space="preserve"> stages.</w:t>
        </w:r>
      </w:ins>
      <w:ins w:id="3142" w:author="Chara Katiri" w:date="2015-05-02T14:01:00Z">
        <w:r w:rsidR="009507AA" w:rsidRPr="00F758B3">
          <w:rPr>
            <w:rFonts w:ascii="Times" w:eastAsia="Times New Roman" w:hAnsi="Times" w:cs="Times New Roman"/>
            <w:sz w:val="22"/>
            <w:szCs w:val="22"/>
            <w:shd w:val="clear" w:color="auto" w:fill="FFFFFF"/>
            <w:lang w:val="en-GB"/>
            <w:rPrChange w:id="3143"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3144" w:author="Chara Katiri" w:date="2015-05-12T13:05:00Z">
            <w:rPr>
              <w:rFonts w:ascii="Times" w:eastAsia="Times New Roman" w:hAnsi="Times" w:cs="Times New Roman"/>
              <w:sz w:val="22"/>
              <w:szCs w:val="22"/>
              <w:shd w:val="clear" w:color="auto" w:fill="FFFFFF"/>
              <w:lang w:val="en-GB"/>
            </w:rPr>
          </w:rPrChange>
        </w:rPr>
        <w:t xml:space="preserve"> </w:t>
      </w:r>
      <w:r w:rsidR="00754105" w:rsidRPr="00F758B3">
        <w:rPr>
          <w:rFonts w:ascii="Times" w:eastAsia="Times New Roman" w:hAnsi="Times" w:cs="Times New Roman"/>
          <w:sz w:val="22"/>
          <w:szCs w:val="22"/>
          <w:shd w:val="clear" w:color="auto" w:fill="FFFFFF"/>
          <w:lang w:val="en-GB"/>
          <w:rPrChange w:id="3145" w:author="Chara Katiri" w:date="2015-05-12T13:05:00Z">
            <w:rPr>
              <w:rFonts w:ascii="Times" w:eastAsia="Times New Roman" w:hAnsi="Times" w:cs="Times New Roman"/>
              <w:sz w:val="22"/>
              <w:szCs w:val="22"/>
              <w:shd w:val="clear" w:color="auto" w:fill="FFFFFF"/>
              <w:lang w:val="en-GB"/>
            </w:rPr>
          </w:rPrChange>
        </w:rPr>
        <w:t xml:space="preserve">The first step </w:t>
      </w:r>
      <w:r w:rsidR="00B37784" w:rsidRPr="00F758B3">
        <w:rPr>
          <w:rFonts w:ascii="Times" w:eastAsia="Times New Roman" w:hAnsi="Times" w:cs="Times New Roman"/>
          <w:sz w:val="22"/>
          <w:szCs w:val="22"/>
          <w:shd w:val="clear" w:color="auto" w:fill="FFFFFF"/>
          <w:lang w:val="en-GB"/>
          <w:rPrChange w:id="3146" w:author="Chara Katiri" w:date="2015-05-12T13:05:00Z">
            <w:rPr>
              <w:rFonts w:ascii="Times" w:eastAsia="Times New Roman" w:hAnsi="Times" w:cs="Times New Roman"/>
              <w:sz w:val="22"/>
              <w:szCs w:val="22"/>
              <w:shd w:val="clear" w:color="auto" w:fill="FFFFFF"/>
              <w:lang w:val="en-GB"/>
            </w:rPr>
          </w:rPrChange>
        </w:rPr>
        <w:t>was</w:t>
      </w:r>
      <w:r w:rsidR="00754105" w:rsidRPr="00F758B3">
        <w:rPr>
          <w:rFonts w:ascii="Times" w:eastAsia="Times New Roman" w:hAnsi="Times" w:cs="Times New Roman"/>
          <w:sz w:val="22"/>
          <w:szCs w:val="22"/>
          <w:shd w:val="clear" w:color="auto" w:fill="FFFFFF"/>
          <w:lang w:val="en-GB"/>
          <w:rPrChange w:id="3147" w:author="Chara Katiri" w:date="2015-05-12T13:05:00Z">
            <w:rPr>
              <w:rFonts w:ascii="Times" w:eastAsia="Times New Roman" w:hAnsi="Times" w:cs="Times New Roman"/>
              <w:sz w:val="22"/>
              <w:szCs w:val="22"/>
              <w:shd w:val="clear" w:color="auto" w:fill="FFFFFF"/>
              <w:lang w:val="en-GB"/>
            </w:rPr>
          </w:rPrChange>
        </w:rPr>
        <w:t xml:space="preserve"> the</w:t>
      </w:r>
      <w:r w:rsidRPr="00F758B3">
        <w:rPr>
          <w:rFonts w:ascii="Times" w:eastAsia="Times New Roman" w:hAnsi="Times" w:cs="Times New Roman"/>
          <w:sz w:val="22"/>
          <w:szCs w:val="22"/>
          <w:shd w:val="clear" w:color="auto" w:fill="FFFFFF"/>
          <w:lang w:val="en-GB"/>
          <w:rPrChange w:id="3148" w:author="Chara Katiri" w:date="2015-05-12T13:05:00Z">
            <w:rPr>
              <w:rFonts w:ascii="Times" w:eastAsia="Times New Roman" w:hAnsi="Times" w:cs="Times New Roman"/>
              <w:sz w:val="22"/>
              <w:szCs w:val="22"/>
              <w:shd w:val="clear" w:color="auto" w:fill="FFFFFF"/>
              <w:lang w:val="en-GB"/>
            </w:rPr>
          </w:rPrChange>
        </w:rPr>
        <w:t xml:space="preserve"> investigation of a</w:t>
      </w:r>
      <w:r w:rsidR="00754105" w:rsidRPr="00F758B3">
        <w:rPr>
          <w:rFonts w:ascii="Times" w:eastAsia="Times New Roman" w:hAnsi="Times" w:cs="Times New Roman"/>
          <w:sz w:val="22"/>
          <w:szCs w:val="22"/>
          <w:shd w:val="clear" w:color="auto" w:fill="FFFFFF"/>
          <w:lang w:val="en-GB"/>
          <w:rPrChange w:id="3149" w:author="Chara Katiri" w:date="2015-05-12T13:05:00Z">
            <w:rPr>
              <w:rFonts w:ascii="Times" w:eastAsia="Times New Roman" w:hAnsi="Times" w:cs="Times New Roman"/>
              <w:sz w:val="22"/>
              <w:szCs w:val="22"/>
              <w:shd w:val="clear" w:color="auto" w:fill="FFFFFF"/>
              <w:lang w:val="en-GB"/>
            </w:rPr>
          </w:rPrChange>
        </w:rPr>
        <w:t xml:space="preserve">n existing </w:t>
      </w:r>
      <w:r w:rsidRPr="00F758B3">
        <w:rPr>
          <w:rFonts w:ascii="Times" w:eastAsia="Times New Roman" w:hAnsi="Times" w:cs="Times New Roman"/>
          <w:sz w:val="22"/>
          <w:szCs w:val="22"/>
          <w:shd w:val="clear" w:color="auto" w:fill="FFFFFF"/>
          <w:lang w:val="en-GB"/>
          <w:rPrChange w:id="3150" w:author="Chara Katiri" w:date="2015-05-12T13:05:00Z">
            <w:rPr>
              <w:rFonts w:ascii="Times" w:eastAsia="Times New Roman" w:hAnsi="Times" w:cs="Times New Roman"/>
              <w:sz w:val="22"/>
              <w:szCs w:val="22"/>
              <w:shd w:val="clear" w:color="auto" w:fill="FFFFFF"/>
              <w:lang w:val="en-GB"/>
            </w:rPr>
          </w:rPrChange>
        </w:rPr>
        <w:t xml:space="preserve">problem </w:t>
      </w:r>
      <w:r w:rsidR="00754105" w:rsidRPr="00F758B3">
        <w:rPr>
          <w:rFonts w:ascii="Times" w:eastAsia="Times New Roman" w:hAnsi="Times" w:cs="Times New Roman"/>
          <w:sz w:val="22"/>
          <w:szCs w:val="22"/>
          <w:shd w:val="clear" w:color="auto" w:fill="FFFFFF"/>
          <w:lang w:val="en-GB"/>
          <w:rPrChange w:id="3151" w:author="Chara Katiri" w:date="2015-05-12T13:05:00Z">
            <w:rPr>
              <w:rFonts w:ascii="Times" w:eastAsia="Times New Roman" w:hAnsi="Times" w:cs="Times New Roman"/>
              <w:sz w:val="22"/>
              <w:szCs w:val="22"/>
              <w:shd w:val="clear" w:color="auto" w:fill="FFFFFF"/>
              <w:lang w:val="en-GB"/>
            </w:rPr>
          </w:rPrChange>
        </w:rPr>
        <w:t>that can be improved</w:t>
      </w:r>
      <w:ins w:id="3152" w:author="Chara Katiri" w:date="2015-05-02T13:59:00Z">
        <w:r w:rsidR="009507AA" w:rsidRPr="00F758B3">
          <w:rPr>
            <w:rFonts w:ascii="Times" w:eastAsia="Times New Roman" w:hAnsi="Times" w:cs="Times New Roman"/>
            <w:sz w:val="22"/>
            <w:szCs w:val="22"/>
            <w:shd w:val="clear" w:color="auto" w:fill="FFFFFF"/>
            <w:lang w:val="en-GB"/>
            <w:rPrChange w:id="3153" w:author="Chara Katiri" w:date="2015-05-12T13:05:00Z">
              <w:rPr>
                <w:rFonts w:ascii="Times" w:eastAsia="Times New Roman" w:hAnsi="Times" w:cs="Times New Roman"/>
                <w:sz w:val="22"/>
                <w:szCs w:val="22"/>
                <w:shd w:val="clear" w:color="auto" w:fill="FFFFFF"/>
                <w:lang w:val="en-GB"/>
              </w:rPr>
            </w:rPrChange>
          </w:rPr>
          <w:t xml:space="preserve">. </w:t>
        </w:r>
      </w:ins>
    </w:p>
    <w:p w14:paraId="6C75E79F" w14:textId="77777777" w:rsidR="007429B4" w:rsidRPr="00F758B3" w:rsidRDefault="007E6964" w:rsidP="00F758B3">
      <w:pPr>
        <w:keepNext/>
        <w:spacing w:line="360" w:lineRule="auto"/>
        <w:ind w:firstLine="720"/>
        <w:contextualSpacing/>
        <w:jc w:val="both"/>
        <w:rPr>
          <w:ins w:id="3154" w:author="Chara Katiri" w:date="2015-05-09T13:10:00Z"/>
          <w:rFonts w:ascii="Times" w:hAnsi="Times"/>
          <w:sz w:val="22"/>
          <w:szCs w:val="22"/>
          <w:rPrChange w:id="3155" w:author="Chara Katiri" w:date="2015-05-12T13:05:00Z">
            <w:rPr>
              <w:ins w:id="3156" w:author="Chara Katiri" w:date="2015-05-09T13:10:00Z"/>
            </w:rPr>
          </w:rPrChange>
        </w:rPr>
        <w:pPrChange w:id="3157" w:author="Chara Katiri" w:date="2015-05-12T13:05:00Z">
          <w:pPr>
            <w:keepNext/>
            <w:spacing w:line="360" w:lineRule="auto"/>
            <w:ind w:firstLine="720"/>
            <w:contextualSpacing/>
            <w:jc w:val="both"/>
          </w:pPr>
        </w:pPrChange>
      </w:pPr>
      <w:ins w:id="3158" w:author="Chara Katiri" w:date="2015-05-02T13:41:00Z">
        <w:r w:rsidRPr="00F758B3">
          <w:rPr>
            <w:rFonts w:ascii="Times" w:eastAsia="Times New Roman" w:hAnsi="Times" w:cs="Times New Roman"/>
            <w:noProof/>
            <w:sz w:val="22"/>
            <w:szCs w:val="22"/>
            <w:shd w:val="clear" w:color="auto" w:fill="FFFFFF"/>
            <w:rPrChange w:id="3159" w:author="Chara Katiri" w:date="2015-05-12T13:05:00Z">
              <w:rPr>
                <w:noProof/>
              </w:rPr>
            </w:rPrChange>
          </w:rPr>
          <w:drawing>
            <wp:inline distT="0" distB="0" distL="0" distR="0" wp14:anchorId="5DD4CB5D" wp14:editId="76FB9EE2">
              <wp:extent cx="5194119" cy="4572000"/>
              <wp:effectExtent l="0" t="0" r="0" b="0"/>
              <wp:docPr id="15" name="Picture 15" descr="Macintosh HD:Users:CharaKatiri:Desktop:Screen Shot 2015-05-02 at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2 at 13.4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815" cy="4572613"/>
                      </a:xfrm>
                      <a:prstGeom prst="rect">
                        <a:avLst/>
                      </a:prstGeom>
                      <a:noFill/>
                      <a:ln>
                        <a:noFill/>
                      </a:ln>
                    </pic:spPr>
                  </pic:pic>
                </a:graphicData>
              </a:graphic>
            </wp:inline>
          </w:drawing>
        </w:r>
      </w:ins>
    </w:p>
    <w:p w14:paraId="0C154DCB" w14:textId="18C674A8" w:rsidR="007429B4" w:rsidRPr="00F758B3" w:rsidRDefault="007429B4" w:rsidP="00F758B3">
      <w:pPr>
        <w:pStyle w:val="Caption"/>
        <w:spacing w:line="360" w:lineRule="auto"/>
        <w:contextualSpacing/>
        <w:jc w:val="both"/>
        <w:rPr>
          <w:ins w:id="3160" w:author="Chara Katiri" w:date="2015-05-09T13:08:00Z"/>
          <w:rFonts w:ascii="Times" w:hAnsi="Times"/>
          <w:sz w:val="22"/>
          <w:szCs w:val="22"/>
          <w:rPrChange w:id="3161" w:author="Chara Katiri" w:date="2015-05-12T13:05:00Z">
            <w:rPr>
              <w:ins w:id="3162" w:author="Chara Katiri" w:date="2015-05-09T13:08:00Z"/>
            </w:rPr>
          </w:rPrChange>
        </w:rPr>
        <w:pPrChange w:id="3163" w:author="Chara Katiri" w:date="2015-05-12T13:05:00Z">
          <w:pPr>
            <w:spacing w:line="360" w:lineRule="auto"/>
            <w:ind w:firstLine="720"/>
            <w:contextualSpacing/>
            <w:jc w:val="both"/>
          </w:pPr>
        </w:pPrChange>
      </w:pPr>
      <w:ins w:id="3164" w:author="Chara Katiri" w:date="2015-05-09T13:10:00Z">
        <w:r w:rsidRPr="00F758B3">
          <w:rPr>
            <w:rFonts w:ascii="Times" w:hAnsi="Times"/>
            <w:sz w:val="22"/>
            <w:szCs w:val="22"/>
            <w:rPrChange w:id="3165" w:author="Chara Katiri" w:date="2015-05-12T13:05:00Z">
              <w:rPr/>
            </w:rPrChange>
          </w:rPr>
          <w:t xml:space="preserve">Figure 2: Project Stages </w:t>
        </w:r>
      </w:ins>
    </w:p>
    <w:p w14:paraId="45B09B42" w14:textId="14ED9B9D" w:rsidR="00F66A0E" w:rsidRPr="00F758B3" w:rsidDel="007429B4" w:rsidRDefault="00F66A0E" w:rsidP="00F758B3">
      <w:pPr>
        <w:pStyle w:val="Caption"/>
        <w:spacing w:line="360" w:lineRule="auto"/>
        <w:contextualSpacing/>
        <w:jc w:val="both"/>
        <w:rPr>
          <w:del w:id="3166" w:author="Chara Katiri" w:date="2015-05-09T13:10:00Z"/>
          <w:rFonts w:ascii="Times" w:eastAsia="Times New Roman" w:hAnsi="Times" w:cs="Times New Roman"/>
          <w:sz w:val="22"/>
          <w:szCs w:val="22"/>
          <w:shd w:val="clear" w:color="auto" w:fill="FFFFFF"/>
          <w:lang w:val="en-GB"/>
          <w:rPrChange w:id="3167" w:author="Chara Katiri" w:date="2015-05-12T13:05:00Z">
            <w:rPr>
              <w:del w:id="3168" w:author="Chara Katiri" w:date="2015-05-09T13:10:00Z"/>
              <w:rFonts w:ascii="Times" w:eastAsia="Times New Roman" w:hAnsi="Times" w:cs="Times New Roman"/>
              <w:sz w:val="22"/>
              <w:szCs w:val="22"/>
              <w:shd w:val="clear" w:color="auto" w:fill="FFFFFF"/>
              <w:lang w:val="en-GB"/>
            </w:rPr>
          </w:rPrChange>
        </w:rPr>
        <w:pPrChange w:id="3169" w:author="Chara Katiri" w:date="2015-05-12T13:05:00Z">
          <w:pPr>
            <w:spacing w:line="360" w:lineRule="auto"/>
            <w:ind w:firstLine="720"/>
            <w:contextualSpacing/>
            <w:jc w:val="both"/>
          </w:pPr>
        </w:pPrChange>
      </w:pPr>
    </w:p>
    <w:p w14:paraId="14D46DA2" w14:textId="1806FE6C" w:rsidR="004357A2" w:rsidRPr="00F758B3" w:rsidRDefault="001B7815" w:rsidP="00F758B3">
      <w:pPr>
        <w:pStyle w:val="ListParagraph"/>
        <w:numPr>
          <w:ilvl w:val="0"/>
          <w:numId w:val="7"/>
        </w:numPr>
        <w:spacing w:line="360" w:lineRule="auto"/>
        <w:jc w:val="both"/>
        <w:rPr>
          <w:rFonts w:ascii="Times" w:eastAsia="Times New Roman" w:hAnsi="Times" w:cs="Times New Roman"/>
          <w:sz w:val="22"/>
          <w:szCs w:val="22"/>
          <w:lang w:val="en-GB"/>
          <w:rPrChange w:id="3170" w:author="Chara Katiri" w:date="2015-05-12T13:05:00Z">
            <w:rPr>
              <w:rFonts w:ascii="Times" w:eastAsia="Times New Roman" w:hAnsi="Times" w:cs="Times New Roman"/>
              <w:sz w:val="22"/>
              <w:szCs w:val="22"/>
              <w:lang w:val="en-GB"/>
            </w:rPr>
          </w:rPrChange>
        </w:rPr>
        <w:pPrChange w:id="3171"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172" w:author="Chara Katiri" w:date="2015-05-12T13:05:00Z">
            <w:rPr>
              <w:rFonts w:ascii="Times" w:eastAsia="Times New Roman" w:hAnsi="Times" w:cs="Times New Roman"/>
              <w:i/>
              <w:sz w:val="22"/>
              <w:szCs w:val="22"/>
              <w:lang w:val="en-GB"/>
            </w:rPr>
          </w:rPrChange>
        </w:rPr>
        <w:t xml:space="preserve">Preliminary analysis and </w:t>
      </w:r>
      <w:r w:rsidR="00ED6CA9" w:rsidRPr="00F758B3">
        <w:rPr>
          <w:rFonts w:ascii="Times" w:eastAsia="Times New Roman" w:hAnsi="Times" w:cs="Times New Roman"/>
          <w:i/>
          <w:sz w:val="22"/>
          <w:szCs w:val="22"/>
          <w:lang w:val="en-GB"/>
          <w:rPrChange w:id="3173" w:author="Chara Katiri" w:date="2015-05-12T13:05:00Z">
            <w:rPr>
              <w:rFonts w:ascii="Times" w:eastAsia="Times New Roman" w:hAnsi="Times" w:cs="Times New Roman"/>
              <w:i/>
              <w:sz w:val="22"/>
              <w:szCs w:val="22"/>
              <w:lang w:val="en-GB"/>
            </w:rPr>
          </w:rPrChange>
        </w:rPr>
        <w:t>i</w:t>
      </w:r>
      <w:r w:rsidR="00847ED2" w:rsidRPr="00F758B3">
        <w:rPr>
          <w:rFonts w:ascii="Times" w:eastAsia="Times New Roman" w:hAnsi="Times" w:cs="Times New Roman"/>
          <w:i/>
          <w:sz w:val="22"/>
          <w:szCs w:val="22"/>
          <w:lang w:val="en-GB"/>
          <w:rPrChange w:id="3174" w:author="Chara Katiri" w:date="2015-05-12T13:05:00Z">
            <w:rPr>
              <w:rFonts w:ascii="Times" w:eastAsia="Times New Roman" w:hAnsi="Times" w:cs="Times New Roman"/>
              <w:i/>
              <w:sz w:val="22"/>
              <w:szCs w:val="22"/>
              <w:lang w:val="en-GB"/>
            </w:rPr>
          </w:rPrChange>
        </w:rPr>
        <w:t>dea</w:t>
      </w:r>
      <w:r w:rsidR="00847ED2" w:rsidRPr="00F758B3">
        <w:rPr>
          <w:rFonts w:ascii="Times" w:eastAsia="Times New Roman" w:hAnsi="Times" w:cs="Times New Roman"/>
          <w:sz w:val="22"/>
          <w:szCs w:val="22"/>
          <w:lang w:val="en-GB"/>
          <w:rPrChange w:id="3175" w:author="Chara Katiri" w:date="2015-05-12T13:05:00Z">
            <w:rPr>
              <w:rFonts w:ascii="Times" w:eastAsia="Times New Roman" w:hAnsi="Times" w:cs="Times New Roman"/>
              <w:sz w:val="22"/>
              <w:szCs w:val="22"/>
              <w:lang w:val="en-GB"/>
            </w:rPr>
          </w:rPrChange>
        </w:rPr>
        <w:t xml:space="preserve">: </w:t>
      </w:r>
      <w:r w:rsidR="00754105" w:rsidRPr="00F758B3">
        <w:rPr>
          <w:rFonts w:ascii="Times" w:eastAsia="Times New Roman" w:hAnsi="Times" w:cs="Times New Roman"/>
          <w:sz w:val="22"/>
          <w:szCs w:val="22"/>
          <w:lang w:val="en-GB"/>
          <w:rPrChange w:id="3176" w:author="Chara Katiri" w:date="2015-05-12T13:05:00Z">
            <w:rPr>
              <w:rFonts w:ascii="Times" w:eastAsia="Times New Roman" w:hAnsi="Times" w:cs="Times New Roman"/>
              <w:sz w:val="22"/>
              <w:szCs w:val="22"/>
              <w:lang w:val="en-GB"/>
            </w:rPr>
          </w:rPrChange>
        </w:rPr>
        <w:t>To help minimise the creation of junk emails</w:t>
      </w:r>
      <w:r w:rsidR="00847ED2" w:rsidRPr="00F758B3">
        <w:rPr>
          <w:rFonts w:ascii="Times" w:eastAsia="Times New Roman" w:hAnsi="Times" w:cs="Times New Roman"/>
          <w:sz w:val="22"/>
          <w:szCs w:val="22"/>
          <w:lang w:val="en-GB"/>
          <w:rPrChange w:id="3177" w:author="Chara Katiri" w:date="2015-05-12T13:05:00Z">
            <w:rPr>
              <w:rFonts w:ascii="Times" w:eastAsia="Times New Roman" w:hAnsi="Times" w:cs="Times New Roman"/>
              <w:sz w:val="22"/>
              <w:szCs w:val="22"/>
              <w:lang w:val="en-GB"/>
            </w:rPr>
          </w:rPrChange>
        </w:rPr>
        <w:t xml:space="preserve"> for second hand books and room swaps</w:t>
      </w:r>
      <w:r w:rsidR="009F7B88" w:rsidRPr="00F758B3">
        <w:rPr>
          <w:rFonts w:ascii="Times" w:eastAsia="Times New Roman" w:hAnsi="Times" w:cs="Times New Roman"/>
          <w:sz w:val="22"/>
          <w:szCs w:val="22"/>
          <w:lang w:val="en-GB"/>
          <w:rPrChange w:id="3178" w:author="Chara Katiri" w:date="2015-05-12T13:05:00Z">
            <w:rPr>
              <w:rFonts w:ascii="Times" w:eastAsia="Times New Roman" w:hAnsi="Times" w:cs="Times New Roman"/>
              <w:sz w:val="22"/>
              <w:szCs w:val="22"/>
              <w:lang w:val="en-GB"/>
            </w:rPr>
          </w:rPrChange>
        </w:rPr>
        <w:t>,</w:t>
      </w:r>
      <w:r w:rsidR="00774916" w:rsidRPr="00F758B3">
        <w:rPr>
          <w:rFonts w:ascii="Times" w:eastAsia="Times New Roman" w:hAnsi="Times" w:cs="Times New Roman"/>
          <w:sz w:val="22"/>
          <w:szCs w:val="22"/>
          <w:lang w:val="en-GB"/>
          <w:rPrChange w:id="3179" w:author="Chara Katiri" w:date="2015-05-12T13:05:00Z">
            <w:rPr>
              <w:rFonts w:ascii="Times" w:eastAsia="Times New Roman" w:hAnsi="Times" w:cs="Times New Roman"/>
              <w:sz w:val="22"/>
              <w:szCs w:val="22"/>
              <w:lang w:val="en-GB"/>
            </w:rPr>
          </w:rPrChange>
        </w:rPr>
        <w:t xml:space="preserve"> the development of the Pinboard website was </w:t>
      </w:r>
      <w:r w:rsidR="00754105" w:rsidRPr="00F758B3">
        <w:rPr>
          <w:rFonts w:ascii="Times" w:eastAsia="Times New Roman" w:hAnsi="Times" w:cs="Times New Roman"/>
          <w:sz w:val="22"/>
          <w:szCs w:val="22"/>
          <w:lang w:val="en-GB"/>
          <w:rPrChange w:id="3180" w:author="Chara Katiri" w:date="2015-05-12T13:05:00Z">
            <w:rPr>
              <w:rFonts w:ascii="Times" w:eastAsia="Times New Roman" w:hAnsi="Times" w:cs="Times New Roman"/>
              <w:sz w:val="22"/>
              <w:szCs w:val="22"/>
              <w:lang w:val="en-GB"/>
            </w:rPr>
          </w:rPrChange>
        </w:rPr>
        <w:t>suggested</w:t>
      </w:r>
      <w:r w:rsidR="00774916" w:rsidRPr="00F758B3">
        <w:rPr>
          <w:rFonts w:ascii="Times" w:eastAsia="Times New Roman" w:hAnsi="Times" w:cs="Times New Roman"/>
          <w:sz w:val="22"/>
          <w:szCs w:val="22"/>
          <w:lang w:val="en-GB"/>
          <w:rPrChange w:id="3181" w:author="Chara Katiri" w:date="2015-05-12T13:05:00Z">
            <w:rPr>
              <w:rFonts w:ascii="Times" w:eastAsia="Times New Roman" w:hAnsi="Times" w:cs="Times New Roman"/>
              <w:sz w:val="22"/>
              <w:szCs w:val="22"/>
              <w:lang w:val="en-GB"/>
            </w:rPr>
          </w:rPrChange>
        </w:rPr>
        <w:t xml:space="preserve">. </w:t>
      </w:r>
    </w:p>
    <w:p w14:paraId="347E9CFE" w14:textId="2F3AEF7B" w:rsidR="004357A2" w:rsidRPr="00F758B3" w:rsidRDefault="00847ED2" w:rsidP="00F758B3">
      <w:pPr>
        <w:pStyle w:val="ListParagraph"/>
        <w:numPr>
          <w:ilvl w:val="0"/>
          <w:numId w:val="7"/>
        </w:numPr>
        <w:spacing w:line="360" w:lineRule="auto"/>
        <w:jc w:val="both"/>
        <w:rPr>
          <w:rFonts w:ascii="Times" w:eastAsia="Times New Roman" w:hAnsi="Times" w:cs="Times New Roman"/>
          <w:sz w:val="22"/>
          <w:szCs w:val="22"/>
          <w:lang w:val="en-GB"/>
          <w:rPrChange w:id="3182" w:author="Chara Katiri" w:date="2015-05-12T13:05:00Z">
            <w:rPr>
              <w:rFonts w:ascii="Times" w:eastAsia="Times New Roman" w:hAnsi="Times" w:cs="Times New Roman"/>
              <w:sz w:val="22"/>
              <w:szCs w:val="22"/>
              <w:lang w:val="en-GB"/>
            </w:rPr>
          </w:rPrChange>
        </w:rPr>
        <w:pPrChange w:id="3183"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184" w:author="Chara Katiri" w:date="2015-05-12T13:05:00Z">
            <w:rPr>
              <w:rFonts w:ascii="Times" w:eastAsia="Times New Roman" w:hAnsi="Times" w:cs="Times New Roman"/>
              <w:i/>
              <w:sz w:val="22"/>
              <w:szCs w:val="22"/>
              <w:lang w:val="en-GB"/>
            </w:rPr>
          </w:rPrChange>
        </w:rPr>
        <w:t>Literature review:</w:t>
      </w:r>
      <w:r w:rsidRPr="00F758B3">
        <w:rPr>
          <w:rFonts w:ascii="Times" w:eastAsia="Times New Roman" w:hAnsi="Times" w:cs="Times New Roman"/>
          <w:sz w:val="22"/>
          <w:szCs w:val="22"/>
          <w:lang w:val="en-GB"/>
          <w:rPrChange w:id="3185" w:author="Chara Katiri" w:date="2015-05-12T13:05:00Z">
            <w:rPr>
              <w:rFonts w:ascii="Times" w:eastAsia="Times New Roman" w:hAnsi="Times" w:cs="Times New Roman"/>
              <w:sz w:val="22"/>
              <w:szCs w:val="22"/>
              <w:lang w:val="en-GB"/>
            </w:rPr>
          </w:rPrChange>
        </w:rPr>
        <w:t xml:space="preserve"> </w:t>
      </w:r>
      <w:r w:rsidR="009F7B88" w:rsidRPr="00F758B3">
        <w:rPr>
          <w:rFonts w:ascii="Times" w:eastAsia="Times New Roman" w:hAnsi="Times" w:cs="Times New Roman"/>
          <w:sz w:val="22"/>
          <w:szCs w:val="22"/>
          <w:lang w:val="en-GB"/>
          <w:rPrChange w:id="3186" w:author="Chara Katiri" w:date="2015-05-12T13:05:00Z">
            <w:rPr>
              <w:rFonts w:ascii="Times" w:eastAsia="Times New Roman" w:hAnsi="Times" w:cs="Times New Roman"/>
              <w:sz w:val="22"/>
              <w:szCs w:val="22"/>
              <w:lang w:val="en-GB"/>
            </w:rPr>
          </w:rPrChange>
        </w:rPr>
        <w:t xml:space="preserve">Background research </w:t>
      </w:r>
      <w:r w:rsidR="00B37784" w:rsidRPr="00F758B3">
        <w:rPr>
          <w:rFonts w:ascii="Times" w:eastAsia="Times New Roman" w:hAnsi="Times" w:cs="Times New Roman"/>
          <w:sz w:val="22"/>
          <w:szCs w:val="22"/>
          <w:lang w:val="en-GB"/>
          <w:rPrChange w:id="3187" w:author="Chara Katiri" w:date="2015-05-12T13:05:00Z">
            <w:rPr>
              <w:rFonts w:ascii="Times" w:eastAsia="Times New Roman" w:hAnsi="Times" w:cs="Times New Roman"/>
              <w:sz w:val="22"/>
              <w:szCs w:val="22"/>
              <w:lang w:val="en-GB"/>
            </w:rPr>
          </w:rPrChange>
        </w:rPr>
        <w:t>helped</w:t>
      </w:r>
      <w:r w:rsidR="009F7B88" w:rsidRPr="00F758B3">
        <w:rPr>
          <w:rFonts w:ascii="Times" w:eastAsia="Times New Roman" w:hAnsi="Times" w:cs="Times New Roman"/>
          <w:sz w:val="22"/>
          <w:szCs w:val="22"/>
          <w:lang w:val="en-GB"/>
          <w:rPrChange w:id="3188" w:author="Chara Katiri" w:date="2015-05-12T13:05:00Z">
            <w:rPr>
              <w:rFonts w:ascii="Times" w:eastAsia="Times New Roman" w:hAnsi="Times" w:cs="Times New Roman"/>
              <w:sz w:val="22"/>
              <w:szCs w:val="22"/>
              <w:lang w:val="en-GB"/>
            </w:rPr>
          </w:rPrChange>
        </w:rPr>
        <w:t xml:space="preserve"> identify </w:t>
      </w:r>
      <w:r w:rsidR="001B7815" w:rsidRPr="00F758B3">
        <w:rPr>
          <w:rFonts w:ascii="Times" w:eastAsia="Times New Roman" w:hAnsi="Times" w:cs="Times New Roman"/>
          <w:sz w:val="22"/>
          <w:szCs w:val="22"/>
          <w:lang w:val="en-GB"/>
          <w:rPrChange w:id="3189" w:author="Chara Katiri" w:date="2015-05-12T13:05:00Z">
            <w:rPr>
              <w:rFonts w:ascii="Times" w:eastAsia="Times New Roman" w:hAnsi="Times" w:cs="Times New Roman"/>
              <w:sz w:val="22"/>
              <w:szCs w:val="22"/>
              <w:lang w:val="en-GB"/>
            </w:rPr>
          </w:rPrChange>
        </w:rPr>
        <w:t>websites, which</w:t>
      </w:r>
      <w:r w:rsidR="004357A2" w:rsidRPr="00F758B3">
        <w:rPr>
          <w:rFonts w:ascii="Times" w:eastAsia="Times New Roman" w:hAnsi="Times" w:cs="Times New Roman"/>
          <w:sz w:val="22"/>
          <w:szCs w:val="22"/>
          <w:lang w:val="en-GB"/>
          <w:rPrChange w:id="3190" w:author="Chara Katiri" w:date="2015-05-12T13:05:00Z">
            <w:rPr>
              <w:rFonts w:ascii="Times" w:eastAsia="Times New Roman" w:hAnsi="Times" w:cs="Times New Roman"/>
              <w:sz w:val="22"/>
              <w:szCs w:val="22"/>
              <w:lang w:val="en-GB"/>
            </w:rPr>
          </w:rPrChange>
        </w:rPr>
        <w:t xml:space="preserve"> offer </w:t>
      </w:r>
      <w:r w:rsidR="00681894" w:rsidRPr="00F758B3">
        <w:rPr>
          <w:rFonts w:ascii="Times" w:eastAsia="Times New Roman" w:hAnsi="Times" w:cs="Times New Roman"/>
          <w:sz w:val="22"/>
          <w:szCs w:val="22"/>
          <w:lang w:val="en-GB"/>
          <w:rPrChange w:id="3191" w:author="Chara Katiri" w:date="2015-05-12T13:05:00Z">
            <w:rPr>
              <w:rFonts w:ascii="Times" w:eastAsia="Times New Roman" w:hAnsi="Times" w:cs="Times New Roman"/>
              <w:sz w:val="22"/>
              <w:szCs w:val="22"/>
              <w:lang w:val="en-GB"/>
            </w:rPr>
          </w:rPrChange>
        </w:rPr>
        <w:t>similar services</w:t>
      </w:r>
      <w:ins w:id="3192" w:author="Chara Katiri" w:date="2015-05-02T14:14:00Z">
        <w:r w:rsidR="00DB66D0" w:rsidRPr="00F758B3">
          <w:rPr>
            <w:rFonts w:ascii="Times" w:eastAsia="Times New Roman" w:hAnsi="Times" w:cs="Times New Roman"/>
            <w:sz w:val="22"/>
            <w:szCs w:val="22"/>
            <w:lang w:val="en-GB"/>
            <w:rPrChange w:id="3193" w:author="Chara Katiri" w:date="2015-05-12T13:05:00Z">
              <w:rPr>
                <w:rFonts w:ascii="Times" w:eastAsia="Times New Roman" w:hAnsi="Times" w:cs="Times New Roman"/>
                <w:sz w:val="22"/>
                <w:szCs w:val="22"/>
                <w:lang w:val="en-GB"/>
              </w:rPr>
            </w:rPrChange>
          </w:rPr>
          <w:t xml:space="preserve"> and</w:t>
        </w:r>
      </w:ins>
      <w:ins w:id="3194" w:author="Chara Katiri" w:date="2015-05-02T14:15:00Z">
        <w:r w:rsidR="00DB66D0" w:rsidRPr="00F758B3">
          <w:rPr>
            <w:rFonts w:ascii="Times" w:eastAsia="Times New Roman" w:hAnsi="Times" w:cs="Times New Roman"/>
            <w:sz w:val="22"/>
            <w:szCs w:val="22"/>
            <w:lang w:val="en-GB"/>
            <w:rPrChange w:id="3195" w:author="Chara Katiri" w:date="2015-05-12T13:05:00Z">
              <w:rPr>
                <w:rFonts w:ascii="Times" w:eastAsia="Times New Roman" w:hAnsi="Times" w:cs="Times New Roman"/>
                <w:sz w:val="22"/>
                <w:szCs w:val="22"/>
                <w:lang w:val="en-GB"/>
              </w:rPr>
            </w:rPrChange>
          </w:rPr>
          <w:t xml:space="preserve"> recognise their strengths</w:t>
        </w:r>
      </w:ins>
      <w:ins w:id="3196" w:author="Chara Katiri" w:date="2015-05-02T14:06:00Z">
        <w:r w:rsidR="009507AA" w:rsidRPr="00F758B3">
          <w:rPr>
            <w:rFonts w:ascii="Times" w:eastAsia="Times New Roman" w:hAnsi="Times" w:cs="Times New Roman"/>
            <w:sz w:val="22"/>
            <w:szCs w:val="22"/>
            <w:lang w:val="en-GB"/>
            <w:rPrChange w:id="3197" w:author="Chara Katiri" w:date="2015-05-12T13:05:00Z">
              <w:rPr>
                <w:rFonts w:ascii="Times" w:eastAsia="Times New Roman" w:hAnsi="Times" w:cs="Times New Roman"/>
                <w:sz w:val="22"/>
                <w:szCs w:val="22"/>
                <w:lang w:val="en-GB"/>
              </w:rPr>
            </w:rPrChange>
          </w:rPr>
          <w:t>.</w:t>
        </w:r>
      </w:ins>
      <w:r w:rsidR="00681894" w:rsidRPr="00F758B3">
        <w:rPr>
          <w:rFonts w:ascii="Times" w:eastAsia="Times New Roman" w:hAnsi="Times" w:cs="Times New Roman"/>
          <w:sz w:val="22"/>
          <w:szCs w:val="22"/>
          <w:lang w:val="en-GB"/>
          <w:rPrChange w:id="3198" w:author="Chara Katiri" w:date="2015-05-12T13:05:00Z">
            <w:rPr>
              <w:rFonts w:ascii="Times" w:eastAsia="Times New Roman" w:hAnsi="Times" w:cs="Times New Roman"/>
              <w:sz w:val="22"/>
              <w:szCs w:val="22"/>
              <w:lang w:val="en-GB"/>
            </w:rPr>
          </w:rPrChange>
        </w:rPr>
        <w:t xml:space="preserve"> </w:t>
      </w:r>
      <w:r w:rsidR="009507AA" w:rsidRPr="00F758B3">
        <w:rPr>
          <w:rFonts w:ascii="Times" w:eastAsia="Times New Roman" w:hAnsi="Times" w:cs="Times New Roman"/>
          <w:sz w:val="22"/>
          <w:szCs w:val="22"/>
          <w:lang w:val="en-GB"/>
          <w:rPrChange w:id="3199" w:author="Chara Katiri" w:date="2015-05-12T13:05:00Z">
            <w:rPr>
              <w:rFonts w:ascii="Times" w:eastAsia="Times New Roman" w:hAnsi="Times" w:cs="Times New Roman"/>
              <w:sz w:val="22"/>
              <w:szCs w:val="22"/>
              <w:lang w:val="en-GB"/>
            </w:rPr>
          </w:rPrChange>
        </w:rPr>
        <w:t xml:space="preserve">Examples of existing </w:t>
      </w:r>
      <w:ins w:id="3200" w:author="Chara Katiri" w:date="2015-05-02T14:07:00Z">
        <w:r w:rsidR="009507AA" w:rsidRPr="00F758B3">
          <w:rPr>
            <w:rFonts w:ascii="Times" w:eastAsia="Times New Roman" w:hAnsi="Times" w:cs="Times New Roman"/>
            <w:sz w:val="22"/>
            <w:szCs w:val="22"/>
            <w:highlight w:val="yellow"/>
            <w:lang w:val="en-GB"/>
            <w:rPrChange w:id="3201" w:author="Chara Katiri" w:date="2015-05-12T13:05:00Z">
              <w:rPr>
                <w:rFonts w:ascii="Times" w:eastAsia="Times New Roman" w:hAnsi="Times" w:cs="Times New Roman"/>
                <w:sz w:val="22"/>
                <w:szCs w:val="22"/>
                <w:lang w:val="en-GB"/>
              </w:rPr>
            </w:rPrChange>
          </w:rPr>
          <w:t xml:space="preserve">open-source </w:t>
        </w:r>
      </w:ins>
      <w:r w:rsidR="009507AA" w:rsidRPr="00F758B3">
        <w:rPr>
          <w:rFonts w:ascii="Times" w:eastAsia="Times New Roman" w:hAnsi="Times" w:cs="Times New Roman"/>
          <w:sz w:val="22"/>
          <w:szCs w:val="22"/>
          <w:highlight w:val="yellow"/>
          <w:lang w:val="en-GB"/>
          <w:rPrChange w:id="3202" w:author="Chara Katiri" w:date="2015-05-12T13:05:00Z">
            <w:rPr>
              <w:rFonts w:ascii="Times" w:eastAsia="Times New Roman" w:hAnsi="Times" w:cs="Times New Roman"/>
              <w:sz w:val="22"/>
              <w:szCs w:val="22"/>
              <w:lang w:val="en-GB"/>
            </w:rPr>
          </w:rPrChange>
        </w:rPr>
        <w:t xml:space="preserve">websites </w:t>
      </w:r>
      <w:ins w:id="3203" w:author="Chara Katiri" w:date="2015-05-02T14:16:00Z">
        <w:r w:rsidR="00DB66D0" w:rsidRPr="00F758B3">
          <w:rPr>
            <w:rFonts w:ascii="Times" w:eastAsia="Times New Roman" w:hAnsi="Times" w:cs="Times New Roman"/>
            <w:sz w:val="22"/>
            <w:szCs w:val="22"/>
            <w:lang w:val="en-GB"/>
            <w:rPrChange w:id="3204" w:author="Chara Katiri" w:date="2015-05-12T13:05:00Z">
              <w:rPr>
                <w:rFonts w:ascii="Times" w:eastAsia="Times New Roman" w:hAnsi="Times" w:cs="Times New Roman"/>
                <w:sz w:val="22"/>
                <w:szCs w:val="22"/>
                <w:lang w:val="en-GB"/>
              </w:rPr>
            </w:rPrChange>
          </w:rPr>
          <w:t xml:space="preserve">are </w:t>
        </w:r>
      </w:ins>
      <w:ins w:id="3205" w:author="Chara Katiri" w:date="2015-05-02T14:08:00Z">
        <w:r w:rsidR="009507AA" w:rsidRPr="00F758B3">
          <w:rPr>
            <w:rFonts w:ascii="Times" w:eastAsia="Times New Roman" w:hAnsi="Times" w:cs="Times New Roman"/>
            <w:sz w:val="22"/>
            <w:szCs w:val="22"/>
            <w:lang w:val="en-GB"/>
            <w:rPrChange w:id="3206" w:author="Chara Katiri" w:date="2015-05-12T13:05:00Z">
              <w:rPr>
                <w:rFonts w:ascii="Times" w:eastAsia="Times New Roman" w:hAnsi="Times" w:cs="Times New Roman"/>
                <w:sz w:val="22"/>
                <w:szCs w:val="22"/>
                <w:lang w:val="en-GB"/>
              </w:rPr>
            </w:rPrChange>
          </w:rPr>
          <w:t>Apache</w:t>
        </w:r>
        <w:r w:rsidR="00DB66D0" w:rsidRPr="00F758B3">
          <w:rPr>
            <w:rFonts w:ascii="Times" w:eastAsia="Times New Roman" w:hAnsi="Times" w:cs="Times New Roman"/>
            <w:sz w:val="22"/>
            <w:szCs w:val="22"/>
            <w:lang w:val="en-GB"/>
            <w:rPrChange w:id="3207" w:author="Chara Katiri" w:date="2015-05-12T13:05:00Z">
              <w:rPr>
                <w:rFonts w:ascii="Times" w:eastAsia="Times New Roman" w:hAnsi="Times" w:cs="Times New Roman"/>
                <w:sz w:val="22"/>
                <w:szCs w:val="22"/>
                <w:lang w:val="en-GB"/>
              </w:rPr>
            </w:rPrChange>
          </w:rPr>
          <w:t xml:space="preserve"> OFBiz, osCommerce and</w:t>
        </w:r>
        <w:r w:rsidR="009507AA" w:rsidRPr="00F758B3">
          <w:rPr>
            <w:rFonts w:ascii="Times" w:eastAsia="Times New Roman" w:hAnsi="Times" w:cs="Times New Roman"/>
            <w:sz w:val="22"/>
            <w:szCs w:val="22"/>
            <w:lang w:val="en-GB"/>
            <w:rPrChange w:id="3208" w:author="Chara Katiri" w:date="2015-05-12T13:05:00Z">
              <w:rPr>
                <w:rFonts w:ascii="Times" w:eastAsia="Times New Roman" w:hAnsi="Times" w:cs="Times New Roman"/>
                <w:sz w:val="22"/>
                <w:szCs w:val="22"/>
                <w:lang w:val="en-GB"/>
              </w:rPr>
            </w:rPrChange>
          </w:rPr>
          <w:t xml:space="preserve"> Magendo</w:t>
        </w:r>
      </w:ins>
      <w:ins w:id="3209" w:author="Chara Katiri" w:date="2015-05-02T14:17:00Z">
        <w:r w:rsidR="00DB66D0" w:rsidRPr="00F758B3">
          <w:rPr>
            <w:rFonts w:ascii="Times" w:eastAsia="Times New Roman" w:hAnsi="Times" w:cs="Times New Roman"/>
            <w:sz w:val="22"/>
            <w:szCs w:val="22"/>
            <w:lang w:val="en-GB"/>
            <w:rPrChange w:id="3210" w:author="Chara Katiri" w:date="2015-05-12T13:05:00Z">
              <w:rPr>
                <w:rFonts w:ascii="Times" w:eastAsia="Times New Roman" w:hAnsi="Times" w:cs="Times New Roman"/>
                <w:sz w:val="22"/>
                <w:szCs w:val="22"/>
                <w:lang w:val="en-GB"/>
              </w:rPr>
            </w:rPrChange>
          </w:rPr>
          <w:t>.</w:t>
        </w:r>
      </w:ins>
      <w:ins w:id="3211" w:author="Chara Katiri" w:date="2015-05-02T14:09:00Z">
        <w:r w:rsidR="00DB66D0" w:rsidRPr="00F758B3">
          <w:rPr>
            <w:rFonts w:ascii="Times" w:eastAsia="Times New Roman" w:hAnsi="Times" w:cs="Times New Roman"/>
            <w:sz w:val="22"/>
            <w:szCs w:val="22"/>
            <w:lang w:val="en-GB"/>
            <w:rPrChange w:id="3212" w:author="Chara Katiri" w:date="2015-05-12T13:05:00Z">
              <w:rPr>
                <w:rFonts w:ascii="Times" w:eastAsia="Times New Roman" w:hAnsi="Times" w:cs="Times New Roman"/>
                <w:sz w:val="22"/>
                <w:szCs w:val="22"/>
                <w:lang w:val="en-GB"/>
              </w:rPr>
            </w:rPrChange>
          </w:rPr>
          <w:t xml:space="preserve"> Other</w:t>
        </w:r>
      </w:ins>
      <w:ins w:id="3213" w:author="Chara Katiri" w:date="2015-05-02T14:17:00Z">
        <w:r w:rsidR="00DB66D0" w:rsidRPr="00F758B3">
          <w:rPr>
            <w:rFonts w:ascii="Times" w:eastAsia="Times New Roman" w:hAnsi="Times" w:cs="Times New Roman"/>
            <w:sz w:val="22"/>
            <w:szCs w:val="22"/>
            <w:lang w:val="en-GB"/>
            <w:rPrChange w:id="3214" w:author="Chara Katiri" w:date="2015-05-12T13:05:00Z">
              <w:rPr>
                <w:rFonts w:ascii="Times" w:eastAsia="Times New Roman" w:hAnsi="Times" w:cs="Times New Roman"/>
                <w:sz w:val="22"/>
                <w:szCs w:val="22"/>
                <w:lang w:val="en-GB"/>
              </w:rPr>
            </w:rPrChange>
          </w:rPr>
          <w:t xml:space="preserve"> e</w:t>
        </w:r>
      </w:ins>
      <w:ins w:id="3215" w:author="Chara Katiri" w:date="2015-05-02T14:09:00Z">
        <w:r w:rsidR="009507AA" w:rsidRPr="00F758B3">
          <w:rPr>
            <w:rFonts w:ascii="Times" w:eastAsia="Times New Roman" w:hAnsi="Times" w:cs="Times New Roman"/>
            <w:sz w:val="22"/>
            <w:szCs w:val="22"/>
            <w:lang w:val="en-GB"/>
            <w:rPrChange w:id="3216" w:author="Chara Katiri" w:date="2015-05-12T13:05:00Z">
              <w:rPr>
                <w:rFonts w:ascii="Times" w:eastAsia="Times New Roman" w:hAnsi="Times" w:cs="Times New Roman"/>
                <w:sz w:val="22"/>
                <w:szCs w:val="22"/>
                <w:lang w:val="en-GB"/>
              </w:rPr>
            </w:rPrChange>
          </w:rPr>
          <w:t>-commerce websites</w:t>
        </w:r>
      </w:ins>
      <w:ins w:id="3217" w:author="Chara Katiri" w:date="2015-05-02T14:10:00Z">
        <w:r w:rsidR="009507AA" w:rsidRPr="00F758B3">
          <w:rPr>
            <w:rFonts w:ascii="Times" w:eastAsia="Times New Roman" w:hAnsi="Times" w:cs="Times New Roman"/>
            <w:sz w:val="22"/>
            <w:szCs w:val="22"/>
            <w:lang w:val="en-GB"/>
            <w:rPrChange w:id="3218" w:author="Chara Katiri" w:date="2015-05-12T13:05:00Z">
              <w:rPr>
                <w:rFonts w:ascii="Times" w:eastAsia="Times New Roman" w:hAnsi="Times" w:cs="Times New Roman"/>
                <w:sz w:val="22"/>
                <w:szCs w:val="22"/>
                <w:lang w:val="en-GB"/>
              </w:rPr>
            </w:rPrChange>
          </w:rPr>
          <w:t xml:space="preserve"> </w:t>
        </w:r>
      </w:ins>
      <w:ins w:id="3219" w:author="Chara Katiri" w:date="2015-05-02T14:17:00Z">
        <w:r w:rsidR="00DB66D0" w:rsidRPr="00F758B3">
          <w:rPr>
            <w:rFonts w:ascii="Times" w:eastAsia="Times New Roman" w:hAnsi="Times" w:cs="Times New Roman"/>
            <w:sz w:val="22"/>
            <w:szCs w:val="22"/>
            <w:lang w:val="en-GB"/>
            <w:rPrChange w:id="3220" w:author="Chara Katiri" w:date="2015-05-12T13:05:00Z">
              <w:rPr>
                <w:rFonts w:ascii="Times" w:eastAsia="Times New Roman" w:hAnsi="Times" w:cs="Times New Roman"/>
                <w:sz w:val="22"/>
                <w:szCs w:val="22"/>
                <w:lang w:val="en-GB"/>
              </w:rPr>
            </w:rPrChange>
          </w:rPr>
          <w:t>examples are</w:t>
        </w:r>
      </w:ins>
      <w:ins w:id="3221" w:author="Chara Katiri" w:date="2015-05-02T14:10:00Z">
        <w:r w:rsidR="009507AA" w:rsidRPr="00F758B3">
          <w:rPr>
            <w:rFonts w:ascii="Times" w:eastAsia="Times New Roman" w:hAnsi="Times" w:cs="Times New Roman"/>
            <w:sz w:val="22"/>
            <w:szCs w:val="22"/>
            <w:lang w:val="en-GB"/>
            <w:rPrChange w:id="3222" w:author="Chara Katiri" w:date="2015-05-12T13:05:00Z">
              <w:rPr>
                <w:rFonts w:ascii="Times" w:eastAsia="Times New Roman" w:hAnsi="Times" w:cs="Times New Roman"/>
                <w:sz w:val="22"/>
                <w:szCs w:val="22"/>
                <w:lang w:val="en-GB"/>
              </w:rPr>
            </w:rPrChange>
          </w:rPr>
          <w:t xml:space="preserve"> </w:t>
        </w:r>
      </w:ins>
      <w:r w:rsidR="009507AA" w:rsidRPr="00F758B3">
        <w:rPr>
          <w:rFonts w:ascii="Times" w:eastAsia="Times New Roman" w:hAnsi="Times" w:cs="Times New Roman"/>
          <w:sz w:val="22"/>
          <w:szCs w:val="22"/>
          <w:shd w:val="clear" w:color="auto" w:fill="FFFFFF"/>
          <w:lang w:val="en-GB"/>
          <w:rPrChange w:id="3223" w:author="Chara Katiri" w:date="2015-05-12T13:05:00Z">
            <w:rPr>
              <w:rFonts w:ascii="Times" w:eastAsia="Times New Roman" w:hAnsi="Times" w:cs="Times New Roman"/>
              <w:sz w:val="22"/>
              <w:szCs w:val="22"/>
              <w:shd w:val="clear" w:color="auto" w:fill="FFFFFF"/>
              <w:lang w:val="en-GB"/>
            </w:rPr>
          </w:rPrChange>
        </w:rPr>
        <w:t>Gumtree, Preloved and eBay</w:t>
      </w:r>
      <w:r w:rsidR="009507AA" w:rsidRPr="00F758B3">
        <w:rPr>
          <w:rFonts w:ascii="Times" w:eastAsia="Times New Roman" w:hAnsi="Times" w:cs="Times New Roman"/>
          <w:sz w:val="22"/>
          <w:szCs w:val="22"/>
          <w:lang w:val="en-GB"/>
          <w:rPrChange w:id="3224" w:author="Chara Katiri" w:date="2015-05-12T13:05:00Z">
            <w:rPr>
              <w:rFonts w:ascii="Times" w:eastAsia="Times New Roman" w:hAnsi="Times" w:cs="Times New Roman"/>
              <w:sz w:val="22"/>
              <w:szCs w:val="22"/>
              <w:lang w:val="en-GB"/>
            </w:rPr>
          </w:rPrChange>
        </w:rPr>
        <w:t>.</w:t>
      </w:r>
      <w:r w:rsidR="009F7B88" w:rsidRPr="00F758B3">
        <w:rPr>
          <w:rFonts w:ascii="Times" w:eastAsia="Times New Roman" w:hAnsi="Times" w:cs="Times New Roman"/>
          <w:sz w:val="22"/>
          <w:szCs w:val="22"/>
          <w:lang w:val="en-GB"/>
          <w:rPrChange w:id="3225" w:author="Chara Katiri" w:date="2015-05-12T13:05:00Z">
            <w:rPr>
              <w:rFonts w:ascii="Times" w:eastAsia="Times New Roman" w:hAnsi="Times" w:cs="Times New Roman"/>
              <w:sz w:val="22"/>
              <w:szCs w:val="22"/>
              <w:lang w:val="en-GB"/>
            </w:rPr>
          </w:rPrChange>
        </w:rPr>
        <w:t xml:space="preserve"> </w:t>
      </w:r>
    </w:p>
    <w:p w14:paraId="78599E80" w14:textId="3C42030C" w:rsidR="00774916" w:rsidRPr="00F758B3" w:rsidRDefault="00847ED2" w:rsidP="00F758B3">
      <w:pPr>
        <w:pStyle w:val="ListParagraph"/>
        <w:numPr>
          <w:ilvl w:val="0"/>
          <w:numId w:val="7"/>
        </w:numPr>
        <w:spacing w:line="360" w:lineRule="auto"/>
        <w:jc w:val="both"/>
        <w:rPr>
          <w:rFonts w:ascii="Times" w:eastAsia="Times New Roman" w:hAnsi="Times" w:cs="Times New Roman"/>
          <w:sz w:val="22"/>
          <w:szCs w:val="22"/>
          <w:lang w:val="en-GB"/>
          <w:rPrChange w:id="3226" w:author="Chara Katiri" w:date="2015-05-12T13:05:00Z">
            <w:rPr>
              <w:rFonts w:ascii="Times" w:eastAsia="Times New Roman" w:hAnsi="Times" w:cs="Times New Roman"/>
              <w:sz w:val="22"/>
              <w:szCs w:val="22"/>
              <w:lang w:val="en-GB"/>
            </w:rPr>
          </w:rPrChange>
        </w:rPr>
        <w:pPrChange w:id="3227"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228" w:author="Chara Katiri" w:date="2015-05-12T13:05:00Z">
            <w:rPr>
              <w:rFonts w:ascii="Times" w:eastAsia="Times New Roman" w:hAnsi="Times" w:cs="Times New Roman"/>
              <w:i/>
              <w:sz w:val="22"/>
              <w:szCs w:val="22"/>
              <w:lang w:val="en-GB"/>
            </w:rPr>
          </w:rPrChange>
        </w:rPr>
        <w:t>System</w:t>
      </w:r>
      <w:r w:rsidR="00094983" w:rsidRPr="00F758B3">
        <w:rPr>
          <w:rFonts w:ascii="Times" w:eastAsia="Times New Roman" w:hAnsi="Times" w:cs="Times New Roman"/>
          <w:i/>
          <w:sz w:val="22"/>
          <w:szCs w:val="22"/>
          <w:lang w:val="en-GB"/>
          <w:rPrChange w:id="3229" w:author="Chara Katiri" w:date="2015-05-12T13:05:00Z">
            <w:rPr>
              <w:rFonts w:ascii="Times" w:eastAsia="Times New Roman" w:hAnsi="Times" w:cs="Times New Roman"/>
              <w:i/>
              <w:sz w:val="22"/>
              <w:szCs w:val="22"/>
              <w:lang w:val="en-GB"/>
            </w:rPr>
          </w:rPrChange>
        </w:rPr>
        <w:t xml:space="preserve"> analysis, requirements definition</w:t>
      </w:r>
      <w:r w:rsidRPr="00F758B3">
        <w:rPr>
          <w:rFonts w:ascii="Times" w:eastAsia="Times New Roman" w:hAnsi="Times" w:cs="Times New Roman"/>
          <w:i/>
          <w:sz w:val="22"/>
          <w:szCs w:val="22"/>
          <w:lang w:val="en-GB"/>
          <w:rPrChange w:id="3230" w:author="Chara Katiri" w:date="2015-05-12T13:05:00Z">
            <w:rPr>
              <w:rFonts w:ascii="Times" w:eastAsia="Times New Roman" w:hAnsi="Times" w:cs="Times New Roman"/>
              <w:i/>
              <w:sz w:val="22"/>
              <w:szCs w:val="22"/>
              <w:lang w:val="en-GB"/>
            </w:rPr>
          </w:rPrChange>
        </w:rPr>
        <w:t>:</w:t>
      </w:r>
      <w:r w:rsidRPr="00F758B3">
        <w:rPr>
          <w:rFonts w:ascii="Times" w:eastAsia="Times New Roman" w:hAnsi="Times" w:cs="Times New Roman"/>
          <w:sz w:val="22"/>
          <w:szCs w:val="22"/>
          <w:lang w:val="en-GB"/>
          <w:rPrChange w:id="3231" w:author="Chara Katiri" w:date="2015-05-12T13:05:00Z">
            <w:rPr>
              <w:rFonts w:ascii="Times" w:eastAsia="Times New Roman" w:hAnsi="Times" w:cs="Times New Roman"/>
              <w:sz w:val="22"/>
              <w:szCs w:val="22"/>
              <w:lang w:val="en-GB"/>
            </w:rPr>
          </w:rPrChange>
        </w:rPr>
        <w:t xml:space="preserve"> </w:t>
      </w:r>
      <w:ins w:id="3232" w:author="Chara Katiri" w:date="2015-05-02T14:13:00Z">
        <w:r w:rsidR="00DB66D0" w:rsidRPr="00F758B3">
          <w:rPr>
            <w:rFonts w:ascii="Times" w:eastAsia="Times New Roman" w:hAnsi="Times" w:cs="Times New Roman"/>
            <w:sz w:val="22"/>
            <w:szCs w:val="22"/>
            <w:lang w:val="en-GB"/>
            <w:rPrChange w:id="3233" w:author="Chara Katiri" w:date="2015-05-12T13:05:00Z">
              <w:rPr>
                <w:rFonts w:ascii="Times" w:eastAsia="Times New Roman" w:hAnsi="Times" w:cs="Times New Roman"/>
                <w:sz w:val="22"/>
                <w:szCs w:val="22"/>
                <w:lang w:val="en-GB"/>
              </w:rPr>
            </w:rPrChange>
          </w:rPr>
          <w:t>F</w:t>
        </w:r>
      </w:ins>
      <w:r w:rsidRPr="00F758B3">
        <w:rPr>
          <w:rFonts w:ascii="Times" w:eastAsia="Times New Roman" w:hAnsi="Times" w:cs="Times New Roman"/>
          <w:sz w:val="22"/>
          <w:szCs w:val="22"/>
          <w:lang w:val="en-GB"/>
          <w:rPrChange w:id="3234" w:author="Chara Katiri" w:date="2015-05-12T13:05:00Z">
            <w:rPr>
              <w:rFonts w:ascii="Times" w:eastAsia="Times New Roman" w:hAnsi="Times" w:cs="Times New Roman"/>
              <w:sz w:val="22"/>
              <w:szCs w:val="22"/>
              <w:lang w:val="en-GB"/>
            </w:rPr>
          </w:rPrChange>
        </w:rPr>
        <w:t xml:space="preserve">unctional and </w:t>
      </w:r>
      <w:ins w:id="3235" w:author="Chara Katiri" w:date="2015-05-02T14:13:00Z">
        <w:r w:rsidR="00DB66D0" w:rsidRPr="00F758B3">
          <w:rPr>
            <w:rFonts w:ascii="Times" w:eastAsia="Times New Roman" w:hAnsi="Times" w:cs="Times New Roman"/>
            <w:sz w:val="22"/>
            <w:szCs w:val="22"/>
            <w:lang w:val="en-GB"/>
            <w:rPrChange w:id="3236" w:author="Chara Katiri" w:date="2015-05-12T13:05:00Z">
              <w:rPr>
                <w:rFonts w:ascii="Times" w:eastAsia="Times New Roman" w:hAnsi="Times" w:cs="Times New Roman"/>
                <w:sz w:val="22"/>
                <w:szCs w:val="22"/>
                <w:lang w:val="en-GB"/>
              </w:rPr>
            </w:rPrChange>
          </w:rPr>
          <w:t>N</w:t>
        </w:r>
      </w:ins>
      <w:r w:rsidRPr="00F758B3">
        <w:rPr>
          <w:rFonts w:ascii="Times" w:eastAsia="Times New Roman" w:hAnsi="Times" w:cs="Times New Roman"/>
          <w:sz w:val="22"/>
          <w:szCs w:val="22"/>
          <w:lang w:val="en-GB"/>
          <w:rPrChange w:id="3237" w:author="Chara Katiri" w:date="2015-05-12T13:05:00Z">
            <w:rPr>
              <w:rFonts w:ascii="Times" w:eastAsia="Times New Roman" w:hAnsi="Times" w:cs="Times New Roman"/>
              <w:sz w:val="22"/>
              <w:szCs w:val="22"/>
              <w:lang w:val="en-GB"/>
            </w:rPr>
          </w:rPrChange>
        </w:rPr>
        <w:t xml:space="preserve">on-functional requirements </w:t>
      </w:r>
      <w:r w:rsidR="00681894" w:rsidRPr="00F758B3">
        <w:rPr>
          <w:rFonts w:ascii="Times" w:eastAsia="Times New Roman" w:hAnsi="Times" w:cs="Times New Roman"/>
          <w:sz w:val="22"/>
          <w:szCs w:val="22"/>
          <w:lang w:val="en-GB"/>
          <w:rPrChange w:id="3238" w:author="Chara Katiri" w:date="2015-05-12T13:05:00Z">
            <w:rPr>
              <w:rFonts w:ascii="Times" w:eastAsia="Times New Roman" w:hAnsi="Times" w:cs="Times New Roman"/>
              <w:sz w:val="22"/>
              <w:szCs w:val="22"/>
              <w:lang w:val="en-GB"/>
            </w:rPr>
          </w:rPrChange>
        </w:rPr>
        <w:t>were</w:t>
      </w:r>
      <w:r w:rsidR="00786A7C" w:rsidRPr="00F758B3">
        <w:rPr>
          <w:rFonts w:ascii="Times" w:eastAsia="Times New Roman" w:hAnsi="Times" w:cs="Times New Roman"/>
          <w:sz w:val="22"/>
          <w:szCs w:val="22"/>
          <w:lang w:val="en-GB"/>
          <w:rPrChange w:id="3239" w:author="Chara Katiri" w:date="2015-05-12T13:05:00Z">
            <w:rPr>
              <w:rFonts w:ascii="Times" w:eastAsia="Times New Roman" w:hAnsi="Times" w:cs="Times New Roman"/>
              <w:sz w:val="22"/>
              <w:szCs w:val="22"/>
              <w:lang w:val="en-GB"/>
            </w:rPr>
          </w:rPrChange>
        </w:rPr>
        <w:t xml:space="preserve"> defined and analysed </w:t>
      </w:r>
      <w:r w:rsidR="00681894" w:rsidRPr="00F758B3">
        <w:rPr>
          <w:rFonts w:ascii="Times" w:eastAsia="Times New Roman" w:hAnsi="Times" w:cs="Times New Roman"/>
          <w:sz w:val="22"/>
          <w:szCs w:val="22"/>
          <w:lang w:val="en-GB"/>
          <w:rPrChange w:id="3240" w:author="Chara Katiri" w:date="2015-05-12T13:05:00Z">
            <w:rPr>
              <w:rFonts w:ascii="Times" w:eastAsia="Times New Roman" w:hAnsi="Times" w:cs="Times New Roman"/>
              <w:sz w:val="22"/>
              <w:szCs w:val="22"/>
              <w:lang w:val="en-GB"/>
            </w:rPr>
          </w:rPrChange>
        </w:rPr>
        <w:t>to create</w:t>
      </w:r>
      <w:r w:rsidRPr="00F758B3">
        <w:rPr>
          <w:rFonts w:ascii="Times" w:eastAsia="Times New Roman" w:hAnsi="Times" w:cs="Times New Roman"/>
          <w:sz w:val="22"/>
          <w:szCs w:val="22"/>
          <w:lang w:val="en-GB"/>
          <w:rPrChange w:id="3241" w:author="Chara Katiri" w:date="2015-05-12T13:05:00Z">
            <w:rPr>
              <w:rFonts w:ascii="Times" w:eastAsia="Times New Roman" w:hAnsi="Times" w:cs="Times New Roman"/>
              <w:sz w:val="22"/>
              <w:szCs w:val="22"/>
              <w:lang w:val="en-GB"/>
            </w:rPr>
          </w:rPrChange>
        </w:rPr>
        <w:t xml:space="preserve"> a Business Requirement Document (BRD).</w:t>
      </w:r>
      <w:ins w:id="3242" w:author="Chara Katiri" w:date="2015-05-02T14:10:00Z">
        <w:r w:rsidR="00DB66D0" w:rsidRPr="00F758B3">
          <w:rPr>
            <w:rFonts w:ascii="Times" w:eastAsia="Times New Roman" w:hAnsi="Times" w:cs="Times New Roman"/>
            <w:sz w:val="22"/>
            <w:szCs w:val="22"/>
            <w:lang w:val="en-GB"/>
            <w:rPrChange w:id="3243"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3244" w:author="Chara Katiri" w:date="2015-05-12T13:05:00Z">
            <w:rPr>
              <w:rFonts w:ascii="Times" w:eastAsia="Times New Roman" w:hAnsi="Times" w:cs="Times New Roman"/>
              <w:sz w:val="22"/>
              <w:szCs w:val="22"/>
              <w:lang w:val="en-GB"/>
            </w:rPr>
          </w:rPrChange>
        </w:rPr>
        <w:t xml:space="preserve"> </w:t>
      </w:r>
    </w:p>
    <w:p w14:paraId="212299BA" w14:textId="1C2AB42F" w:rsidR="00094983" w:rsidRPr="00F758B3" w:rsidRDefault="00094983" w:rsidP="00F758B3">
      <w:pPr>
        <w:pStyle w:val="ListParagraph"/>
        <w:numPr>
          <w:ilvl w:val="0"/>
          <w:numId w:val="7"/>
        </w:numPr>
        <w:spacing w:line="360" w:lineRule="auto"/>
        <w:jc w:val="both"/>
        <w:rPr>
          <w:rFonts w:ascii="Times" w:eastAsia="Times New Roman" w:hAnsi="Times" w:cs="Times New Roman"/>
          <w:sz w:val="22"/>
          <w:szCs w:val="22"/>
          <w:lang w:val="en-GB"/>
          <w:rPrChange w:id="3245" w:author="Chara Katiri" w:date="2015-05-12T13:05:00Z">
            <w:rPr>
              <w:rFonts w:ascii="Times" w:eastAsia="Times New Roman" w:hAnsi="Times" w:cs="Times New Roman"/>
              <w:sz w:val="22"/>
              <w:szCs w:val="22"/>
              <w:lang w:val="en-GB"/>
            </w:rPr>
          </w:rPrChange>
        </w:rPr>
        <w:pPrChange w:id="3246"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247" w:author="Chara Katiri" w:date="2015-05-12T13:05:00Z">
            <w:rPr>
              <w:rFonts w:ascii="Times" w:eastAsia="Times New Roman" w:hAnsi="Times" w:cs="Times New Roman"/>
              <w:i/>
              <w:sz w:val="22"/>
              <w:szCs w:val="22"/>
              <w:lang w:val="en-GB"/>
            </w:rPr>
          </w:rPrChange>
        </w:rPr>
        <w:t>System design:</w:t>
      </w:r>
      <w:r w:rsidRPr="00F758B3">
        <w:rPr>
          <w:rFonts w:ascii="Times" w:eastAsia="Times New Roman" w:hAnsi="Times" w:cs="Times New Roman"/>
          <w:sz w:val="22"/>
          <w:szCs w:val="22"/>
          <w:lang w:val="en-GB"/>
          <w:rPrChange w:id="3248" w:author="Chara Katiri" w:date="2015-05-12T13:05:00Z">
            <w:rPr>
              <w:rFonts w:ascii="Times" w:eastAsia="Times New Roman" w:hAnsi="Times" w:cs="Times New Roman"/>
              <w:sz w:val="22"/>
              <w:szCs w:val="22"/>
              <w:lang w:val="en-GB"/>
            </w:rPr>
          </w:rPrChange>
        </w:rPr>
        <w:t xml:space="preserve"> To support the BRD, features of the website </w:t>
      </w:r>
      <w:r w:rsidR="00681894" w:rsidRPr="00F758B3">
        <w:rPr>
          <w:rFonts w:ascii="Times" w:eastAsia="Times New Roman" w:hAnsi="Times" w:cs="Times New Roman"/>
          <w:sz w:val="22"/>
          <w:szCs w:val="22"/>
          <w:lang w:val="en-GB"/>
          <w:rPrChange w:id="3249" w:author="Chara Katiri" w:date="2015-05-12T13:05:00Z">
            <w:rPr>
              <w:rFonts w:ascii="Times" w:eastAsia="Times New Roman" w:hAnsi="Times" w:cs="Times New Roman"/>
              <w:sz w:val="22"/>
              <w:szCs w:val="22"/>
              <w:lang w:val="en-GB"/>
            </w:rPr>
          </w:rPrChange>
        </w:rPr>
        <w:t>were</w:t>
      </w:r>
      <w:r w:rsidRPr="00F758B3">
        <w:rPr>
          <w:rFonts w:ascii="Times" w:eastAsia="Times New Roman" w:hAnsi="Times" w:cs="Times New Roman"/>
          <w:sz w:val="22"/>
          <w:szCs w:val="22"/>
          <w:lang w:val="en-GB"/>
          <w:rPrChange w:id="3250" w:author="Chara Katiri" w:date="2015-05-12T13:05:00Z">
            <w:rPr>
              <w:rFonts w:ascii="Times" w:eastAsia="Times New Roman" w:hAnsi="Times" w:cs="Times New Roman"/>
              <w:sz w:val="22"/>
              <w:szCs w:val="22"/>
              <w:lang w:val="en-GB"/>
            </w:rPr>
          </w:rPrChange>
        </w:rPr>
        <w:t xml:space="preserve"> </w:t>
      </w:r>
      <w:r w:rsidR="00681894" w:rsidRPr="00F758B3">
        <w:rPr>
          <w:rFonts w:ascii="Times" w:eastAsia="Times New Roman" w:hAnsi="Times" w:cs="Times New Roman"/>
          <w:sz w:val="22"/>
          <w:szCs w:val="22"/>
          <w:lang w:val="en-GB"/>
          <w:rPrChange w:id="3251" w:author="Chara Katiri" w:date="2015-05-12T13:05:00Z">
            <w:rPr>
              <w:rFonts w:ascii="Times" w:eastAsia="Times New Roman" w:hAnsi="Times" w:cs="Times New Roman"/>
              <w:sz w:val="22"/>
              <w:szCs w:val="22"/>
              <w:lang w:val="en-GB"/>
            </w:rPr>
          </w:rPrChange>
        </w:rPr>
        <w:t>defined</w:t>
      </w:r>
      <w:r w:rsidRPr="00F758B3">
        <w:rPr>
          <w:rFonts w:ascii="Times" w:eastAsia="Times New Roman" w:hAnsi="Times" w:cs="Times New Roman"/>
          <w:sz w:val="22"/>
          <w:szCs w:val="22"/>
          <w:lang w:val="en-GB"/>
          <w:rPrChange w:id="3252" w:author="Chara Katiri" w:date="2015-05-12T13:05:00Z">
            <w:rPr>
              <w:rFonts w:ascii="Times" w:eastAsia="Times New Roman" w:hAnsi="Times" w:cs="Times New Roman"/>
              <w:sz w:val="22"/>
              <w:szCs w:val="22"/>
              <w:lang w:val="en-GB"/>
            </w:rPr>
          </w:rPrChange>
        </w:rPr>
        <w:t xml:space="preserve"> and screen layouts</w:t>
      </w:r>
      <w:r w:rsidR="00786A7C" w:rsidRPr="00F758B3">
        <w:rPr>
          <w:rFonts w:ascii="Times" w:eastAsia="Times New Roman" w:hAnsi="Times" w:cs="Times New Roman"/>
          <w:sz w:val="22"/>
          <w:szCs w:val="22"/>
          <w:lang w:val="en-GB"/>
          <w:rPrChange w:id="3253" w:author="Chara Katiri" w:date="2015-05-12T13:05:00Z">
            <w:rPr>
              <w:rFonts w:ascii="Times" w:eastAsia="Times New Roman" w:hAnsi="Times" w:cs="Times New Roman"/>
              <w:sz w:val="22"/>
              <w:szCs w:val="22"/>
              <w:lang w:val="en-GB"/>
            </w:rPr>
          </w:rPrChange>
        </w:rPr>
        <w:t xml:space="preserve"> as well as process diagrams</w:t>
      </w:r>
      <w:r w:rsidRPr="00F758B3">
        <w:rPr>
          <w:rFonts w:ascii="Times" w:eastAsia="Times New Roman" w:hAnsi="Times" w:cs="Times New Roman"/>
          <w:sz w:val="22"/>
          <w:szCs w:val="22"/>
          <w:lang w:val="en-GB"/>
          <w:rPrChange w:id="3254" w:author="Chara Katiri" w:date="2015-05-12T13:05:00Z">
            <w:rPr>
              <w:rFonts w:ascii="Times" w:eastAsia="Times New Roman" w:hAnsi="Times" w:cs="Times New Roman"/>
              <w:sz w:val="22"/>
              <w:szCs w:val="22"/>
              <w:lang w:val="en-GB"/>
            </w:rPr>
          </w:rPrChange>
        </w:rPr>
        <w:t xml:space="preserve"> </w:t>
      </w:r>
      <w:r w:rsidR="00786A7C" w:rsidRPr="00F758B3">
        <w:rPr>
          <w:rFonts w:ascii="Times" w:eastAsia="Times New Roman" w:hAnsi="Times" w:cs="Times New Roman"/>
          <w:sz w:val="22"/>
          <w:szCs w:val="22"/>
          <w:lang w:val="en-GB"/>
          <w:rPrChange w:id="3255" w:author="Chara Katiri" w:date="2015-05-12T13:05:00Z">
            <w:rPr>
              <w:rFonts w:ascii="Times" w:eastAsia="Times New Roman" w:hAnsi="Times" w:cs="Times New Roman"/>
              <w:sz w:val="22"/>
              <w:szCs w:val="22"/>
              <w:lang w:val="en-GB"/>
            </w:rPr>
          </w:rPrChange>
        </w:rPr>
        <w:t>are</w:t>
      </w:r>
      <w:r w:rsidRPr="00F758B3">
        <w:rPr>
          <w:rFonts w:ascii="Times" w:eastAsia="Times New Roman" w:hAnsi="Times" w:cs="Times New Roman"/>
          <w:sz w:val="22"/>
          <w:szCs w:val="22"/>
          <w:lang w:val="en-GB"/>
          <w:rPrChange w:id="3256" w:author="Chara Katiri" w:date="2015-05-12T13:05:00Z">
            <w:rPr>
              <w:rFonts w:ascii="Times" w:eastAsia="Times New Roman" w:hAnsi="Times" w:cs="Times New Roman"/>
              <w:sz w:val="22"/>
              <w:szCs w:val="22"/>
              <w:lang w:val="en-GB"/>
            </w:rPr>
          </w:rPrChange>
        </w:rPr>
        <w:t xml:space="preserve"> created.</w:t>
      </w:r>
    </w:p>
    <w:p w14:paraId="4770268C" w14:textId="1A2A8D42" w:rsidR="00094983" w:rsidRPr="00F758B3" w:rsidRDefault="00094983" w:rsidP="00F758B3">
      <w:pPr>
        <w:pStyle w:val="ListParagraph"/>
        <w:numPr>
          <w:ilvl w:val="0"/>
          <w:numId w:val="7"/>
        </w:numPr>
        <w:spacing w:line="360" w:lineRule="auto"/>
        <w:jc w:val="both"/>
        <w:rPr>
          <w:rFonts w:ascii="Times" w:eastAsia="Times New Roman" w:hAnsi="Times" w:cs="Times New Roman"/>
          <w:sz w:val="22"/>
          <w:szCs w:val="22"/>
          <w:lang w:val="en-GB"/>
          <w:rPrChange w:id="3257" w:author="Chara Katiri" w:date="2015-05-12T13:05:00Z">
            <w:rPr>
              <w:rFonts w:ascii="Times" w:eastAsia="Times New Roman" w:hAnsi="Times" w:cs="Times New Roman"/>
              <w:sz w:val="22"/>
              <w:szCs w:val="22"/>
              <w:lang w:val="en-GB"/>
            </w:rPr>
          </w:rPrChange>
        </w:rPr>
        <w:pPrChange w:id="3258"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259" w:author="Chara Katiri" w:date="2015-05-12T13:05:00Z">
            <w:rPr>
              <w:rFonts w:ascii="Times" w:eastAsia="Times New Roman" w:hAnsi="Times" w:cs="Times New Roman"/>
              <w:i/>
              <w:sz w:val="22"/>
              <w:szCs w:val="22"/>
              <w:lang w:val="en-GB"/>
            </w:rPr>
          </w:rPrChange>
        </w:rPr>
        <w:t>System Development:</w:t>
      </w:r>
      <w:r w:rsidRPr="00F758B3">
        <w:rPr>
          <w:rFonts w:ascii="Times" w:eastAsia="Times New Roman" w:hAnsi="Times" w:cs="Times New Roman"/>
          <w:sz w:val="22"/>
          <w:szCs w:val="22"/>
          <w:lang w:val="en-GB"/>
          <w:rPrChange w:id="3260" w:author="Chara Katiri" w:date="2015-05-12T13:05:00Z">
            <w:rPr>
              <w:rFonts w:ascii="Times" w:eastAsia="Times New Roman" w:hAnsi="Times" w:cs="Times New Roman"/>
              <w:sz w:val="22"/>
              <w:szCs w:val="22"/>
              <w:lang w:val="en-GB"/>
            </w:rPr>
          </w:rPrChange>
        </w:rPr>
        <w:t xml:space="preserve"> In preparation for the development of the website, a request was made to the IT Services team </w:t>
      </w:r>
      <w:r w:rsidR="00681894" w:rsidRPr="00F758B3">
        <w:rPr>
          <w:rFonts w:ascii="Times" w:eastAsia="Times New Roman" w:hAnsi="Times" w:cs="Times New Roman"/>
          <w:sz w:val="22"/>
          <w:szCs w:val="22"/>
          <w:lang w:val="en-GB"/>
          <w:rPrChange w:id="3261" w:author="Chara Katiri" w:date="2015-05-12T13:05:00Z">
            <w:rPr>
              <w:rFonts w:ascii="Times" w:eastAsia="Times New Roman" w:hAnsi="Times" w:cs="Times New Roman"/>
              <w:sz w:val="22"/>
              <w:szCs w:val="22"/>
              <w:lang w:val="en-GB"/>
            </w:rPr>
          </w:rPrChange>
        </w:rPr>
        <w:t>to enable</w:t>
      </w:r>
      <w:r w:rsidRPr="00F758B3">
        <w:rPr>
          <w:rFonts w:ascii="Times" w:eastAsia="Times New Roman" w:hAnsi="Times" w:cs="Times New Roman"/>
          <w:sz w:val="22"/>
          <w:szCs w:val="22"/>
          <w:lang w:val="en-GB"/>
          <w:rPrChange w:id="3262" w:author="Chara Katiri" w:date="2015-05-12T13:05:00Z">
            <w:rPr>
              <w:rFonts w:ascii="Times" w:eastAsia="Times New Roman" w:hAnsi="Times" w:cs="Times New Roman"/>
              <w:sz w:val="22"/>
              <w:szCs w:val="22"/>
              <w:lang w:val="en-GB"/>
            </w:rPr>
          </w:rPrChange>
        </w:rPr>
        <w:t xml:space="preserve"> access to a Tomcat server and a MySQL database backend.</w:t>
      </w:r>
      <w:r w:rsidR="00FE77DE" w:rsidRPr="00F758B3">
        <w:rPr>
          <w:rFonts w:ascii="Times" w:eastAsia="Times New Roman" w:hAnsi="Times" w:cs="Times New Roman"/>
          <w:sz w:val="22"/>
          <w:szCs w:val="22"/>
          <w:lang w:val="en-GB"/>
          <w:rPrChange w:id="3263" w:author="Chara Katiri" w:date="2015-05-12T13:05:00Z">
            <w:rPr>
              <w:rFonts w:ascii="Times" w:eastAsia="Times New Roman" w:hAnsi="Times" w:cs="Times New Roman"/>
              <w:sz w:val="22"/>
              <w:szCs w:val="22"/>
              <w:lang w:val="en-GB"/>
            </w:rPr>
          </w:rPrChange>
        </w:rPr>
        <w:t xml:space="preserve"> </w:t>
      </w:r>
      <w:r w:rsidR="00274F4E" w:rsidRPr="00F758B3">
        <w:rPr>
          <w:rFonts w:ascii="Times" w:eastAsia="Times New Roman" w:hAnsi="Times" w:cs="Times New Roman"/>
          <w:sz w:val="22"/>
          <w:szCs w:val="22"/>
          <w:lang w:val="en-GB"/>
          <w:rPrChange w:id="3264" w:author="Chara Katiri" w:date="2015-05-12T13:05:00Z">
            <w:rPr>
              <w:rFonts w:ascii="Times" w:eastAsia="Times New Roman" w:hAnsi="Times" w:cs="Times New Roman"/>
              <w:sz w:val="22"/>
              <w:szCs w:val="22"/>
              <w:lang w:val="en-GB"/>
            </w:rPr>
          </w:rPrChange>
        </w:rPr>
        <w:t xml:space="preserve">Following the creation of </w:t>
      </w:r>
      <w:r w:rsidR="00FE77DE" w:rsidRPr="00F758B3">
        <w:rPr>
          <w:rFonts w:ascii="Times" w:eastAsia="Times New Roman" w:hAnsi="Times" w:cs="Times New Roman"/>
          <w:sz w:val="22"/>
          <w:szCs w:val="22"/>
          <w:lang w:val="en-GB"/>
          <w:rPrChange w:id="3265" w:author="Chara Katiri" w:date="2015-05-12T13:05:00Z">
            <w:rPr>
              <w:rFonts w:ascii="Times" w:eastAsia="Times New Roman" w:hAnsi="Times" w:cs="Times New Roman"/>
              <w:sz w:val="22"/>
              <w:szCs w:val="22"/>
              <w:lang w:val="en-GB"/>
            </w:rPr>
          </w:rPrChange>
        </w:rPr>
        <w:t>Pinboard’s home</w:t>
      </w:r>
      <w:r w:rsidR="00274F4E" w:rsidRPr="00F758B3">
        <w:rPr>
          <w:rFonts w:ascii="Times" w:eastAsia="Times New Roman" w:hAnsi="Times" w:cs="Times New Roman"/>
          <w:sz w:val="22"/>
          <w:szCs w:val="22"/>
          <w:lang w:val="en-GB"/>
          <w:rPrChange w:id="3266" w:author="Chara Katiri" w:date="2015-05-12T13:05:00Z">
            <w:rPr>
              <w:rFonts w:ascii="Times" w:eastAsia="Times New Roman" w:hAnsi="Times" w:cs="Times New Roman"/>
              <w:sz w:val="22"/>
              <w:szCs w:val="22"/>
              <w:lang w:val="en-GB"/>
            </w:rPr>
          </w:rPrChange>
        </w:rPr>
        <w:t xml:space="preserve"> page, </w:t>
      </w:r>
      <w:r w:rsidR="00FE77DE" w:rsidRPr="00F758B3">
        <w:rPr>
          <w:rFonts w:ascii="Times" w:eastAsia="Times New Roman" w:hAnsi="Times" w:cs="Times New Roman"/>
          <w:sz w:val="22"/>
          <w:szCs w:val="22"/>
          <w:lang w:val="en-GB"/>
          <w:rPrChange w:id="3267" w:author="Chara Katiri" w:date="2015-05-12T13:05:00Z">
            <w:rPr>
              <w:rFonts w:ascii="Times" w:eastAsia="Times New Roman" w:hAnsi="Times" w:cs="Times New Roman"/>
              <w:sz w:val="22"/>
              <w:szCs w:val="22"/>
              <w:lang w:val="en-GB"/>
            </w:rPr>
          </w:rPrChange>
        </w:rPr>
        <w:t xml:space="preserve">the login functionality for the user </w:t>
      </w:r>
      <w:r w:rsidR="00274F4E" w:rsidRPr="00F758B3">
        <w:rPr>
          <w:rFonts w:ascii="Times" w:eastAsia="Times New Roman" w:hAnsi="Times" w:cs="Times New Roman"/>
          <w:sz w:val="22"/>
          <w:szCs w:val="22"/>
          <w:lang w:val="en-GB"/>
          <w:rPrChange w:id="3268" w:author="Chara Katiri" w:date="2015-05-12T13:05:00Z">
            <w:rPr>
              <w:rFonts w:ascii="Times" w:eastAsia="Times New Roman" w:hAnsi="Times" w:cs="Times New Roman"/>
              <w:sz w:val="22"/>
              <w:szCs w:val="22"/>
              <w:lang w:val="en-GB"/>
            </w:rPr>
          </w:rPrChange>
        </w:rPr>
        <w:t>was developed</w:t>
      </w:r>
      <w:r w:rsidR="00FE77DE" w:rsidRPr="00F758B3">
        <w:rPr>
          <w:rFonts w:ascii="Times" w:eastAsia="Times New Roman" w:hAnsi="Times" w:cs="Times New Roman"/>
          <w:sz w:val="22"/>
          <w:szCs w:val="22"/>
          <w:lang w:val="en-GB"/>
          <w:rPrChange w:id="3269" w:author="Chara Katiri" w:date="2015-05-12T13:05:00Z">
            <w:rPr>
              <w:rFonts w:ascii="Times" w:eastAsia="Times New Roman" w:hAnsi="Times" w:cs="Times New Roman"/>
              <w:sz w:val="22"/>
              <w:szCs w:val="22"/>
              <w:lang w:val="en-GB"/>
            </w:rPr>
          </w:rPrChange>
        </w:rPr>
        <w:t xml:space="preserve">. Appropriate measures were taken to ensure that input text submitted by users is secure and the website is protected from attacks. </w:t>
      </w:r>
      <w:r w:rsidR="00274F4E" w:rsidRPr="00F758B3">
        <w:rPr>
          <w:rFonts w:ascii="Times" w:eastAsia="Times New Roman" w:hAnsi="Times" w:cs="Times New Roman"/>
          <w:sz w:val="22"/>
          <w:szCs w:val="22"/>
          <w:lang w:val="en-GB"/>
          <w:rPrChange w:id="3270" w:author="Chara Katiri" w:date="2015-05-12T13:05:00Z">
            <w:rPr>
              <w:rFonts w:ascii="Times" w:eastAsia="Times New Roman" w:hAnsi="Times" w:cs="Times New Roman"/>
              <w:sz w:val="22"/>
              <w:szCs w:val="22"/>
              <w:lang w:val="en-GB"/>
            </w:rPr>
          </w:rPrChange>
        </w:rPr>
        <w:t xml:space="preserve">A local as well as a remote database instance was created and additional functionalities were added to improve the usability of the website. These functionalities include creation of bookmarks for the available items, the option to allow the users </w:t>
      </w:r>
      <w:commentRangeStart w:id="3271"/>
      <w:r w:rsidR="00274F4E" w:rsidRPr="00F758B3">
        <w:rPr>
          <w:rFonts w:ascii="Times" w:eastAsia="Times New Roman" w:hAnsi="Times" w:cs="Times New Roman"/>
          <w:sz w:val="22"/>
          <w:szCs w:val="22"/>
          <w:lang w:val="en-GB"/>
          <w:rPrChange w:id="3272" w:author="Chara Katiri" w:date="2015-05-12T13:05:00Z">
            <w:rPr>
              <w:rFonts w:ascii="Times" w:eastAsia="Times New Roman" w:hAnsi="Times" w:cs="Times New Roman"/>
              <w:sz w:val="22"/>
              <w:szCs w:val="22"/>
              <w:lang w:val="en-GB"/>
            </w:rPr>
          </w:rPrChange>
        </w:rPr>
        <w:t>change their password</w:t>
      </w:r>
      <w:commentRangeEnd w:id="3271"/>
      <w:r w:rsidR="00C251E2" w:rsidRPr="00F758B3">
        <w:rPr>
          <w:rStyle w:val="CommentReference"/>
          <w:rFonts w:ascii="Times" w:hAnsi="Times"/>
          <w:sz w:val="22"/>
          <w:szCs w:val="22"/>
          <w:rPrChange w:id="3273" w:author="Chara Katiri" w:date="2015-05-12T13:05:00Z">
            <w:rPr>
              <w:rStyle w:val="CommentReference"/>
              <w:rFonts w:ascii="Times" w:hAnsi="Times"/>
              <w:sz w:val="22"/>
              <w:szCs w:val="22"/>
            </w:rPr>
          </w:rPrChange>
        </w:rPr>
        <w:commentReference w:id="3271"/>
      </w:r>
      <w:ins w:id="3274" w:author="Chara Katiri" w:date="2015-05-09T12:59:00Z">
        <w:r w:rsidR="00C96C4A" w:rsidRPr="00F758B3">
          <w:rPr>
            <w:rFonts w:ascii="Times" w:eastAsia="Times New Roman" w:hAnsi="Times" w:cs="Times New Roman"/>
            <w:sz w:val="22"/>
            <w:szCs w:val="22"/>
            <w:lang w:val="en-GB"/>
            <w:rPrChange w:id="3275" w:author="Chara Katiri" w:date="2015-05-12T13:05:00Z">
              <w:rPr>
                <w:rFonts w:ascii="Times" w:eastAsia="Times New Roman" w:hAnsi="Times" w:cs="Times New Roman"/>
                <w:sz w:val="22"/>
                <w:szCs w:val="22"/>
                <w:lang w:val="en-GB"/>
              </w:rPr>
            </w:rPrChange>
          </w:rPr>
          <w:t xml:space="preserve"> </w:t>
        </w:r>
        <w:r w:rsidR="00C96C4A" w:rsidRPr="00F758B3">
          <w:rPr>
            <w:rFonts w:ascii="Times" w:eastAsia="Times New Roman" w:hAnsi="Times" w:cs="Times New Roman"/>
            <w:sz w:val="22"/>
            <w:szCs w:val="22"/>
            <w:highlight w:val="yellow"/>
            <w:lang w:val="en-GB"/>
            <w:rPrChange w:id="3276" w:author="Chara Katiri" w:date="2015-05-12T13:05:00Z">
              <w:rPr>
                <w:rFonts w:ascii="Times" w:eastAsia="Times New Roman" w:hAnsi="Times" w:cs="Times New Roman"/>
                <w:sz w:val="22"/>
                <w:szCs w:val="22"/>
                <w:lang w:val="en-GB"/>
              </w:rPr>
            </w:rPrChange>
          </w:rPr>
          <w:t>(CK: double check reqs)</w:t>
        </w:r>
      </w:ins>
      <w:r w:rsidR="00274F4E" w:rsidRPr="00F758B3">
        <w:rPr>
          <w:rFonts w:ascii="Times" w:eastAsia="Times New Roman" w:hAnsi="Times" w:cs="Times New Roman"/>
          <w:sz w:val="22"/>
          <w:szCs w:val="22"/>
          <w:lang w:val="en-GB"/>
          <w:rPrChange w:id="3277" w:author="Chara Katiri" w:date="2015-05-12T13:05:00Z">
            <w:rPr>
              <w:rFonts w:ascii="Times" w:eastAsia="Times New Roman" w:hAnsi="Times" w:cs="Times New Roman"/>
              <w:sz w:val="22"/>
              <w:szCs w:val="22"/>
              <w:lang w:val="en-GB"/>
            </w:rPr>
          </w:rPrChange>
        </w:rPr>
        <w:t xml:space="preserve"> and additional buttons to share the website on social media channels.  </w:t>
      </w:r>
    </w:p>
    <w:p w14:paraId="56A0203C" w14:textId="77777777" w:rsidR="00E74DB5" w:rsidRPr="00F758B3" w:rsidRDefault="00FE77DE" w:rsidP="00F758B3">
      <w:pPr>
        <w:pStyle w:val="ListParagraph"/>
        <w:numPr>
          <w:ilvl w:val="0"/>
          <w:numId w:val="7"/>
        </w:numPr>
        <w:spacing w:line="360" w:lineRule="auto"/>
        <w:jc w:val="both"/>
        <w:rPr>
          <w:ins w:id="3278" w:author="Chara Katiri" w:date="2015-05-02T13:32:00Z"/>
          <w:rFonts w:ascii="Times" w:eastAsia="Times New Roman" w:hAnsi="Times" w:cs="Times New Roman"/>
          <w:sz w:val="22"/>
          <w:szCs w:val="22"/>
          <w:shd w:val="clear" w:color="auto" w:fill="FFFFFF"/>
          <w:lang w:val="en-GB"/>
          <w:rPrChange w:id="3279" w:author="Chara Katiri" w:date="2015-05-12T13:05:00Z">
            <w:rPr>
              <w:ins w:id="3280" w:author="Chara Katiri" w:date="2015-05-02T13:32:00Z"/>
              <w:rFonts w:ascii="Times" w:eastAsia="Times New Roman" w:hAnsi="Times" w:cs="Times New Roman"/>
              <w:sz w:val="22"/>
              <w:szCs w:val="22"/>
              <w:lang w:val="en-GB"/>
            </w:rPr>
          </w:rPrChange>
        </w:rPr>
        <w:pPrChange w:id="3281"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i/>
          <w:sz w:val="22"/>
          <w:szCs w:val="22"/>
          <w:lang w:val="en-GB"/>
          <w:rPrChange w:id="3282" w:author="Chara Katiri" w:date="2015-05-12T13:05:00Z">
            <w:rPr>
              <w:rFonts w:ascii="Times" w:eastAsia="Times New Roman" w:hAnsi="Times" w:cs="Times New Roman"/>
              <w:i/>
              <w:sz w:val="22"/>
              <w:szCs w:val="22"/>
              <w:lang w:val="en-GB"/>
            </w:rPr>
          </w:rPrChange>
        </w:rPr>
        <w:t>Test and evaluation:</w:t>
      </w:r>
      <w:r w:rsidRPr="00F758B3">
        <w:rPr>
          <w:rFonts w:ascii="Times" w:eastAsia="Times New Roman" w:hAnsi="Times" w:cs="Times New Roman"/>
          <w:sz w:val="22"/>
          <w:szCs w:val="22"/>
          <w:lang w:val="en-GB"/>
          <w:rPrChange w:id="3283" w:author="Chara Katiri" w:date="2015-05-12T13:05:00Z">
            <w:rPr>
              <w:rFonts w:ascii="Times" w:eastAsia="Times New Roman" w:hAnsi="Times" w:cs="Times New Roman"/>
              <w:sz w:val="22"/>
              <w:szCs w:val="22"/>
              <w:lang w:val="en-GB"/>
            </w:rPr>
          </w:rPrChange>
        </w:rPr>
        <w:t xml:space="preserve"> </w:t>
      </w:r>
      <w:r w:rsidR="00AB3C27" w:rsidRPr="00F758B3">
        <w:rPr>
          <w:rFonts w:ascii="Times" w:eastAsia="Times New Roman" w:hAnsi="Times" w:cs="Times New Roman"/>
          <w:sz w:val="22"/>
          <w:szCs w:val="22"/>
          <w:lang w:val="en-GB"/>
          <w:rPrChange w:id="3284" w:author="Chara Katiri" w:date="2015-05-12T13:05:00Z">
            <w:rPr>
              <w:rFonts w:ascii="Times" w:eastAsia="Times New Roman" w:hAnsi="Times" w:cs="Times New Roman"/>
              <w:sz w:val="22"/>
              <w:szCs w:val="22"/>
              <w:lang w:val="en-GB"/>
            </w:rPr>
          </w:rPrChange>
        </w:rPr>
        <w:t xml:space="preserve">Following the completion </w:t>
      </w:r>
      <w:r w:rsidR="00911860" w:rsidRPr="00F758B3">
        <w:rPr>
          <w:rFonts w:ascii="Times" w:eastAsia="Times New Roman" w:hAnsi="Times" w:cs="Times New Roman"/>
          <w:sz w:val="22"/>
          <w:szCs w:val="22"/>
          <w:lang w:val="en-GB"/>
          <w:rPrChange w:id="3285" w:author="Chara Katiri" w:date="2015-05-12T13:05:00Z">
            <w:rPr>
              <w:rFonts w:ascii="Times" w:eastAsia="Times New Roman" w:hAnsi="Times" w:cs="Times New Roman"/>
              <w:sz w:val="22"/>
              <w:szCs w:val="22"/>
              <w:lang w:val="en-GB"/>
            </w:rPr>
          </w:rPrChange>
        </w:rPr>
        <w:t>of development</w:t>
      </w:r>
      <w:r w:rsidR="00AB3C27" w:rsidRPr="00F758B3">
        <w:rPr>
          <w:rFonts w:ascii="Times" w:eastAsia="Times New Roman" w:hAnsi="Times" w:cs="Times New Roman"/>
          <w:sz w:val="22"/>
          <w:szCs w:val="22"/>
          <w:lang w:val="en-GB"/>
          <w:rPrChange w:id="3286" w:author="Chara Katiri" w:date="2015-05-12T13:05:00Z">
            <w:rPr>
              <w:rFonts w:ascii="Times" w:eastAsia="Times New Roman" w:hAnsi="Times" w:cs="Times New Roman"/>
              <w:sz w:val="22"/>
              <w:szCs w:val="22"/>
              <w:lang w:val="en-GB"/>
            </w:rPr>
          </w:rPrChange>
        </w:rPr>
        <w:t xml:space="preserve"> the system </w:t>
      </w:r>
      <w:r w:rsidR="00274F4E" w:rsidRPr="00F758B3">
        <w:rPr>
          <w:rFonts w:ascii="Times" w:eastAsia="Times New Roman" w:hAnsi="Times" w:cs="Times New Roman"/>
          <w:sz w:val="22"/>
          <w:szCs w:val="22"/>
          <w:lang w:val="en-GB"/>
          <w:rPrChange w:id="3287" w:author="Chara Katiri" w:date="2015-05-12T13:05:00Z">
            <w:rPr>
              <w:rFonts w:ascii="Times" w:eastAsia="Times New Roman" w:hAnsi="Times" w:cs="Times New Roman"/>
              <w:sz w:val="22"/>
              <w:szCs w:val="22"/>
              <w:lang w:val="en-GB"/>
            </w:rPr>
          </w:rPrChange>
        </w:rPr>
        <w:t>was</w:t>
      </w:r>
      <w:r w:rsidR="00AB3C27" w:rsidRPr="00F758B3">
        <w:rPr>
          <w:rFonts w:ascii="Times" w:eastAsia="Times New Roman" w:hAnsi="Times" w:cs="Times New Roman"/>
          <w:sz w:val="22"/>
          <w:szCs w:val="22"/>
          <w:lang w:val="en-GB"/>
          <w:rPrChange w:id="3288" w:author="Chara Katiri" w:date="2015-05-12T13:05:00Z">
            <w:rPr>
              <w:rFonts w:ascii="Times" w:eastAsia="Times New Roman" w:hAnsi="Times" w:cs="Times New Roman"/>
              <w:sz w:val="22"/>
              <w:szCs w:val="22"/>
              <w:lang w:val="en-GB"/>
            </w:rPr>
          </w:rPrChange>
        </w:rPr>
        <w:t xml:space="preserve"> tested to ensure that each re</w:t>
      </w:r>
      <w:r w:rsidR="00911860" w:rsidRPr="00F758B3">
        <w:rPr>
          <w:rFonts w:ascii="Times" w:eastAsia="Times New Roman" w:hAnsi="Times" w:cs="Times New Roman"/>
          <w:sz w:val="22"/>
          <w:szCs w:val="22"/>
          <w:lang w:val="en-GB"/>
          <w:rPrChange w:id="3289" w:author="Chara Katiri" w:date="2015-05-12T13:05:00Z">
            <w:rPr>
              <w:rFonts w:ascii="Times" w:eastAsia="Times New Roman" w:hAnsi="Times" w:cs="Times New Roman"/>
              <w:sz w:val="22"/>
              <w:szCs w:val="22"/>
              <w:lang w:val="en-GB"/>
            </w:rPr>
          </w:rPrChange>
        </w:rPr>
        <w:t xml:space="preserve">quirement is met. </w:t>
      </w:r>
      <w:r w:rsidR="00274F4E" w:rsidRPr="00F758B3">
        <w:rPr>
          <w:rFonts w:ascii="Times" w:eastAsia="Times New Roman" w:hAnsi="Times" w:cs="Times New Roman"/>
          <w:sz w:val="22"/>
          <w:szCs w:val="22"/>
          <w:lang w:val="en-GB"/>
          <w:rPrChange w:id="3290" w:author="Chara Katiri" w:date="2015-05-12T13:05:00Z">
            <w:rPr>
              <w:rFonts w:ascii="Times" w:eastAsia="Times New Roman" w:hAnsi="Times" w:cs="Times New Roman"/>
              <w:sz w:val="22"/>
              <w:szCs w:val="22"/>
              <w:lang w:val="en-GB"/>
            </w:rPr>
          </w:rPrChange>
        </w:rPr>
        <w:t>Test of</w:t>
      </w:r>
      <w:r w:rsidR="00AB3C27" w:rsidRPr="00F758B3">
        <w:rPr>
          <w:rFonts w:ascii="Times" w:eastAsia="Times New Roman" w:hAnsi="Times" w:cs="Times New Roman"/>
          <w:sz w:val="22"/>
          <w:szCs w:val="22"/>
          <w:lang w:val="en-GB"/>
          <w:rPrChange w:id="3291" w:author="Chara Katiri" w:date="2015-05-12T13:05:00Z">
            <w:rPr>
              <w:rFonts w:ascii="Times" w:eastAsia="Times New Roman" w:hAnsi="Times" w:cs="Times New Roman"/>
              <w:sz w:val="22"/>
              <w:szCs w:val="22"/>
              <w:lang w:val="en-GB"/>
            </w:rPr>
          </w:rPrChange>
        </w:rPr>
        <w:t xml:space="preserve"> functional requirements</w:t>
      </w:r>
      <w:r w:rsidR="00274F4E" w:rsidRPr="00F758B3">
        <w:rPr>
          <w:rFonts w:ascii="Times" w:eastAsia="Times New Roman" w:hAnsi="Times" w:cs="Times New Roman"/>
          <w:sz w:val="22"/>
          <w:szCs w:val="22"/>
          <w:lang w:val="en-GB"/>
          <w:rPrChange w:id="3292" w:author="Chara Katiri" w:date="2015-05-12T13:05:00Z">
            <w:rPr>
              <w:rFonts w:ascii="Times" w:eastAsia="Times New Roman" w:hAnsi="Times" w:cs="Times New Roman"/>
              <w:sz w:val="22"/>
              <w:szCs w:val="22"/>
              <w:lang w:val="en-GB"/>
            </w:rPr>
          </w:rPrChange>
        </w:rPr>
        <w:t xml:space="preserve"> ensure that different web browsers can be used to open the website</w:t>
      </w:r>
      <w:r w:rsidR="008C20A8" w:rsidRPr="00F758B3">
        <w:rPr>
          <w:rFonts w:ascii="Times" w:eastAsia="Times New Roman" w:hAnsi="Times" w:cs="Times New Roman"/>
          <w:sz w:val="22"/>
          <w:szCs w:val="22"/>
          <w:lang w:val="en-GB"/>
          <w:rPrChange w:id="3293" w:author="Chara Katiri" w:date="2015-05-12T13:05:00Z">
            <w:rPr>
              <w:rFonts w:ascii="Times" w:eastAsia="Times New Roman" w:hAnsi="Times" w:cs="Times New Roman"/>
              <w:sz w:val="22"/>
              <w:szCs w:val="22"/>
              <w:lang w:val="en-GB"/>
            </w:rPr>
          </w:rPrChange>
        </w:rPr>
        <w:t xml:space="preserve"> and unexpected behaviour or crash of the web client is avoided. The full list of functional requirements can be found in section </w:t>
      </w:r>
      <w:r w:rsidR="008C20A8" w:rsidRPr="00F758B3">
        <w:rPr>
          <w:rFonts w:ascii="Times" w:eastAsia="Times New Roman" w:hAnsi="Times" w:cs="Times New Roman"/>
          <w:i/>
          <w:sz w:val="22"/>
          <w:szCs w:val="22"/>
          <w:lang w:val="en-GB"/>
          <w:rPrChange w:id="3294" w:author="Chara Katiri" w:date="2015-05-12T13:05:00Z">
            <w:rPr>
              <w:rFonts w:ascii="Times" w:eastAsia="Times New Roman" w:hAnsi="Times" w:cs="Times New Roman"/>
              <w:i/>
              <w:sz w:val="22"/>
              <w:szCs w:val="22"/>
              <w:lang w:val="en-GB"/>
            </w:rPr>
          </w:rPrChange>
        </w:rPr>
        <w:t>‘3.2.1 Functional and non-functional requirements’</w:t>
      </w:r>
      <w:r w:rsidR="008C20A8" w:rsidRPr="00F758B3">
        <w:rPr>
          <w:rFonts w:ascii="Times" w:eastAsia="Times New Roman" w:hAnsi="Times" w:cs="Times New Roman"/>
          <w:sz w:val="22"/>
          <w:szCs w:val="22"/>
          <w:lang w:val="en-GB"/>
          <w:rPrChange w:id="3295" w:author="Chara Katiri" w:date="2015-05-12T13:05:00Z">
            <w:rPr>
              <w:rFonts w:ascii="Times" w:eastAsia="Times New Roman" w:hAnsi="Times" w:cs="Times New Roman"/>
              <w:sz w:val="22"/>
              <w:szCs w:val="22"/>
              <w:lang w:val="en-GB"/>
            </w:rPr>
          </w:rPrChange>
        </w:rPr>
        <w:t xml:space="preserve">. Tests were also undertaken to tackle </w:t>
      </w:r>
      <w:r w:rsidR="00AB3C27" w:rsidRPr="00F758B3">
        <w:rPr>
          <w:rFonts w:ascii="Times" w:eastAsia="Times New Roman" w:hAnsi="Times" w:cs="Times New Roman"/>
          <w:sz w:val="22"/>
          <w:szCs w:val="22"/>
          <w:lang w:val="en-GB"/>
          <w:rPrChange w:id="3296" w:author="Chara Katiri" w:date="2015-05-12T13:05:00Z">
            <w:rPr>
              <w:rFonts w:ascii="Times" w:eastAsia="Times New Roman" w:hAnsi="Times" w:cs="Times New Roman"/>
              <w:sz w:val="22"/>
              <w:szCs w:val="22"/>
              <w:lang w:val="en-GB"/>
            </w:rPr>
          </w:rPrChange>
        </w:rPr>
        <w:t>security concerns</w:t>
      </w:r>
      <w:r w:rsidR="00274F4E" w:rsidRPr="00F758B3">
        <w:rPr>
          <w:rFonts w:ascii="Times" w:eastAsia="Times New Roman" w:hAnsi="Times" w:cs="Times New Roman"/>
          <w:sz w:val="22"/>
          <w:szCs w:val="22"/>
          <w:lang w:val="en-GB"/>
          <w:rPrChange w:id="3297" w:author="Chara Katiri" w:date="2015-05-12T13:05:00Z">
            <w:rPr>
              <w:rFonts w:ascii="Times" w:eastAsia="Times New Roman" w:hAnsi="Times" w:cs="Times New Roman"/>
              <w:sz w:val="22"/>
              <w:szCs w:val="22"/>
              <w:lang w:val="en-GB"/>
            </w:rPr>
          </w:rPrChange>
        </w:rPr>
        <w:t xml:space="preserve"> </w:t>
      </w:r>
      <w:r w:rsidR="008C20A8" w:rsidRPr="00F758B3">
        <w:rPr>
          <w:rFonts w:ascii="Times" w:eastAsia="Times New Roman" w:hAnsi="Times" w:cs="Times New Roman"/>
          <w:sz w:val="22"/>
          <w:szCs w:val="22"/>
          <w:lang w:val="en-GB"/>
          <w:rPrChange w:id="3298" w:author="Chara Katiri" w:date="2015-05-12T13:05:00Z">
            <w:rPr>
              <w:rFonts w:ascii="Times" w:eastAsia="Times New Roman" w:hAnsi="Times" w:cs="Times New Roman"/>
              <w:sz w:val="22"/>
              <w:szCs w:val="22"/>
              <w:lang w:val="en-GB"/>
            </w:rPr>
          </w:rPrChange>
        </w:rPr>
        <w:t>such as unauthorized access to the website or SQL injection by attackers.</w:t>
      </w:r>
      <w:r w:rsidR="00AB3C27" w:rsidRPr="00F758B3">
        <w:rPr>
          <w:rFonts w:ascii="Times" w:eastAsia="Times New Roman" w:hAnsi="Times" w:cs="Times New Roman"/>
          <w:sz w:val="22"/>
          <w:szCs w:val="22"/>
          <w:lang w:val="en-GB"/>
          <w:rPrChange w:id="3299" w:author="Chara Katiri" w:date="2015-05-12T13:05:00Z">
            <w:rPr>
              <w:rFonts w:ascii="Times" w:eastAsia="Times New Roman" w:hAnsi="Times" w:cs="Times New Roman"/>
              <w:sz w:val="22"/>
              <w:szCs w:val="22"/>
              <w:lang w:val="en-GB"/>
            </w:rPr>
          </w:rPrChange>
        </w:rPr>
        <w:t xml:space="preserve"> </w:t>
      </w:r>
      <w:r w:rsidR="008C20A8" w:rsidRPr="00F758B3">
        <w:rPr>
          <w:rFonts w:ascii="Times" w:eastAsia="Times New Roman" w:hAnsi="Times" w:cs="Times New Roman"/>
          <w:sz w:val="22"/>
          <w:szCs w:val="22"/>
          <w:lang w:val="en-GB"/>
          <w:rPrChange w:id="3300" w:author="Chara Katiri" w:date="2015-05-12T13:05:00Z">
            <w:rPr>
              <w:rFonts w:ascii="Times" w:eastAsia="Times New Roman" w:hAnsi="Times" w:cs="Times New Roman"/>
              <w:sz w:val="22"/>
              <w:szCs w:val="22"/>
              <w:lang w:val="en-GB"/>
            </w:rPr>
          </w:rPrChange>
        </w:rPr>
        <w:t xml:space="preserve">Finally, </w:t>
      </w:r>
      <w:r w:rsidR="00AB3C27" w:rsidRPr="00F758B3">
        <w:rPr>
          <w:rFonts w:ascii="Times" w:eastAsia="Times New Roman" w:hAnsi="Times" w:cs="Times New Roman"/>
          <w:sz w:val="22"/>
          <w:szCs w:val="22"/>
          <w:lang w:val="en-GB"/>
          <w:rPrChange w:id="3301" w:author="Chara Katiri" w:date="2015-05-12T13:05:00Z">
            <w:rPr>
              <w:rFonts w:ascii="Times" w:eastAsia="Times New Roman" w:hAnsi="Times" w:cs="Times New Roman"/>
              <w:sz w:val="22"/>
              <w:szCs w:val="22"/>
              <w:lang w:val="en-GB"/>
            </w:rPr>
          </w:rPrChange>
        </w:rPr>
        <w:t xml:space="preserve">User Acceptance Testing (UAT) </w:t>
      </w:r>
      <w:r w:rsidR="008C20A8" w:rsidRPr="00F758B3">
        <w:rPr>
          <w:rFonts w:ascii="Times" w:eastAsia="Times New Roman" w:hAnsi="Times" w:cs="Times New Roman"/>
          <w:sz w:val="22"/>
          <w:szCs w:val="22"/>
          <w:lang w:val="en-GB"/>
          <w:rPrChange w:id="3302" w:author="Chara Katiri" w:date="2015-05-12T13:05:00Z">
            <w:rPr>
              <w:rFonts w:ascii="Times" w:eastAsia="Times New Roman" w:hAnsi="Times" w:cs="Times New Roman"/>
              <w:sz w:val="22"/>
              <w:szCs w:val="22"/>
              <w:lang w:val="en-GB"/>
            </w:rPr>
          </w:rPrChange>
        </w:rPr>
        <w:t xml:space="preserve">was performed </w:t>
      </w:r>
      <w:r w:rsidR="00AB3C27" w:rsidRPr="00F758B3">
        <w:rPr>
          <w:rFonts w:ascii="Times" w:eastAsia="Times New Roman" w:hAnsi="Times" w:cs="Times New Roman"/>
          <w:sz w:val="22"/>
          <w:szCs w:val="22"/>
          <w:lang w:val="en-GB"/>
          <w:rPrChange w:id="3303" w:author="Chara Katiri" w:date="2015-05-12T13:05:00Z">
            <w:rPr>
              <w:rFonts w:ascii="Times" w:eastAsia="Times New Roman" w:hAnsi="Times" w:cs="Times New Roman"/>
              <w:sz w:val="22"/>
              <w:szCs w:val="22"/>
              <w:lang w:val="en-GB"/>
            </w:rPr>
          </w:rPrChange>
        </w:rPr>
        <w:t xml:space="preserve">to ensure that early adopters are happy with the service and functionalities offered by the website. </w:t>
      </w:r>
    </w:p>
    <w:p w14:paraId="39E8947C" w14:textId="52FFE31F" w:rsidR="00754105" w:rsidRPr="00F758B3" w:rsidRDefault="00A0554B" w:rsidP="00F758B3">
      <w:pPr>
        <w:pStyle w:val="ListParagraph"/>
        <w:numPr>
          <w:ilvl w:val="0"/>
          <w:numId w:val="7"/>
        </w:numPr>
        <w:spacing w:line="360" w:lineRule="auto"/>
        <w:jc w:val="both"/>
        <w:rPr>
          <w:rFonts w:ascii="Times" w:eastAsia="Times New Roman" w:hAnsi="Times" w:cs="Times New Roman"/>
          <w:sz w:val="22"/>
          <w:szCs w:val="22"/>
          <w:shd w:val="clear" w:color="auto" w:fill="FFFFFF"/>
          <w:lang w:val="en-GB"/>
          <w:rPrChange w:id="3304" w:author="Chara Katiri" w:date="2015-05-12T13:05:00Z">
            <w:rPr>
              <w:rFonts w:ascii="Times" w:eastAsia="Times New Roman" w:hAnsi="Times" w:cs="Times New Roman"/>
              <w:sz w:val="22"/>
              <w:szCs w:val="22"/>
              <w:shd w:val="clear" w:color="auto" w:fill="FFFFFF"/>
              <w:lang w:val="en-GB"/>
            </w:rPr>
          </w:rPrChange>
        </w:rPr>
        <w:pPrChange w:id="3305" w:author="Chara Katiri" w:date="2015-05-12T13:05:00Z">
          <w:pPr>
            <w:pStyle w:val="ListParagraph"/>
            <w:numPr>
              <w:numId w:val="7"/>
            </w:numPr>
            <w:spacing w:line="360" w:lineRule="auto"/>
            <w:ind w:left="360" w:hanging="360"/>
            <w:jc w:val="both"/>
          </w:pPr>
        </w:pPrChange>
      </w:pPr>
      <w:r w:rsidRPr="00F758B3">
        <w:rPr>
          <w:rFonts w:ascii="Times" w:eastAsia="Times New Roman" w:hAnsi="Times" w:cs="Times New Roman"/>
          <w:sz w:val="22"/>
          <w:szCs w:val="22"/>
          <w:shd w:val="clear" w:color="auto" w:fill="FFFFFF"/>
          <w:lang w:val="en-GB"/>
          <w:rPrChange w:id="3306" w:author="Chara Katiri" w:date="2015-05-12T13:05:00Z">
            <w:rPr>
              <w:rFonts w:ascii="Times" w:eastAsia="Times New Roman" w:hAnsi="Times" w:cs="Times New Roman"/>
              <w:sz w:val="22"/>
              <w:szCs w:val="22"/>
              <w:shd w:val="clear" w:color="auto" w:fill="FFFFFF"/>
              <w:lang w:val="en-GB"/>
            </w:rPr>
          </w:rPrChange>
        </w:rPr>
        <w:br w:type="page"/>
      </w:r>
    </w:p>
    <w:p w14:paraId="67470742" w14:textId="77777777" w:rsidR="008D4B13" w:rsidRPr="00F758B3" w:rsidRDefault="008D4B13" w:rsidP="00F758B3">
      <w:pPr>
        <w:pStyle w:val="Heading1"/>
        <w:numPr>
          <w:ilvl w:val="0"/>
          <w:numId w:val="13"/>
        </w:numPr>
        <w:spacing w:line="360" w:lineRule="auto"/>
        <w:contextualSpacing/>
        <w:jc w:val="both"/>
        <w:rPr>
          <w:rFonts w:ascii="Times" w:hAnsi="Times" w:cs="Times New Roman"/>
          <w:color w:val="auto"/>
          <w:sz w:val="22"/>
          <w:szCs w:val="22"/>
          <w:lang w:val="en-GB"/>
          <w:rPrChange w:id="3307" w:author="Chara Katiri" w:date="2015-05-12T13:05:00Z">
            <w:rPr>
              <w:rFonts w:ascii="Times" w:hAnsi="Times" w:cs="Times New Roman"/>
              <w:color w:val="auto"/>
              <w:sz w:val="22"/>
              <w:szCs w:val="22"/>
              <w:lang w:val="en-GB"/>
            </w:rPr>
          </w:rPrChange>
        </w:rPr>
        <w:pPrChange w:id="3308" w:author="Chara Katiri" w:date="2015-05-12T13:05:00Z">
          <w:pPr>
            <w:pStyle w:val="Heading1"/>
            <w:numPr>
              <w:numId w:val="13"/>
            </w:numPr>
            <w:spacing w:line="360" w:lineRule="auto"/>
            <w:ind w:left="360" w:hanging="360"/>
            <w:contextualSpacing/>
            <w:jc w:val="both"/>
          </w:pPr>
        </w:pPrChange>
      </w:pPr>
      <w:bookmarkStart w:id="3309" w:name="_Toc292730841"/>
      <w:r w:rsidRPr="00F758B3">
        <w:rPr>
          <w:rFonts w:ascii="Times" w:hAnsi="Times" w:cs="Times New Roman"/>
          <w:color w:val="auto"/>
          <w:sz w:val="22"/>
          <w:szCs w:val="22"/>
          <w:lang w:val="en-GB"/>
          <w:rPrChange w:id="3310" w:author="Chara Katiri" w:date="2015-05-12T13:05:00Z">
            <w:rPr>
              <w:rFonts w:ascii="Times" w:hAnsi="Times" w:cs="Times New Roman"/>
              <w:color w:val="auto"/>
              <w:sz w:val="22"/>
              <w:szCs w:val="22"/>
              <w:lang w:val="en-GB"/>
            </w:rPr>
          </w:rPrChange>
        </w:rPr>
        <w:t>Literature review</w:t>
      </w:r>
      <w:bookmarkEnd w:id="3309"/>
    </w:p>
    <w:p w14:paraId="2AEE6A9C" w14:textId="77777777" w:rsidR="008D4B13" w:rsidRPr="00F758B3" w:rsidRDefault="008D4B13" w:rsidP="00F758B3">
      <w:pPr>
        <w:pStyle w:val="Heading2"/>
        <w:numPr>
          <w:ilvl w:val="1"/>
          <w:numId w:val="13"/>
        </w:numPr>
        <w:spacing w:line="360" w:lineRule="auto"/>
        <w:contextualSpacing/>
        <w:jc w:val="both"/>
        <w:rPr>
          <w:rFonts w:ascii="Times" w:hAnsi="Times" w:cs="Times New Roman"/>
          <w:color w:val="auto"/>
          <w:sz w:val="22"/>
          <w:szCs w:val="22"/>
          <w:lang w:val="en-GB"/>
          <w:rPrChange w:id="3311" w:author="Chara Katiri" w:date="2015-05-12T13:05:00Z">
            <w:rPr>
              <w:rFonts w:ascii="Times" w:hAnsi="Times" w:cs="Times New Roman"/>
              <w:color w:val="auto"/>
              <w:sz w:val="22"/>
              <w:szCs w:val="22"/>
              <w:lang w:val="en-GB"/>
            </w:rPr>
          </w:rPrChange>
        </w:rPr>
        <w:pPrChange w:id="3312" w:author="Chara Katiri" w:date="2015-05-12T13:05:00Z">
          <w:pPr>
            <w:pStyle w:val="Heading2"/>
            <w:numPr>
              <w:numId w:val="13"/>
            </w:numPr>
            <w:spacing w:line="360" w:lineRule="auto"/>
            <w:ind w:left="792" w:hanging="432"/>
            <w:contextualSpacing/>
            <w:jc w:val="both"/>
          </w:pPr>
        </w:pPrChange>
      </w:pPr>
      <w:bookmarkStart w:id="3313" w:name="_Toc292730842"/>
      <w:r w:rsidRPr="00F758B3">
        <w:rPr>
          <w:rFonts w:ascii="Times" w:hAnsi="Times" w:cs="Times New Roman"/>
          <w:color w:val="auto"/>
          <w:sz w:val="22"/>
          <w:szCs w:val="22"/>
          <w:lang w:val="en-GB"/>
          <w:rPrChange w:id="3314" w:author="Chara Katiri" w:date="2015-05-12T13:05:00Z">
            <w:rPr>
              <w:rFonts w:ascii="Times" w:hAnsi="Times" w:cs="Times New Roman"/>
              <w:color w:val="auto"/>
              <w:sz w:val="22"/>
              <w:szCs w:val="22"/>
              <w:lang w:val="en-GB"/>
            </w:rPr>
          </w:rPrChange>
        </w:rPr>
        <w:t>Background research</w:t>
      </w:r>
      <w:bookmarkEnd w:id="3313"/>
      <w:r w:rsidRPr="00F758B3">
        <w:rPr>
          <w:rFonts w:ascii="Times" w:hAnsi="Times" w:cs="Times New Roman"/>
          <w:color w:val="auto"/>
          <w:sz w:val="22"/>
          <w:szCs w:val="22"/>
          <w:lang w:val="en-GB"/>
          <w:rPrChange w:id="3315" w:author="Chara Katiri" w:date="2015-05-12T13:05:00Z">
            <w:rPr>
              <w:rFonts w:ascii="Times" w:hAnsi="Times" w:cs="Times New Roman"/>
              <w:color w:val="auto"/>
              <w:sz w:val="22"/>
              <w:szCs w:val="22"/>
              <w:lang w:val="en-GB"/>
            </w:rPr>
          </w:rPrChange>
        </w:rPr>
        <w:t xml:space="preserve"> </w:t>
      </w:r>
    </w:p>
    <w:p w14:paraId="4A67B6A1" w14:textId="51F46553" w:rsidR="00F758B3" w:rsidRPr="00F758B3" w:rsidRDefault="009F7B88" w:rsidP="00F758B3">
      <w:pPr>
        <w:spacing w:line="360" w:lineRule="auto"/>
        <w:ind w:firstLine="709"/>
        <w:contextualSpacing/>
        <w:jc w:val="both"/>
        <w:rPr>
          <w:rFonts w:ascii="Times" w:eastAsia="Times New Roman" w:hAnsi="Times" w:cs="Times New Roman"/>
          <w:sz w:val="22"/>
          <w:szCs w:val="22"/>
          <w:shd w:val="clear" w:color="auto" w:fill="FFFFFF"/>
          <w:lang w:val="en-GB"/>
          <w:rPrChange w:id="3316" w:author="Chara Katiri" w:date="2015-05-12T13:05:00Z">
            <w:rPr>
              <w:rFonts w:ascii="Times" w:eastAsia="Times New Roman" w:hAnsi="Times" w:cs="Times New Roman"/>
              <w:sz w:val="22"/>
              <w:szCs w:val="22"/>
              <w:shd w:val="clear" w:color="auto" w:fill="FFFFFF"/>
              <w:lang w:val="en-GB"/>
            </w:rPr>
          </w:rPrChange>
        </w:rPr>
        <w:sectPr w:rsidR="00F758B3" w:rsidRPr="00F758B3" w:rsidSect="001B2A74">
          <w:pgSz w:w="11900" w:h="16840"/>
          <w:pgMar w:top="1440" w:right="1440" w:bottom="1440" w:left="1440" w:header="708" w:footer="1161" w:gutter="0"/>
          <w:cols w:space="708"/>
          <w:titlePg/>
          <w:docGrid w:linePitch="360"/>
        </w:sectPr>
        <w:pPrChange w:id="3317"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3318" w:author="Chara Katiri" w:date="2015-05-12T13:05:00Z">
            <w:rPr>
              <w:rFonts w:ascii="Times" w:eastAsia="Times New Roman" w:hAnsi="Times" w:cs="Times New Roman"/>
              <w:sz w:val="22"/>
              <w:szCs w:val="22"/>
              <w:shd w:val="clear" w:color="auto" w:fill="FFFFFF"/>
              <w:lang w:val="en-GB"/>
            </w:rPr>
          </w:rPrChange>
        </w:rPr>
        <w:t xml:space="preserve">Background research </w:t>
      </w:r>
      <w:r w:rsidR="00461379" w:rsidRPr="00F758B3">
        <w:rPr>
          <w:rFonts w:ascii="Times" w:eastAsia="Times New Roman" w:hAnsi="Times" w:cs="Times New Roman"/>
          <w:sz w:val="22"/>
          <w:szCs w:val="22"/>
          <w:shd w:val="clear" w:color="auto" w:fill="FFFFFF"/>
          <w:lang w:val="en-GB"/>
          <w:rPrChange w:id="3319" w:author="Chara Katiri" w:date="2015-05-12T13:05:00Z">
            <w:rPr>
              <w:rFonts w:ascii="Times" w:eastAsia="Times New Roman" w:hAnsi="Times" w:cs="Times New Roman"/>
              <w:sz w:val="22"/>
              <w:szCs w:val="22"/>
              <w:shd w:val="clear" w:color="auto" w:fill="FFFFFF"/>
              <w:lang w:val="en-GB"/>
            </w:rPr>
          </w:rPrChange>
        </w:rPr>
        <w:t>was undertaken</w:t>
      </w:r>
      <w:r w:rsidRPr="00F758B3">
        <w:rPr>
          <w:rFonts w:ascii="Times" w:eastAsia="Times New Roman" w:hAnsi="Times" w:cs="Times New Roman"/>
          <w:sz w:val="22"/>
          <w:szCs w:val="22"/>
          <w:shd w:val="clear" w:color="auto" w:fill="FFFFFF"/>
          <w:lang w:val="en-GB"/>
          <w:rPrChange w:id="3320" w:author="Chara Katiri" w:date="2015-05-12T13:05:00Z">
            <w:rPr>
              <w:rFonts w:ascii="Times" w:eastAsia="Times New Roman" w:hAnsi="Times" w:cs="Times New Roman"/>
              <w:sz w:val="22"/>
              <w:szCs w:val="22"/>
              <w:shd w:val="clear" w:color="auto" w:fill="FFFFFF"/>
              <w:lang w:val="en-GB"/>
            </w:rPr>
          </w:rPrChange>
        </w:rPr>
        <w:t xml:space="preserve"> to identify other solutions that offer similar functionalities and understand </w:t>
      </w:r>
      <w:r w:rsidR="003B0809" w:rsidRPr="00F758B3">
        <w:rPr>
          <w:rFonts w:ascii="Times" w:eastAsia="Times New Roman" w:hAnsi="Times" w:cs="Times New Roman"/>
          <w:sz w:val="22"/>
          <w:szCs w:val="22"/>
          <w:shd w:val="clear" w:color="auto" w:fill="FFFFFF"/>
          <w:lang w:val="en-GB"/>
          <w:rPrChange w:id="3321" w:author="Chara Katiri" w:date="2015-05-12T13:05:00Z">
            <w:rPr>
              <w:rFonts w:ascii="Times" w:eastAsia="Times New Roman" w:hAnsi="Times" w:cs="Times New Roman"/>
              <w:sz w:val="22"/>
              <w:szCs w:val="22"/>
              <w:shd w:val="clear" w:color="auto" w:fill="FFFFFF"/>
              <w:lang w:val="en-GB"/>
            </w:rPr>
          </w:rPrChange>
        </w:rPr>
        <w:t xml:space="preserve">how </w:t>
      </w:r>
      <w:r w:rsidR="00474C6A" w:rsidRPr="00F758B3">
        <w:rPr>
          <w:rFonts w:ascii="Times" w:eastAsia="Times New Roman" w:hAnsi="Times" w:cs="Times New Roman"/>
          <w:sz w:val="22"/>
          <w:szCs w:val="22"/>
          <w:shd w:val="clear" w:color="auto" w:fill="FFFFFF"/>
          <w:lang w:val="en-GB"/>
          <w:rPrChange w:id="3322" w:author="Chara Katiri" w:date="2015-05-12T13:05:00Z">
            <w:rPr>
              <w:rFonts w:ascii="Times" w:eastAsia="Times New Roman" w:hAnsi="Times" w:cs="Times New Roman"/>
              <w:sz w:val="22"/>
              <w:szCs w:val="22"/>
              <w:shd w:val="clear" w:color="auto" w:fill="FFFFFF"/>
              <w:lang w:val="en-GB"/>
            </w:rPr>
          </w:rPrChange>
        </w:rPr>
        <w:t>those</w:t>
      </w:r>
      <w:r w:rsidR="003B0809" w:rsidRPr="00F758B3">
        <w:rPr>
          <w:rFonts w:ascii="Times" w:eastAsia="Times New Roman" w:hAnsi="Times" w:cs="Times New Roman"/>
          <w:sz w:val="22"/>
          <w:szCs w:val="22"/>
          <w:shd w:val="clear" w:color="auto" w:fill="FFFFFF"/>
          <w:lang w:val="en-GB"/>
          <w:rPrChange w:id="3323" w:author="Chara Katiri" w:date="2015-05-12T13:05:00Z">
            <w:rPr>
              <w:rFonts w:ascii="Times" w:eastAsia="Times New Roman" w:hAnsi="Times" w:cs="Times New Roman"/>
              <w:sz w:val="22"/>
              <w:szCs w:val="22"/>
              <w:shd w:val="clear" w:color="auto" w:fill="FFFFFF"/>
              <w:lang w:val="en-GB"/>
            </w:rPr>
          </w:rPrChange>
        </w:rPr>
        <w:t xml:space="preserve"> website</w:t>
      </w:r>
      <w:r w:rsidR="00474C6A" w:rsidRPr="00F758B3">
        <w:rPr>
          <w:rFonts w:ascii="Times" w:eastAsia="Times New Roman" w:hAnsi="Times" w:cs="Times New Roman"/>
          <w:sz w:val="22"/>
          <w:szCs w:val="22"/>
          <w:shd w:val="clear" w:color="auto" w:fill="FFFFFF"/>
          <w:lang w:val="en-GB"/>
          <w:rPrChange w:id="3324" w:author="Chara Katiri" w:date="2015-05-12T13:05:00Z">
            <w:rPr>
              <w:rFonts w:ascii="Times" w:eastAsia="Times New Roman" w:hAnsi="Times" w:cs="Times New Roman"/>
              <w:sz w:val="22"/>
              <w:szCs w:val="22"/>
              <w:shd w:val="clear" w:color="auto" w:fill="FFFFFF"/>
              <w:lang w:val="en-GB"/>
            </w:rPr>
          </w:rPrChange>
        </w:rPr>
        <w:t>s</w:t>
      </w:r>
      <w:r w:rsidR="003B0809" w:rsidRPr="00F758B3">
        <w:rPr>
          <w:rFonts w:ascii="Times" w:eastAsia="Times New Roman" w:hAnsi="Times" w:cs="Times New Roman"/>
          <w:sz w:val="22"/>
          <w:szCs w:val="22"/>
          <w:shd w:val="clear" w:color="auto" w:fill="FFFFFF"/>
          <w:lang w:val="en-GB"/>
          <w:rPrChange w:id="3325" w:author="Chara Katiri" w:date="2015-05-12T13:05:00Z">
            <w:rPr>
              <w:rFonts w:ascii="Times" w:eastAsia="Times New Roman" w:hAnsi="Times" w:cs="Times New Roman"/>
              <w:sz w:val="22"/>
              <w:szCs w:val="22"/>
              <w:shd w:val="clear" w:color="auto" w:fill="FFFFFF"/>
              <w:lang w:val="en-GB"/>
            </w:rPr>
          </w:rPrChange>
        </w:rPr>
        <w:t xml:space="preserve"> </w:t>
      </w:r>
      <w:r w:rsidR="00461379" w:rsidRPr="00F758B3">
        <w:rPr>
          <w:rFonts w:ascii="Times" w:eastAsia="Times New Roman" w:hAnsi="Times" w:cs="Times New Roman"/>
          <w:sz w:val="22"/>
          <w:szCs w:val="22"/>
          <w:shd w:val="clear" w:color="auto" w:fill="FFFFFF"/>
          <w:lang w:val="en-GB"/>
          <w:rPrChange w:id="3326" w:author="Chara Katiri" w:date="2015-05-12T13:05:00Z">
            <w:rPr>
              <w:rFonts w:ascii="Times" w:eastAsia="Times New Roman" w:hAnsi="Times" w:cs="Times New Roman"/>
              <w:sz w:val="22"/>
              <w:szCs w:val="22"/>
              <w:shd w:val="clear" w:color="auto" w:fill="FFFFFF"/>
              <w:lang w:val="en-GB"/>
            </w:rPr>
          </w:rPrChange>
        </w:rPr>
        <w:t>are</w:t>
      </w:r>
      <w:r w:rsidR="003B0809" w:rsidRPr="00F758B3">
        <w:rPr>
          <w:rFonts w:ascii="Times" w:eastAsia="Times New Roman" w:hAnsi="Times" w:cs="Times New Roman"/>
          <w:sz w:val="22"/>
          <w:szCs w:val="22"/>
          <w:shd w:val="clear" w:color="auto" w:fill="FFFFFF"/>
          <w:lang w:val="en-GB"/>
          <w:rPrChange w:id="3327" w:author="Chara Katiri" w:date="2015-05-12T13:05:00Z">
            <w:rPr>
              <w:rFonts w:ascii="Times" w:eastAsia="Times New Roman" w:hAnsi="Times" w:cs="Times New Roman"/>
              <w:sz w:val="22"/>
              <w:szCs w:val="22"/>
              <w:shd w:val="clear" w:color="auto" w:fill="FFFFFF"/>
              <w:lang w:val="en-GB"/>
            </w:rPr>
          </w:rPrChange>
        </w:rPr>
        <w:t xml:space="preserve"> developed. </w:t>
      </w:r>
      <w:r w:rsidRPr="00F758B3">
        <w:rPr>
          <w:rFonts w:ascii="Times" w:eastAsia="Times New Roman" w:hAnsi="Times" w:cs="Times New Roman"/>
          <w:sz w:val="22"/>
          <w:szCs w:val="22"/>
          <w:shd w:val="clear" w:color="auto" w:fill="FFFFFF"/>
          <w:lang w:val="en-GB"/>
          <w:rPrChange w:id="3328" w:author="Chara Katiri" w:date="2015-05-12T13:05:00Z">
            <w:rPr>
              <w:rFonts w:ascii="Times" w:eastAsia="Times New Roman" w:hAnsi="Times" w:cs="Times New Roman"/>
              <w:sz w:val="22"/>
              <w:szCs w:val="22"/>
              <w:shd w:val="clear" w:color="auto" w:fill="FFFFFF"/>
              <w:lang w:val="en-GB"/>
            </w:rPr>
          </w:rPrChange>
        </w:rPr>
        <w:t>Identification of the</w:t>
      </w:r>
      <w:r w:rsidR="00474C6A" w:rsidRPr="00F758B3">
        <w:rPr>
          <w:rFonts w:ascii="Times" w:eastAsia="Times New Roman" w:hAnsi="Times" w:cs="Times New Roman"/>
          <w:sz w:val="22"/>
          <w:szCs w:val="22"/>
          <w:shd w:val="clear" w:color="auto" w:fill="FFFFFF"/>
          <w:lang w:val="en-GB"/>
          <w:rPrChange w:id="3329" w:author="Chara Katiri" w:date="2015-05-12T13:05:00Z">
            <w:rPr>
              <w:rFonts w:ascii="Times" w:eastAsia="Times New Roman" w:hAnsi="Times" w:cs="Times New Roman"/>
              <w:sz w:val="22"/>
              <w:szCs w:val="22"/>
              <w:shd w:val="clear" w:color="auto" w:fill="FFFFFF"/>
              <w:lang w:val="en-GB"/>
            </w:rPr>
          </w:rPrChange>
        </w:rPr>
        <w:t>ir strengths and weakness help</w:t>
      </w:r>
      <w:r w:rsidR="00461379" w:rsidRPr="00F758B3">
        <w:rPr>
          <w:rFonts w:ascii="Times" w:eastAsia="Times New Roman" w:hAnsi="Times" w:cs="Times New Roman"/>
          <w:sz w:val="22"/>
          <w:szCs w:val="22"/>
          <w:shd w:val="clear" w:color="auto" w:fill="FFFFFF"/>
          <w:lang w:val="en-GB"/>
          <w:rPrChange w:id="3330" w:author="Chara Katiri" w:date="2015-05-12T13:05:00Z">
            <w:rPr>
              <w:rFonts w:ascii="Times" w:eastAsia="Times New Roman" w:hAnsi="Times" w:cs="Times New Roman"/>
              <w:sz w:val="22"/>
              <w:szCs w:val="22"/>
              <w:shd w:val="clear" w:color="auto" w:fill="FFFFFF"/>
              <w:lang w:val="en-GB"/>
            </w:rPr>
          </w:rPrChange>
        </w:rPr>
        <w:t>ed</w:t>
      </w:r>
      <w:r w:rsidRPr="00F758B3">
        <w:rPr>
          <w:rFonts w:ascii="Times" w:eastAsia="Times New Roman" w:hAnsi="Times" w:cs="Times New Roman"/>
          <w:sz w:val="22"/>
          <w:szCs w:val="22"/>
          <w:shd w:val="clear" w:color="auto" w:fill="FFFFFF"/>
          <w:lang w:val="en-GB"/>
          <w:rPrChange w:id="3331" w:author="Chara Katiri" w:date="2015-05-12T13:05:00Z">
            <w:rPr>
              <w:rFonts w:ascii="Times" w:eastAsia="Times New Roman" w:hAnsi="Times" w:cs="Times New Roman"/>
              <w:sz w:val="22"/>
              <w:szCs w:val="22"/>
              <w:shd w:val="clear" w:color="auto" w:fill="FFFFFF"/>
              <w:lang w:val="en-GB"/>
            </w:rPr>
          </w:rPrChange>
        </w:rPr>
        <w:t xml:space="preserve"> </w:t>
      </w:r>
      <w:r w:rsidR="00461379" w:rsidRPr="00F758B3">
        <w:rPr>
          <w:rFonts w:ascii="Times" w:eastAsia="Times New Roman" w:hAnsi="Times" w:cs="Times New Roman"/>
          <w:sz w:val="22"/>
          <w:szCs w:val="22"/>
          <w:shd w:val="clear" w:color="auto" w:fill="FFFFFF"/>
          <w:lang w:val="en-GB"/>
          <w:rPrChange w:id="3332" w:author="Chara Katiri" w:date="2015-05-12T13:05:00Z">
            <w:rPr>
              <w:rFonts w:ascii="Times" w:eastAsia="Times New Roman" w:hAnsi="Times" w:cs="Times New Roman"/>
              <w:sz w:val="22"/>
              <w:szCs w:val="22"/>
              <w:shd w:val="clear" w:color="auto" w:fill="FFFFFF"/>
              <w:lang w:val="en-GB"/>
            </w:rPr>
          </w:rPrChange>
        </w:rPr>
        <w:t>identify</w:t>
      </w:r>
      <w:r w:rsidR="00474C6A" w:rsidRPr="00F758B3">
        <w:rPr>
          <w:rFonts w:ascii="Times" w:eastAsia="Times New Roman" w:hAnsi="Times" w:cs="Times New Roman"/>
          <w:sz w:val="22"/>
          <w:szCs w:val="22"/>
          <w:shd w:val="clear" w:color="auto" w:fill="FFFFFF"/>
          <w:lang w:val="en-GB"/>
          <w:rPrChange w:id="3333" w:author="Chara Katiri" w:date="2015-05-12T13:05:00Z">
            <w:rPr>
              <w:rFonts w:ascii="Times" w:eastAsia="Times New Roman" w:hAnsi="Times" w:cs="Times New Roman"/>
              <w:sz w:val="22"/>
              <w:szCs w:val="22"/>
              <w:shd w:val="clear" w:color="auto" w:fill="FFFFFF"/>
              <w:lang w:val="en-GB"/>
            </w:rPr>
          </w:rPrChange>
        </w:rPr>
        <w:t xml:space="preserve"> </w:t>
      </w:r>
      <w:r w:rsidRPr="00F758B3">
        <w:rPr>
          <w:rFonts w:ascii="Times" w:eastAsia="Times New Roman" w:hAnsi="Times" w:cs="Times New Roman"/>
          <w:sz w:val="22"/>
          <w:szCs w:val="22"/>
          <w:shd w:val="clear" w:color="auto" w:fill="FFFFFF"/>
          <w:lang w:val="en-GB"/>
          <w:rPrChange w:id="3334" w:author="Chara Katiri" w:date="2015-05-12T13:05:00Z">
            <w:rPr>
              <w:rFonts w:ascii="Times" w:eastAsia="Times New Roman" w:hAnsi="Times" w:cs="Times New Roman"/>
              <w:sz w:val="22"/>
              <w:szCs w:val="22"/>
              <w:shd w:val="clear" w:color="auto" w:fill="FFFFFF"/>
              <w:lang w:val="en-GB"/>
            </w:rPr>
          </w:rPrChange>
        </w:rPr>
        <w:t>the must-have fe</w:t>
      </w:r>
      <w:r w:rsidR="00AB3C27" w:rsidRPr="00F758B3">
        <w:rPr>
          <w:rFonts w:ascii="Times" w:eastAsia="Times New Roman" w:hAnsi="Times" w:cs="Times New Roman"/>
          <w:sz w:val="22"/>
          <w:szCs w:val="22"/>
          <w:shd w:val="clear" w:color="auto" w:fill="FFFFFF"/>
          <w:lang w:val="en-GB"/>
          <w:rPrChange w:id="3335" w:author="Chara Katiri" w:date="2015-05-12T13:05:00Z">
            <w:rPr>
              <w:rFonts w:ascii="Times" w:eastAsia="Times New Roman" w:hAnsi="Times" w:cs="Times New Roman"/>
              <w:sz w:val="22"/>
              <w:szCs w:val="22"/>
              <w:shd w:val="clear" w:color="auto" w:fill="FFFFFF"/>
              <w:lang w:val="en-GB"/>
            </w:rPr>
          </w:rPrChange>
        </w:rPr>
        <w:t>atures of the Pinboard website.</w:t>
      </w:r>
      <w:r w:rsidR="003B0809" w:rsidRPr="00F758B3">
        <w:rPr>
          <w:rFonts w:ascii="Times" w:eastAsia="Times New Roman" w:hAnsi="Times" w:cs="Times New Roman"/>
          <w:sz w:val="22"/>
          <w:szCs w:val="22"/>
          <w:shd w:val="clear" w:color="auto" w:fill="FFFFFF"/>
          <w:lang w:val="en-GB"/>
          <w:rPrChange w:id="3336" w:author="Chara Katiri" w:date="2015-05-12T13:05:00Z">
            <w:rPr>
              <w:rFonts w:ascii="Times" w:eastAsia="Times New Roman" w:hAnsi="Times" w:cs="Times New Roman"/>
              <w:sz w:val="22"/>
              <w:szCs w:val="22"/>
              <w:shd w:val="clear" w:color="auto" w:fill="FFFFFF"/>
              <w:lang w:val="en-GB"/>
            </w:rPr>
          </w:rPrChange>
        </w:rPr>
        <w:t xml:space="preserve"> </w:t>
      </w:r>
      <w:r w:rsidR="00461379" w:rsidRPr="00F758B3">
        <w:rPr>
          <w:rFonts w:ascii="Times" w:eastAsia="Times New Roman" w:hAnsi="Times" w:cs="Times New Roman"/>
          <w:sz w:val="22"/>
          <w:szCs w:val="22"/>
          <w:shd w:val="clear" w:color="auto" w:fill="FFFFFF"/>
          <w:lang w:val="en-GB"/>
          <w:rPrChange w:id="3337" w:author="Chara Katiri" w:date="2015-05-12T13:05:00Z">
            <w:rPr>
              <w:rFonts w:ascii="Times" w:eastAsia="Times New Roman" w:hAnsi="Times" w:cs="Times New Roman"/>
              <w:sz w:val="22"/>
              <w:szCs w:val="22"/>
              <w:shd w:val="clear" w:color="auto" w:fill="FFFFFF"/>
              <w:lang w:val="en-GB"/>
            </w:rPr>
          </w:rPrChange>
        </w:rPr>
        <w:t xml:space="preserve">The main areas investigated were the </w:t>
      </w:r>
      <w:r w:rsidR="00AB3C27" w:rsidRPr="00F758B3">
        <w:rPr>
          <w:rFonts w:ascii="Times" w:eastAsia="Times New Roman" w:hAnsi="Times" w:cs="Times New Roman"/>
          <w:sz w:val="22"/>
          <w:szCs w:val="22"/>
          <w:shd w:val="clear" w:color="auto" w:fill="FFFFFF"/>
          <w:lang w:val="en-GB"/>
          <w:rPrChange w:id="3338" w:author="Chara Katiri" w:date="2015-05-12T13:05:00Z">
            <w:rPr>
              <w:rFonts w:ascii="Times" w:eastAsia="Times New Roman" w:hAnsi="Times" w:cs="Times New Roman"/>
              <w:sz w:val="22"/>
              <w:szCs w:val="22"/>
              <w:shd w:val="clear" w:color="auto" w:fill="FFFFFF"/>
              <w:lang w:val="en-GB"/>
            </w:rPr>
          </w:rPrChange>
        </w:rPr>
        <w:t>target audience</w:t>
      </w:r>
      <w:r w:rsidR="003B0809" w:rsidRPr="00F758B3">
        <w:rPr>
          <w:rFonts w:ascii="Times" w:eastAsia="Times New Roman" w:hAnsi="Times" w:cs="Times New Roman"/>
          <w:sz w:val="22"/>
          <w:szCs w:val="22"/>
          <w:shd w:val="clear" w:color="auto" w:fill="FFFFFF"/>
          <w:lang w:val="en-GB"/>
          <w:rPrChange w:id="3339" w:author="Chara Katiri" w:date="2015-05-12T13:05:00Z">
            <w:rPr>
              <w:rFonts w:ascii="Times" w:eastAsia="Times New Roman" w:hAnsi="Times" w:cs="Times New Roman"/>
              <w:sz w:val="22"/>
              <w:szCs w:val="22"/>
              <w:shd w:val="clear" w:color="auto" w:fill="FFFFFF"/>
              <w:lang w:val="en-GB"/>
            </w:rPr>
          </w:rPrChange>
        </w:rPr>
        <w:t xml:space="preserve"> and </w:t>
      </w:r>
      <w:r w:rsidR="00461379" w:rsidRPr="00F758B3">
        <w:rPr>
          <w:rFonts w:ascii="Times" w:eastAsia="Times New Roman" w:hAnsi="Times" w:cs="Times New Roman"/>
          <w:sz w:val="22"/>
          <w:szCs w:val="22"/>
          <w:shd w:val="clear" w:color="auto" w:fill="FFFFFF"/>
          <w:lang w:val="en-GB"/>
          <w:rPrChange w:id="3340" w:author="Chara Katiri" w:date="2015-05-12T13:05:00Z">
            <w:rPr>
              <w:rFonts w:ascii="Times" w:eastAsia="Times New Roman" w:hAnsi="Times" w:cs="Times New Roman"/>
              <w:sz w:val="22"/>
              <w:szCs w:val="22"/>
              <w:shd w:val="clear" w:color="auto" w:fill="FFFFFF"/>
              <w:lang w:val="en-GB"/>
            </w:rPr>
          </w:rPrChange>
        </w:rPr>
        <w:t xml:space="preserve">key </w:t>
      </w:r>
      <w:r w:rsidR="00AB3C27" w:rsidRPr="00F758B3">
        <w:rPr>
          <w:rFonts w:ascii="Times" w:eastAsia="Times New Roman" w:hAnsi="Times" w:cs="Times New Roman"/>
          <w:sz w:val="22"/>
          <w:szCs w:val="22"/>
          <w:shd w:val="clear" w:color="auto" w:fill="FFFFFF"/>
          <w:lang w:val="en-GB"/>
          <w:rPrChange w:id="3341" w:author="Chara Katiri" w:date="2015-05-12T13:05:00Z">
            <w:rPr>
              <w:rFonts w:ascii="Times" w:eastAsia="Times New Roman" w:hAnsi="Times" w:cs="Times New Roman"/>
              <w:sz w:val="22"/>
              <w:szCs w:val="22"/>
              <w:shd w:val="clear" w:color="auto" w:fill="FFFFFF"/>
              <w:lang w:val="en-GB"/>
            </w:rPr>
          </w:rPrChange>
        </w:rPr>
        <w:t>functionalities</w:t>
      </w:r>
      <w:r w:rsidR="003B0809" w:rsidRPr="00F758B3">
        <w:rPr>
          <w:rFonts w:ascii="Times" w:eastAsia="Times New Roman" w:hAnsi="Times" w:cs="Times New Roman"/>
          <w:sz w:val="22"/>
          <w:szCs w:val="22"/>
          <w:shd w:val="clear" w:color="auto" w:fill="FFFFFF"/>
          <w:lang w:val="en-GB"/>
          <w:rPrChange w:id="3342" w:author="Chara Katiri" w:date="2015-05-12T13:05:00Z">
            <w:rPr>
              <w:rFonts w:ascii="Times" w:eastAsia="Times New Roman" w:hAnsi="Times" w:cs="Times New Roman"/>
              <w:sz w:val="22"/>
              <w:szCs w:val="22"/>
              <w:shd w:val="clear" w:color="auto" w:fill="FFFFFF"/>
              <w:lang w:val="en-GB"/>
            </w:rPr>
          </w:rPrChange>
        </w:rPr>
        <w:t xml:space="preserve"> that the users would like to see on the website</w:t>
      </w:r>
      <w:r w:rsidR="00AB3C27" w:rsidRPr="00F758B3">
        <w:rPr>
          <w:rFonts w:ascii="Times" w:eastAsia="Times New Roman" w:hAnsi="Times" w:cs="Times New Roman"/>
          <w:sz w:val="22"/>
          <w:szCs w:val="22"/>
          <w:shd w:val="clear" w:color="auto" w:fill="FFFFFF"/>
          <w:lang w:val="en-GB"/>
          <w:rPrChange w:id="3343" w:author="Chara Katiri" w:date="2015-05-12T13:05:00Z">
            <w:rPr>
              <w:rFonts w:ascii="Times" w:eastAsia="Times New Roman" w:hAnsi="Times" w:cs="Times New Roman"/>
              <w:sz w:val="22"/>
              <w:szCs w:val="22"/>
              <w:shd w:val="clear" w:color="auto" w:fill="FFFFFF"/>
              <w:lang w:val="en-GB"/>
            </w:rPr>
          </w:rPrChange>
        </w:rPr>
        <w:t xml:space="preserve">. </w:t>
      </w:r>
      <w:r w:rsidR="00461379" w:rsidRPr="00F758B3">
        <w:rPr>
          <w:rFonts w:ascii="Times" w:eastAsia="Times New Roman" w:hAnsi="Times" w:cs="Times New Roman"/>
          <w:sz w:val="22"/>
          <w:szCs w:val="22"/>
          <w:shd w:val="clear" w:color="auto" w:fill="FFFFFF"/>
          <w:lang w:val="en-GB"/>
          <w:rPrChange w:id="3344" w:author="Chara Katiri" w:date="2015-05-12T13:05:00Z">
            <w:rPr>
              <w:rFonts w:ascii="Times" w:eastAsia="Times New Roman" w:hAnsi="Times" w:cs="Times New Roman"/>
              <w:sz w:val="22"/>
              <w:szCs w:val="22"/>
              <w:shd w:val="clear" w:color="auto" w:fill="FFFFFF"/>
              <w:lang w:val="en-GB"/>
            </w:rPr>
          </w:rPrChange>
        </w:rPr>
        <w:t>The c</w:t>
      </w:r>
      <w:r w:rsidR="003B0809" w:rsidRPr="00F758B3">
        <w:rPr>
          <w:rFonts w:ascii="Times" w:eastAsia="Times New Roman" w:hAnsi="Times" w:cs="Times New Roman"/>
          <w:sz w:val="22"/>
          <w:szCs w:val="22"/>
          <w:shd w:val="clear" w:color="auto" w:fill="FFFFFF"/>
          <w:lang w:val="en-GB"/>
          <w:rPrChange w:id="3345" w:author="Chara Katiri" w:date="2015-05-12T13:05:00Z">
            <w:rPr>
              <w:rFonts w:ascii="Times" w:eastAsia="Times New Roman" w:hAnsi="Times" w:cs="Times New Roman"/>
              <w:sz w:val="22"/>
              <w:szCs w:val="22"/>
              <w:shd w:val="clear" w:color="auto" w:fill="FFFFFF"/>
              <w:lang w:val="en-GB"/>
            </w:rPr>
          </w:rPrChange>
        </w:rPr>
        <w:t xml:space="preserve">omparison </w:t>
      </w:r>
      <w:r w:rsidR="00F64C48" w:rsidRPr="00F758B3">
        <w:rPr>
          <w:rFonts w:ascii="Times" w:eastAsia="Times New Roman" w:hAnsi="Times" w:cs="Times New Roman"/>
          <w:sz w:val="22"/>
          <w:szCs w:val="22"/>
          <w:shd w:val="clear" w:color="auto" w:fill="FFFFFF"/>
          <w:lang w:val="en-GB"/>
          <w:rPrChange w:id="3346" w:author="Chara Katiri" w:date="2015-05-12T13:05:00Z">
            <w:rPr>
              <w:rFonts w:ascii="Times" w:eastAsia="Times New Roman" w:hAnsi="Times" w:cs="Times New Roman"/>
              <w:sz w:val="22"/>
              <w:szCs w:val="22"/>
              <w:shd w:val="clear" w:color="auto" w:fill="FFFFFF"/>
              <w:lang w:val="en-GB"/>
            </w:rPr>
          </w:rPrChange>
        </w:rPr>
        <w:t xml:space="preserve">made was </w:t>
      </w:r>
      <w:r w:rsidR="003B0809" w:rsidRPr="00F758B3">
        <w:rPr>
          <w:rFonts w:ascii="Times" w:eastAsia="Times New Roman" w:hAnsi="Times" w:cs="Times New Roman"/>
          <w:sz w:val="22"/>
          <w:szCs w:val="22"/>
          <w:shd w:val="clear" w:color="auto" w:fill="FFFFFF"/>
          <w:lang w:val="en-GB"/>
          <w:rPrChange w:id="3347" w:author="Chara Katiri" w:date="2015-05-12T13:05:00Z">
            <w:rPr>
              <w:rFonts w:ascii="Times" w:eastAsia="Times New Roman" w:hAnsi="Times" w:cs="Times New Roman"/>
              <w:sz w:val="22"/>
              <w:szCs w:val="22"/>
              <w:shd w:val="clear" w:color="auto" w:fill="FFFFFF"/>
              <w:lang w:val="en-GB"/>
            </w:rPr>
          </w:rPrChange>
        </w:rPr>
        <w:t>between a number of open source e-commence solutions such as</w:t>
      </w:r>
      <w:ins w:id="3348" w:author="Chara Katiri" w:date="2015-04-10T23:15:00Z">
        <w:r w:rsidR="00890D2C" w:rsidRPr="00F758B3">
          <w:rPr>
            <w:rFonts w:ascii="Times" w:eastAsia="Times New Roman" w:hAnsi="Times" w:cs="Times New Roman"/>
            <w:sz w:val="22"/>
            <w:szCs w:val="22"/>
            <w:shd w:val="clear" w:color="auto" w:fill="FFFFFF"/>
            <w:lang w:val="en-GB"/>
            <w:rPrChange w:id="3349" w:author="Chara Katiri" w:date="2015-05-12T13:05:00Z">
              <w:rPr>
                <w:rFonts w:ascii="Times" w:eastAsia="Times New Roman" w:hAnsi="Times" w:cs="Times New Roman"/>
                <w:sz w:val="22"/>
                <w:szCs w:val="22"/>
                <w:shd w:val="clear" w:color="auto" w:fill="FFFFFF"/>
                <w:lang w:val="en-GB"/>
              </w:rPr>
            </w:rPrChange>
          </w:rPr>
          <w:t xml:space="preserve"> Apache OFBiz, osCommerce, Magendo </w:t>
        </w:r>
      </w:ins>
      <w:sdt>
        <w:sdtPr>
          <w:rPr>
            <w:rFonts w:ascii="Times" w:eastAsia="Times New Roman" w:hAnsi="Times" w:cs="Times New Roman"/>
            <w:sz w:val="22"/>
            <w:szCs w:val="22"/>
            <w:shd w:val="clear" w:color="auto" w:fill="FFFFFF"/>
            <w:lang w:val="en-GB"/>
            <w:rPrChange w:id="3350" w:author="Chara Katiri" w:date="2015-05-12T13:05:00Z">
              <w:rPr>
                <w:rFonts w:ascii="Times" w:eastAsia="Times New Roman" w:hAnsi="Times" w:cs="Times New Roman"/>
                <w:sz w:val="22"/>
                <w:szCs w:val="22"/>
                <w:shd w:val="clear" w:color="auto" w:fill="FFFFFF"/>
                <w:lang w:val="en-GB"/>
              </w:rPr>
            </w:rPrChange>
          </w:rPr>
          <w:id w:val="1389070678"/>
          <w:citation/>
        </w:sdtPr>
        <w:sdtContent>
          <w:r w:rsidR="008B0413" w:rsidRPr="00F758B3">
            <w:rPr>
              <w:rFonts w:ascii="Times" w:eastAsia="Times New Roman" w:hAnsi="Times" w:cs="Times New Roman"/>
              <w:sz w:val="22"/>
              <w:szCs w:val="22"/>
              <w:shd w:val="clear" w:color="auto" w:fill="FFFFFF"/>
              <w:lang w:val="en-GB"/>
              <w:rPrChange w:id="3351" w:author="Chara Katiri" w:date="2015-05-12T13:05:00Z">
                <w:rPr>
                  <w:rFonts w:ascii="Times" w:eastAsia="Times New Roman" w:hAnsi="Times" w:cs="Times New Roman"/>
                  <w:sz w:val="22"/>
                  <w:szCs w:val="22"/>
                  <w:shd w:val="clear" w:color="auto" w:fill="FFFFFF"/>
                  <w:lang w:val="en-GB"/>
                </w:rPr>
              </w:rPrChange>
            </w:rPr>
            <w:fldChar w:fldCharType="begin"/>
          </w:r>
          <w:r w:rsidR="008B0413" w:rsidRPr="00F758B3">
            <w:rPr>
              <w:rFonts w:ascii="Times" w:eastAsia="Times New Roman" w:hAnsi="Times" w:cs="Times New Roman"/>
              <w:sz w:val="22"/>
              <w:szCs w:val="22"/>
              <w:shd w:val="clear" w:color="auto" w:fill="FFFFFF"/>
              <w:rPrChange w:id="3352" w:author="Chara Katiri" w:date="2015-05-12T13:05:00Z">
                <w:rPr>
                  <w:rFonts w:ascii="Times" w:eastAsia="Times New Roman" w:hAnsi="Times" w:cs="Times New Roman"/>
                  <w:sz w:val="22"/>
                  <w:szCs w:val="22"/>
                  <w:shd w:val="clear" w:color="auto" w:fill="FFFFFF"/>
                </w:rPr>
              </w:rPrChange>
            </w:rPr>
            <w:instrText xml:space="preserve"> CITATION Wik15 \l 1033 </w:instrText>
          </w:r>
          <w:r w:rsidR="008B0413" w:rsidRPr="00F758B3">
            <w:rPr>
              <w:rFonts w:ascii="Times" w:eastAsia="Times New Roman" w:hAnsi="Times" w:cs="Times New Roman"/>
              <w:sz w:val="22"/>
              <w:szCs w:val="22"/>
              <w:shd w:val="clear" w:color="auto" w:fill="FFFFFF"/>
              <w:lang w:val="en-GB"/>
              <w:rPrChange w:id="3353"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354"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35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356" w:author="Chara Katiri" w:date="2015-05-12T13:05:00Z">
                <w:rPr>
                  <w:rFonts w:ascii="Times" w:eastAsia="Times New Roman" w:hAnsi="Times" w:cs="Times New Roman"/>
                  <w:noProof/>
                  <w:sz w:val="22"/>
                  <w:szCs w:val="22"/>
                  <w:shd w:val="clear" w:color="auto" w:fill="FFFFFF"/>
                </w:rPr>
              </w:rPrChange>
            </w:rPr>
            <w:instrText xml:space="preserve"> HYPERLINK "" \l "Wik15" </w:instrText>
          </w:r>
          <w:r w:rsidR="00B7160F" w:rsidRPr="00F758B3">
            <w:rPr>
              <w:rFonts w:ascii="Times" w:eastAsia="Times New Roman" w:hAnsi="Times" w:cs="Times New Roman"/>
              <w:noProof/>
              <w:sz w:val="22"/>
              <w:szCs w:val="22"/>
              <w:shd w:val="clear" w:color="auto" w:fill="FFFFFF"/>
              <w:rPrChange w:id="335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358" w:author="Chara Katiri" w:date="2015-05-12T13:05:00Z">
                <w:rPr>
                  <w:rStyle w:val="Heading2Char"/>
                  <w:rFonts w:ascii="Times" w:eastAsia="Times New Roman" w:hAnsi="Times" w:cs="Times New Roman"/>
                  <w:noProof/>
                  <w:color w:val="auto"/>
                  <w:sz w:val="22"/>
                  <w:szCs w:val="22"/>
                  <w:shd w:val="clear" w:color="auto" w:fill="FFFFFF"/>
                </w:rPr>
              </w:rPrChange>
            </w:rPr>
            <w:t>6</w:t>
          </w:r>
          <w:r w:rsidR="00B7160F" w:rsidRPr="00F758B3">
            <w:rPr>
              <w:rFonts w:ascii="Times" w:eastAsia="Times New Roman" w:hAnsi="Times" w:cs="Times New Roman"/>
              <w:noProof/>
              <w:sz w:val="22"/>
              <w:szCs w:val="22"/>
              <w:shd w:val="clear" w:color="auto" w:fill="FFFFFF"/>
              <w:rPrChange w:id="3359"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360" w:author="Chara Katiri" w:date="2015-05-12T13:05:00Z">
                <w:rPr>
                  <w:rFonts w:ascii="Times" w:eastAsia="Times New Roman" w:hAnsi="Times" w:cs="Times New Roman"/>
                  <w:noProof/>
                  <w:sz w:val="22"/>
                  <w:szCs w:val="22"/>
                  <w:shd w:val="clear" w:color="auto" w:fill="FFFFFF"/>
                </w:rPr>
              </w:rPrChange>
            </w:rPr>
            <w:t>]</w:t>
          </w:r>
          <w:r w:rsidR="008B0413" w:rsidRPr="00F758B3">
            <w:rPr>
              <w:rFonts w:ascii="Times" w:eastAsia="Times New Roman" w:hAnsi="Times" w:cs="Times New Roman"/>
              <w:sz w:val="22"/>
              <w:szCs w:val="22"/>
              <w:shd w:val="clear" w:color="auto" w:fill="FFFFFF"/>
              <w:lang w:val="en-GB"/>
              <w:rPrChange w:id="3361" w:author="Chara Katiri" w:date="2015-05-12T13:05:00Z">
                <w:rPr>
                  <w:rFonts w:ascii="Times" w:eastAsia="Times New Roman" w:hAnsi="Times" w:cs="Times New Roman"/>
                  <w:sz w:val="22"/>
                  <w:szCs w:val="22"/>
                  <w:shd w:val="clear" w:color="auto" w:fill="FFFFFF"/>
                  <w:lang w:val="en-GB"/>
                </w:rPr>
              </w:rPrChange>
            </w:rPr>
            <w:fldChar w:fldCharType="end"/>
          </w:r>
        </w:sdtContent>
      </w:sdt>
      <w:ins w:id="3362" w:author="Chara Katiri" w:date="2015-04-10T23:15:00Z">
        <w:r w:rsidR="00890D2C" w:rsidRPr="00F758B3">
          <w:rPr>
            <w:rFonts w:ascii="Times" w:eastAsia="Times New Roman" w:hAnsi="Times" w:cs="Times New Roman"/>
            <w:sz w:val="22"/>
            <w:szCs w:val="22"/>
            <w:shd w:val="clear" w:color="auto" w:fill="FFFFFF"/>
            <w:lang w:val="en-GB"/>
            <w:rPrChange w:id="3363" w:author="Chara Katiri" w:date="2015-05-12T13:05:00Z">
              <w:rPr>
                <w:rFonts w:ascii="Times" w:eastAsia="Times New Roman" w:hAnsi="Times" w:cs="Times New Roman"/>
                <w:sz w:val="22"/>
                <w:szCs w:val="22"/>
                <w:shd w:val="clear" w:color="auto" w:fill="FFFFFF"/>
                <w:lang w:val="en-GB"/>
              </w:rPr>
            </w:rPrChange>
          </w:rPr>
          <w:t xml:space="preserve"> and</w:t>
        </w:r>
      </w:ins>
      <w:ins w:id="3364" w:author="Chara Katiri" w:date="2015-05-02T14:25:00Z">
        <w:r w:rsidR="0099186E" w:rsidRPr="00F758B3">
          <w:rPr>
            <w:rFonts w:ascii="Times" w:eastAsia="Times New Roman" w:hAnsi="Times" w:cs="Times New Roman"/>
            <w:sz w:val="22"/>
            <w:szCs w:val="22"/>
            <w:shd w:val="clear" w:color="auto" w:fill="FFFFFF"/>
            <w:lang w:val="en-GB"/>
            <w:rPrChange w:id="3365" w:author="Chara Katiri" w:date="2015-05-12T13:05:00Z">
              <w:rPr>
                <w:rFonts w:ascii="Times" w:eastAsia="Times New Roman" w:hAnsi="Times" w:cs="Times New Roman"/>
                <w:sz w:val="22"/>
                <w:szCs w:val="22"/>
                <w:shd w:val="clear" w:color="auto" w:fill="FFFFFF"/>
                <w:lang w:val="en-GB"/>
              </w:rPr>
            </w:rPrChange>
          </w:rPr>
          <w:t xml:space="preserve"> other</w:t>
        </w:r>
      </w:ins>
      <w:ins w:id="3366" w:author="Chara Katiri" w:date="2015-04-10T23:15:00Z">
        <w:r w:rsidR="00890D2C" w:rsidRPr="00F758B3">
          <w:rPr>
            <w:rFonts w:ascii="Times" w:eastAsia="Times New Roman" w:hAnsi="Times" w:cs="Times New Roman"/>
            <w:sz w:val="22"/>
            <w:szCs w:val="22"/>
            <w:shd w:val="clear" w:color="auto" w:fill="FFFFFF"/>
            <w:lang w:val="en-GB"/>
            <w:rPrChange w:id="3367" w:author="Chara Katiri" w:date="2015-05-12T13:05:00Z">
              <w:rPr>
                <w:rFonts w:ascii="Times" w:eastAsia="Times New Roman" w:hAnsi="Times" w:cs="Times New Roman"/>
                <w:sz w:val="22"/>
                <w:szCs w:val="22"/>
                <w:shd w:val="clear" w:color="auto" w:fill="FFFFFF"/>
                <w:lang w:val="en-GB"/>
              </w:rPr>
            </w:rPrChange>
          </w:rPr>
          <w:t xml:space="preserve"> e-commerce websites such as </w:t>
        </w:r>
      </w:ins>
      <w:commentRangeStart w:id="3368"/>
      <w:r w:rsidR="003B0809" w:rsidRPr="00F758B3">
        <w:rPr>
          <w:rFonts w:ascii="Times" w:eastAsia="Times New Roman" w:hAnsi="Times" w:cs="Times New Roman"/>
          <w:sz w:val="22"/>
          <w:szCs w:val="22"/>
          <w:shd w:val="clear" w:color="auto" w:fill="FFFFFF"/>
          <w:lang w:val="en-GB"/>
          <w:rPrChange w:id="3369" w:author="Chara Katiri" w:date="2015-05-12T13:05:00Z">
            <w:rPr>
              <w:rFonts w:ascii="Times" w:eastAsia="Times New Roman" w:hAnsi="Times" w:cs="Times New Roman"/>
              <w:sz w:val="22"/>
              <w:szCs w:val="22"/>
              <w:shd w:val="clear" w:color="auto" w:fill="FFFFFF"/>
              <w:lang w:val="en-GB"/>
            </w:rPr>
          </w:rPrChange>
        </w:rPr>
        <w:t xml:space="preserve">Gumtree, </w:t>
      </w:r>
      <w:r w:rsidR="00BC619F" w:rsidRPr="00F758B3">
        <w:rPr>
          <w:rFonts w:ascii="Times" w:eastAsia="Times New Roman" w:hAnsi="Times" w:cs="Times New Roman"/>
          <w:sz w:val="22"/>
          <w:szCs w:val="22"/>
          <w:shd w:val="clear" w:color="auto" w:fill="FFFFFF"/>
          <w:lang w:val="en-GB"/>
          <w:rPrChange w:id="3370" w:author="Chara Katiri" w:date="2015-05-12T13:05:00Z">
            <w:rPr>
              <w:rFonts w:ascii="Times" w:eastAsia="Times New Roman" w:hAnsi="Times" w:cs="Times New Roman"/>
              <w:sz w:val="22"/>
              <w:szCs w:val="22"/>
              <w:shd w:val="clear" w:color="auto" w:fill="FFFFFF"/>
              <w:lang w:val="en-GB"/>
            </w:rPr>
          </w:rPrChange>
        </w:rPr>
        <w:t xml:space="preserve">Preloved and </w:t>
      </w:r>
      <w:r w:rsidR="00F64C48" w:rsidRPr="00F758B3">
        <w:rPr>
          <w:rFonts w:ascii="Times" w:eastAsia="Times New Roman" w:hAnsi="Times" w:cs="Times New Roman"/>
          <w:sz w:val="22"/>
          <w:szCs w:val="22"/>
          <w:shd w:val="clear" w:color="auto" w:fill="FFFFFF"/>
          <w:lang w:val="en-GB"/>
          <w:rPrChange w:id="3371" w:author="Chara Katiri" w:date="2015-05-12T13:05:00Z">
            <w:rPr>
              <w:rFonts w:ascii="Times" w:eastAsia="Times New Roman" w:hAnsi="Times" w:cs="Times New Roman"/>
              <w:sz w:val="22"/>
              <w:szCs w:val="22"/>
              <w:shd w:val="clear" w:color="auto" w:fill="FFFFFF"/>
              <w:lang w:val="en-GB"/>
            </w:rPr>
          </w:rPrChange>
        </w:rPr>
        <w:t>eBay</w:t>
      </w:r>
      <w:commentRangeEnd w:id="3368"/>
      <w:r w:rsidR="00871CBC" w:rsidRPr="00F758B3">
        <w:rPr>
          <w:rStyle w:val="CommentReference"/>
          <w:rFonts w:ascii="Times" w:hAnsi="Times" w:cs="Times New Roman"/>
          <w:sz w:val="22"/>
          <w:szCs w:val="22"/>
          <w:rPrChange w:id="3372" w:author="Chara Katiri" w:date="2015-05-12T13:05:00Z">
            <w:rPr>
              <w:rStyle w:val="CommentReference"/>
            </w:rPr>
          </w:rPrChange>
        </w:rPr>
        <w:commentReference w:id="3368"/>
      </w:r>
      <w:r w:rsidR="0062322A" w:rsidRPr="00F758B3">
        <w:rPr>
          <w:rFonts w:ascii="Times" w:eastAsia="Times New Roman" w:hAnsi="Times" w:cs="Times New Roman"/>
          <w:sz w:val="22"/>
          <w:szCs w:val="22"/>
          <w:shd w:val="clear" w:color="auto" w:fill="FFFFFF"/>
          <w:lang w:val="en-GB"/>
          <w:rPrChange w:id="3373" w:author="Chara Katiri" w:date="2015-05-12T13:05:00Z">
            <w:rPr>
              <w:rFonts w:ascii="Times" w:eastAsia="Times New Roman" w:hAnsi="Times" w:cs="Times New Roman"/>
              <w:sz w:val="22"/>
              <w:szCs w:val="22"/>
              <w:shd w:val="clear" w:color="auto" w:fill="FFFFFF"/>
              <w:lang w:val="en-GB"/>
            </w:rPr>
          </w:rPrChange>
        </w:rPr>
        <w:t xml:space="preserve">. </w:t>
      </w:r>
      <w:r w:rsidR="003E1F18" w:rsidRPr="00F758B3">
        <w:rPr>
          <w:rFonts w:ascii="Times" w:eastAsia="Times New Roman" w:hAnsi="Times" w:cs="Times New Roman"/>
          <w:sz w:val="22"/>
          <w:szCs w:val="22"/>
          <w:shd w:val="clear" w:color="auto" w:fill="FFFFFF"/>
          <w:lang w:val="en-GB"/>
          <w:rPrChange w:id="3374" w:author="Chara Katiri" w:date="2015-05-12T13:05:00Z">
            <w:rPr>
              <w:rFonts w:ascii="Times" w:eastAsia="Times New Roman" w:hAnsi="Times" w:cs="Times New Roman"/>
              <w:sz w:val="22"/>
              <w:szCs w:val="22"/>
              <w:shd w:val="clear" w:color="auto" w:fill="FFFFFF"/>
              <w:lang w:val="en-GB"/>
            </w:rPr>
          </w:rPrChange>
        </w:rPr>
        <w:t>The strengths and weakness of the services are shown below</w:t>
      </w:r>
      <w:ins w:id="3375" w:author="Chara Katiri" w:date="2015-05-02T14:25:00Z">
        <w:r w:rsidR="0099186E" w:rsidRPr="00F758B3">
          <w:rPr>
            <w:rFonts w:ascii="Times" w:eastAsia="Times New Roman" w:hAnsi="Times" w:cs="Times New Roman"/>
            <w:sz w:val="22"/>
            <w:szCs w:val="22"/>
            <w:shd w:val="clear" w:color="auto" w:fill="FFFFFF"/>
            <w:lang w:val="en-GB"/>
            <w:rPrChange w:id="3376" w:author="Chara Katiri" w:date="2015-05-12T13:05:00Z">
              <w:rPr>
                <w:rFonts w:ascii="Times" w:eastAsia="Times New Roman" w:hAnsi="Times" w:cs="Times New Roman"/>
                <w:sz w:val="22"/>
                <w:szCs w:val="22"/>
                <w:shd w:val="clear" w:color="auto" w:fill="FFFFFF"/>
                <w:lang w:val="en-GB"/>
              </w:rPr>
            </w:rPrChange>
          </w:rPr>
          <w:t>.</w:t>
        </w:r>
      </w:ins>
      <w:r w:rsidR="003B0809" w:rsidRPr="00F758B3">
        <w:rPr>
          <w:rFonts w:ascii="Times" w:eastAsia="Times New Roman" w:hAnsi="Times" w:cs="Times New Roman"/>
          <w:sz w:val="22"/>
          <w:szCs w:val="22"/>
          <w:shd w:val="clear" w:color="auto" w:fill="FFFFFF"/>
          <w:lang w:val="en-GB"/>
          <w:rPrChange w:id="3377" w:author="Chara Katiri" w:date="2015-05-12T13:05:00Z">
            <w:rPr>
              <w:rFonts w:ascii="Times" w:eastAsia="Times New Roman" w:hAnsi="Times" w:cs="Times New Roman"/>
              <w:sz w:val="22"/>
              <w:szCs w:val="22"/>
              <w:shd w:val="clear" w:color="auto" w:fill="FFFFFF"/>
              <w:lang w:val="en-GB"/>
            </w:rPr>
          </w:rPrChange>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3378"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3379">
          <w:tblGrid>
            <w:gridCol w:w="1668"/>
            <w:gridCol w:w="2693"/>
            <w:gridCol w:w="3402"/>
            <w:gridCol w:w="3118"/>
            <w:gridCol w:w="2977"/>
          </w:tblGrid>
        </w:tblGridChange>
      </w:tblGrid>
      <w:tr w:rsidR="008838C1" w:rsidRPr="00F758B3"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3380"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381" w:author="Chara Katiri" w:date="2015-04-10T23:29:00Z">
              <w:tcPr>
                <w:tcW w:w="1668" w:type="dxa"/>
              </w:tcPr>
            </w:tcPrChange>
          </w:tcPr>
          <w:p w14:paraId="39659854" w14:textId="77777777" w:rsidR="008838C1" w:rsidRPr="00F758B3" w:rsidRDefault="008838C1" w:rsidP="00F758B3">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3382" w:author="Chara Katiri" w:date="2015-05-12T13:05:00Z">
                  <w:rPr>
                    <w:rFonts w:ascii="Times" w:hAnsi="Times"/>
                    <w:b/>
                    <w:bCs w:val="0"/>
                    <w:color w:val="auto"/>
                    <w:szCs w:val="22"/>
                  </w:rPr>
                </w:rPrChange>
              </w:rPr>
              <w:pPrChange w:id="3383" w:author="Chara Katiri" w:date="2015-05-12T13:05:00Z">
                <w:pPr>
                  <w:pStyle w:val="TableHeadingRow"/>
                  <w:framePr w:hSpace="180" w:wrap="around" w:vAnchor="text" w:hAnchor="page" w:x="1369" w:y="542"/>
                  <w:spacing w:line="360" w:lineRule="auto"/>
                  <w:contextualSpacing/>
                  <w:jc w:val="both"/>
                  <w:cnfStyle w:val="101000000000" w:firstRow="1" w:lastRow="0" w:firstColumn="1" w:lastColumn="0" w:oddVBand="0" w:evenVBand="0" w:oddHBand="0" w:evenHBand="0" w:firstRowFirstColumn="0" w:firstRowLastColumn="0" w:lastRowFirstColumn="0" w:lastRowLastColumn="0"/>
                </w:pPr>
              </w:pPrChange>
            </w:pPr>
            <w:r w:rsidRPr="00F758B3">
              <w:rPr>
                <w:rFonts w:ascii="Times" w:hAnsi="Times"/>
                <w:szCs w:val="22"/>
                <w:rPrChange w:id="3384" w:author="Chara Katiri" w:date="2015-05-12T13:05:00Z">
                  <w:rPr>
                    <w:rFonts w:ascii="Times" w:hAnsi="Times"/>
                    <w:szCs w:val="22"/>
                  </w:rPr>
                </w:rPrChange>
              </w:rPr>
              <w:t>Functionalities</w:t>
            </w:r>
          </w:p>
        </w:tc>
        <w:tc>
          <w:tcPr>
            <w:tcW w:w="2693" w:type="dxa"/>
            <w:tcPrChange w:id="3385" w:author="Chara Katiri" w:date="2015-04-10T23:29:00Z">
              <w:tcPr>
                <w:tcW w:w="2693" w:type="dxa"/>
              </w:tcPr>
            </w:tcPrChange>
          </w:tcPr>
          <w:p w14:paraId="0991AA02" w14:textId="254BDB01" w:rsidR="008838C1" w:rsidRPr="00F758B3" w:rsidRDefault="008838C1"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386" w:author="Chara Katiri" w:date="2015-05-12T13:05:00Z">
                  <w:rPr>
                    <w:rFonts w:ascii="Times" w:hAnsi="Times"/>
                    <w:b/>
                    <w:bCs w:val="0"/>
                    <w:color w:val="auto"/>
                    <w:szCs w:val="22"/>
                  </w:rPr>
                </w:rPrChange>
              </w:rPr>
              <w:pPrChange w:id="3387"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388" w:author="Chara Katiri" w:date="2015-05-12T13:05:00Z">
                  <w:rPr>
                    <w:rFonts w:ascii="Times" w:hAnsi="Times"/>
                    <w:szCs w:val="22"/>
                  </w:rPr>
                </w:rPrChange>
              </w:rPr>
              <w:t xml:space="preserve">Apache OFBiz </w:t>
            </w:r>
            <w:sdt>
              <w:sdtPr>
                <w:rPr>
                  <w:rFonts w:ascii="Times" w:hAnsi="Times"/>
                  <w:b/>
                  <w:bCs w:val="0"/>
                  <w:color w:val="auto"/>
                  <w:szCs w:val="22"/>
                  <w:rPrChange w:id="3389" w:author="Chara Katiri" w:date="2015-05-12T13:05:00Z">
                    <w:rPr>
                      <w:rFonts w:ascii="Times" w:hAnsi="Times"/>
                      <w:b/>
                      <w:bCs w:val="0"/>
                      <w:color w:val="auto"/>
                      <w:szCs w:val="22"/>
                    </w:rPr>
                  </w:rPrChange>
                </w:rPr>
                <w:id w:val="79185174"/>
                <w:citation/>
              </w:sdtPr>
              <w:sdtContent>
                <w:r w:rsidR="008F3D2A" w:rsidRPr="00F758B3">
                  <w:rPr>
                    <w:rFonts w:ascii="Times" w:hAnsi="Times"/>
                    <w:b/>
                    <w:bCs w:val="0"/>
                    <w:color w:val="auto"/>
                    <w:szCs w:val="22"/>
                    <w:rPrChange w:id="3390" w:author="Chara Katiri" w:date="2015-05-12T13:05:00Z">
                      <w:rPr>
                        <w:rFonts w:ascii="Times" w:hAnsi="Times"/>
                        <w:szCs w:val="22"/>
                      </w:rPr>
                    </w:rPrChange>
                  </w:rPr>
                  <w:fldChar w:fldCharType="begin"/>
                </w:r>
                <w:r w:rsidR="008F3D2A" w:rsidRPr="00F758B3">
                  <w:rPr>
                    <w:rFonts w:ascii="Times" w:hAnsi="Times"/>
                    <w:szCs w:val="22"/>
                    <w:lang w:val="en-US"/>
                    <w:rPrChange w:id="3391" w:author="Chara Katiri" w:date="2015-05-12T13:05:00Z">
                      <w:rPr>
                        <w:rFonts w:ascii="Times" w:hAnsi="Times"/>
                        <w:szCs w:val="22"/>
                        <w:lang w:val="en-US"/>
                      </w:rPr>
                    </w:rPrChange>
                  </w:rPr>
                  <w:instrText xml:space="preserve"> CITATION Ofb15 \l 1033 </w:instrText>
                </w:r>
                <w:r w:rsidR="008F3D2A" w:rsidRPr="00F758B3">
                  <w:rPr>
                    <w:rFonts w:ascii="Times" w:hAnsi="Times"/>
                    <w:b/>
                    <w:bCs w:val="0"/>
                    <w:color w:val="auto"/>
                    <w:szCs w:val="22"/>
                    <w:rPrChange w:id="3392" w:author="Chara Katiri" w:date="2015-05-12T13:05:00Z">
                      <w:rPr>
                        <w:rFonts w:ascii="Times" w:hAnsi="Times"/>
                        <w:szCs w:val="22"/>
                      </w:rPr>
                    </w:rPrChange>
                  </w:rPr>
                  <w:fldChar w:fldCharType="separate"/>
                </w:r>
                <w:r w:rsidR="00B7160F" w:rsidRPr="00F758B3">
                  <w:rPr>
                    <w:rFonts w:ascii="Times" w:hAnsi="Times"/>
                    <w:noProof/>
                    <w:szCs w:val="22"/>
                    <w:lang w:val="en-US"/>
                    <w:rPrChange w:id="3393" w:author="Chara Katiri" w:date="2015-05-12T13:05:00Z">
                      <w:rPr>
                        <w:rFonts w:ascii="Times" w:hAnsi="Times"/>
                        <w:noProof/>
                        <w:szCs w:val="22"/>
                        <w:lang w:val="en-US"/>
                      </w:rPr>
                    </w:rPrChange>
                  </w:rPr>
                  <w:t>[</w:t>
                </w:r>
                <w:r w:rsidR="00B7160F" w:rsidRPr="00F758B3">
                  <w:rPr>
                    <w:rFonts w:ascii="Times" w:hAnsi="Times"/>
                    <w:noProof/>
                    <w:szCs w:val="22"/>
                    <w:lang w:val="en-US"/>
                    <w:rPrChange w:id="3394"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395" w:author="Chara Katiri" w:date="2015-05-12T13:05:00Z">
                      <w:rPr>
                        <w:rFonts w:ascii="Times" w:hAnsi="Times"/>
                        <w:noProof/>
                        <w:szCs w:val="22"/>
                        <w:lang w:val="en-US"/>
                      </w:rPr>
                    </w:rPrChange>
                  </w:rPr>
                  <w:instrText xml:space="preserve"> HYPERLINK "" \l "Ofb15" </w:instrText>
                </w:r>
                <w:r w:rsidR="00B7160F" w:rsidRPr="00F758B3">
                  <w:rPr>
                    <w:rFonts w:ascii="Times" w:hAnsi="Times"/>
                    <w:noProof/>
                    <w:szCs w:val="22"/>
                    <w:lang w:val="en-US"/>
                    <w:rPrChange w:id="3396"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397" w:author="Chara Katiri" w:date="2015-05-12T13:05:00Z">
                      <w:rPr>
                        <w:rStyle w:val="Heading2Char"/>
                        <w:rFonts w:ascii="Times" w:eastAsia="Times New Roman" w:hAnsi="Times" w:cs="Times New Roman"/>
                        <w:noProof/>
                        <w:color w:val="FFFFFF" w:themeColor="background1"/>
                        <w:sz w:val="22"/>
                        <w:szCs w:val="22"/>
                        <w:lang w:val="en-US"/>
                      </w:rPr>
                    </w:rPrChange>
                  </w:rPr>
                  <w:t>7</w:t>
                </w:r>
                <w:r w:rsidR="00B7160F" w:rsidRPr="00F758B3">
                  <w:rPr>
                    <w:rFonts w:ascii="Times" w:hAnsi="Times"/>
                    <w:noProof/>
                    <w:szCs w:val="22"/>
                    <w:lang w:val="en-US"/>
                    <w:rPrChange w:id="3398"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399" w:author="Chara Katiri" w:date="2015-05-12T13:05:00Z">
                      <w:rPr>
                        <w:rFonts w:ascii="Times" w:hAnsi="Times"/>
                        <w:noProof/>
                        <w:szCs w:val="22"/>
                        <w:lang w:val="en-US"/>
                      </w:rPr>
                    </w:rPrChange>
                  </w:rPr>
                  <w:t>]</w:t>
                </w:r>
                <w:r w:rsidR="008F3D2A" w:rsidRPr="00F758B3">
                  <w:rPr>
                    <w:rFonts w:ascii="Times" w:hAnsi="Times"/>
                    <w:b/>
                    <w:bCs w:val="0"/>
                    <w:color w:val="auto"/>
                    <w:szCs w:val="22"/>
                    <w:rPrChange w:id="3400" w:author="Chara Katiri" w:date="2015-05-12T13:05:00Z">
                      <w:rPr>
                        <w:rFonts w:ascii="Times" w:hAnsi="Times"/>
                        <w:szCs w:val="22"/>
                      </w:rPr>
                    </w:rPrChange>
                  </w:rPr>
                  <w:fldChar w:fldCharType="end"/>
                </w:r>
              </w:sdtContent>
            </w:sdt>
          </w:p>
        </w:tc>
        <w:tc>
          <w:tcPr>
            <w:tcW w:w="3402" w:type="dxa"/>
            <w:tcPrChange w:id="3401" w:author="Chara Katiri" w:date="2015-04-10T23:29:00Z">
              <w:tcPr>
                <w:tcW w:w="3402" w:type="dxa"/>
              </w:tcPr>
            </w:tcPrChange>
          </w:tcPr>
          <w:p w14:paraId="3433B9E3" w14:textId="65643989" w:rsidR="008838C1" w:rsidRPr="00F758B3" w:rsidRDefault="008F3D2A"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402" w:author="Chara Katiri" w:date="2015-05-12T13:05:00Z">
                  <w:rPr>
                    <w:rFonts w:ascii="Times" w:hAnsi="Times"/>
                    <w:b/>
                    <w:bCs w:val="0"/>
                    <w:color w:val="auto"/>
                    <w:szCs w:val="22"/>
                  </w:rPr>
                </w:rPrChange>
              </w:rPr>
              <w:pPrChange w:id="3403"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404" w:author="Chara Katiri" w:date="2015-05-12T13:05:00Z">
                  <w:rPr>
                    <w:rFonts w:ascii="Times" w:hAnsi="Times"/>
                    <w:szCs w:val="22"/>
                  </w:rPr>
                </w:rPrChange>
              </w:rPr>
              <w:t xml:space="preserve">osCommerce </w:t>
            </w:r>
            <w:sdt>
              <w:sdtPr>
                <w:rPr>
                  <w:rFonts w:ascii="Times" w:hAnsi="Times"/>
                  <w:b/>
                  <w:bCs w:val="0"/>
                  <w:color w:val="auto"/>
                  <w:szCs w:val="22"/>
                  <w:rPrChange w:id="3405" w:author="Chara Katiri" w:date="2015-05-12T13:05:00Z">
                    <w:rPr>
                      <w:rFonts w:ascii="Times" w:hAnsi="Times"/>
                      <w:b/>
                      <w:bCs w:val="0"/>
                      <w:color w:val="auto"/>
                      <w:szCs w:val="22"/>
                    </w:rPr>
                  </w:rPrChange>
                </w:rPr>
                <w:id w:val="-181284697"/>
                <w:citation/>
              </w:sdtPr>
              <w:sdtContent>
                <w:r w:rsidRPr="00F758B3">
                  <w:rPr>
                    <w:rFonts w:ascii="Times" w:hAnsi="Times"/>
                    <w:b/>
                    <w:bCs w:val="0"/>
                    <w:color w:val="auto"/>
                    <w:szCs w:val="22"/>
                    <w:rPrChange w:id="3406" w:author="Chara Katiri" w:date="2015-05-12T13:05:00Z">
                      <w:rPr>
                        <w:rFonts w:ascii="Times" w:hAnsi="Times"/>
                        <w:szCs w:val="22"/>
                      </w:rPr>
                    </w:rPrChange>
                  </w:rPr>
                  <w:fldChar w:fldCharType="begin"/>
                </w:r>
                <w:r w:rsidRPr="00F758B3">
                  <w:rPr>
                    <w:rFonts w:ascii="Times" w:hAnsi="Times"/>
                    <w:szCs w:val="22"/>
                    <w:lang w:val="en-US"/>
                    <w:rPrChange w:id="3407" w:author="Chara Katiri" w:date="2015-05-12T13:05:00Z">
                      <w:rPr>
                        <w:rFonts w:ascii="Times" w:hAnsi="Times"/>
                        <w:szCs w:val="22"/>
                        <w:lang w:val="en-US"/>
                      </w:rPr>
                    </w:rPrChange>
                  </w:rPr>
                  <w:instrText xml:space="preserve"> CITATION Osc15 \l 1033 </w:instrText>
                </w:r>
                <w:r w:rsidRPr="00F758B3">
                  <w:rPr>
                    <w:rFonts w:ascii="Times" w:hAnsi="Times"/>
                    <w:b/>
                    <w:bCs w:val="0"/>
                    <w:color w:val="auto"/>
                    <w:szCs w:val="22"/>
                    <w:rPrChange w:id="3408" w:author="Chara Katiri" w:date="2015-05-12T13:05:00Z">
                      <w:rPr>
                        <w:rFonts w:ascii="Times" w:hAnsi="Times"/>
                        <w:szCs w:val="22"/>
                      </w:rPr>
                    </w:rPrChange>
                  </w:rPr>
                  <w:fldChar w:fldCharType="separate"/>
                </w:r>
                <w:r w:rsidR="00B7160F" w:rsidRPr="00F758B3">
                  <w:rPr>
                    <w:rFonts w:ascii="Times" w:hAnsi="Times"/>
                    <w:noProof/>
                    <w:szCs w:val="22"/>
                    <w:lang w:val="en-US"/>
                    <w:rPrChange w:id="3409" w:author="Chara Katiri" w:date="2015-05-12T13:05:00Z">
                      <w:rPr>
                        <w:rFonts w:ascii="Times" w:hAnsi="Times"/>
                        <w:noProof/>
                        <w:szCs w:val="22"/>
                        <w:lang w:val="en-US"/>
                      </w:rPr>
                    </w:rPrChange>
                  </w:rPr>
                  <w:t>[</w:t>
                </w:r>
                <w:r w:rsidR="00B7160F" w:rsidRPr="00F758B3">
                  <w:rPr>
                    <w:rFonts w:ascii="Times" w:hAnsi="Times"/>
                    <w:noProof/>
                    <w:szCs w:val="22"/>
                    <w:lang w:val="en-US"/>
                    <w:rPrChange w:id="3410"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411" w:author="Chara Katiri" w:date="2015-05-12T13:05:00Z">
                      <w:rPr>
                        <w:rFonts w:ascii="Times" w:hAnsi="Times"/>
                        <w:noProof/>
                        <w:szCs w:val="22"/>
                        <w:lang w:val="en-US"/>
                      </w:rPr>
                    </w:rPrChange>
                  </w:rPr>
                  <w:instrText xml:space="preserve"> HYPERLINK "" \l "Osc15" </w:instrText>
                </w:r>
                <w:r w:rsidR="00B7160F" w:rsidRPr="00F758B3">
                  <w:rPr>
                    <w:rFonts w:ascii="Times" w:hAnsi="Times"/>
                    <w:noProof/>
                    <w:szCs w:val="22"/>
                    <w:lang w:val="en-US"/>
                    <w:rPrChange w:id="3412"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413" w:author="Chara Katiri" w:date="2015-05-12T13:05:00Z">
                      <w:rPr>
                        <w:rStyle w:val="Heading2Char"/>
                        <w:rFonts w:ascii="Times" w:eastAsia="Times New Roman" w:hAnsi="Times" w:cs="Times New Roman"/>
                        <w:noProof/>
                        <w:color w:val="FFFFFF" w:themeColor="background1"/>
                        <w:sz w:val="22"/>
                        <w:szCs w:val="22"/>
                        <w:lang w:val="en-US"/>
                      </w:rPr>
                    </w:rPrChange>
                  </w:rPr>
                  <w:t>8</w:t>
                </w:r>
                <w:r w:rsidR="00B7160F" w:rsidRPr="00F758B3">
                  <w:rPr>
                    <w:rFonts w:ascii="Times" w:hAnsi="Times"/>
                    <w:noProof/>
                    <w:szCs w:val="22"/>
                    <w:lang w:val="en-US"/>
                    <w:rPrChange w:id="3414"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415" w:author="Chara Katiri" w:date="2015-05-12T13:05:00Z">
                      <w:rPr>
                        <w:rFonts w:ascii="Times" w:hAnsi="Times"/>
                        <w:noProof/>
                        <w:szCs w:val="22"/>
                        <w:lang w:val="en-US"/>
                      </w:rPr>
                    </w:rPrChange>
                  </w:rPr>
                  <w:t>]</w:t>
                </w:r>
                <w:r w:rsidRPr="00F758B3">
                  <w:rPr>
                    <w:rFonts w:ascii="Times" w:hAnsi="Times"/>
                    <w:b/>
                    <w:bCs w:val="0"/>
                    <w:color w:val="auto"/>
                    <w:szCs w:val="22"/>
                    <w:rPrChange w:id="3416" w:author="Chara Katiri" w:date="2015-05-12T13:05:00Z">
                      <w:rPr>
                        <w:rFonts w:ascii="Times" w:hAnsi="Times"/>
                        <w:szCs w:val="22"/>
                      </w:rPr>
                    </w:rPrChange>
                  </w:rPr>
                  <w:fldChar w:fldCharType="end"/>
                </w:r>
              </w:sdtContent>
            </w:sdt>
          </w:p>
        </w:tc>
        <w:tc>
          <w:tcPr>
            <w:tcW w:w="3118" w:type="dxa"/>
            <w:tcBorders>
              <w:right w:val="single" w:sz="18" w:space="0" w:color="4F81BD" w:themeColor="accent1"/>
            </w:tcBorders>
            <w:tcPrChange w:id="3417" w:author="Chara Katiri" w:date="2015-04-10T23:29:00Z">
              <w:tcPr>
                <w:tcW w:w="3118" w:type="dxa"/>
                <w:tcBorders>
                  <w:right w:val="single" w:sz="18" w:space="0" w:color="4F81BD" w:themeColor="accent1"/>
                </w:tcBorders>
              </w:tcPr>
            </w:tcPrChange>
          </w:tcPr>
          <w:p w14:paraId="3F6F04EB" w14:textId="531298B5" w:rsidR="008838C1" w:rsidRPr="00F758B3" w:rsidRDefault="008F3D2A"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418" w:author="Chara Katiri" w:date="2015-05-12T13:05:00Z">
                  <w:rPr>
                    <w:rFonts w:ascii="Times" w:hAnsi="Times"/>
                    <w:b/>
                    <w:bCs w:val="0"/>
                    <w:color w:val="auto"/>
                    <w:szCs w:val="22"/>
                  </w:rPr>
                </w:rPrChange>
              </w:rPr>
              <w:pPrChange w:id="3419"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420" w:author="Chara Katiri" w:date="2015-05-12T13:05:00Z">
                  <w:rPr>
                    <w:rFonts w:ascii="Times" w:hAnsi="Times"/>
                    <w:szCs w:val="22"/>
                  </w:rPr>
                </w:rPrChange>
              </w:rPr>
              <w:t xml:space="preserve">Magendo </w:t>
            </w:r>
            <w:sdt>
              <w:sdtPr>
                <w:rPr>
                  <w:rFonts w:ascii="Times" w:hAnsi="Times"/>
                  <w:b/>
                  <w:bCs w:val="0"/>
                  <w:color w:val="auto"/>
                  <w:szCs w:val="22"/>
                  <w:rPrChange w:id="3421" w:author="Chara Katiri" w:date="2015-05-12T13:05:00Z">
                    <w:rPr>
                      <w:rFonts w:ascii="Times" w:hAnsi="Times"/>
                      <w:b/>
                      <w:bCs w:val="0"/>
                      <w:color w:val="auto"/>
                      <w:szCs w:val="22"/>
                    </w:rPr>
                  </w:rPrChange>
                </w:rPr>
                <w:id w:val="-633870642"/>
                <w:citation/>
              </w:sdtPr>
              <w:sdtContent>
                <w:r w:rsidRPr="00F758B3">
                  <w:rPr>
                    <w:rFonts w:ascii="Times" w:hAnsi="Times"/>
                    <w:b/>
                    <w:bCs w:val="0"/>
                    <w:color w:val="auto"/>
                    <w:szCs w:val="22"/>
                    <w:rPrChange w:id="3422" w:author="Chara Katiri" w:date="2015-05-12T13:05:00Z">
                      <w:rPr>
                        <w:rFonts w:ascii="Times" w:hAnsi="Times"/>
                        <w:szCs w:val="22"/>
                      </w:rPr>
                    </w:rPrChange>
                  </w:rPr>
                  <w:fldChar w:fldCharType="begin"/>
                </w:r>
                <w:r w:rsidRPr="00F758B3">
                  <w:rPr>
                    <w:rFonts w:ascii="Times" w:hAnsi="Times"/>
                    <w:szCs w:val="22"/>
                    <w:lang w:val="en-US"/>
                    <w:rPrChange w:id="3423" w:author="Chara Katiri" w:date="2015-05-12T13:05:00Z">
                      <w:rPr>
                        <w:rFonts w:ascii="Times" w:hAnsi="Times"/>
                        <w:szCs w:val="22"/>
                        <w:lang w:val="en-US"/>
                      </w:rPr>
                    </w:rPrChange>
                  </w:rPr>
                  <w:instrText xml:space="preserve"> CITATION Mag15 \l 1033 </w:instrText>
                </w:r>
                <w:r w:rsidRPr="00F758B3">
                  <w:rPr>
                    <w:rFonts w:ascii="Times" w:hAnsi="Times"/>
                    <w:b/>
                    <w:bCs w:val="0"/>
                    <w:color w:val="auto"/>
                    <w:szCs w:val="22"/>
                    <w:rPrChange w:id="3424" w:author="Chara Katiri" w:date="2015-05-12T13:05:00Z">
                      <w:rPr>
                        <w:rFonts w:ascii="Times" w:hAnsi="Times"/>
                        <w:szCs w:val="22"/>
                      </w:rPr>
                    </w:rPrChange>
                  </w:rPr>
                  <w:fldChar w:fldCharType="separate"/>
                </w:r>
                <w:r w:rsidR="00B7160F" w:rsidRPr="00F758B3">
                  <w:rPr>
                    <w:rFonts w:ascii="Times" w:hAnsi="Times"/>
                    <w:noProof/>
                    <w:szCs w:val="22"/>
                    <w:lang w:val="en-US"/>
                    <w:rPrChange w:id="3425" w:author="Chara Katiri" w:date="2015-05-12T13:05:00Z">
                      <w:rPr>
                        <w:rFonts w:ascii="Times" w:hAnsi="Times"/>
                        <w:noProof/>
                        <w:szCs w:val="22"/>
                        <w:lang w:val="en-US"/>
                      </w:rPr>
                    </w:rPrChange>
                  </w:rPr>
                  <w:t>[</w:t>
                </w:r>
                <w:r w:rsidR="00B7160F" w:rsidRPr="00F758B3">
                  <w:rPr>
                    <w:rFonts w:ascii="Times" w:hAnsi="Times"/>
                    <w:noProof/>
                    <w:szCs w:val="22"/>
                    <w:lang w:val="en-US"/>
                    <w:rPrChange w:id="3426"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427" w:author="Chara Katiri" w:date="2015-05-12T13:05:00Z">
                      <w:rPr>
                        <w:rFonts w:ascii="Times" w:hAnsi="Times"/>
                        <w:noProof/>
                        <w:szCs w:val="22"/>
                        <w:lang w:val="en-US"/>
                      </w:rPr>
                    </w:rPrChange>
                  </w:rPr>
                  <w:instrText xml:space="preserve"> HYPERLINK "" \l "Mag15" </w:instrText>
                </w:r>
                <w:r w:rsidR="00B7160F" w:rsidRPr="00F758B3">
                  <w:rPr>
                    <w:rFonts w:ascii="Times" w:hAnsi="Times"/>
                    <w:noProof/>
                    <w:szCs w:val="22"/>
                    <w:lang w:val="en-US"/>
                    <w:rPrChange w:id="3428"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429" w:author="Chara Katiri" w:date="2015-05-12T13:05:00Z">
                      <w:rPr>
                        <w:rStyle w:val="Heading2Char"/>
                        <w:rFonts w:ascii="Times" w:eastAsia="Times New Roman" w:hAnsi="Times" w:cs="Times New Roman"/>
                        <w:noProof/>
                        <w:color w:val="FFFFFF" w:themeColor="background1"/>
                        <w:sz w:val="22"/>
                        <w:szCs w:val="22"/>
                        <w:lang w:val="en-US"/>
                      </w:rPr>
                    </w:rPrChange>
                  </w:rPr>
                  <w:t>9</w:t>
                </w:r>
                <w:r w:rsidR="00B7160F" w:rsidRPr="00F758B3">
                  <w:rPr>
                    <w:rFonts w:ascii="Times" w:hAnsi="Times"/>
                    <w:noProof/>
                    <w:szCs w:val="22"/>
                    <w:lang w:val="en-US"/>
                    <w:rPrChange w:id="3430"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431" w:author="Chara Katiri" w:date="2015-05-12T13:05:00Z">
                      <w:rPr>
                        <w:rFonts w:ascii="Times" w:hAnsi="Times"/>
                        <w:noProof/>
                        <w:szCs w:val="22"/>
                        <w:lang w:val="en-US"/>
                      </w:rPr>
                    </w:rPrChange>
                  </w:rPr>
                  <w:t>]</w:t>
                </w:r>
                <w:r w:rsidRPr="00F758B3">
                  <w:rPr>
                    <w:rFonts w:ascii="Times" w:hAnsi="Times"/>
                    <w:b/>
                    <w:bCs w:val="0"/>
                    <w:color w:val="auto"/>
                    <w:szCs w:val="22"/>
                    <w:rPrChange w:id="3432" w:author="Chara Katiri" w:date="2015-05-12T13:05:00Z">
                      <w:rPr>
                        <w:rFonts w:ascii="Times" w:hAnsi="Times"/>
                        <w:szCs w:val="22"/>
                      </w:rPr>
                    </w:rPrChange>
                  </w:rPr>
                  <w:fldChar w:fldCharType="end"/>
                </w:r>
              </w:sdtContent>
            </w:sdt>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3433"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F758B3" w:rsidRDefault="008838C1"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434" w:author="Chara Katiri" w:date="2015-05-12T13:05:00Z">
                  <w:rPr>
                    <w:rFonts w:ascii="Times" w:hAnsi="Times"/>
                    <w:b/>
                    <w:bCs w:val="0"/>
                    <w:color w:val="auto"/>
                    <w:szCs w:val="22"/>
                  </w:rPr>
                </w:rPrChange>
              </w:rPr>
              <w:pPrChange w:id="3435" w:author="Chara Katiri" w:date="2015-05-12T13:05:00Z">
                <w:pPr>
                  <w:pStyle w:val="TableHeadingRow"/>
                  <w:framePr w:hSpace="180" w:wrap="around" w:vAnchor="text" w:hAnchor="page" w:x="1369" w:y="542"/>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436" w:author="Chara Katiri" w:date="2015-05-12T13:05:00Z">
                  <w:rPr>
                    <w:rFonts w:ascii="Times" w:hAnsi="Times"/>
                    <w:szCs w:val="22"/>
                  </w:rPr>
                </w:rPrChange>
              </w:rPr>
              <w:t>Pinboard</w:t>
            </w:r>
          </w:p>
        </w:tc>
      </w:tr>
      <w:tr w:rsidR="008838C1" w:rsidRPr="00F758B3"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3437"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438" w:author="Chara Katiri" w:date="2015-04-10T23:29:00Z">
              <w:tcPr>
                <w:tcW w:w="1668" w:type="dxa"/>
              </w:tcPr>
            </w:tcPrChange>
          </w:tcPr>
          <w:p w14:paraId="727B6531" w14:textId="77777777" w:rsidR="008838C1" w:rsidRPr="00F758B3" w:rsidRDefault="008838C1"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39" w:author="Chara Katiri" w:date="2015-05-12T13:05:00Z">
                  <w:rPr>
                    <w:rFonts w:ascii="Times" w:eastAsia="Times New Roman" w:hAnsi="Times" w:cs="Times New Roman"/>
                    <w:b w:val="0"/>
                    <w:bCs w:val="0"/>
                    <w:sz w:val="22"/>
                    <w:szCs w:val="22"/>
                    <w:shd w:val="clear" w:color="auto" w:fill="FFFFFF"/>
                    <w:lang w:val="en-GB"/>
                  </w:rPr>
                </w:rPrChange>
              </w:rPr>
              <w:pPrChange w:id="3440" w:author="Chara Katiri" w:date="2015-05-12T13:05: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41" w:author="Chara Katiri" w:date="2015-05-12T13:05:00Z">
                  <w:rPr>
                    <w:rFonts w:ascii="Times" w:eastAsia="Times New Roman" w:hAnsi="Times" w:cs="Times New Roman"/>
                    <w:sz w:val="22"/>
                    <w:szCs w:val="22"/>
                    <w:shd w:val="clear" w:color="auto" w:fill="FFFFFF"/>
                    <w:lang w:val="en-GB"/>
                  </w:rPr>
                </w:rPrChange>
              </w:rPr>
              <w:t xml:space="preserve"> First Release date</w:t>
            </w:r>
          </w:p>
        </w:tc>
        <w:tc>
          <w:tcPr>
            <w:tcW w:w="2693" w:type="dxa"/>
            <w:tcPrChange w:id="3442" w:author="Chara Katiri" w:date="2015-04-10T23:29:00Z">
              <w:tcPr>
                <w:tcW w:w="2693" w:type="dxa"/>
              </w:tcPr>
            </w:tcPrChange>
          </w:tcPr>
          <w:p w14:paraId="02E5EC89"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43" w:author="Chara Katiri" w:date="2015-05-12T13:05:00Z">
                  <w:rPr>
                    <w:rFonts w:ascii="Times" w:eastAsia="Times New Roman" w:hAnsi="Times" w:cs="Times New Roman"/>
                    <w:sz w:val="22"/>
                    <w:szCs w:val="22"/>
                    <w:shd w:val="clear" w:color="auto" w:fill="FFFFFF"/>
                    <w:lang w:val="en-GB"/>
                  </w:rPr>
                </w:rPrChange>
              </w:rPr>
              <w:pPrChange w:id="3444"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45" w:author="Chara Katiri" w:date="2015-05-12T13:05:00Z">
                  <w:rPr>
                    <w:rFonts w:ascii="Times" w:eastAsia="Times New Roman" w:hAnsi="Times" w:cs="Times New Roman"/>
                    <w:sz w:val="22"/>
                    <w:szCs w:val="22"/>
                    <w:shd w:val="clear" w:color="auto" w:fill="FFFFFF"/>
                    <w:lang w:val="en-GB"/>
                  </w:rPr>
                </w:rPrChange>
              </w:rPr>
              <w:t xml:space="preserve">2007  </w:t>
            </w:r>
          </w:p>
        </w:tc>
        <w:tc>
          <w:tcPr>
            <w:tcW w:w="3402" w:type="dxa"/>
            <w:tcPrChange w:id="3446" w:author="Chara Katiri" w:date="2015-04-10T23:29:00Z">
              <w:tcPr>
                <w:tcW w:w="3402" w:type="dxa"/>
              </w:tcPr>
            </w:tcPrChange>
          </w:tcPr>
          <w:p w14:paraId="49AFEE41"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47" w:author="Chara Katiri" w:date="2015-05-12T13:05:00Z">
                  <w:rPr>
                    <w:rFonts w:ascii="Times" w:eastAsia="Times New Roman" w:hAnsi="Times" w:cs="Times New Roman"/>
                    <w:sz w:val="22"/>
                    <w:szCs w:val="22"/>
                    <w:shd w:val="clear" w:color="auto" w:fill="FFFFFF"/>
                    <w:lang w:val="en-GB"/>
                  </w:rPr>
                </w:rPrChange>
              </w:rPr>
              <w:pPrChange w:id="344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49" w:author="Chara Katiri" w:date="2015-05-12T13:05:00Z">
                  <w:rPr>
                    <w:rFonts w:ascii="Times" w:eastAsia="Times New Roman" w:hAnsi="Times" w:cs="Times New Roman"/>
                    <w:sz w:val="22"/>
                    <w:szCs w:val="22"/>
                    <w:shd w:val="clear" w:color="auto" w:fill="FFFFFF"/>
                    <w:lang w:val="en-GB"/>
                  </w:rPr>
                </w:rPrChange>
              </w:rPr>
              <w:t>2000</w:t>
            </w:r>
          </w:p>
        </w:tc>
        <w:tc>
          <w:tcPr>
            <w:tcW w:w="3118" w:type="dxa"/>
            <w:tcBorders>
              <w:right w:val="single" w:sz="18" w:space="0" w:color="4F81BD" w:themeColor="accent1"/>
            </w:tcBorders>
            <w:tcPrChange w:id="3450" w:author="Chara Katiri" w:date="2015-04-10T23:29:00Z">
              <w:tcPr>
                <w:tcW w:w="3118" w:type="dxa"/>
                <w:tcBorders>
                  <w:right w:val="single" w:sz="18" w:space="0" w:color="4F81BD" w:themeColor="accent1"/>
                </w:tcBorders>
              </w:tcPr>
            </w:tcPrChange>
          </w:tcPr>
          <w:p w14:paraId="7D540D14"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51" w:author="Chara Katiri" w:date="2015-05-12T13:05:00Z">
                  <w:rPr>
                    <w:rFonts w:ascii="Times" w:eastAsia="Times New Roman" w:hAnsi="Times" w:cs="Times New Roman"/>
                    <w:sz w:val="22"/>
                    <w:szCs w:val="22"/>
                    <w:shd w:val="clear" w:color="auto" w:fill="FFFFFF"/>
                    <w:lang w:val="en-GB"/>
                  </w:rPr>
                </w:rPrChange>
              </w:rPr>
              <w:pPrChange w:id="3452"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53" w:author="Chara Katiri" w:date="2015-05-12T13:05:00Z">
                  <w:rPr>
                    <w:rFonts w:ascii="Times" w:eastAsia="Times New Roman" w:hAnsi="Times" w:cs="Times New Roman"/>
                    <w:sz w:val="22"/>
                    <w:szCs w:val="22"/>
                    <w:shd w:val="clear" w:color="auto" w:fill="FFFFFF"/>
                    <w:lang w:val="en-GB"/>
                  </w:rPr>
                </w:rPrChange>
              </w:rPr>
              <w:t>2007</w:t>
            </w:r>
          </w:p>
        </w:tc>
        <w:tc>
          <w:tcPr>
            <w:tcW w:w="2977" w:type="dxa"/>
            <w:tcBorders>
              <w:left w:val="single" w:sz="18" w:space="0" w:color="4F81BD" w:themeColor="accent1"/>
              <w:right w:val="single" w:sz="18" w:space="0" w:color="4F81BD" w:themeColor="accent1"/>
            </w:tcBorders>
            <w:tcPrChange w:id="3454" w:author="Chara Katiri" w:date="2015-04-10T23:29:00Z">
              <w:tcPr>
                <w:tcW w:w="2977" w:type="dxa"/>
                <w:tcBorders>
                  <w:left w:val="single" w:sz="18" w:space="0" w:color="4F81BD" w:themeColor="accent1"/>
                  <w:right w:val="single" w:sz="18" w:space="0" w:color="4F81BD" w:themeColor="accent1"/>
                </w:tcBorders>
              </w:tcPr>
            </w:tcPrChange>
          </w:tcPr>
          <w:p w14:paraId="1C86A477" w14:textId="345EC14D" w:rsidR="008838C1" w:rsidRPr="00F758B3" w:rsidRDefault="0099186E" w:rsidP="00F758B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455" w:author="Chara Katiri" w:date="2015-05-12T13:05:00Z">
                  <w:rPr>
                    <w:rFonts w:ascii="Times" w:hAnsi="Times"/>
                    <w:color w:val="FFFFFF" w:themeColor="background1"/>
                    <w:szCs w:val="22"/>
                  </w:rPr>
                </w:rPrChange>
              </w:rPr>
              <w:pPrChange w:id="3456"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457" w:author="Chara Katiri" w:date="2015-05-02T14:25:00Z">
              <w:r w:rsidRPr="00F758B3">
                <w:rPr>
                  <w:rFonts w:ascii="Times" w:hAnsi="Times"/>
                  <w:b w:val="0"/>
                  <w:szCs w:val="22"/>
                  <w:rPrChange w:id="3458" w:author="Chara Katiri" w:date="2015-05-12T13:05:00Z">
                    <w:rPr>
                      <w:rFonts w:ascii="Times" w:hAnsi="Times"/>
                      <w:color w:val="FFFFFF" w:themeColor="background1"/>
                      <w:szCs w:val="22"/>
                    </w:rPr>
                  </w:rPrChange>
                </w:rPr>
                <w:t>-</w:t>
              </w:r>
            </w:ins>
            <w:del w:id="3459" w:author="Chara Katiri" w:date="2015-05-02T14:25:00Z">
              <w:r w:rsidR="008838C1" w:rsidRPr="00F758B3" w:rsidDel="0099186E">
                <w:rPr>
                  <w:rFonts w:ascii="Times" w:hAnsi="Times"/>
                  <w:b w:val="0"/>
                  <w:szCs w:val="22"/>
                  <w:rPrChange w:id="3460" w:author="Chara Katiri" w:date="2015-05-12T13:05:00Z">
                    <w:rPr>
                      <w:rFonts w:ascii="Times" w:hAnsi="Times"/>
                      <w:color w:val="FFFFFF" w:themeColor="background1"/>
                      <w:szCs w:val="22"/>
                    </w:rPr>
                  </w:rPrChange>
                </w:rPr>
                <w:delText>2015</w:delText>
              </w:r>
            </w:del>
          </w:p>
        </w:tc>
      </w:tr>
      <w:tr w:rsidR="008838C1" w:rsidRPr="00F758B3" w14:paraId="7BD2AB84" w14:textId="77777777" w:rsidTr="008838C1">
        <w:trPr>
          <w:trHeight w:val="464"/>
          <w:trPrChange w:id="3461"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462" w:author="Chara Katiri" w:date="2015-04-10T23:29:00Z">
              <w:tcPr>
                <w:tcW w:w="1668" w:type="dxa"/>
              </w:tcPr>
            </w:tcPrChange>
          </w:tcPr>
          <w:p w14:paraId="27E38A4A" w14:textId="77777777" w:rsidR="008838C1" w:rsidRPr="00F758B3" w:rsidRDefault="008838C1" w:rsidP="00F758B3">
            <w:pPr>
              <w:spacing w:line="360" w:lineRule="auto"/>
              <w:contextualSpacing/>
              <w:jc w:val="both"/>
              <w:rPr>
                <w:rFonts w:ascii="Times" w:eastAsia="Times New Roman" w:hAnsi="Times" w:cs="Times New Roman"/>
                <w:sz w:val="22"/>
                <w:szCs w:val="22"/>
                <w:shd w:val="clear" w:color="auto" w:fill="FFFFFF"/>
                <w:lang w:val="en-GB"/>
                <w:rPrChange w:id="3463" w:author="Chara Katiri" w:date="2015-05-12T13:05:00Z">
                  <w:rPr>
                    <w:rFonts w:ascii="Times" w:eastAsia="Times New Roman" w:hAnsi="Times" w:cs="Times New Roman"/>
                    <w:b w:val="0"/>
                    <w:bCs w:val="0"/>
                    <w:sz w:val="22"/>
                    <w:szCs w:val="22"/>
                    <w:shd w:val="clear" w:color="auto" w:fill="FFFFFF"/>
                    <w:lang w:val="en-GB"/>
                  </w:rPr>
                </w:rPrChange>
              </w:rPr>
              <w:pPrChange w:id="3464" w:author="Chara Katiri" w:date="2015-05-12T13:05:00Z">
                <w:pPr>
                  <w:framePr w:hSpace="180" w:wrap="around" w:vAnchor="text" w:hAnchor="page" w:x="1369" w:y="542"/>
                  <w:spacing w:line="360" w:lineRule="auto"/>
                  <w:contextualSpacing/>
                  <w:jc w:val="both"/>
                </w:pPr>
              </w:pPrChange>
            </w:pPr>
            <w:r w:rsidRPr="00F758B3">
              <w:rPr>
                <w:rFonts w:ascii="Times" w:eastAsia="Times New Roman" w:hAnsi="Times" w:cs="Times New Roman"/>
                <w:sz w:val="22"/>
                <w:szCs w:val="22"/>
                <w:shd w:val="clear" w:color="auto" w:fill="FFFFFF"/>
                <w:lang w:val="en-GB"/>
                <w:rPrChange w:id="3465" w:author="Chara Katiri" w:date="2015-05-12T13:05:00Z">
                  <w:rPr>
                    <w:rFonts w:ascii="Times" w:eastAsia="Times New Roman" w:hAnsi="Times" w:cs="Times New Roman"/>
                    <w:sz w:val="22"/>
                    <w:szCs w:val="22"/>
                    <w:shd w:val="clear" w:color="auto" w:fill="FFFFFF"/>
                    <w:lang w:val="en-GB"/>
                  </w:rPr>
                </w:rPrChange>
              </w:rPr>
              <w:t>Licence</w:t>
            </w:r>
          </w:p>
        </w:tc>
        <w:tc>
          <w:tcPr>
            <w:tcW w:w="2693" w:type="dxa"/>
            <w:tcPrChange w:id="3466" w:author="Chara Katiri" w:date="2015-04-10T23:29:00Z">
              <w:tcPr>
                <w:tcW w:w="2693" w:type="dxa"/>
              </w:tcPr>
            </w:tcPrChange>
          </w:tcPr>
          <w:p w14:paraId="5F3CEFF4"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467" w:author="Chara Katiri" w:date="2015-05-12T13:05:00Z">
                  <w:rPr>
                    <w:rFonts w:ascii="Times" w:eastAsia="Times New Roman" w:hAnsi="Times" w:cs="Times New Roman"/>
                    <w:sz w:val="22"/>
                    <w:szCs w:val="22"/>
                    <w:shd w:val="clear" w:color="auto" w:fill="FFFFFF"/>
                    <w:lang w:val="en-GB"/>
                  </w:rPr>
                </w:rPrChange>
              </w:rPr>
              <w:pPrChange w:id="3468"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69" w:author="Chara Katiri" w:date="2015-05-12T13:05:00Z">
                  <w:rPr>
                    <w:rFonts w:ascii="Times" w:eastAsia="Times New Roman" w:hAnsi="Times" w:cs="Times New Roman"/>
                    <w:sz w:val="22"/>
                    <w:szCs w:val="22"/>
                    <w:shd w:val="clear" w:color="auto" w:fill="FFFFFF"/>
                    <w:lang w:val="en-GB"/>
                  </w:rPr>
                </w:rPrChange>
              </w:rPr>
              <w:t>Apache License 2.0</w:t>
            </w:r>
          </w:p>
        </w:tc>
        <w:tc>
          <w:tcPr>
            <w:tcW w:w="3402" w:type="dxa"/>
            <w:tcPrChange w:id="3470" w:author="Chara Katiri" w:date="2015-04-10T23:29:00Z">
              <w:tcPr>
                <w:tcW w:w="3402" w:type="dxa"/>
              </w:tcPr>
            </w:tcPrChange>
          </w:tcPr>
          <w:p w14:paraId="3FCE50E3"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471" w:author="Chara Katiri" w:date="2015-05-12T13:05:00Z">
                  <w:rPr>
                    <w:rFonts w:ascii="Times" w:eastAsia="Times New Roman" w:hAnsi="Times" w:cs="Times New Roman"/>
                    <w:sz w:val="22"/>
                    <w:szCs w:val="22"/>
                    <w:shd w:val="clear" w:color="auto" w:fill="FFFFFF"/>
                    <w:lang w:val="en-GB"/>
                  </w:rPr>
                </w:rPrChange>
              </w:rPr>
              <w:pPrChange w:id="3472"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73" w:author="Chara Katiri" w:date="2015-05-12T13:05:00Z">
                  <w:rPr>
                    <w:rFonts w:ascii="Times" w:eastAsia="Times New Roman" w:hAnsi="Times" w:cs="Times New Roman"/>
                    <w:sz w:val="22"/>
                    <w:szCs w:val="22"/>
                    <w:shd w:val="clear" w:color="auto" w:fill="FFFFFF"/>
                    <w:lang w:val="en-GB"/>
                  </w:rPr>
                </w:rPrChange>
              </w:rPr>
              <w:t>GNU GPL</w:t>
            </w:r>
          </w:p>
        </w:tc>
        <w:tc>
          <w:tcPr>
            <w:tcW w:w="3118" w:type="dxa"/>
            <w:tcBorders>
              <w:right w:val="single" w:sz="18" w:space="0" w:color="4F81BD" w:themeColor="accent1"/>
            </w:tcBorders>
            <w:tcPrChange w:id="3474" w:author="Chara Katiri" w:date="2015-04-10T23:29:00Z">
              <w:tcPr>
                <w:tcW w:w="3118" w:type="dxa"/>
                <w:tcBorders>
                  <w:right w:val="single" w:sz="18" w:space="0" w:color="4F81BD" w:themeColor="accent1"/>
                </w:tcBorders>
              </w:tcPr>
            </w:tcPrChange>
          </w:tcPr>
          <w:p w14:paraId="6901E7DC"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475" w:author="Chara Katiri" w:date="2015-05-12T13:05:00Z">
                  <w:rPr>
                    <w:rFonts w:ascii="Times" w:eastAsia="Times New Roman" w:hAnsi="Times" w:cs="Times New Roman"/>
                    <w:sz w:val="22"/>
                    <w:szCs w:val="22"/>
                    <w:shd w:val="clear" w:color="auto" w:fill="FFFFFF"/>
                    <w:lang w:val="en-GB"/>
                  </w:rPr>
                </w:rPrChange>
              </w:rPr>
              <w:pPrChange w:id="3476"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77" w:author="Chara Katiri" w:date="2015-05-12T13:05:00Z">
                  <w:rPr>
                    <w:rFonts w:ascii="Times" w:eastAsia="Times New Roman" w:hAnsi="Times" w:cs="Times New Roman"/>
                    <w:sz w:val="22"/>
                    <w:szCs w:val="22"/>
                    <w:shd w:val="clear" w:color="auto" w:fill="FFFFFF"/>
                    <w:lang w:val="en-GB"/>
                  </w:rPr>
                </w:rPrChange>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478"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3DD86FF9" w:rsidR="008838C1" w:rsidRPr="00F758B3" w:rsidRDefault="0099186E" w:rsidP="00F758B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479" w:author="Chara Katiri" w:date="2015-05-12T13:05:00Z">
                  <w:rPr>
                    <w:rFonts w:ascii="Times" w:hAnsi="Times"/>
                    <w:color w:val="FFFFFF" w:themeColor="background1"/>
                    <w:szCs w:val="22"/>
                  </w:rPr>
                </w:rPrChange>
              </w:rPr>
              <w:pPrChange w:id="3480"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481" w:author="Chara Katiri" w:date="2015-05-02T14:26:00Z">
              <w:r w:rsidRPr="00F758B3">
                <w:rPr>
                  <w:rFonts w:ascii="Times" w:hAnsi="Times"/>
                  <w:b w:val="0"/>
                  <w:szCs w:val="22"/>
                  <w:rPrChange w:id="3482" w:author="Chara Katiri" w:date="2015-05-12T13:05:00Z">
                    <w:rPr>
                      <w:rFonts w:ascii="Times" w:hAnsi="Times"/>
                      <w:color w:val="FFFFFF" w:themeColor="background1"/>
                      <w:szCs w:val="22"/>
                    </w:rPr>
                  </w:rPrChange>
                </w:rPr>
                <w:t>-</w:t>
              </w:r>
            </w:ins>
            <w:del w:id="3483" w:author="Chara Katiri" w:date="2015-05-02T14:26:00Z">
              <w:r w:rsidR="008838C1" w:rsidRPr="00F758B3" w:rsidDel="0099186E">
                <w:rPr>
                  <w:rFonts w:ascii="Times" w:hAnsi="Times"/>
                  <w:b w:val="0"/>
                  <w:szCs w:val="22"/>
                  <w:rPrChange w:id="3484" w:author="Chara Katiri" w:date="2015-05-12T13:05:00Z">
                    <w:rPr>
                      <w:rFonts w:ascii="Times" w:hAnsi="Times"/>
                      <w:color w:val="FFFFFF" w:themeColor="background1"/>
                      <w:szCs w:val="22"/>
                    </w:rPr>
                  </w:rPrChange>
                </w:rPr>
                <w:delText>-</w:delText>
              </w:r>
            </w:del>
          </w:p>
        </w:tc>
      </w:tr>
      <w:tr w:rsidR="008838C1" w:rsidRPr="00F758B3"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485"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486" w:author="Chara Katiri" w:date="2015-04-10T23:29:00Z">
              <w:tcPr>
                <w:tcW w:w="1668" w:type="dxa"/>
              </w:tcPr>
            </w:tcPrChange>
          </w:tcPr>
          <w:p w14:paraId="5C0AE1AF" w14:textId="77777777" w:rsidR="008838C1" w:rsidRPr="00F758B3" w:rsidRDefault="008838C1"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87" w:author="Chara Katiri" w:date="2015-05-12T13:05:00Z">
                  <w:rPr>
                    <w:rFonts w:ascii="Times" w:eastAsia="Times New Roman" w:hAnsi="Times" w:cs="Times New Roman"/>
                    <w:b w:val="0"/>
                    <w:bCs w:val="0"/>
                    <w:sz w:val="22"/>
                    <w:szCs w:val="22"/>
                    <w:shd w:val="clear" w:color="auto" w:fill="FFFFFF"/>
                    <w:lang w:val="en-GB"/>
                  </w:rPr>
                </w:rPrChange>
              </w:rPr>
              <w:pPrChange w:id="3488" w:author="Chara Katiri" w:date="2015-05-12T13:05: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89" w:author="Chara Katiri" w:date="2015-05-12T13:05:00Z">
                  <w:rPr>
                    <w:rFonts w:ascii="Times" w:eastAsia="Times New Roman" w:hAnsi="Times" w:cs="Times New Roman"/>
                    <w:sz w:val="22"/>
                    <w:szCs w:val="22"/>
                    <w:shd w:val="clear" w:color="auto" w:fill="FFFFFF"/>
                    <w:lang w:val="en-GB"/>
                  </w:rPr>
                </w:rPrChange>
              </w:rPr>
              <w:t>Language</w:t>
            </w:r>
          </w:p>
        </w:tc>
        <w:tc>
          <w:tcPr>
            <w:tcW w:w="2693" w:type="dxa"/>
            <w:tcPrChange w:id="3490" w:author="Chara Katiri" w:date="2015-04-10T23:29:00Z">
              <w:tcPr>
                <w:tcW w:w="2693" w:type="dxa"/>
              </w:tcPr>
            </w:tcPrChange>
          </w:tcPr>
          <w:p w14:paraId="2880E4CC"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91" w:author="Chara Katiri" w:date="2015-05-12T13:05:00Z">
                  <w:rPr>
                    <w:rFonts w:ascii="Times" w:eastAsia="Times New Roman" w:hAnsi="Times" w:cs="Times New Roman"/>
                    <w:sz w:val="22"/>
                    <w:szCs w:val="22"/>
                    <w:shd w:val="clear" w:color="auto" w:fill="FFFFFF"/>
                    <w:lang w:val="en-GB"/>
                  </w:rPr>
                </w:rPrChange>
              </w:rPr>
              <w:pPrChange w:id="3492"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93" w:author="Chara Katiri" w:date="2015-05-12T13:05:00Z">
                  <w:rPr>
                    <w:rFonts w:ascii="Times" w:eastAsia="Times New Roman" w:hAnsi="Times" w:cs="Times New Roman"/>
                    <w:sz w:val="22"/>
                    <w:szCs w:val="22"/>
                    <w:shd w:val="clear" w:color="auto" w:fill="FFFFFF"/>
                    <w:lang w:val="en-GB"/>
                  </w:rPr>
                </w:rPrChange>
              </w:rPr>
              <w:t>Java</w:t>
            </w:r>
          </w:p>
        </w:tc>
        <w:tc>
          <w:tcPr>
            <w:tcW w:w="3402" w:type="dxa"/>
            <w:tcPrChange w:id="3494" w:author="Chara Katiri" w:date="2015-04-10T23:29:00Z">
              <w:tcPr>
                <w:tcW w:w="3402" w:type="dxa"/>
              </w:tcPr>
            </w:tcPrChange>
          </w:tcPr>
          <w:p w14:paraId="73D62100"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95" w:author="Chara Katiri" w:date="2015-05-12T13:05:00Z">
                  <w:rPr>
                    <w:rFonts w:ascii="Times" w:eastAsia="Times New Roman" w:hAnsi="Times" w:cs="Times New Roman"/>
                    <w:sz w:val="22"/>
                    <w:szCs w:val="22"/>
                    <w:shd w:val="clear" w:color="auto" w:fill="FFFFFF"/>
                    <w:lang w:val="en-GB"/>
                  </w:rPr>
                </w:rPrChange>
              </w:rPr>
              <w:pPrChange w:id="3496"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497" w:author="Chara Katiri" w:date="2015-05-12T13:05:00Z">
                  <w:rPr>
                    <w:rFonts w:ascii="Times" w:eastAsia="Times New Roman" w:hAnsi="Times" w:cs="Times New Roman"/>
                    <w:sz w:val="22"/>
                    <w:szCs w:val="22"/>
                    <w:shd w:val="clear" w:color="auto" w:fill="FFFFFF"/>
                    <w:lang w:val="en-GB"/>
                  </w:rPr>
                </w:rPrChange>
              </w:rPr>
              <w:t>PHP</w:t>
            </w:r>
          </w:p>
        </w:tc>
        <w:tc>
          <w:tcPr>
            <w:tcW w:w="3118" w:type="dxa"/>
            <w:tcBorders>
              <w:right w:val="single" w:sz="18" w:space="0" w:color="4F81BD" w:themeColor="accent1"/>
            </w:tcBorders>
            <w:tcPrChange w:id="3498" w:author="Chara Katiri" w:date="2015-04-10T23:29:00Z">
              <w:tcPr>
                <w:tcW w:w="3118" w:type="dxa"/>
                <w:tcBorders>
                  <w:right w:val="single" w:sz="18" w:space="0" w:color="4F81BD" w:themeColor="accent1"/>
                </w:tcBorders>
              </w:tcPr>
            </w:tcPrChange>
          </w:tcPr>
          <w:p w14:paraId="78BCF45C"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499" w:author="Chara Katiri" w:date="2015-05-12T13:05:00Z">
                  <w:rPr>
                    <w:rFonts w:ascii="Times" w:eastAsia="Times New Roman" w:hAnsi="Times" w:cs="Times New Roman"/>
                    <w:sz w:val="22"/>
                    <w:szCs w:val="22"/>
                    <w:shd w:val="clear" w:color="auto" w:fill="FFFFFF"/>
                    <w:lang w:val="en-GB"/>
                  </w:rPr>
                </w:rPrChange>
              </w:rPr>
              <w:pPrChange w:id="3500"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01" w:author="Chara Katiri" w:date="2015-05-12T13:05:00Z">
                  <w:rPr>
                    <w:rFonts w:ascii="Times" w:eastAsia="Times New Roman" w:hAnsi="Times" w:cs="Times New Roman"/>
                    <w:sz w:val="22"/>
                    <w:szCs w:val="22"/>
                    <w:shd w:val="clear" w:color="auto" w:fill="FFFFFF"/>
                    <w:lang w:val="en-GB"/>
                  </w:rPr>
                </w:rPrChange>
              </w:rPr>
              <w:t>PHP</w:t>
            </w:r>
          </w:p>
        </w:tc>
        <w:tc>
          <w:tcPr>
            <w:tcW w:w="2977" w:type="dxa"/>
            <w:tcBorders>
              <w:left w:val="single" w:sz="18" w:space="0" w:color="4F81BD" w:themeColor="accent1"/>
              <w:right w:val="single" w:sz="18" w:space="0" w:color="4F81BD" w:themeColor="accent1"/>
            </w:tcBorders>
            <w:tcPrChange w:id="3502" w:author="Chara Katiri" w:date="2015-04-10T23:29:00Z">
              <w:tcPr>
                <w:tcW w:w="2977" w:type="dxa"/>
                <w:tcBorders>
                  <w:left w:val="single" w:sz="18" w:space="0" w:color="4F81BD" w:themeColor="accent1"/>
                  <w:right w:val="single" w:sz="18" w:space="0" w:color="4F81BD" w:themeColor="accent1"/>
                </w:tcBorders>
              </w:tcPr>
            </w:tcPrChange>
          </w:tcPr>
          <w:p w14:paraId="03F754E7" w14:textId="0E7B47F8" w:rsidR="008838C1" w:rsidRPr="00F758B3" w:rsidRDefault="0099186E" w:rsidP="00F758B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503" w:author="Chara Katiri" w:date="2015-05-12T13:05:00Z">
                  <w:rPr>
                    <w:rFonts w:ascii="Times" w:hAnsi="Times"/>
                    <w:color w:val="FFFFFF" w:themeColor="background1"/>
                    <w:szCs w:val="22"/>
                  </w:rPr>
                </w:rPrChange>
              </w:rPr>
              <w:pPrChange w:id="3504"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505" w:author="Chara Katiri" w:date="2015-05-02T14:26:00Z">
              <w:r w:rsidRPr="00F758B3">
                <w:rPr>
                  <w:rFonts w:ascii="Times" w:hAnsi="Times"/>
                  <w:b w:val="0"/>
                  <w:szCs w:val="22"/>
                  <w:rPrChange w:id="3506" w:author="Chara Katiri" w:date="2015-05-12T13:05:00Z">
                    <w:rPr>
                      <w:rFonts w:ascii="Times" w:hAnsi="Times"/>
                      <w:color w:val="FFFFFF" w:themeColor="background1"/>
                      <w:szCs w:val="22"/>
                    </w:rPr>
                  </w:rPrChange>
                </w:rPr>
                <w:t>Java, CSS3, HTML5</w:t>
              </w:r>
            </w:ins>
            <w:r w:rsidR="008838C1" w:rsidRPr="00F758B3">
              <w:rPr>
                <w:rFonts w:ascii="Times" w:hAnsi="Times"/>
                <w:b w:val="0"/>
                <w:szCs w:val="22"/>
                <w:rPrChange w:id="3507" w:author="Chara Katiri" w:date="2015-05-12T13:05:00Z">
                  <w:rPr>
                    <w:rFonts w:ascii="Times" w:hAnsi="Times"/>
                    <w:color w:val="FFFFFF" w:themeColor="background1"/>
                    <w:szCs w:val="22"/>
                  </w:rPr>
                </w:rPrChange>
              </w:rPr>
              <w:t>Java, JavaScript, HTML, CSS</w:t>
            </w:r>
          </w:p>
        </w:tc>
      </w:tr>
      <w:tr w:rsidR="008838C1" w:rsidRPr="00F758B3" w14:paraId="30F06310" w14:textId="77777777" w:rsidTr="008838C1">
        <w:trPr>
          <w:trHeight w:val="977"/>
          <w:trPrChange w:id="3508"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509" w:author="Chara Katiri" w:date="2015-04-10T23:29:00Z">
              <w:tcPr>
                <w:tcW w:w="1668" w:type="dxa"/>
              </w:tcPr>
            </w:tcPrChange>
          </w:tcPr>
          <w:p w14:paraId="62A71F73" w14:textId="77777777" w:rsidR="008838C1" w:rsidRPr="00F758B3" w:rsidRDefault="008838C1" w:rsidP="00F758B3">
            <w:pPr>
              <w:spacing w:line="360" w:lineRule="auto"/>
              <w:contextualSpacing/>
              <w:jc w:val="both"/>
              <w:rPr>
                <w:rFonts w:ascii="Times" w:eastAsia="Times New Roman" w:hAnsi="Times" w:cs="Times New Roman"/>
                <w:sz w:val="22"/>
                <w:szCs w:val="22"/>
                <w:shd w:val="clear" w:color="auto" w:fill="FFFFFF"/>
                <w:lang w:val="en-GB"/>
                <w:rPrChange w:id="3510" w:author="Chara Katiri" w:date="2015-05-12T13:05:00Z">
                  <w:rPr>
                    <w:rFonts w:ascii="Times" w:eastAsia="Times New Roman" w:hAnsi="Times" w:cs="Times New Roman"/>
                    <w:b w:val="0"/>
                    <w:bCs w:val="0"/>
                    <w:sz w:val="22"/>
                    <w:szCs w:val="22"/>
                    <w:shd w:val="clear" w:color="auto" w:fill="FFFFFF"/>
                    <w:lang w:val="en-GB"/>
                  </w:rPr>
                </w:rPrChange>
              </w:rPr>
              <w:pPrChange w:id="3511" w:author="Chara Katiri" w:date="2015-05-12T13:05:00Z">
                <w:pPr>
                  <w:framePr w:hSpace="180" w:wrap="around" w:vAnchor="text" w:hAnchor="page" w:x="1369" w:y="542"/>
                  <w:spacing w:line="360" w:lineRule="auto"/>
                  <w:contextualSpacing/>
                  <w:jc w:val="both"/>
                </w:pPr>
              </w:pPrChange>
            </w:pPr>
            <w:r w:rsidRPr="00F758B3">
              <w:rPr>
                <w:rFonts w:ascii="Times" w:eastAsia="Times New Roman" w:hAnsi="Times" w:cs="Times New Roman"/>
                <w:sz w:val="22"/>
                <w:szCs w:val="22"/>
                <w:shd w:val="clear" w:color="auto" w:fill="FFFFFF"/>
                <w:lang w:val="en-GB"/>
                <w:rPrChange w:id="3512" w:author="Chara Katiri" w:date="2015-05-12T13:05:00Z">
                  <w:rPr>
                    <w:rFonts w:ascii="Times" w:eastAsia="Times New Roman" w:hAnsi="Times" w:cs="Times New Roman"/>
                    <w:sz w:val="22"/>
                    <w:szCs w:val="22"/>
                    <w:shd w:val="clear" w:color="auto" w:fill="FFFFFF"/>
                    <w:lang w:val="en-GB"/>
                  </w:rPr>
                </w:rPrChange>
              </w:rPr>
              <w:t>Web Application Framework (WAP)</w:t>
            </w:r>
          </w:p>
        </w:tc>
        <w:tc>
          <w:tcPr>
            <w:tcW w:w="2693" w:type="dxa"/>
            <w:tcPrChange w:id="3513" w:author="Chara Katiri" w:date="2015-04-10T23:29:00Z">
              <w:tcPr>
                <w:tcW w:w="2693" w:type="dxa"/>
              </w:tcPr>
            </w:tcPrChange>
          </w:tcPr>
          <w:p w14:paraId="406E66B4"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14" w:author="Chara Katiri" w:date="2015-05-12T13:05:00Z">
                  <w:rPr>
                    <w:rFonts w:ascii="Times" w:eastAsia="Times New Roman" w:hAnsi="Times" w:cs="Times New Roman"/>
                    <w:sz w:val="22"/>
                    <w:szCs w:val="22"/>
                    <w:shd w:val="clear" w:color="auto" w:fill="FFFFFF"/>
                    <w:lang w:val="en-GB"/>
                  </w:rPr>
                </w:rPrChange>
              </w:rPr>
              <w:pPrChange w:id="3515"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16" w:author="Chara Katiri" w:date="2015-05-12T13:05:00Z">
                  <w:rPr>
                    <w:rFonts w:ascii="Times" w:eastAsia="Times New Roman" w:hAnsi="Times" w:cs="Times New Roman"/>
                    <w:sz w:val="22"/>
                    <w:szCs w:val="22"/>
                    <w:shd w:val="clear" w:color="auto" w:fill="FFFFFF"/>
                    <w:lang w:val="en-GB"/>
                  </w:rPr>
                </w:rPrChange>
              </w:rPr>
              <w:t>Appache OFBiz</w:t>
            </w:r>
          </w:p>
        </w:tc>
        <w:tc>
          <w:tcPr>
            <w:tcW w:w="3402" w:type="dxa"/>
            <w:tcPrChange w:id="3517" w:author="Chara Katiri" w:date="2015-04-10T23:29:00Z">
              <w:tcPr>
                <w:tcW w:w="3402" w:type="dxa"/>
              </w:tcPr>
            </w:tcPrChange>
          </w:tcPr>
          <w:p w14:paraId="6666DEC1"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18" w:author="Chara Katiri" w:date="2015-05-12T13:05:00Z">
                  <w:rPr>
                    <w:rFonts w:ascii="Times" w:eastAsia="Times New Roman" w:hAnsi="Times" w:cs="Times New Roman"/>
                    <w:sz w:val="22"/>
                    <w:szCs w:val="22"/>
                    <w:shd w:val="clear" w:color="auto" w:fill="FFFFFF"/>
                    <w:lang w:val="en-GB"/>
                  </w:rPr>
                </w:rPrChange>
              </w:rPr>
              <w:pPrChange w:id="3519"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20" w:author="Chara Katiri" w:date="2015-05-12T13:05: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3521" w:author="Chara Katiri" w:date="2015-04-10T23:29:00Z">
              <w:tcPr>
                <w:tcW w:w="3118" w:type="dxa"/>
                <w:tcBorders>
                  <w:right w:val="single" w:sz="18" w:space="0" w:color="4F81BD" w:themeColor="accent1"/>
                </w:tcBorders>
              </w:tcPr>
            </w:tcPrChange>
          </w:tcPr>
          <w:p w14:paraId="137C8A60"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22" w:author="Chara Katiri" w:date="2015-05-12T13:05:00Z">
                  <w:rPr>
                    <w:rFonts w:ascii="Times" w:eastAsia="Times New Roman" w:hAnsi="Times" w:cs="Times New Roman"/>
                    <w:sz w:val="22"/>
                    <w:szCs w:val="22"/>
                    <w:shd w:val="clear" w:color="auto" w:fill="FFFFFF"/>
                    <w:lang w:val="en-GB"/>
                  </w:rPr>
                </w:rPrChange>
              </w:rPr>
              <w:pPrChange w:id="3523"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24" w:author="Chara Katiri" w:date="2015-05-12T13:05:00Z">
                  <w:rPr>
                    <w:rFonts w:ascii="Times" w:eastAsia="Times New Roman" w:hAnsi="Times" w:cs="Times New Roman"/>
                    <w:sz w:val="22"/>
                    <w:szCs w:val="22"/>
                    <w:shd w:val="clear" w:color="auto" w:fill="FFFFFF"/>
                    <w:lang w:val="en-GB"/>
                  </w:rPr>
                </w:rPrChange>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525"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5F337F0F" w:rsidR="008838C1" w:rsidRPr="00F758B3" w:rsidRDefault="0099186E" w:rsidP="00F758B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526" w:author="Chara Katiri" w:date="2015-05-12T13:05:00Z">
                  <w:rPr>
                    <w:rFonts w:ascii="Times" w:hAnsi="Times"/>
                    <w:color w:val="FFFFFF" w:themeColor="background1"/>
                    <w:szCs w:val="22"/>
                  </w:rPr>
                </w:rPrChange>
              </w:rPr>
              <w:pPrChange w:id="3527"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528" w:author="Chara Katiri" w:date="2015-05-02T14:26:00Z">
              <w:r w:rsidRPr="00F758B3">
                <w:rPr>
                  <w:rFonts w:ascii="Times" w:hAnsi="Times"/>
                  <w:b w:val="0"/>
                  <w:szCs w:val="22"/>
                  <w:rPrChange w:id="3529" w:author="Chara Katiri" w:date="2015-05-12T13:05:00Z">
                    <w:rPr>
                      <w:rFonts w:ascii="Times" w:hAnsi="Times"/>
                      <w:color w:val="FFFFFF" w:themeColor="background1"/>
                      <w:szCs w:val="22"/>
                    </w:rPr>
                  </w:rPrChange>
                </w:rPr>
                <w:t>Spring MVC</w:t>
              </w:r>
            </w:ins>
            <w:r w:rsidR="008838C1" w:rsidRPr="00F758B3">
              <w:rPr>
                <w:rFonts w:ascii="Times" w:hAnsi="Times"/>
                <w:b w:val="0"/>
                <w:szCs w:val="22"/>
                <w:rPrChange w:id="3530" w:author="Chara Katiri" w:date="2015-05-12T13:05:00Z">
                  <w:rPr>
                    <w:rFonts w:ascii="Times" w:hAnsi="Times"/>
                    <w:color w:val="FFFFFF" w:themeColor="background1"/>
                    <w:szCs w:val="22"/>
                  </w:rPr>
                </w:rPrChange>
              </w:rPr>
              <w:t>Spring MVC Framework</w:t>
            </w:r>
          </w:p>
        </w:tc>
      </w:tr>
      <w:tr w:rsidR="008838C1" w:rsidRPr="00F758B3"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531"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532" w:author="Chara Katiri" w:date="2015-04-10T23:29:00Z">
              <w:tcPr>
                <w:tcW w:w="1668" w:type="dxa"/>
              </w:tcPr>
            </w:tcPrChange>
          </w:tcPr>
          <w:p w14:paraId="111529B1" w14:textId="77777777" w:rsidR="008838C1" w:rsidRPr="00F758B3" w:rsidRDefault="008838C1"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33" w:author="Chara Katiri" w:date="2015-05-12T13:05:00Z">
                  <w:rPr>
                    <w:rFonts w:ascii="Times" w:eastAsia="Times New Roman" w:hAnsi="Times" w:cs="Times New Roman"/>
                    <w:b w:val="0"/>
                    <w:bCs w:val="0"/>
                    <w:sz w:val="22"/>
                    <w:szCs w:val="22"/>
                    <w:shd w:val="clear" w:color="auto" w:fill="FFFFFF"/>
                    <w:lang w:val="en-GB"/>
                  </w:rPr>
                </w:rPrChange>
              </w:rPr>
              <w:pPrChange w:id="3534" w:author="Chara Katiri" w:date="2015-05-12T13:05: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35" w:author="Chara Katiri" w:date="2015-05-12T13:05:00Z">
                  <w:rPr>
                    <w:rFonts w:ascii="Times" w:eastAsia="Times New Roman" w:hAnsi="Times" w:cs="Times New Roman"/>
                    <w:sz w:val="22"/>
                    <w:szCs w:val="22"/>
                    <w:shd w:val="clear" w:color="auto" w:fill="FFFFFF"/>
                    <w:lang w:val="en-GB"/>
                  </w:rPr>
                </w:rPrChange>
              </w:rPr>
              <w:t xml:space="preserve">Free database backend support </w:t>
            </w:r>
          </w:p>
        </w:tc>
        <w:tc>
          <w:tcPr>
            <w:tcW w:w="2693" w:type="dxa"/>
            <w:tcPrChange w:id="3536" w:author="Chara Katiri" w:date="2015-04-10T23:29:00Z">
              <w:tcPr>
                <w:tcW w:w="2693" w:type="dxa"/>
              </w:tcPr>
            </w:tcPrChange>
          </w:tcPr>
          <w:p w14:paraId="73ED2CB6"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37" w:author="Chara Katiri" w:date="2015-05-12T13:05:00Z">
                  <w:rPr>
                    <w:rFonts w:ascii="Times" w:eastAsia="Times New Roman" w:hAnsi="Times" w:cs="Times New Roman"/>
                    <w:sz w:val="22"/>
                    <w:szCs w:val="22"/>
                    <w:shd w:val="clear" w:color="auto" w:fill="FFFFFF"/>
                    <w:lang w:val="en-GB"/>
                  </w:rPr>
                </w:rPrChange>
              </w:rPr>
              <w:pPrChange w:id="353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39" w:author="Chara Katiri" w:date="2015-05-12T13:05:00Z">
                  <w:rPr>
                    <w:rFonts w:ascii="Times" w:eastAsia="Times New Roman" w:hAnsi="Times" w:cs="Times New Roman"/>
                    <w:sz w:val="22"/>
                    <w:szCs w:val="22"/>
                    <w:shd w:val="clear" w:color="auto" w:fill="FFFFFF"/>
                    <w:lang w:val="en-GB"/>
                  </w:rPr>
                </w:rPrChange>
              </w:rPr>
              <w:t>Apache Derby, MySQL, PostgreSQL</w:t>
            </w:r>
          </w:p>
        </w:tc>
        <w:tc>
          <w:tcPr>
            <w:tcW w:w="3402" w:type="dxa"/>
            <w:tcPrChange w:id="3540" w:author="Chara Katiri" w:date="2015-04-10T23:29:00Z">
              <w:tcPr>
                <w:tcW w:w="3402" w:type="dxa"/>
              </w:tcPr>
            </w:tcPrChange>
          </w:tcPr>
          <w:p w14:paraId="6CD931E8"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41" w:author="Chara Katiri" w:date="2015-05-12T13:05:00Z">
                  <w:rPr>
                    <w:rFonts w:ascii="Times" w:eastAsia="Times New Roman" w:hAnsi="Times" w:cs="Times New Roman"/>
                    <w:sz w:val="22"/>
                    <w:szCs w:val="22"/>
                    <w:shd w:val="clear" w:color="auto" w:fill="FFFFFF"/>
                    <w:lang w:val="en-GB"/>
                  </w:rPr>
                </w:rPrChange>
              </w:rPr>
              <w:pPrChange w:id="3542"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43" w:author="Chara Katiri" w:date="2015-05-12T13:05:00Z">
                  <w:rPr>
                    <w:rFonts w:ascii="Times" w:eastAsia="Times New Roman" w:hAnsi="Times" w:cs="Times New Roman"/>
                    <w:sz w:val="22"/>
                    <w:szCs w:val="22"/>
                    <w:shd w:val="clear" w:color="auto" w:fill="FFFFFF"/>
                    <w:lang w:val="en-GB"/>
                  </w:rPr>
                </w:rPrChange>
              </w:rPr>
              <w:t>MySQL</w:t>
            </w:r>
          </w:p>
        </w:tc>
        <w:tc>
          <w:tcPr>
            <w:tcW w:w="3118" w:type="dxa"/>
            <w:tcBorders>
              <w:right w:val="single" w:sz="18" w:space="0" w:color="4F81BD" w:themeColor="accent1"/>
            </w:tcBorders>
            <w:tcPrChange w:id="3544" w:author="Chara Katiri" w:date="2015-04-10T23:29:00Z">
              <w:tcPr>
                <w:tcW w:w="3118" w:type="dxa"/>
                <w:tcBorders>
                  <w:right w:val="single" w:sz="18" w:space="0" w:color="4F81BD" w:themeColor="accent1"/>
                </w:tcBorders>
              </w:tcPr>
            </w:tcPrChange>
          </w:tcPr>
          <w:p w14:paraId="635C91C8"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45" w:author="Chara Katiri" w:date="2015-05-12T13:05:00Z">
                  <w:rPr>
                    <w:rFonts w:ascii="Times" w:eastAsia="Times New Roman" w:hAnsi="Times" w:cs="Times New Roman"/>
                    <w:sz w:val="22"/>
                    <w:szCs w:val="22"/>
                    <w:shd w:val="clear" w:color="auto" w:fill="FFFFFF"/>
                    <w:lang w:val="en-GB"/>
                  </w:rPr>
                </w:rPrChange>
              </w:rPr>
              <w:pPrChange w:id="3546"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47" w:author="Chara Katiri" w:date="2015-05-12T13:05:00Z">
                  <w:rPr>
                    <w:rFonts w:ascii="Times" w:eastAsia="Times New Roman" w:hAnsi="Times" w:cs="Times New Roman"/>
                    <w:sz w:val="22"/>
                    <w:szCs w:val="22"/>
                    <w:shd w:val="clear" w:color="auto" w:fill="FFFFFF"/>
                    <w:lang w:val="en-GB"/>
                  </w:rPr>
                </w:rPrChange>
              </w:rPr>
              <w:t>MySQL</w:t>
            </w:r>
          </w:p>
        </w:tc>
        <w:tc>
          <w:tcPr>
            <w:tcW w:w="2977" w:type="dxa"/>
            <w:tcBorders>
              <w:left w:val="single" w:sz="18" w:space="0" w:color="4F81BD" w:themeColor="accent1"/>
              <w:right w:val="single" w:sz="18" w:space="0" w:color="4F81BD" w:themeColor="accent1"/>
            </w:tcBorders>
            <w:tcPrChange w:id="3548" w:author="Chara Katiri" w:date="2015-04-10T23:29:00Z">
              <w:tcPr>
                <w:tcW w:w="2977" w:type="dxa"/>
                <w:tcBorders>
                  <w:left w:val="single" w:sz="18" w:space="0" w:color="4F81BD" w:themeColor="accent1"/>
                  <w:right w:val="single" w:sz="18" w:space="0" w:color="4F81BD" w:themeColor="accent1"/>
                </w:tcBorders>
              </w:tcPr>
            </w:tcPrChange>
          </w:tcPr>
          <w:p w14:paraId="71519346" w14:textId="7A8121FC" w:rsidR="008838C1" w:rsidRPr="00F758B3" w:rsidRDefault="0099186E" w:rsidP="00F758B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549" w:author="Chara Katiri" w:date="2015-05-12T13:05:00Z">
                  <w:rPr>
                    <w:rFonts w:ascii="Times" w:hAnsi="Times"/>
                    <w:color w:val="FFFFFF" w:themeColor="background1"/>
                    <w:szCs w:val="22"/>
                  </w:rPr>
                </w:rPrChange>
              </w:rPr>
              <w:pPrChange w:id="3550"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551" w:author="Chara Katiri" w:date="2015-05-02T14:26:00Z">
              <w:r w:rsidRPr="00F758B3">
                <w:rPr>
                  <w:rFonts w:ascii="Times" w:hAnsi="Times"/>
                  <w:b w:val="0"/>
                  <w:szCs w:val="22"/>
                  <w:rPrChange w:id="3552" w:author="Chara Katiri" w:date="2015-05-12T13:05:00Z">
                    <w:rPr>
                      <w:rFonts w:ascii="Times" w:hAnsi="Times"/>
                      <w:color w:val="FFFFFF" w:themeColor="background1"/>
                      <w:szCs w:val="22"/>
                    </w:rPr>
                  </w:rPrChange>
                </w:rPr>
                <w:t>MySQL</w:t>
              </w:r>
            </w:ins>
            <w:r w:rsidR="008838C1" w:rsidRPr="00F758B3">
              <w:rPr>
                <w:rFonts w:ascii="Times" w:hAnsi="Times"/>
                <w:b w:val="0"/>
                <w:szCs w:val="22"/>
                <w:rPrChange w:id="3553" w:author="Chara Katiri" w:date="2015-05-12T13:05:00Z">
                  <w:rPr>
                    <w:rFonts w:ascii="Times" w:hAnsi="Times"/>
                    <w:color w:val="FFFFFF" w:themeColor="background1"/>
                    <w:szCs w:val="22"/>
                  </w:rPr>
                </w:rPrChange>
              </w:rPr>
              <w:t>MySQL, Apache Tomcat</w:t>
            </w:r>
          </w:p>
        </w:tc>
      </w:tr>
      <w:tr w:rsidR="008838C1" w:rsidRPr="00F758B3" w14:paraId="5B6EAD56" w14:textId="77777777" w:rsidTr="008838C1">
        <w:trPr>
          <w:trHeight w:val="477"/>
          <w:trPrChange w:id="355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555" w:author="Chara Katiri" w:date="2015-04-10T23:29:00Z">
              <w:tcPr>
                <w:tcW w:w="1668" w:type="dxa"/>
              </w:tcPr>
            </w:tcPrChange>
          </w:tcPr>
          <w:p w14:paraId="4D509DE0" w14:textId="77777777" w:rsidR="008838C1" w:rsidRPr="00F758B3" w:rsidRDefault="008838C1" w:rsidP="00F758B3">
            <w:pPr>
              <w:spacing w:line="360" w:lineRule="auto"/>
              <w:contextualSpacing/>
              <w:jc w:val="both"/>
              <w:rPr>
                <w:rFonts w:ascii="Times" w:eastAsia="Times New Roman" w:hAnsi="Times" w:cs="Times New Roman"/>
                <w:sz w:val="22"/>
                <w:szCs w:val="22"/>
                <w:shd w:val="clear" w:color="auto" w:fill="FFFFFF"/>
                <w:lang w:val="en-GB"/>
                <w:rPrChange w:id="3556" w:author="Chara Katiri" w:date="2015-05-12T13:05:00Z">
                  <w:rPr>
                    <w:rFonts w:ascii="Times" w:eastAsia="Times New Roman" w:hAnsi="Times" w:cs="Times New Roman"/>
                    <w:b w:val="0"/>
                    <w:bCs w:val="0"/>
                    <w:sz w:val="22"/>
                    <w:szCs w:val="22"/>
                    <w:shd w:val="clear" w:color="auto" w:fill="FFFFFF"/>
                    <w:lang w:val="en-GB"/>
                  </w:rPr>
                </w:rPrChange>
              </w:rPr>
              <w:pPrChange w:id="3557" w:author="Chara Katiri" w:date="2015-05-12T13:05:00Z">
                <w:pPr>
                  <w:framePr w:hSpace="180" w:wrap="around" w:vAnchor="text" w:hAnchor="page" w:x="1369" w:y="542"/>
                  <w:spacing w:line="360" w:lineRule="auto"/>
                  <w:contextualSpacing/>
                  <w:jc w:val="both"/>
                </w:pPr>
              </w:pPrChange>
            </w:pPr>
            <w:r w:rsidRPr="00F758B3">
              <w:rPr>
                <w:rFonts w:ascii="Times" w:eastAsia="Times New Roman" w:hAnsi="Times" w:cs="Times New Roman"/>
                <w:sz w:val="22"/>
                <w:szCs w:val="22"/>
                <w:shd w:val="clear" w:color="auto" w:fill="FFFFFF"/>
                <w:lang w:val="en-GB"/>
                <w:rPrChange w:id="3558" w:author="Chara Katiri" w:date="2015-05-12T13:05:00Z">
                  <w:rPr>
                    <w:rFonts w:ascii="Times" w:eastAsia="Times New Roman" w:hAnsi="Times" w:cs="Times New Roman"/>
                    <w:sz w:val="22"/>
                    <w:szCs w:val="22"/>
                    <w:shd w:val="clear" w:color="auto" w:fill="FFFFFF"/>
                    <w:lang w:val="en-GB"/>
                  </w:rPr>
                </w:rPrChange>
              </w:rPr>
              <w:t>Non-free database backend support</w:t>
            </w:r>
          </w:p>
        </w:tc>
        <w:tc>
          <w:tcPr>
            <w:tcW w:w="2693" w:type="dxa"/>
            <w:tcPrChange w:id="3559" w:author="Chara Katiri" w:date="2015-04-10T23:29:00Z">
              <w:tcPr>
                <w:tcW w:w="2693" w:type="dxa"/>
              </w:tcPr>
            </w:tcPrChange>
          </w:tcPr>
          <w:p w14:paraId="28C5665B"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60" w:author="Chara Katiri" w:date="2015-05-12T13:05:00Z">
                  <w:rPr>
                    <w:rFonts w:ascii="Times" w:eastAsia="Times New Roman" w:hAnsi="Times" w:cs="Times New Roman"/>
                    <w:sz w:val="22"/>
                    <w:szCs w:val="22"/>
                    <w:shd w:val="clear" w:color="auto" w:fill="FFFFFF"/>
                    <w:lang w:val="en-GB"/>
                  </w:rPr>
                </w:rPrChange>
              </w:rPr>
              <w:pPrChange w:id="3561"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62" w:author="Chara Katiri" w:date="2015-05-12T13:05:00Z">
                  <w:rPr>
                    <w:rFonts w:ascii="Times" w:eastAsia="Times New Roman" w:hAnsi="Times" w:cs="Times New Roman"/>
                    <w:sz w:val="22"/>
                    <w:szCs w:val="22"/>
                    <w:shd w:val="clear" w:color="auto" w:fill="FFFFFF"/>
                    <w:lang w:val="en-GB"/>
                  </w:rPr>
                </w:rPrChange>
              </w:rPr>
              <w:t>MySQL, Oracle</w:t>
            </w:r>
          </w:p>
        </w:tc>
        <w:tc>
          <w:tcPr>
            <w:tcW w:w="3402" w:type="dxa"/>
            <w:tcPrChange w:id="3563" w:author="Chara Katiri" w:date="2015-04-10T23:29:00Z">
              <w:tcPr>
                <w:tcW w:w="3402" w:type="dxa"/>
              </w:tcPr>
            </w:tcPrChange>
          </w:tcPr>
          <w:p w14:paraId="37F46B94"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64" w:author="Chara Katiri" w:date="2015-05-12T13:05:00Z">
                  <w:rPr>
                    <w:rFonts w:ascii="Times" w:eastAsia="Times New Roman" w:hAnsi="Times" w:cs="Times New Roman"/>
                    <w:sz w:val="22"/>
                    <w:szCs w:val="22"/>
                    <w:shd w:val="clear" w:color="auto" w:fill="FFFFFF"/>
                    <w:lang w:val="en-GB"/>
                  </w:rPr>
                </w:rPrChange>
              </w:rPr>
              <w:pPrChange w:id="3565"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66" w:author="Chara Katiri" w:date="2015-05-12T13:05: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3567" w:author="Chara Katiri" w:date="2015-04-10T23:29:00Z">
              <w:tcPr>
                <w:tcW w:w="3118" w:type="dxa"/>
                <w:tcBorders>
                  <w:right w:val="single" w:sz="18" w:space="0" w:color="4F81BD" w:themeColor="accent1"/>
                </w:tcBorders>
              </w:tcPr>
            </w:tcPrChange>
          </w:tcPr>
          <w:p w14:paraId="36CFE149" w14:textId="77777777" w:rsidR="008838C1" w:rsidRPr="00F758B3" w:rsidRDefault="008838C1"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568" w:author="Chara Katiri" w:date="2015-05-12T13:05:00Z">
                  <w:rPr>
                    <w:rFonts w:ascii="Times" w:eastAsia="Times New Roman" w:hAnsi="Times" w:cs="Times New Roman"/>
                    <w:sz w:val="22"/>
                    <w:szCs w:val="22"/>
                    <w:shd w:val="clear" w:color="auto" w:fill="FFFFFF"/>
                    <w:lang w:val="en-GB"/>
                  </w:rPr>
                </w:rPrChange>
              </w:rPr>
              <w:pPrChange w:id="3569" w:author="Chara Katiri" w:date="2015-05-12T13:05:00Z">
                <w:pPr>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70" w:author="Chara Katiri" w:date="2015-05-12T13:05:00Z">
                  <w:rPr>
                    <w:rFonts w:ascii="Times" w:eastAsia="Times New Roman" w:hAnsi="Times" w:cs="Times New Roman"/>
                    <w:sz w:val="22"/>
                    <w:szCs w:val="22"/>
                    <w:shd w:val="clear" w:color="auto" w:fill="FFFFFF"/>
                    <w:lang w:val="en-GB"/>
                  </w:rPr>
                </w:rPrChange>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571"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4D2ECB57" w:rsidR="008838C1" w:rsidRPr="00F758B3" w:rsidRDefault="0099186E" w:rsidP="00F758B3">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572" w:author="Chara Katiri" w:date="2015-05-12T13:05:00Z">
                  <w:rPr>
                    <w:rFonts w:ascii="Times" w:hAnsi="Times"/>
                    <w:color w:val="FFFFFF" w:themeColor="background1"/>
                    <w:szCs w:val="22"/>
                  </w:rPr>
                </w:rPrChange>
              </w:rPr>
              <w:pPrChange w:id="3573" w:author="Chara Katiri" w:date="2015-05-12T13:05:00Z">
                <w:pPr>
                  <w:pStyle w:val="TableHeadingRow"/>
                  <w:framePr w:hSpace="180" w:wrap="around" w:vAnchor="text" w:hAnchor="page" w:x="1369" w:y="542"/>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3574" w:author="Chara Katiri" w:date="2015-05-02T14:27:00Z">
              <w:r w:rsidRPr="00F758B3">
                <w:rPr>
                  <w:rFonts w:ascii="Times" w:hAnsi="Times"/>
                  <w:b w:val="0"/>
                  <w:szCs w:val="22"/>
                  <w:rPrChange w:id="3575" w:author="Chara Katiri" w:date="2015-05-12T13:05:00Z">
                    <w:rPr>
                      <w:rFonts w:ascii="Times" w:hAnsi="Times"/>
                      <w:color w:val="FFFFFF" w:themeColor="background1"/>
                      <w:szCs w:val="22"/>
                    </w:rPr>
                  </w:rPrChange>
                </w:rPr>
                <w:t>-</w:t>
              </w:r>
            </w:ins>
            <w:r w:rsidR="008838C1" w:rsidRPr="00F758B3">
              <w:rPr>
                <w:rFonts w:ascii="Times" w:hAnsi="Times"/>
                <w:b w:val="0"/>
                <w:szCs w:val="22"/>
                <w:rPrChange w:id="3576" w:author="Chara Katiri" w:date="2015-05-12T13:05:00Z">
                  <w:rPr>
                    <w:rFonts w:ascii="Times" w:hAnsi="Times"/>
                    <w:color w:val="FFFFFF" w:themeColor="background1"/>
                    <w:szCs w:val="22"/>
                  </w:rPr>
                </w:rPrChange>
              </w:rPr>
              <w:t>-</w:t>
            </w:r>
          </w:p>
        </w:tc>
      </w:tr>
      <w:tr w:rsidR="008838C1" w:rsidRPr="00F758B3"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3577"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578" w:author="Chara Katiri" w:date="2015-04-10T23:29:00Z">
              <w:tcPr>
                <w:tcW w:w="1668" w:type="dxa"/>
              </w:tcPr>
            </w:tcPrChange>
          </w:tcPr>
          <w:p w14:paraId="3FFC963B" w14:textId="77777777" w:rsidR="008838C1" w:rsidRPr="00F758B3" w:rsidRDefault="008838C1"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79" w:author="Chara Katiri" w:date="2015-05-12T13:05:00Z">
                  <w:rPr>
                    <w:rFonts w:ascii="Times" w:eastAsia="Times New Roman" w:hAnsi="Times" w:cs="Times New Roman"/>
                    <w:b w:val="0"/>
                    <w:bCs w:val="0"/>
                    <w:sz w:val="22"/>
                    <w:szCs w:val="22"/>
                    <w:shd w:val="clear" w:color="auto" w:fill="FFFFFF"/>
                    <w:lang w:val="en-GB"/>
                  </w:rPr>
                </w:rPrChange>
              </w:rPr>
              <w:pPrChange w:id="3580" w:author="Chara Katiri" w:date="2015-05-12T13:05:00Z">
                <w:pPr>
                  <w:framePr w:hSpace="180" w:wrap="around" w:vAnchor="text" w:hAnchor="page" w:x="1369" w:y="542"/>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81" w:author="Chara Katiri" w:date="2015-05-12T13:05:00Z">
                  <w:rPr>
                    <w:rFonts w:ascii="Times" w:eastAsia="Times New Roman" w:hAnsi="Times" w:cs="Times New Roman"/>
                    <w:sz w:val="22"/>
                    <w:szCs w:val="22"/>
                    <w:shd w:val="clear" w:color="auto" w:fill="FFFFFF"/>
                    <w:lang w:val="en-GB"/>
                  </w:rPr>
                </w:rPrChange>
              </w:rPr>
              <w:t>Out-of-the-box shopping cart</w:t>
            </w:r>
          </w:p>
        </w:tc>
        <w:tc>
          <w:tcPr>
            <w:tcW w:w="2693" w:type="dxa"/>
            <w:tcPrChange w:id="3582" w:author="Chara Katiri" w:date="2015-04-10T23:29:00Z">
              <w:tcPr>
                <w:tcW w:w="2693" w:type="dxa"/>
              </w:tcPr>
            </w:tcPrChange>
          </w:tcPr>
          <w:p w14:paraId="581C350A"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83" w:author="Chara Katiri" w:date="2015-05-12T13:05:00Z">
                  <w:rPr>
                    <w:rFonts w:ascii="Times" w:eastAsia="Times New Roman" w:hAnsi="Times" w:cs="Times New Roman"/>
                    <w:sz w:val="22"/>
                    <w:szCs w:val="22"/>
                    <w:shd w:val="clear" w:color="auto" w:fill="FFFFFF"/>
                    <w:lang w:val="en-GB"/>
                  </w:rPr>
                </w:rPrChange>
              </w:rPr>
              <w:pPrChange w:id="3584"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85" w:author="Chara Katiri" w:date="2015-05-12T13:05:00Z">
                  <w:rPr>
                    <w:rFonts w:ascii="Times" w:eastAsia="Times New Roman" w:hAnsi="Times" w:cs="Times New Roman"/>
                    <w:sz w:val="22"/>
                    <w:szCs w:val="22"/>
                    <w:shd w:val="clear" w:color="auto" w:fill="FFFFFF"/>
                    <w:lang w:val="en-GB"/>
                  </w:rPr>
                </w:rPrChange>
              </w:rPr>
              <w:t>Yes</w:t>
            </w:r>
          </w:p>
        </w:tc>
        <w:tc>
          <w:tcPr>
            <w:tcW w:w="3402" w:type="dxa"/>
            <w:tcPrChange w:id="3586" w:author="Chara Katiri" w:date="2015-04-10T23:29:00Z">
              <w:tcPr>
                <w:tcW w:w="3402" w:type="dxa"/>
              </w:tcPr>
            </w:tcPrChange>
          </w:tcPr>
          <w:p w14:paraId="4D2BB825"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87" w:author="Chara Katiri" w:date="2015-05-12T13:05:00Z">
                  <w:rPr>
                    <w:rFonts w:ascii="Times" w:eastAsia="Times New Roman" w:hAnsi="Times" w:cs="Times New Roman"/>
                    <w:sz w:val="22"/>
                    <w:szCs w:val="22"/>
                    <w:shd w:val="clear" w:color="auto" w:fill="FFFFFF"/>
                    <w:lang w:val="en-GB"/>
                  </w:rPr>
                </w:rPrChange>
              </w:rPr>
              <w:pPrChange w:id="3588"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89" w:author="Chara Katiri" w:date="2015-05-12T13:05:00Z">
                  <w:rPr>
                    <w:rFonts w:ascii="Times" w:eastAsia="Times New Roman" w:hAnsi="Times" w:cs="Times New Roman"/>
                    <w:sz w:val="22"/>
                    <w:szCs w:val="22"/>
                    <w:shd w:val="clear" w:color="auto" w:fill="FFFFFF"/>
                    <w:lang w:val="en-GB"/>
                  </w:rPr>
                </w:rPrChange>
              </w:rPr>
              <w:t>-</w:t>
            </w:r>
          </w:p>
        </w:tc>
        <w:tc>
          <w:tcPr>
            <w:tcW w:w="3118" w:type="dxa"/>
            <w:tcBorders>
              <w:right w:val="single" w:sz="18" w:space="0" w:color="4F81BD" w:themeColor="accent1"/>
            </w:tcBorders>
            <w:tcPrChange w:id="3590" w:author="Chara Katiri" w:date="2015-04-10T23:29:00Z">
              <w:tcPr>
                <w:tcW w:w="3118" w:type="dxa"/>
                <w:tcBorders>
                  <w:right w:val="single" w:sz="18" w:space="0" w:color="4F81BD" w:themeColor="accent1"/>
                </w:tcBorders>
              </w:tcPr>
            </w:tcPrChange>
          </w:tcPr>
          <w:p w14:paraId="2144326B" w14:textId="77777777" w:rsidR="008838C1" w:rsidRPr="00F758B3" w:rsidRDefault="008838C1"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591" w:author="Chara Katiri" w:date="2015-05-12T13:05:00Z">
                  <w:rPr>
                    <w:rFonts w:ascii="Times" w:eastAsia="Times New Roman" w:hAnsi="Times" w:cs="Times New Roman"/>
                    <w:sz w:val="22"/>
                    <w:szCs w:val="22"/>
                    <w:shd w:val="clear" w:color="auto" w:fill="FFFFFF"/>
                    <w:lang w:val="en-GB"/>
                  </w:rPr>
                </w:rPrChange>
              </w:rPr>
              <w:pPrChange w:id="3592" w:author="Chara Katiri" w:date="2015-05-12T13:05:00Z">
                <w:pPr>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593" w:author="Chara Katiri" w:date="2015-05-12T13:05:00Z">
                  <w:rPr>
                    <w:rFonts w:ascii="Times" w:eastAsia="Times New Roman" w:hAnsi="Times" w:cs="Times New Roman"/>
                    <w:sz w:val="22"/>
                    <w:szCs w:val="22"/>
                    <w:shd w:val="clear" w:color="auto" w:fill="FFFFFF"/>
                    <w:lang w:val="en-GB"/>
                  </w:rPr>
                </w:rPrChange>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3594"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36D02CBA" w:rsidR="008838C1" w:rsidRPr="00F758B3" w:rsidRDefault="0099186E" w:rsidP="00F758B3">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595" w:author="Chara Katiri" w:date="2015-05-12T13:05:00Z">
                  <w:rPr>
                    <w:rFonts w:ascii="Times" w:hAnsi="Times"/>
                    <w:color w:val="FFFFFF" w:themeColor="background1"/>
                    <w:szCs w:val="22"/>
                  </w:rPr>
                </w:rPrChange>
              </w:rPr>
              <w:pPrChange w:id="3596" w:author="Chara Katiri" w:date="2015-05-12T13:05:00Z">
                <w:pPr>
                  <w:pStyle w:val="TableHeadingRow"/>
                  <w:framePr w:hSpace="180" w:wrap="around" w:vAnchor="text" w:hAnchor="page" w:x="1369" w:y="542"/>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3597" w:author="Chara Katiri" w:date="2015-05-02T14:27:00Z">
              <w:r w:rsidRPr="00F758B3">
                <w:rPr>
                  <w:rFonts w:ascii="Times" w:hAnsi="Times"/>
                  <w:b w:val="0"/>
                  <w:szCs w:val="22"/>
                  <w:rPrChange w:id="3598" w:author="Chara Katiri" w:date="2015-05-12T13:05:00Z">
                    <w:rPr>
                      <w:rFonts w:ascii="Times" w:hAnsi="Times"/>
                      <w:color w:val="FFFFFF" w:themeColor="background1"/>
                      <w:szCs w:val="22"/>
                    </w:rPr>
                  </w:rPrChange>
                </w:rPr>
                <w:t>-</w:t>
              </w:r>
            </w:ins>
          </w:p>
        </w:tc>
      </w:tr>
    </w:tbl>
    <w:p w14:paraId="1C33FBF5" w14:textId="4B9EC3BD" w:rsidR="00F97967" w:rsidRPr="00F758B3" w:rsidRDefault="008838C1" w:rsidP="00F758B3">
      <w:pPr>
        <w:spacing w:line="360" w:lineRule="auto"/>
        <w:contextualSpacing/>
        <w:jc w:val="both"/>
        <w:rPr>
          <w:ins w:id="3599" w:author="Chara Katiri" w:date="2015-04-10T23:28:00Z"/>
          <w:rFonts w:ascii="Times" w:eastAsia="Times New Roman" w:hAnsi="Times" w:cs="Times New Roman"/>
          <w:sz w:val="22"/>
          <w:szCs w:val="22"/>
          <w:shd w:val="clear" w:color="auto" w:fill="FFFFFF"/>
          <w:lang w:val="en-GB"/>
          <w:rPrChange w:id="3600" w:author="Chara Katiri" w:date="2015-05-12T13:05:00Z">
            <w:rPr>
              <w:ins w:id="3601" w:author="Chara Katiri" w:date="2015-04-10T23:28:00Z"/>
              <w:rFonts w:ascii="Times" w:eastAsia="Times New Roman" w:hAnsi="Times" w:cs="Times New Roman"/>
              <w:sz w:val="22"/>
              <w:szCs w:val="22"/>
              <w:shd w:val="clear" w:color="auto" w:fill="FFFFFF"/>
              <w:lang w:val="en-GB"/>
            </w:rPr>
          </w:rPrChange>
        </w:rPr>
        <w:pPrChange w:id="3602" w:author="Chara Katiri" w:date="2015-05-12T13:05:00Z">
          <w:pPr>
            <w:spacing w:line="360" w:lineRule="auto"/>
            <w:contextualSpacing/>
            <w:jc w:val="both"/>
          </w:pPr>
        </w:pPrChange>
      </w:pPr>
      <w:ins w:id="3603" w:author="Chara Katiri" w:date="2015-04-10T23:29:00Z">
        <w:r w:rsidRPr="00F758B3">
          <w:rPr>
            <w:rFonts w:ascii="Times" w:eastAsia="Times New Roman" w:hAnsi="Times" w:cs="Times New Roman"/>
            <w:sz w:val="22"/>
            <w:szCs w:val="22"/>
            <w:shd w:val="clear" w:color="auto" w:fill="FFFFFF"/>
            <w:lang w:val="en-GB"/>
            <w:rPrChange w:id="3604" w:author="Chara Katiri" w:date="2015-05-12T13:05:00Z">
              <w:rPr>
                <w:rFonts w:ascii="Times" w:eastAsia="Times New Roman" w:hAnsi="Times" w:cs="Times New Roman"/>
                <w:sz w:val="22"/>
                <w:szCs w:val="22"/>
                <w:shd w:val="clear" w:color="auto" w:fill="FFFFFF"/>
                <w:lang w:val="en-GB"/>
              </w:rPr>
            </w:rPrChange>
          </w:rPr>
          <w:t xml:space="preserve">Comparison between open source e-commerce solutions: </w:t>
        </w:r>
      </w:ins>
    </w:p>
    <w:p w14:paraId="343B9BB7" w14:textId="77777777" w:rsidR="008838C1" w:rsidRPr="00F758B3" w:rsidRDefault="008838C1" w:rsidP="00F758B3">
      <w:pPr>
        <w:spacing w:line="360" w:lineRule="auto"/>
        <w:contextualSpacing/>
        <w:jc w:val="both"/>
        <w:rPr>
          <w:ins w:id="3605" w:author="Chara Katiri" w:date="2015-04-10T23:30:00Z"/>
          <w:rFonts w:ascii="Times" w:eastAsia="Times New Roman" w:hAnsi="Times" w:cs="Times New Roman"/>
          <w:sz w:val="22"/>
          <w:szCs w:val="22"/>
          <w:shd w:val="clear" w:color="auto" w:fill="FFFFFF"/>
          <w:lang w:val="en-GB"/>
          <w:rPrChange w:id="3606" w:author="Chara Katiri" w:date="2015-05-12T13:05:00Z">
            <w:rPr>
              <w:ins w:id="3607" w:author="Chara Katiri" w:date="2015-04-10T23:30:00Z"/>
              <w:rFonts w:ascii="Times" w:eastAsia="Times New Roman" w:hAnsi="Times" w:cs="Times New Roman"/>
              <w:sz w:val="22"/>
              <w:szCs w:val="22"/>
              <w:shd w:val="clear" w:color="auto" w:fill="FFFFFF"/>
              <w:lang w:val="en-GB"/>
            </w:rPr>
          </w:rPrChange>
        </w:rPr>
        <w:pPrChange w:id="3608" w:author="Chara Katiri" w:date="2015-05-12T13:05:00Z">
          <w:pPr>
            <w:spacing w:line="360" w:lineRule="auto"/>
            <w:contextualSpacing/>
            <w:jc w:val="both"/>
          </w:pPr>
        </w:pPrChange>
      </w:pPr>
    </w:p>
    <w:p w14:paraId="6DD19877" w14:textId="25D4815B" w:rsidR="008838C1" w:rsidRPr="00F758B3" w:rsidRDefault="00132AF7" w:rsidP="00F758B3">
      <w:pPr>
        <w:spacing w:line="360" w:lineRule="auto"/>
        <w:contextualSpacing/>
        <w:jc w:val="both"/>
        <w:rPr>
          <w:rFonts w:ascii="Times" w:eastAsia="Times New Roman" w:hAnsi="Times" w:cs="Times New Roman"/>
          <w:sz w:val="22"/>
          <w:szCs w:val="22"/>
          <w:shd w:val="clear" w:color="auto" w:fill="FFFFFF"/>
          <w:lang w:val="en-GB"/>
          <w:rPrChange w:id="3609" w:author="Chara Katiri" w:date="2015-05-12T13:05:00Z">
            <w:rPr>
              <w:rFonts w:ascii="Times" w:eastAsia="Times New Roman" w:hAnsi="Times" w:cs="Times New Roman"/>
              <w:sz w:val="22"/>
              <w:szCs w:val="22"/>
              <w:shd w:val="clear" w:color="auto" w:fill="FFFFFF"/>
              <w:lang w:val="en-GB"/>
            </w:rPr>
          </w:rPrChange>
        </w:rPr>
        <w:pPrChange w:id="3610" w:author="Chara Katiri" w:date="2015-05-12T13:05:00Z">
          <w:pPr>
            <w:spacing w:line="360" w:lineRule="auto"/>
            <w:contextualSpacing/>
            <w:jc w:val="both"/>
          </w:pPr>
        </w:pPrChange>
      </w:pPr>
      <w:ins w:id="3611" w:author="Chara Katiri" w:date="2015-04-10T23:30:00Z">
        <w:r w:rsidRPr="00F758B3">
          <w:rPr>
            <w:rFonts w:ascii="Times" w:eastAsia="Times New Roman" w:hAnsi="Times" w:cs="Times New Roman"/>
            <w:sz w:val="22"/>
            <w:szCs w:val="22"/>
            <w:shd w:val="clear" w:color="auto" w:fill="FFFFFF"/>
            <w:lang w:val="en-GB"/>
            <w:rPrChange w:id="3612" w:author="Chara Katiri" w:date="2015-05-12T13:05:00Z">
              <w:rPr>
                <w:rFonts w:ascii="Times" w:eastAsia="Times New Roman" w:hAnsi="Times" w:cs="Times New Roman"/>
                <w:sz w:val="22"/>
                <w:szCs w:val="22"/>
                <w:shd w:val="clear" w:color="auto" w:fill="FFFFFF"/>
                <w:lang w:val="en-GB"/>
              </w:rPr>
            </w:rPrChange>
          </w:rPr>
          <w:t>Comparison between e-commerce websites:</w:t>
        </w:r>
      </w:ins>
    </w:p>
    <w:tbl>
      <w:tblPr>
        <w:tblStyle w:val="LightList-Accent1"/>
        <w:tblW w:w="13858" w:type="dxa"/>
        <w:tblLayout w:type="fixed"/>
        <w:tblLook w:val="04A0" w:firstRow="1" w:lastRow="0" w:firstColumn="1" w:lastColumn="0" w:noHBand="0" w:noVBand="1"/>
        <w:tblPrChange w:id="3613"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3614">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F758B3"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3615"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616" w:author="Chara Katiri" w:date="2015-04-10T23:30:00Z">
              <w:tcPr>
                <w:tcW w:w="1668" w:type="dxa"/>
                <w:gridSpan w:val="3"/>
              </w:tcPr>
            </w:tcPrChange>
          </w:tcPr>
          <w:p w14:paraId="62EC920F" w14:textId="00DF70C3" w:rsidR="00890D2C" w:rsidRPr="00F758B3" w:rsidRDefault="00890D2C" w:rsidP="00F758B3">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Change w:id="3617" w:author="Chara Katiri" w:date="2015-05-12T13:05:00Z">
                  <w:rPr>
                    <w:rFonts w:ascii="Times" w:hAnsi="Times"/>
                    <w:b/>
                    <w:bCs w:val="0"/>
                    <w:color w:val="auto"/>
                    <w:szCs w:val="22"/>
                  </w:rPr>
                </w:rPrChange>
              </w:rPr>
              <w:pPrChange w:id="3618" w:author="Chara Katiri" w:date="2015-05-12T13:05:00Z">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pPr>
              </w:pPrChange>
            </w:pPr>
            <w:r w:rsidRPr="00F758B3">
              <w:rPr>
                <w:rFonts w:ascii="Times" w:hAnsi="Times"/>
                <w:szCs w:val="22"/>
                <w:rPrChange w:id="3619" w:author="Chara Katiri" w:date="2015-05-12T13:05:00Z">
                  <w:rPr>
                    <w:rFonts w:ascii="Times" w:hAnsi="Times"/>
                    <w:szCs w:val="22"/>
                  </w:rPr>
                </w:rPrChange>
              </w:rPr>
              <w:t>Functionalities</w:t>
            </w:r>
          </w:p>
        </w:tc>
        <w:tc>
          <w:tcPr>
            <w:tcW w:w="2836" w:type="dxa"/>
            <w:gridSpan w:val="2"/>
            <w:tcPrChange w:id="3620" w:author="Chara Katiri" w:date="2015-04-10T23:30:00Z">
              <w:tcPr>
                <w:tcW w:w="2836" w:type="dxa"/>
                <w:gridSpan w:val="3"/>
              </w:tcPr>
            </w:tcPrChange>
          </w:tcPr>
          <w:p w14:paraId="2F2134AE" w14:textId="0A27CBE7" w:rsidR="00890D2C" w:rsidRPr="00F758B3" w:rsidRDefault="008F3D2A"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621" w:author="Chara Katiri" w:date="2015-05-12T13:05:00Z">
                  <w:rPr>
                    <w:rFonts w:ascii="Times" w:hAnsi="Times"/>
                    <w:b/>
                    <w:bCs w:val="0"/>
                    <w:color w:val="auto"/>
                    <w:szCs w:val="22"/>
                  </w:rPr>
                </w:rPrChange>
              </w:rPr>
              <w:pPrChange w:id="3622" w:author="Chara Katiri" w:date="2015-05-12T13:05: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623" w:author="Chara Katiri" w:date="2015-05-12T13:05:00Z">
                  <w:rPr>
                    <w:rFonts w:ascii="Times" w:hAnsi="Times"/>
                    <w:szCs w:val="22"/>
                  </w:rPr>
                </w:rPrChange>
              </w:rPr>
              <w:t xml:space="preserve">Gumtree </w:t>
            </w:r>
            <w:sdt>
              <w:sdtPr>
                <w:rPr>
                  <w:rFonts w:ascii="Times" w:hAnsi="Times"/>
                  <w:b/>
                  <w:bCs w:val="0"/>
                  <w:color w:val="auto"/>
                  <w:szCs w:val="22"/>
                  <w:rPrChange w:id="3624" w:author="Chara Katiri" w:date="2015-05-12T13:05:00Z">
                    <w:rPr>
                      <w:rFonts w:ascii="Times" w:hAnsi="Times"/>
                      <w:b/>
                      <w:bCs w:val="0"/>
                      <w:color w:val="auto"/>
                      <w:szCs w:val="22"/>
                    </w:rPr>
                  </w:rPrChange>
                </w:rPr>
                <w:id w:val="761495485"/>
                <w:citation/>
              </w:sdtPr>
              <w:sdtContent>
                <w:r w:rsidRPr="00F758B3">
                  <w:rPr>
                    <w:rFonts w:ascii="Times" w:hAnsi="Times"/>
                    <w:b/>
                    <w:bCs w:val="0"/>
                    <w:color w:val="auto"/>
                    <w:szCs w:val="22"/>
                    <w:rPrChange w:id="3625" w:author="Chara Katiri" w:date="2015-05-12T13:05:00Z">
                      <w:rPr>
                        <w:rFonts w:ascii="Times" w:hAnsi="Times"/>
                        <w:szCs w:val="22"/>
                      </w:rPr>
                    </w:rPrChange>
                  </w:rPr>
                  <w:fldChar w:fldCharType="begin"/>
                </w:r>
                <w:r w:rsidRPr="00F758B3">
                  <w:rPr>
                    <w:rFonts w:ascii="Times" w:hAnsi="Times"/>
                    <w:szCs w:val="22"/>
                    <w:lang w:val="en-US"/>
                    <w:rPrChange w:id="3626" w:author="Chara Katiri" w:date="2015-05-12T13:05:00Z">
                      <w:rPr>
                        <w:rFonts w:ascii="Times" w:hAnsi="Times"/>
                        <w:szCs w:val="22"/>
                        <w:lang w:val="en-US"/>
                      </w:rPr>
                    </w:rPrChange>
                  </w:rPr>
                  <w:instrText xml:space="preserve"> CITATION Wik151 \l 1033 </w:instrText>
                </w:r>
                <w:r w:rsidRPr="00F758B3">
                  <w:rPr>
                    <w:rFonts w:ascii="Times" w:hAnsi="Times"/>
                    <w:b/>
                    <w:bCs w:val="0"/>
                    <w:color w:val="auto"/>
                    <w:szCs w:val="22"/>
                    <w:rPrChange w:id="3627" w:author="Chara Katiri" w:date="2015-05-12T13:05:00Z">
                      <w:rPr>
                        <w:rFonts w:ascii="Times" w:hAnsi="Times"/>
                        <w:szCs w:val="22"/>
                      </w:rPr>
                    </w:rPrChange>
                  </w:rPr>
                  <w:fldChar w:fldCharType="separate"/>
                </w:r>
                <w:r w:rsidR="00B7160F" w:rsidRPr="00F758B3">
                  <w:rPr>
                    <w:rFonts w:ascii="Times" w:hAnsi="Times"/>
                    <w:noProof/>
                    <w:szCs w:val="22"/>
                    <w:lang w:val="en-US"/>
                    <w:rPrChange w:id="3628" w:author="Chara Katiri" w:date="2015-05-12T13:05:00Z">
                      <w:rPr>
                        <w:rFonts w:ascii="Times" w:hAnsi="Times"/>
                        <w:noProof/>
                        <w:szCs w:val="22"/>
                        <w:lang w:val="en-US"/>
                      </w:rPr>
                    </w:rPrChange>
                  </w:rPr>
                  <w:t>[</w:t>
                </w:r>
                <w:r w:rsidR="00B7160F" w:rsidRPr="00F758B3">
                  <w:rPr>
                    <w:rFonts w:ascii="Times" w:hAnsi="Times"/>
                    <w:noProof/>
                    <w:szCs w:val="22"/>
                    <w:lang w:val="en-US"/>
                    <w:rPrChange w:id="3629"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630" w:author="Chara Katiri" w:date="2015-05-12T13:05:00Z">
                      <w:rPr>
                        <w:rFonts w:ascii="Times" w:hAnsi="Times"/>
                        <w:noProof/>
                        <w:szCs w:val="22"/>
                        <w:lang w:val="en-US"/>
                      </w:rPr>
                    </w:rPrChange>
                  </w:rPr>
                  <w:instrText xml:space="preserve"> HYPERLINK "" \l "Wik151" </w:instrText>
                </w:r>
                <w:r w:rsidR="00B7160F" w:rsidRPr="00F758B3">
                  <w:rPr>
                    <w:rFonts w:ascii="Times" w:hAnsi="Times"/>
                    <w:noProof/>
                    <w:szCs w:val="22"/>
                    <w:lang w:val="en-US"/>
                    <w:rPrChange w:id="3631"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632" w:author="Chara Katiri" w:date="2015-05-12T13:05:00Z">
                      <w:rPr>
                        <w:rStyle w:val="Heading2Char"/>
                        <w:rFonts w:ascii="Times" w:eastAsia="Times New Roman" w:hAnsi="Times" w:cs="Times New Roman"/>
                        <w:noProof/>
                        <w:color w:val="FFFFFF" w:themeColor="background1"/>
                        <w:sz w:val="22"/>
                        <w:szCs w:val="22"/>
                        <w:lang w:val="en-US"/>
                      </w:rPr>
                    </w:rPrChange>
                  </w:rPr>
                  <w:t>10</w:t>
                </w:r>
                <w:r w:rsidR="00B7160F" w:rsidRPr="00F758B3">
                  <w:rPr>
                    <w:rFonts w:ascii="Times" w:hAnsi="Times"/>
                    <w:noProof/>
                    <w:szCs w:val="22"/>
                    <w:lang w:val="en-US"/>
                    <w:rPrChange w:id="3633"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634" w:author="Chara Katiri" w:date="2015-05-12T13:05:00Z">
                      <w:rPr>
                        <w:rFonts w:ascii="Times" w:hAnsi="Times"/>
                        <w:noProof/>
                        <w:szCs w:val="22"/>
                        <w:lang w:val="en-US"/>
                      </w:rPr>
                    </w:rPrChange>
                  </w:rPr>
                  <w:t>]</w:t>
                </w:r>
                <w:r w:rsidRPr="00F758B3">
                  <w:rPr>
                    <w:rFonts w:ascii="Times" w:hAnsi="Times"/>
                    <w:b/>
                    <w:bCs w:val="0"/>
                    <w:color w:val="auto"/>
                    <w:szCs w:val="22"/>
                    <w:rPrChange w:id="3635" w:author="Chara Katiri" w:date="2015-05-12T13:05:00Z">
                      <w:rPr>
                        <w:rFonts w:ascii="Times" w:hAnsi="Times"/>
                        <w:szCs w:val="22"/>
                      </w:rPr>
                    </w:rPrChange>
                  </w:rPr>
                  <w:fldChar w:fldCharType="end"/>
                </w:r>
              </w:sdtContent>
            </w:sdt>
            <w:r w:rsidR="00890D2C" w:rsidRPr="00F758B3">
              <w:rPr>
                <w:rFonts w:ascii="Times" w:hAnsi="Times"/>
                <w:b/>
                <w:bCs w:val="0"/>
                <w:color w:val="auto"/>
                <w:szCs w:val="22"/>
                <w:rPrChange w:id="3636" w:author="Chara Katiri" w:date="2015-05-12T13:05:00Z">
                  <w:rPr>
                    <w:rFonts w:ascii="Times" w:hAnsi="Times"/>
                    <w:b/>
                    <w:bCs w:val="0"/>
                    <w:color w:val="auto"/>
                    <w:szCs w:val="22"/>
                  </w:rPr>
                </w:rPrChange>
              </w:rPr>
              <w:t xml:space="preserve"> </w:t>
            </w:r>
          </w:p>
        </w:tc>
        <w:tc>
          <w:tcPr>
            <w:tcW w:w="3293" w:type="dxa"/>
            <w:gridSpan w:val="2"/>
            <w:tcPrChange w:id="3637" w:author="Chara Katiri" w:date="2015-04-10T23:30:00Z">
              <w:tcPr>
                <w:tcW w:w="3293" w:type="dxa"/>
                <w:gridSpan w:val="3"/>
              </w:tcPr>
            </w:tcPrChange>
          </w:tcPr>
          <w:p w14:paraId="27EED613" w14:textId="09FC9E04" w:rsidR="00890D2C" w:rsidRPr="00F758B3" w:rsidRDefault="008F3D2A"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638" w:author="Chara Katiri" w:date="2015-05-12T13:05:00Z">
                  <w:rPr>
                    <w:rFonts w:ascii="Times" w:hAnsi="Times"/>
                    <w:b/>
                    <w:bCs w:val="0"/>
                    <w:color w:val="auto"/>
                    <w:szCs w:val="22"/>
                  </w:rPr>
                </w:rPrChange>
              </w:rPr>
              <w:pPrChange w:id="3639" w:author="Chara Katiri" w:date="2015-05-12T13:05: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640" w:author="Chara Katiri" w:date="2015-05-12T13:05:00Z">
                  <w:rPr>
                    <w:rFonts w:ascii="Times" w:hAnsi="Times"/>
                    <w:szCs w:val="22"/>
                  </w:rPr>
                </w:rPrChange>
              </w:rPr>
              <w:t xml:space="preserve">Prevolved </w:t>
            </w:r>
            <w:sdt>
              <w:sdtPr>
                <w:rPr>
                  <w:rFonts w:ascii="Times" w:hAnsi="Times"/>
                  <w:b/>
                  <w:bCs w:val="0"/>
                  <w:color w:val="auto"/>
                  <w:szCs w:val="22"/>
                  <w:rPrChange w:id="3641" w:author="Chara Katiri" w:date="2015-05-12T13:05:00Z">
                    <w:rPr>
                      <w:rFonts w:ascii="Times" w:hAnsi="Times"/>
                      <w:b/>
                      <w:bCs w:val="0"/>
                      <w:color w:val="auto"/>
                      <w:szCs w:val="22"/>
                    </w:rPr>
                  </w:rPrChange>
                </w:rPr>
                <w:id w:val="1366092230"/>
                <w:citation/>
              </w:sdtPr>
              <w:sdtContent>
                <w:r w:rsidRPr="00F758B3">
                  <w:rPr>
                    <w:rFonts w:ascii="Times" w:hAnsi="Times"/>
                    <w:b/>
                    <w:bCs w:val="0"/>
                    <w:color w:val="auto"/>
                    <w:szCs w:val="22"/>
                    <w:rPrChange w:id="3642" w:author="Chara Katiri" w:date="2015-05-12T13:05:00Z">
                      <w:rPr>
                        <w:rFonts w:ascii="Times" w:hAnsi="Times"/>
                        <w:szCs w:val="22"/>
                      </w:rPr>
                    </w:rPrChange>
                  </w:rPr>
                  <w:fldChar w:fldCharType="begin"/>
                </w:r>
                <w:r w:rsidRPr="00F758B3">
                  <w:rPr>
                    <w:rFonts w:ascii="Times" w:hAnsi="Times"/>
                    <w:szCs w:val="22"/>
                    <w:lang w:val="en-US"/>
                    <w:rPrChange w:id="3643" w:author="Chara Katiri" w:date="2015-05-12T13:05:00Z">
                      <w:rPr>
                        <w:rFonts w:ascii="Times" w:hAnsi="Times"/>
                        <w:szCs w:val="22"/>
                        <w:lang w:val="en-US"/>
                      </w:rPr>
                    </w:rPrChange>
                  </w:rPr>
                  <w:instrText xml:space="preserve"> CITATION Sec15 \l 1033 </w:instrText>
                </w:r>
                <w:r w:rsidRPr="00F758B3">
                  <w:rPr>
                    <w:rFonts w:ascii="Times" w:hAnsi="Times"/>
                    <w:b/>
                    <w:bCs w:val="0"/>
                    <w:color w:val="auto"/>
                    <w:szCs w:val="22"/>
                    <w:rPrChange w:id="3644" w:author="Chara Katiri" w:date="2015-05-12T13:05:00Z">
                      <w:rPr>
                        <w:rFonts w:ascii="Times" w:hAnsi="Times"/>
                        <w:szCs w:val="22"/>
                      </w:rPr>
                    </w:rPrChange>
                  </w:rPr>
                  <w:fldChar w:fldCharType="separate"/>
                </w:r>
                <w:r w:rsidR="00B7160F" w:rsidRPr="00F758B3">
                  <w:rPr>
                    <w:rFonts w:ascii="Times" w:hAnsi="Times"/>
                    <w:noProof/>
                    <w:szCs w:val="22"/>
                    <w:lang w:val="en-US"/>
                    <w:rPrChange w:id="3645" w:author="Chara Katiri" w:date="2015-05-12T13:05:00Z">
                      <w:rPr>
                        <w:rFonts w:ascii="Times" w:hAnsi="Times"/>
                        <w:noProof/>
                        <w:szCs w:val="22"/>
                        <w:lang w:val="en-US"/>
                      </w:rPr>
                    </w:rPrChange>
                  </w:rPr>
                  <w:t>[</w:t>
                </w:r>
                <w:r w:rsidR="00B7160F" w:rsidRPr="00F758B3">
                  <w:rPr>
                    <w:rFonts w:ascii="Times" w:hAnsi="Times"/>
                    <w:noProof/>
                    <w:szCs w:val="22"/>
                    <w:lang w:val="en-US"/>
                    <w:rPrChange w:id="3646"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647" w:author="Chara Katiri" w:date="2015-05-12T13:05:00Z">
                      <w:rPr>
                        <w:rFonts w:ascii="Times" w:hAnsi="Times"/>
                        <w:noProof/>
                        <w:szCs w:val="22"/>
                        <w:lang w:val="en-US"/>
                      </w:rPr>
                    </w:rPrChange>
                  </w:rPr>
                  <w:instrText xml:space="preserve"> HYPERLINK "" \l "Sec15" </w:instrText>
                </w:r>
                <w:r w:rsidR="00B7160F" w:rsidRPr="00F758B3">
                  <w:rPr>
                    <w:rFonts w:ascii="Times" w:hAnsi="Times"/>
                    <w:noProof/>
                    <w:szCs w:val="22"/>
                    <w:lang w:val="en-US"/>
                    <w:rPrChange w:id="3648"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649" w:author="Chara Katiri" w:date="2015-05-12T13:05:00Z">
                      <w:rPr>
                        <w:rStyle w:val="Heading2Char"/>
                        <w:rFonts w:ascii="Times" w:eastAsia="Times New Roman" w:hAnsi="Times" w:cs="Times New Roman"/>
                        <w:noProof/>
                        <w:color w:val="FFFFFF" w:themeColor="background1"/>
                        <w:sz w:val="22"/>
                        <w:szCs w:val="22"/>
                        <w:lang w:val="en-US"/>
                      </w:rPr>
                    </w:rPrChange>
                  </w:rPr>
                  <w:t>11</w:t>
                </w:r>
                <w:r w:rsidR="00B7160F" w:rsidRPr="00F758B3">
                  <w:rPr>
                    <w:rFonts w:ascii="Times" w:hAnsi="Times"/>
                    <w:noProof/>
                    <w:szCs w:val="22"/>
                    <w:lang w:val="en-US"/>
                    <w:rPrChange w:id="3650"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651" w:author="Chara Katiri" w:date="2015-05-12T13:05:00Z">
                      <w:rPr>
                        <w:rFonts w:ascii="Times" w:hAnsi="Times"/>
                        <w:noProof/>
                        <w:szCs w:val="22"/>
                        <w:lang w:val="en-US"/>
                      </w:rPr>
                    </w:rPrChange>
                  </w:rPr>
                  <w:t>]</w:t>
                </w:r>
                <w:r w:rsidRPr="00F758B3">
                  <w:rPr>
                    <w:rFonts w:ascii="Times" w:hAnsi="Times"/>
                    <w:b/>
                    <w:bCs w:val="0"/>
                    <w:color w:val="auto"/>
                    <w:szCs w:val="22"/>
                    <w:rPrChange w:id="3652" w:author="Chara Katiri" w:date="2015-05-12T13:05:00Z">
                      <w:rPr>
                        <w:rFonts w:ascii="Times" w:hAnsi="Times"/>
                        <w:szCs w:val="22"/>
                      </w:rPr>
                    </w:rPrChange>
                  </w:rPr>
                  <w:fldChar w:fldCharType="end"/>
                </w:r>
              </w:sdtContent>
            </w:sdt>
          </w:p>
        </w:tc>
        <w:tc>
          <w:tcPr>
            <w:tcW w:w="2943" w:type="dxa"/>
            <w:gridSpan w:val="2"/>
            <w:tcBorders>
              <w:right w:val="single" w:sz="18" w:space="0" w:color="4F81BD" w:themeColor="accent1"/>
            </w:tcBorders>
            <w:tcPrChange w:id="3653" w:author="Chara Katiri" w:date="2015-04-10T23:30:00Z">
              <w:tcPr>
                <w:tcW w:w="3119" w:type="dxa"/>
                <w:gridSpan w:val="2"/>
                <w:tcBorders>
                  <w:right w:val="single" w:sz="18" w:space="0" w:color="4F81BD" w:themeColor="accent1"/>
                </w:tcBorders>
              </w:tcPr>
            </w:tcPrChange>
          </w:tcPr>
          <w:p w14:paraId="10975FBC" w14:textId="056BBF6B" w:rsidR="00890D2C" w:rsidRPr="00F758B3" w:rsidRDefault="008F3D2A" w:rsidP="00F758B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Change w:id="3654" w:author="Chara Katiri" w:date="2015-05-12T13:05:00Z">
                  <w:rPr>
                    <w:rFonts w:ascii="Times" w:hAnsi="Times"/>
                    <w:b/>
                    <w:bCs w:val="0"/>
                    <w:color w:val="auto"/>
                    <w:szCs w:val="22"/>
                  </w:rPr>
                </w:rPrChange>
              </w:rPr>
              <w:pPrChange w:id="3655" w:author="Chara Katiri" w:date="2015-05-12T13:05:00Z">
                <w:pPr>
                  <w:pStyle w:val="TableHeadingRow"/>
                  <w:keepNext/>
                  <w:keepLines/>
                  <w:numPr>
                    <w:ilvl w:val="7"/>
                    <w:numId w:val="1"/>
                  </w:numPr>
                  <w:spacing w:line="360" w:lineRule="auto"/>
                  <w:ind w:left="1440" w:hanging="1440"/>
                  <w:contextualSpacing/>
                  <w:jc w:val="both"/>
                  <w:outlineLvl w:val="7"/>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656" w:author="Chara Katiri" w:date="2015-05-12T13:05:00Z">
                  <w:rPr>
                    <w:rFonts w:ascii="Times" w:hAnsi="Times"/>
                    <w:szCs w:val="22"/>
                  </w:rPr>
                </w:rPrChange>
              </w:rPr>
              <w:t xml:space="preserve">Ebay </w:t>
            </w:r>
            <w:sdt>
              <w:sdtPr>
                <w:rPr>
                  <w:rFonts w:ascii="Times" w:hAnsi="Times"/>
                  <w:b/>
                  <w:bCs w:val="0"/>
                  <w:color w:val="auto"/>
                  <w:szCs w:val="22"/>
                  <w:rPrChange w:id="3657" w:author="Chara Katiri" w:date="2015-05-12T13:05:00Z">
                    <w:rPr>
                      <w:rFonts w:ascii="Times" w:hAnsi="Times"/>
                      <w:b/>
                      <w:bCs w:val="0"/>
                      <w:color w:val="auto"/>
                      <w:szCs w:val="22"/>
                    </w:rPr>
                  </w:rPrChange>
                </w:rPr>
                <w:id w:val="1806507391"/>
                <w:citation/>
              </w:sdtPr>
              <w:sdtContent>
                <w:r w:rsidRPr="00F758B3">
                  <w:rPr>
                    <w:rFonts w:ascii="Times" w:hAnsi="Times"/>
                    <w:b/>
                    <w:bCs w:val="0"/>
                    <w:color w:val="auto"/>
                    <w:szCs w:val="22"/>
                    <w:rPrChange w:id="3658" w:author="Chara Katiri" w:date="2015-05-12T13:05:00Z">
                      <w:rPr>
                        <w:rFonts w:ascii="Times" w:hAnsi="Times"/>
                        <w:szCs w:val="22"/>
                      </w:rPr>
                    </w:rPrChange>
                  </w:rPr>
                  <w:fldChar w:fldCharType="begin"/>
                </w:r>
                <w:r w:rsidRPr="00F758B3">
                  <w:rPr>
                    <w:rFonts w:ascii="Times" w:hAnsi="Times"/>
                    <w:szCs w:val="22"/>
                    <w:lang w:val="en-US"/>
                    <w:rPrChange w:id="3659" w:author="Chara Katiri" w:date="2015-05-12T13:05:00Z">
                      <w:rPr>
                        <w:rFonts w:ascii="Times" w:hAnsi="Times"/>
                        <w:szCs w:val="22"/>
                        <w:lang w:val="en-US"/>
                      </w:rPr>
                    </w:rPrChange>
                  </w:rPr>
                  <w:instrText xml:space="preserve"> CITATION Wik152 \l 1033 </w:instrText>
                </w:r>
                <w:r w:rsidRPr="00F758B3">
                  <w:rPr>
                    <w:rFonts w:ascii="Times" w:hAnsi="Times"/>
                    <w:b/>
                    <w:bCs w:val="0"/>
                    <w:color w:val="auto"/>
                    <w:szCs w:val="22"/>
                    <w:rPrChange w:id="3660" w:author="Chara Katiri" w:date="2015-05-12T13:05:00Z">
                      <w:rPr>
                        <w:rFonts w:ascii="Times" w:hAnsi="Times"/>
                        <w:szCs w:val="22"/>
                      </w:rPr>
                    </w:rPrChange>
                  </w:rPr>
                  <w:fldChar w:fldCharType="separate"/>
                </w:r>
                <w:r w:rsidR="00B7160F" w:rsidRPr="00F758B3">
                  <w:rPr>
                    <w:rFonts w:ascii="Times" w:hAnsi="Times"/>
                    <w:noProof/>
                    <w:szCs w:val="22"/>
                    <w:lang w:val="en-US"/>
                    <w:rPrChange w:id="3661" w:author="Chara Katiri" w:date="2015-05-12T13:05:00Z">
                      <w:rPr>
                        <w:rFonts w:ascii="Times" w:hAnsi="Times"/>
                        <w:noProof/>
                        <w:szCs w:val="22"/>
                        <w:lang w:val="en-US"/>
                      </w:rPr>
                    </w:rPrChange>
                  </w:rPr>
                  <w:t>[</w:t>
                </w:r>
                <w:r w:rsidR="00B7160F" w:rsidRPr="00F758B3">
                  <w:rPr>
                    <w:rFonts w:ascii="Times" w:hAnsi="Times"/>
                    <w:noProof/>
                    <w:szCs w:val="22"/>
                    <w:lang w:val="en-US"/>
                    <w:rPrChange w:id="3662" w:author="Chara Katiri" w:date="2015-05-12T13:05:00Z">
                      <w:rPr>
                        <w:rFonts w:ascii="Times" w:hAnsi="Times"/>
                        <w:noProof/>
                        <w:szCs w:val="22"/>
                        <w:lang w:val="en-US"/>
                      </w:rPr>
                    </w:rPrChange>
                  </w:rPr>
                  <w:fldChar w:fldCharType="begin"/>
                </w:r>
                <w:r w:rsidR="00B7160F" w:rsidRPr="00F758B3">
                  <w:rPr>
                    <w:rFonts w:ascii="Times" w:hAnsi="Times"/>
                    <w:noProof/>
                    <w:szCs w:val="22"/>
                    <w:lang w:val="en-US"/>
                    <w:rPrChange w:id="3663" w:author="Chara Katiri" w:date="2015-05-12T13:05:00Z">
                      <w:rPr>
                        <w:rFonts w:ascii="Times" w:hAnsi="Times"/>
                        <w:noProof/>
                        <w:szCs w:val="22"/>
                        <w:lang w:val="en-US"/>
                      </w:rPr>
                    </w:rPrChange>
                  </w:rPr>
                  <w:instrText xml:space="preserve"> HYPERLINK "" \l "Wik152" </w:instrText>
                </w:r>
                <w:r w:rsidR="00B7160F" w:rsidRPr="00F758B3">
                  <w:rPr>
                    <w:rFonts w:ascii="Times" w:hAnsi="Times"/>
                    <w:noProof/>
                    <w:szCs w:val="22"/>
                    <w:lang w:val="en-US"/>
                    <w:rPrChange w:id="3664" w:author="Chara Katiri" w:date="2015-05-12T13:05:00Z">
                      <w:rPr>
                        <w:rFonts w:ascii="Times" w:hAnsi="Times"/>
                        <w:noProof/>
                        <w:szCs w:val="22"/>
                        <w:lang w:val="en-US"/>
                      </w:rPr>
                    </w:rPrChange>
                  </w:rPr>
                  <w:fldChar w:fldCharType="separate"/>
                </w:r>
                <w:r w:rsidR="00B7160F" w:rsidRPr="00F758B3">
                  <w:rPr>
                    <w:rStyle w:val="Heading2Char"/>
                    <w:rFonts w:ascii="Times" w:eastAsia="Times New Roman" w:hAnsi="Times" w:cs="Times New Roman"/>
                    <w:noProof/>
                    <w:color w:val="FFFFFF" w:themeColor="background1"/>
                    <w:sz w:val="22"/>
                    <w:szCs w:val="22"/>
                    <w:lang w:val="en-US"/>
                    <w:rPrChange w:id="3665" w:author="Chara Katiri" w:date="2015-05-12T13:05:00Z">
                      <w:rPr>
                        <w:rStyle w:val="Heading2Char"/>
                        <w:rFonts w:ascii="Times" w:eastAsia="Times New Roman" w:hAnsi="Times" w:cs="Times New Roman"/>
                        <w:noProof/>
                        <w:color w:val="FFFFFF" w:themeColor="background1"/>
                        <w:sz w:val="22"/>
                        <w:szCs w:val="22"/>
                        <w:lang w:val="en-US"/>
                      </w:rPr>
                    </w:rPrChange>
                  </w:rPr>
                  <w:t>12</w:t>
                </w:r>
                <w:r w:rsidR="00B7160F" w:rsidRPr="00F758B3">
                  <w:rPr>
                    <w:rFonts w:ascii="Times" w:hAnsi="Times"/>
                    <w:noProof/>
                    <w:szCs w:val="22"/>
                    <w:lang w:val="en-US"/>
                    <w:rPrChange w:id="3666" w:author="Chara Katiri" w:date="2015-05-12T13:05:00Z">
                      <w:rPr>
                        <w:rFonts w:ascii="Times" w:hAnsi="Times"/>
                        <w:noProof/>
                        <w:szCs w:val="22"/>
                        <w:lang w:val="en-US"/>
                      </w:rPr>
                    </w:rPrChange>
                  </w:rPr>
                  <w:fldChar w:fldCharType="end"/>
                </w:r>
                <w:r w:rsidR="00B7160F" w:rsidRPr="00F758B3">
                  <w:rPr>
                    <w:rFonts w:ascii="Times" w:hAnsi="Times"/>
                    <w:noProof/>
                    <w:szCs w:val="22"/>
                    <w:lang w:val="en-US"/>
                    <w:rPrChange w:id="3667" w:author="Chara Katiri" w:date="2015-05-12T13:05:00Z">
                      <w:rPr>
                        <w:rFonts w:ascii="Times" w:hAnsi="Times"/>
                        <w:noProof/>
                        <w:szCs w:val="22"/>
                        <w:lang w:val="en-US"/>
                      </w:rPr>
                    </w:rPrChange>
                  </w:rPr>
                  <w:t>]</w:t>
                </w:r>
                <w:r w:rsidRPr="00F758B3">
                  <w:rPr>
                    <w:rFonts w:ascii="Times" w:hAnsi="Times"/>
                    <w:b/>
                    <w:bCs w:val="0"/>
                    <w:color w:val="auto"/>
                    <w:szCs w:val="22"/>
                    <w:rPrChange w:id="3668" w:author="Chara Katiri" w:date="2015-05-12T13:05:00Z">
                      <w:rPr>
                        <w:rFonts w:ascii="Times" w:hAnsi="Times"/>
                        <w:szCs w:val="22"/>
                      </w:rPr>
                    </w:rPrChange>
                  </w:rPr>
                  <w:fldChar w:fldCharType="end"/>
                </w:r>
              </w:sdtContent>
            </w:sdt>
            <w:ins w:id="3669" w:author="Chara Katiri" w:date="2015-04-12T03:38:00Z">
              <w:r w:rsidR="0057199A" w:rsidRPr="00F758B3">
                <w:rPr>
                  <w:rFonts w:ascii="Times" w:hAnsi="Times"/>
                  <w:b/>
                  <w:bCs w:val="0"/>
                  <w:color w:val="auto"/>
                  <w:szCs w:val="22"/>
                  <w:rPrChange w:id="3670" w:author="Chara Katiri" w:date="2015-05-12T13:05:00Z">
                    <w:rPr>
                      <w:rFonts w:ascii="Times" w:hAnsi="Times"/>
                      <w:b/>
                      <w:bCs w:val="0"/>
                      <w:color w:val="auto"/>
                      <w:szCs w:val="22"/>
                    </w:rPr>
                  </w:rPrChange>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3671"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F758B3" w:rsidRDefault="00890D2C" w:rsidP="00F758B3">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Change w:id="3672" w:author="Chara Katiri" w:date="2015-05-12T13:05:00Z">
                  <w:rPr>
                    <w:rFonts w:ascii="Times" w:hAnsi="Times"/>
                    <w:b/>
                    <w:bCs w:val="0"/>
                    <w:color w:val="auto"/>
                    <w:szCs w:val="22"/>
                  </w:rPr>
                </w:rPrChange>
              </w:rPr>
              <w:pPrChange w:id="3673" w:author="Chara Katiri" w:date="2015-05-12T13:05: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F758B3">
              <w:rPr>
                <w:rFonts w:ascii="Times" w:hAnsi="Times"/>
                <w:szCs w:val="22"/>
                <w:rPrChange w:id="3674" w:author="Chara Katiri" w:date="2015-05-12T13:05:00Z">
                  <w:rPr>
                    <w:rFonts w:ascii="Times" w:hAnsi="Times"/>
                    <w:szCs w:val="22"/>
                  </w:rPr>
                </w:rPrChange>
              </w:rPr>
              <w:t>Pinboard</w:t>
            </w:r>
          </w:p>
        </w:tc>
      </w:tr>
      <w:tr w:rsidR="008838C1" w:rsidRPr="00F758B3"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3675"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676" w:author="Chara Katiri" w:date="2015-04-10T23:30:00Z">
              <w:tcPr>
                <w:tcW w:w="1668" w:type="dxa"/>
                <w:gridSpan w:val="3"/>
              </w:tcPr>
            </w:tcPrChange>
          </w:tcPr>
          <w:p w14:paraId="7441E0F5" w14:textId="50359540" w:rsidR="00890D2C" w:rsidRPr="00F758B3" w:rsidRDefault="00890D2C"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677" w:author="Chara Katiri" w:date="2015-05-12T13:05:00Z">
                  <w:rPr>
                    <w:rFonts w:ascii="Times" w:eastAsia="Times New Roman" w:hAnsi="Times" w:cs="Times New Roman"/>
                    <w:b w:val="0"/>
                    <w:bCs w:val="0"/>
                    <w:sz w:val="22"/>
                    <w:szCs w:val="22"/>
                    <w:shd w:val="clear" w:color="auto" w:fill="FFFFFF"/>
                    <w:lang w:val="en-GB"/>
                  </w:rPr>
                </w:rPrChange>
              </w:rPr>
              <w:pPrChange w:id="3678"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679" w:author="Chara Katiri" w:date="2015-05-12T13:05:00Z">
                  <w:rPr>
                    <w:rFonts w:ascii="Times" w:eastAsia="Times New Roman" w:hAnsi="Times" w:cs="Times New Roman"/>
                    <w:sz w:val="22"/>
                    <w:szCs w:val="22"/>
                    <w:shd w:val="clear" w:color="auto" w:fill="FFFFFF"/>
                    <w:lang w:val="en-GB"/>
                  </w:rPr>
                </w:rPrChange>
              </w:rPr>
              <w:t xml:space="preserve"> Type of site</w:t>
            </w:r>
          </w:p>
        </w:tc>
        <w:tc>
          <w:tcPr>
            <w:tcW w:w="2836" w:type="dxa"/>
            <w:gridSpan w:val="2"/>
            <w:tcPrChange w:id="3680" w:author="Chara Katiri" w:date="2015-04-10T23:30:00Z">
              <w:tcPr>
                <w:tcW w:w="2836" w:type="dxa"/>
                <w:gridSpan w:val="3"/>
              </w:tcPr>
            </w:tcPrChange>
          </w:tcPr>
          <w:p w14:paraId="1CD18925" w14:textId="08C5776A"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681" w:author="Chara Katiri" w:date="2015-05-12T13:05:00Z">
                  <w:rPr>
                    <w:rFonts w:ascii="Times" w:eastAsia="Times New Roman" w:hAnsi="Times" w:cs="Times New Roman"/>
                    <w:sz w:val="22"/>
                    <w:szCs w:val="22"/>
                    <w:shd w:val="clear" w:color="auto" w:fill="FFFFFF"/>
                    <w:lang w:val="en-GB"/>
                  </w:rPr>
                </w:rPrChange>
              </w:rPr>
              <w:pPrChange w:id="3682"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683" w:author="Chara Katiri" w:date="2015-05-12T13:05:00Z">
                  <w:rPr>
                    <w:rFonts w:ascii="Times" w:eastAsia="Times New Roman" w:hAnsi="Times" w:cs="Times New Roman"/>
                    <w:sz w:val="22"/>
                    <w:szCs w:val="22"/>
                    <w:shd w:val="clear" w:color="auto" w:fill="FFFFFF"/>
                    <w:lang w:val="en-GB"/>
                  </w:rPr>
                </w:rPrChange>
              </w:rPr>
              <w:t>Classifieds</w:t>
            </w:r>
          </w:p>
        </w:tc>
        <w:tc>
          <w:tcPr>
            <w:tcW w:w="3293" w:type="dxa"/>
            <w:gridSpan w:val="2"/>
            <w:tcPrChange w:id="3684" w:author="Chara Katiri" w:date="2015-04-10T23:30:00Z">
              <w:tcPr>
                <w:tcW w:w="3293" w:type="dxa"/>
                <w:gridSpan w:val="3"/>
              </w:tcPr>
            </w:tcPrChange>
          </w:tcPr>
          <w:p w14:paraId="2D8707BE" w14:textId="1FAE4C3B"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685" w:author="Chara Katiri" w:date="2015-05-12T13:05:00Z">
                  <w:rPr>
                    <w:rFonts w:ascii="Times" w:eastAsia="Times New Roman" w:hAnsi="Times" w:cs="Times New Roman"/>
                    <w:sz w:val="22"/>
                    <w:szCs w:val="22"/>
                    <w:shd w:val="clear" w:color="auto" w:fill="FFFFFF"/>
                    <w:lang w:val="en-GB"/>
                  </w:rPr>
                </w:rPrChange>
              </w:rPr>
              <w:pPrChange w:id="368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687" w:author="Chara Katiri" w:date="2015-05-12T13:05:00Z">
                  <w:rPr>
                    <w:rFonts w:ascii="Times" w:eastAsia="Times New Roman" w:hAnsi="Times" w:cs="Times New Roman"/>
                    <w:sz w:val="22"/>
                    <w:szCs w:val="22"/>
                    <w:shd w:val="clear" w:color="auto" w:fill="FFFFFF"/>
                    <w:lang w:val="en-GB"/>
                  </w:rPr>
                </w:rPrChange>
              </w:rPr>
              <w:t>Classifieds</w:t>
            </w:r>
          </w:p>
        </w:tc>
        <w:tc>
          <w:tcPr>
            <w:tcW w:w="2943" w:type="dxa"/>
            <w:gridSpan w:val="2"/>
            <w:tcBorders>
              <w:right w:val="single" w:sz="18" w:space="0" w:color="4F81BD" w:themeColor="accent1"/>
            </w:tcBorders>
            <w:tcPrChange w:id="3688" w:author="Chara Katiri" w:date="2015-04-10T23:30:00Z">
              <w:tcPr>
                <w:tcW w:w="3119" w:type="dxa"/>
                <w:gridSpan w:val="2"/>
                <w:tcBorders>
                  <w:right w:val="single" w:sz="18" w:space="0" w:color="4F81BD" w:themeColor="accent1"/>
                </w:tcBorders>
              </w:tcPr>
            </w:tcPrChange>
          </w:tcPr>
          <w:p w14:paraId="3040C4F3" w14:textId="38509E3D"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689" w:author="Chara Katiri" w:date="2015-05-12T13:05:00Z">
                  <w:rPr>
                    <w:rFonts w:ascii="Times" w:eastAsia="Times New Roman" w:hAnsi="Times" w:cs="Times New Roman"/>
                    <w:sz w:val="22"/>
                    <w:szCs w:val="22"/>
                    <w:shd w:val="clear" w:color="auto" w:fill="FFFFFF"/>
                    <w:lang w:val="en-GB"/>
                  </w:rPr>
                </w:rPrChange>
              </w:rPr>
              <w:pPrChange w:id="369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691" w:author="Chara Katiri" w:date="2015-05-12T13:05:00Z">
                  <w:rPr>
                    <w:rFonts w:ascii="Times" w:eastAsia="Times New Roman" w:hAnsi="Times" w:cs="Times New Roman"/>
                    <w:sz w:val="22"/>
                    <w:szCs w:val="22"/>
                    <w:shd w:val="clear" w:color="auto" w:fill="FFFFFF"/>
                    <w:lang w:val="en-GB"/>
                  </w:rPr>
                </w:rPrChange>
              </w:rPr>
              <w:t>E-commerce</w:t>
            </w:r>
          </w:p>
        </w:tc>
        <w:tc>
          <w:tcPr>
            <w:tcW w:w="3118" w:type="dxa"/>
            <w:tcBorders>
              <w:left w:val="single" w:sz="18" w:space="0" w:color="4F81BD" w:themeColor="accent1"/>
              <w:right w:val="single" w:sz="18" w:space="0" w:color="4F81BD" w:themeColor="accent1"/>
            </w:tcBorders>
            <w:shd w:val="clear" w:color="auto" w:fill="auto"/>
            <w:tcPrChange w:id="369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693" w:author="Chara Katiri" w:date="2015-05-12T13:05:00Z">
                  <w:rPr>
                    <w:rFonts w:ascii="Times" w:eastAsia="Times New Roman" w:hAnsi="Times" w:cs="Times New Roman"/>
                    <w:sz w:val="22"/>
                    <w:szCs w:val="22"/>
                    <w:shd w:val="clear" w:color="auto" w:fill="FFFFFF"/>
                    <w:lang w:val="en-GB"/>
                  </w:rPr>
                </w:rPrChange>
              </w:rPr>
              <w:pPrChange w:id="369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695" w:author="Chara Katiri" w:date="2015-05-12T13:05:00Z">
                  <w:rPr>
                    <w:rFonts w:ascii="Times" w:eastAsia="Times New Roman" w:hAnsi="Times" w:cs="Times New Roman"/>
                    <w:sz w:val="22"/>
                    <w:szCs w:val="22"/>
                    <w:shd w:val="clear" w:color="auto" w:fill="FFFFFF"/>
                    <w:lang w:val="en-GB"/>
                  </w:rPr>
                </w:rPrChange>
              </w:rPr>
              <w:t>Classifieds</w:t>
            </w:r>
          </w:p>
        </w:tc>
      </w:tr>
      <w:tr w:rsidR="008838C1" w:rsidRPr="00F758B3" w14:paraId="29CC1A17" w14:textId="77777777" w:rsidTr="00132AF7">
        <w:trPr>
          <w:trHeight w:val="464"/>
          <w:trPrChange w:id="3696"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697" w:author="Chara Katiri" w:date="2015-04-10T23:30:00Z">
              <w:tcPr>
                <w:tcW w:w="1668" w:type="dxa"/>
                <w:gridSpan w:val="3"/>
              </w:tcPr>
            </w:tcPrChange>
          </w:tcPr>
          <w:p w14:paraId="67615E42" w14:textId="0885908B" w:rsidR="00890D2C" w:rsidRPr="00F758B3" w:rsidRDefault="00890D2C" w:rsidP="00F758B3">
            <w:pPr>
              <w:spacing w:line="360" w:lineRule="auto"/>
              <w:contextualSpacing/>
              <w:jc w:val="both"/>
              <w:rPr>
                <w:rFonts w:ascii="Times" w:eastAsia="Times New Roman" w:hAnsi="Times" w:cs="Times New Roman"/>
                <w:sz w:val="22"/>
                <w:szCs w:val="22"/>
                <w:shd w:val="clear" w:color="auto" w:fill="FFFFFF"/>
                <w:lang w:val="en-GB"/>
                <w:rPrChange w:id="3698" w:author="Chara Katiri" w:date="2015-05-12T13:05:00Z">
                  <w:rPr>
                    <w:rFonts w:ascii="Times" w:eastAsia="Times New Roman" w:hAnsi="Times" w:cs="Times New Roman"/>
                    <w:b w:val="0"/>
                    <w:bCs w:val="0"/>
                    <w:sz w:val="22"/>
                    <w:szCs w:val="22"/>
                    <w:shd w:val="clear" w:color="auto" w:fill="FFFFFF"/>
                    <w:lang w:val="en-GB"/>
                  </w:rPr>
                </w:rPrChange>
              </w:rPr>
              <w:pPrChange w:id="3699"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3700" w:author="Chara Katiri" w:date="2015-05-12T13:05:00Z">
                  <w:rPr>
                    <w:rFonts w:ascii="Times" w:eastAsia="Times New Roman" w:hAnsi="Times" w:cs="Times New Roman"/>
                    <w:sz w:val="22"/>
                    <w:szCs w:val="22"/>
                    <w:shd w:val="clear" w:color="auto" w:fill="FFFFFF"/>
                    <w:lang w:val="en-GB"/>
                  </w:rPr>
                </w:rPrChange>
              </w:rPr>
              <w:t>Registration</w:t>
            </w:r>
          </w:p>
        </w:tc>
        <w:tc>
          <w:tcPr>
            <w:tcW w:w="2836" w:type="dxa"/>
            <w:gridSpan w:val="2"/>
            <w:tcPrChange w:id="3701" w:author="Chara Katiri" w:date="2015-04-10T23:30:00Z">
              <w:tcPr>
                <w:tcW w:w="2836" w:type="dxa"/>
                <w:gridSpan w:val="3"/>
              </w:tcPr>
            </w:tcPrChange>
          </w:tcPr>
          <w:p w14:paraId="43DEF528" w14:textId="276A274A"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02" w:author="Chara Katiri" w:date="2015-05-12T13:05:00Z">
                  <w:rPr>
                    <w:rFonts w:ascii="Times" w:eastAsia="Times New Roman" w:hAnsi="Times" w:cs="Times New Roman"/>
                    <w:sz w:val="22"/>
                    <w:szCs w:val="22"/>
                    <w:shd w:val="clear" w:color="auto" w:fill="FFFFFF"/>
                    <w:lang w:val="en-GB"/>
                  </w:rPr>
                </w:rPrChange>
              </w:rPr>
              <w:pPrChange w:id="370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04" w:author="Chara Katiri" w:date="2015-05-12T13:05:00Z">
                  <w:rPr>
                    <w:rFonts w:ascii="Times" w:eastAsia="Times New Roman" w:hAnsi="Times" w:cs="Times New Roman"/>
                    <w:sz w:val="22"/>
                    <w:szCs w:val="22"/>
                    <w:shd w:val="clear" w:color="auto" w:fill="FFFFFF"/>
                    <w:lang w:val="en-GB"/>
                  </w:rPr>
                </w:rPrChange>
              </w:rPr>
              <w:t>Optional</w:t>
            </w:r>
          </w:p>
        </w:tc>
        <w:tc>
          <w:tcPr>
            <w:tcW w:w="3293" w:type="dxa"/>
            <w:gridSpan w:val="2"/>
            <w:tcPrChange w:id="3705" w:author="Chara Katiri" w:date="2015-04-10T23:30:00Z">
              <w:tcPr>
                <w:tcW w:w="3293" w:type="dxa"/>
                <w:gridSpan w:val="3"/>
              </w:tcPr>
            </w:tcPrChange>
          </w:tcPr>
          <w:p w14:paraId="5B6FD792" w14:textId="74EBE363" w:rsidR="00890D2C" w:rsidRPr="00F758B3" w:rsidRDefault="008F3D2A"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06" w:author="Chara Katiri" w:date="2015-05-12T13:05:00Z">
                  <w:rPr>
                    <w:rFonts w:ascii="Times" w:eastAsia="Times New Roman" w:hAnsi="Times" w:cs="Times New Roman"/>
                    <w:sz w:val="22"/>
                    <w:szCs w:val="22"/>
                    <w:shd w:val="clear" w:color="auto" w:fill="FFFFFF"/>
                    <w:lang w:val="en-GB"/>
                  </w:rPr>
                </w:rPrChange>
              </w:rPr>
              <w:pPrChange w:id="370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08" w:author="Chara Katiri" w:date="2015-05-12T13:05:00Z">
                  <w:rPr>
                    <w:rFonts w:ascii="Times" w:eastAsia="Times New Roman" w:hAnsi="Times" w:cs="Times New Roman"/>
                    <w:sz w:val="22"/>
                    <w:szCs w:val="22"/>
                    <w:shd w:val="clear" w:color="auto" w:fill="FFFFFF"/>
                    <w:lang w:val="en-GB"/>
                  </w:rPr>
                </w:rPrChange>
              </w:rPr>
              <w:t xml:space="preserve">Required </w:t>
            </w:r>
            <w:sdt>
              <w:sdtPr>
                <w:rPr>
                  <w:rFonts w:ascii="Times" w:eastAsia="Times New Roman" w:hAnsi="Times" w:cs="Times New Roman"/>
                  <w:sz w:val="22"/>
                  <w:szCs w:val="22"/>
                  <w:shd w:val="clear" w:color="auto" w:fill="FFFFFF"/>
                  <w:lang w:val="en-GB"/>
                  <w:rPrChange w:id="3709" w:author="Chara Katiri" w:date="2015-05-12T13:05:00Z">
                    <w:rPr>
                      <w:rFonts w:ascii="Times" w:eastAsia="Times New Roman" w:hAnsi="Times" w:cs="Times New Roman"/>
                      <w:sz w:val="22"/>
                      <w:szCs w:val="22"/>
                      <w:shd w:val="clear" w:color="auto" w:fill="FFFFFF"/>
                      <w:lang w:val="en-GB"/>
                    </w:rPr>
                  </w:rPrChange>
                </w:rPr>
                <w:id w:val="-1697612920"/>
                <w:citation/>
              </w:sdtPr>
              <w:sdtContent>
                <w:r w:rsidRPr="00F758B3">
                  <w:rPr>
                    <w:rFonts w:ascii="Times" w:eastAsia="Times New Roman" w:hAnsi="Times" w:cs="Times New Roman"/>
                    <w:sz w:val="22"/>
                    <w:szCs w:val="22"/>
                    <w:shd w:val="clear" w:color="auto" w:fill="FFFFFF"/>
                    <w:lang w:val="en-GB"/>
                    <w:rPrChange w:id="3710" w:author="Chara Katiri" w:date="2015-05-12T13:05:00Z">
                      <w:rPr>
                        <w:rFonts w:ascii="Times" w:eastAsia="Times New Roman" w:hAnsi="Times" w:cs="Times New Roman"/>
                        <w:sz w:val="22"/>
                        <w:szCs w:val="22"/>
                        <w:shd w:val="clear" w:color="auto" w:fill="FFFFFF"/>
                        <w:lang w:val="en-GB"/>
                      </w:rPr>
                    </w:rPrChange>
                  </w:rPr>
                  <w:fldChar w:fldCharType="begin"/>
                </w:r>
                <w:r w:rsidRPr="00F758B3">
                  <w:rPr>
                    <w:rFonts w:ascii="Times" w:eastAsia="Times New Roman" w:hAnsi="Times" w:cs="Times New Roman"/>
                    <w:sz w:val="22"/>
                    <w:szCs w:val="22"/>
                    <w:shd w:val="clear" w:color="auto" w:fill="FFFFFF"/>
                    <w:rPrChange w:id="3711" w:author="Chara Katiri" w:date="2015-05-12T13:05:00Z">
                      <w:rPr>
                        <w:rFonts w:ascii="Times" w:eastAsia="Times New Roman" w:hAnsi="Times" w:cs="Times New Roman"/>
                        <w:sz w:val="22"/>
                        <w:szCs w:val="22"/>
                        <w:shd w:val="clear" w:color="auto" w:fill="FFFFFF"/>
                      </w:rPr>
                    </w:rPrChange>
                  </w:rPr>
                  <w:instrText xml:space="preserve"> CITATION Sec151 \l 1033 </w:instrText>
                </w:r>
                <w:r w:rsidRPr="00F758B3">
                  <w:rPr>
                    <w:rFonts w:ascii="Times" w:eastAsia="Times New Roman" w:hAnsi="Times" w:cs="Times New Roman"/>
                    <w:sz w:val="22"/>
                    <w:szCs w:val="22"/>
                    <w:shd w:val="clear" w:color="auto" w:fill="FFFFFF"/>
                    <w:lang w:val="en-GB"/>
                    <w:rPrChange w:id="3712"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713"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714"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715" w:author="Chara Katiri" w:date="2015-05-12T13:05:00Z">
                      <w:rPr>
                        <w:rFonts w:ascii="Times" w:eastAsia="Times New Roman" w:hAnsi="Times" w:cs="Times New Roman"/>
                        <w:noProof/>
                        <w:sz w:val="22"/>
                        <w:szCs w:val="22"/>
                        <w:shd w:val="clear" w:color="auto" w:fill="FFFFFF"/>
                      </w:rPr>
                    </w:rPrChange>
                  </w:rPr>
                  <w:instrText xml:space="preserve"> HYPERLINK "" \l "Sec151" </w:instrText>
                </w:r>
                <w:r w:rsidR="00B7160F" w:rsidRPr="00F758B3">
                  <w:rPr>
                    <w:rFonts w:ascii="Times" w:eastAsia="Times New Roman" w:hAnsi="Times" w:cs="Times New Roman"/>
                    <w:noProof/>
                    <w:sz w:val="22"/>
                    <w:szCs w:val="22"/>
                    <w:shd w:val="clear" w:color="auto" w:fill="FFFFFF"/>
                    <w:rPrChange w:id="3716"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717" w:author="Chara Katiri" w:date="2015-05-12T13:05:00Z">
                      <w:rPr>
                        <w:rStyle w:val="Heading2Char"/>
                        <w:rFonts w:ascii="Times" w:eastAsia="Times New Roman" w:hAnsi="Times" w:cs="Times New Roman"/>
                        <w:noProof/>
                        <w:color w:val="auto"/>
                        <w:sz w:val="22"/>
                        <w:szCs w:val="22"/>
                        <w:shd w:val="clear" w:color="auto" w:fill="FFFFFF"/>
                      </w:rPr>
                    </w:rPrChange>
                  </w:rPr>
                  <w:t>13</w:t>
                </w:r>
                <w:r w:rsidR="00B7160F" w:rsidRPr="00F758B3">
                  <w:rPr>
                    <w:rFonts w:ascii="Times" w:eastAsia="Times New Roman" w:hAnsi="Times" w:cs="Times New Roman"/>
                    <w:noProof/>
                    <w:sz w:val="22"/>
                    <w:szCs w:val="22"/>
                    <w:shd w:val="clear" w:color="auto" w:fill="FFFFFF"/>
                    <w:rPrChange w:id="3718"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719" w:author="Chara Katiri" w:date="2015-05-12T13:05:00Z">
                      <w:rPr>
                        <w:rFonts w:ascii="Times" w:eastAsia="Times New Roman" w:hAnsi="Times" w:cs="Times New Roman"/>
                        <w:noProof/>
                        <w:sz w:val="22"/>
                        <w:szCs w:val="22"/>
                        <w:shd w:val="clear" w:color="auto" w:fill="FFFFFF"/>
                      </w:rPr>
                    </w:rPrChange>
                  </w:rPr>
                  <w:t>]</w:t>
                </w:r>
                <w:r w:rsidRPr="00F758B3">
                  <w:rPr>
                    <w:rFonts w:ascii="Times" w:eastAsia="Times New Roman" w:hAnsi="Times" w:cs="Times New Roman"/>
                    <w:sz w:val="22"/>
                    <w:szCs w:val="22"/>
                    <w:shd w:val="clear" w:color="auto" w:fill="FFFFFF"/>
                    <w:lang w:val="en-GB"/>
                    <w:rPrChange w:id="3720" w:author="Chara Katiri" w:date="2015-05-12T13:05:00Z">
                      <w:rPr>
                        <w:rFonts w:ascii="Times" w:eastAsia="Times New Roman" w:hAnsi="Times" w:cs="Times New Roman"/>
                        <w:sz w:val="22"/>
                        <w:szCs w:val="22"/>
                        <w:shd w:val="clear" w:color="auto" w:fill="FFFFFF"/>
                        <w:lang w:val="en-GB"/>
                      </w:rPr>
                    </w:rPrChange>
                  </w:rPr>
                  <w:fldChar w:fldCharType="end"/>
                </w:r>
              </w:sdtContent>
            </w:sdt>
            <w:r w:rsidR="00890D2C" w:rsidRPr="00F758B3">
              <w:rPr>
                <w:rFonts w:ascii="Times" w:eastAsia="Times New Roman" w:hAnsi="Times" w:cs="Times New Roman"/>
                <w:sz w:val="22"/>
                <w:szCs w:val="22"/>
                <w:shd w:val="clear" w:color="auto" w:fill="FFFFFF"/>
                <w:lang w:val="en-GB"/>
                <w:rPrChange w:id="3721" w:author="Chara Katiri" w:date="2015-05-12T13:05:00Z">
                  <w:rPr>
                    <w:rFonts w:ascii="Times" w:eastAsia="Times New Roman" w:hAnsi="Times" w:cs="Times New Roman"/>
                    <w:sz w:val="22"/>
                    <w:szCs w:val="22"/>
                    <w:shd w:val="clear" w:color="auto" w:fill="FFFFFF"/>
                    <w:lang w:val="en-GB"/>
                  </w:rPr>
                </w:rPrChange>
              </w:rPr>
              <w:t xml:space="preserve">. </w:t>
            </w:r>
          </w:p>
        </w:tc>
        <w:tc>
          <w:tcPr>
            <w:tcW w:w="2943" w:type="dxa"/>
            <w:gridSpan w:val="2"/>
            <w:tcBorders>
              <w:right w:val="single" w:sz="18" w:space="0" w:color="4F81BD" w:themeColor="accent1"/>
            </w:tcBorders>
            <w:tcPrChange w:id="3722" w:author="Chara Katiri" w:date="2015-04-10T23:30:00Z">
              <w:tcPr>
                <w:tcW w:w="3119" w:type="dxa"/>
                <w:gridSpan w:val="2"/>
                <w:tcBorders>
                  <w:right w:val="single" w:sz="18" w:space="0" w:color="4F81BD" w:themeColor="accent1"/>
                </w:tcBorders>
              </w:tcPr>
            </w:tcPrChange>
          </w:tcPr>
          <w:p w14:paraId="6CADE649" w14:textId="71EFD3AF"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23" w:author="Chara Katiri" w:date="2015-05-12T13:05:00Z">
                  <w:rPr>
                    <w:rFonts w:ascii="Times" w:eastAsia="Times New Roman" w:hAnsi="Times" w:cs="Times New Roman"/>
                    <w:sz w:val="22"/>
                    <w:szCs w:val="22"/>
                    <w:shd w:val="clear" w:color="auto" w:fill="FFFFFF"/>
                    <w:lang w:val="en-GB"/>
                  </w:rPr>
                </w:rPrChange>
              </w:rPr>
              <w:pPrChange w:id="3724"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25" w:author="Chara Katiri" w:date="2015-05-12T13:05:00Z">
                  <w:rPr>
                    <w:rFonts w:ascii="Times" w:eastAsia="Times New Roman" w:hAnsi="Times" w:cs="Times New Roman"/>
                    <w:sz w:val="22"/>
                    <w:szCs w:val="22"/>
                    <w:shd w:val="clear" w:color="auto" w:fill="FFFFFF"/>
                    <w:lang w:val="en-GB"/>
                  </w:rPr>
                </w:rPrChange>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726"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27" w:author="Chara Katiri" w:date="2015-05-12T13:05:00Z">
                  <w:rPr>
                    <w:rFonts w:ascii="Times" w:eastAsia="Times New Roman" w:hAnsi="Times" w:cs="Times New Roman"/>
                    <w:sz w:val="22"/>
                    <w:szCs w:val="22"/>
                    <w:shd w:val="clear" w:color="auto" w:fill="FFFFFF"/>
                    <w:lang w:val="en-GB"/>
                  </w:rPr>
                </w:rPrChange>
              </w:rPr>
              <w:pPrChange w:id="3728"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29" w:author="Chara Katiri" w:date="2015-05-12T13:05:00Z">
                  <w:rPr>
                    <w:rFonts w:ascii="Times" w:eastAsia="Times New Roman" w:hAnsi="Times" w:cs="Times New Roman"/>
                    <w:sz w:val="22"/>
                    <w:szCs w:val="22"/>
                    <w:shd w:val="clear" w:color="auto" w:fill="FFFFFF"/>
                    <w:lang w:val="en-GB"/>
                  </w:rPr>
                </w:rPrChange>
              </w:rPr>
              <w:t xml:space="preserve">Not required. Student’s University email address will be used to login. </w:t>
            </w:r>
          </w:p>
        </w:tc>
      </w:tr>
      <w:tr w:rsidR="008838C1" w:rsidRPr="00F758B3"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730"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731" w:author="Chara Katiri" w:date="2015-04-10T23:30:00Z">
              <w:tcPr>
                <w:tcW w:w="1668" w:type="dxa"/>
                <w:gridSpan w:val="3"/>
              </w:tcPr>
            </w:tcPrChange>
          </w:tcPr>
          <w:p w14:paraId="32AD5FB2" w14:textId="05035430" w:rsidR="00890D2C" w:rsidRPr="00F758B3" w:rsidRDefault="00890D2C"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32" w:author="Chara Katiri" w:date="2015-05-12T13:05:00Z">
                  <w:rPr>
                    <w:rFonts w:ascii="Times" w:eastAsia="Times New Roman" w:hAnsi="Times" w:cs="Times New Roman"/>
                    <w:b w:val="0"/>
                    <w:bCs w:val="0"/>
                    <w:sz w:val="22"/>
                    <w:szCs w:val="22"/>
                    <w:shd w:val="clear" w:color="auto" w:fill="FFFFFF"/>
                    <w:lang w:val="en-GB"/>
                  </w:rPr>
                </w:rPrChange>
              </w:rPr>
              <w:pPrChange w:id="3733"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34" w:author="Chara Katiri" w:date="2015-05-12T13:05:00Z">
                  <w:rPr>
                    <w:rFonts w:ascii="Times" w:eastAsia="Times New Roman" w:hAnsi="Times" w:cs="Times New Roman"/>
                    <w:sz w:val="22"/>
                    <w:szCs w:val="22"/>
                    <w:shd w:val="clear" w:color="auto" w:fill="FFFFFF"/>
                    <w:lang w:val="en-GB"/>
                  </w:rPr>
                </w:rPrChange>
              </w:rPr>
              <w:t>Target audience</w:t>
            </w:r>
          </w:p>
        </w:tc>
        <w:tc>
          <w:tcPr>
            <w:tcW w:w="2836" w:type="dxa"/>
            <w:gridSpan w:val="2"/>
            <w:tcPrChange w:id="3735" w:author="Chara Katiri" w:date="2015-04-10T23:30:00Z">
              <w:tcPr>
                <w:tcW w:w="2836" w:type="dxa"/>
                <w:gridSpan w:val="3"/>
              </w:tcPr>
            </w:tcPrChange>
          </w:tcPr>
          <w:p w14:paraId="6BC17473" w14:textId="39434FEF"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36" w:author="Chara Katiri" w:date="2015-05-12T13:05:00Z">
                  <w:rPr>
                    <w:rFonts w:ascii="Times" w:eastAsia="Times New Roman" w:hAnsi="Times" w:cs="Times New Roman"/>
                    <w:sz w:val="22"/>
                    <w:szCs w:val="22"/>
                    <w:shd w:val="clear" w:color="auto" w:fill="FFFFFF"/>
                    <w:lang w:val="en-GB"/>
                  </w:rPr>
                </w:rPrChange>
              </w:rPr>
              <w:pPrChange w:id="373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38" w:author="Chara Katiri" w:date="2015-05-12T13:05:00Z">
                  <w:rPr>
                    <w:rFonts w:ascii="Times" w:eastAsia="Times New Roman" w:hAnsi="Times" w:cs="Times New Roman"/>
                    <w:sz w:val="22"/>
                    <w:szCs w:val="22"/>
                    <w:shd w:val="clear" w:color="auto" w:fill="FFFFFF"/>
                    <w:lang w:val="en-GB"/>
                  </w:rPr>
                </w:rPrChange>
              </w:rPr>
              <w:t>-</w:t>
            </w:r>
            <w:ins w:id="3739" w:author="Chara Katiri" w:date="2015-05-02T14:27:00Z">
              <w:r w:rsidR="0099186E" w:rsidRPr="00F758B3">
                <w:rPr>
                  <w:rFonts w:ascii="Times" w:eastAsia="Times New Roman" w:hAnsi="Times" w:cs="Times New Roman"/>
                  <w:sz w:val="22"/>
                  <w:szCs w:val="22"/>
                  <w:shd w:val="clear" w:color="auto" w:fill="FFFFFF"/>
                  <w:lang w:val="en-GB"/>
                  <w:rPrChange w:id="3740"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3741" w:author="Chara Katiri" w:date="2015-05-12T13:05:00Z">
                  <w:rPr>
                    <w:rFonts w:ascii="Times" w:eastAsia="Times New Roman" w:hAnsi="Times" w:cs="Times New Roman"/>
                    <w:sz w:val="22"/>
                    <w:szCs w:val="22"/>
                    <w:shd w:val="clear" w:color="auto" w:fill="FFFFFF"/>
                    <w:lang w:val="en-GB"/>
                  </w:rPr>
                </w:rPrChange>
              </w:rPr>
              <w:t>Initial target audience: Australians, New Zealanders, South Africans.</w:t>
            </w:r>
          </w:p>
          <w:p w14:paraId="4F7C4AF8" w14:textId="665E5844"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42" w:author="Chara Katiri" w:date="2015-05-12T13:05:00Z">
                  <w:rPr>
                    <w:rFonts w:ascii="Times" w:eastAsia="Times New Roman" w:hAnsi="Times" w:cs="Times New Roman"/>
                    <w:sz w:val="22"/>
                    <w:szCs w:val="22"/>
                    <w:shd w:val="clear" w:color="auto" w:fill="FFFFFF"/>
                    <w:lang w:val="en-GB"/>
                  </w:rPr>
                </w:rPrChange>
              </w:rPr>
              <w:pPrChange w:id="3743"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44" w:author="Chara Katiri" w:date="2015-05-12T13:05:00Z">
                  <w:rPr>
                    <w:rFonts w:ascii="Times" w:eastAsia="Times New Roman" w:hAnsi="Times" w:cs="Times New Roman"/>
                    <w:sz w:val="22"/>
                    <w:szCs w:val="22"/>
                    <w:shd w:val="clear" w:color="auto" w:fill="FFFFFF"/>
                    <w:lang w:val="en-GB"/>
                  </w:rPr>
                </w:rPrChange>
              </w:rPr>
              <w:t>-</w:t>
            </w:r>
            <w:ins w:id="3745" w:author="Chara Katiri" w:date="2015-05-02T14:27:00Z">
              <w:r w:rsidR="0099186E" w:rsidRPr="00F758B3">
                <w:rPr>
                  <w:rFonts w:ascii="Times" w:eastAsia="Times New Roman" w:hAnsi="Times" w:cs="Times New Roman"/>
                  <w:sz w:val="22"/>
                  <w:szCs w:val="22"/>
                  <w:shd w:val="clear" w:color="auto" w:fill="FFFFFF"/>
                  <w:lang w:val="en-GB"/>
                  <w:rPrChange w:id="3746"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3747" w:author="Chara Katiri" w:date="2015-05-12T13:05:00Z">
                  <w:rPr>
                    <w:rFonts w:ascii="Times" w:eastAsia="Times New Roman" w:hAnsi="Times" w:cs="Times New Roman"/>
                    <w:sz w:val="22"/>
                    <w:szCs w:val="22"/>
                    <w:shd w:val="clear" w:color="auto" w:fill="FFFFFF"/>
                    <w:lang w:val="en-GB"/>
                  </w:rPr>
                </w:rPrChange>
              </w:rPr>
              <w:t xml:space="preserve">Current target audience: Business customers and general public. </w:t>
            </w:r>
          </w:p>
          <w:p w14:paraId="403D0B87" w14:textId="4C6D1DBE"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48" w:author="Chara Katiri" w:date="2015-05-12T13:05:00Z">
                  <w:rPr>
                    <w:rFonts w:ascii="Times" w:eastAsia="Times New Roman" w:hAnsi="Times" w:cs="Times New Roman"/>
                    <w:sz w:val="22"/>
                    <w:szCs w:val="22"/>
                    <w:shd w:val="clear" w:color="auto" w:fill="FFFFFF"/>
                    <w:lang w:val="en-GB"/>
                  </w:rPr>
                </w:rPrChange>
              </w:rPr>
              <w:pPrChange w:id="374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50" w:author="Chara Katiri" w:date="2015-05-12T13:05:00Z">
                  <w:rPr>
                    <w:rFonts w:ascii="Times" w:eastAsia="Times New Roman" w:hAnsi="Times" w:cs="Times New Roman"/>
                    <w:sz w:val="22"/>
                    <w:szCs w:val="22"/>
                    <w:shd w:val="clear" w:color="auto" w:fill="FFFFFF"/>
                    <w:lang w:val="en-GB"/>
                  </w:rPr>
                </w:rPrChange>
              </w:rPr>
              <w:t>-</w:t>
            </w:r>
            <w:ins w:id="3751" w:author="Chara Katiri" w:date="2015-05-02T14:28:00Z">
              <w:r w:rsidR="0099186E" w:rsidRPr="00F758B3">
                <w:rPr>
                  <w:rFonts w:ascii="Times" w:eastAsia="Times New Roman" w:hAnsi="Times" w:cs="Times New Roman"/>
                  <w:sz w:val="22"/>
                  <w:szCs w:val="22"/>
                  <w:shd w:val="clear" w:color="auto" w:fill="FFFFFF"/>
                  <w:lang w:val="en-GB"/>
                  <w:rPrChange w:id="3752" w:author="Chara Katiri" w:date="2015-05-12T13:05:00Z">
                    <w:rPr>
                      <w:rFonts w:ascii="Times" w:eastAsia="Times New Roman" w:hAnsi="Times" w:cs="Times New Roman"/>
                      <w:sz w:val="22"/>
                      <w:szCs w:val="22"/>
                      <w:shd w:val="clear" w:color="auto" w:fill="FFFFFF"/>
                      <w:lang w:val="en-GB"/>
                    </w:rPr>
                  </w:rPrChange>
                </w:rPr>
                <w:t xml:space="preserve"> </w:t>
              </w:r>
            </w:ins>
            <w:r w:rsidRPr="00F758B3">
              <w:rPr>
                <w:rFonts w:ascii="Times" w:eastAsia="Times New Roman" w:hAnsi="Times" w:cs="Times New Roman"/>
                <w:sz w:val="22"/>
                <w:szCs w:val="22"/>
                <w:shd w:val="clear" w:color="auto" w:fill="FFFFFF"/>
                <w:lang w:val="en-GB"/>
                <w:rPrChange w:id="3753" w:author="Chara Katiri" w:date="2015-05-12T13:05:00Z">
                  <w:rPr>
                    <w:rFonts w:ascii="Times" w:eastAsia="Times New Roman" w:hAnsi="Times" w:cs="Times New Roman"/>
                    <w:sz w:val="22"/>
                    <w:szCs w:val="22"/>
                    <w:shd w:val="clear" w:color="auto" w:fill="FFFFFF"/>
                    <w:lang w:val="en-GB"/>
                  </w:rPr>
                </w:rPrChange>
              </w:rPr>
              <w:t xml:space="preserve">Current target users in the UK, Poland, France, Canada, Australia, New Zealand, South Africa, Hong Kong, Singapore. </w:t>
            </w:r>
          </w:p>
        </w:tc>
        <w:tc>
          <w:tcPr>
            <w:tcW w:w="3293" w:type="dxa"/>
            <w:gridSpan w:val="2"/>
            <w:tcPrChange w:id="3754" w:author="Chara Katiri" w:date="2015-04-10T23:30:00Z">
              <w:tcPr>
                <w:tcW w:w="3293" w:type="dxa"/>
                <w:gridSpan w:val="3"/>
              </w:tcPr>
            </w:tcPrChange>
          </w:tcPr>
          <w:p w14:paraId="00F0080C" w14:textId="77E0EF4D"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55" w:author="Chara Katiri" w:date="2015-05-12T13:05:00Z">
                  <w:rPr>
                    <w:rFonts w:ascii="Times" w:eastAsia="Times New Roman" w:hAnsi="Times" w:cs="Times New Roman"/>
                    <w:sz w:val="22"/>
                    <w:szCs w:val="22"/>
                    <w:shd w:val="clear" w:color="auto" w:fill="FFFFFF"/>
                    <w:lang w:val="en-GB"/>
                  </w:rPr>
                </w:rPrChange>
              </w:rPr>
              <w:pPrChange w:id="375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57" w:author="Chara Katiri" w:date="2015-05-12T13:05:00Z">
                  <w:rPr>
                    <w:rFonts w:ascii="Times" w:eastAsia="Times New Roman" w:hAnsi="Times" w:cs="Times New Roman"/>
                    <w:sz w:val="22"/>
                    <w:szCs w:val="22"/>
                    <w:shd w:val="clear" w:color="auto" w:fill="FFFFFF"/>
                    <w:lang w:val="en-GB"/>
                  </w:rPr>
                </w:rPrChange>
              </w:rPr>
              <w:t>Business sellers and general public.</w:t>
            </w:r>
          </w:p>
        </w:tc>
        <w:tc>
          <w:tcPr>
            <w:tcW w:w="2943" w:type="dxa"/>
            <w:gridSpan w:val="2"/>
            <w:tcBorders>
              <w:right w:val="single" w:sz="18" w:space="0" w:color="4F81BD" w:themeColor="accent1"/>
            </w:tcBorders>
            <w:tcPrChange w:id="3758" w:author="Chara Katiri" w:date="2015-04-10T23:30:00Z">
              <w:tcPr>
                <w:tcW w:w="3119" w:type="dxa"/>
                <w:gridSpan w:val="2"/>
                <w:tcBorders>
                  <w:right w:val="single" w:sz="18" w:space="0" w:color="4F81BD" w:themeColor="accent1"/>
                </w:tcBorders>
              </w:tcPr>
            </w:tcPrChange>
          </w:tcPr>
          <w:p w14:paraId="13716B36" w14:textId="37DAAFF2"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59" w:author="Chara Katiri" w:date="2015-05-12T13:05:00Z">
                  <w:rPr>
                    <w:rFonts w:ascii="Times" w:eastAsia="Times New Roman" w:hAnsi="Times" w:cs="Times New Roman"/>
                    <w:sz w:val="22"/>
                    <w:szCs w:val="22"/>
                    <w:shd w:val="clear" w:color="auto" w:fill="FFFFFF"/>
                    <w:lang w:val="en-GB"/>
                  </w:rPr>
                </w:rPrChange>
              </w:rPr>
              <w:pPrChange w:id="376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61" w:author="Chara Katiri" w:date="2015-05-12T13:05:00Z">
                  <w:rPr>
                    <w:rFonts w:ascii="Times" w:eastAsia="Times New Roman" w:hAnsi="Times" w:cs="Times New Roman"/>
                    <w:sz w:val="22"/>
                    <w:szCs w:val="22"/>
                    <w:shd w:val="clear" w:color="auto" w:fill="FFFFFF"/>
                    <w:lang w:val="en-GB"/>
                  </w:rPr>
                </w:rPrChange>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376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763" w:author="Chara Katiri" w:date="2015-05-12T13:05:00Z">
                  <w:rPr>
                    <w:rFonts w:ascii="Times" w:eastAsia="Times New Roman" w:hAnsi="Times" w:cs="Times New Roman"/>
                    <w:sz w:val="22"/>
                    <w:szCs w:val="22"/>
                    <w:shd w:val="clear" w:color="auto" w:fill="FFFFFF"/>
                    <w:lang w:val="en-GB"/>
                  </w:rPr>
                </w:rPrChange>
              </w:rPr>
              <w:pPrChange w:id="376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65" w:author="Chara Katiri" w:date="2015-05-12T13:05:00Z">
                  <w:rPr>
                    <w:rFonts w:ascii="Times" w:eastAsia="Times New Roman" w:hAnsi="Times" w:cs="Times New Roman"/>
                    <w:sz w:val="22"/>
                    <w:szCs w:val="22"/>
                    <w:shd w:val="clear" w:color="auto" w:fill="FFFFFF"/>
                    <w:lang w:val="en-GB"/>
                  </w:rPr>
                </w:rPrChange>
              </w:rPr>
              <w:t>University of Surrey students and staff.</w:t>
            </w:r>
          </w:p>
        </w:tc>
      </w:tr>
      <w:tr w:rsidR="008838C1" w:rsidRPr="00F758B3" w14:paraId="279338DF" w14:textId="77777777" w:rsidTr="00132AF7">
        <w:trPr>
          <w:trHeight w:val="977"/>
          <w:trPrChange w:id="3766"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767" w:author="Chara Katiri" w:date="2015-04-10T23:30:00Z">
              <w:tcPr>
                <w:tcW w:w="1668" w:type="dxa"/>
                <w:gridSpan w:val="3"/>
              </w:tcPr>
            </w:tcPrChange>
          </w:tcPr>
          <w:p w14:paraId="7BDF86A9" w14:textId="55F99BCD" w:rsidR="00890D2C" w:rsidRPr="00F758B3" w:rsidRDefault="00890D2C" w:rsidP="00F758B3">
            <w:pPr>
              <w:spacing w:line="360" w:lineRule="auto"/>
              <w:contextualSpacing/>
              <w:jc w:val="both"/>
              <w:rPr>
                <w:rFonts w:ascii="Times" w:eastAsia="Times New Roman" w:hAnsi="Times" w:cs="Times New Roman"/>
                <w:sz w:val="22"/>
                <w:szCs w:val="22"/>
                <w:shd w:val="clear" w:color="auto" w:fill="FFFFFF"/>
                <w:lang w:val="en-GB"/>
                <w:rPrChange w:id="3768" w:author="Chara Katiri" w:date="2015-05-12T13:05:00Z">
                  <w:rPr>
                    <w:rFonts w:ascii="Times" w:eastAsia="Times New Roman" w:hAnsi="Times" w:cs="Times New Roman"/>
                    <w:b w:val="0"/>
                    <w:bCs w:val="0"/>
                    <w:sz w:val="22"/>
                    <w:szCs w:val="22"/>
                    <w:shd w:val="clear" w:color="auto" w:fill="FFFFFF"/>
                    <w:lang w:val="en-GB"/>
                  </w:rPr>
                </w:rPrChange>
              </w:rPr>
              <w:pPrChange w:id="3769"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3770" w:author="Chara Katiri" w:date="2015-05-12T13:05:00Z">
                  <w:rPr>
                    <w:rFonts w:ascii="Times" w:eastAsia="Times New Roman" w:hAnsi="Times" w:cs="Times New Roman"/>
                    <w:sz w:val="22"/>
                    <w:szCs w:val="22"/>
                    <w:shd w:val="clear" w:color="auto" w:fill="FFFFFF"/>
                    <w:lang w:val="en-GB"/>
                  </w:rPr>
                </w:rPrChange>
              </w:rPr>
              <w:t>Number of users</w:t>
            </w:r>
          </w:p>
        </w:tc>
        <w:tc>
          <w:tcPr>
            <w:tcW w:w="2836" w:type="dxa"/>
            <w:gridSpan w:val="2"/>
            <w:tcPrChange w:id="3771" w:author="Chara Katiri" w:date="2015-04-10T23:30:00Z">
              <w:tcPr>
                <w:tcW w:w="2836" w:type="dxa"/>
                <w:gridSpan w:val="3"/>
              </w:tcPr>
            </w:tcPrChange>
          </w:tcPr>
          <w:p w14:paraId="52FA2C77" w14:textId="6C3D4AE2" w:rsidR="00890D2C" w:rsidRPr="00F758B3" w:rsidRDefault="0002597E"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72" w:author="Chara Katiri" w:date="2015-05-12T13:05:00Z">
                  <w:rPr>
                    <w:rFonts w:ascii="Times" w:eastAsia="Times New Roman" w:hAnsi="Times" w:cs="Times New Roman"/>
                    <w:sz w:val="22"/>
                    <w:szCs w:val="22"/>
                    <w:shd w:val="clear" w:color="auto" w:fill="FFFFFF"/>
                    <w:lang w:val="en-GB"/>
                  </w:rPr>
                </w:rPrChange>
              </w:rPr>
              <w:pPrChange w:id="377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74" w:author="Chara Katiri" w:date="2015-05-12T13:05:00Z">
                  <w:rPr>
                    <w:rFonts w:ascii="Times" w:eastAsia="Times New Roman" w:hAnsi="Times" w:cs="Times New Roman"/>
                    <w:sz w:val="22"/>
                    <w:szCs w:val="22"/>
                    <w:shd w:val="clear" w:color="auto" w:fill="FFFFFF"/>
                    <w:lang w:val="en-GB"/>
                  </w:rPr>
                </w:rPrChange>
              </w:rPr>
              <w:t xml:space="preserve">13.7 million </w:t>
            </w:r>
            <w:sdt>
              <w:sdtPr>
                <w:rPr>
                  <w:rFonts w:ascii="Times" w:eastAsia="Times New Roman" w:hAnsi="Times" w:cs="Times New Roman"/>
                  <w:sz w:val="22"/>
                  <w:szCs w:val="22"/>
                  <w:shd w:val="clear" w:color="auto" w:fill="FFFFFF"/>
                  <w:lang w:val="en-GB"/>
                  <w:rPrChange w:id="3775" w:author="Chara Katiri" w:date="2015-05-12T13:05:00Z">
                    <w:rPr>
                      <w:rFonts w:ascii="Times" w:eastAsia="Times New Roman" w:hAnsi="Times" w:cs="Times New Roman"/>
                      <w:sz w:val="22"/>
                      <w:szCs w:val="22"/>
                      <w:shd w:val="clear" w:color="auto" w:fill="FFFFFF"/>
                      <w:lang w:val="en-GB"/>
                    </w:rPr>
                  </w:rPrChange>
                </w:rPr>
                <w:id w:val="-31185604"/>
                <w:citation/>
              </w:sdtPr>
              <w:sdtContent>
                <w:r w:rsidRPr="00F758B3">
                  <w:rPr>
                    <w:rFonts w:ascii="Times" w:eastAsia="Times New Roman" w:hAnsi="Times" w:cs="Times New Roman"/>
                    <w:sz w:val="22"/>
                    <w:szCs w:val="22"/>
                    <w:shd w:val="clear" w:color="auto" w:fill="FFFFFF"/>
                    <w:lang w:val="en-GB"/>
                    <w:rPrChange w:id="3776" w:author="Chara Katiri" w:date="2015-05-12T13:05:00Z">
                      <w:rPr>
                        <w:rFonts w:ascii="Times" w:eastAsia="Times New Roman" w:hAnsi="Times" w:cs="Times New Roman"/>
                        <w:sz w:val="22"/>
                        <w:szCs w:val="22"/>
                        <w:shd w:val="clear" w:color="auto" w:fill="FFFFFF"/>
                        <w:lang w:val="en-GB"/>
                      </w:rPr>
                    </w:rPrChange>
                  </w:rPr>
                  <w:fldChar w:fldCharType="begin"/>
                </w:r>
                <w:r w:rsidRPr="00F758B3">
                  <w:rPr>
                    <w:rFonts w:ascii="Times" w:eastAsia="Times New Roman" w:hAnsi="Times" w:cs="Times New Roman"/>
                    <w:sz w:val="22"/>
                    <w:szCs w:val="22"/>
                    <w:shd w:val="clear" w:color="auto" w:fill="FFFFFF"/>
                    <w:rPrChange w:id="3777" w:author="Chara Katiri" w:date="2015-05-12T13:05:00Z">
                      <w:rPr>
                        <w:rFonts w:ascii="Times" w:eastAsia="Times New Roman" w:hAnsi="Times" w:cs="Times New Roman"/>
                        <w:sz w:val="22"/>
                        <w:szCs w:val="22"/>
                        <w:shd w:val="clear" w:color="auto" w:fill="FFFFFF"/>
                      </w:rPr>
                    </w:rPrChange>
                  </w:rPr>
                  <w:instrText xml:space="preserve"> CITATION Lon15 \l 1033 </w:instrText>
                </w:r>
                <w:r w:rsidRPr="00F758B3">
                  <w:rPr>
                    <w:rFonts w:ascii="Times" w:eastAsia="Times New Roman" w:hAnsi="Times" w:cs="Times New Roman"/>
                    <w:sz w:val="22"/>
                    <w:szCs w:val="22"/>
                    <w:shd w:val="clear" w:color="auto" w:fill="FFFFFF"/>
                    <w:lang w:val="en-GB"/>
                    <w:rPrChange w:id="3778"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779"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780"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781" w:author="Chara Katiri" w:date="2015-05-12T13:05:00Z">
                      <w:rPr>
                        <w:rFonts w:ascii="Times" w:eastAsia="Times New Roman" w:hAnsi="Times" w:cs="Times New Roman"/>
                        <w:noProof/>
                        <w:sz w:val="22"/>
                        <w:szCs w:val="22"/>
                        <w:shd w:val="clear" w:color="auto" w:fill="FFFFFF"/>
                      </w:rPr>
                    </w:rPrChange>
                  </w:rPr>
                  <w:instrText xml:space="preserve"> HYPERLINK "" \l "Lon15" </w:instrText>
                </w:r>
                <w:r w:rsidR="00B7160F" w:rsidRPr="00F758B3">
                  <w:rPr>
                    <w:rFonts w:ascii="Times" w:eastAsia="Times New Roman" w:hAnsi="Times" w:cs="Times New Roman"/>
                    <w:noProof/>
                    <w:sz w:val="22"/>
                    <w:szCs w:val="22"/>
                    <w:shd w:val="clear" w:color="auto" w:fill="FFFFFF"/>
                    <w:rPrChange w:id="3782"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783" w:author="Chara Katiri" w:date="2015-05-12T13:05:00Z">
                      <w:rPr>
                        <w:rStyle w:val="Heading2Char"/>
                        <w:rFonts w:ascii="Times" w:eastAsia="Times New Roman" w:hAnsi="Times" w:cs="Times New Roman"/>
                        <w:noProof/>
                        <w:color w:val="auto"/>
                        <w:sz w:val="22"/>
                        <w:szCs w:val="22"/>
                        <w:shd w:val="clear" w:color="auto" w:fill="FFFFFF"/>
                      </w:rPr>
                    </w:rPrChange>
                  </w:rPr>
                  <w:t>14</w:t>
                </w:r>
                <w:r w:rsidR="00B7160F" w:rsidRPr="00F758B3">
                  <w:rPr>
                    <w:rFonts w:ascii="Times" w:eastAsia="Times New Roman" w:hAnsi="Times" w:cs="Times New Roman"/>
                    <w:noProof/>
                    <w:sz w:val="22"/>
                    <w:szCs w:val="22"/>
                    <w:shd w:val="clear" w:color="auto" w:fill="FFFFFF"/>
                    <w:rPrChange w:id="3784"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785" w:author="Chara Katiri" w:date="2015-05-12T13:05:00Z">
                      <w:rPr>
                        <w:rFonts w:ascii="Times" w:eastAsia="Times New Roman" w:hAnsi="Times" w:cs="Times New Roman"/>
                        <w:noProof/>
                        <w:sz w:val="22"/>
                        <w:szCs w:val="22"/>
                        <w:shd w:val="clear" w:color="auto" w:fill="FFFFFF"/>
                      </w:rPr>
                    </w:rPrChange>
                  </w:rPr>
                  <w:t>]</w:t>
                </w:r>
                <w:r w:rsidRPr="00F758B3">
                  <w:rPr>
                    <w:rFonts w:ascii="Times" w:eastAsia="Times New Roman" w:hAnsi="Times" w:cs="Times New Roman"/>
                    <w:sz w:val="22"/>
                    <w:szCs w:val="22"/>
                    <w:shd w:val="clear" w:color="auto" w:fill="FFFFFF"/>
                    <w:lang w:val="en-GB"/>
                    <w:rPrChange w:id="3786" w:author="Chara Katiri" w:date="2015-05-12T13:05:00Z">
                      <w:rPr>
                        <w:rFonts w:ascii="Times" w:eastAsia="Times New Roman" w:hAnsi="Times" w:cs="Times New Roman"/>
                        <w:sz w:val="22"/>
                        <w:szCs w:val="22"/>
                        <w:shd w:val="clear" w:color="auto" w:fill="FFFFFF"/>
                        <w:lang w:val="en-GB"/>
                      </w:rPr>
                    </w:rPrChange>
                  </w:rPr>
                  <w:fldChar w:fldCharType="end"/>
                </w:r>
              </w:sdtContent>
            </w:sdt>
          </w:p>
          <w:p w14:paraId="493DFB3A" w14:textId="77777777"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87" w:author="Chara Katiri" w:date="2015-05-12T13:05:00Z">
                  <w:rPr>
                    <w:rFonts w:ascii="Times" w:eastAsia="Times New Roman" w:hAnsi="Times" w:cs="Times New Roman"/>
                    <w:sz w:val="22"/>
                    <w:szCs w:val="22"/>
                    <w:shd w:val="clear" w:color="auto" w:fill="FFFFFF"/>
                    <w:lang w:val="en-GB"/>
                  </w:rPr>
                </w:rPrChange>
              </w:rPr>
              <w:pPrChange w:id="3788" w:author="Chara Katiri" w:date="2015-05-12T13:05:00Z">
                <w:pPr>
                  <w:spacing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93" w:type="dxa"/>
            <w:gridSpan w:val="2"/>
            <w:tcPrChange w:id="3789" w:author="Chara Katiri" w:date="2015-04-10T23:30:00Z">
              <w:tcPr>
                <w:tcW w:w="3293" w:type="dxa"/>
                <w:gridSpan w:val="3"/>
              </w:tcPr>
            </w:tcPrChange>
          </w:tcPr>
          <w:p w14:paraId="69DBC765" w14:textId="0B495563"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90" w:author="Chara Katiri" w:date="2015-05-12T13:05:00Z">
                  <w:rPr>
                    <w:rFonts w:ascii="Times" w:eastAsia="Times New Roman" w:hAnsi="Times" w:cs="Times New Roman"/>
                    <w:sz w:val="22"/>
                    <w:szCs w:val="22"/>
                    <w:shd w:val="clear" w:color="auto" w:fill="FFFFFF"/>
                    <w:lang w:val="en-GB"/>
                  </w:rPr>
                </w:rPrChange>
              </w:rPr>
              <w:pPrChange w:id="379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92" w:author="Chara Katiri" w:date="2015-05-12T13:05:00Z">
                  <w:rPr>
                    <w:rFonts w:ascii="Times" w:eastAsia="Times New Roman" w:hAnsi="Times" w:cs="Times New Roman"/>
                    <w:sz w:val="22"/>
                    <w:szCs w:val="22"/>
                    <w:shd w:val="clear" w:color="auto" w:fill="FFFFFF"/>
                    <w:lang w:val="en-GB"/>
                  </w:rPr>
                </w:rPrChange>
              </w:rPr>
              <w:t>5.5 million</w:t>
            </w:r>
          </w:p>
        </w:tc>
        <w:tc>
          <w:tcPr>
            <w:tcW w:w="2943" w:type="dxa"/>
            <w:gridSpan w:val="2"/>
            <w:tcBorders>
              <w:right w:val="single" w:sz="18" w:space="0" w:color="4F81BD" w:themeColor="accent1"/>
            </w:tcBorders>
            <w:tcPrChange w:id="3793" w:author="Chara Katiri" w:date="2015-04-10T23:30:00Z">
              <w:tcPr>
                <w:tcW w:w="3119" w:type="dxa"/>
                <w:gridSpan w:val="2"/>
                <w:tcBorders>
                  <w:right w:val="single" w:sz="18" w:space="0" w:color="4F81BD" w:themeColor="accent1"/>
                </w:tcBorders>
              </w:tcPr>
            </w:tcPrChange>
          </w:tcPr>
          <w:p w14:paraId="2F7D5A0A" w14:textId="04D6D49E" w:rsidR="00890D2C" w:rsidRPr="00F758B3" w:rsidRDefault="0002597E"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794" w:author="Chara Katiri" w:date="2015-05-12T13:05:00Z">
                  <w:rPr>
                    <w:rFonts w:ascii="Times" w:eastAsia="Times New Roman" w:hAnsi="Times" w:cs="Times New Roman"/>
                    <w:sz w:val="22"/>
                    <w:szCs w:val="22"/>
                    <w:shd w:val="clear" w:color="auto" w:fill="FFFFFF"/>
                    <w:lang w:val="en-GB"/>
                  </w:rPr>
                </w:rPrChange>
              </w:rPr>
              <w:pPrChange w:id="3795"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796" w:author="Chara Katiri" w:date="2015-05-12T13:05:00Z">
                  <w:rPr>
                    <w:rFonts w:ascii="Times" w:eastAsia="Times New Roman" w:hAnsi="Times" w:cs="Times New Roman"/>
                    <w:sz w:val="22"/>
                    <w:szCs w:val="22"/>
                    <w:shd w:val="clear" w:color="auto" w:fill="FFFFFF"/>
                    <w:lang w:val="en-GB"/>
                  </w:rPr>
                </w:rPrChange>
              </w:rPr>
              <w:t xml:space="preserve">155.2 million </w:t>
            </w:r>
            <w:sdt>
              <w:sdtPr>
                <w:rPr>
                  <w:rFonts w:ascii="Times" w:eastAsia="Times New Roman" w:hAnsi="Times" w:cs="Times New Roman"/>
                  <w:sz w:val="22"/>
                  <w:szCs w:val="22"/>
                  <w:shd w:val="clear" w:color="auto" w:fill="FFFFFF"/>
                  <w:lang w:val="en-GB"/>
                  <w:rPrChange w:id="3797" w:author="Chara Katiri" w:date="2015-05-12T13:05:00Z">
                    <w:rPr>
                      <w:rFonts w:ascii="Times" w:eastAsia="Times New Roman" w:hAnsi="Times" w:cs="Times New Roman"/>
                      <w:sz w:val="22"/>
                      <w:szCs w:val="22"/>
                      <w:shd w:val="clear" w:color="auto" w:fill="FFFFFF"/>
                      <w:lang w:val="en-GB"/>
                    </w:rPr>
                  </w:rPrChange>
                </w:rPr>
                <w:id w:val="1726565196"/>
                <w:citation/>
              </w:sdtPr>
              <w:sdtContent>
                <w:r w:rsidRPr="00F758B3">
                  <w:rPr>
                    <w:rFonts w:ascii="Times" w:eastAsia="Times New Roman" w:hAnsi="Times" w:cs="Times New Roman"/>
                    <w:sz w:val="22"/>
                    <w:szCs w:val="22"/>
                    <w:shd w:val="clear" w:color="auto" w:fill="FFFFFF"/>
                    <w:lang w:val="en-GB"/>
                    <w:rPrChange w:id="3798" w:author="Chara Katiri" w:date="2015-05-12T13:05:00Z">
                      <w:rPr>
                        <w:rFonts w:ascii="Times" w:eastAsia="Times New Roman" w:hAnsi="Times" w:cs="Times New Roman"/>
                        <w:sz w:val="22"/>
                        <w:szCs w:val="22"/>
                        <w:shd w:val="clear" w:color="auto" w:fill="FFFFFF"/>
                        <w:lang w:val="en-GB"/>
                      </w:rPr>
                    </w:rPrChange>
                  </w:rPr>
                  <w:fldChar w:fldCharType="begin"/>
                </w:r>
                <w:r w:rsidRPr="00F758B3">
                  <w:rPr>
                    <w:rFonts w:ascii="Times" w:eastAsia="Times New Roman" w:hAnsi="Times" w:cs="Times New Roman"/>
                    <w:sz w:val="22"/>
                    <w:szCs w:val="22"/>
                    <w:shd w:val="clear" w:color="auto" w:fill="FFFFFF"/>
                    <w:rPrChange w:id="3799" w:author="Chara Katiri" w:date="2015-05-12T13:05:00Z">
                      <w:rPr>
                        <w:rFonts w:ascii="Times" w:eastAsia="Times New Roman" w:hAnsi="Times" w:cs="Times New Roman"/>
                        <w:sz w:val="22"/>
                        <w:szCs w:val="22"/>
                        <w:shd w:val="clear" w:color="auto" w:fill="FFFFFF"/>
                      </w:rPr>
                    </w:rPrChange>
                  </w:rPr>
                  <w:instrText xml:space="preserve"> CITATION Sta15 \l 1033 </w:instrText>
                </w:r>
                <w:r w:rsidRPr="00F758B3">
                  <w:rPr>
                    <w:rFonts w:ascii="Times" w:eastAsia="Times New Roman" w:hAnsi="Times" w:cs="Times New Roman"/>
                    <w:sz w:val="22"/>
                    <w:szCs w:val="22"/>
                    <w:shd w:val="clear" w:color="auto" w:fill="FFFFFF"/>
                    <w:lang w:val="en-GB"/>
                    <w:rPrChange w:id="3800"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801"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802"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803" w:author="Chara Katiri" w:date="2015-05-12T13:05:00Z">
                      <w:rPr>
                        <w:rFonts w:ascii="Times" w:eastAsia="Times New Roman" w:hAnsi="Times" w:cs="Times New Roman"/>
                        <w:noProof/>
                        <w:sz w:val="22"/>
                        <w:szCs w:val="22"/>
                        <w:shd w:val="clear" w:color="auto" w:fill="FFFFFF"/>
                      </w:rPr>
                    </w:rPrChange>
                  </w:rPr>
                  <w:instrText xml:space="preserve"> HYPERLINK "" \l "Sta15" </w:instrText>
                </w:r>
                <w:r w:rsidR="00B7160F" w:rsidRPr="00F758B3">
                  <w:rPr>
                    <w:rFonts w:ascii="Times" w:eastAsia="Times New Roman" w:hAnsi="Times" w:cs="Times New Roman"/>
                    <w:noProof/>
                    <w:sz w:val="22"/>
                    <w:szCs w:val="22"/>
                    <w:shd w:val="clear" w:color="auto" w:fill="FFFFFF"/>
                    <w:rPrChange w:id="3804"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805" w:author="Chara Katiri" w:date="2015-05-12T13:05:00Z">
                      <w:rPr>
                        <w:rStyle w:val="Heading2Char"/>
                        <w:rFonts w:ascii="Times" w:eastAsia="Times New Roman" w:hAnsi="Times" w:cs="Times New Roman"/>
                        <w:noProof/>
                        <w:color w:val="auto"/>
                        <w:sz w:val="22"/>
                        <w:szCs w:val="22"/>
                        <w:shd w:val="clear" w:color="auto" w:fill="FFFFFF"/>
                      </w:rPr>
                    </w:rPrChange>
                  </w:rPr>
                  <w:t>15</w:t>
                </w:r>
                <w:r w:rsidR="00B7160F" w:rsidRPr="00F758B3">
                  <w:rPr>
                    <w:rFonts w:ascii="Times" w:eastAsia="Times New Roman" w:hAnsi="Times" w:cs="Times New Roman"/>
                    <w:noProof/>
                    <w:sz w:val="22"/>
                    <w:szCs w:val="22"/>
                    <w:shd w:val="clear" w:color="auto" w:fill="FFFFFF"/>
                    <w:rPrChange w:id="3806"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807" w:author="Chara Katiri" w:date="2015-05-12T13:05:00Z">
                      <w:rPr>
                        <w:rFonts w:ascii="Times" w:eastAsia="Times New Roman" w:hAnsi="Times" w:cs="Times New Roman"/>
                        <w:noProof/>
                        <w:sz w:val="22"/>
                        <w:szCs w:val="22"/>
                        <w:shd w:val="clear" w:color="auto" w:fill="FFFFFF"/>
                      </w:rPr>
                    </w:rPrChange>
                  </w:rPr>
                  <w:t>]</w:t>
                </w:r>
                <w:r w:rsidRPr="00F758B3">
                  <w:rPr>
                    <w:rFonts w:ascii="Times" w:eastAsia="Times New Roman" w:hAnsi="Times" w:cs="Times New Roman"/>
                    <w:sz w:val="22"/>
                    <w:szCs w:val="22"/>
                    <w:shd w:val="clear" w:color="auto" w:fill="FFFFFF"/>
                    <w:lang w:val="en-GB"/>
                    <w:rPrChange w:id="3808" w:author="Chara Katiri" w:date="2015-05-12T13:05:00Z">
                      <w:rPr>
                        <w:rFonts w:ascii="Times" w:eastAsia="Times New Roman" w:hAnsi="Times" w:cs="Times New Roman"/>
                        <w:sz w:val="22"/>
                        <w:szCs w:val="22"/>
                        <w:shd w:val="clear" w:color="auto" w:fill="FFFFFF"/>
                        <w:lang w:val="en-GB"/>
                      </w:rPr>
                    </w:rPrChange>
                  </w:rPr>
                  <w:fldChar w:fldCharType="end"/>
                </w:r>
              </w:sdtContent>
            </w:sdt>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809"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10" w:author="Chara Katiri" w:date="2015-05-12T13:05:00Z">
                  <w:rPr>
                    <w:rFonts w:ascii="Times" w:eastAsia="Times New Roman" w:hAnsi="Times" w:cs="Times New Roman"/>
                    <w:sz w:val="22"/>
                    <w:szCs w:val="22"/>
                    <w:shd w:val="clear" w:color="auto" w:fill="FFFFFF"/>
                    <w:lang w:val="en-GB"/>
                  </w:rPr>
                </w:rPrChange>
              </w:rPr>
              <w:pPrChange w:id="381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12" w:author="Chara Katiri" w:date="2015-05-12T13:05:00Z">
                  <w:rPr>
                    <w:rFonts w:ascii="Times" w:eastAsia="Times New Roman" w:hAnsi="Times" w:cs="Times New Roman"/>
                    <w:sz w:val="22"/>
                    <w:szCs w:val="22"/>
                    <w:shd w:val="clear" w:color="auto" w:fill="FFFFFF"/>
                    <w:lang w:val="en-GB"/>
                  </w:rPr>
                </w:rPrChange>
              </w:rPr>
              <w:t>University of Surrey students and staff.</w:t>
            </w:r>
          </w:p>
        </w:tc>
      </w:tr>
      <w:tr w:rsidR="008838C1" w:rsidRPr="00F758B3"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813"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814" w:author="Chara Katiri" w:date="2015-04-10T23:30:00Z">
              <w:tcPr>
                <w:tcW w:w="1668" w:type="dxa"/>
                <w:gridSpan w:val="3"/>
              </w:tcPr>
            </w:tcPrChange>
          </w:tcPr>
          <w:p w14:paraId="048BE120" w14:textId="6E54F6A4" w:rsidR="00890D2C" w:rsidRPr="00F758B3" w:rsidRDefault="00890D2C"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15" w:author="Chara Katiri" w:date="2015-05-12T13:05:00Z">
                  <w:rPr>
                    <w:rFonts w:ascii="Times" w:eastAsia="Times New Roman" w:hAnsi="Times" w:cs="Times New Roman"/>
                    <w:b w:val="0"/>
                    <w:bCs w:val="0"/>
                    <w:sz w:val="22"/>
                    <w:szCs w:val="22"/>
                    <w:shd w:val="clear" w:color="auto" w:fill="FFFFFF"/>
                    <w:lang w:val="en-GB"/>
                  </w:rPr>
                </w:rPrChange>
              </w:rPr>
              <w:pPrChange w:id="3816"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17" w:author="Chara Katiri" w:date="2015-05-12T13:05:00Z">
                  <w:rPr>
                    <w:rFonts w:ascii="Times" w:eastAsia="Times New Roman" w:hAnsi="Times" w:cs="Times New Roman"/>
                    <w:sz w:val="22"/>
                    <w:szCs w:val="22"/>
                    <w:shd w:val="clear" w:color="auto" w:fill="FFFFFF"/>
                    <w:lang w:val="en-GB"/>
                  </w:rPr>
                </w:rPrChange>
              </w:rPr>
              <w:t>Categories</w:t>
            </w:r>
          </w:p>
        </w:tc>
        <w:tc>
          <w:tcPr>
            <w:tcW w:w="2836" w:type="dxa"/>
            <w:gridSpan w:val="2"/>
            <w:tcPrChange w:id="3818" w:author="Chara Katiri" w:date="2015-04-10T23:30:00Z">
              <w:tcPr>
                <w:tcW w:w="2836" w:type="dxa"/>
                <w:gridSpan w:val="3"/>
              </w:tcPr>
            </w:tcPrChange>
          </w:tcPr>
          <w:p w14:paraId="3454D7DB" w14:textId="0E2E4763"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19" w:author="Chara Katiri" w:date="2015-05-12T13:05:00Z">
                  <w:rPr>
                    <w:rFonts w:ascii="Times" w:eastAsia="Times New Roman" w:hAnsi="Times" w:cs="Times New Roman"/>
                    <w:sz w:val="22"/>
                    <w:szCs w:val="22"/>
                    <w:shd w:val="clear" w:color="auto" w:fill="FFFFFF"/>
                    <w:lang w:val="en-GB"/>
                  </w:rPr>
                </w:rPrChange>
              </w:rPr>
              <w:pPrChange w:id="382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21" w:author="Chara Katiri" w:date="2015-05-12T13:05:00Z">
                  <w:rPr>
                    <w:rFonts w:ascii="Times" w:eastAsia="Times New Roman" w:hAnsi="Times" w:cs="Times New Roman"/>
                    <w:sz w:val="22"/>
                    <w:szCs w:val="22"/>
                    <w:shd w:val="clear" w:color="auto" w:fill="FFFFFF"/>
                    <w:lang w:val="en-GB"/>
                  </w:rPr>
                </w:rPrChange>
              </w:rPr>
              <w:t>-Goods for sale;</w:t>
            </w:r>
          </w:p>
          <w:p w14:paraId="409D4C17" w14:textId="1BC94214"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22" w:author="Chara Katiri" w:date="2015-05-12T13:05:00Z">
                  <w:rPr>
                    <w:rFonts w:ascii="Times" w:eastAsia="Times New Roman" w:hAnsi="Times" w:cs="Times New Roman"/>
                    <w:sz w:val="22"/>
                    <w:szCs w:val="22"/>
                    <w:shd w:val="clear" w:color="auto" w:fill="FFFFFF"/>
                    <w:lang w:val="en-GB"/>
                  </w:rPr>
                </w:rPrChange>
              </w:rPr>
              <w:pPrChange w:id="3823"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24" w:author="Chara Katiri" w:date="2015-05-12T13:05:00Z">
                  <w:rPr>
                    <w:rFonts w:ascii="Times" w:eastAsia="Times New Roman" w:hAnsi="Times" w:cs="Times New Roman"/>
                    <w:sz w:val="22"/>
                    <w:szCs w:val="22"/>
                    <w:shd w:val="clear" w:color="auto" w:fill="FFFFFF"/>
                    <w:lang w:val="en-GB"/>
                  </w:rPr>
                </w:rPrChange>
              </w:rPr>
              <w:t>-motors listings;</w:t>
            </w:r>
          </w:p>
          <w:p w14:paraId="02C658C9" w14:textId="12F8B4D6"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25" w:author="Chara Katiri" w:date="2015-05-12T13:05:00Z">
                  <w:rPr>
                    <w:rFonts w:ascii="Times" w:eastAsia="Times New Roman" w:hAnsi="Times" w:cs="Times New Roman"/>
                    <w:sz w:val="22"/>
                    <w:szCs w:val="22"/>
                    <w:shd w:val="clear" w:color="auto" w:fill="FFFFFF"/>
                    <w:lang w:val="en-GB"/>
                  </w:rPr>
                </w:rPrChange>
              </w:rPr>
              <w:pPrChange w:id="382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27" w:author="Chara Katiri" w:date="2015-05-12T13:05:00Z">
                  <w:rPr>
                    <w:rFonts w:ascii="Times" w:eastAsia="Times New Roman" w:hAnsi="Times" w:cs="Times New Roman"/>
                    <w:sz w:val="22"/>
                    <w:szCs w:val="22"/>
                    <w:shd w:val="clear" w:color="auto" w:fill="FFFFFF"/>
                    <w:lang w:val="en-GB"/>
                  </w:rPr>
                </w:rPrChange>
              </w:rPr>
              <w:t>-jobs advertisements;</w:t>
            </w:r>
          </w:p>
          <w:p w14:paraId="1611BF19" w14:textId="6A3E38BA"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28" w:author="Chara Katiri" w:date="2015-05-12T13:05:00Z">
                  <w:rPr>
                    <w:rFonts w:ascii="Times" w:eastAsia="Times New Roman" w:hAnsi="Times" w:cs="Times New Roman"/>
                    <w:sz w:val="22"/>
                    <w:szCs w:val="22"/>
                    <w:shd w:val="clear" w:color="auto" w:fill="FFFFFF"/>
                    <w:lang w:val="en-GB"/>
                  </w:rPr>
                </w:rPrChange>
              </w:rPr>
              <w:pPrChange w:id="382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30" w:author="Chara Katiri" w:date="2015-05-12T13:05:00Z">
                  <w:rPr>
                    <w:rFonts w:ascii="Times" w:eastAsia="Times New Roman" w:hAnsi="Times" w:cs="Times New Roman"/>
                    <w:sz w:val="22"/>
                    <w:szCs w:val="22"/>
                    <w:shd w:val="clear" w:color="auto" w:fill="FFFFFF"/>
                    <w:lang w:val="en-GB"/>
                  </w:rPr>
                </w:rPrChange>
              </w:rPr>
              <w:t>-property advertisement.</w:t>
            </w:r>
          </w:p>
        </w:tc>
        <w:tc>
          <w:tcPr>
            <w:tcW w:w="3293" w:type="dxa"/>
            <w:gridSpan w:val="2"/>
            <w:tcPrChange w:id="3831" w:author="Chara Katiri" w:date="2015-04-10T23:30:00Z">
              <w:tcPr>
                <w:tcW w:w="3293" w:type="dxa"/>
                <w:gridSpan w:val="3"/>
              </w:tcPr>
            </w:tcPrChange>
          </w:tcPr>
          <w:p w14:paraId="0CFB0695" w14:textId="7F27F875" w:rsidR="00890D2C" w:rsidRPr="00F758B3" w:rsidRDefault="0002597E"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32" w:author="Chara Katiri" w:date="2015-05-12T13:05:00Z">
                  <w:rPr>
                    <w:rFonts w:ascii="Times" w:eastAsia="Times New Roman" w:hAnsi="Times" w:cs="Times New Roman"/>
                    <w:sz w:val="22"/>
                    <w:szCs w:val="22"/>
                    <w:shd w:val="clear" w:color="auto" w:fill="FFFFFF"/>
                    <w:lang w:val="en-GB"/>
                  </w:rPr>
                </w:rPrChange>
              </w:rPr>
              <w:pPrChange w:id="3833"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34" w:author="Chara Katiri" w:date="2015-05-12T13:05:00Z">
                  <w:rPr>
                    <w:rFonts w:ascii="Times" w:eastAsia="Times New Roman" w:hAnsi="Times" w:cs="Times New Roman"/>
                    <w:sz w:val="22"/>
                    <w:szCs w:val="22"/>
                    <w:shd w:val="clear" w:color="auto" w:fill="FFFFFF"/>
                    <w:lang w:val="en-GB"/>
                  </w:rPr>
                </w:rPrChange>
              </w:rPr>
              <w:t xml:space="preserve">Over 500. </w:t>
            </w:r>
            <w:sdt>
              <w:sdtPr>
                <w:rPr>
                  <w:rFonts w:ascii="Times" w:eastAsia="Times New Roman" w:hAnsi="Times" w:cs="Times New Roman"/>
                  <w:sz w:val="22"/>
                  <w:szCs w:val="22"/>
                  <w:shd w:val="clear" w:color="auto" w:fill="FFFFFF"/>
                  <w:lang w:val="en-GB"/>
                  <w:rPrChange w:id="3835" w:author="Chara Katiri" w:date="2015-05-12T13:05:00Z">
                    <w:rPr>
                      <w:rFonts w:ascii="Times" w:eastAsia="Times New Roman" w:hAnsi="Times" w:cs="Times New Roman"/>
                      <w:sz w:val="22"/>
                      <w:szCs w:val="22"/>
                      <w:shd w:val="clear" w:color="auto" w:fill="FFFFFF"/>
                      <w:lang w:val="en-GB"/>
                    </w:rPr>
                  </w:rPrChange>
                </w:rPr>
                <w:id w:val="-1193840140"/>
                <w:citation/>
              </w:sdtPr>
              <w:sdtContent>
                <w:r w:rsidRPr="00F758B3">
                  <w:rPr>
                    <w:rFonts w:ascii="Times" w:eastAsia="Times New Roman" w:hAnsi="Times" w:cs="Times New Roman"/>
                    <w:sz w:val="22"/>
                    <w:szCs w:val="22"/>
                    <w:shd w:val="clear" w:color="auto" w:fill="FFFFFF"/>
                    <w:lang w:val="en-GB"/>
                    <w:rPrChange w:id="3836" w:author="Chara Katiri" w:date="2015-05-12T13:05:00Z">
                      <w:rPr>
                        <w:rFonts w:ascii="Times" w:eastAsia="Times New Roman" w:hAnsi="Times" w:cs="Times New Roman"/>
                        <w:sz w:val="22"/>
                        <w:szCs w:val="22"/>
                        <w:shd w:val="clear" w:color="auto" w:fill="FFFFFF"/>
                        <w:lang w:val="en-GB"/>
                      </w:rPr>
                    </w:rPrChange>
                  </w:rPr>
                  <w:fldChar w:fldCharType="begin"/>
                </w:r>
                <w:r w:rsidRPr="00F758B3">
                  <w:rPr>
                    <w:rFonts w:ascii="Times" w:eastAsia="Times New Roman" w:hAnsi="Times" w:cs="Times New Roman"/>
                    <w:sz w:val="22"/>
                    <w:szCs w:val="22"/>
                    <w:shd w:val="clear" w:color="auto" w:fill="FFFFFF"/>
                    <w:rPrChange w:id="3837" w:author="Chara Katiri" w:date="2015-05-12T13:05:00Z">
                      <w:rPr>
                        <w:rFonts w:ascii="Times" w:eastAsia="Times New Roman" w:hAnsi="Times" w:cs="Times New Roman"/>
                        <w:sz w:val="22"/>
                        <w:szCs w:val="22"/>
                        <w:shd w:val="clear" w:color="auto" w:fill="FFFFFF"/>
                      </w:rPr>
                    </w:rPrChange>
                  </w:rPr>
                  <w:instrText xml:space="preserve"> CITATION Pre15 \l 1033 </w:instrText>
                </w:r>
                <w:r w:rsidRPr="00F758B3">
                  <w:rPr>
                    <w:rFonts w:ascii="Times" w:eastAsia="Times New Roman" w:hAnsi="Times" w:cs="Times New Roman"/>
                    <w:sz w:val="22"/>
                    <w:szCs w:val="22"/>
                    <w:shd w:val="clear" w:color="auto" w:fill="FFFFFF"/>
                    <w:lang w:val="en-GB"/>
                    <w:rPrChange w:id="3838"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3839"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3840"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3841" w:author="Chara Katiri" w:date="2015-05-12T13:05:00Z">
                      <w:rPr>
                        <w:rFonts w:ascii="Times" w:eastAsia="Times New Roman" w:hAnsi="Times" w:cs="Times New Roman"/>
                        <w:noProof/>
                        <w:sz w:val="22"/>
                        <w:szCs w:val="22"/>
                        <w:shd w:val="clear" w:color="auto" w:fill="FFFFFF"/>
                      </w:rPr>
                    </w:rPrChange>
                  </w:rPr>
                  <w:instrText xml:space="preserve"> HYPERLINK "" \l "Pre15" </w:instrText>
                </w:r>
                <w:r w:rsidR="00B7160F" w:rsidRPr="00F758B3">
                  <w:rPr>
                    <w:rFonts w:ascii="Times" w:eastAsia="Times New Roman" w:hAnsi="Times" w:cs="Times New Roman"/>
                    <w:noProof/>
                    <w:sz w:val="22"/>
                    <w:szCs w:val="22"/>
                    <w:shd w:val="clear" w:color="auto" w:fill="FFFFFF"/>
                    <w:rPrChange w:id="3842"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3843" w:author="Chara Katiri" w:date="2015-05-12T13:05:00Z">
                      <w:rPr>
                        <w:rStyle w:val="Heading2Char"/>
                        <w:rFonts w:ascii="Times" w:eastAsia="Times New Roman" w:hAnsi="Times" w:cs="Times New Roman"/>
                        <w:noProof/>
                        <w:color w:val="auto"/>
                        <w:sz w:val="22"/>
                        <w:szCs w:val="22"/>
                        <w:shd w:val="clear" w:color="auto" w:fill="FFFFFF"/>
                      </w:rPr>
                    </w:rPrChange>
                  </w:rPr>
                  <w:t>16</w:t>
                </w:r>
                <w:r w:rsidR="00B7160F" w:rsidRPr="00F758B3">
                  <w:rPr>
                    <w:rFonts w:ascii="Times" w:eastAsia="Times New Roman" w:hAnsi="Times" w:cs="Times New Roman"/>
                    <w:noProof/>
                    <w:sz w:val="22"/>
                    <w:szCs w:val="22"/>
                    <w:shd w:val="clear" w:color="auto" w:fill="FFFFFF"/>
                    <w:rPrChange w:id="3844"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3845" w:author="Chara Katiri" w:date="2015-05-12T13:05:00Z">
                      <w:rPr>
                        <w:rFonts w:ascii="Times" w:eastAsia="Times New Roman" w:hAnsi="Times" w:cs="Times New Roman"/>
                        <w:noProof/>
                        <w:sz w:val="22"/>
                        <w:szCs w:val="22"/>
                        <w:shd w:val="clear" w:color="auto" w:fill="FFFFFF"/>
                      </w:rPr>
                    </w:rPrChange>
                  </w:rPr>
                  <w:t>]</w:t>
                </w:r>
                <w:r w:rsidRPr="00F758B3">
                  <w:rPr>
                    <w:rFonts w:ascii="Times" w:eastAsia="Times New Roman" w:hAnsi="Times" w:cs="Times New Roman"/>
                    <w:sz w:val="22"/>
                    <w:szCs w:val="22"/>
                    <w:shd w:val="clear" w:color="auto" w:fill="FFFFFF"/>
                    <w:lang w:val="en-GB"/>
                    <w:rPrChange w:id="3846" w:author="Chara Katiri" w:date="2015-05-12T13:05:00Z">
                      <w:rPr>
                        <w:rFonts w:ascii="Times" w:eastAsia="Times New Roman" w:hAnsi="Times" w:cs="Times New Roman"/>
                        <w:sz w:val="22"/>
                        <w:szCs w:val="22"/>
                        <w:shd w:val="clear" w:color="auto" w:fill="FFFFFF"/>
                        <w:lang w:val="en-GB"/>
                      </w:rPr>
                    </w:rPrChange>
                  </w:rPr>
                  <w:fldChar w:fldCharType="end"/>
                </w:r>
              </w:sdtContent>
            </w:sdt>
          </w:p>
          <w:p w14:paraId="29EB9BC8" w14:textId="159862FD"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47" w:author="Chara Katiri" w:date="2015-05-12T13:05:00Z">
                  <w:rPr>
                    <w:rFonts w:ascii="Times" w:eastAsia="Times New Roman" w:hAnsi="Times" w:cs="Times New Roman"/>
                    <w:sz w:val="22"/>
                    <w:szCs w:val="22"/>
                    <w:shd w:val="clear" w:color="auto" w:fill="FFFFFF"/>
                    <w:lang w:val="en-GB"/>
                  </w:rPr>
                </w:rPrChange>
              </w:rPr>
              <w:pPrChange w:id="3848"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49" w:author="Chara Katiri" w:date="2015-05-12T13:05:00Z">
                  <w:rPr>
                    <w:rFonts w:ascii="Times" w:eastAsia="Times New Roman" w:hAnsi="Times" w:cs="Times New Roman"/>
                    <w:sz w:val="22"/>
                    <w:szCs w:val="22"/>
                    <w:shd w:val="clear" w:color="auto" w:fill="FFFFFF"/>
                    <w:lang w:val="en-GB"/>
                  </w:rPr>
                </w:rPrChange>
              </w:rPr>
              <w:t xml:space="preserve">Initially for second hand or vintage items. </w:t>
            </w:r>
          </w:p>
          <w:p w14:paraId="6A48A63A" w14:textId="37FCB50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50" w:author="Chara Katiri" w:date="2015-05-12T13:05:00Z">
                  <w:rPr>
                    <w:rFonts w:ascii="Times" w:eastAsia="Times New Roman" w:hAnsi="Times" w:cs="Times New Roman"/>
                    <w:sz w:val="22"/>
                    <w:szCs w:val="22"/>
                    <w:shd w:val="clear" w:color="auto" w:fill="FFFFFF"/>
                    <w:lang w:val="en-GB"/>
                  </w:rPr>
                </w:rPrChange>
              </w:rPr>
              <w:pPrChange w:id="3851"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52" w:author="Chara Katiri" w:date="2015-05-12T13:05:00Z">
                  <w:rPr>
                    <w:rFonts w:ascii="Times" w:eastAsia="Times New Roman" w:hAnsi="Times" w:cs="Times New Roman"/>
                    <w:sz w:val="22"/>
                    <w:szCs w:val="22"/>
                    <w:shd w:val="clear" w:color="auto" w:fill="FFFFFF"/>
                    <w:lang w:val="en-GB"/>
                  </w:rPr>
                </w:rPrChange>
              </w:rPr>
              <w:t xml:space="preserve">Is currently one of the most popular websites used to advertise pets, horses, and livestock. </w:t>
            </w:r>
          </w:p>
          <w:p w14:paraId="41DCD449"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53" w:author="Chara Katiri" w:date="2015-05-12T13:05:00Z">
                  <w:rPr>
                    <w:rFonts w:ascii="Times" w:eastAsia="Times New Roman" w:hAnsi="Times" w:cs="Times New Roman"/>
                    <w:sz w:val="22"/>
                    <w:szCs w:val="22"/>
                    <w:shd w:val="clear" w:color="auto" w:fill="FFFFFF"/>
                    <w:lang w:val="en-GB"/>
                  </w:rPr>
                </w:rPrChange>
              </w:rPr>
              <w:pPrChange w:id="3854"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c>
          <w:tcPr>
            <w:tcW w:w="2943" w:type="dxa"/>
            <w:gridSpan w:val="2"/>
            <w:tcBorders>
              <w:right w:val="single" w:sz="18" w:space="0" w:color="4F81BD" w:themeColor="accent1"/>
            </w:tcBorders>
            <w:tcPrChange w:id="3855" w:author="Chara Katiri" w:date="2015-04-10T23:30:00Z">
              <w:tcPr>
                <w:tcW w:w="3119" w:type="dxa"/>
                <w:gridSpan w:val="2"/>
                <w:tcBorders>
                  <w:right w:val="single" w:sz="18" w:space="0" w:color="4F81BD" w:themeColor="accent1"/>
                </w:tcBorders>
              </w:tcPr>
            </w:tcPrChange>
          </w:tcPr>
          <w:p w14:paraId="546EA142"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56" w:author="Chara Katiri" w:date="2015-05-12T13:05:00Z">
                  <w:rPr>
                    <w:rFonts w:ascii="Times" w:eastAsia="Times New Roman" w:hAnsi="Times" w:cs="Times New Roman"/>
                    <w:sz w:val="22"/>
                    <w:szCs w:val="22"/>
                    <w:shd w:val="clear" w:color="auto" w:fill="FFFFFF"/>
                    <w:lang w:val="en-GB"/>
                  </w:rPr>
                </w:rPrChange>
              </w:rPr>
              <w:pPrChange w:id="385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58" w:author="Chara Katiri" w:date="2015-05-12T13:05:00Z">
                  <w:rPr>
                    <w:rFonts w:ascii="Times" w:eastAsia="Times New Roman" w:hAnsi="Times" w:cs="Times New Roman"/>
                    <w:sz w:val="22"/>
                    <w:szCs w:val="22"/>
                    <w:shd w:val="clear" w:color="auto" w:fill="FFFFFF"/>
                    <w:lang w:val="en-GB"/>
                  </w:rPr>
                </w:rPrChange>
              </w:rPr>
              <w:t xml:space="preserve">Over 35+. </w:t>
            </w:r>
          </w:p>
          <w:p w14:paraId="4FC8C2D2" w14:textId="4DF7376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59" w:author="Chara Katiri" w:date="2015-05-12T13:05:00Z">
                  <w:rPr>
                    <w:rFonts w:ascii="Times" w:eastAsia="Times New Roman" w:hAnsi="Times" w:cs="Times New Roman"/>
                    <w:sz w:val="22"/>
                    <w:szCs w:val="22"/>
                    <w:shd w:val="clear" w:color="auto" w:fill="FFFFFF"/>
                    <w:lang w:val="en-GB"/>
                  </w:rPr>
                </w:rPrChange>
              </w:rPr>
              <w:pPrChange w:id="386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61" w:author="Chara Katiri" w:date="2015-05-12T13:05:00Z">
                  <w:rPr>
                    <w:rFonts w:ascii="Times" w:eastAsia="Times New Roman" w:hAnsi="Times" w:cs="Times New Roman"/>
                    <w:sz w:val="22"/>
                    <w:szCs w:val="22"/>
                    <w:shd w:val="clear" w:color="auto" w:fill="FFFFFF"/>
                    <w:lang w:val="en-GB"/>
                  </w:rPr>
                </w:rPrChange>
              </w:rPr>
              <w:t xml:space="preserve">Goods for sale, (new/used) auction, “Buy it now” shopping(fixed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386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63" w:author="Chara Katiri" w:date="2015-05-12T13:05:00Z">
                  <w:rPr>
                    <w:rFonts w:ascii="Times" w:eastAsia="Times New Roman" w:hAnsi="Times" w:cs="Times New Roman"/>
                    <w:sz w:val="22"/>
                    <w:szCs w:val="22"/>
                    <w:shd w:val="clear" w:color="auto" w:fill="FFFFFF"/>
                    <w:lang w:val="en-GB"/>
                  </w:rPr>
                </w:rPrChange>
              </w:rPr>
              <w:pPrChange w:id="386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65" w:author="Chara Katiri" w:date="2015-05-12T13:05:00Z">
                  <w:rPr>
                    <w:rFonts w:ascii="Times" w:eastAsia="Times New Roman" w:hAnsi="Times" w:cs="Times New Roman"/>
                    <w:sz w:val="22"/>
                    <w:szCs w:val="22"/>
                    <w:shd w:val="clear" w:color="auto" w:fill="FFFFFF"/>
                    <w:lang w:val="en-GB"/>
                  </w:rPr>
                </w:rPrChange>
              </w:rPr>
              <w:t>Second hand books;</w:t>
            </w:r>
          </w:p>
          <w:p w14:paraId="115594EA" w14:textId="1B3E7D3F"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66" w:author="Chara Katiri" w:date="2015-05-12T13:05:00Z">
                  <w:rPr>
                    <w:rFonts w:ascii="Times" w:eastAsia="Times New Roman" w:hAnsi="Times" w:cs="Times New Roman"/>
                    <w:sz w:val="22"/>
                    <w:szCs w:val="22"/>
                    <w:shd w:val="clear" w:color="auto" w:fill="FFFFFF"/>
                    <w:lang w:val="en-GB"/>
                  </w:rPr>
                </w:rPrChange>
              </w:rPr>
              <w:pPrChange w:id="386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68" w:author="Chara Katiri" w:date="2015-05-12T13:05:00Z">
                  <w:rPr>
                    <w:rFonts w:ascii="Times" w:eastAsia="Times New Roman" w:hAnsi="Times" w:cs="Times New Roman"/>
                    <w:sz w:val="22"/>
                    <w:szCs w:val="22"/>
                    <w:shd w:val="clear" w:color="auto" w:fill="FFFFFF"/>
                    <w:lang w:val="en-GB"/>
                  </w:rPr>
                </w:rPrChange>
              </w:rPr>
              <w:t>Rooms available for rent.</w:t>
            </w:r>
          </w:p>
          <w:p w14:paraId="0A3FF38E"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869" w:author="Chara Katiri" w:date="2015-05-12T13:05:00Z">
                  <w:rPr>
                    <w:rFonts w:ascii="Times" w:eastAsia="Times New Roman" w:hAnsi="Times" w:cs="Times New Roman"/>
                    <w:sz w:val="22"/>
                    <w:szCs w:val="22"/>
                    <w:shd w:val="clear" w:color="auto" w:fill="FFFFFF"/>
                    <w:lang w:val="en-GB"/>
                  </w:rPr>
                </w:rPrChange>
              </w:rPr>
              <w:pPrChange w:id="3870"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r>
      <w:tr w:rsidR="008838C1" w:rsidRPr="00F758B3" w14:paraId="289A4FCA" w14:textId="77777777" w:rsidTr="00132AF7">
        <w:trPr>
          <w:trHeight w:val="477"/>
          <w:trPrChange w:id="3871"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872" w:author="Chara Katiri" w:date="2015-04-10T23:30:00Z">
              <w:tcPr>
                <w:tcW w:w="1668" w:type="dxa"/>
                <w:gridSpan w:val="3"/>
              </w:tcPr>
            </w:tcPrChange>
          </w:tcPr>
          <w:p w14:paraId="3E36AEA1" w14:textId="332D41A3" w:rsidR="00890D2C" w:rsidRPr="00F758B3" w:rsidRDefault="00890D2C" w:rsidP="00F758B3">
            <w:pPr>
              <w:spacing w:line="360" w:lineRule="auto"/>
              <w:contextualSpacing/>
              <w:jc w:val="both"/>
              <w:rPr>
                <w:rFonts w:ascii="Times" w:eastAsia="Times New Roman" w:hAnsi="Times" w:cs="Times New Roman"/>
                <w:sz w:val="22"/>
                <w:szCs w:val="22"/>
                <w:shd w:val="clear" w:color="auto" w:fill="FFFFFF"/>
                <w:lang w:val="en-GB"/>
                <w:rPrChange w:id="3873" w:author="Chara Katiri" w:date="2015-05-12T13:05:00Z">
                  <w:rPr>
                    <w:rFonts w:ascii="Times" w:eastAsia="Times New Roman" w:hAnsi="Times" w:cs="Times New Roman"/>
                    <w:b w:val="0"/>
                    <w:bCs w:val="0"/>
                    <w:sz w:val="22"/>
                    <w:szCs w:val="22"/>
                    <w:shd w:val="clear" w:color="auto" w:fill="FFFFFF"/>
                    <w:lang w:val="en-GB"/>
                  </w:rPr>
                </w:rPrChange>
              </w:rPr>
              <w:pPrChange w:id="3874"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3875" w:author="Chara Katiri" w:date="2015-05-12T13:05:00Z">
                  <w:rPr>
                    <w:rFonts w:ascii="Times" w:eastAsia="Times New Roman" w:hAnsi="Times" w:cs="Times New Roman"/>
                    <w:sz w:val="22"/>
                    <w:szCs w:val="22"/>
                    <w:shd w:val="clear" w:color="auto" w:fill="FFFFFF"/>
                    <w:lang w:val="en-GB"/>
                  </w:rPr>
                </w:rPrChange>
              </w:rPr>
              <w:t>Featured adverts</w:t>
            </w:r>
          </w:p>
        </w:tc>
        <w:tc>
          <w:tcPr>
            <w:tcW w:w="2836" w:type="dxa"/>
            <w:gridSpan w:val="2"/>
            <w:tcPrChange w:id="3876" w:author="Chara Katiri" w:date="2015-04-10T23:30:00Z">
              <w:tcPr>
                <w:tcW w:w="2836" w:type="dxa"/>
                <w:gridSpan w:val="3"/>
              </w:tcPr>
            </w:tcPrChange>
          </w:tcPr>
          <w:p w14:paraId="128D6E96" w14:textId="5071A202"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77" w:author="Chara Katiri" w:date="2015-05-12T13:05:00Z">
                  <w:rPr>
                    <w:rFonts w:ascii="Times" w:eastAsia="Times New Roman" w:hAnsi="Times" w:cs="Times New Roman"/>
                    <w:sz w:val="22"/>
                    <w:szCs w:val="22"/>
                    <w:shd w:val="clear" w:color="auto" w:fill="FFFFFF"/>
                    <w:lang w:val="en-GB"/>
                  </w:rPr>
                </w:rPrChange>
              </w:rPr>
              <w:pPrChange w:id="3878"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79" w:author="Chara Katiri" w:date="2015-05-12T13:05:00Z">
                  <w:rPr>
                    <w:rFonts w:ascii="Times" w:eastAsia="Times New Roman" w:hAnsi="Times" w:cs="Times New Roman"/>
                    <w:sz w:val="22"/>
                    <w:szCs w:val="22"/>
                    <w:shd w:val="clear" w:color="auto" w:fill="FFFFFF"/>
                    <w:lang w:val="en-GB"/>
                  </w:rPr>
                </w:rPrChange>
              </w:rPr>
              <w:t xml:space="preserve">-Free use of the website. </w:t>
            </w:r>
          </w:p>
          <w:p w14:paraId="12BAAC06" w14:textId="1E662C23"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80" w:author="Chara Katiri" w:date="2015-05-12T13:05:00Z">
                  <w:rPr>
                    <w:rFonts w:ascii="Times" w:eastAsia="Times New Roman" w:hAnsi="Times" w:cs="Times New Roman"/>
                    <w:sz w:val="22"/>
                    <w:szCs w:val="22"/>
                    <w:shd w:val="clear" w:color="auto" w:fill="FFFFFF"/>
                    <w:lang w:val="en-GB"/>
                  </w:rPr>
                </w:rPrChange>
              </w:rPr>
              <w:pPrChange w:id="388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82" w:author="Chara Katiri" w:date="2015-05-12T13:05:00Z">
                  <w:rPr>
                    <w:rFonts w:ascii="Times" w:eastAsia="Times New Roman" w:hAnsi="Times" w:cs="Times New Roman"/>
                    <w:sz w:val="22"/>
                    <w:szCs w:val="22"/>
                    <w:shd w:val="clear" w:color="auto" w:fill="FFFFFF"/>
                    <w:lang w:val="en-GB"/>
                  </w:rPr>
                </w:rPrChange>
              </w:rPr>
              <w:t>Featured adverts:</w:t>
            </w:r>
          </w:p>
          <w:p w14:paraId="57620EAA" w14:textId="7013203E"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83" w:author="Chara Katiri" w:date="2015-05-12T13:05:00Z">
                  <w:rPr>
                    <w:rFonts w:ascii="Times" w:eastAsia="Times New Roman" w:hAnsi="Times" w:cs="Times New Roman"/>
                    <w:sz w:val="22"/>
                    <w:szCs w:val="22"/>
                    <w:shd w:val="clear" w:color="auto" w:fill="FFFFFF"/>
                    <w:lang w:val="en-GB"/>
                  </w:rPr>
                </w:rPrChange>
              </w:rPr>
              <w:pPrChange w:id="3884"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85" w:author="Chara Katiri" w:date="2015-05-12T13:05:00Z">
                  <w:rPr>
                    <w:rFonts w:ascii="Times" w:eastAsia="Times New Roman" w:hAnsi="Times" w:cs="Times New Roman"/>
                    <w:sz w:val="22"/>
                    <w:szCs w:val="22"/>
                    <w:shd w:val="clear" w:color="auto" w:fill="FFFFFF"/>
                    <w:lang w:val="en-GB"/>
                  </w:rPr>
                </w:rPrChange>
              </w:rPr>
              <w:t>-advert in the top of search page;</w:t>
            </w:r>
          </w:p>
          <w:p w14:paraId="67D96792" w14:textId="28C8E136"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86" w:author="Chara Katiri" w:date="2015-05-12T13:05:00Z">
                  <w:rPr>
                    <w:rFonts w:ascii="Times" w:eastAsia="Times New Roman" w:hAnsi="Times" w:cs="Times New Roman"/>
                    <w:sz w:val="22"/>
                    <w:szCs w:val="22"/>
                    <w:shd w:val="clear" w:color="auto" w:fill="FFFFFF"/>
                    <w:lang w:val="en-GB"/>
                  </w:rPr>
                </w:rPrChange>
              </w:rPr>
              <w:pPrChange w:id="388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88" w:author="Chara Katiri" w:date="2015-05-12T13:05:00Z">
                  <w:rPr>
                    <w:rFonts w:ascii="Times" w:eastAsia="Times New Roman" w:hAnsi="Times" w:cs="Times New Roman"/>
                    <w:sz w:val="22"/>
                    <w:szCs w:val="22"/>
                    <w:shd w:val="clear" w:color="auto" w:fill="FFFFFF"/>
                    <w:lang w:val="en-GB"/>
                  </w:rPr>
                </w:rPrChange>
              </w:rPr>
              <w:t xml:space="preserve">-advert on the homepage; </w:t>
            </w:r>
          </w:p>
          <w:p w14:paraId="1A6747C0" w14:textId="3D74A3AB"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89" w:author="Chara Katiri" w:date="2015-05-12T13:05:00Z">
                  <w:rPr>
                    <w:rFonts w:ascii="Times" w:eastAsia="Times New Roman" w:hAnsi="Times" w:cs="Times New Roman"/>
                    <w:sz w:val="22"/>
                    <w:szCs w:val="22"/>
                    <w:shd w:val="clear" w:color="auto" w:fill="FFFFFF"/>
                    <w:lang w:val="en-GB"/>
                  </w:rPr>
                </w:rPrChange>
              </w:rPr>
              <w:pPrChange w:id="3890"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91" w:author="Chara Katiri" w:date="2015-05-12T13:05:00Z">
                  <w:rPr>
                    <w:rFonts w:ascii="Times" w:eastAsia="Times New Roman" w:hAnsi="Times" w:cs="Times New Roman"/>
                    <w:sz w:val="22"/>
                    <w:szCs w:val="22"/>
                    <w:shd w:val="clear" w:color="auto" w:fill="FFFFFF"/>
                    <w:lang w:val="en-GB"/>
                  </w:rPr>
                </w:rPrChange>
              </w:rPr>
              <w:t xml:space="preserve">-urgent advert; </w:t>
            </w:r>
          </w:p>
          <w:p w14:paraId="42D25096" w14:textId="3EB7A2CD"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92" w:author="Chara Katiri" w:date="2015-05-12T13:05:00Z">
                  <w:rPr>
                    <w:rFonts w:ascii="Times" w:eastAsia="Times New Roman" w:hAnsi="Times" w:cs="Times New Roman"/>
                    <w:sz w:val="22"/>
                    <w:szCs w:val="22"/>
                    <w:shd w:val="clear" w:color="auto" w:fill="FFFFFF"/>
                    <w:lang w:val="en-GB"/>
                  </w:rPr>
                </w:rPrChange>
              </w:rPr>
              <w:pPrChange w:id="389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94" w:author="Chara Katiri" w:date="2015-05-12T13:05:00Z">
                  <w:rPr>
                    <w:rFonts w:ascii="Times" w:eastAsia="Times New Roman" w:hAnsi="Times" w:cs="Times New Roman"/>
                    <w:sz w:val="22"/>
                    <w:szCs w:val="22"/>
                    <w:shd w:val="clear" w:color="auto" w:fill="FFFFFF"/>
                    <w:lang w:val="en-GB"/>
                  </w:rPr>
                </w:rPrChange>
              </w:rPr>
              <w:t xml:space="preserve">-site search ranking boost.  </w:t>
            </w:r>
          </w:p>
        </w:tc>
        <w:tc>
          <w:tcPr>
            <w:tcW w:w="3293" w:type="dxa"/>
            <w:gridSpan w:val="2"/>
            <w:tcPrChange w:id="3895" w:author="Chara Katiri" w:date="2015-04-10T23:30:00Z">
              <w:tcPr>
                <w:tcW w:w="3293" w:type="dxa"/>
                <w:gridSpan w:val="3"/>
              </w:tcPr>
            </w:tcPrChange>
          </w:tcPr>
          <w:p w14:paraId="25ED577C" w14:textId="77777777"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96" w:author="Chara Katiri" w:date="2015-05-12T13:05:00Z">
                  <w:rPr>
                    <w:rFonts w:ascii="Times" w:eastAsia="Times New Roman" w:hAnsi="Times" w:cs="Times New Roman"/>
                    <w:sz w:val="22"/>
                    <w:szCs w:val="22"/>
                    <w:shd w:val="clear" w:color="auto" w:fill="FFFFFF"/>
                    <w:lang w:val="en-GB"/>
                  </w:rPr>
                </w:rPrChange>
              </w:rPr>
              <w:pPrChange w:id="389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898" w:author="Chara Katiri" w:date="2015-05-12T13:05:00Z">
                  <w:rPr>
                    <w:rFonts w:ascii="Times" w:eastAsia="Times New Roman" w:hAnsi="Times" w:cs="Times New Roman"/>
                    <w:sz w:val="22"/>
                    <w:szCs w:val="22"/>
                    <w:shd w:val="clear" w:color="auto" w:fill="FFFFFF"/>
                    <w:lang w:val="en-GB"/>
                  </w:rPr>
                </w:rPrChange>
              </w:rPr>
              <w:t xml:space="preserve">-Free use of the website. </w:t>
            </w:r>
          </w:p>
          <w:p w14:paraId="3CD4ACFB" w14:textId="11DEF78E"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899" w:author="Chara Katiri" w:date="2015-05-12T13:05:00Z">
                  <w:rPr>
                    <w:rFonts w:ascii="Times" w:eastAsia="Times New Roman" w:hAnsi="Times" w:cs="Times New Roman"/>
                    <w:sz w:val="22"/>
                    <w:szCs w:val="22"/>
                    <w:shd w:val="clear" w:color="auto" w:fill="FFFFFF"/>
                    <w:lang w:val="en-GB"/>
                  </w:rPr>
                </w:rPrChange>
              </w:rPr>
              <w:pPrChange w:id="3900"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01" w:author="Chara Katiri" w:date="2015-05-12T13:05:00Z">
                  <w:rPr>
                    <w:rFonts w:ascii="Times" w:eastAsia="Times New Roman" w:hAnsi="Times" w:cs="Times New Roman"/>
                    <w:sz w:val="22"/>
                    <w:szCs w:val="22"/>
                    <w:shd w:val="clear" w:color="auto" w:fill="FFFFFF"/>
                    <w:lang w:val="en-GB"/>
                  </w:rPr>
                </w:rPrChange>
              </w:rPr>
              <w:t>Featured adverts:</w:t>
            </w:r>
          </w:p>
          <w:p w14:paraId="196A5772" w14:textId="1D41EEB0"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02" w:author="Chara Katiri" w:date="2015-05-12T13:05:00Z">
                  <w:rPr>
                    <w:rFonts w:ascii="Times" w:eastAsia="Times New Roman" w:hAnsi="Times" w:cs="Times New Roman"/>
                    <w:sz w:val="22"/>
                    <w:szCs w:val="22"/>
                    <w:shd w:val="clear" w:color="auto" w:fill="FFFFFF"/>
                    <w:lang w:val="en-GB"/>
                  </w:rPr>
                </w:rPrChange>
              </w:rPr>
              <w:pPrChange w:id="390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04" w:author="Chara Katiri" w:date="2015-05-12T13:05:00Z">
                  <w:rPr>
                    <w:rFonts w:ascii="Times" w:eastAsia="Times New Roman" w:hAnsi="Times" w:cs="Times New Roman"/>
                    <w:sz w:val="22"/>
                    <w:szCs w:val="22"/>
                    <w:shd w:val="clear" w:color="auto" w:fill="FFFFFF"/>
                    <w:lang w:val="en-GB"/>
                  </w:rPr>
                </w:rPrChange>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3905" w:author="Chara Katiri" w:date="2015-04-10T23:30:00Z">
              <w:tcPr>
                <w:tcW w:w="3119" w:type="dxa"/>
                <w:gridSpan w:val="2"/>
                <w:tcBorders>
                  <w:right w:val="single" w:sz="18" w:space="0" w:color="4F81BD" w:themeColor="accent1"/>
                </w:tcBorders>
              </w:tcPr>
            </w:tcPrChange>
          </w:tcPr>
          <w:p w14:paraId="043494BD" w14:textId="1A60DE46"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06" w:author="Chara Katiri" w:date="2015-05-12T13:05:00Z">
                  <w:rPr>
                    <w:rFonts w:ascii="Times" w:eastAsia="Times New Roman" w:hAnsi="Times" w:cs="Times New Roman"/>
                    <w:sz w:val="22"/>
                    <w:szCs w:val="22"/>
                    <w:shd w:val="clear" w:color="auto" w:fill="FFFFFF"/>
                    <w:lang w:val="en-GB"/>
                  </w:rPr>
                </w:rPrChange>
              </w:rPr>
              <w:pPrChange w:id="390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08" w:author="Chara Katiri" w:date="2015-05-12T13:05:00Z">
                  <w:rPr>
                    <w:rFonts w:ascii="Times" w:eastAsia="Times New Roman" w:hAnsi="Times" w:cs="Times New Roman"/>
                    <w:sz w:val="22"/>
                    <w:szCs w:val="22"/>
                    <w:shd w:val="clear" w:color="auto" w:fill="FFFFFF"/>
                    <w:lang w:val="en-GB"/>
                  </w:rPr>
                </w:rPrChange>
              </w:rPr>
              <w:t xml:space="preserve">-Free use of the website. </w:t>
            </w:r>
          </w:p>
          <w:p w14:paraId="31CBC978" w14:textId="0B5D711F"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09" w:author="Chara Katiri" w:date="2015-05-12T13:05:00Z">
                  <w:rPr>
                    <w:rFonts w:ascii="Times" w:eastAsia="Times New Roman" w:hAnsi="Times" w:cs="Times New Roman"/>
                    <w:sz w:val="22"/>
                    <w:szCs w:val="22"/>
                    <w:shd w:val="clear" w:color="auto" w:fill="FFFFFF"/>
                    <w:lang w:val="en-GB"/>
                  </w:rPr>
                </w:rPrChange>
              </w:rPr>
              <w:pPrChange w:id="3910"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11" w:author="Chara Katiri" w:date="2015-05-12T13:05:00Z">
                  <w:rPr>
                    <w:rFonts w:ascii="Times" w:eastAsia="Times New Roman" w:hAnsi="Times" w:cs="Times New Roman"/>
                    <w:sz w:val="22"/>
                    <w:szCs w:val="22"/>
                    <w:shd w:val="clear" w:color="auto" w:fill="FFFFFF"/>
                    <w:lang w:val="en-GB"/>
                  </w:rPr>
                </w:rPrChange>
              </w:rPr>
              <w:t>Featured adverts:</w:t>
            </w:r>
          </w:p>
          <w:p w14:paraId="1FA978CC" w14:textId="0100511E"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12" w:author="Chara Katiri" w:date="2015-05-12T13:05:00Z">
                  <w:rPr>
                    <w:rFonts w:ascii="Times" w:eastAsia="Times New Roman" w:hAnsi="Times" w:cs="Times New Roman"/>
                    <w:sz w:val="22"/>
                    <w:szCs w:val="22"/>
                    <w:shd w:val="clear" w:color="auto" w:fill="FFFFFF"/>
                    <w:lang w:val="en-GB"/>
                  </w:rPr>
                </w:rPrChange>
              </w:rPr>
              <w:pPrChange w:id="391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14" w:author="Chara Katiri" w:date="2015-05-12T13:05:00Z">
                  <w:rPr>
                    <w:rFonts w:ascii="Times" w:eastAsia="Times New Roman" w:hAnsi="Times" w:cs="Times New Roman"/>
                    <w:sz w:val="22"/>
                    <w:szCs w:val="22"/>
                    <w:shd w:val="clear" w:color="auto" w:fill="FFFFFF"/>
                    <w:lang w:val="en-GB"/>
                  </w:rPr>
                </w:rPrChange>
              </w:rPr>
              <w:t>-When the seller adds new items and when they’re sold he is charged by an</w:t>
            </w:r>
            <w:del w:id="3915" w:author="Chara Katiri" w:date="2015-05-02T14:32:00Z">
              <w:r w:rsidRPr="00F758B3" w:rsidDel="000C084C">
                <w:rPr>
                  <w:rFonts w:ascii="Times" w:eastAsia="Times New Roman" w:hAnsi="Times" w:cs="Times New Roman"/>
                  <w:sz w:val="22"/>
                  <w:szCs w:val="22"/>
                  <w:shd w:val="clear" w:color="auto" w:fill="FFFFFF"/>
                  <w:lang w:val="en-GB"/>
                  <w:rPrChange w:id="3916" w:author="Chara Katiri" w:date="2015-05-12T13:05:00Z">
                    <w:rPr>
                      <w:rFonts w:ascii="Times" w:eastAsia="Times New Roman" w:hAnsi="Times" w:cs="Times New Roman"/>
                      <w:sz w:val="22"/>
                      <w:szCs w:val="22"/>
                      <w:shd w:val="clear" w:color="auto" w:fill="FFFFFF"/>
                      <w:lang w:val="en-GB"/>
                    </w:rPr>
                  </w:rPrChange>
                </w:rPr>
                <w:delText xml:space="preserve">  </w:delText>
              </w:r>
            </w:del>
            <w:r w:rsidRPr="00F758B3">
              <w:rPr>
                <w:rFonts w:ascii="Times" w:eastAsia="Times New Roman" w:hAnsi="Times" w:cs="Times New Roman"/>
                <w:sz w:val="22"/>
                <w:szCs w:val="22"/>
                <w:shd w:val="clear" w:color="auto" w:fill="FFFFFF"/>
                <w:lang w:val="en-GB"/>
                <w:rPrChange w:id="3917" w:author="Chara Katiri" w:date="2015-05-12T13:05:00Z">
                  <w:rPr>
                    <w:rFonts w:ascii="Times" w:eastAsia="Times New Roman" w:hAnsi="Times" w:cs="Times New Roman"/>
                    <w:sz w:val="22"/>
                    <w:szCs w:val="22"/>
                    <w:shd w:val="clear" w:color="auto" w:fill="FFFFFF"/>
                    <w:lang w:val="en-GB"/>
                  </w:rPr>
                </w:rPrChange>
              </w:rPr>
              <w:t xml:space="preserve">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918"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19" w:author="Chara Katiri" w:date="2015-05-12T13:05:00Z">
                  <w:rPr>
                    <w:rFonts w:ascii="Times" w:eastAsia="Times New Roman" w:hAnsi="Times" w:cs="Times New Roman"/>
                    <w:sz w:val="22"/>
                    <w:szCs w:val="22"/>
                    <w:shd w:val="clear" w:color="auto" w:fill="FFFFFF"/>
                    <w:lang w:val="en-GB"/>
                  </w:rPr>
                </w:rPrChange>
              </w:rPr>
              <w:pPrChange w:id="3920"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21" w:author="Chara Katiri" w:date="2015-05-12T13:05:00Z">
                  <w:rPr>
                    <w:rFonts w:ascii="Times" w:eastAsia="Times New Roman" w:hAnsi="Times" w:cs="Times New Roman"/>
                    <w:sz w:val="22"/>
                    <w:szCs w:val="22"/>
                    <w:shd w:val="clear" w:color="auto" w:fill="FFFFFF"/>
                    <w:lang w:val="en-GB"/>
                  </w:rPr>
                </w:rPrChange>
              </w:rPr>
              <w:t xml:space="preserve">- Free use of the website. </w:t>
            </w:r>
          </w:p>
        </w:tc>
      </w:tr>
      <w:tr w:rsidR="008838C1" w:rsidRPr="00F758B3" w14:paraId="00A60C13" w14:textId="77777777" w:rsidTr="00132AF7">
        <w:tblPrEx>
          <w:tblPrExChange w:id="3922"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923"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3924" w:author="Chara Katiri" w:date="2015-04-10T23:30:00Z">
              <w:tcPr>
                <w:tcW w:w="1702" w:type="dxa"/>
                <w:gridSpan w:val="3"/>
              </w:tcPr>
            </w:tcPrChange>
          </w:tcPr>
          <w:p w14:paraId="3F27CEDB" w14:textId="5B64062F" w:rsidR="00890D2C" w:rsidRPr="00F758B3" w:rsidRDefault="00890D2C"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25" w:author="Chara Katiri" w:date="2015-05-12T13:05:00Z">
                  <w:rPr>
                    <w:rFonts w:ascii="Times" w:eastAsia="Times New Roman" w:hAnsi="Times" w:cs="Times New Roman"/>
                    <w:b w:val="0"/>
                    <w:bCs w:val="0"/>
                    <w:sz w:val="22"/>
                    <w:szCs w:val="22"/>
                    <w:shd w:val="clear" w:color="auto" w:fill="FFFFFF"/>
                    <w:lang w:val="en-GB"/>
                  </w:rPr>
                </w:rPrChange>
              </w:rPr>
              <w:pPrChange w:id="3926"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27" w:author="Chara Katiri" w:date="2015-05-12T13:05:00Z">
                  <w:rPr>
                    <w:rFonts w:ascii="Times" w:eastAsia="Times New Roman" w:hAnsi="Times" w:cs="Times New Roman"/>
                    <w:sz w:val="22"/>
                    <w:szCs w:val="22"/>
                    <w:shd w:val="clear" w:color="auto" w:fill="FFFFFF"/>
                    <w:lang w:val="en-GB"/>
                  </w:rPr>
                </w:rPrChange>
              </w:rPr>
              <w:t>Delivery services</w:t>
            </w:r>
          </w:p>
        </w:tc>
        <w:tc>
          <w:tcPr>
            <w:tcW w:w="2835" w:type="dxa"/>
            <w:gridSpan w:val="2"/>
            <w:tcPrChange w:id="3928" w:author="Chara Katiri" w:date="2015-04-10T23:30:00Z">
              <w:tcPr>
                <w:tcW w:w="2835" w:type="dxa"/>
                <w:gridSpan w:val="3"/>
              </w:tcPr>
            </w:tcPrChange>
          </w:tcPr>
          <w:p w14:paraId="75376CDD" w14:textId="4CD5BE11"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29" w:author="Chara Katiri" w:date="2015-05-12T13:05:00Z">
                  <w:rPr>
                    <w:rFonts w:ascii="Times" w:eastAsia="Times New Roman" w:hAnsi="Times" w:cs="Times New Roman"/>
                    <w:sz w:val="22"/>
                    <w:szCs w:val="22"/>
                    <w:shd w:val="clear" w:color="auto" w:fill="FFFFFF"/>
                    <w:lang w:val="en-GB"/>
                  </w:rPr>
                </w:rPrChange>
              </w:rPr>
              <w:pPrChange w:id="393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31" w:author="Chara Katiri" w:date="2015-05-12T13:05:00Z">
                  <w:rPr>
                    <w:rFonts w:ascii="Times" w:eastAsia="Times New Roman" w:hAnsi="Times" w:cs="Times New Roman"/>
                    <w:sz w:val="22"/>
                    <w:szCs w:val="22"/>
                    <w:shd w:val="clear" w:color="auto" w:fill="FFFFFF"/>
                    <w:lang w:val="en-GB"/>
                  </w:rPr>
                </w:rPrChange>
              </w:rPr>
              <w:t>Collection from the seller only.</w:t>
            </w:r>
          </w:p>
        </w:tc>
        <w:tc>
          <w:tcPr>
            <w:tcW w:w="3402" w:type="dxa"/>
            <w:gridSpan w:val="2"/>
            <w:tcPrChange w:id="3932" w:author="Chara Katiri" w:date="2015-04-10T23:30:00Z">
              <w:tcPr>
                <w:tcW w:w="3402" w:type="dxa"/>
                <w:gridSpan w:val="3"/>
              </w:tcPr>
            </w:tcPrChange>
          </w:tcPr>
          <w:p w14:paraId="6A585B29" w14:textId="5B9CAF08"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33" w:author="Chara Katiri" w:date="2015-05-12T13:05:00Z">
                  <w:rPr>
                    <w:rFonts w:ascii="Times" w:eastAsia="Times New Roman" w:hAnsi="Times" w:cs="Times New Roman"/>
                    <w:sz w:val="22"/>
                    <w:szCs w:val="22"/>
                    <w:shd w:val="clear" w:color="auto" w:fill="FFFFFF"/>
                    <w:lang w:val="en-GB"/>
                  </w:rPr>
                </w:rPrChange>
              </w:rPr>
              <w:pPrChange w:id="393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35" w:author="Chara Katiri" w:date="2015-05-12T13:05:00Z">
                  <w:rPr>
                    <w:rFonts w:ascii="Times" w:eastAsia="Times New Roman" w:hAnsi="Times" w:cs="Times New Roman"/>
                    <w:sz w:val="22"/>
                    <w:szCs w:val="22"/>
                    <w:shd w:val="clear" w:color="auto" w:fill="FFFFFF"/>
                    <w:lang w:val="en-GB"/>
                  </w:rPr>
                </w:rPrChange>
              </w:rPr>
              <w:t>Shipping</w:t>
            </w:r>
          </w:p>
        </w:tc>
        <w:tc>
          <w:tcPr>
            <w:tcW w:w="2801" w:type="dxa"/>
            <w:tcBorders>
              <w:right w:val="single" w:sz="18" w:space="0" w:color="4F81BD" w:themeColor="accent1"/>
            </w:tcBorders>
            <w:tcPrChange w:id="3936" w:author="Chara Katiri" w:date="2015-04-10T23:30:00Z">
              <w:tcPr>
                <w:tcW w:w="2977" w:type="dxa"/>
                <w:gridSpan w:val="2"/>
                <w:tcBorders>
                  <w:right w:val="single" w:sz="18" w:space="0" w:color="4F81BD" w:themeColor="accent1"/>
                </w:tcBorders>
              </w:tcPr>
            </w:tcPrChange>
          </w:tcPr>
          <w:p w14:paraId="5AAE1DEB" w14:textId="3E294C82"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37" w:author="Chara Katiri" w:date="2015-05-12T13:05:00Z">
                  <w:rPr>
                    <w:rFonts w:ascii="Times" w:eastAsia="Times New Roman" w:hAnsi="Times" w:cs="Times New Roman"/>
                    <w:sz w:val="22"/>
                    <w:szCs w:val="22"/>
                    <w:shd w:val="clear" w:color="auto" w:fill="FFFFFF"/>
                    <w:lang w:val="en-GB"/>
                  </w:rPr>
                </w:rPrChange>
              </w:rPr>
              <w:pPrChange w:id="3938"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39" w:author="Chara Katiri" w:date="2015-05-12T13:05:00Z">
                  <w:rPr>
                    <w:rFonts w:ascii="Times" w:eastAsia="Times New Roman" w:hAnsi="Times" w:cs="Times New Roman"/>
                    <w:sz w:val="22"/>
                    <w:szCs w:val="22"/>
                    <w:shd w:val="clear" w:color="auto" w:fill="FFFFFF"/>
                    <w:lang w:val="en-GB"/>
                  </w:rPr>
                </w:rPrChange>
              </w:rPr>
              <w:t>Shipping</w:t>
            </w:r>
          </w:p>
        </w:tc>
        <w:tc>
          <w:tcPr>
            <w:tcW w:w="3118" w:type="dxa"/>
            <w:tcBorders>
              <w:left w:val="single" w:sz="18" w:space="0" w:color="4F81BD" w:themeColor="accent1"/>
              <w:right w:val="single" w:sz="18" w:space="0" w:color="4F81BD" w:themeColor="accent1"/>
            </w:tcBorders>
            <w:shd w:val="clear" w:color="auto" w:fill="auto"/>
            <w:tcPrChange w:id="3940"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41" w:author="Chara Katiri" w:date="2015-05-12T13:05:00Z">
                  <w:rPr>
                    <w:rFonts w:ascii="Times" w:eastAsia="Times New Roman" w:hAnsi="Times" w:cs="Times New Roman"/>
                    <w:sz w:val="22"/>
                    <w:szCs w:val="22"/>
                    <w:shd w:val="clear" w:color="auto" w:fill="FFFFFF"/>
                    <w:lang w:val="en-GB"/>
                  </w:rPr>
                </w:rPrChange>
              </w:rPr>
              <w:pPrChange w:id="3942"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43" w:author="Chara Katiri" w:date="2015-05-12T13:05:00Z">
                  <w:rPr>
                    <w:rFonts w:ascii="Times" w:eastAsia="Times New Roman" w:hAnsi="Times" w:cs="Times New Roman"/>
                    <w:sz w:val="22"/>
                    <w:szCs w:val="22"/>
                    <w:shd w:val="clear" w:color="auto" w:fill="FFFFFF"/>
                    <w:lang w:val="en-GB"/>
                  </w:rPr>
                </w:rPrChange>
              </w:rPr>
              <w:t>Collection from the seller only.</w:t>
            </w:r>
          </w:p>
          <w:p w14:paraId="7F4E79DD" w14:textId="4ECF83FA"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44" w:author="Chara Katiri" w:date="2015-05-12T13:05:00Z">
                  <w:rPr>
                    <w:rFonts w:ascii="Times" w:eastAsia="Times New Roman" w:hAnsi="Times" w:cs="Times New Roman"/>
                    <w:sz w:val="22"/>
                    <w:szCs w:val="22"/>
                    <w:shd w:val="clear" w:color="auto" w:fill="FFFFFF"/>
                    <w:lang w:val="en-GB"/>
                  </w:rPr>
                </w:rPrChange>
              </w:rPr>
              <w:pPrChange w:id="3945"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46" w:author="Chara Katiri" w:date="2015-05-12T13:05:00Z">
                  <w:rPr>
                    <w:rFonts w:ascii="Times" w:eastAsia="Times New Roman" w:hAnsi="Times" w:cs="Times New Roman"/>
                    <w:sz w:val="22"/>
                    <w:szCs w:val="22"/>
                    <w:shd w:val="clear" w:color="auto" w:fill="FFFFFF"/>
                    <w:lang w:val="en-GB"/>
                  </w:rPr>
                </w:rPrChange>
              </w:rPr>
              <w:t xml:space="preserve">Students are located on campus and deliveries are </w:t>
            </w:r>
            <w:del w:id="3947" w:author="Chara Katiri" w:date="2015-05-02T14:33:00Z">
              <w:r w:rsidRPr="00F758B3" w:rsidDel="000C084C">
                <w:rPr>
                  <w:rFonts w:ascii="Times" w:eastAsia="Times New Roman" w:hAnsi="Times" w:cs="Times New Roman"/>
                  <w:sz w:val="22"/>
                  <w:szCs w:val="22"/>
                  <w:shd w:val="clear" w:color="auto" w:fill="FFFFFF"/>
                  <w:lang w:val="en-GB"/>
                  <w:rPrChange w:id="3948" w:author="Chara Katiri" w:date="2015-05-12T13:05:00Z">
                    <w:rPr>
                      <w:rFonts w:ascii="Times" w:eastAsia="Times New Roman" w:hAnsi="Times" w:cs="Times New Roman"/>
                      <w:sz w:val="22"/>
                      <w:szCs w:val="22"/>
                      <w:shd w:val="clear" w:color="auto" w:fill="FFFFFF"/>
                      <w:lang w:val="en-GB"/>
                    </w:rPr>
                  </w:rPrChange>
                </w:rPr>
                <w:delText xml:space="preserve">be </w:delText>
              </w:r>
            </w:del>
            <w:r w:rsidRPr="00F758B3">
              <w:rPr>
                <w:rFonts w:ascii="Times" w:eastAsia="Times New Roman" w:hAnsi="Times" w:cs="Times New Roman"/>
                <w:sz w:val="22"/>
                <w:szCs w:val="22"/>
                <w:shd w:val="clear" w:color="auto" w:fill="FFFFFF"/>
                <w:lang w:val="en-GB"/>
                <w:rPrChange w:id="3949" w:author="Chara Katiri" w:date="2015-05-12T13:05:00Z">
                  <w:rPr>
                    <w:rFonts w:ascii="Times" w:eastAsia="Times New Roman" w:hAnsi="Times" w:cs="Times New Roman"/>
                    <w:sz w:val="22"/>
                    <w:szCs w:val="22"/>
                    <w:shd w:val="clear" w:color="auto" w:fill="FFFFFF"/>
                    <w:lang w:val="en-GB"/>
                  </w:rPr>
                </w:rPrChange>
              </w:rPr>
              <w:t>made in person (meeting between student seller and student buyer).</w:t>
            </w:r>
          </w:p>
        </w:tc>
      </w:tr>
      <w:tr w:rsidR="00890D2C" w:rsidRPr="00F758B3" w14:paraId="56410399" w14:textId="77777777" w:rsidTr="00132AF7">
        <w:tblPrEx>
          <w:tblPrExChange w:id="3950" w:author="Chara Katiri" w:date="2015-04-10T23:30:00Z">
            <w:tblPrEx>
              <w:tblW w:w="16073" w:type="dxa"/>
              <w:tblInd w:w="-885" w:type="dxa"/>
            </w:tblPrEx>
          </w:tblPrExChange>
        </w:tblPrEx>
        <w:trPr>
          <w:trHeight w:val="490"/>
          <w:trPrChange w:id="3951"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952" w:author="Chara Katiri" w:date="2015-04-10T23:30:00Z">
              <w:tcPr>
                <w:tcW w:w="1668" w:type="dxa"/>
                <w:gridSpan w:val="2"/>
              </w:tcPr>
            </w:tcPrChange>
          </w:tcPr>
          <w:p w14:paraId="40209959" w14:textId="056CC8C8" w:rsidR="00890D2C" w:rsidRPr="00F758B3" w:rsidRDefault="00890D2C" w:rsidP="00F758B3">
            <w:pPr>
              <w:spacing w:line="360" w:lineRule="auto"/>
              <w:contextualSpacing/>
              <w:jc w:val="both"/>
              <w:rPr>
                <w:rFonts w:ascii="Times" w:eastAsia="Times New Roman" w:hAnsi="Times" w:cs="Times New Roman"/>
                <w:sz w:val="22"/>
                <w:szCs w:val="22"/>
                <w:shd w:val="clear" w:color="auto" w:fill="FFFFFF"/>
                <w:lang w:val="en-GB"/>
                <w:rPrChange w:id="3953" w:author="Chara Katiri" w:date="2015-05-12T13:05:00Z">
                  <w:rPr>
                    <w:rFonts w:ascii="Times" w:eastAsia="Times New Roman" w:hAnsi="Times" w:cs="Times New Roman"/>
                    <w:b w:val="0"/>
                    <w:bCs w:val="0"/>
                    <w:sz w:val="22"/>
                    <w:szCs w:val="22"/>
                    <w:shd w:val="clear" w:color="auto" w:fill="FFFFFF"/>
                    <w:lang w:val="en-GB"/>
                  </w:rPr>
                </w:rPrChange>
              </w:rPr>
              <w:pPrChange w:id="3954"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3955" w:author="Chara Katiri" w:date="2015-05-12T13:05:00Z">
                  <w:rPr>
                    <w:rFonts w:ascii="Times" w:eastAsia="Times New Roman" w:hAnsi="Times" w:cs="Times New Roman"/>
                    <w:sz w:val="22"/>
                    <w:szCs w:val="22"/>
                    <w:shd w:val="clear" w:color="auto" w:fill="FFFFFF"/>
                    <w:lang w:val="en-GB"/>
                  </w:rPr>
                </w:rPrChange>
              </w:rPr>
              <w:t>Payment method</w:t>
            </w:r>
          </w:p>
        </w:tc>
        <w:tc>
          <w:tcPr>
            <w:tcW w:w="2836" w:type="dxa"/>
            <w:gridSpan w:val="2"/>
            <w:tcPrChange w:id="3956" w:author="Chara Katiri" w:date="2015-04-10T23:30:00Z">
              <w:tcPr>
                <w:tcW w:w="2836" w:type="dxa"/>
                <w:gridSpan w:val="3"/>
              </w:tcPr>
            </w:tcPrChange>
          </w:tcPr>
          <w:p w14:paraId="3DA7C253" w14:textId="1A2F9AA8"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57" w:author="Chara Katiri" w:date="2015-05-12T13:05:00Z">
                  <w:rPr>
                    <w:rFonts w:ascii="Times" w:eastAsia="Times New Roman" w:hAnsi="Times" w:cs="Times New Roman"/>
                    <w:sz w:val="22"/>
                    <w:szCs w:val="22"/>
                    <w:shd w:val="clear" w:color="auto" w:fill="FFFFFF"/>
                    <w:lang w:val="en-GB"/>
                  </w:rPr>
                </w:rPrChange>
              </w:rPr>
              <w:pPrChange w:id="3958"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59" w:author="Chara Katiri" w:date="2015-05-12T13:05:00Z">
                  <w:rPr>
                    <w:rFonts w:ascii="Times" w:eastAsia="Times New Roman" w:hAnsi="Times" w:cs="Times New Roman"/>
                    <w:sz w:val="22"/>
                    <w:szCs w:val="22"/>
                    <w:shd w:val="clear" w:color="auto" w:fill="FFFFFF"/>
                    <w:lang w:val="en-GB"/>
                  </w:rPr>
                </w:rPrChange>
              </w:rPr>
              <w:t>Online payment.</w:t>
            </w:r>
          </w:p>
        </w:tc>
        <w:tc>
          <w:tcPr>
            <w:tcW w:w="3293" w:type="dxa"/>
            <w:gridSpan w:val="2"/>
            <w:tcPrChange w:id="3960" w:author="Chara Katiri" w:date="2015-04-10T23:30:00Z">
              <w:tcPr>
                <w:tcW w:w="3293" w:type="dxa"/>
                <w:gridSpan w:val="3"/>
              </w:tcPr>
            </w:tcPrChange>
          </w:tcPr>
          <w:p w14:paraId="67D6BF92" w14:textId="352DBA4A"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61" w:author="Chara Katiri" w:date="2015-05-12T13:05:00Z">
                  <w:rPr>
                    <w:rFonts w:ascii="Times" w:eastAsia="Times New Roman" w:hAnsi="Times" w:cs="Times New Roman"/>
                    <w:sz w:val="22"/>
                    <w:szCs w:val="22"/>
                    <w:shd w:val="clear" w:color="auto" w:fill="FFFFFF"/>
                    <w:lang w:val="en-GB"/>
                  </w:rPr>
                </w:rPrChange>
              </w:rPr>
              <w:pPrChange w:id="3962"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63" w:author="Chara Katiri" w:date="2015-05-12T13:05:00Z">
                  <w:rPr>
                    <w:rFonts w:ascii="Times" w:eastAsia="Times New Roman" w:hAnsi="Times" w:cs="Times New Roman"/>
                    <w:sz w:val="22"/>
                    <w:szCs w:val="22"/>
                    <w:shd w:val="clear" w:color="auto" w:fill="FFFFFF"/>
                    <w:lang w:val="en-GB"/>
                  </w:rPr>
                </w:rPrChange>
              </w:rPr>
              <w:t>Online payment.</w:t>
            </w:r>
          </w:p>
        </w:tc>
        <w:tc>
          <w:tcPr>
            <w:tcW w:w="2943" w:type="dxa"/>
            <w:gridSpan w:val="2"/>
            <w:tcBorders>
              <w:right w:val="single" w:sz="18" w:space="0" w:color="4F81BD" w:themeColor="accent1"/>
            </w:tcBorders>
            <w:tcPrChange w:id="3964" w:author="Chara Katiri" w:date="2015-04-10T23:30:00Z">
              <w:tcPr>
                <w:tcW w:w="3119" w:type="dxa"/>
                <w:gridSpan w:val="3"/>
                <w:tcBorders>
                  <w:right w:val="single" w:sz="18" w:space="0" w:color="4F81BD" w:themeColor="accent1"/>
                </w:tcBorders>
              </w:tcPr>
            </w:tcPrChange>
          </w:tcPr>
          <w:p w14:paraId="34802094" w14:textId="36506DE5"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65" w:author="Chara Katiri" w:date="2015-05-12T13:05:00Z">
                  <w:rPr>
                    <w:rFonts w:ascii="Times" w:eastAsia="Times New Roman" w:hAnsi="Times" w:cs="Times New Roman"/>
                    <w:sz w:val="22"/>
                    <w:szCs w:val="22"/>
                    <w:shd w:val="clear" w:color="auto" w:fill="FFFFFF"/>
                    <w:lang w:val="en-GB"/>
                  </w:rPr>
                </w:rPrChange>
              </w:rPr>
              <w:pPrChange w:id="3966"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67" w:author="Chara Katiri" w:date="2015-05-12T13:05:00Z">
                  <w:rPr>
                    <w:rFonts w:ascii="Times" w:eastAsia="Times New Roman" w:hAnsi="Times" w:cs="Times New Roman"/>
                    <w:sz w:val="22"/>
                    <w:szCs w:val="22"/>
                    <w:shd w:val="clear" w:color="auto" w:fill="FFFFFF"/>
                    <w:lang w:val="en-GB"/>
                  </w:rPr>
                </w:rPrChange>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968"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F758B3" w:rsidRDefault="00890D2C"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Change w:id="3969" w:author="Chara Katiri" w:date="2015-05-12T13:05:00Z">
                  <w:rPr>
                    <w:rFonts w:ascii="Times" w:eastAsia="Times New Roman" w:hAnsi="Times" w:cs="Times New Roman"/>
                    <w:sz w:val="22"/>
                    <w:szCs w:val="22"/>
                    <w:shd w:val="clear" w:color="auto" w:fill="FFFFFF"/>
                    <w:lang w:val="en-GB"/>
                  </w:rPr>
                </w:rPrChange>
              </w:rPr>
              <w:pPrChange w:id="3970"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71" w:author="Chara Katiri" w:date="2015-05-12T13:05:00Z">
                  <w:rPr>
                    <w:rFonts w:ascii="Times" w:eastAsia="Times New Roman" w:hAnsi="Times" w:cs="Times New Roman"/>
                    <w:sz w:val="22"/>
                    <w:szCs w:val="22"/>
                    <w:shd w:val="clear" w:color="auto" w:fill="FFFFFF"/>
                    <w:lang w:val="en-GB"/>
                  </w:rPr>
                </w:rPrChange>
              </w:rPr>
              <w:t>Students are located on campus and payments are made in person.</w:t>
            </w:r>
          </w:p>
        </w:tc>
      </w:tr>
      <w:tr w:rsidR="00890D2C" w:rsidRPr="00F758B3" w14:paraId="6DB0229A" w14:textId="77777777" w:rsidTr="00132AF7">
        <w:tblPrEx>
          <w:tblPrExChange w:id="3972"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3973"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974" w:author="Chara Katiri" w:date="2015-04-10T23:30:00Z">
              <w:tcPr>
                <w:tcW w:w="1668" w:type="dxa"/>
                <w:gridSpan w:val="2"/>
              </w:tcPr>
            </w:tcPrChange>
          </w:tcPr>
          <w:p w14:paraId="7B70D60F" w14:textId="7F1E2B8B" w:rsidR="00890D2C" w:rsidRPr="00F758B3" w:rsidRDefault="00890D2C"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75" w:author="Chara Katiri" w:date="2015-05-12T13:05:00Z">
                  <w:rPr>
                    <w:rFonts w:ascii="Times" w:eastAsia="Times New Roman" w:hAnsi="Times" w:cs="Times New Roman"/>
                    <w:b w:val="0"/>
                    <w:bCs w:val="0"/>
                    <w:sz w:val="22"/>
                    <w:szCs w:val="22"/>
                    <w:shd w:val="clear" w:color="auto" w:fill="FFFFFF"/>
                    <w:lang w:val="en-GB"/>
                  </w:rPr>
                </w:rPrChange>
              </w:rPr>
              <w:pPrChange w:id="3976"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77" w:author="Chara Katiri" w:date="2015-05-12T13:05:00Z">
                  <w:rPr>
                    <w:rFonts w:ascii="Times" w:eastAsia="Times New Roman" w:hAnsi="Times" w:cs="Times New Roman"/>
                    <w:sz w:val="22"/>
                    <w:szCs w:val="22"/>
                    <w:shd w:val="clear" w:color="auto" w:fill="FFFFFF"/>
                    <w:lang w:val="en-GB"/>
                  </w:rPr>
                </w:rPrChange>
              </w:rPr>
              <w:t>Presence in social media</w:t>
            </w:r>
          </w:p>
        </w:tc>
        <w:tc>
          <w:tcPr>
            <w:tcW w:w="2836" w:type="dxa"/>
            <w:gridSpan w:val="2"/>
            <w:tcPrChange w:id="3978" w:author="Chara Katiri" w:date="2015-04-10T23:30:00Z">
              <w:tcPr>
                <w:tcW w:w="2836" w:type="dxa"/>
                <w:gridSpan w:val="3"/>
              </w:tcPr>
            </w:tcPrChange>
          </w:tcPr>
          <w:p w14:paraId="017FC0CC" w14:textId="32682910"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79" w:author="Chara Katiri" w:date="2015-05-12T13:05:00Z">
                  <w:rPr>
                    <w:rFonts w:ascii="Times" w:eastAsia="Times New Roman" w:hAnsi="Times" w:cs="Times New Roman"/>
                    <w:sz w:val="22"/>
                    <w:szCs w:val="22"/>
                    <w:shd w:val="clear" w:color="auto" w:fill="FFFFFF"/>
                    <w:lang w:val="en-GB"/>
                  </w:rPr>
                </w:rPrChange>
              </w:rPr>
              <w:pPrChange w:id="398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81" w:author="Chara Katiri" w:date="2015-05-12T13:05:00Z">
                  <w:rPr>
                    <w:rFonts w:ascii="Times" w:eastAsia="Times New Roman" w:hAnsi="Times" w:cs="Times New Roman"/>
                    <w:sz w:val="22"/>
                    <w:szCs w:val="22"/>
                    <w:shd w:val="clear" w:color="auto" w:fill="FFFFFF"/>
                    <w:lang w:val="en-GB"/>
                  </w:rPr>
                </w:rPrChange>
              </w:rPr>
              <w:t>Facebook,</w:t>
            </w:r>
          </w:p>
          <w:p w14:paraId="25075314"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82" w:author="Chara Katiri" w:date="2015-05-12T13:05:00Z">
                  <w:rPr>
                    <w:rFonts w:ascii="Times" w:eastAsia="Times New Roman" w:hAnsi="Times" w:cs="Times New Roman"/>
                    <w:sz w:val="22"/>
                    <w:szCs w:val="22"/>
                    <w:shd w:val="clear" w:color="auto" w:fill="FFFFFF"/>
                    <w:lang w:val="en-GB"/>
                  </w:rPr>
                </w:rPrChange>
              </w:rPr>
              <w:pPrChange w:id="3983"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84" w:author="Chara Katiri" w:date="2015-05-12T13:05:00Z">
                  <w:rPr>
                    <w:rFonts w:ascii="Times" w:eastAsia="Times New Roman" w:hAnsi="Times" w:cs="Times New Roman"/>
                    <w:sz w:val="22"/>
                    <w:szCs w:val="22"/>
                    <w:shd w:val="clear" w:color="auto" w:fill="FFFFFF"/>
                    <w:lang w:val="en-GB"/>
                  </w:rPr>
                </w:rPrChange>
              </w:rPr>
              <w:t xml:space="preserve">Twitter, </w:t>
            </w:r>
          </w:p>
          <w:p w14:paraId="318A337F"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85" w:author="Chara Katiri" w:date="2015-05-12T13:05:00Z">
                  <w:rPr>
                    <w:rFonts w:ascii="Times" w:eastAsia="Times New Roman" w:hAnsi="Times" w:cs="Times New Roman"/>
                    <w:sz w:val="22"/>
                    <w:szCs w:val="22"/>
                    <w:shd w:val="clear" w:color="auto" w:fill="FFFFFF"/>
                    <w:lang w:val="en-GB"/>
                  </w:rPr>
                </w:rPrChange>
              </w:rPr>
              <w:pPrChange w:id="398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87" w:author="Chara Katiri" w:date="2015-05-12T13:05:00Z">
                  <w:rPr>
                    <w:rFonts w:ascii="Times" w:eastAsia="Times New Roman" w:hAnsi="Times" w:cs="Times New Roman"/>
                    <w:sz w:val="22"/>
                    <w:szCs w:val="22"/>
                    <w:shd w:val="clear" w:color="auto" w:fill="FFFFFF"/>
                    <w:lang w:val="en-GB"/>
                  </w:rPr>
                </w:rPrChange>
              </w:rPr>
              <w:t xml:space="preserve">Google+, </w:t>
            </w:r>
          </w:p>
          <w:p w14:paraId="42F3C9FB" w14:textId="1DE65529"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88" w:author="Chara Katiri" w:date="2015-05-12T13:05:00Z">
                  <w:rPr>
                    <w:rFonts w:ascii="Times" w:eastAsia="Times New Roman" w:hAnsi="Times" w:cs="Times New Roman"/>
                    <w:sz w:val="22"/>
                    <w:szCs w:val="22"/>
                    <w:shd w:val="clear" w:color="auto" w:fill="FFFFFF"/>
                    <w:lang w:val="en-GB"/>
                  </w:rPr>
                </w:rPrChange>
              </w:rPr>
              <w:pPrChange w:id="398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90" w:author="Chara Katiri" w:date="2015-05-12T13:05:00Z">
                  <w:rPr>
                    <w:rFonts w:ascii="Times" w:eastAsia="Times New Roman" w:hAnsi="Times" w:cs="Times New Roman"/>
                    <w:sz w:val="22"/>
                    <w:szCs w:val="22"/>
                    <w:shd w:val="clear" w:color="auto" w:fill="FFFFFF"/>
                    <w:lang w:val="en-GB"/>
                  </w:rPr>
                </w:rPrChange>
              </w:rPr>
              <w:t>Pinterest.</w:t>
            </w:r>
          </w:p>
        </w:tc>
        <w:tc>
          <w:tcPr>
            <w:tcW w:w="3293" w:type="dxa"/>
            <w:gridSpan w:val="2"/>
            <w:tcPrChange w:id="3991" w:author="Chara Katiri" w:date="2015-04-10T23:30:00Z">
              <w:tcPr>
                <w:tcW w:w="3293" w:type="dxa"/>
                <w:gridSpan w:val="3"/>
              </w:tcPr>
            </w:tcPrChange>
          </w:tcPr>
          <w:p w14:paraId="30032315"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92" w:author="Chara Katiri" w:date="2015-05-12T13:05:00Z">
                  <w:rPr>
                    <w:rFonts w:ascii="Times" w:eastAsia="Times New Roman" w:hAnsi="Times" w:cs="Times New Roman"/>
                    <w:sz w:val="22"/>
                    <w:szCs w:val="22"/>
                    <w:shd w:val="clear" w:color="auto" w:fill="FFFFFF"/>
                    <w:lang w:val="en-GB"/>
                  </w:rPr>
                </w:rPrChange>
              </w:rPr>
              <w:pPrChange w:id="3993"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94" w:author="Chara Katiri" w:date="2015-05-12T13:05:00Z">
                  <w:rPr>
                    <w:rFonts w:ascii="Times" w:eastAsia="Times New Roman" w:hAnsi="Times" w:cs="Times New Roman"/>
                    <w:sz w:val="22"/>
                    <w:szCs w:val="22"/>
                    <w:shd w:val="clear" w:color="auto" w:fill="FFFFFF"/>
                    <w:lang w:val="en-GB"/>
                  </w:rPr>
                </w:rPrChange>
              </w:rPr>
              <w:t xml:space="preserve">Facebook, </w:t>
            </w:r>
          </w:p>
          <w:p w14:paraId="70BE13B3"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95" w:author="Chara Katiri" w:date="2015-05-12T13:05:00Z">
                  <w:rPr>
                    <w:rFonts w:ascii="Times" w:eastAsia="Times New Roman" w:hAnsi="Times" w:cs="Times New Roman"/>
                    <w:sz w:val="22"/>
                    <w:szCs w:val="22"/>
                    <w:shd w:val="clear" w:color="auto" w:fill="FFFFFF"/>
                    <w:lang w:val="en-GB"/>
                  </w:rPr>
                </w:rPrChange>
              </w:rPr>
              <w:pPrChange w:id="399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3997" w:author="Chara Katiri" w:date="2015-05-12T13:05:00Z">
                  <w:rPr>
                    <w:rFonts w:ascii="Times" w:eastAsia="Times New Roman" w:hAnsi="Times" w:cs="Times New Roman"/>
                    <w:sz w:val="22"/>
                    <w:szCs w:val="22"/>
                    <w:shd w:val="clear" w:color="auto" w:fill="FFFFFF"/>
                    <w:lang w:val="en-GB"/>
                  </w:rPr>
                </w:rPrChange>
              </w:rPr>
              <w:t xml:space="preserve">Twitter, </w:t>
            </w:r>
          </w:p>
          <w:p w14:paraId="638FDFD7"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3998" w:author="Chara Katiri" w:date="2015-05-12T13:05:00Z">
                  <w:rPr>
                    <w:rFonts w:ascii="Times" w:eastAsia="Times New Roman" w:hAnsi="Times" w:cs="Times New Roman"/>
                    <w:sz w:val="22"/>
                    <w:szCs w:val="22"/>
                    <w:shd w:val="clear" w:color="auto" w:fill="FFFFFF"/>
                    <w:lang w:val="en-GB"/>
                  </w:rPr>
                </w:rPrChange>
              </w:rPr>
              <w:pPrChange w:id="399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00" w:author="Chara Katiri" w:date="2015-05-12T13:05:00Z">
                  <w:rPr>
                    <w:rFonts w:ascii="Times" w:eastAsia="Times New Roman" w:hAnsi="Times" w:cs="Times New Roman"/>
                    <w:sz w:val="22"/>
                    <w:szCs w:val="22"/>
                    <w:shd w:val="clear" w:color="auto" w:fill="FFFFFF"/>
                    <w:lang w:val="en-GB"/>
                  </w:rPr>
                </w:rPrChange>
              </w:rPr>
              <w:t xml:space="preserve">Google+, </w:t>
            </w:r>
          </w:p>
          <w:p w14:paraId="1D98749B" w14:textId="218B35B1"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01" w:author="Chara Katiri" w:date="2015-05-12T13:05:00Z">
                  <w:rPr>
                    <w:rFonts w:ascii="Times" w:eastAsia="Times New Roman" w:hAnsi="Times" w:cs="Times New Roman"/>
                    <w:sz w:val="22"/>
                    <w:szCs w:val="22"/>
                    <w:shd w:val="clear" w:color="auto" w:fill="FFFFFF"/>
                    <w:lang w:val="en-GB"/>
                  </w:rPr>
                </w:rPrChange>
              </w:rPr>
              <w:pPrChange w:id="4002"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03" w:author="Chara Katiri" w:date="2015-05-12T13:05:00Z">
                  <w:rPr>
                    <w:rFonts w:ascii="Times" w:eastAsia="Times New Roman" w:hAnsi="Times" w:cs="Times New Roman"/>
                    <w:sz w:val="22"/>
                    <w:szCs w:val="22"/>
                    <w:shd w:val="clear" w:color="auto" w:fill="FFFFFF"/>
                    <w:lang w:val="en-GB"/>
                  </w:rPr>
                </w:rPrChange>
              </w:rPr>
              <w:t>Instagram.</w:t>
            </w:r>
          </w:p>
        </w:tc>
        <w:tc>
          <w:tcPr>
            <w:tcW w:w="2943" w:type="dxa"/>
            <w:gridSpan w:val="2"/>
            <w:tcBorders>
              <w:right w:val="single" w:sz="18" w:space="0" w:color="4F81BD" w:themeColor="accent1"/>
            </w:tcBorders>
            <w:tcPrChange w:id="4004" w:author="Chara Katiri" w:date="2015-04-10T23:30:00Z">
              <w:tcPr>
                <w:tcW w:w="3119" w:type="dxa"/>
                <w:gridSpan w:val="3"/>
                <w:tcBorders>
                  <w:right w:val="single" w:sz="18" w:space="0" w:color="4F81BD" w:themeColor="accent1"/>
                </w:tcBorders>
              </w:tcPr>
            </w:tcPrChange>
          </w:tcPr>
          <w:p w14:paraId="74978111"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05" w:author="Chara Katiri" w:date="2015-05-12T13:05:00Z">
                  <w:rPr>
                    <w:rFonts w:ascii="Times" w:eastAsia="Times New Roman" w:hAnsi="Times" w:cs="Times New Roman"/>
                    <w:sz w:val="22"/>
                    <w:szCs w:val="22"/>
                    <w:shd w:val="clear" w:color="auto" w:fill="FFFFFF"/>
                    <w:lang w:val="en-GB"/>
                  </w:rPr>
                </w:rPrChange>
              </w:rPr>
              <w:pPrChange w:id="4006"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07" w:author="Chara Katiri" w:date="2015-05-12T13:05:00Z">
                  <w:rPr>
                    <w:rFonts w:ascii="Times" w:eastAsia="Times New Roman" w:hAnsi="Times" w:cs="Times New Roman"/>
                    <w:sz w:val="22"/>
                    <w:szCs w:val="22"/>
                    <w:shd w:val="clear" w:color="auto" w:fill="FFFFFF"/>
                    <w:lang w:val="en-GB"/>
                  </w:rPr>
                </w:rPrChange>
              </w:rPr>
              <w:t xml:space="preserve">Twitter, </w:t>
            </w:r>
          </w:p>
          <w:p w14:paraId="62FC9D15"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08" w:author="Chara Katiri" w:date="2015-05-12T13:05:00Z">
                  <w:rPr>
                    <w:rFonts w:ascii="Times" w:eastAsia="Times New Roman" w:hAnsi="Times" w:cs="Times New Roman"/>
                    <w:sz w:val="22"/>
                    <w:szCs w:val="22"/>
                    <w:shd w:val="clear" w:color="auto" w:fill="FFFFFF"/>
                    <w:lang w:val="en-GB"/>
                  </w:rPr>
                </w:rPrChange>
              </w:rPr>
              <w:pPrChange w:id="4009"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10" w:author="Chara Katiri" w:date="2015-05-12T13:05:00Z">
                  <w:rPr>
                    <w:rFonts w:ascii="Times" w:eastAsia="Times New Roman" w:hAnsi="Times" w:cs="Times New Roman"/>
                    <w:sz w:val="22"/>
                    <w:szCs w:val="22"/>
                    <w:shd w:val="clear" w:color="auto" w:fill="FFFFFF"/>
                    <w:lang w:val="en-GB"/>
                  </w:rPr>
                </w:rPrChange>
              </w:rPr>
              <w:t xml:space="preserve">Google+, </w:t>
            </w:r>
          </w:p>
          <w:p w14:paraId="301BFAD0"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11" w:author="Chara Katiri" w:date="2015-05-12T13:05:00Z">
                  <w:rPr>
                    <w:rFonts w:ascii="Times" w:eastAsia="Times New Roman" w:hAnsi="Times" w:cs="Times New Roman"/>
                    <w:sz w:val="22"/>
                    <w:szCs w:val="22"/>
                    <w:shd w:val="clear" w:color="auto" w:fill="FFFFFF"/>
                    <w:lang w:val="en-GB"/>
                  </w:rPr>
                </w:rPrChange>
              </w:rPr>
              <w:pPrChange w:id="4012"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13" w:author="Chara Katiri" w:date="2015-05-12T13:05:00Z">
                  <w:rPr>
                    <w:rFonts w:ascii="Times" w:eastAsia="Times New Roman" w:hAnsi="Times" w:cs="Times New Roman"/>
                    <w:sz w:val="22"/>
                    <w:szCs w:val="22"/>
                    <w:shd w:val="clear" w:color="auto" w:fill="FFFFFF"/>
                    <w:lang w:val="en-GB"/>
                  </w:rPr>
                </w:rPrChange>
              </w:rPr>
              <w:t xml:space="preserve">Intagram, </w:t>
            </w:r>
          </w:p>
          <w:p w14:paraId="7CBE30A7" w14:textId="3C71C1AC"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14" w:author="Chara Katiri" w:date="2015-05-12T13:05:00Z">
                  <w:rPr>
                    <w:rFonts w:ascii="Times" w:eastAsia="Times New Roman" w:hAnsi="Times" w:cs="Times New Roman"/>
                    <w:sz w:val="22"/>
                    <w:szCs w:val="22"/>
                    <w:shd w:val="clear" w:color="auto" w:fill="FFFFFF"/>
                    <w:lang w:val="en-GB"/>
                  </w:rPr>
                </w:rPrChange>
              </w:rPr>
              <w:pPrChange w:id="4015"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r w:rsidRPr="00F758B3">
              <w:rPr>
                <w:rFonts w:ascii="Times" w:eastAsia="Times New Roman" w:hAnsi="Times" w:cs="Times New Roman"/>
                <w:sz w:val="22"/>
                <w:szCs w:val="22"/>
                <w:shd w:val="clear" w:color="auto" w:fill="FFFFFF"/>
                <w:lang w:val="en-GB"/>
                <w:rPrChange w:id="4016" w:author="Chara Katiri" w:date="2015-05-12T13:05:00Z">
                  <w:rPr>
                    <w:rFonts w:ascii="Times" w:eastAsia="Times New Roman" w:hAnsi="Times" w:cs="Times New Roman"/>
                    <w:sz w:val="22"/>
                    <w:szCs w:val="22"/>
                    <w:shd w:val="clear" w:color="auto" w:fill="FFFFFF"/>
                    <w:lang w:val="en-GB"/>
                  </w:rPr>
                </w:rPrChange>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4017"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F758B3" w:rsidRDefault="00890D2C"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Change w:id="4018" w:author="Chara Katiri" w:date="2015-05-12T13:05:00Z">
                  <w:rPr>
                    <w:rFonts w:ascii="Times" w:eastAsia="Times New Roman" w:hAnsi="Times" w:cs="Times New Roman"/>
                    <w:sz w:val="22"/>
                    <w:szCs w:val="22"/>
                    <w:shd w:val="clear" w:color="auto" w:fill="FFFFFF"/>
                    <w:lang w:val="en-GB"/>
                  </w:rPr>
                </w:rPrChange>
              </w:rPr>
              <w:pPrChange w:id="4019" w:author="Chara Katiri" w:date="2015-05-12T13:05:00Z">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tc>
      </w:tr>
    </w:tbl>
    <w:p w14:paraId="4F0FDD0D" w14:textId="77777777" w:rsidR="00F758B3" w:rsidRPr="00F758B3" w:rsidRDefault="00F758B3" w:rsidP="00F758B3">
      <w:pPr>
        <w:spacing w:line="360" w:lineRule="auto"/>
        <w:contextualSpacing/>
        <w:jc w:val="both"/>
        <w:rPr>
          <w:rFonts w:ascii="Times" w:eastAsia="Times New Roman" w:hAnsi="Times" w:cs="Times New Roman"/>
          <w:sz w:val="22"/>
          <w:szCs w:val="22"/>
          <w:shd w:val="clear" w:color="auto" w:fill="FFFFFF"/>
          <w:lang w:val="en-GB"/>
          <w:rPrChange w:id="4020" w:author="Chara Katiri" w:date="2015-05-12T13:05:00Z">
            <w:rPr>
              <w:rFonts w:ascii="Times" w:eastAsia="Times New Roman" w:hAnsi="Times" w:cs="Times New Roman"/>
              <w:sz w:val="22"/>
              <w:szCs w:val="22"/>
              <w:shd w:val="clear" w:color="auto" w:fill="FFFFFF"/>
              <w:lang w:val="en-GB"/>
            </w:rPr>
          </w:rPrChange>
        </w:rPr>
        <w:sectPr w:rsidR="00F758B3" w:rsidRPr="00F758B3" w:rsidSect="008838C1">
          <w:pgSz w:w="16840" w:h="11900" w:orient="landscape"/>
          <w:pgMar w:top="1440" w:right="1440" w:bottom="1440" w:left="1440" w:header="708" w:footer="708" w:gutter="0"/>
          <w:cols w:space="708"/>
          <w:titlePg/>
          <w:docGrid w:linePitch="360"/>
          <w:sectPrChange w:id="4021" w:author="Chara Katiri" w:date="2015-04-10T23:21:00Z">
            <w:sectPr w:rsidR="00F758B3" w:rsidRPr="00F758B3" w:rsidSect="008838C1">
              <w:pgMar w:top="993" w:right="1440" w:bottom="1440" w:left="1440" w:header="708" w:footer="708" w:gutter="0"/>
            </w:sectPr>
          </w:sectPrChange>
        </w:sectPr>
        <w:pPrChange w:id="4022" w:author="Chara Katiri" w:date="2015-05-12T13:05:00Z">
          <w:pPr>
            <w:spacing w:line="360" w:lineRule="auto"/>
            <w:contextualSpacing/>
            <w:jc w:val="both"/>
          </w:pPr>
        </w:pPrChange>
      </w:pPr>
    </w:p>
    <w:p w14:paraId="1FE9E3E1" w14:textId="77777777" w:rsidR="008D4B13" w:rsidRPr="00F758B3" w:rsidRDefault="008D4B13" w:rsidP="00F758B3">
      <w:pPr>
        <w:pStyle w:val="Heading2"/>
        <w:numPr>
          <w:ilvl w:val="1"/>
          <w:numId w:val="13"/>
        </w:numPr>
        <w:spacing w:line="360" w:lineRule="auto"/>
        <w:contextualSpacing/>
        <w:jc w:val="both"/>
        <w:rPr>
          <w:rFonts w:ascii="Times" w:hAnsi="Times" w:cs="Times New Roman"/>
          <w:color w:val="auto"/>
          <w:sz w:val="22"/>
          <w:szCs w:val="22"/>
          <w:lang w:val="en-GB"/>
          <w:rPrChange w:id="4023" w:author="Chara Katiri" w:date="2015-05-12T13:05:00Z">
            <w:rPr>
              <w:rFonts w:ascii="Times" w:hAnsi="Times" w:cs="Times New Roman"/>
              <w:color w:val="auto"/>
              <w:sz w:val="22"/>
              <w:szCs w:val="22"/>
              <w:lang w:val="en-GB"/>
            </w:rPr>
          </w:rPrChange>
        </w:rPr>
        <w:pPrChange w:id="4024" w:author="Chara Katiri" w:date="2015-05-12T13:05:00Z">
          <w:pPr>
            <w:pStyle w:val="Heading2"/>
            <w:numPr>
              <w:numId w:val="13"/>
            </w:numPr>
            <w:spacing w:line="360" w:lineRule="auto"/>
            <w:ind w:left="792" w:hanging="432"/>
            <w:contextualSpacing/>
            <w:jc w:val="both"/>
          </w:pPr>
        </w:pPrChange>
      </w:pPr>
      <w:bookmarkStart w:id="4025" w:name="_Toc292730843"/>
      <w:r w:rsidRPr="00F758B3">
        <w:rPr>
          <w:rFonts w:ascii="Times" w:hAnsi="Times" w:cs="Times New Roman"/>
          <w:color w:val="auto"/>
          <w:sz w:val="22"/>
          <w:szCs w:val="22"/>
          <w:lang w:val="en-GB"/>
          <w:rPrChange w:id="4026" w:author="Chara Katiri" w:date="2015-05-12T13:05:00Z">
            <w:rPr>
              <w:rFonts w:ascii="Times" w:hAnsi="Times" w:cs="Times New Roman"/>
              <w:color w:val="auto"/>
              <w:sz w:val="22"/>
              <w:szCs w:val="22"/>
              <w:lang w:val="en-GB"/>
            </w:rPr>
          </w:rPrChange>
        </w:rPr>
        <w:t>Tackling the problem</w:t>
      </w:r>
      <w:bookmarkEnd w:id="4025"/>
    </w:p>
    <w:p w14:paraId="411F2B5F" w14:textId="1C4DD593" w:rsidR="001437E8" w:rsidRPr="00F758B3" w:rsidRDefault="00723C0F" w:rsidP="00F758B3">
      <w:pPr>
        <w:spacing w:line="360" w:lineRule="auto"/>
        <w:ind w:firstLine="720"/>
        <w:contextualSpacing/>
        <w:jc w:val="both"/>
        <w:rPr>
          <w:rFonts w:ascii="Times" w:eastAsia="Times New Roman" w:hAnsi="Times" w:cs="Times New Roman"/>
          <w:sz w:val="22"/>
          <w:szCs w:val="22"/>
          <w:shd w:val="clear" w:color="auto" w:fill="FFFFFF"/>
          <w:lang w:val="en-GB"/>
          <w:rPrChange w:id="4027" w:author="Chara Katiri" w:date="2015-05-12T13:05:00Z">
            <w:rPr>
              <w:rFonts w:ascii="Times" w:eastAsia="Times New Roman" w:hAnsi="Times" w:cs="Times New Roman"/>
              <w:sz w:val="22"/>
              <w:szCs w:val="22"/>
              <w:shd w:val="clear" w:color="auto" w:fill="FFFFFF"/>
              <w:lang w:val="en-GB"/>
            </w:rPr>
          </w:rPrChange>
        </w:rPr>
        <w:pPrChange w:id="4028"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4029" w:author="Chara Katiri" w:date="2015-05-12T13:05:00Z">
            <w:rPr>
              <w:rFonts w:ascii="Times" w:eastAsia="Times New Roman" w:hAnsi="Times" w:cs="Times New Roman"/>
              <w:sz w:val="22"/>
              <w:szCs w:val="22"/>
              <w:shd w:val="clear" w:color="auto" w:fill="FFFFFF"/>
              <w:lang w:val="en-GB"/>
            </w:rPr>
          </w:rPrChange>
        </w:rPr>
        <w:t>The development of Pinboard website provide</w:t>
      </w:r>
      <w:r w:rsidR="006A5854" w:rsidRPr="00F758B3">
        <w:rPr>
          <w:rFonts w:ascii="Times" w:eastAsia="Times New Roman" w:hAnsi="Times" w:cs="Times New Roman"/>
          <w:sz w:val="22"/>
          <w:szCs w:val="22"/>
          <w:shd w:val="clear" w:color="auto" w:fill="FFFFFF"/>
          <w:lang w:val="en-GB"/>
          <w:rPrChange w:id="4030" w:author="Chara Katiri" w:date="2015-05-12T13:05:00Z">
            <w:rPr>
              <w:rFonts w:ascii="Times" w:eastAsia="Times New Roman" w:hAnsi="Times" w:cs="Times New Roman"/>
              <w:sz w:val="22"/>
              <w:szCs w:val="22"/>
              <w:shd w:val="clear" w:color="auto" w:fill="FFFFFF"/>
              <w:lang w:val="en-GB"/>
            </w:rPr>
          </w:rPrChange>
        </w:rPr>
        <w:t>s an</w:t>
      </w:r>
      <w:r w:rsidRPr="00F758B3">
        <w:rPr>
          <w:rFonts w:ascii="Times" w:eastAsia="Times New Roman" w:hAnsi="Times" w:cs="Times New Roman"/>
          <w:sz w:val="22"/>
          <w:szCs w:val="22"/>
          <w:shd w:val="clear" w:color="auto" w:fill="FFFFFF"/>
          <w:lang w:val="en-GB"/>
          <w:rPrChange w:id="4031" w:author="Chara Katiri" w:date="2015-05-12T13:05:00Z">
            <w:rPr>
              <w:rFonts w:ascii="Times" w:eastAsia="Times New Roman" w:hAnsi="Times" w:cs="Times New Roman"/>
              <w:sz w:val="22"/>
              <w:szCs w:val="22"/>
              <w:shd w:val="clear" w:color="auto" w:fill="FFFFFF"/>
              <w:lang w:val="en-GB"/>
            </w:rPr>
          </w:rPrChange>
        </w:rPr>
        <w:t xml:space="preserve"> alternative </w:t>
      </w:r>
      <w:r w:rsidR="006A5854" w:rsidRPr="00F758B3">
        <w:rPr>
          <w:rFonts w:ascii="Times" w:eastAsia="Times New Roman" w:hAnsi="Times" w:cs="Times New Roman"/>
          <w:sz w:val="22"/>
          <w:szCs w:val="22"/>
          <w:shd w:val="clear" w:color="auto" w:fill="FFFFFF"/>
          <w:lang w:val="en-GB"/>
          <w:rPrChange w:id="4032" w:author="Chara Katiri" w:date="2015-05-12T13:05:00Z">
            <w:rPr>
              <w:rFonts w:ascii="Times" w:eastAsia="Times New Roman" w:hAnsi="Times" w:cs="Times New Roman"/>
              <w:sz w:val="22"/>
              <w:szCs w:val="22"/>
              <w:shd w:val="clear" w:color="auto" w:fill="FFFFFF"/>
              <w:lang w:val="en-GB"/>
            </w:rPr>
          </w:rPrChange>
        </w:rPr>
        <w:t>process</w:t>
      </w:r>
      <w:r w:rsidR="001437E8" w:rsidRPr="00F758B3">
        <w:rPr>
          <w:rFonts w:ascii="Times" w:eastAsia="Times New Roman" w:hAnsi="Times" w:cs="Times New Roman"/>
          <w:sz w:val="22"/>
          <w:szCs w:val="22"/>
          <w:shd w:val="clear" w:color="auto" w:fill="FFFFFF"/>
          <w:lang w:val="en-GB"/>
          <w:rPrChange w:id="4033" w:author="Chara Katiri" w:date="2015-05-12T13:05:00Z">
            <w:rPr>
              <w:rFonts w:ascii="Times" w:eastAsia="Times New Roman" w:hAnsi="Times" w:cs="Times New Roman"/>
              <w:sz w:val="22"/>
              <w:szCs w:val="22"/>
              <w:shd w:val="clear" w:color="auto" w:fill="FFFFFF"/>
              <w:lang w:val="en-GB"/>
            </w:rPr>
          </w:rPrChange>
        </w:rPr>
        <w:t xml:space="preserve"> to email distribution for</w:t>
      </w:r>
      <w:r w:rsidRPr="00F758B3">
        <w:rPr>
          <w:rFonts w:ascii="Times" w:eastAsia="Times New Roman" w:hAnsi="Times" w:cs="Times New Roman"/>
          <w:sz w:val="22"/>
          <w:szCs w:val="22"/>
          <w:shd w:val="clear" w:color="auto" w:fill="FFFFFF"/>
          <w:lang w:val="en-GB"/>
          <w:rPrChange w:id="4034" w:author="Chara Katiri" w:date="2015-05-12T13:05:00Z">
            <w:rPr>
              <w:rFonts w:ascii="Times" w:eastAsia="Times New Roman" w:hAnsi="Times" w:cs="Times New Roman"/>
              <w:sz w:val="22"/>
              <w:szCs w:val="22"/>
              <w:shd w:val="clear" w:color="auto" w:fill="FFFFFF"/>
              <w:lang w:val="en-GB"/>
            </w:rPr>
          </w:rPrChange>
        </w:rPr>
        <w:t xml:space="preserve"> students that wish to sell their second-hand books or</w:t>
      </w:r>
      <w:r w:rsidR="001437E8" w:rsidRPr="00F758B3">
        <w:rPr>
          <w:rFonts w:ascii="Times" w:eastAsia="Times New Roman" w:hAnsi="Times" w:cs="Times New Roman"/>
          <w:sz w:val="22"/>
          <w:szCs w:val="22"/>
          <w:shd w:val="clear" w:color="auto" w:fill="FFFFFF"/>
          <w:lang w:val="en-GB"/>
          <w:rPrChange w:id="4035" w:author="Chara Katiri" w:date="2015-05-12T13:05:00Z">
            <w:rPr>
              <w:rFonts w:ascii="Times" w:eastAsia="Times New Roman" w:hAnsi="Times" w:cs="Times New Roman"/>
              <w:sz w:val="22"/>
              <w:szCs w:val="22"/>
              <w:shd w:val="clear" w:color="auto" w:fill="FFFFFF"/>
              <w:lang w:val="en-GB"/>
            </w:rPr>
          </w:rPrChange>
        </w:rPr>
        <w:t xml:space="preserve"> request room swaps on campus. By providing an organised system, the target audience</w:t>
      </w:r>
      <w:ins w:id="4036" w:author="Chara Katiri" w:date="2015-05-02T14:33:00Z">
        <w:r w:rsidR="0069684A" w:rsidRPr="00F758B3">
          <w:rPr>
            <w:rFonts w:ascii="Times" w:eastAsia="Times New Roman" w:hAnsi="Times" w:cs="Times New Roman"/>
            <w:sz w:val="22"/>
            <w:szCs w:val="22"/>
            <w:shd w:val="clear" w:color="auto" w:fill="FFFFFF"/>
            <w:lang w:val="en-GB"/>
            <w:rPrChange w:id="4037" w:author="Chara Katiri" w:date="2015-05-12T13:05:00Z">
              <w:rPr>
                <w:rFonts w:ascii="Times" w:eastAsia="Times New Roman" w:hAnsi="Times" w:cs="Times New Roman"/>
                <w:sz w:val="22"/>
                <w:szCs w:val="22"/>
                <w:shd w:val="clear" w:color="auto" w:fill="FFFFFF"/>
                <w:lang w:val="en-GB"/>
              </w:rPr>
            </w:rPrChange>
          </w:rPr>
          <w:t xml:space="preserve"> </w:t>
        </w:r>
      </w:ins>
      <w:r w:rsidR="001437E8" w:rsidRPr="00F758B3">
        <w:rPr>
          <w:rFonts w:ascii="Times" w:eastAsia="Times New Roman" w:hAnsi="Times" w:cs="Times New Roman"/>
          <w:sz w:val="22"/>
          <w:szCs w:val="22"/>
          <w:shd w:val="clear" w:color="auto" w:fill="FFFFFF"/>
          <w:lang w:val="en-GB"/>
          <w:rPrChange w:id="4038" w:author="Chara Katiri" w:date="2015-05-12T13:05:00Z">
            <w:rPr>
              <w:rFonts w:ascii="Times" w:eastAsia="Times New Roman" w:hAnsi="Times" w:cs="Times New Roman"/>
              <w:sz w:val="22"/>
              <w:szCs w:val="22"/>
              <w:shd w:val="clear" w:color="auto" w:fill="FFFFFF"/>
              <w:lang w:val="en-GB"/>
            </w:rPr>
          </w:rPrChange>
        </w:rPr>
        <w:t>can navigate to Pinboard website and check numerous options before they make their decision on which book to purchase</w:t>
      </w:r>
      <w:r w:rsidR="00AA27B0" w:rsidRPr="00F758B3">
        <w:rPr>
          <w:rFonts w:ascii="Times" w:eastAsia="Times New Roman" w:hAnsi="Times" w:cs="Times New Roman"/>
          <w:sz w:val="22"/>
          <w:szCs w:val="22"/>
          <w:shd w:val="clear" w:color="auto" w:fill="FFFFFF"/>
          <w:lang w:val="en-GB"/>
          <w:rPrChange w:id="4039" w:author="Chara Katiri" w:date="2015-05-12T13:05:00Z">
            <w:rPr>
              <w:rFonts w:ascii="Times" w:eastAsia="Times New Roman" w:hAnsi="Times" w:cs="Times New Roman"/>
              <w:sz w:val="22"/>
              <w:szCs w:val="22"/>
              <w:shd w:val="clear" w:color="auto" w:fill="FFFFFF"/>
              <w:lang w:val="en-GB"/>
            </w:rPr>
          </w:rPrChange>
        </w:rPr>
        <w:t xml:space="preserve"> </w:t>
      </w:r>
      <w:r w:rsidR="001437E8" w:rsidRPr="00F758B3">
        <w:rPr>
          <w:rFonts w:ascii="Times" w:eastAsia="Times New Roman" w:hAnsi="Times" w:cs="Times New Roman"/>
          <w:sz w:val="22"/>
          <w:szCs w:val="22"/>
          <w:shd w:val="clear" w:color="auto" w:fill="FFFFFF"/>
          <w:lang w:val="en-GB"/>
          <w:rPrChange w:id="4040" w:author="Chara Katiri" w:date="2015-05-12T13:05:00Z">
            <w:rPr>
              <w:rFonts w:ascii="Times" w:eastAsia="Times New Roman" w:hAnsi="Times" w:cs="Times New Roman"/>
              <w:sz w:val="22"/>
              <w:szCs w:val="22"/>
              <w:shd w:val="clear" w:color="auto" w:fill="FFFFFF"/>
              <w:lang w:val="en-GB"/>
            </w:rPr>
          </w:rPrChange>
        </w:rPr>
        <w:t>/</w:t>
      </w:r>
      <w:r w:rsidR="00AA27B0" w:rsidRPr="00F758B3">
        <w:rPr>
          <w:rFonts w:ascii="Times" w:eastAsia="Times New Roman" w:hAnsi="Times" w:cs="Times New Roman"/>
          <w:sz w:val="22"/>
          <w:szCs w:val="22"/>
          <w:shd w:val="clear" w:color="auto" w:fill="FFFFFF"/>
          <w:lang w:val="en-GB"/>
          <w:rPrChange w:id="4041" w:author="Chara Katiri" w:date="2015-05-12T13:05:00Z">
            <w:rPr>
              <w:rFonts w:ascii="Times" w:eastAsia="Times New Roman" w:hAnsi="Times" w:cs="Times New Roman"/>
              <w:sz w:val="22"/>
              <w:szCs w:val="22"/>
              <w:shd w:val="clear" w:color="auto" w:fill="FFFFFF"/>
              <w:lang w:val="en-GB"/>
            </w:rPr>
          </w:rPrChange>
        </w:rPr>
        <w:t xml:space="preserve"> </w:t>
      </w:r>
      <w:r w:rsidR="001437E8" w:rsidRPr="00F758B3">
        <w:rPr>
          <w:rFonts w:ascii="Times" w:eastAsia="Times New Roman" w:hAnsi="Times" w:cs="Times New Roman"/>
          <w:sz w:val="22"/>
          <w:szCs w:val="22"/>
          <w:shd w:val="clear" w:color="auto" w:fill="FFFFFF"/>
          <w:lang w:val="en-GB"/>
          <w:rPrChange w:id="4042" w:author="Chara Katiri" w:date="2015-05-12T13:05:00Z">
            <w:rPr>
              <w:rFonts w:ascii="Times" w:eastAsia="Times New Roman" w:hAnsi="Times" w:cs="Times New Roman"/>
              <w:sz w:val="22"/>
              <w:szCs w:val="22"/>
              <w:shd w:val="clear" w:color="auto" w:fill="FFFFFF"/>
              <w:lang w:val="en-GB"/>
            </w:rPr>
          </w:rPrChange>
        </w:rPr>
        <w:t>room to swap. The organised service helps minimize the number of bulk emails created by student-sellers that wished to advertise books or room swaps.</w:t>
      </w:r>
    </w:p>
    <w:p w14:paraId="63CFC53C" w14:textId="77777777" w:rsidR="00723C0F" w:rsidRPr="00F758B3" w:rsidRDefault="001437E8" w:rsidP="00F758B3">
      <w:pPr>
        <w:spacing w:line="360" w:lineRule="auto"/>
        <w:ind w:firstLine="720"/>
        <w:contextualSpacing/>
        <w:jc w:val="both"/>
        <w:rPr>
          <w:rFonts w:ascii="Times" w:eastAsia="Times New Roman" w:hAnsi="Times" w:cs="Times New Roman"/>
          <w:sz w:val="22"/>
          <w:szCs w:val="22"/>
          <w:shd w:val="clear" w:color="auto" w:fill="FFFFFF"/>
          <w:lang w:val="en-GB"/>
          <w:rPrChange w:id="4043" w:author="Chara Katiri" w:date="2015-05-12T13:05:00Z">
            <w:rPr>
              <w:rFonts w:ascii="Times" w:eastAsia="Times New Roman" w:hAnsi="Times" w:cs="Times New Roman"/>
              <w:sz w:val="22"/>
              <w:szCs w:val="22"/>
              <w:shd w:val="clear" w:color="auto" w:fill="FFFFFF"/>
              <w:lang w:val="en-GB"/>
            </w:rPr>
          </w:rPrChange>
        </w:rPr>
        <w:pPrChange w:id="4044" w:author="Chara Katiri" w:date="2015-05-12T13:05:00Z">
          <w:pPr>
            <w:spacing w:line="360" w:lineRule="auto"/>
            <w:ind w:firstLine="720"/>
            <w:contextualSpacing/>
            <w:jc w:val="both"/>
          </w:pPr>
        </w:pPrChange>
      </w:pPr>
      <w:r w:rsidRPr="00F758B3">
        <w:rPr>
          <w:rFonts w:ascii="Times" w:eastAsia="Times New Roman" w:hAnsi="Times" w:cs="Times New Roman"/>
          <w:sz w:val="22"/>
          <w:szCs w:val="22"/>
          <w:shd w:val="clear" w:color="auto" w:fill="FFFFFF"/>
          <w:lang w:val="en-GB"/>
          <w:rPrChange w:id="4045" w:author="Chara Katiri" w:date="2015-05-12T13:05:00Z">
            <w:rPr>
              <w:rFonts w:ascii="Times" w:eastAsia="Times New Roman" w:hAnsi="Times" w:cs="Times New Roman"/>
              <w:sz w:val="22"/>
              <w:szCs w:val="22"/>
              <w:shd w:val="clear" w:color="auto" w:fill="FFFFFF"/>
              <w:lang w:val="en-GB"/>
            </w:rPr>
          </w:rPrChange>
        </w:rPr>
        <w:t xml:space="preserve"> </w:t>
      </w:r>
    </w:p>
    <w:p w14:paraId="4C19CF9D" w14:textId="4C38E4DC" w:rsidR="008D4B13" w:rsidRPr="00F758B3" w:rsidRDefault="006A5854" w:rsidP="00F758B3">
      <w:pPr>
        <w:pStyle w:val="Heading2"/>
        <w:numPr>
          <w:ilvl w:val="1"/>
          <w:numId w:val="13"/>
        </w:numPr>
        <w:spacing w:line="360" w:lineRule="auto"/>
        <w:contextualSpacing/>
        <w:jc w:val="both"/>
        <w:rPr>
          <w:rFonts w:ascii="Times" w:hAnsi="Times" w:cs="Times New Roman"/>
          <w:color w:val="auto"/>
          <w:sz w:val="22"/>
          <w:szCs w:val="22"/>
          <w:lang w:val="en-GB"/>
          <w:rPrChange w:id="4046" w:author="Chara Katiri" w:date="2015-05-12T13:05:00Z">
            <w:rPr>
              <w:rFonts w:ascii="Times" w:hAnsi="Times" w:cs="Times New Roman"/>
              <w:color w:val="auto"/>
              <w:sz w:val="22"/>
              <w:szCs w:val="22"/>
              <w:lang w:val="en-GB"/>
            </w:rPr>
          </w:rPrChange>
        </w:rPr>
        <w:pPrChange w:id="4047" w:author="Chara Katiri" w:date="2015-05-12T13:05:00Z">
          <w:pPr>
            <w:pStyle w:val="Heading2"/>
            <w:numPr>
              <w:numId w:val="13"/>
            </w:numPr>
            <w:spacing w:line="360" w:lineRule="auto"/>
            <w:ind w:left="792" w:hanging="432"/>
            <w:contextualSpacing/>
            <w:jc w:val="both"/>
          </w:pPr>
        </w:pPrChange>
      </w:pPr>
      <w:bookmarkStart w:id="4048" w:name="_Toc292730844"/>
      <w:r w:rsidRPr="00F758B3">
        <w:rPr>
          <w:rFonts w:ascii="Times" w:hAnsi="Times" w:cs="Times New Roman"/>
          <w:color w:val="auto"/>
          <w:sz w:val="22"/>
          <w:szCs w:val="22"/>
          <w:lang w:val="en-GB"/>
          <w:rPrChange w:id="4049" w:author="Chara Katiri" w:date="2015-05-12T13:05:00Z">
            <w:rPr>
              <w:rFonts w:ascii="Times" w:hAnsi="Times" w:cs="Times New Roman"/>
              <w:color w:val="auto"/>
              <w:sz w:val="22"/>
              <w:szCs w:val="22"/>
              <w:lang w:val="en-GB"/>
            </w:rPr>
          </w:rPrChange>
        </w:rPr>
        <w:t>A</w:t>
      </w:r>
      <w:r w:rsidR="008D4B13" w:rsidRPr="00F758B3">
        <w:rPr>
          <w:rFonts w:ascii="Times" w:hAnsi="Times" w:cs="Times New Roman"/>
          <w:color w:val="auto"/>
          <w:sz w:val="22"/>
          <w:szCs w:val="22"/>
          <w:lang w:val="en-GB"/>
          <w:rPrChange w:id="4050" w:author="Chara Katiri" w:date="2015-05-12T13:05:00Z">
            <w:rPr>
              <w:rFonts w:ascii="Times" w:hAnsi="Times" w:cs="Times New Roman"/>
              <w:color w:val="auto"/>
              <w:sz w:val="22"/>
              <w:szCs w:val="22"/>
              <w:lang w:val="en-GB"/>
            </w:rPr>
          </w:rPrChange>
        </w:rPr>
        <w:t xml:space="preserve">cceptance </w:t>
      </w:r>
      <w:r w:rsidR="005A2D81" w:rsidRPr="00F758B3">
        <w:rPr>
          <w:rFonts w:ascii="Times" w:hAnsi="Times" w:cs="Times New Roman"/>
          <w:color w:val="auto"/>
          <w:sz w:val="22"/>
          <w:szCs w:val="22"/>
          <w:lang w:val="en-GB"/>
          <w:rPrChange w:id="4051" w:author="Chara Katiri" w:date="2015-05-12T13:05:00Z">
            <w:rPr>
              <w:rFonts w:ascii="Times" w:hAnsi="Times" w:cs="Times New Roman"/>
              <w:color w:val="auto"/>
              <w:sz w:val="22"/>
              <w:szCs w:val="22"/>
              <w:lang w:val="en-GB"/>
            </w:rPr>
          </w:rPrChange>
        </w:rPr>
        <w:t>and u</w:t>
      </w:r>
      <w:r w:rsidRPr="00F758B3">
        <w:rPr>
          <w:rFonts w:ascii="Times" w:hAnsi="Times" w:cs="Times New Roman"/>
          <w:color w:val="auto"/>
          <w:sz w:val="22"/>
          <w:szCs w:val="22"/>
          <w:lang w:val="en-GB"/>
          <w:rPrChange w:id="4052" w:author="Chara Katiri" w:date="2015-05-12T13:05:00Z">
            <w:rPr>
              <w:rFonts w:ascii="Times" w:hAnsi="Times" w:cs="Times New Roman"/>
              <w:color w:val="auto"/>
              <w:sz w:val="22"/>
              <w:szCs w:val="22"/>
              <w:lang w:val="en-GB"/>
            </w:rPr>
          </w:rPrChange>
        </w:rPr>
        <w:t xml:space="preserve">sability </w:t>
      </w:r>
      <w:r w:rsidR="008D4B13" w:rsidRPr="00F758B3">
        <w:rPr>
          <w:rFonts w:ascii="Times" w:hAnsi="Times" w:cs="Times New Roman"/>
          <w:color w:val="auto"/>
          <w:sz w:val="22"/>
          <w:szCs w:val="22"/>
          <w:lang w:val="en-GB"/>
          <w:rPrChange w:id="4053" w:author="Chara Katiri" w:date="2015-05-12T13:05:00Z">
            <w:rPr>
              <w:rFonts w:ascii="Times" w:hAnsi="Times" w:cs="Times New Roman"/>
              <w:color w:val="auto"/>
              <w:sz w:val="22"/>
              <w:szCs w:val="22"/>
              <w:lang w:val="en-GB"/>
            </w:rPr>
          </w:rPrChange>
        </w:rPr>
        <w:t>concerns</w:t>
      </w:r>
      <w:bookmarkEnd w:id="4048"/>
    </w:p>
    <w:p w14:paraId="6F4F2562" w14:textId="77777777" w:rsidR="00F758B3" w:rsidRDefault="005A2D81" w:rsidP="00F758B3">
      <w:pPr>
        <w:spacing w:line="360" w:lineRule="auto"/>
        <w:ind w:firstLine="720"/>
        <w:contextualSpacing/>
        <w:jc w:val="both"/>
        <w:rPr>
          <w:ins w:id="4054" w:author="Chara Katiri" w:date="2015-05-12T13:07:00Z"/>
          <w:rFonts w:ascii="Times" w:eastAsia="Times New Roman" w:hAnsi="Times" w:cs="Times New Roman"/>
          <w:sz w:val="22"/>
          <w:szCs w:val="22"/>
          <w:lang w:val="en-GB"/>
        </w:rPr>
        <w:pPrChange w:id="4055" w:author="Chara Katiri" w:date="2015-05-12T13:05:00Z">
          <w:pPr>
            <w:spacing w:line="360" w:lineRule="auto"/>
            <w:ind w:firstLine="720"/>
            <w:contextualSpacing/>
            <w:jc w:val="both"/>
          </w:pPr>
        </w:pPrChange>
      </w:pPr>
      <w:r w:rsidRPr="00F758B3">
        <w:rPr>
          <w:rFonts w:ascii="Times" w:eastAsia="Times New Roman" w:hAnsi="Times" w:cs="Times New Roman"/>
          <w:sz w:val="22"/>
          <w:szCs w:val="22"/>
          <w:lang w:val="en-GB"/>
          <w:rPrChange w:id="4056" w:author="Chara Katiri" w:date="2015-05-12T13:05:00Z">
            <w:rPr>
              <w:rFonts w:ascii="Times" w:eastAsia="Times New Roman" w:hAnsi="Times" w:cs="Times New Roman"/>
              <w:sz w:val="22"/>
              <w:szCs w:val="22"/>
              <w:lang w:val="en-GB"/>
            </w:rPr>
          </w:rPrChange>
        </w:rPr>
        <w:t>The key concern is for the IT Services/Systems Team to accept the deployment of the we</w:t>
      </w:r>
      <w:r w:rsidR="0062322A" w:rsidRPr="00F758B3">
        <w:rPr>
          <w:rFonts w:ascii="Times" w:eastAsia="Times New Roman" w:hAnsi="Times" w:cs="Times New Roman"/>
          <w:sz w:val="22"/>
          <w:szCs w:val="22"/>
          <w:lang w:val="en-GB"/>
          <w:rPrChange w:id="4057" w:author="Chara Katiri" w:date="2015-05-12T13:05:00Z">
            <w:rPr>
              <w:rFonts w:ascii="Times" w:eastAsia="Times New Roman" w:hAnsi="Times" w:cs="Times New Roman"/>
              <w:sz w:val="22"/>
              <w:szCs w:val="22"/>
              <w:lang w:val="en-GB"/>
            </w:rPr>
          </w:rPrChange>
        </w:rPr>
        <w:t>bsite on Surrey’s intranet. If it’s accepted</w:t>
      </w:r>
      <w:r w:rsidRPr="00F758B3">
        <w:rPr>
          <w:rFonts w:ascii="Times" w:eastAsia="Times New Roman" w:hAnsi="Times" w:cs="Times New Roman"/>
          <w:sz w:val="22"/>
          <w:szCs w:val="22"/>
          <w:lang w:val="en-GB"/>
          <w:rPrChange w:id="4058" w:author="Chara Katiri" w:date="2015-05-12T13:05:00Z">
            <w:rPr>
              <w:rFonts w:ascii="Times" w:eastAsia="Times New Roman" w:hAnsi="Times" w:cs="Times New Roman"/>
              <w:sz w:val="22"/>
              <w:szCs w:val="22"/>
              <w:lang w:val="en-GB"/>
            </w:rPr>
          </w:rPrChange>
        </w:rPr>
        <w:t xml:space="preserve">, the arising concern is the level of usability of the website by the end users. </w:t>
      </w:r>
    </w:p>
    <w:p w14:paraId="6F43135B" w14:textId="4A5A05AE" w:rsidR="00180E37" w:rsidRPr="00AC7486" w:rsidRDefault="005A2D81" w:rsidP="00AC7486">
      <w:pPr>
        <w:spacing w:line="360" w:lineRule="auto"/>
        <w:ind w:firstLine="567"/>
        <w:contextualSpacing/>
        <w:jc w:val="both"/>
        <w:rPr>
          <w:rFonts w:ascii="Times" w:eastAsia="Times New Roman" w:hAnsi="Times" w:cs="Times New Roman"/>
          <w:sz w:val="22"/>
          <w:szCs w:val="22"/>
          <w:shd w:val="clear" w:color="auto" w:fill="FFFFFF"/>
          <w:lang w:val="en-GB"/>
          <w:rPrChange w:id="4059" w:author="Chara Katiri" w:date="2015-05-12T15:20:00Z">
            <w:rPr>
              <w:rFonts w:ascii="Times" w:eastAsia="Times New Roman" w:hAnsi="Times" w:cs="Times New Roman"/>
              <w:sz w:val="22"/>
              <w:szCs w:val="22"/>
              <w:lang w:val="en-GB"/>
            </w:rPr>
          </w:rPrChange>
        </w:rPr>
        <w:pPrChange w:id="4060" w:author="Chara Katiri" w:date="2015-05-12T15:20:00Z">
          <w:pPr>
            <w:spacing w:line="360" w:lineRule="auto"/>
            <w:ind w:firstLine="720"/>
            <w:contextualSpacing/>
            <w:jc w:val="both"/>
          </w:pPr>
        </w:pPrChange>
      </w:pPr>
      <w:commentRangeStart w:id="4061"/>
      <w:r w:rsidRPr="00AC7486">
        <w:rPr>
          <w:rFonts w:ascii="Times" w:eastAsia="Times New Roman" w:hAnsi="Times" w:cs="Times New Roman"/>
          <w:sz w:val="22"/>
          <w:szCs w:val="22"/>
          <w:shd w:val="clear" w:color="auto" w:fill="FFFFFF"/>
          <w:lang w:val="en-GB"/>
          <w:rPrChange w:id="4062" w:author="Chara Katiri" w:date="2015-05-12T15:20:00Z">
            <w:rPr>
              <w:rFonts w:ascii="Times" w:eastAsia="Times New Roman" w:hAnsi="Times" w:cs="Times New Roman"/>
              <w:sz w:val="22"/>
              <w:szCs w:val="22"/>
              <w:lang w:val="en-GB"/>
            </w:rPr>
          </w:rPrChange>
        </w:rPr>
        <w:t>However, if the deployment of the website is not approved, the project</w:t>
      </w:r>
      <w:r w:rsidR="00180E37" w:rsidRPr="00AC7486">
        <w:rPr>
          <w:rFonts w:ascii="Times" w:eastAsia="Times New Roman" w:hAnsi="Times" w:cs="Times New Roman"/>
          <w:sz w:val="22"/>
          <w:szCs w:val="22"/>
          <w:shd w:val="clear" w:color="auto" w:fill="FFFFFF"/>
          <w:lang w:val="en-GB"/>
          <w:rPrChange w:id="4063" w:author="Chara Katiri" w:date="2015-05-12T15:20:00Z">
            <w:rPr>
              <w:rFonts w:ascii="Times" w:eastAsia="Times New Roman" w:hAnsi="Times" w:cs="Times New Roman"/>
              <w:sz w:val="22"/>
              <w:szCs w:val="22"/>
              <w:lang w:val="en-GB"/>
            </w:rPr>
          </w:rPrChange>
        </w:rPr>
        <w:t xml:space="preserve"> will be seen as </w:t>
      </w:r>
      <w:r w:rsidRPr="00AC7486">
        <w:rPr>
          <w:rFonts w:ascii="Times" w:eastAsia="Times New Roman" w:hAnsi="Times" w:cs="Times New Roman"/>
          <w:sz w:val="22"/>
          <w:szCs w:val="22"/>
          <w:shd w:val="clear" w:color="auto" w:fill="FFFFFF"/>
          <w:lang w:val="en-GB"/>
          <w:rPrChange w:id="4064" w:author="Chara Katiri" w:date="2015-05-12T15:20:00Z">
            <w:rPr>
              <w:rFonts w:ascii="Times" w:eastAsia="Times New Roman" w:hAnsi="Times" w:cs="Times New Roman"/>
              <w:sz w:val="22"/>
              <w:szCs w:val="22"/>
              <w:lang w:val="en-GB"/>
            </w:rPr>
          </w:rPrChange>
        </w:rPr>
        <w:t>an opportunity for hand</w:t>
      </w:r>
      <w:ins w:id="4065" w:author="Chara Katiri" w:date="2015-04-10T23:32:00Z">
        <w:r w:rsidR="00132AF7" w:rsidRPr="00AC7486">
          <w:rPr>
            <w:rFonts w:ascii="Times" w:eastAsia="Times New Roman" w:hAnsi="Times" w:cs="Times New Roman"/>
            <w:sz w:val="22"/>
            <w:szCs w:val="22"/>
            <w:shd w:val="clear" w:color="auto" w:fill="FFFFFF"/>
            <w:lang w:val="en-GB"/>
            <w:rPrChange w:id="4066" w:author="Chara Katiri" w:date="2015-05-12T15:20:00Z">
              <w:rPr>
                <w:rFonts w:ascii="Times" w:eastAsia="Times New Roman" w:hAnsi="Times" w:cs="Times New Roman"/>
                <w:sz w:val="22"/>
                <w:szCs w:val="22"/>
                <w:lang w:val="en-GB"/>
              </w:rPr>
            </w:rPrChange>
          </w:rPr>
          <w:t>s</w:t>
        </w:r>
      </w:ins>
      <w:r w:rsidRPr="00AC7486">
        <w:rPr>
          <w:rFonts w:ascii="Times" w:eastAsia="Times New Roman" w:hAnsi="Times" w:cs="Times New Roman"/>
          <w:sz w:val="22"/>
          <w:szCs w:val="22"/>
          <w:shd w:val="clear" w:color="auto" w:fill="FFFFFF"/>
          <w:lang w:val="en-GB"/>
          <w:rPrChange w:id="4067" w:author="Chara Katiri" w:date="2015-05-12T15:20:00Z">
            <w:rPr>
              <w:rFonts w:ascii="Times" w:eastAsia="Times New Roman" w:hAnsi="Times" w:cs="Times New Roman"/>
              <w:sz w:val="22"/>
              <w:szCs w:val="22"/>
              <w:lang w:val="en-GB"/>
            </w:rPr>
          </w:rPrChange>
        </w:rPr>
        <w:t xml:space="preserve">-on </w:t>
      </w:r>
      <w:r w:rsidR="002A31D9" w:rsidRPr="00AC7486">
        <w:rPr>
          <w:rFonts w:ascii="Times" w:eastAsia="Times New Roman" w:hAnsi="Times" w:cs="Times New Roman"/>
          <w:sz w:val="22"/>
          <w:szCs w:val="22"/>
          <w:shd w:val="clear" w:color="auto" w:fill="FFFFFF"/>
          <w:lang w:val="en-GB"/>
          <w:rPrChange w:id="4068" w:author="Chara Katiri" w:date="2015-05-12T15:20:00Z">
            <w:rPr>
              <w:rFonts w:ascii="Times" w:eastAsia="Times New Roman" w:hAnsi="Times" w:cs="Times New Roman"/>
              <w:sz w:val="22"/>
              <w:szCs w:val="22"/>
              <w:lang w:val="en-GB"/>
            </w:rPr>
          </w:rPrChange>
        </w:rPr>
        <w:t xml:space="preserve">experience, </w:t>
      </w:r>
      <w:r w:rsidR="00180E37" w:rsidRPr="00AC7486">
        <w:rPr>
          <w:rFonts w:ascii="Times" w:eastAsia="Times New Roman" w:hAnsi="Times" w:cs="Times New Roman"/>
          <w:sz w:val="22"/>
          <w:szCs w:val="22"/>
          <w:shd w:val="clear" w:color="auto" w:fill="FFFFFF"/>
          <w:lang w:val="en-GB"/>
          <w:rPrChange w:id="4069" w:author="Chara Katiri" w:date="2015-05-12T15:20:00Z">
            <w:rPr>
              <w:rFonts w:ascii="Times" w:eastAsia="Times New Roman" w:hAnsi="Times" w:cs="Times New Roman"/>
              <w:sz w:val="22"/>
              <w:szCs w:val="22"/>
              <w:lang w:val="en-GB"/>
            </w:rPr>
          </w:rPrChange>
        </w:rPr>
        <w:t>manage</w:t>
      </w:r>
      <w:r w:rsidR="002A31D9" w:rsidRPr="00AC7486">
        <w:rPr>
          <w:rFonts w:ascii="Times" w:eastAsia="Times New Roman" w:hAnsi="Times" w:cs="Times New Roman"/>
          <w:sz w:val="22"/>
          <w:szCs w:val="22"/>
          <w:shd w:val="clear" w:color="auto" w:fill="FFFFFF"/>
          <w:lang w:val="en-GB"/>
          <w:rPrChange w:id="4070" w:author="Chara Katiri" w:date="2015-05-12T15:20:00Z">
            <w:rPr>
              <w:rFonts w:ascii="Times" w:eastAsia="Times New Roman" w:hAnsi="Times" w:cs="Times New Roman"/>
              <w:sz w:val="22"/>
              <w:szCs w:val="22"/>
              <w:lang w:val="en-GB"/>
            </w:rPr>
          </w:rPrChange>
        </w:rPr>
        <w:t xml:space="preserve">ment </w:t>
      </w:r>
      <w:r w:rsidR="0017155B" w:rsidRPr="00AC7486">
        <w:rPr>
          <w:rFonts w:ascii="Times" w:eastAsia="Times New Roman" w:hAnsi="Times" w:cs="Times New Roman"/>
          <w:sz w:val="22"/>
          <w:szCs w:val="22"/>
          <w:shd w:val="clear" w:color="auto" w:fill="FFFFFF"/>
          <w:lang w:val="en-GB"/>
          <w:rPrChange w:id="4071" w:author="Chara Katiri" w:date="2015-05-12T15:20:00Z">
            <w:rPr>
              <w:rFonts w:ascii="Times" w:eastAsia="Times New Roman" w:hAnsi="Times" w:cs="Times New Roman"/>
              <w:sz w:val="22"/>
              <w:szCs w:val="22"/>
              <w:lang w:val="en-GB"/>
            </w:rPr>
          </w:rPrChange>
        </w:rPr>
        <w:t xml:space="preserve">and </w:t>
      </w:r>
      <w:r w:rsidR="002A31D9" w:rsidRPr="00AC7486">
        <w:rPr>
          <w:rFonts w:ascii="Times" w:eastAsia="Times New Roman" w:hAnsi="Times" w:cs="Times New Roman"/>
          <w:sz w:val="22"/>
          <w:szCs w:val="22"/>
          <w:shd w:val="clear" w:color="auto" w:fill="FFFFFF"/>
          <w:lang w:val="en-GB"/>
          <w:rPrChange w:id="4072" w:author="Chara Katiri" w:date="2015-05-12T15:20:00Z">
            <w:rPr>
              <w:rFonts w:ascii="Times" w:eastAsia="Times New Roman" w:hAnsi="Times" w:cs="Times New Roman"/>
              <w:sz w:val="22"/>
              <w:szCs w:val="22"/>
              <w:lang w:val="en-GB"/>
            </w:rPr>
          </w:rPrChange>
        </w:rPr>
        <w:t>completion of</w:t>
      </w:r>
      <w:r w:rsidR="00180E37" w:rsidRPr="00AC7486">
        <w:rPr>
          <w:rFonts w:ascii="Times" w:eastAsia="Times New Roman" w:hAnsi="Times" w:cs="Times New Roman"/>
          <w:sz w:val="22"/>
          <w:szCs w:val="22"/>
          <w:shd w:val="clear" w:color="auto" w:fill="FFFFFF"/>
          <w:lang w:val="en-GB"/>
          <w:rPrChange w:id="4073" w:author="Chara Katiri" w:date="2015-05-12T15:20:00Z">
            <w:rPr>
              <w:rFonts w:ascii="Times" w:eastAsia="Times New Roman" w:hAnsi="Times" w:cs="Times New Roman"/>
              <w:sz w:val="22"/>
              <w:szCs w:val="22"/>
              <w:lang w:val="en-GB"/>
            </w:rPr>
          </w:rPrChange>
        </w:rPr>
        <w:t xml:space="preserve"> the </w:t>
      </w:r>
      <w:r w:rsidR="002A31D9" w:rsidRPr="00AC7486">
        <w:rPr>
          <w:rFonts w:ascii="Times" w:eastAsia="Times New Roman" w:hAnsi="Times" w:cs="Times New Roman"/>
          <w:sz w:val="22"/>
          <w:szCs w:val="22"/>
          <w:shd w:val="clear" w:color="auto" w:fill="FFFFFF"/>
          <w:lang w:val="en-GB"/>
          <w:rPrChange w:id="4074" w:author="Chara Katiri" w:date="2015-05-12T15:20:00Z">
            <w:rPr>
              <w:rFonts w:ascii="Times" w:eastAsia="Times New Roman" w:hAnsi="Times" w:cs="Times New Roman"/>
              <w:sz w:val="22"/>
              <w:szCs w:val="22"/>
              <w:lang w:val="en-GB"/>
            </w:rPr>
          </w:rPrChange>
        </w:rPr>
        <w:t xml:space="preserve">development </w:t>
      </w:r>
      <w:r w:rsidR="00180E37" w:rsidRPr="00AC7486">
        <w:rPr>
          <w:rFonts w:ascii="Times" w:eastAsia="Times New Roman" w:hAnsi="Times" w:cs="Times New Roman"/>
          <w:sz w:val="22"/>
          <w:szCs w:val="22"/>
          <w:shd w:val="clear" w:color="auto" w:fill="FFFFFF"/>
          <w:lang w:val="en-GB"/>
          <w:rPrChange w:id="4075" w:author="Chara Katiri" w:date="2015-05-12T15:20:00Z">
            <w:rPr>
              <w:rFonts w:ascii="Times" w:eastAsia="Times New Roman" w:hAnsi="Times" w:cs="Times New Roman"/>
              <w:sz w:val="22"/>
              <w:szCs w:val="22"/>
              <w:lang w:val="en-GB"/>
            </w:rPr>
          </w:rPrChange>
        </w:rPr>
        <w:t xml:space="preserve">lifecycle </w:t>
      </w:r>
      <w:r w:rsidR="0017155B" w:rsidRPr="00AC7486">
        <w:rPr>
          <w:rFonts w:ascii="Times" w:eastAsia="Times New Roman" w:hAnsi="Times" w:cs="Times New Roman"/>
          <w:sz w:val="22"/>
          <w:szCs w:val="22"/>
          <w:shd w:val="clear" w:color="auto" w:fill="FFFFFF"/>
          <w:lang w:val="en-GB"/>
          <w:rPrChange w:id="4076" w:author="Chara Katiri" w:date="2015-05-12T15:20:00Z">
            <w:rPr>
              <w:rFonts w:ascii="Times" w:eastAsia="Times New Roman" w:hAnsi="Times" w:cs="Times New Roman"/>
              <w:sz w:val="22"/>
              <w:szCs w:val="22"/>
              <w:lang w:val="en-GB"/>
            </w:rPr>
          </w:rPrChange>
        </w:rPr>
        <w:t>for a</w:t>
      </w:r>
      <w:r w:rsidR="00180E37" w:rsidRPr="00AC7486">
        <w:rPr>
          <w:rFonts w:ascii="Times" w:eastAsia="Times New Roman" w:hAnsi="Times" w:cs="Times New Roman"/>
          <w:sz w:val="22"/>
          <w:szCs w:val="22"/>
          <w:shd w:val="clear" w:color="auto" w:fill="FFFFFF"/>
          <w:lang w:val="en-GB"/>
          <w:rPrChange w:id="4077" w:author="Chara Katiri" w:date="2015-05-12T15:20:00Z">
            <w:rPr>
              <w:rFonts w:ascii="Times" w:eastAsia="Times New Roman" w:hAnsi="Times" w:cs="Times New Roman"/>
              <w:sz w:val="22"/>
              <w:szCs w:val="22"/>
              <w:lang w:val="en-GB"/>
            </w:rPr>
          </w:rPrChange>
        </w:rPr>
        <w:t xml:space="preserve"> website.</w:t>
      </w:r>
      <w:commentRangeEnd w:id="4061"/>
      <w:r w:rsidR="00132AF7" w:rsidRPr="00AC7486">
        <w:rPr>
          <w:rFonts w:eastAsia="Times New Roman"/>
          <w:shd w:val="clear" w:color="auto" w:fill="FFFFFF"/>
          <w:lang w:val="en-GB"/>
          <w:rPrChange w:id="4078" w:author="Chara Katiri" w:date="2015-05-12T15:20:00Z">
            <w:rPr>
              <w:rStyle w:val="CommentReference"/>
              <w:rFonts w:ascii="Times" w:hAnsi="Times" w:cs="Times New Roman"/>
              <w:sz w:val="22"/>
              <w:szCs w:val="22"/>
            </w:rPr>
          </w:rPrChange>
        </w:rPr>
        <w:commentReference w:id="4061"/>
      </w:r>
      <w:ins w:id="4079" w:author="Chara Katiri" w:date="2015-05-09T13:00:00Z">
        <w:r w:rsidR="001120C6" w:rsidRPr="00AC7486">
          <w:rPr>
            <w:rFonts w:ascii="Times" w:eastAsia="Times New Roman" w:hAnsi="Times" w:cs="Times New Roman"/>
            <w:sz w:val="22"/>
            <w:szCs w:val="22"/>
            <w:shd w:val="clear" w:color="auto" w:fill="FFFFFF"/>
            <w:lang w:val="en-GB"/>
            <w:rPrChange w:id="4080" w:author="Chara Katiri" w:date="2015-05-12T15:20:00Z">
              <w:rPr>
                <w:rFonts w:ascii="Times" w:eastAsia="Times New Roman" w:hAnsi="Times" w:cs="Times New Roman"/>
                <w:sz w:val="22"/>
                <w:szCs w:val="22"/>
                <w:lang w:val="en-GB"/>
              </w:rPr>
            </w:rPrChange>
          </w:rPr>
          <w:t xml:space="preserve"> (CK: However…website: review this)</w:t>
        </w:r>
      </w:ins>
    </w:p>
    <w:p w14:paraId="645FEBC7" w14:textId="3EA76F49" w:rsidR="003F4AEA" w:rsidRPr="00F758B3" w:rsidDel="007B355E" w:rsidRDefault="007E7DE8" w:rsidP="00F758B3">
      <w:pPr>
        <w:spacing w:line="360" w:lineRule="auto"/>
        <w:contextualSpacing/>
        <w:jc w:val="both"/>
        <w:rPr>
          <w:del w:id="4081" w:author="Chara Katiri" w:date="2015-05-12T13:33:00Z"/>
          <w:rFonts w:ascii="Times" w:eastAsia="Times New Roman" w:hAnsi="Times" w:cs="Times New Roman"/>
          <w:sz w:val="22"/>
          <w:szCs w:val="22"/>
          <w:lang w:val="en-GB"/>
          <w:rPrChange w:id="4082" w:author="Chara Katiri" w:date="2015-05-12T13:05:00Z">
            <w:rPr>
              <w:del w:id="4083" w:author="Chara Katiri" w:date="2015-05-12T13:33:00Z"/>
              <w:rFonts w:ascii="Times" w:eastAsia="Times New Roman" w:hAnsi="Times" w:cs="Times New Roman"/>
              <w:sz w:val="22"/>
              <w:szCs w:val="22"/>
              <w:lang w:val="en-GB"/>
            </w:rPr>
          </w:rPrChange>
        </w:rPr>
        <w:pPrChange w:id="4084"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4085" w:author="Chara Katiri" w:date="2015-05-12T13:05:00Z">
            <w:rPr>
              <w:rFonts w:ascii="Times" w:eastAsia="Times New Roman" w:hAnsi="Times" w:cs="Times New Roman"/>
              <w:sz w:val="22"/>
              <w:szCs w:val="22"/>
              <w:lang w:val="en-GB"/>
            </w:rPr>
          </w:rPrChange>
        </w:rPr>
        <w:br w:type="page"/>
      </w:r>
    </w:p>
    <w:p w14:paraId="51ABB34F" w14:textId="77777777" w:rsidR="0002597E" w:rsidRPr="00F758B3" w:rsidRDefault="0002597E" w:rsidP="00F758B3">
      <w:pPr>
        <w:spacing w:line="360" w:lineRule="auto"/>
        <w:contextualSpacing/>
        <w:jc w:val="both"/>
        <w:rPr>
          <w:rFonts w:ascii="Times" w:eastAsia="Times New Roman" w:hAnsi="Times" w:cs="Times New Roman"/>
          <w:sz w:val="22"/>
          <w:szCs w:val="22"/>
          <w:lang w:val="en-GB"/>
          <w:rPrChange w:id="4086" w:author="Chara Katiri" w:date="2015-05-12T13:05:00Z">
            <w:rPr>
              <w:rFonts w:ascii="Times" w:eastAsia="Times New Roman" w:hAnsi="Times" w:cs="Times New Roman"/>
              <w:sz w:val="22"/>
              <w:szCs w:val="22"/>
              <w:lang w:val="en-GB"/>
            </w:rPr>
          </w:rPrChange>
        </w:rPr>
        <w:pPrChange w:id="4087" w:author="Chara Katiri" w:date="2015-05-12T13:05:00Z">
          <w:pPr>
            <w:spacing w:line="360" w:lineRule="auto"/>
            <w:contextualSpacing/>
            <w:jc w:val="both"/>
          </w:pPr>
        </w:pPrChange>
      </w:pPr>
    </w:p>
    <w:p w14:paraId="6B834FC4" w14:textId="0CCDF693" w:rsidR="003F4AEA" w:rsidRPr="00F758B3" w:rsidRDefault="003F4AEA" w:rsidP="00F758B3">
      <w:pPr>
        <w:pStyle w:val="Heading2"/>
        <w:numPr>
          <w:ilvl w:val="1"/>
          <w:numId w:val="13"/>
        </w:numPr>
        <w:spacing w:line="360" w:lineRule="auto"/>
        <w:contextualSpacing/>
        <w:jc w:val="both"/>
        <w:rPr>
          <w:ins w:id="4088" w:author="Chara Katiri" w:date="2015-04-11T02:27:00Z"/>
          <w:rFonts w:ascii="Times" w:hAnsi="Times" w:cs="Times New Roman"/>
          <w:color w:val="auto"/>
          <w:sz w:val="22"/>
          <w:szCs w:val="22"/>
          <w:lang w:val="en-GB"/>
          <w:rPrChange w:id="4089" w:author="Chara Katiri" w:date="2015-05-12T13:05:00Z">
            <w:rPr>
              <w:ins w:id="4090" w:author="Chara Katiri" w:date="2015-04-11T02:27:00Z"/>
              <w:rFonts w:ascii="Times" w:hAnsi="Times" w:cs="Times New Roman"/>
              <w:color w:val="auto"/>
              <w:sz w:val="22"/>
              <w:szCs w:val="22"/>
              <w:lang w:val="en-GB"/>
            </w:rPr>
          </w:rPrChange>
        </w:rPr>
        <w:pPrChange w:id="4091" w:author="Chara Katiri" w:date="2015-05-12T13:05:00Z">
          <w:pPr>
            <w:pStyle w:val="Heading2"/>
            <w:numPr>
              <w:numId w:val="13"/>
            </w:numPr>
            <w:spacing w:line="360" w:lineRule="auto"/>
            <w:ind w:left="792" w:hanging="432"/>
            <w:contextualSpacing/>
            <w:jc w:val="both"/>
          </w:pPr>
        </w:pPrChange>
      </w:pPr>
      <w:bookmarkStart w:id="4092" w:name="_Toc292730845"/>
      <w:commentRangeStart w:id="4093"/>
      <w:r w:rsidRPr="00F758B3">
        <w:rPr>
          <w:rFonts w:ascii="Times" w:hAnsi="Times" w:cs="Times New Roman"/>
          <w:color w:val="auto"/>
          <w:sz w:val="22"/>
          <w:szCs w:val="22"/>
          <w:lang w:val="en-GB"/>
          <w:rPrChange w:id="4094" w:author="Chara Katiri" w:date="2015-05-12T13:05:00Z">
            <w:rPr>
              <w:rFonts w:ascii="Times" w:hAnsi="Times" w:cs="Times New Roman"/>
              <w:color w:val="auto"/>
              <w:sz w:val="22"/>
              <w:szCs w:val="22"/>
              <w:lang w:val="en-GB"/>
            </w:rPr>
          </w:rPrChange>
        </w:rPr>
        <w:t>Research on technology</w:t>
      </w:r>
      <w:commentRangeEnd w:id="4093"/>
      <w:r w:rsidR="004A6C8B" w:rsidRPr="00F758B3">
        <w:rPr>
          <w:rStyle w:val="CommentReference"/>
          <w:rFonts w:ascii="Times" w:eastAsiaTheme="minorEastAsia" w:hAnsi="Times" w:cs="Times New Roman"/>
          <w:b w:val="0"/>
          <w:bCs w:val="0"/>
          <w:color w:val="auto"/>
          <w:sz w:val="22"/>
          <w:szCs w:val="22"/>
          <w:rPrChange w:id="4095" w:author="Chara Katiri" w:date="2015-05-12T13:05:00Z">
            <w:rPr>
              <w:rStyle w:val="CommentReference"/>
              <w:rFonts w:ascii="Times" w:eastAsiaTheme="minorEastAsia" w:hAnsi="Times" w:cs="Times New Roman"/>
              <w:b w:val="0"/>
              <w:bCs w:val="0"/>
              <w:color w:val="auto"/>
              <w:sz w:val="22"/>
              <w:szCs w:val="22"/>
            </w:rPr>
          </w:rPrChange>
        </w:rPr>
        <w:commentReference w:id="4093"/>
      </w:r>
      <w:bookmarkEnd w:id="4092"/>
    </w:p>
    <w:p w14:paraId="118DEEEA" w14:textId="7D16649A" w:rsidR="003A0AE7" w:rsidRPr="00F758B3" w:rsidRDefault="003A0AE7" w:rsidP="00F758B3">
      <w:pPr>
        <w:pStyle w:val="Heading2"/>
        <w:numPr>
          <w:ilvl w:val="2"/>
          <w:numId w:val="13"/>
        </w:numPr>
        <w:spacing w:line="360" w:lineRule="auto"/>
        <w:contextualSpacing/>
        <w:jc w:val="both"/>
        <w:rPr>
          <w:rFonts w:ascii="Times" w:hAnsi="Times" w:cs="Times New Roman"/>
          <w:color w:val="auto"/>
          <w:sz w:val="22"/>
          <w:szCs w:val="22"/>
          <w:lang w:val="en-GB"/>
          <w:rPrChange w:id="4096" w:author="Chara Katiri" w:date="2015-05-12T13:05:00Z">
            <w:rPr>
              <w:rFonts w:ascii="Times" w:hAnsi="Times" w:cs="Times New Roman"/>
              <w:color w:val="auto"/>
              <w:sz w:val="22"/>
              <w:szCs w:val="22"/>
              <w:lang w:val="en-GB"/>
            </w:rPr>
          </w:rPrChange>
        </w:rPr>
        <w:pPrChange w:id="4097" w:author="Chara Katiri" w:date="2015-05-12T13:05:00Z">
          <w:pPr>
            <w:pStyle w:val="Heading2"/>
            <w:numPr>
              <w:ilvl w:val="2"/>
              <w:numId w:val="13"/>
            </w:numPr>
            <w:spacing w:line="360" w:lineRule="auto"/>
            <w:ind w:left="1224" w:hanging="504"/>
            <w:contextualSpacing/>
            <w:jc w:val="both"/>
          </w:pPr>
        </w:pPrChange>
      </w:pPr>
      <w:ins w:id="4098" w:author="Chara Katiri" w:date="2015-04-11T02:27:00Z">
        <w:r w:rsidRPr="00F758B3">
          <w:rPr>
            <w:rFonts w:ascii="Times" w:hAnsi="Times" w:cs="Times New Roman"/>
            <w:color w:val="auto"/>
            <w:sz w:val="22"/>
            <w:szCs w:val="22"/>
            <w:lang w:val="en-GB"/>
            <w:rPrChange w:id="4099" w:author="Chara Katiri" w:date="2015-05-12T13:05:00Z">
              <w:rPr>
                <w:rFonts w:ascii="Times" w:hAnsi="Times" w:cs="Times New Roman"/>
                <w:color w:val="auto"/>
                <w:sz w:val="22"/>
                <w:szCs w:val="22"/>
                <w:lang w:val="en-GB"/>
              </w:rPr>
            </w:rPrChange>
          </w:rPr>
          <w:t xml:space="preserve"> </w:t>
        </w:r>
        <w:bookmarkStart w:id="4100" w:name="_Toc292730846"/>
        <w:r w:rsidRPr="00F758B3">
          <w:rPr>
            <w:rFonts w:ascii="Times" w:hAnsi="Times" w:cs="Times New Roman"/>
            <w:color w:val="auto"/>
            <w:sz w:val="22"/>
            <w:szCs w:val="22"/>
            <w:lang w:val="en-GB"/>
            <w:rPrChange w:id="4101" w:author="Chara Katiri" w:date="2015-05-12T13:05:00Z">
              <w:rPr>
                <w:rFonts w:ascii="Times" w:hAnsi="Times" w:cs="Times New Roman"/>
                <w:color w:val="auto"/>
                <w:sz w:val="22"/>
                <w:szCs w:val="22"/>
                <w:lang w:val="en-GB"/>
              </w:rPr>
            </w:rPrChange>
          </w:rPr>
          <w:t>Types of MVC Frameworks</w:t>
        </w:r>
      </w:ins>
      <w:bookmarkEnd w:id="4100"/>
    </w:p>
    <w:p w14:paraId="68A34DEC" w14:textId="70FBCE68" w:rsidR="002E035E" w:rsidRPr="00F758B3" w:rsidRDefault="003A0AE7" w:rsidP="00AC7486">
      <w:pPr>
        <w:spacing w:line="360" w:lineRule="auto"/>
        <w:ind w:firstLine="1134"/>
        <w:contextualSpacing/>
        <w:jc w:val="both"/>
        <w:rPr>
          <w:ins w:id="4102" w:author="Chara Katiri" w:date="2015-04-11T02:41:00Z"/>
          <w:rFonts w:ascii="Times" w:eastAsia="Times New Roman" w:hAnsi="Times" w:cs="Times New Roman"/>
          <w:sz w:val="22"/>
          <w:szCs w:val="22"/>
          <w:shd w:val="clear" w:color="auto" w:fill="FFFFFF"/>
          <w:lang w:val="en-GB"/>
          <w:rPrChange w:id="4103" w:author="Chara Katiri" w:date="2015-05-12T13:05:00Z">
            <w:rPr>
              <w:ins w:id="4104" w:author="Chara Katiri" w:date="2015-04-11T02:41:00Z"/>
              <w:rFonts w:ascii="Times" w:eastAsia="Times New Roman" w:hAnsi="Times" w:cs="Times New Roman"/>
              <w:sz w:val="22"/>
              <w:szCs w:val="22"/>
              <w:shd w:val="clear" w:color="auto" w:fill="FFFFFF"/>
              <w:lang w:val="en-GB"/>
            </w:rPr>
          </w:rPrChange>
        </w:rPr>
        <w:pPrChange w:id="4105" w:author="Chara Katiri" w:date="2015-05-12T15:20:00Z">
          <w:pPr>
            <w:spacing w:line="360" w:lineRule="auto"/>
            <w:ind w:firstLine="720"/>
            <w:contextualSpacing/>
            <w:jc w:val="both"/>
          </w:pPr>
        </w:pPrChange>
      </w:pPr>
      <w:ins w:id="4106" w:author="Chara Katiri" w:date="2015-04-11T02:28:00Z">
        <w:r w:rsidRPr="00F758B3">
          <w:rPr>
            <w:rFonts w:ascii="Times" w:eastAsia="Times New Roman" w:hAnsi="Times" w:cs="Times New Roman"/>
            <w:sz w:val="22"/>
            <w:szCs w:val="22"/>
            <w:shd w:val="clear" w:color="auto" w:fill="FFFFFF"/>
            <w:lang w:val="en-GB"/>
            <w:rPrChange w:id="4107" w:author="Chara Katiri" w:date="2015-05-12T13:05:00Z">
              <w:rPr>
                <w:rFonts w:ascii="Times" w:eastAsia="Times New Roman" w:hAnsi="Times" w:cs="Times New Roman"/>
                <w:sz w:val="22"/>
                <w:szCs w:val="22"/>
                <w:shd w:val="clear" w:color="auto" w:fill="FFFFFF"/>
                <w:lang w:val="en-GB"/>
              </w:rPr>
            </w:rPrChange>
          </w:rPr>
          <w:t>There are 2 types of MVC</w:t>
        </w:r>
      </w:ins>
      <w:ins w:id="4108" w:author="Chara Katiri" w:date="2015-04-11T01:14:00Z">
        <w:r w:rsidRPr="00F758B3">
          <w:rPr>
            <w:rFonts w:ascii="Times" w:eastAsia="Times New Roman" w:hAnsi="Times" w:cs="Times New Roman"/>
            <w:sz w:val="22"/>
            <w:szCs w:val="22"/>
            <w:shd w:val="clear" w:color="auto" w:fill="FFFFFF"/>
            <w:lang w:val="en-GB"/>
            <w:rPrChange w:id="4109" w:author="Chara Katiri" w:date="2015-05-12T13:05:00Z">
              <w:rPr>
                <w:rFonts w:ascii="Times" w:eastAsia="Times New Roman" w:hAnsi="Times" w:cs="Times New Roman"/>
                <w:sz w:val="22"/>
                <w:szCs w:val="22"/>
                <w:shd w:val="clear" w:color="auto" w:fill="FFFFFF"/>
                <w:lang w:val="en-GB"/>
              </w:rPr>
            </w:rPrChange>
          </w:rPr>
          <w:t xml:space="preserve"> F</w:t>
        </w:r>
        <w:r w:rsidR="00F05222" w:rsidRPr="00F758B3">
          <w:rPr>
            <w:rFonts w:ascii="Times" w:eastAsia="Times New Roman" w:hAnsi="Times" w:cs="Times New Roman"/>
            <w:sz w:val="22"/>
            <w:szCs w:val="22"/>
            <w:shd w:val="clear" w:color="auto" w:fill="FFFFFF"/>
            <w:lang w:val="en-GB"/>
            <w:rPrChange w:id="4110" w:author="Chara Katiri" w:date="2015-05-12T13:05:00Z">
              <w:rPr>
                <w:rFonts w:ascii="Times" w:eastAsia="Times New Roman" w:hAnsi="Times" w:cs="Times New Roman"/>
                <w:sz w:val="22"/>
                <w:szCs w:val="22"/>
                <w:shd w:val="clear" w:color="auto" w:fill="FFFFFF"/>
                <w:lang w:val="en-GB"/>
              </w:rPr>
            </w:rPrChange>
          </w:rPr>
          <w:t>ramework</w:t>
        </w:r>
      </w:ins>
      <w:ins w:id="4111" w:author="Chara Katiri" w:date="2015-04-11T02:28:00Z">
        <w:r w:rsidRPr="00F758B3">
          <w:rPr>
            <w:rFonts w:ascii="Times" w:eastAsia="Times New Roman" w:hAnsi="Times" w:cs="Times New Roman"/>
            <w:sz w:val="22"/>
            <w:szCs w:val="22"/>
            <w:shd w:val="clear" w:color="auto" w:fill="FFFFFF"/>
            <w:lang w:val="en-GB"/>
            <w:rPrChange w:id="4112" w:author="Chara Katiri" w:date="2015-05-12T13:05:00Z">
              <w:rPr>
                <w:rFonts w:ascii="Times" w:eastAsia="Times New Roman" w:hAnsi="Times" w:cs="Times New Roman"/>
                <w:sz w:val="22"/>
                <w:szCs w:val="22"/>
                <w:shd w:val="clear" w:color="auto" w:fill="FFFFFF"/>
                <w:lang w:val="en-GB"/>
              </w:rPr>
            </w:rPrChange>
          </w:rPr>
          <w:t>s</w:t>
        </w:r>
      </w:ins>
      <w:ins w:id="4113" w:author="Chara Katiri" w:date="2015-04-11T01:14:00Z">
        <w:r w:rsidR="00F05222" w:rsidRPr="00F758B3">
          <w:rPr>
            <w:rFonts w:ascii="Times" w:eastAsia="Times New Roman" w:hAnsi="Times" w:cs="Times New Roman"/>
            <w:sz w:val="22"/>
            <w:szCs w:val="22"/>
            <w:shd w:val="clear" w:color="auto" w:fill="FFFFFF"/>
            <w:lang w:val="en-GB"/>
            <w:rPrChange w:id="4114" w:author="Chara Katiri" w:date="2015-05-12T13:05:00Z">
              <w:rPr>
                <w:rFonts w:ascii="Times" w:eastAsia="Times New Roman" w:hAnsi="Times" w:cs="Times New Roman"/>
                <w:sz w:val="22"/>
                <w:szCs w:val="22"/>
                <w:shd w:val="clear" w:color="auto" w:fill="FFFFFF"/>
                <w:lang w:val="en-GB"/>
              </w:rPr>
            </w:rPrChange>
          </w:rPr>
          <w:t xml:space="preserve"> </w:t>
        </w:r>
      </w:ins>
      <w:ins w:id="4115" w:author="Chara Katiri" w:date="2015-04-11T00:54:00Z">
        <w:r w:rsidRPr="00F758B3">
          <w:rPr>
            <w:rFonts w:ascii="Times" w:eastAsia="Times New Roman" w:hAnsi="Times" w:cs="Times New Roman"/>
            <w:sz w:val="22"/>
            <w:szCs w:val="22"/>
            <w:shd w:val="clear" w:color="auto" w:fill="FFFFFF"/>
            <w:lang w:val="en-GB"/>
            <w:rPrChange w:id="4116" w:author="Chara Katiri" w:date="2015-05-12T13:05:00Z">
              <w:rPr>
                <w:rFonts w:ascii="Times" w:eastAsia="Times New Roman" w:hAnsi="Times" w:cs="Times New Roman"/>
                <w:sz w:val="22"/>
                <w:szCs w:val="22"/>
                <w:shd w:val="clear" w:color="auto" w:fill="FFFFFF"/>
                <w:lang w:val="en-GB"/>
              </w:rPr>
            </w:rPrChange>
          </w:rPr>
          <w:t>(i) UI C</w:t>
        </w:r>
        <w:r w:rsidR="002E035E" w:rsidRPr="00F758B3">
          <w:rPr>
            <w:rFonts w:ascii="Times" w:eastAsia="Times New Roman" w:hAnsi="Times" w:cs="Times New Roman"/>
            <w:sz w:val="22"/>
            <w:szCs w:val="22"/>
            <w:shd w:val="clear" w:color="auto" w:fill="FFFFFF"/>
            <w:lang w:val="en-GB"/>
            <w:rPrChange w:id="4117" w:author="Chara Katiri" w:date="2015-05-12T13:05:00Z">
              <w:rPr>
                <w:rFonts w:ascii="Times" w:eastAsia="Times New Roman" w:hAnsi="Times" w:cs="Times New Roman"/>
                <w:sz w:val="22"/>
                <w:szCs w:val="22"/>
                <w:shd w:val="clear" w:color="auto" w:fill="FFFFFF"/>
                <w:lang w:val="en-GB"/>
              </w:rPr>
            </w:rPrChange>
          </w:rPr>
          <w:t xml:space="preserve">omponent oriented MVC </w:t>
        </w:r>
      </w:ins>
      <w:ins w:id="4118" w:author="Chara Katiri" w:date="2015-04-11T02:28:00Z">
        <w:r w:rsidRPr="00F758B3">
          <w:rPr>
            <w:rFonts w:ascii="Times" w:eastAsia="Times New Roman" w:hAnsi="Times" w:cs="Times New Roman"/>
            <w:sz w:val="22"/>
            <w:szCs w:val="22"/>
            <w:shd w:val="clear" w:color="auto" w:fill="FFFFFF"/>
            <w:lang w:val="en-GB"/>
            <w:rPrChange w:id="4119" w:author="Chara Katiri" w:date="2015-05-12T13:05:00Z">
              <w:rPr>
                <w:rFonts w:ascii="Times" w:eastAsia="Times New Roman" w:hAnsi="Times" w:cs="Times New Roman"/>
                <w:sz w:val="22"/>
                <w:szCs w:val="22"/>
                <w:shd w:val="clear" w:color="auto" w:fill="FFFFFF"/>
                <w:lang w:val="en-GB"/>
              </w:rPr>
            </w:rPrChange>
          </w:rPr>
          <w:t>and</w:t>
        </w:r>
      </w:ins>
      <w:ins w:id="4120" w:author="Chara Katiri" w:date="2015-04-11T00:54:00Z">
        <w:r w:rsidRPr="00F758B3">
          <w:rPr>
            <w:rFonts w:ascii="Times" w:eastAsia="Times New Roman" w:hAnsi="Times" w:cs="Times New Roman"/>
            <w:sz w:val="22"/>
            <w:szCs w:val="22"/>
            <w:shd w:val="clear" w:color="auto" w:fill="FFFFFF"/>
            <w:lang w:val="en-GB"/>
            <w:rPrChange w:id="4121" w:author="Chara Katiri" w:date="2015-05-12T13:05:00Z">
              <w:rPr>
                <w:rFonts w:ascii="Times" w:eastAsia="Times New Roman" w:hAnsi="Times" w:cs="Times New Roman"/>
                <w:sz w:val="22"/>
                <w:szCs w:val="22"/>
                <w:shd w:val="clear" w:color="auto" w:fill="FFFFFF"/>
                <w:lang w:val="en-GB"/>
              </w:rPr>
            </w:rPrChange>
          </w:rPr>
          <w:t xml:space="preserve">  (ii) A</w:t>
        </w:r>
        <w:r w:rsidR="002E035E" w:rsidRPr="00F758B3">
          <w:rPr>
            <w:rFonts w:ascii="Times" w:eastAsia="Times New Roman" w:hAnsi="Times" w:cs="Times New Roman"/>
            <w:sz w:val="22"/>
            <w:szCs w:val="22"/>
            <w:shd w:val="clear" w:color="auto" w:fill="FFFFFF"/>
            <w:lang w:val="en-GB"/>
            <w:rPrChange w:id="4122" w:author="Chara Katiri" w:date="2015-05-12T13:05:00Z">
              <w:rPr>
                <w:rFonts w:ascii="Times" w:eastAsia="Times New Roman" w:hAnsi="Times" w:cs="Times New Roman"/>
                <w:sz w:val="22"/>
                <w:szCs w:val="22"/>
                <w:shd w:val="clear" w:color="auto" w:fill="FFFFFF"/>
                <w:lang w:val="en-GB"/>
              </w:rPr>
            </w:rPrChange>
          </w:rPr>
          <w:t>ction oriented MVC</w:t>
        </w:r>
      </w:ins>
      <w:ins w:id="4123" w:author="Chara Katiri" w:date="2015-04-11T02:42:00Z">
        <w:r w:rsidR="00DB09A0" w:rsidRPr="00F758B3">
          <w:rPr>
            <w:rFonts w:ascii="Times" w:eastAsia="Times New Roman" w:hAnsi="Times" w:cs="Times New Roman"/>
            <w:sz w:val="22"/>
            <w:szCs w:val="22"/>
            <w:shd w:val="clear" w:color="auto" w:fill="FFFFFF"/>
            <w:lang w:val="en-GB"/>
            <w:rPrChange w:id="4124" w:author="Chara Katiri" w:date="2015-05-12T13:05:00Z">
              <w:rPr>
                <w:rFonts w:ascii="Times" w:eastAsia="Times New Roman" w:hAnsi="Times" w:cs="Times New Roman"/>
                <w:sz w:val="22"/>
                <w:szCs w:val="22"/>
                <w:shd w:val="clear" w:color="auto" w:fill="FFFFFF"/>
                <w:lang w:val="en-GB"/>
              </w:rPr>
            </w:rPrChange>
          </w:rPr>
          <w:t xml:space="preserve"> </w:t>
        </w:r>
      </w:ins>
      <w:sdt>
        <w:sdtPr>
          <w:rPr>
            <w:rFonts w:ascii="Times" w:eastAsia="Times New Roman" w:hAnsi="Times" w:cs="Times New Roman"/>
            <w:sz w:val="22"/>
            <w:szCs w:val="22"/>
            <w:shd w:val="clear" w:color="auto" w:fill="FFFFFF"/>
            <w:lang w:val="en-GB"/>
            <w:rPrChange w:id="4125" w:author="Chara Katiri" w:date="2015-05-12T13:05:00Z">
              <w:rPr>
                <w:rFonts w:ascii="Times" w:eastAsia="Times New Roman" w:hAnsi="Times" w:cs="Times New Roman"/>
                <w:sz w:val="22"/>
                <w:szCs w:val="22"/>
                <w:shd w:val="clear" w:color="auto" w:fill="FFFFFF"/>
                <w:lang w:val="en-GB"/>
              </w:rPr>
            </w:rPrChange>
          </w:rPr>
          <w:id w:val="-1842158099"/>
          <w:citation/>
        </w:sdtPr>
        <w:sdtContent>
          <w:r w:rsidR="0002597E" w:rsidRPr="00F758B3">
            <w:rPr>
              <w:rFonts w:ascii="Times" w:eastAsia="Times New Roman" w:hAnsi="Times" w:cs="Times New Roman"/>
              <w:sz w:val="22"/>
              <w:szCs w:val="22"/>
              <w:shd w:val="clear" w:color="auto" w:fill="FFFFFF"/>
              <w:lang w:val="en-GB"/>
              <w:rPrChange w:id="4126" w:author="Chara Katiri" w:date="2015-05-12T13:05:00Z">
                <w:rPr>
                  <w:rFonts w:ascii="Times" w:eastAsia="Times New Roman" w:hAnsi="Times" w:cs="Times New Roman"/>
                  <w:sz w:val="22"/>
                  <w:szCs w:val="22"/>
                  <w:shd w:val="clear" w:color="auto" w:fill="FFFFFF"/>
                  <w:lang w:val="en-GB"/>
                </w:rPr>
              </w:rPrChange>
            </w:rPr>
            <w:fldChar w:fldCharType="begin"/>
          </w:r>
          <w:r w:rsidR="0002597E" w:rsidRPr="00F758B3">
            <w:rPr>
              <w:rFonts w:ascii="Times" w:eastAsia="Times New Roman" w:hAnsi="Times" w:cs="Times New Roman"/>
              <w:sz w:val="22"/>
              <w:szCs w:val="22"/>
              <w:shd w:val="clear" w:color="auto" w:fill="FFFFFF"/>
              <w:rPrChange w:id="4127" w:author="Chara Katiri" w:date="2015-05-12T13:05:00Z">
                <w:rPr>
                  <w:rFonts w:ascii="Times" w:eastAsia="Times New Roman" w:hAnsi="Times" w:cs="Times New Roman"/>
                  <w:sz w:val="22"/>
                  <w:szCs w:val="22"/>
                  <w:shd w:val="clear" w:color="auto" w:fill="FFFFFF"/>
                </w:rPr>
              </w:rPrChange>
            </w:rPr>
            <w:instrText xml:space="preserve"> CITATION Ora15 \l 1033 </w:instrText>
          </w:r>
          <w:r w:rsidR="0002597E" w:rsidRPr="00F758B3">
            <w:rPr>
              <w:rFonts w:ascii="Times" w:eastAsia="Times New Roman" w:hAnsi="Times" w:cs="Times New Roman"/>
              <w:sz w:val="22"/>
              <w:szCs w:val="22"/>
              <w:shd w:val="clear" w:color="auto" w:fill="FFFFFF"/>
              <w:lang w:val="en-GB"/>
              <w:rPrChange w:id="4128"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4129"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4130"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4131" w:author="Chara Katiri" w:date="2015-05-12T13:05:00Z">
                <w:rPr>
                  <w:rFonts w:ascii="Times" w:eastAsia="Times New Roman" w:hAnsi="Times" w:cs="Times New Roman"/>
                  <w:noProof/>
                  <w:sz w:val="22"/>
                  <w:szCs w:val="22"/>
                  <w:shd w:val="clear" w:color="auto" w:fill="FFFFFF"/>
                </w:rPr>
              </w:rPrChange>
            </w:rPr>
            <w:instrText xml:space="preserve"> HYPERLINK "" \l "Ora15" </w:instrText>
          </w:r>
          <w:r w:rsidR="00B7160F" w:rsidRPr="00F758B3">
            <w:rPr>
              <w:rFonts w:ascii="Times" w:eastAsia="Times New Roman" w:hAnsi="Times" w:cs="Times New Roman"/>
              <w:noProof/>
              <w:sz w:val="22"/>
              <w:szCs w:val="22"/>
              <w:shd w:val="clear" w:color="auto" w:fill="FFFFFF"/>
              <w:rPrChange w:id="4132"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4133" w:author="Chara Katiri" w:date="2015-05-12T13:05:00Z">
                <w:rPr>
                  <w:rStyle w:val="Heading2Char"/>
                  <w:rFonts w:ascii="Times" w:eastAsia="Times New Roman" w:hAnsi="Times" w:cs="Times New Roman"/>
                  <w:noProof/>
                  <w:color w:val="auto"/>
                  <w:sz w:val="22"/>
                  <w:szCs w:val="22"/>
                  <w:shd w:val="clear" w:color="auto" w:fill="FFFFFF"/>
                </w:rPr>
              </w:rPrChange>
            </w:rPr>
            <w:t>17</w:t>
          </w:r>
          <w:r w:rsidR="00B7160F" w:rsidRPr="00F758B3">
            <w:rPr>
              <w:rFonts w:ascii="Times" w:eastAsia="Times New Roman" w:hAnsi="Times" w:cs="Times New Roman"/>
              <w:noProof/>
              <w:sz w:val="22"/>
              <w:szCs w:val="22"/>
              <w:shd w:val="clear" w:color="auto" w:fill="FFFFFF"/>
              <w:rPrChange w:id="4134"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4135" w:author="Chara Katiri" w:date="2015-05-12T13:05:00Z">
                <w:rPr>
                  <w:rFonts w:ascii="Times" w:eastAsia="Times New Roman" w:hAnsi="Times" w:cs="Times New Roman"/>
                  <w:noProof/>
                  <w:sz w:val="22"/>
                  <w:szCs w:val="22"/>
                  <w:shd w:val="clear" w:color="auto" w:fill="FFFFFF"/>
                </w:rPr>
              </w:rPrChange>
            </w:rPr>
            <w:t>]</w:t>
          </w:r>
          <w:r w:rsidR="0002597E" w:rsidRPr="00F758B3">
            <w:rPr>
              <w:rFonts w:ascii="Times" w:eastAsia="Times New Roman" w:hAnsi="Times" w:cs="Times New Roman"/>
              <w:sz w:val="22"/>
              <w:szCs w:val="22"/>
              <w:shd w:val="clear" w:color="auto" w:fill="FFFFFF"/>
              <w:lang w:val="en-GB"/>
              <w:rPrChange w:id="4136" w:author="Chara Katiri" w:date="2015-05-12T13:05:00Z">
                <w:rPr>
                  <w:rFonts w:ascii="Times" w:eastAsia="Times New Roman" w:hAnsi="Times" w:cs="Times New Roman"/>
                  <w:sz w:val="22"/>
                  <w:szCs w:val="22"/>
                  <w:shd w:val="clear" w:color="auto" w:fill="FFFFFF"/>
                  <w:lang w:val="en-GB"/>
                </w:rPr>
              </w:rPrChange>
            </w:rPr>
            <w:fldChar w:fldCharType="end"/>
          </w:r>
        </w:sdtContent>
      </w:sdt>
      <w:ins w:id="4137" w:author="Chara Katiri" w:date="2015-04-11T01:15:00Z">
        <w:r w:rsidR="00F05222" w:rsidRPr="00F758B3">
          <w:rPr>
            <w:rFonts w:ascii="Times" w:eastAsia="Times New Roman" w:hAnsi="Times" w:cs="Times New Roman"/>
            <w:sz w:val="22"/>
            <w:szCs w:val="22"/>
            <w:shd w:val="clear" w:color="auto" w:fill="FFFFFF"/>
            <w:lang w:val="en-GB"/>
            <w:rPrChange w:id="4138" w:author="Chara Katiri" w:date="2015-05-12T13:05:00Z">
              <w:rPr>
                <w:rFonts w:ascii="Times" w:eastAsia="Times New Roman" w:hAnsi="Times" w:cs="Times New Roman"/>
                <w:sz w:val="22"/>
                <w:szCs w:val="22"/>
                <w:shd w:val="clear" w:color="auto" w:fill="FFFFFF"/>
                <w:lang w:val="en-GB"/>
              </w:rPr>
            </w:rPrChange>
          </w:rPr>
          <w:t xml:space="preserve">. </w:t>
        </w:r>
      </w:ins>
      <w:ins w:id="4139" w:author="Chara Katiri" w:date="2015-04-11T02:41:00Z">
        <w:r w:rsidR="005A7113" w:rsidRPr="00F758B3">
          <w:rPr>
            <w:rFonts w:ascii="Times" w:eastAsia="Times New Roman" w:hAnsi="Times" w:cs="Times New Roman"/>
            <w:sz w:val="22"/>
            <w:szCs w:val="22"/>
            <w:shd w:val="clear" w:color="auto" w:fill="FFFFFF"/>
            <w:lang w:val="en-GB"/>
            <w:rPrChange w:id="4140" w:author="Chara Katiri" w:date="2015-05-12T13:05:00Z">
              <w:rPr>
                <w:rFonts w:ascii="Times" w:eastAsia="Times New Roman" w:hAnsi="Times" w:cs="Times New Roman"/>
                <w:sz w:val="22"/>
                <w:szCs w:val="22"/>
                <w:shd w:val="clear" w:color="auto" w:fill="FFFFFF"/>
                <w:lang w:val="en-GB"/>
              </w:rPr>
            </w:rPrChange>
          </w:rPr>
          <w:t>The</w:t>
        </w:r>
      </w:ins>
      <w:ins w:id="4141" w:author="Chara Katiri" w:date="2015-04-11T02:40:00Z">
        <w:r w:rsidR="005A7113" w:rsidRPr="00F758B3">
          <w:rPr>
            <w:rFonts w:ascii="Times" w:eastAsia="Times New Roman" w:hAnsi="Times" w:cs="Times New Roman"/>
            <w:sz w:val="22"/>
            <w:szCs w:val="22"/>
            <w:shd w:val="clear" w:color="auto" w:fill="FFFFFF"/>
            <w:lang w:val="en-GB"/>
            <w:rPrChange w:id="4142" w:author="Chara Katiri" w:date="2015-05-12T13:05:00Z">
              <w:rPr>
                <w:rFonts w:ascii="Times" w:eastAsia="Times New Roman" w:hAnsi="Times" w:cs="Times New Roman"/>
                <w:sz w:val="22"/>
                <w:szCs w:val="22"/>
                <w:shd w:val="clear" w:color="auto" w:fill="FFFFFF"/>
                <w:lang w:val="en-GB"/>
              </w:rPr>
            </w:rPrChange>
          </w:rPr>
          <w:t xml:space="preserve"> differences between Component Oriented Frameworks and Action Oriented Frameworks</w:t>
        </w:r>
      </w:ins>
      <w:ins w:id="4143" w:author="Chara Katiri" w:date="2015-04-11T02:41:00Z">
        <w:r w:rsidR="005A7113" w:rsidRPr="00F758B3">
          <w:rPr>
            <w:rFonts w:ascii="Times" w:eastAsia="Times New Roman" w:hAnsi="Times" w:cs="Times New Roman"/>
            <w:sz w:val="22"/>
            <w:szCs w:val="22"/>
            <w:shd w:val="clear" w:color="auto" w:fill="FFFFFF"/>
            <w:lang w:val="en-GB"/>
            <w:rPrChange w:id="4144" w:author="Chara Katiri" w:date="2015-05-12T13:05:00Z">
              <w:rPr>
                <w:rFonts w:ascii="Times" w:eastAsia="Times New Roman" w:hAnsi="Times" w:cs="Times New Roman"/>
                <w:sz w:val="22"/>
                <w:szCs w:val="22"/>
                <w:shd w:val="clear" w:color="auto" w:fill="FFFFFF"/>
                <w:lang w:val="en-GB"/>
              </w:rPr>
            </w:rPrChange>
          </w:rPr>
          <w:t xml:space="preserve"> are shown below</w:t>
        </w:r>
      </w:ins>
      <w:ins w:id="4145" w:author="Chara Katiri" w:date="2015-04-11T02:40:00Z">
        <w:r w:rsidR="005A7113" w:rsidRPr="00F758B3">
          <w:rPr>
            <w:rFonts w:ascii="Times" w:eastAsia="Times New Roman" w:hAnsi="Times" w:cs="Times New Roman"/>
            <w:sz w:val="22"/>
            <w:szCs w:val="22"/>
            <w:shd w:val="clear" w:color="auto" w:fill="FFFFFF"/>
            <w:lang w:val="en-GB"/>
            <w:rPrChange w:id="4146" w:author="Chara Katiri" w:date="2015-05-12T13:05:00Z">
              <w:rPr>
                <w:rFonts w:ascii="Times" w:eastAsia="Times New Roman" w:hAnsi="Times" w:cs="Times New Roman"/>
                <w:sz w:val="22"/>
                <w:szCs w:val="22"/>
                <w:shd w:val="clear" w:color="auto" w:fill="FFFFFF"/>
                <w:lang w:val="en-GB"/>
              </w:rPr>
            </w:rPrChange>
          </w:rPr>
          <w:t xml:space="preserve">. </w:t>
        </w:r>
      </w:ins>
      <w:ins w:id="4147" w:author="Chara Katiri" w:date="2015-04-11T02:41:00Z">
        <w:r w:rsidR="005A7113" w:rsidRPr="00F758B3">
          <w:rPr>
            <w:rFonts w:ascii="Times" w:eastAsia="Times New Roman" w:hAnsi="Times" w:cs="Times New Roman"/>
            <w:sz w:val="22"/>
            <w:szCs w:val="22"/>
            <w:shd w:val="clear" w:color="auto" w:fill="FFFFFF"/>
            <w:lang w:val="en-GB"/>
            <w:rPrChange w:id="4148" w:author="Chara Katiri" w:date="2015-05-12T13:05:00Z">
              <w:rPr>
                <w:rFonts w:ascii="Times" w:eastAsia="Times New Roman" w:hAnsi="Times" w:cs="Times New Roman"/>
                <w:sz w:val="22"/>
                <w:szCs w:val="22"/>
                <w:shd w:val="clear" w:color="auto" w:fill="FFFFFF"/>
                <w:lang w:val="en-GB"/>
              </w:rPr>
            </w:rPrChange>
          </w:rPr>
          <w:t xml:space="preserve"> </w:t>
        </w:r>
      </w:ins>
    </w:p>
    <w:p w14:paraId="3D116F64" w14:textId="4ACA180E" w:rsidR="005A7113" w:rsidRPr="00F758B3" w:rsidRDefault="005A7113" w:rsidP="00F758B3">
      <w:pPr>
        <w:spacing w:line="360" w:lineRule="auto"/>
        <w:contextualSpacing/>
        <w:jc w:val="both"/>
        <w:rPr>
          <w:ins w:id="4149" w:author="Chara Katiri" w:date="2015-04-11T01:23:00Z"/>
          <w:rFonts w:ascii="Times" w:eastAsia="Times New Roman" w:hAnsi="Times" w:cs="Times New Roman"/>
          <w:sz w:val="22"/>
          <w:szCs w:val="22"/>
          <w:shd w:val="clear" w:color="auto" w:fill="FFFFFF"/>
          <w:lang w:val="en-GB"/>
          <w:rPrChange w:id="4150" w:author="Chara Katiri" w:date="2015-05-12T13:05:00Z">
            <w:rPr>
              <w:ins w:id="4151" w:author="Chara Katiri" w:date="2015-04-11T01:23:00Z"/>
              <w:rFonts w:ascii="Times" w:eastAsia="Times New Roman" w:hAnsi="Times" w:cs="Times New Roman"/>
              <w:sz w:val="22"/>
              <w:szCs w:val="22"/>
              <w:shd w:val="clear" w:color="auto" w:fill="FFFFFF"/>
              <w:lang w:val="en-GB"/>
            </w:rPr>
          </w:rPrChange>
        </w:rPr>
        <w:pPrChange w:id="4152" w:author="Chara Katiri" w:date="2015-05-12T13:05:00Z">
          <w:pPr>
            <w:spacing w:line="360" w:lineRule="auto"/>
            <w:contextualSpacing/>
            <w:jc w:val="both"/>
          </w:pPr>
        </w:pPrChange>
      </w:pPr>
      <w:ins w:id="4153" w:author="Chara Katiri" w:date="2015-04-11T02:41:00Z">
        <w:r w:rsidRPr="00F758B3">
          <w:rPr>
            <w:rFonts w:ascii="Times" w:eastAsia="Times New Roman" w:hAnsi="Times" w:cs="Times New Roman"/>
            <w:sz w:val="22"/>
            <w:szCs w:val="22"/>
            <w:shd w:val="clear" w:color="auto" w:fill="FFFFFF"/>
            <w:lang w:val="en-GB"/>
            <w:rPrChange w:id="4154" w:author="Chara Katiri" w:date="2015-05-12T13:05:00Z">
              <w:rPr>
                <w:rFonts w:ascii="Times" w:eastAsia="Times New Roman" w:hAnsi="Times" w:cs="Times New Roman"/>
                <w:sz w:val="22"/>
                <w:szCs w:val="22"/>
                <w:shd w:val="clear" w:color="auto" w:fill="FFFFFF"/>
                <w:lang w:val="en-GB"/>
              </w:rPr>
            </w:rPrChange>
          </w:rPr>
          <w:t xml:space="preserve">The </w:t>
        </w:r>
      </w:ins>
      <w:ins w:id="4155" w:author="Chara Katiri" w:date="2015-04-11T02:48:00Z">
        <w:r w:rsidR="00DB09A0" w:rsidRPr="00F758B3">
          <w:rPr>
            <w:rFonts w:ascii="Times" w:eastAsia="Times New Roman" w:hAnsi="Times" w:cs="Times New Roman"/>
            <w:sz w:val="22"/>
            <w:szCs w:val="22"/>
            <w:shd w:val="clear" w:color="auto" w:fill="FFFFFF"/>
            <w:lang w:val="en-GB"/>
            <w:rPrChange w:id="4156" w:author="Chara Katiri" w:date="2015-05-12T13:05:00Z">
              <w:rPr>
                <w:rFonts w:ascii="Times" w:eastAsia="Times New Roman" w:hAnsi="Times" w:cs="Times New Roman"/>
                <w:sz w:val="22"/>
                <w:szCs w:val="22"/>
                <w:shd w:val="clear" w:color="auto" w:fill="FFFFFF"/>
                <w:lang w:val="en-GB"/>
              </w:rPr>
            </w:rPrChange>
          </w:rPr>
          <w:t xml:space="preserve">table is taken from the </w:t>
        </w:r>
      </w:ins>
      <w:ins w:id="4157" w:author="Chara Katiri" w:date="2015-04-11T02:49:00Z">
        <w:r w:rsidR="00DB09A0" w:rsidRPr="00F758B3">
          <w:rPr>
            <w:rFonts w:ascii="Times" w:eastAsia="Times New Roman" w:hAnsi="Times" w:cs="Times New Roman"/>
            <w:sz w:val="22"/>
            <w:szCs w:val="22"/>
            <w:shd w:val="clear" w:color="auto" w:fill="FFFFFF"/>
            <w:lang w:val="en-GB"/>
            <w:rPrChange w:id="4158" w:author="Chara Katiri" w:date="2015-05-12T13:05:00Z">
              <w:rPr>
                <w:rFonts w:ascii="Times" w:eastAsia="Times New Roman" w:hAnsi="Times" w:cs="Times New Roman"/>
                <w:sz w:val="22"/>
                <w:szCs w:val="22"/>
                <w:shd w:val="clear" w:color="auto" w:fill="FFFFFF"/>
                <w:lang w:val="en-GB"/>
              </w:rPr>
            </w:rPrChange>
          </w:rPr>
          <w:t xml:space="preserve">‘MVC 1.0/JSR 371’ </w:t>
        </w:r>
      </w:ins>
      <w:ins w:id="4159" w:author="Chara Katiri" w:date="2015-04-11T02:48:00Z">
        <w:r w:rsidR="00DB09A0" w:rsidRPr="00F758B3">
          <w:rPr>
            <w:rFonts w:ascii="Times" w:eastAsia="Times New Roman" w:hAnsi="Times" w:cs="Times New Roman"/>
            <w:sz w:val="22"/>
            <w:szCs w:val="22"/>
            <w:shd w:val="clear" w:color="auto" w:fill="FFFFFF"/>
            <w:lang w:val="en-GB"/>
            <w:rPrChange w:id="4160" w:author="Chara Katiri" w:date="2015-05-12T13:05:00Z">
              <w:rPr>
                <w:rFonts w:ascii="Times" w:eastAsia="Times New Roman" w:hAnsi="Times" w:cs="Times New Roman"/>
                <w:sz w:val="22"/>
                <w:szCs w:val="22"/>
                <w:shd w:val="clear" w:color="auto" w:fill="FFFFFF"/>
                <w:lang w:val="en-GB"/>
              </w:rPr>
            </w:rPrChange>
          </w:rPr>
          <w:t xml:space="preserve">presented </w:t>
        </w:r>
      </w:ins>
      <w:ins w:id="4161" w:author="Chara Katiri" w:date="2015-04-11T02:56:00Z">
        <w:r w:rsidR="00DB09A0" w:rsidRPr="00F758B3">
          <w:rPr>
            <w:rFonts w:ascii="Times" w:eastAsia="Times New Roman" w:hAnsi="Times" w:cs="Times New Roman"/>
            <w:sz w:val="22"/>
            <w:szCs w:val="22"/>
            <w:shd w:val="clear" w:color="auto" w:fill="FFFFFF"/>
            <w:lang w:val="en-GB"/>
            <w:rPrChange w:id="4162" w:author="Chara Katiri" w:date="2015-05-12T13:05:00Z">
              <w:rPr>
                <w:rFonts w:ascii="Times" w:eastAsia="Times New Roman" w:hAnsi="Times" w:cs="Times New Roman"/>
                <w:sz w:val="22"/>
                <w:szCs w:val="22"/>
                <w:shd w:val="clear" w:color="auto" w:fill="FFFFFF"/>
                <w:lang w:val="en-GB"/>
              </w:rPr>
            </w:rPrChange>
          </w:rPr>
          <w:t>during</w:t>
        </w:r>
      </w:ins>
      <w:ins w:id="4163" w:author="Chara Katiri" w:date="2015-04-11T02:41:00Z">
        <w:r w:rsidRPr="00F758B3">
          <w:rPr>
            <w:rFonts w:ascii="Times" w:eastAsia="Times New Roman" w:hAnsi="Times" w:cs="Times New Roman"/>
            <w:sz w:val="22"/>
            <w:szCs w:val="22"/>
            <w:shd w:val="clear" w:color="auto" w:fill="FFFFFF"/>
            <w:lang w:val="en-GB"/>
            <w:rPrChange w:id="4164" w:author="Chara Katiri" w:date="2015-05-12T13:05:00Z">
              <w:rPr>
                <w:rFonts w:ascii="Times" w:eastAsia="Times New Roman" w:hAnsi="Times" w:cs="Times New Roman"/>
                <w:sz w:val="22"/>
                <w:szCs w:val="22"/>
                <w:shd w:val="clear" w:color="auto" w:fill="FFFFFF"/>
                <w:lang w:val="en-GB"/>
              </w:rPr>
            </w:rPrChange>
          </w:rPr>
          <w:t xml:space="preserve"> </w:t>
        </w:r>
      </w:ins>
      <w:ins w:id="4165" w:author="Chara Katiri" w:date="2015-04-11T03:30:00Z">
        <w:r w:rsidR="004A6C8B" w:rsidRPr="00F758B3">
          <w:rPr>
            <w:rFonts w:ascii="Times" w:eastAsia="Times New Roman" w:hAnsi="Times" w:cs="Times New Roman"/>
            <w:sz w:val="22"/>
            <w:szCs w:val="22"/>
            <w:shd w:val="clear" w:color="auto" w:fill="FFFFFF"/>
            <w:lang w:val="en-GB"/>
            <w:rPrChange w:id="4166" w:author="Chara Katiri" w:date="2015-05-12T13:05:00Z">
              <w:rPr>
                <w:rFonts w:ascii="Times" w:eastAsia="Times New Roman" w:hAnsi="Times" w:cs="Times New Roman"/>
                <w:sz w:val="22"/>
                <w:szCs w:val="22"/>
                <w:shd w:val="clear" w:color="auto" w:fill="FFFFFF"/>
                <w:lang w:val="en-GB"/>
              </w:rPr>
            </w:rPrChange>
          </w:rPr>
          <w:t>JavaLand</w:t>
        </w:r>
      </w:ins>
      <w:ins w:id="4167" w:author="Chara Katiri" w:date="2015-04-11T02:49:00Z">
        <w:r w:rsidR="00DB09A0" w:rsidRPr="00F758B3">
          <w:rPr>
            <w:rFonts w:ascii="Times" w:eastAsia="Times New Roman" w:hAnsi="Times" w:cs="Times New Roman"/>
            <w:sz w:val="22"/>
            <w:szCs w:val="22"/>
            <w:shd w:val="clear" w:color="auto" w:fill="FFFFFF"/>
            <w:lang w:val="en-GB"/>
            <w:rPrChange w:id="4168" w:author="Chara Katiri" w:date="2015-05-12T13:05:00Z">
              <w:rPr>
                <w:rFonts w:ascii="Times" w:eastAsia="Times New Roman" w:hAnsi="Times" w:cs="Times New Roman"/>
                <w:sz w:val="22"/>
                <w:szCs w:val="22"/>
                <w:shd w:val="clear" w:color="auto" w:fill="FFFFFF"/>
                <w:lang w:val="en-GB"/>
              </w:rPr>
            </w:rPrChange>
          </w:rPr>
          <w:t xml:space="preserve"> 2015 by David </w:t>
        </w:r>
      </w:ins>
      <w:ins w:id="4169" w:author="Chara Katiri" w:date="2015-05-02T14:38:00Z">
        <w:r w:rsidR="0069684A" w:rsidRPr="00F758B3">
          <w:rPr>
            <w:rFonts w:ascii="Times" w:eastAsia="Times New Roman" w:hAnsi="Times" w:cs="Times New Roman"/>
            <w:sz w:val="22"/>
            <w:szCs w:val="22"/>
            <w:shd w:val="clear" w:color="auto" w:fill="FFFFFF"/>
            <w:lang w:val="en-GB"/>
            <w:rPrChange w:id="4170" w:author="Chara Katiri" w:date="2015-05-12T13:05:00Z">
              <w:rPr>
                <w:rFonts w:ascii="Times" w:eastAsia="Times New Roman" w:hAnsi="Times" w:cs="Times New Roman"/>
                <w:sz w:val="22"/>
                <w:szCs w:val="22"/>
                <w:shd w:val="clear" w:color="auto" w:fill="FFFFFF"/>
                <w:lang w:val="en-GB"/>
              </w:rPr>
            </w:rPrChange>
          </w:rPr>
          <w:t>Database</w:t>
        </w:r>
      </w:ins>
      <w:ins w:id="4171" w:author="Chara Katiri" w:date="2015-04-11T02:50:00Z">
        <w:r w:rsidR="00DB09A0" w:rsidRPr="00F758B3">
          <w:rPr>
            <w:rFonts w:ascii="Times" w:eastAsia="Times New Roman" w:hAnsi="Times" w:cs="Times New Roman"/>
            <w:sz w:val="22"/>
            <w:szCs w:val="22"/>
            <w:shd w:val="clear" w:color="auto" w:fill="FFFFFF"/>
            <w:lang w:val="en-GB"/>
            <w:rPrChange w:id="4172" w:author="Chara Katiri" w:date="2015-05-12T13:05:00Z">
              <w:rPr>
                <w:rFonts w:ascii="Times" w:eastAsia="Times New Roman" w:hAnsi="Times" w:cs="Times New Roman"/>
                <w:sz w:val="22"/>
                <w:szCs w:val="22"/>
                <w:shd w:val="clear" w:color="auto" w:fill="FFFFFF"/>
                <w:lang w:val="en-GB"/>
              </w:rPr>
            </w:rPrChange>
          </w:rPr>
          <w:t xml:space="preserve"> </w:t>
        </w:r>
      </w:ins>
      <w:sdt>
        <w:sdtPr>
          <w:rPr>
            <w:rFonts w:ascii="Times" w:eastAsia="Times New Roman" w:hAnsi="Times" w:cs="Times New Roman"/>
            <w:sz w:val="22"/>
            <w:szCs w:val="22"/>
            <w:shd w:val="clear" w:color="auto" w:fill="FFFFFF"/>
            <w:lang w:val="en-GB"/>
            <w:rPrChange w:id="4173" w:author="Chara Katiri" w:date="2015-05-12T13:05:00Z">
              <w:rPr>
                <w:rFonts w:ascii="Times" w:eastAsia="Times New Roman" w:hAnsi="Times" w:cs="Times New Roman"/>
                <w:sz w:val="22"/>
                <w:szCs w:val="22"/>
                <w:shd w:val="clear" w:color="auto" w:fill="FFFFFF"/>
                <w:lang w:val="en-GB"/>
              </w:rPr>
            </w:rPrChange>
          </w:rPr>
          <w:id w:val="1700509928"/>
          <w:citation/>
        </w:sdtPr>
        <w:sdtContent>
          <w:r w:rsidR="00725EF6" w:rsidRPr="00F758B3">
            <w:rPr>
              <w:rFonts w:ascii="Times" w:eastAsia="Times New Roman" w:hAnsi="Times" w:cs="Times New Roman"/>
              <w:sz w:val="22"/>
              <w:szCs w:val="22"/>
              <w:shd w:val="clear" w:color="auto" w:fill="FFFFFF"/>
              <w:lang w:val="en-GB"/>
              <w:rPrChange w:id="4174" w:author="Chara Katiri" w:date="2015-05-12T13:05:00Z">
                <w:rPr>
                  <w:rFonts w:ascii="Times" w:eastAsia="Times New Roman" w:hAnsi="Times" w:cs="Times New Roman"/>
                  <w:sz w:val="22"/>
                  <w:szCs w:val="22"/>
                  <w:shd w:val="clear" w:color="auto" w:fill="FFFFFF"/>
                  <w:lang w:val="en-GB"/>
                </w:rPr>
              </w:rPrChange>
            </w:rPr>
            <w:fldChar w:fldCharType="begin"/>
          </w:r>
          <w:r w:rsidR="00725EF6" w:rsidRPr="00F758B3">
            <w:rPr>
              <w:rFonts w:ascii="Times" w:eastAsia="Times New Roman" w:hAnsi="Times" w:cs="Times New Roman"/>
              <w:sz w:val="22"/>
              <w:szCs w:val="22"/>
              <w:shd w:val="clear" w:color="auto" w:fill="FFFFFF"/>
              <w:rPrChange w:id="4175" w:author="Chara Katiri" w:date="2015-05-12T13:05:00Z">
                <w:rPr>
                  <w:rFonts w:ascii="Times" w:eastAsia="Times New Roman" w:hAnsi="Times" w:cs="Times New Roman"/>
                  <w:sz w:val="22"/>
                  <w:szCs w:val="22"/>
                  <w:shd w:val="clear" w:color="auto" w:fill="FFFFFF"/>
                </w:rPr>
              </w:rPrChange>
            </w:rPr>
            <w:instrText xml:space="preserve"> CITATION Sli15 \l 1033 </w:instrText>
          </w:r>
          <w:r w:rsidR="00725EF6" w:rsidRPr="00F758B3">
            <w:rPr>
              <w:rFonts w:ascii="Times" w:eastAsia="Times New Roman" w:hAnsi="Times" w:cs="Times New Roman"/>
              <w:sz w:val="22"/>
              <w:szCs w:val="22"/>
              <w:shd w:val="clear" w:color="auto" w:fill="FFFFFF"/>
              <w:lang w:val="en-GB"/>
              <w:rPrChange w:id="4176"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4177" w:author="Chara Katiri" w:date="2015-05-12T13:05:00Z">
                <w:rPr>
                  <w:rFonts w:ascii="Times" w:eastAsia="Times New Roman" w:hAnsi="Times" w:cs="Times New Roman"/>
                  <w:noProof/>
                  <w:sz w:val="22"/>
                  <w:szCs w:val="22"/>
                  <w:shd w:val="clear" w:color="auto" w:fill="FFFFFF"/>
                </w:rPr>
              </w:rPrChange>
            </w:rPr>
            <w:t>[</w:t>
          </w:r>
          <w:r w:rsidR="00B7160F" w:rsidRPr="00F758B3">
            <w:rPr>
              <w:rFonts w:ascii="Times" w:eastAsia="Times New Roman" w:hAnsi="Times" w:cs="Times New Roman"/>
              <w:noProof/>
              <w:sz w:val="22"/>
              <w:szCs w:val="22"/>
              <w:shd w:val="clear" w:color="auto" w:fill="FFFFFF"/>
              <w:rPrChange w:id="4178"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4179" w:author="Chara Katiri" w:date="2015-05-12T13:05:00Z">
                <w:rPr>
                  <w:rFonts w:ascii="Times" w:eastAsia="Times New Roman" w:hAnsi="Times" w:cs="Times New Roman"/>
                  <w:noProof/>
                  <w:sz w:val="22"/>
                  <w:szCs w:val="22"/>
                  <w:shd w:val="clear" w:color="auto" w:fill="FFFFFF"/>
                </w:rPr>
              </w:rPrChange>
            </w:rPr>
            <w:instrText xml:space="preserve"> HYPERLINK "" \l "Sli15" </w:instrText>
          </w:r>
          <w:r w:rsidR="00B7160F" w:rsidRPr="00F758B3">
            <w:rPr>
              <w:rFonts w:ascii="Times" w:eastAsia="Times New Roman" w:hAnsi="Times" w:cs="Times New Roman"/>
              <w:noProof/>
              <w:sz w:val="22"/>
              <w:szCs w:val="22"/>
              <w:shd w:val="clear" w:color="auto" w:fill="FFFFFF"/>
              <w:rPrChange w:id="4180"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4181" w:author="Chara Katiri" w:date="2015-05-12T13:05:00Z">
                <w:rPr>
                  <w:rStyle w:val="Heading2Char"/>
                  <w:rFonts w:ascii="Times" w:eastAsia="Times New Roman" w:hAnsi="Times" w:cs="Times New Roman"/>
                  <w:noProof/>
                  <w:color w:val="auto"/>
                  <w:sz w:val="22"/>
                  <w:szCs w:val="22"/>
                  <w:shd w:val="clear" w:color="auto" w:fill="FFFFFF"/>
                </w:rPr>
              </w:rPrChange>
            </w:rPr>
            <w:t>18</w:t>
          </w:r>
          <w:r w:rsidR="00B7160F" w:rsidRPr="00F758B3">
            <w:rPr>
              <w:rFonts w:ascii="Times" w:eastAsia="Times New Roman" w:hAnsi="Times" w:cs="Times New Roman"/>
              <w:noProof/>
              <w:sz w:val="22"/>
              <w:szCs w:val="22"/>
              <w:shd w:val="clear" w:color="auto" w:fill="FFFFFF"/>
              <w:rPrChange w:id="4182"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4183" w:author="Chara Katiri" w:date="2015-05-12T13:05:00Z">
                <w:rPr>
                  <w:rFonts w:ascii="Times" w:eastAsia="Times New Roman" w:hAnsi="Times" w:cs="Times New Roman"/>
                  <w:noProof/>
                  <w:sz w:val="22"/>
                  <w:szCs w:val="22"/>
                  <w:shd w:val="clear" w:color="auto" w:fill="FFFFFF"/>
                </w:rPr>
              </w:rPrChange>
            </w:rPr>
            <w:t>]</w:t>
          </w:r>
          <w:r w:rsidR="00725EF6" w:rsidRPr="00F758B3">
            <w:rPr>
              <w:rFonts w:ascii="Times" w:eastAsia="Times New Roman" w:hAnsi="Times" w:cs="Times New Roman"/>
              <w:sz w:val="22"/>
              <w:szCs w:val="22"/>
              <w:shd w:val="clear" w:color="auto" w:fill="FFFFFF"/>
              <w:lang w:val="en-GB"/>
              <w:rPrChange w:id="4184" w:author="Chara Katiri" w:date="2015-05-12T13:05:00Z">
                <w:rPr>
                  <w:rFonts w:ascii="Times" w:eastAsia="Times New Roman" w:hAnsi="Times" w:cs="Times New Roman"/>
                  <w:sz w:val="22"/>
                  <w:szCs w:val="22"/>
                  <w:shd w:val="clear" w:color="auto" w:fill="FFFFFF"/>
                  <w:lang w:val="en-GB"/>
                </w:rPr>
              </w:rPrChange>
            </w:rPr>
            <w:fldChar w:fldCharType="end"/>
          </w:r>
        </w:sdtContent>
      </w:sdt>
      <w:ins w:id="4185" w:author="Chara Katiri" w:date="2015-04-11T02:50:00Z">
        <w:r w:rsidR="004A6C8B" w:rsidRPr="00F758B3">
          <w:rPr>
            <w:rFonts w:ascii="Times" w:eastAsia="Times New Roman" w:hAnsi="Times" w:cs="Times New Roman"/>
            <w:sz w:val="22"/>
            <w:szCs w:val="22"/>
            <w:shd w:val="clear" w:color="auto" w:fill="FFFFFF"/>
            <w:lang w:val="en-GB"/>
            <w:rPrChange w:id="4186" w:author="Chara Katiri" w:date="2015-05-12T13:05:00Z">
              <w:rPr>
                <w:rFonts w:ascii="Times" w:eastAsia="Times New Roman" w:hAnsi="Times" w:cs="Times New Roman"/>
                <w:sz w:val="22"/>
                <w:szCs w:val="22"/>
                <w:shd w:val="clear" w:color="auto" w:fill="FFFFFF"/>
                <w:lang w:val="en-GB"/>
              </w:rPr>
            </w:rPrChange>
          </w:rPr>
          <w:t>.</w:t>
        </w:r>
        <w:r w:rsidR="00DB09A0" w:rsidRPr="00F758B3">
          <w:rPr>
            <w:rFonts w:ascii="Times" w:eastAsia="Times New Roman" w:hAnsi="Times" w:cs="Times New Roman"/>
            <w:sz w:val="22"/>
            <w:szCs w:val="22"/>
            <w:shd w:val="clear" w:color="auto" w:fill="FFFFFF"/>
            <w:lang w:val="en-GB"/>
            <w:rPrChange w:id="4187" w:author="Chara Katiri" w:date="2015-05-12T13:05:00Z">
              <w:rPr>
                <w:rFonts w:ascii="Times" w:eastAsia="Times New Roman" w:hAnsi="Times" w:cs="Times New Roman"/>
                <w:sz w:val="22"/>
                <w:szCs w:val="22"/>
                <w:shd w:val="clear" w:color="auto" w:fill="FFFFFF"/>
                <w:lang w:val="en-GB"/>
              </w:rPr>
            </w:rPrChange>
          </w:rPr>
          <w:t xml:space="preserve"> The same table </w:t>
        </w:r>
      </w:ins>
      <w:ins w:id="4188" w:author="Chara Katiri" w:date="2015-05-02T14:45:00Z">
        <w:r w:rsidR="00FE26E6" w:rsidRPr="00F758B3">
          <w:rPr>
            <w:rFonts w:ascii="Times" w:eastAsia="Times New Roman" w:hAnsi="Times" w:cs="Times New Roman"/>
            <w:sz w:val="22"/>
            <w:szCs w:val="22"/>
            <w:shd w:val="clear" w:color="auto" w:fill="FFFFFF"/>
            <w:lang w:val="en-GB"/>
            <w:rPrChange w:id="4189" w:author="Chara Katiri" w:date="2015-05-12T13:05:00Z">
              <w:rPr>
                <w:rFonts w:ascii="Times" w:eastAsia="Times New Roman" w:hAnsi="Times" w:cs="Times New Roman"/>
                <w:sz w:val="22"/>
                <w:szCs w:val="22"/>
                <w:shd w:val="clear" w:color="auto" w:fill="FFFFFF"/>
                <w:lang w:val="en-GB"/>
              </w:rPr>
            </w:rPrChange>
          </w:rPr>
          <w:t>used</w:t>
        </w:r>
      </w:ins>
      <w:ins w:id="4190" w:author="Chara Katiri" w:date="2015-04-11T02:55:00Z">
        <w:r w:rsidR="00DB09A0" w:rsidRPr="00F758B3">
          <w:rPr>
            <w:rFonts w:ascii="Times" w:eastAsia="Times New Roman" w:hAnsi="Times" w:cs="Times New Roman"/>
            <w:sz w:val="22"/>
            <w:szCs w:val="22"/>
            <w:shd w:val="clear" w:color="auto" w:fill="FFFFFF"/>
            <w:lang w:val="en-GB"/>
            <w:rPrChange w:id="4191" w:author="Chara Katiri" w:date="2015-05-12T13:05:00Z">
              <w:rPr>
                <w:rFonts w:ascii="Times" w:eastAsia="Times New Roman" w:hAnsi="Times" w:cs="Times New Roman"/>
                <w:sz w:val="22"/>
                <w:szCs w:val="22"/>
                <w:shd w:val="clear" w:color="auto" w:fill="FFFFFF"/>
                <w:lang w:val="en-GB"/>
              </w:rPr>
            </w:rPrChange>
          </w:rPr>
          <w:t xml:space="preserve"> during Devonxx 14</w:t>
        </w:r>
      </w:ins>
      <w:ins w:id="4192" w:author="Chara Katiri" w:date="2015-05-02T14:45:00Z">
        <w:r w:rsidR="00FE26E6" w:rsidRPr="00F758B3">
          <w:rPr>
            <w:rFonts w:ascii="Times" w:eastAsia="Times New Roman" w:hAnsi="Times" w:cs="Times New Roman"/>
            <w:sz w:val="22"/>
            <w:szCs w:val="22"/>
            <w:shd w:val="clear" w:color="auto" w:fill="FFFFFF"/>
            <w:lang w:val="en-GB"/>
            <w:rPrChange w:id="4193" w:author="Chara Katiri" w:date="2015-05-12T13:05:00Z">
              <w:rPr>
                <w:rFonts w:ascii="Times" w:eastAsia="Times New Roman" w:hAnsi="Times" w:cs="Times New Roman"/>
                <w:sz w:val="22"/>
                <w:szCs w:val="22"/>
                <w:shd w:val="clear" w:color="auto" w:fill="FFFFFF"/>
                <w:lang w:val="en-GB"/>
              </w:rPr>
            </w:rPrChange>
          </w:rPr>
          <w:t>,</w:t>
        </w:r>
      </w:ins>
      <w:ins w:id="4194" w:author="Chara Katiri" w:date="2015-04-11T02:55:00Z">
        <w:r w:rsidR="00DB09A0" w:rsidRPr="00F758B3">
          <w:rPr>
            <w:rFonts w:ascii="Times" w:eastAsia="Times New Roman" w:hAnsi="Times" w:cs="Times New Roman"/>
            <w:sz w:val="22"/>
            <w:szCs w:val="22"/>
            <w:shd w:val="clear" w:color="auto" w:fill="FFFFFF"/>
            <w:lang w:val="en-GB"/>
            <w:rPrChange w:id="4195" w:author="Chara Katiri" w:date="2015-05-12T13:05:00Z">
              <w:rPr>
                <w:rFonts w:ascii="Times" w:eastAsia="Times New Roman" w:hAnsi="Times" w:cs="Times New Roman"/>
                <w:sz w:val="22"/>
                <w:szCs w:val="22"/>
                <w:shd w:val="clear" w:color="auto" w:fill="FFFFFF"/>
                <w:lang w:val="en-GB"/>
              </w:rPr>
            </w:rPrChange>
          </w:rPr>
          <w:t xml:space="preserve"> by Mafred Riem</w:t>
        </w:r>
      </w:ins>
      <w:sdt>
        <w:sdtPr>
          <w:rPr>
            <w:rFonts w:ascii="Times" w:eastAsia="Times New Roman" w:hAnsi="Times" w:cs="Times New Roman"/>
            <w:sz w:val="22"/>
            <w:szCs w:val="22"/>
            <w:shd w:val="clear" w:color="auto" w:fill="FFFFFF"/>
            <w:lang w:val="en-GB"/>
            <w:rPrChange w:id="4196" w:author="Chara Katiri" w:date="2015-05-12T13:05:00Z">
              <w:rPr>
                <w:rFonts w:ascii="Times" w:eastAsia="Times New Roman" w:hAnsi="Times" w:cs="Times New Roman"/>
                <w:sz w:val="22"/>
                <w:szCs w:val="22"/>
                <w:shd w:val="clear" w:color="auto" w:fill="FFFFFF"/>
                <w:lang w:val="en-GB"/>
              </w:rPr>
            </w:rPrChange>
          </w:rPr>
          <w:id w:val="-1758669775"/>
          <w:citation/>
        </w:sdtPr>
        <w:sdtContent>
          <w:r w:rsidR="00725EF6" w:rsidRPr="00F758B3">
            <w:rPr>
              <w:rFonts w:ascii="Times" w:eastAsia="Times New Roman" w:hAnsi="Times" w:cs="Times New Roman"/>
              <w:sz w:val="22"/>
              <w:szCs w:val="22"/>
              <w:shd w:val="clear" w:color="auto" w:fill="FFFFFF"/>
              <w:lang w:val="en-GB"/>
              <w:rPrChange w:id="4197" w:author="Chara Katiri" w:date="2015-05-12T13:05:00Z">
                <w:rPr>
                  <w:rFonts w:ascii="Times" w:eastAsia="Times New Roman" w:hAnsi="Times" w:cs="Times New Roman"/>
                  <w:sz w:val="22"/>
                  <w:szCs w:val="22"/>
                  <w:shd w:val="clear" w:color="auto" w:fill="FFFFFF"/>
                  <w:lang w:val="en-GB"/>
                </w:rPr>
              </w:rPrChange>
            </w:rPr>
            <w:fldChar w:fldCharType="begin"/>
          </w:r>
          <w:r w:rsidR="00725EF6" w:rsidRPr="00F758B3">
            <w:rPr>
              <w:rFonts w:ascii="Times" w:eastAsia="Times New Roman" w:hAnsi="Times" w:cs="Times New Roman"/>
              <w:sz w:val="22"/>
              <w:szCs w:val="22"/>
              <w:shd w:val="clear" w:color="auto" w:fill="FFFFFF"/>
              <w:rPrChange w:id="4198" w:author="Chara Katiri" w:date="2015-05-12T13:05:00Z">
                <w:rPr>
                  <w:rFonts w:ascii="Times" w:eastAsia="Times New Roman" w:hAnsi="Times" w:cs="Times New Roman"/>
                  <w:sz w:val="22"/>
                  <w:szCs w:val="22"/>
                  <w:shd w:val="clear" w:color="auto" w:fill="FFFFFF"/>
                </w:rPr>
              </w:rPrChange>
            </w:rPr>
            <w:instrText xml:space="preserve"> CITATION DMV15 \l 1033 </w:instrText>
          </w:r>
          <w:r w:rsidR="00725EF6" w:rsidRPr="00F758B3">
            <w:rPr>
              <w:rFonts w:ascii="Times" w:eastAsia="Times New Roman" w:hAnsi="Times" w:cs="Times New Roman"/>
              <w:sz w:val="22"/>
              <w:szCs w:val="22"/>
              <w:shd w:val="clear" w:color="auto" w:fill="FFFFFF"/>
              <w:lang w:val="en-GB"/>
              <w:rPrChange w:id="4199"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4200" w:author="Chara Katiri" w:date="2015-05-12T13:05:00Z">
                <w:rPr>
                  <w:rFonts w:ascii="Times" w:eastAsia="Times New Roman" w:hAnsi="Times" w:cs="Times New Roman"/>
                  <w:noProof/>
                  <w:sz w:val="22"/>
                  <w:szCs w:val="22"/>
                  <w:shd w:val="clear" w:color="auto" w:fill="FFFFFF"/>
                </w:rPr>
              </w:rPrChange>
            </w:rPr>
            <w:t xml:space="preserve"> [</w:t>
          </w:r>
          <w:r w:rsidR="00B7160F" w:rsidRPr="00F758B3">
            <w:rPr>
              <w:rFonts w:ascii="Times" w:eastAsia="Times New Roman" w:hAnsi="Times" w:cs="Times New Roman"/>
              <w:noProof/>
              <w:sz w:val="22"/>
              <w:szCs w:val="22"/>
              <w:shd w:val="clear" w:color="auto" w:fill="FFFFFF"/>
              <w:rPrChange w:id="4201"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4202" w:author="Chara Katiri" w:date="2015-05-12T13:05:00Z">
                <w:rPr>
                  <w:rFonts w:ascii="Times" w:eastAsia="Times New Roman" w:hAnsi="Times" w:cs="Times New Roman"/>
                  <w:noProof/>
                  <w:sz w:val="22"/>
                  <w:szCs w:val="22"/>
                  <w:shd w:val="clear" w:color="auto" w:fill="FFFFFF"/>
                </w:rPr>
              </w:rPrChange>
            </w:rPr>
            <w:instrText xml:space="preserve"> HYPERLINK "" \l "DMV15" </w:instrText>
          </w:r>
          <w:r w:rsidR="00B7160F" w:rsidRPr="00F758B3">
            <w:rPr>
              <w:rFonts w:ascii="Times" w:eastAsia="Times New Roman" w:hAnsi="Times" w:cs="Times New Roman"/>
              <w:noProof/>
              <w:sz w:val="22"/>
              <w:szCs w:val="22"/>
              <w:shd w:val="clear" w:color="auto" w:fill="FFFFFF"/>
              <w:rPrChange w:id="4203"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4204" w:author="Chara Katiri" w:date="2015-05-12T13:05:00Z">
                <w:rPr>
                  <w:rStyle w:val="Heading2Char"/>
                  <w:rFonts w:ascii="Times" w:eastAsia="Times New Roman" w:hAnsi="Times" w:cs="Times New Roman"/>
                  <w:noProof/>
                  <w:color w:val="auto"/>
                  <w:sz w:val="22"/>
                  <w:szCs w:val="22"/>
                  <w:shd w:val="clear" w:color="auto" w:fill="FFFFFF"/>
                </w:rPr>
              </w:rPrChange>
            </w:rPr>
            <w:t>19</w:t>
          </w:r>
          <w:r w:rsidR="00B7160F" w:rsidRPr="00F758B3">
            <w:rPr>
              <w:rFonts w:ascii="Times" w:eastAsia="Times New Roman" w:hAnsi="Times" w:cs="Times New Roman"/>
              <w:noProof/>
              <w:sz w:val="22"/>
              <w:szCs w:val="22"/>
              <w:shd w:val="clear" w:color="auto" w:fill="FFFFFF"/>
              <w:rPrChange w:id="4205"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4206" w:author="Chara Katiri" w:date="2015-05-12T13:05:00Z">
                <w:rPr>
                  <w:rFonts w:ascii="Times" w:eastAsia="Times New Roman" w:hAnsi="Times" w:cs="Times New Roman"/>
                  <w:noProof/>
                  <w:sz w:val="22"/>
                  <w:szCs w:val="22"/>
                  <w:shd w:val="clear" w:color="auto" w:fill="FFFFFF"/>
                </w:rPr>
              </w:rPrChange>
            </w:rPr>
            <w:t>]</w:t>
          </w:r>
          <w:r w:rsidR="00725EF6" w:rsidRPr="00F758B3">
            <w:rPr>
              <w:rFonts w:ascii="Times" w:eastAsia="Times New Roman" w:hAnsi="Times" w:cs="Times New Roman"/>
              <w:sz w:val="22"/>
              <w:szCs w:val="22"/>
              <w:shd w:val="clear" w:color="auto" w:fill="FFFFFF"/>
              <w:lang w:val="en-GB"/>
              <w:rPrChange w:id="4207" w:author="Chara Katiri" w:date="2015-05-12T13:05:00Z">
                <w:rPr>
                  <w:rFonts w:ascii="Times" w:eastAsia="Times New Roman" w:hAnsi="Times" w:cs="Times New Roman"/>
                  <w:sz w:val="22"/>
                  <w:szCs w:val="22"/>
                  <w:shd w:val="clear" w:color="auto" w:fill="FFFFFF"/>
                  <w:lang w:val="en-GB"/>
                </w:rPr>
              </w:rPrChange>
            </w:rPr>
            <w:fldChar w:fldCharType="end"/>
          </w:r>
        </w:sdtContent>
      </w:sdt>
      <w:r w:rsidR="00725EF6" w:rsidRPr="00F758B3">
        <w:rPr>
          <w:rFonts w:ascii="Times" w:eastAsia="Times New Roman" w:hAnsi="Times" w:cs="Times New Roman"/>
          <w:sz w:val="22"/>
          <w:szCs w:val="22"/>
          <w:shd w:val="clear" w:color="auto" w:fill="FFFFFF"/>
          <w:lang w:val="en-GB"/>
          <w:rPrChange w:id="4208" w:author="Chara Katiri" w:date="2015-05-12T13:05:00Z">
            <w:rPr>
              <w:rFonts w:ascii="Times" w:eastAsia="Times New Roman" w:hAnsi="Times" w:cs="Times New Roman"/>
              <w:sz w:val="22"/>
              <w:szCs w:val="22"/>
              <w:shd w:val="clear" w:color="auto" w:fill="FFFFFF"/>
              <w:lang w:val="en-GB"/>
            </w:rPr>
          </w:rPrChange>
        </w:rPr>
        <w:t>.</w:t>
      </w:r>
      <w:ins w:id="4209" w:author="Chara Katiri" w:date="2015-04-11T02:55:00Z">
        <w:r w:rsidR="00DB09A0" w:rsidRPr="00F758B3">
          <w:rPr>
            <w:rFonts w:ascii="Times" w:eastAsia="Times New Roman" w:hAnsi="Times" w:cs="Times New Roman"/>
            <w:sz w:val="22"/>
            <w:szCs w:val="22"/>
            <w:shd w:val="clear" w:color="auto" w:fill="FFFFFF"/>
            <w:lang w:val="en-GB"/>
            <w:rPrChange w:id="4210" w:author="Chara Katiri" w:date="2015-05-12T13:05:00Z">
              <w:rPr>
                <w:rFonts w:ascii="Times" w:eastAsia="Times New Roman" w:hAnsi="Times" w:cs="Times New Roman"/>
                <w:sz w:val="22"/>
                <w:szCs w:val="22"/>
                <w:shd w:val="clear" w:color="auto" w:fill="FFFFFF"/>
                <w:lang w:val="en-GB"/>
              </w:rPr>
            </w:rPrChange>
          </w:rPr>
          <w:t xml:space="preserve">  </w:t>
        </w:r>
      </w:ins>
    </w:p>
    <w:p w14:paraId="50D3DB63" w14:textId="77777777" w:rsidR="00CB34D3" w:rsidRPr="00F758B3" w:rsidRDefault="00CB34D3" w:rsidP="00F758B3">
      <w:pPr>
        <w:spacing w:line="360" w:lineRule="auto"/>
        <w:ind w:firstLine="720"/>
        <w:contextualSpacing/>
        <w:jc w:val="both"/>
        <w:rPr>
          <w:ins w:id="4211" w:author="Chara Katiri" w:date="2015-04-11T01:23:00Z"/>
          <w:rFonts w:ascii="Times" w:eastAsia="Times New Roman" w:hAnsi="Times" w:cs="Times New Roman"/>
          <w:sz w:val="22"/>
          <w:szCs w:val="22"/>
          <w:shd w:val="clear" w:color="auto" w:fill="FFFFFF"/>
          <w:lang w:val="en-GB"/>
          <w:rPrChange w:id="4212" w:author="Chara Katiri" w:date="2015-05-12T13:05:00Z">
            <w:rPr>
              <w:ins w:id="4213" w:author="Chara Katiri" w:date="2015-04-11T01:23:00Z"/>
              <w:rFonts w:ascii="Times" w:eastAsia="Times New Roman" w:hAnsi="Times" w:cs="Times New Roman"/>
              <w:sz w:val="22"/>
              <w:szCs w:val="22"/>
              <w:shd w:val="clear" w:color="auto" w:fill="FFFFFF"/>
              <w:lang w:val="en-GB"/>
            </w:rPr>
          </w:rPrChange>
        </w:rPr>
        <w:pPrChange w:id="4214" w:author="Chara Katiri" w:date="2015-05-12T13:05:00Z">
          <w:pPr>
            <w:spacing w:line="360" w:lineRule="auto"/>
            <w:ind w:firstLine="720"/>
            <w:contextualSpacing/>
            <w:jc w:val="both"/>
          </w:pPr>
        </w:pPrChange>
      </w:pPr>
    </w:p>
    <w:tbl>
      <w:tblPr>
        <w:tblStyle w:val="LightList-Accent1"/>
        <w:tblW w:w="0" w:type="auto"/>
        <w:tblLook w:val="04A0" w:firstRow="1" w:lastRow="0" w:firstColumn="1" w:lastColumn="0" w:noHBand="0" w:noVBand="1"/>
        <w:tblPrChange w:id="4215" w:author="Chara Katiri" w:date="2015-05-02T14:38:00Z">
          <w:tblPr>
            <w:tblStyle w:val="TableGrid"/>
            <w:tblW w:w="0" w:type="auto"/>
            <w:tblLook w:val="04A0" w:firstRow="1" w:lastRow="0" w:firstColumn="1" w:lastColumn="0" w:noHBand="0" w:noVBand="1"/>
          </w:tblPr>
        </w:tblPrChange>
      </w:tblPr>
      <w:tblGrid>
        <w:gridCol w:w="3086"/>
        <w:gridCol w:w="2852"/>
        <w:gridCol w:w="3242"/>
        <w:tblGridChange w:id="4216">
          <w:tblGrid>
            <w:gridCol w:w="2852"/>
            <w:gridCol w:w="2852"/>
            <w:gridCol w:w="2852"/>
          </w:tblGrid>
        </w:tblGridChange>
      </w:tblGrid>
      <w:tr w:rsidR="00CB34D3" w:rsidRPr="00F758B3" w14:paraId="183E7120" w14:textId="77777777" w:rsidTr="0069684A">
        <w:trPr>
          <w:cnfStyle w:val="100000000000" w:firstRow="1" w:lastRow="0" w:firstColumn="0" w:lastColumn="0" w:oddVBand="0" w:evenVBand="0" w:oddHBand="0" w:evenHBand="0" w:firstRowFirstColumn="0" w:firstRowLastColumn="0" w:lastRowFirstColumn="0" w:lastRowLastColumn="0"/>
          <w:trHeight w:val="593"/>
          <w:ins w:id="4217" w:author="Chara Katiri" w:date="2015-04-11T01:24:00Z"/>
          <w:trPrChange w:id="4218" w:author="Chara Katiri" w:date="2015-05-02T14:38:00Z">
            <w:trPr>
              <w:trHeight w:val="593"/>
            </w:trPr>
          </w:trPrChange>
        </w:trPr>
        <w:tc>
          <w:tcPr>
            <w:cnfStyle w:val="001000000000" w:firstRow="0" w:lastRow="0" w:firstColumn="1" w:lastColumn="0" w:oddVBand="0" w:evenVBand="0" w:oddHBand="0" w:evenHBand="0" w:firstRowFirstColumn="0" w:firstRowLastColumn="0" w:lastRowFirstColumn="0" w:lastRowLastColumn="0"/>
            <w:tcW w:w="3086" w:type="dxa"/>
            <w:tcPrChange w:id="4219" w:author="Chara Katiri" w:date="2015-05-02T14:38:00Z">
              <w:tcPr>
                <w:tcW w:w="2852" w:type="dxa"/>
              </w:tcPr>
            </w:tcPrChange>
          </w:tcPr>
          <w:p w14:paraId="55CF5E49" w14:textId="77777777" w:rsidR="00CB34D3" w:rsidRPr="00F758B3" w:rsidRDefault="00CB34D3" w:rsidP="00F758B3">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4220" w:author="Chara Katiri" w:date="2015-04-11T01:24:00Z"/>
                <w:rFonts w:ascii="Times" w:eastAsia="Times New Roman" w:hAnsi="Times" w:cs="Times New Roman"/>
                <w:color w:val="000000" w:themeColor="text1"/>
                <w:sz w:val="22"/>
                <w:szCs w:val="22"/>
                <w:shd w:val="clear" w:color="auto" w:fill="FFFFFF"/>
                <w:lang w:val="en-GB"/>
                <w:rPrChange w:id="4221" w:author="Chara Katiri" w:date="2015-05-12T13:05:00Z">
                  <w:rPr>
                    <w:ins w:id="4222"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4223" w:author="Chara Katiri" w:date="2015-05-12T13:05:00Z">
                <w:pPr>
                  <w:spacing w:line="360" w:lineRule="auto"/>
                  <w:ind w:left="720"/>
                  <w:contextualSpacing/>
                  <w:jc w:val="both"/>
                  <w:cnfStyle w:val="101000000000" w:firstRow="1" w:lastRow="0" w:firstColumn="1" w:lastColumn="0" w:oddVBand="0" w:evenVBand="0" w:oddHBand="0" w:evenHBand="0" w:firstRowFirstColumn="0" w:firstRowLastColumn="0" w:lastRowFirstColumn="0" w:lastRowLastColumn="0"/>
                </w:pPr>
              </w:pPrChange>
            </w:pPr>
          </w:p>
        </w:tc>
        <w:tc>
          <w:tcPr>
            <w:tcW w:w="2852" w:type="dxa"/>
            <w:tcPrChange w:id="4224" w:author="Chara Katiri" w:date="2015-05-02T14:38:00Z">
              <w:tcPr>
                <w:tcW w:w="2852" w:type="dxa"/>
              </w:tcPr>
            </w:tcPrChange>
          </w:tcPr>
          <w:p w14:paraId="18B1DFE7" w14:textId="45CBD916" w:rsidR="00CB34D3" w:rsidRPr="00F758B3" w:rsidRDefault="00A336A0" w:rsidP="00F758B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4225" w:author="Chara Katiri" w:date="2015-04-11T01:24:00Z"/>
                <w:rFonts w:ascii="Times" w:hAnsi="Times"/>
                <w:b/>
                <w:szCs w:val="22"/>
                <w:shd w:val="clear" w:color="auto" w:fill="FFFFFF"/>
                <w:rPrChange w:id="4226" w:author="Chara Katiri" w:date="2015-05-12T13:05:00Z">
                  <w:rPr>
                    <w:ins w:id="4227"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4228" w:author="Chara Katiri" w:date="2015-05-12T13:05: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229" w:author="Chara Katiri" w:date="2015-04-11T01:24:00Z">
              <w:r w:rsidRPr="00F758B3">
                <w:rPr>
                  <w:rFonts w:ascii="Times" w:hAnsi="Times"/>
                  <w:b/>
                  <w:color w:val="auto"/>
                  <w:szCs w:val="22"/>
                  <w:rPrChange w:id="4230" w:author="Chara Katiri" w:date="2015-05-12T13:05:00Z">
                    <w:rPr>
                      <w:rFonts w:ascii="Times" w:hAnsi="Times"/>
                      <w:b w:val="0"/>
                      <w:color w:val="000000" w:themeColor="text1"/>
                      <w:szCs w:val="22"/>
                      <w:shd w:val="clear" w:color="auto" w:fill="FFFFFF"/>
                    </w:rPr>
                  </w:rPrChange>
                </w:rPr>
                <w:t>UI C</w:t>
              </w:r>
              <w:r w:rsidR="005A7113" w:rsidRPr="00F758B3">
                <w:rPr>
                  <w:rFonts w:ascii="Times" w:hAnsi="Times"/>
                  <w:b/>
                  <w:color w:val="auto"/>
                  <w:szCs w:val="22"/>
                  <w:rPrChange w:id="4231" w:author="Chara Katiri" w:date="2015-05-12T13:05:00Z">
                    <w:rPr>
                      <w:rFonts w:ascii="Times" w:hAnsi="Times"/>
                      <w:b w:val="0"/>
                      <w:color w:val="000000" w:themeColor="text1"/>
                      <w:szCs w:val="22"/>
                      <w:shd w:val="clear" w:color="auto" w:fill="FFFFFF"/>
                    </w:rPr>
                  </w:rPrChange>
                </w:rPr>
                <w:t>omponent O</w:t>
              </w:r>
              <w:r w:rsidR="00CB34D3" w:rsidRPr="00F758B3">
                <w:rPr>
                  <w:rFonts w:ascii="Times" w:hAnsi="Times"/>
                  <w:b/>
                  <w:color w:val="auto"/>
                  <w:szCs w:val="22"/>
                  <w:rPrChange w:id="4232" w:author="Chara Katiri" w:date="2015-05-12T13:05:00Z">
                    <w:rPr>
                      <w:rFonts w:ascii="Times" w:hAnsi="Times"/>
                      <w:b w:val="0"/>
                      <w:color w:val="000000" w:themeColor="text1"/>
                      <w:szCs w:val="22"/>
                      <w:shd w:val="clear" w:color="auto" w:fill="FFFFFF"/>
                    </w:rPr>
                  </w:rPrChange>
                </w:rPr>
                <w:t>riented MVC</w:t>
              </w:r>
            </w:ins>
            <w:ins w:id="4233" w:author="Chara Katiri" w:date="2015-04-11T01:25:00Z">
              <w:r w:rsidR="00CB34D3" w:rsidRPr="00F758B3">
                <w:rPr>
                  <w:rFonts w:ascii="Times" w:hAnsi="Times"/>
                  <w:b/>
                  <w:color w:val="auto"/>
                  <w:szCs w:val="22"/>
                  <w:rPrChange w:id="4234" w:author="Chara Katiri" w:date="2015-05-12T13:05:00Z">
                    <w:rPr>
                      <w:rFonts w:ascii="Times" w:hAnsi="Times"/>
                      <w:b w:val="0"/>
                      <w:color w:val="000000" w:themeColor="text1"/>
                      <w:szCs w:val="22"/>
                      <w:shd w:val="clear" w:color="auto" w:fill="FFFFFF"/>
                    </w:rPr>
                  </w:rPrChange>
                </w:rPr>
                <w:t xml:space="preserve"> (JSF)</w:t>
              </w:r>
            </w:ins>
          </w:p>
        </w:tc>
        <w:tc>
          <w:tcPr>
            <w:tcW w:w="3242" w:type="dxa"/>
            <w:tcPrChange w:id="4235" w:author="Chara Katiri" w:date="2015-05-02T14:38:00Z">
              <w:tcPr>
                <w:tcW w:w="2852" w:type="dxa"/>
              </w:tcPr>
            </w:tcPrChange>
          </w:tcPr>
          <w:p w14:paraId="7AE75896" w14:textId="3D9207F8" w:rsidR="00CB34D3" w:rsidRPr="00F758B3" w:rsidRDefault="00CB34D3" w:rsidP="00F758B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4236" w:author="Chara Katiri" w:date="2015-04-11T01:24:00Z"/>
                <w:rFonts w:ascii="Times" w:hAnsi="Times"/>
                <w:b/>
                <w:bCs w:val="0"/>
                <w:szCs w:val="22"/>
                <w:shd w:val="clear" w:color="auto" w:fill="FFFFFF"/>
                <w:rPrChange w:id="4237" w:author="Chara Katiri" w:date="2015-05-12T13:05:00Z">
                  <w:rPr>
                    <w:ins w:id="4238" w:author="Chara Katiri" w:date="2015-04-11T01:24:00Z"/>
                    <w:rFonts w:ascii="Times" w:hAnsi="Times"/>
                    <w:b w:val="0"/>
                    <w:bCs w:val="0"/>
                    <w:color w:val="000000" w:themeColor="text1"/>
                    <w:szCs w:val="22"/>
                    <w:shd w:val="clear" w:color="auto" w:fill="FFFFFF"/>
                  </w:rPr>
                </w:rPrChange>
              </w:rPr>
              <w:pPrChange w:id="4239" w:author="Chara Katiri" w:date="2015-05-12T13:05: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240" w:author="Chara Katiri" w:date="2015-04-11T01:24:00Z">
              <w:r w:rsidRPr="00F758B3">
                <w:rPr>
                  <w:rFonts w:ascii="Times" w:hAnsi="Times"/>
                  <w:b/>
                  <w:color w:val="auto"/>
                  <w:szCs w:val="22"/>
                  <w:rPrChange w:id="4241" w:author="Chara Katiri" w:date="2015-05-12T13:05:00Z">
                    <w:rPr>
                      <w:rFonts w:ascii="Times" w:hAnsi="Times"/>
                      <w:b w:val="0"/>
                      <w:color w:val="000000" w:themeColor="text1"/>
                      <w:szCs w:val="22"/>
                      <w:shd w:val="clear" w:color="auto" w:fill="FFFFFF"/>
                    </w:rPr>
                  </w:rPrChange>
                </w:rPr>
                <w:t>Action</w:t>
              </w:r>
            </w:ins>
            <w:ins w:id="4242" w:author="Chara Katiri" w:date="2015-04-11T01:25:00Z">
              <w:r w:rsidR="005A7113" w:rsidRPr="00F758B3">
                <w:rPr>
                  <w:rFonts w:ascii="Times" w:hAnsi="Times"/>
                  <w:b/>
                  <w:color w:val="auto"/>
                  <w:szCs w:val="22"/>
                  <w:rPrChange w:id="4243" w:author="Chara Katiri" w:date="2015-05-12T13:05:00Z">
                    <w:rPr>
                      <w:rFonts w:ascii="Times" w:hAnsi="Times"/>
                      <w:b w:val="0"/>
                      <w:color w:val="000000" w:themeColor="text1"/>
                      <w:szCs w:val="22"/>
                      <w:shd w:val="clear" w:color="auto" w:fill="FFFFFF"/>
                    </w:rPr>
                  </w:rPrChange>
                </w:rPr>
                <w:t xml:space="preserve"> (or </w:t>
              </w:r>
              <w:r w:rsidRPr="00F758B3">
                <w:rPr>
                  <w:rFonts w:ascii="Times" w:hAnsi="Times"/>
                  <w:b/>
                  <w:color w:val="auto"/>
                  <w:szCs w:val="22"/>
                  <w:rPrChange w:id="4244" w:author="Chara Katiri" w:date="2015-05-12T13:05:00Z">
                    <w:rPr>
                      <w:rFonts w:ascii="Times" w:hAnsi="Times"/>
                      <w:b w:val="0"/>
                      <w:color w:val="000000" w:themeColor="text1"/>
                      <w:szCs w:val="22"/>
                      <w:shd w:val="clear" w:color="auto" w:fill="FFFFFF"/>
                    </w:rPr>
                  </w:rPrChange>
                </w:rPr>
                <w:t>Request)</w:t>
              </w:r>
            </w:ins>
            <w:ins w:id="4245" w:author="Chara Katiri" w:date="2015-04-11T01:24:00Z">
              <w:r w:rsidR="005A7113" w:rsidRPr="00F758B3">
                <w:rPr>
                  <w:rFonts w:ascii="Times" w:hAnsi="Times"/>
                  <w:b/>
                  <w:color w:val="auto"/>
                  <w:szCs w:val="22"/>
                  <w:rPrChange w:id="4246" w:author="Chara Katiri" w:date="2015-05-12T13:05:00Z">
                    <w:rPr>
                      <w:rFonts w:ascii="Times" w:hAnsi="Times"/>
                      <w:b w:val="0"/>
                      <w:color w:val="000000" w:themeColor="text1"/>
                      <w:szCs w:val="22"/>
                      <w:shd w:val="clear" w:color="auto" w:fill="FFFFFF"/>
                    </w:rPr>
                  </w:rPrChange>
                </w:rPr>
                <w:t xml:space="preserve"> O</w:t>
              </w:r>
              <w:r w:rsidRPr="00F758B3">
                <w:rPr>
                  <w:rFonts w:ascii="Times" w:hAnsi="Times"/>
                  <w:b/>
                  <w:color w:val="auto"/>
                  <w:szCs w:val="22"/>
                  <w:rPrChange w:id="4247" w:author="Chara Katiri" w:date="2015-05-12T13:05:00Z">
                    <w:rPr>
                      <w:rFonts w:ascii="Times" w:hAnsi="Times"/>
                      <w:b w:val="0"/>
                      <w:color w:val="000000" w:themeColor="text1"/>
                      <w:szCs w:val="22"/>
                      <w:shd w:val="clear" w:color="auto" w:fill="FFFFFF"/>
                    </w:rPr>
                  </w:rPrChange>
                </w:rPr>
                <w:t>riented MVC</w:t>
              </w:r>
            </w:ins>
            <w:ins w:id="4248" w:author="Chara Katiri" w:date="2015-04-11T01:25:00Z">
              <w:r w:rsidRPr="00F758B3">
                <w:rPr>
                  <w:rFonts w:ascii="Times" w:hAnsi="Times"/>
                  <w:b/>
                  <w:color w:val="auto"/>
                  <w:szCs w:val="22"/>
                  <w:rPrChange w:id="4249" w:author="Chara Katiri" w:date="2015-05-12T13:05:00Z">
                    <w:rPr>
                      <w:rFonts w:ascii="Times" w:hAnsi="Times"/>
                      <w:b w:val="0"/>
                      <w:color w:val="000000" w:themeColor="text1"/>
                      <w:szCs w:val="22"/>
                      <w:shd w:val="clear" w:color="auto" w:fill="FFFFFF"/>
                    </w:rPr>
                  </w:rPrChange>
                </w:rPr>
                <w:t xml:space="preserve"> (JSR)</w:t>
              </w:r>
            </w:ins>
          </w:p>
        </w:tc>
      </w:tr>
      <w:tr w:rsidR="00CB34D3" w:rsidRPr="00F758B3" w14:paraId="380C6ABB" w14:textId="77777777" w:rsidTr="0069684A">
        <w:trPr>
          <w:cnfStyle w:val="000000100000" w:firstRow="0" w:lastRow="0" w:firstColumn="0" w:lastColumn="0" w:oddVBand="0" w:evenVBand="0" w:oddHBand="1" w:evenHBand="0" w:firstRowFirstColumn="0" w:firstRowLastColumn="0" w:lastRowFirstColumn="0" w:lastRowLastColumn="0"/>
          <w:trHeight w:val="1198"/>
          <w:ins w:id="4250" w:author="Chara Katiri" w:date="2015-04-11T01:29:00Z"/>
          <w:trPrChange w:id="4251"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4252" w:author="Chara Katiri" w:date="2015-05-02T14:38:00Z">
              <w:tcPr>
                <w:tcW w:w="2852" w:type="dxa"/>
              </w:tcPr>
            </w:tcPrChange>
          </w:tcPr>
          <w:p w14:paraId="2DC34CC3" w14:textId="2053A34C" w:rsidR="00CB34D3" w:rsidRPr="00F758B3" w:rsidRDefault="00FE26E6" w:rsidP="00F758B3">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4253" w:author="Chara Katiri" w:date="2015-04-11T01:29:00Z"/>
                <w:rFonts w:ascii="Times" w:eastAsia="Times New Roman" w:hAnsi="Times" w:cs="Times New Roman"/>
                <w:color w:val="000000" w:themeColor="text1"/>
                <w:sz w:val="22"/>
                <w:szCs w:val="22"/>
                <w:shd w:val="clear" w:color="auto" w:fill="FFFFFF"/>
                <w:lang w:val="en-GB"/>
                <w:rPrChange w:id="4254" w:author="Chara Katiri" w:date="2015-05-12T13:05:00Z">
                  <w:rPr>
                    <w:ins w:id="4255" w:author="Chara Katiri" w:date="2015-04-11T01:29:00Z"/>
                    <w:rFonts w:ascii="Times" w:eastAsia="Times New Roman" w:hAnsi="Times" w:cs="Arial"/>
                    <w:b w:val="0"/>
                    <w:bCs w:val="0"/>
                    <w:sz w:val="22"/>
                    <w:szCs w:val="22"/>
                    <w:shd w:val="clear" w:color="auto" w:fill="FFFFFF"/>
                    <w:lang w:val="en-GB"/>
                  </w:rPr>
                </w:rPrChange>
              </w:rPr>
              <w:pPrChange w:id="4256" w:author="Chara Katiri" w:date="2015-05-12T13:05:00Z">
                <w:pPr>
                  <w:spacing w:line="360" w:lineRule="auto"/>
                  <w:contextualSpacing/>
                  <w:jc w:val="both"/>
                  <w:cnfStyle w:val="001000100000" w:firstRow="0" w:lastRow="0" w:firstColumn="1" w:lastColumn="0" w:oddVBand="0" w:evenVBand="0" w:oddHBand="1" w:evenHBand="0" w:firstRowFirstColumn="0" w:firstRowLastColumn="0" w:lastRowFirstColumn="0" w:lastRowLastColumn="0"/>
                </w:pPr>
              </w:pPrChange>
            </w:pPr>
            <w:ins w:id="4257" w:author="Chara Katiri" w:date="2015-05-02T14:41:00Z">
              <w:r w:rsidRPr="00F758B3">
                <w:rPr>
                  <w:rFonts w:ascii="Times" w:eastAsia="Times New Roman" w:hAnsi="Times" w:cs="Times New Roman"/>
                  <w:color w:val="000000" w:themeColor="text1"/>
                  <w:sz w:val="22"/>
                  <w:szCs w:val="22"/>
                  <w:shd w:val="clear" w:color="auto" w:fill="FFFFFF"/>
                  <w:lang w:val="en-GB"/>
                  <w:rPrChange w:id="4258" w:author="Chara Katiri" w:date="2015-05-12T13:05:00Z">
                    <w:rPr>
                      <w:rFonts w:ascii="Times" w:eastAsia="Times New Roman" w:hAnsi="Times" w:cs="Times New Roman"/>
                      <w:color w:val="000000" w:themeColor="text1"/>
                      <w:sz w:val="22"/>
                      <w:szCs w:val="22"/>
                      <w:shd w:val="clear" w:color="auto" w:fill="FFFFFF"/>
                      <w:lang w:val="en-GB"/>
                    </w:rPr>
                  </w:rPrChange>
                </w:rPr>
                <w:t xml:space="preserve">JSF, JSR </w:t>
              </w:r>
            </w:ins>
            <w:ins w:id="4259" w:author="Chara Katiri" w:date="2015-04-11T01:29:00Z">
              <w:r w:rsidRPr="00F758B3">
                <w:rPr>
                  <w:rFonts w:ascii="Times" w:eastAsia="Times New Roman" w:hAnsi="Times" w:cs="Times New Roman"/>
                  <w:color w:val="000000" w:themeColor="text1"/>
                  <w:sz w:val="22"/>
                  <w:szCs w:val="22"/>
                  <w:shd w:val="clear" w:color="auto" w:fill="FFFFFF"/>
                  <w:lang w:val="en-GB"/>
                  <w:rPrChange w:id="4260" w:author="Chara Katiri" w:date="2015-05-12T13:05:00Z">
                    <w:rPr>
                      <w:rFonts w:ascii="Times" w:eastAsia="Times New Roman" w:hAnsi="Times" w:cs="Times New Roman"/>
                      <w:color w:val="000000" w:themeColor="text1"/>
                      <w:sz w:val="22"/>
                      <w:szCs w:val="22"/>
                      <w:shd w:val="clear" w:color="auto" w:fill="FFFFFF"/>
                      <w:lang w:val="en-GB"/>
                    </w:rPr>
                  </w:rPrChange>
                </w:rPr>
                <w:t>e</w:t>
              </w:r>
              <w:r w:rsidR="00CB34D3" w:rsidRPr="00F758B3">
                <w:rPr>
                  <w:rFonts w:ascii="Times" w:eastAsia="Times New Roman" w:hAnsi="Times" w:cs="Times New Roman"/>
                  <w:color w:val="000000" w:themeColor="text1"/>
                  <w:sz w:val="22"/>
                  <w:szCs w:val="22"/>
                  <w:shd w:val="clear" w:color="auto" w:fill="FFFFFF"/>
                  <w:lang w:val="en-GB"/>
                  <w:rPrChange w:id="4261" w:author="Chara Katiri" w:date="2015-05-12T13:05:00Z">
                    <w:rPr>
                      <w:rFonts w:ascii="Times" w:eastAsia="Times New Roman" w:hAnsi="Times" w:cs="Arial"/>
                      <w:sz w:val="22"/>
                      <w:szCs w:val="22"/>
                      <w:shd w:val="clear" w:color="auto" w:fill="FFFFFF"/>
                      <w:lang w:val="en-GB"/>
                    </w:rPr>
                  </w:rPrChange>
                </w:rPr>
                <w:t>xample</w:t>
              </w:r>
            </w:ins>
            <w:ins w:id="4262" w:author="Chara Katiri" w:date="2015-05-02T14:41:00Z">
              <w:r w:rsidRPr="00F758B3">
                <w:rPr>
                  <w:rFonts w:ascii="Times" w:eastAsia="Times New Roman" w:hAnsi="Times" w:cs="Times New Roman"/>
                  <w:color w:val="000000" w:themeColor="text1"/>
                  <w:sz w:val="22"/>
                  <w:szCs w:val="22"/>
                  <w:shd w:val="clear" w:color="auto" w:fill="FFFFFF"/>
                  <w:lang w:val="en-GB"/>
                  <w:rPrChange w:id="4263" w:author="Chara Katiri" w:date="2015-05-12T13:05:00Z">
                    <w:rPr>
                      <w:rFonts w:ascii="Times" w:eastAsia="Times New Roman" w:hAnsi="Times" w:cs="Times New Roman"/>
                      <w:color w:val="000000" w:themeColor="text1"/>
                      <w:sz w:val="22"/>
                      <w:szCs w:val="22"/>
                      <w:shd w:val="clear" w:color="auto" w:fill="FFFFFF"/>
                      <w:lang w:val="en-GB"/>
                    </w:rPr>
                  </w:rPrChange>
                </w:rPr>
                <w:t>s</w:t>
              </w:r>
            </w:ins>
            <w:ins w:id="4264" w:author="Chara Katiri" w:date="2015-04-11T01:45:00Z">
              <w:r w:rsidR="000C7680" w:rsidRPr="00F758B3">
                <w:rPr>
                  <w:rFonts w:ascii="Times" w:eastAsia="Times New Roman" w:hAnsi="Times" w:cs="Times New Roman"/>
                  <w:color w:val="000000" w:themeColor="text1"/>
                  <w:sz w:val="22"/>
                  <w:szCs w:val="22"/>
                  <w:shd w:val="clear" w:color="auto" w:fill="FFFFFF"/>
                  <w:lang w:val="en-GB"/>
                  <w:rPrChange w:id="4265" w:author="Chara Katiri" w:date="2015-05-12T13:05:00Z">
                    <w:rPr>
                      <w:rFonts w:ascii="Times" w:eastAsia="Times New Roman" w:hAnsi="Times" w:cs="Arial"/>
                      <w:sz w:val="22"/>
                      <w:szCs w:val="22"/>
                      <w:shd w:val="clear" w:color="auto" w:fill="FFFFFF"/>
                      <w:lang w:val="en-GB"/>
                    </w:rPr>
                  </w:rPrChange>
                </w:rPr>
                <w:t xml:space="preserve"> [36]</w:t>
              </w:r>
            </w:ins>
          </w:p>
        </w:tc>
        <w:tc>
          <w:tcPr>
            <w:tcW w:w="2852" w:type="dxa"/>
            <w:tcPrChange w:id="4266" w:author="Chara Katiri" w:date="2015-05-02T14:38:00Z">
              <w:tcPr>
                <w:tcW w:w="2852" w:type="dxa"/>
              </w:tcPr>
            </w:tcPrChange>
          </w:tcPr>
          <w:p w14:paraId="3281477F" w14:textId="49E7C445" w:rsidR="00CB34D3"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67" w:author="Chara Katiri" w:date="2015-04-11T01:57:00Z"/>
                <w:rFonts w:ascii="Times" w:eastAsia="Times New Roman" w:hAnsi="Times" w:cs="Times New Roman"/>
                <w:sz w:val="22"/>
                <w:szCs w:val="22"/>
                <w:shd w:val="clear" w:color="auto" w:fill="FFFFFF"/>
                <w:lang w:val="en-GB"/>
                <w:rPrChange w:id="4268" w:author="Chara Katiri" w:date="2015-05-12T13:05:00Z">
                  <w:rPr>
                    <w:ins w:id="4269" w:author="Chara Katiri" w:date="2015-04-11T01:57:00Z"/>
                    <w:rFonts w:ascii="Times" w:eastAsia="Times New Roman" w:hAnsi="Times" w:cs="Times New Roman"/>
                    <w:sz w:val="22"/>
                    <w:szCs w:val="22"/>
                    <w:shd w:val="clear" w:color="auto" w:fill="FFFFFF"/>
                    <w:lang w:val="en-GB"/>
                  </w:rPr>
                </w:rPrChange>
              </w:rPr>
              <w:pPrChange w:id="4270"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4271" w:author="Chara Katiri" w:date="2015-04-11T01:57:00Z">
              <w:r w:rsidRPr="00F758B3">
                <w:rPr>
                  <w:rFonts w:ascii="Times" w:eastAsia="Times New Roman" w:hAnsi="Times" w:cs="Times New Roman"/>
                  <w:sz w:val="22"/>
                  <w:szCs w:val="22"/>
                  <w:shd w:val="clear" w:color="auto" w:fill="FFFFFF"/>
                  <w:lang w:val="en-GB"/>
                  <w:rPrChange w:id="4272" w:author="Chara Katiri" w:date="2015-05-12T13:05:00Z">
                    <w:rPr>
                      <w:rFonts w:ascii="Times" w:eastAsia="Times New Roman" w:hAnsi="Times" w:cs="Times New Roman"/>
                      <w:sz w:val="22"/>
                      <w:szCs w:val="22"/>
                      <w:shd w:val="clear" w:color="auto" w:fill="FFFFFF"/>
                      <w:lang w:val="en-GB"/>
                    </w:rPr>
                  </w:rPrChange>
                </w:rPr>
                <w:t>-</w:t>
              </w:r>
            </w:ins>
            <w:ins w:id="4273" w:author="Chara Katiri" w:date="2015-04-11T02:17:00Z">
              <w:r w:rsidR="00FA37FB" w:rsidRPr="00F758B3">
                <w:rPr>
                  <w:rFonts w:ascii="Times" w:eastAsia="Times New Roman" w:hAnsi="Times" w:cs="Times New Roman"/>
                  <w:sz w:val="22"/>
                  <w:szCs w:val="22"/>
                  <w:shd w:val="clear" w:color="auto" w:fill="FFFFFF"/>
                  <w:lang w:val="en-GB"/>
                  <w:rPrChange w:id="4274" w:author="Chara Katiri" w:date="2015-05-12T13:05:00Z">
                    <w:rPr>
                      <w:rFonts w:ascii="Times" w:eastAsia="Times New Roman" w:hAnsi="Times" w:cs="Times New Roman"/>
                      <w:sz w:val="22"/>
                      <w:szCs w:val="22"/>
                      <w:shd w:val="clear" w:color="auto" w:fill="FFFFFF"/>
                      <w:lang w:val="en-GB"/>
                    </w:rPr>
                  </w:rPrChange>
                </w:rPr>
                <w:t xml:space="preserve">JavaServer Faces </w:t>
              </w:r>
            </w:ins>
            <w:ins w:id="4275" w:author="Chara Katiri" w:date="2015-04-11T01:57:00Z">
              <w:r w:rsidRPr="00F758B3">
                <w:rPr>
                  <w:rFonts w:ascii="Times" w:eastAsia="Times New Roman" w:hAnsi="Times" w:cs="Times New Roman"/>
                  <w:sz w:val="22"/>
                  <w:szCs w:val="22"/>
                  <w:shd w:val="clear" w:color="auto" w:fill="FFFFFF"/>
                  <w:lang w:val="en-GB"/>
                  <w:rPrChange w:id="4276" w:author="Chara Katiri" w:date="2015-05-12T13:05:00Z">
                    <w:rPr>
                      <w:rFonts w:ascii="Times" w:eastAsia="Times New Roman" w:hAnsi="Times" w:cs="Times New Roman"/>
                      <w:sz w:val="22"/>
                      <w:szCs w:val="22"/>
                      <w:shd w:val="clear" w:color="auto" w:fill="FFFFFF"/>
                      <w:lang w:val="en-GB"/>
                    </w:rPr>
                  </w:rPrChange>
                </w:rPr>
                <w:t>JSF</w:t>
              </w:r>
            </w:ins>
          </w:p>
          <w:p w14:paraId="4304A566" w14:textId="77777777"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77" w:author="Chara Katiri" w:date="2015-04-11T01:57:00Z"/>
                <w:rFonts w:ascii="Times" w:eastAsia="Times New Roman" w:hAnsi="Times" w:cs="Times New Roman"/>
                <w:sz w:val="22"/>
                <w:szCs w:val="22"/>
                <w:shd w:val="clear" w:color="auto" w:fill="FFFFFF"/>
                <w:lang w:val="en-GB"/>
                <w:rPrChange w:id="4278" w:author="Chara Katiri" w:date="2015-05-12T13:05:00Z">
                  <w:rPr>
                    <w:ins w:id="4279" w:author="Chara Katiri" w:date="2015-04-11T01:57:00Z"/>
                    <w:rFonts w:ascii="Times" w:eastAsia="Times New Roman" w:hAnsi="Times" w:cs="Times New Roman"/>
                    <w:sz w:val="22"/>
                    <w:szCs w:val="22"/>
                    <w:shd w:val="clear" w:color="auto" w:fill="FFFFFF"/>
                    <w:lang w:val="en-GB"/>
                  </w:rPr>
                </w:rPrChange>
              </w:rPr>
              <w:pPrChange w:id="4280"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43D8D966" w14:textId="77777777"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81" w:author="Chara Katiri" w:date="2015-04-11T02:17:00Z"/>
                <w:rFonts w:ascii="Times" w:eastAsia="Times New Roman" w:hAnsi="Times" w:cs="Times New Roman"/>
                <w:sz w:val="22"/>
                <w:szCs w:val="22"/>
                <w:shd w:val="clear" w:color="auto" w:fill="FFFFFF"/>
                <w:lang w:val="en-GB"/>
                <w:rPrChange w:id="4282" w:author="Chara Katiri" w:date="2015-05-12T13:05:00Z">
                  <w:rPr>
                    <w:ins w:id="4283" w:author="Chara Katiri" w:date="2015-04-11T02:17:00Z"/>
                    <w:rFonts w:ascii="Times" w:eastAsia="Times New Roman" w:hAnsi="Times" w:cs="Times New Roman"/>
                    <w:sz w:val="22"/>
                    <w:szCs w:val="22"/>
                    <w:shd w:val="clear" w:color="auto" w:fill="FFFFFF"/>
                    <w:lang w:val="en-GB"/>
                  </w:rPr>
                </w:rPrChange>
              </w:rPr>
              <w:pPrChange w:id="4284"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4285" w:author="Chara Katiri" w:date="2015-04-11T01:57:00Z">
              <w:r w:rsidRPr="00F758B3">
                <w:rPr>
                  <w:rFonts w:ascii="Times" w:eastAsia="Times New Roman" w:hAnsi="Times" w:cs="Times New Roman"/>
                  <w:sz w:val="22"/>
                  <w:szCs w:val="22"/>
                  <w:shd w:val="clear" w:color="auto" w:fill="FFFFFF"/>
                  <w:lang w:val="en-GB"/>
                  <w:rPrChange w:id="4286" w:author="Chara Katiri" w:date="2015-05-12T13:05:00Z">
                    <w:rPr>
                      <w:rFonts w:ascii="Times" w:eastAsia="Times New Roman" w:hAnsi="Times" w:cs="Times New Roman"/>
                      <w:sz w:val="22"/>
                      <w:szCs w:val="22"/>
                      <w:shd w:val="clear" w:color="auto" w:fill="FFFFFF"/>
                      <w:lang w:val="en-GB"/>
                    </w:rPr>
                  </w:rPrChange>
                </w:rPr>
                <w:t>-</w:t>
              </w:r>
            </w:ins>
            <w:ins w:id="4287" w:author="Chara Katiri" w:date="2015-04-11T02:17:00Z">
              <w:r w:rsidR="00FA37FB" w:rsidRPr="00F758B3">
                <w:rPr>
                  <w:rFonts w:ascii="Times" w:eastAsia="Times New Roman" w:hAnsi="Times" w:cs="Times New Roman"/>
                  <w:sz w:val="22"/>
                  <w:szCs w:val="22"/>
                  <w:shd w:val="clear" w:color="auto" w:fill="FFFFFF"/>
                  <w:lang w:val="en-GB"/>
                  <w:rPrChange w:id="4288" w:author="Chara Katiri" w:date="2015-05-12T13:05:00Z">
                    <w:rPr>
                      <w:rFonts w:ascii="Times" w:eastAsia="Times New Roman" w:hAnsi="Times" w:cs="Times New Roman"/>
                      <w:sz w:val="22"/>
                      <w:szCs w:val="22"/>
                      <w:shd w:val="clear" w:color="auto" w:fill="FFFFFF"/>
                      <w:lang w:val="en-GB"/>
                    </w:rPr>
                  </w:rPrChange>
                </w:rPr>
                <w:t>Wicket</w:t>
              </w:r>
            </w:ins>
          </w:p>
          <w:p w14:paraId="67498E15" w14:textId="77777777" w:rsidR="00FA37FB" w:rsidRPr="00F758B3" w:rsidRDefault="00FA37FB"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89" w:author="Chara Katiri" w:date="2015-05-02T14:42:00Z"/>
                <w:rFonts w:ascii="Times" w:eastAsia="Times New Roman" w:hAnsi="Times" w:cs="Times New Roman"/>
                <w:sz w:val="22"/>
                <w:szCs w:val="22"/>
                <w:shd w:val="clear" w:color="auto" w:fill="FFFFFF"/>
                <w:lang w:val="en-GB"/>
                <w:rPrChange w:id="4290" w:author="Chara Katiri" w:date="2015-05-12T13:05:00Z">
                  <w:rPr>
                    <w:ins w:id="4291" w:author="Chara Katiri" w:date="2015-05-02T14:42:00Z"/>
                    <w:rFonts w:ascii="Times" w:eastAsia="Times New Roman" w:hAnsi="Times" w:cs="Times New Roman"/>
                    <w:sz w:val="22"/>
                    <w:szCs w:val="22"/>
                    <w:shd w:val="clear" w:color="auto" w:fill="FFFFFF"/>
                    <w:lang w:val="en-GB"/>
                  </w:rPr>
                </w:rPrChange>
              </w:rPr>
              <w:pPrChange w:id="4292"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31F37BEC" w14:textId="77777777" w:rsidR="00FE26E6" w:rsidRPr="00F758B3" w:rsidRDefault="00FE26E6"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93" w:author="Chara Katiri" w:date="2015-04-11T02:17:00Z"/>
                <w:rFonts w:ascii="Times" w:eastAsia="Times New Roman" w:hAnsi="Times" w:cs="Times New Roman"/>
                <w:sz w:val="22"/>
                <w:szCs w:val="22"/>
                <w:shd w:val="clear" w:color="auto" w:fill="FFFFFF"/>
                <w:lang w:val="en-GB"/>
                <w:rPrChange w:id="4294" w:author="Chara Katiri" w:date="2015-05-12T13:05:00Z">
                  <w:rPr>
                    <w:ins w:id="4295" w:author="Chara Katiri" w:date="2015-04-11T02:17:00Z"/>
                    <w:rFonts w:ascii="Times" w:eastAsia="Times New Roman" w:hAnsi="Times" w:cs="Times New Roman"/>
                    <w:sz w:val="22"/>
                    <w:szCs w:val="22"/>
                    <w:shd w:val="clear" w:color="auto" w:fill="FFFFFF"/>
                    <w:lang w:val="en-GB"/>
                  </w:rPr>
                </w:rPrChange>
              </w:rPr>
              <w:pPrChange w:id="4296"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386497E7" w14:textId="0BDCB757" w:rsidR="00FA37FB" w:rsidRPr="00F758B3" w:rsidRDefault="00FA37FB"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297" w:author="Chara Katiri" w:date="2015-04-11T01:29:00Z"/>
                <w:rFonts w:ascii="Times" w:eastAsia="Times New Roman" w:hAnsi="Times" w:cs="Times New Roman"/>
                <w:sz w:val="22"/>
                <w:szCs w:val="22"/>
                <w:shd w:val="clear" w:color="auto" w:fill="FFFFFF"/>
                <w:lang w:val="en-GB"/>
                <w:rPrChange w:id="4298" w:author="Chara Katiri" w:date="2015-05-12T13:05:00Z">
                  <w:rPr>
                    <w:ins w:id="4299" w:author="Chara Katiri" w:date="2015-04-11T01:29:00Z"/>
                    <w:rFonts w:ascii="Times" w:eastAsia="Times New Roman" w:hAnsi="Times" w:cs="Times New Roman"/>
                    <w:sz w:val="22"/>
                    <w:szCs w:val="22"/>
                    <w:shd w:val="clear" w:color="auto" w:fill="FFFFFF"/>
                    <w:lang w:val="en-GB"/>
                  </w:rPr>
                </w:rPrChange>
              </w:rPr>
              <w:pPrChange w:id="4300" w:author="Chara Katiri" w:date="2015-05-12T13:05:00Z">
                <w:pPr>
                  <w:cnfStyle w:val="000000100000" w:firstRow="0" w:lastRow="0" w:firstColumn="0" w:lastColumn="0" w:oddVBand="0" w:evenVBand="0" w:oddHBand="1" w:evenHBand="0" w:firstRowFirstColumn="0" w:firstRowLastColumn="0" w:lastRowFirstColumn="0" w:lastRowLastColumn="0"/>
                </w:pPr>
              </w:pPrChange>
            </w:pPr>
            <w:ins w:id="4301" w:author="Chara Katiri" w:date="2015-04-11T02:17:00Z">
              <w:r w:rsidRPr="00F758B3">
                <w:rPr>
                  <w:rFonts w:ascii="Times" w:eastAsia="Times New Roman" w:hAnsi="Times" w:cs="Times New Roman"/>
                  <w:sz w:val="22"/>
                  <w:szCs w:val="22"/>
                  <w:shd w:val="clear" w:color="auto" w:fill="FFFFFF"/>
                  <w:lang w:val="en-GB"/>
                  <w:rPrChange w:id="4302" w:author="Chara Katiri" w:date="2015-05-12T13:05:00Z">
                    <w:rPr>
                      <w:rFonts w:ascii="Times" w:eastAsia="Times New Roman" w:hAnsi="Times" w:cs="Times New Roman"/>
                      <w:sz w:val="22"/>
                      <w:szCs w:val="22"/>
                      <w:shd w:val="clear" w:color="auto" w:fill="FFFFFF"/>
                      <w:lang w:val="en-GB"/>
                    </w:rPr>
                  </w:rPrChange>
                </w:rPr>
                <w:t>-Tapestry</w:t>
              </w:r>
            </w:ins>
          </w:p>
        </w:tc>
        <w:tc>
          <w:tcPr>
            <w:tcW w:w="3242" w:type="dxa"/>
            <w:tcPrChange w:id="4303" w:author="Chara Katiri" w:date="2015-05-02T14:38:00Z">
              <w:tcPr>
                <w:tcW w:w="2852" w:type="dxa"/>
              </w:tcPr>
            </w:tcPrChange>
          </w:tcPr>
          <w:p w14:paraId="59DA3838" w14:textId="77777777"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04" w:author="Chara Katiri" w:date="2015-04-11T01:57:00Z"/>
                <w:rFonts w:ascii="Times" w:eastAsia="Times New Roman" w:hAnsi="Times" w:cs="Times New Roman"/>
                <w:sz w:val="22"/>
                <w:szCs w:val="22"/>
                <w:shd w:val="clear" w:color="auto" w:fill="FFFFFF"/>
                <w:lang w:val="en-GB"/>
                <w:rPrChange w:id="4305" w:author="Chara Katiri" w:date="2015-05-12T13:05:00Z">
                  <w:rPr>
                    <w:ins w:id="4306" w:author="Chara Katiri" w:date="2015-04-11T01:57:00Z"/>
                    <w:rFonts w:ascii="Times" w:eastAsia="Times New Roman" w:hAnsi="Times" w:cs="Times New Roman"/>
                    <w:sz w:val="22"/>
                    <w:szCs w:val="22"/>
                    <w:shd w:val="clear" w:color="auto" w:fill="FFFFFF"/>
                    <w:lang w:val="en-GB"/>
                  </w:rPr>
                </w:rPrChange>
              </w:rPr>
              <w:pPrChange w:id="430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4308" w:author="Chara Katiri" w:date="2015-04-11T01:57:00Z">
              <w:r w:rsidRPr="00F758B3">
                <w:rPr>
                  <w:rFonts w:ascii="Times" w:eastAsia="Times New Roman" w:hAnsi="Times" w:cs="Times New Roman"/>
                  <w:sz w:val="22"/>
                  <w:szCs w:val="22"/>
                  <w:shd w:val="clear" w:color="auto" w:fill="FFFFFF"/>
                  <w:lang w:val="en-GB"/>
                  <w:rPrChange w:id="4309" w:author="Chara Katiri" w:date="2015-05-12T13:05:00Z">
                    <w:rPr>
                      <w:rFonts w:ascii="Times" w:eastAsia="Times New Roman" w:hAnsi="Times" w:cs="Times New Roman"/>
                      <w:sz w:val="22"/>
                      <w:szCs w:val="22"/>
                      <w:shd w:val="clear" w:color="auto" w:fill="FFFFFF"/>
                      <w:lang w:val="en-GB"/>
                    </w:rPr>
                  </w:rPrChange>
                </w:rPr>
                <w:t>-Spring MVC.</w:t>
              </w:r>
            </w:ins>
          </w:p>
          <w:p w14:paraId="30629182" w14:textId="77777777"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10" w:author="Chara Katiri" w:date="2015-04-11T01:57:00Z"/>
                <w:rFonts w:ascii="Times" w:eastAsia="Times New Roman" w:hAnsi="Times" w:cs="Times New Roman"/>
                <w:sz w:val="22"/>
                <w:szCs w:val="22"/>
                <w:shd w:val="clear" w:color="auto" w:fill="FFFFFF"/>
                <w:lang w:val="en-GB"/>
                <w:rPrChange w:id="4311" w:author="Chara Katiri" w:date="2015-05-12T13:05:00Z">
                  <w:rPr>
                    <w:ins w:id="4312" w:author="Chara Katiri" w:date="2015-04-11T01:57:00Z"/>
                    <w:rFonts w:ascii="Times" w:eastAsia="Times New Roman" w:hAnsi="Times" w:cs="Times New Roman"/>
                    <w:sz w:val="22"/>
                    <w:szCs w:val="22"/>
                    <w:shd w:val="clear" w:color="auto" w:fill="FFFFFF"/>
                    <w:lang w:val="en-GB"/>
                  </w:rPr>
                </w:rPrChange>
              </w:rPr>
              <w:pPrChange w:id="4313"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4D6BB2C5" w14:textId="22EB1A74"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14" w:author="Chara Katiri" w:date="2015-04-11T01:57:00Z"/>
                <w:rFonts w:ascii="Times" w:eastAsia="Times New Roman" w:hAnsi="Times" w:cs="Times New Roman"/>
                <w:sz w:val="22"/>
                <w:szCs w:val="22"/>
                <w:shd w:val="clear" w:color="auto" w:fill="FFFFFF"/>
                <w:lang w:val="en-GB"/>
                <w:rPrChange w:id="4315" w:author="Chara Katiri" w:date="2015-05-12T13:05:00Z">
                  <w:rPr>
                    <w:ins w:id="4316" w:author="Chara Katiri" w:date="2015-04-11T01:57:00Z"/>
                    <w:rFonts w:ascii="Times" w:eastAsia="Times New Roman" w:hAnsi="Times" w:cs="Times New Roman"/>
                    <w:sz w:val="22"/>
                    <w:szCs w:val="22"/>
                    <w:shd w:val="clear" w:color="auto" w:fill="FFFFFF"/>
                    <w:lang w:val="en-GB"/>
                  </w:rPr>
                </w:rPrChange>
              </w:rPr>
              <w:pPrChange w:id="431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4318" w:author="Chara Katiri" w:date="2015-04-11T01:57:00Z">
              <w:r w:rsidRPr="00F758B3">
                <w:rPr>
                  <w:rFonts w:ascii="Times" w:eastAsia="Times New Roman" w:hAnsi="Times" w:cs="Times New Roman"/>
                  <w:sz w:val="22"/>
                  <w:szCs w:val="22"/>
                  <w:shd w:val="clear" w:color="auto" w:fill="FFFFFF"/>
                  <w:lang w:val="en-GB"/>
                  <w:rPrChange w:id="4319" w:author="Chara Katiri" w:date="2015-05-12T13:05:00Z">
                    <w:rPr>
                      <w:rFonts w:ascii="Times" w:eastAsia="Times New Roman" w:hAnsi="Times" w:cs="Times New Roman"/>
                      <w:sz w:val="22"/>
                      <w:szCs w:val="22"/>
                      <w:shd w:val="clear" w:color="auto" w:fill="FFFFFF"/>
                      <w:lang w:val="en-GB"/>
                    </w:rPr>
                  </w:rPrChange>
                </w:rPr>
                <w:t>-Apache Struts (known as Jakarata Struts).</w:t>
              </w:r>
            </w:ins>
          </w:p>
          <w:p w14:paraId="5074F900" w14:textId="77777777"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20" w:author="Chara Katiri" w:date="2015-04-11T01:57:00Z"/>
                <w:rFonts w:ascii="Times" w:eastAsia="Times New Roman" w:hAnsi="Times" w:cs="Times New Roman"/>
                <w:sz w:val="22"/>
                <w:szCs w:val="22"/>
                <w:shd w:val="clear" w:color="auto" w:fill="FFFFFF"/>
                <w:lang w:val="en-GB"/>
                <w:rPrChange w:id="4321" w:author="Chara Katiri" w:date="2015-05-12T13:05:00Z">
                  <w:rPr>
                    <w:ins w:id="4322" w:author="Chara Katiri" w:date="2015-04-11T01:57:00Z"/>
                    <w:rFonts w:ascii="Times" w:eastAsia="Times New Roman" w:hAnsi="Times" w:cs="Times New Roman"/>
                    <w:sz w:val="22"/>
                    <w:szCs w:val="22"/>
                    <w:shd w:val="clear" w:color="auto" w:fill="FFFFFF"/>
                    <w:lang w:val="en-GB"/>
                  </w:rPr>
                </w:rPrChange>
              </w:rPr>
              <w:pPrChange w:id="4323" w:author="Chara Katiri" w:date="2015-05-12T13:05:00Z">
                <w:pPr>
                  <w:tabs>
                    <w:tab w:val="left" w:pos="405"/>
                    <w:tab w:val="right" w:leader="dot" w:pos="9010"/>
                  </w:tabs>
                  <w:spacing w:before="120" w:line="360" w:lineRule="auto"/>
                  <w:ind w:left="720"/>
                  <w:contextualSpacing/>
                  <w:jc w:val="both"/>
                  <w:cnfStyle w:val="000000100000" w:firstRow="0" w:lastRow="0" w:firstColumn="0" w:lastColumn="0" w:oddVBand="0" w:evenVBand="0" w:oddHBand="1" w:evenHBand="0" w:firstRowFirstColumn="0" w:firstRowLastColumn="0" w:lastRowFirstColumn="0" w:lastRowLastColumn="0"/>
                </w:pPr>
              </w:pPrChange>
            </w:pPr>
          </w:p>
          <w:p w14:paraId="06244234" w14:textId="097691B2" w:rsidR="00A336A0" w:rsidRPr="00F758B3" w:rsidRDefault="00A336A0" w:rsidP="00F758B3">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4324" w:author="Chara Katiri" w:date="2015-04-11T01:29:00Z"/>
                <w:rFonts w:ascii="Times" w:eastAsia="Times New Roman" w:hAnsi="Times" w:cs="Times New Roman"/>
                <w:sz w:val="22"/>
                <w:szCs w:val="22"/>
                <w:shd w:val="clear" w:color="auto" w:fill="FFFFFF"/>
                <w:lang w:val="en-GB"/>
                <w:rPrChange w:id="4325" w:author="Chara Katiri" w:date="2015-05-12T13:05:00Z">
                  <w:rPr>
                    <w:ins w:id="4326" w:author="Chara Katiri" w:date="2015-04-11T01:29:00Z"/>
                    <w:rFonts w:ascii="Times" w:eastAsia="Times New Roman" w:hAnsi="Times" w:cs="Times New Roman"/>
                    <w:sz w:val="22"/>
                    <w:szCs w:val="22"/>
                    <w:shd w:val="clear" w:color="auto" w:fill="FFFFFF"/>
                    <w:lang w:val="en-GB"/>
                  </w:rPr>
                </w:rPrChange>
              </w:rPr>
              <w:pPrChange w:id="4327" w:author="Chara Katiri" w:date="2015-05-12T13:05: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4328" w:author="Chara Katiri" w:date="2015-04-11T01:57:00Z">
              <w:r w:rsidRPr="00F758B3">
                <w:rPr>
                  <w:rFonts w:ascii="Times" w:eastAsia="Times New Roman" w:hAnsi="Times" w:cs="Times New Roman"/>
                  <w:sz w:val="22"/>
                  <w:szCs w:val="22"/>
                  <w:shd w:val="clear" w:color="auto" w:fill="FFFFFF"/>
                  <w:lang w:val="en-GB"/>
                  <w:rPrChange w:id="4329" w:author="Chara Katiri" w:date="2015-05-12T13:05:00Z">
                    <w:rPr>
                      <w:rFonts w:ascii="Times" w:eastAsia="Times New Roman" w:hAnsi="Times" w:cs="Times New Roman"/>
                      <w:sz w:val="22"/>
                      <w:szCs w:val="22"/>
                      <w:shd w:val="clear" w:color="auto" w:fill="FFFFFF"/>
                      <w:lang w:val="en-GB"/>
                    </w:rPr>
                  </w:rPrChange>
                </w:rPr>
                <w:t>-Stripes.</w:t>
              </w:r>
            </w:ins>
          </w:p>
        </w:tc>
      </w:tr>
      <w:tr w:rsidR="00CB34D3" w:rsidRPr="00F758B3" w14:paraId="6F43ED5D" w14:textId="77777777" w:rsidTr="0069684A">
        <w:trPr>
          <w:trHeight w:val="1198"/>
          <w:ins w:id="4330" w:author="Chara Katiri" w:date="2015-04-11T01:24:00Z"/>
          <w:trPrChange w:id="4331"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4332" w:author="Chara Katiri" w:date="2015-05-02T14:38:00Z">
              <w:tcPr>
                <w:tcW w:w="2852" w:type="dxa"/>
              </w:tcPr>
            </w:tcPrChange>
          </w:tcPr>
          <w:p w14:paraId="2E868B34" w14:textId="5EDB02FC" w:rsidR="00CB34D3" w:rsidRPr="00F758B3" w:rsidRDefault="00FE26E6" w:rsidP="00F758B3">
            <w:pPr>
              <w:keepNext/>
              <w:keepLines/>
              <w:spacing w:before="200" w:line="360" w:lineRule="auto"/>
              <w:contextualSpacing/>
              <w:jc w:val="both"/>
              <w:outlineLvl w:val="7"/>
              <w:rPr>
                <w:ins w:id="4333" w:author="Chara Katiri" w:date="2015-04-11T01:24:00Z"/>
                <w:rFonts w:ascii="Times" w:eastAsia="Times New Roman" w:hAnsi="Times" w:cs="Times New Roman"/>
                <w:color w:val="000000" w:themeColor="text1"/>
                <w:sz w:val="22"/>
                <w:szCs w:val="22"/>
                <w:shd w:val="clear" w:color="auto" w:fill="FFFFFF"/>
                <w:lang w:val="en-GB"/>
                <w:rPrChange w:id="4334" w:author="Chara Katiri" w:date="2015-05-12T13:05:00Z">
                  <w:rPr>
                    <w:ins w:id="4335" w:author="Chara Katiri" w:date="2015-04-11T01:24:00Z"/>
                    <w:rFonts w:ascii="Times" w:eastAsia="Times New Roman" w:hAnsi="Times" w:cs="Arial"/>
                    <w:b w:val="0"/>
                    <w:bCs w:val="0"/>
                    <w:color w:val="404040" w:themeColor="text1" w:themeTint="BF"/>
                    <w:sz w:val="22"/>
                    <w:szCs w:val="22"/>
                    <w:shd w:val="clear" w:color="auto" w:fill="FFFFFF"/>
                    <w:lang w:val="en-GB"/>
                  </w:rPr>
                </w:rPrChange>
              </w:rPr>
              <w:pPrChange w:id="4336" w:author="Chara Katiri" w:date="2015-05-12T13:05:00Z">
                <w:pPr>
                  <w:keepNext/>
                  <w:keepLines/>
                  <w:numPr>
                    <w:ilvl w:val="7"/>
                    <w:numId w:val="1"/>
                  </w:numPr>
                  <w:spacing w:before="200" w:line="360" w:lineRule="auto"/>
                  <w:ind w:left="1440" w:hanging="1440"/>
                  <w:contextualSpacing/>
                  <w:jc w:val="both"/>
                  <w:outlineLvl w:val="7"/>
                </w:pPr>
              </w:pPrChange>
            </w:pPr>
            <w:ins w:id="4337" w:author="Chara Katiri" w:date="2015-05-02T14:41:00Z">
              <w:r w:rsidRPr="00F758B3">
                <w:rPr>
                  <w:rFonts w:ascii="Times" w:eastAsia="Times New Roman" w:hAnsi="Times" w:cs="Times New Roman"/>
                  <w:color w:val="000000" w:themeColor="text1"/>
                  <w:sz w:val="22"/>
                  <w:szCs w:val="22"/>
                  <w:shd w:val="clear" w:color="auto" w:fill="FFFFFF"/>
                  <w:lang w:val="en-GB"/>
                  <w:rPrChange w:id="4338" w:author="Chara Katiri" w:date="2015-05-12T13:05:00Z">
                    <w:rPr>
                      <w:rFonts w:ascii="Times" w:eastAsia="Times New Roman" w:hAnsi="Times" w:cs="Times New Roman"/>
                      <w:color w:val="000000" w:themeColor="text1"/>
                      <w:sz w:val="22"/>
                      <w:szCs w:val="22"/>
                      <w:shd w:val="clear" w:color="auto" w:fill="FFFFFF"/>
                      <w:lang w:val="en-GB"/>
                    </w:rPr>
                  </w:rPrChange>
                </w:rPr>
                <w:t xml:space="preserve">JSF, JSR </w:t>
              </w:r>
            </w:ins>
            <w:ins w:id="4339" w:author="Chara Katiri" w:date="2015-04-11T02:05:00Z">
              <w:r w:rsidRPr="00F758B3">
                <w:rPr>
                  <w:rFonts w:ascii="Times" w:eastAsia="Times New Roman" w:hAnsi="Times" w:cs="Times New Roman"/>
                  <w:color w:val="000000" w:themeColor="text1"/>
                  <w:sz w:val="22"/>
                  <w:szCs w:val="22"/>
                  <w:shd w:val="clear" w:color="auto" w:fill="FFFFFF"/>
                  <w:lang w:val="en-GB"/>
                  <w:rPrChange w:id="4340" w:author="Chara Katiri" w:date="2015-05-12T13:05:00Z">
                    <w:rPr>
                      <w:rFonts w:ascii="Times" w:eastAsia="Times New Roman" w:hAnsi="Times" w:cs="Times New Roman"/>
                      <w:color w:val="000000" w:themeColor="text1"/>
                      <w:sz w:val="22"/>
                      <w:szCs w:val="22"/>
                      <w:shd w:val="clear" w:color="auto" w:fill="FFFFFF"/>
                      <w:lang w:val="en-GB"/>
                    </w:rPr>
                  </w:rPrChange>
                </w:rPr>
                <w:t>c</w:t>
              </w:r>
              <w:r w:rsidR="009E798F" w:rsidRPr="00F758B3">
                <w:rPr>
                  <w:rFonts w:ascii="Times" w:eastAsia="Times New Roman" w:hAnsi="Times" w:cs="Times New Roman"/>
                  <w:color w:val="000000" w:themeColor="text1"/>
                  <w:sz w:val="22"/>
                  <w:szCs w:val="22"/>
                  <w:shd w:val="clear" w:color="auto" w:fill="FFFFFF"/>
                  <w:lang w:val="en-GB"/>
                  <w:rPrChange w:id="4341" w:author="Chara Katiri" w:date="2015-05-12T13:05:00Z">
                    <w:rPr>
                      <w:rFonts w:ascii="Times" w:eastAsia="Times New Roman" w:hAnsi="Times" w:cs="Arial"/>
                      <w:sz w:val="22"/>
                      <w:szCs w:val="22"/>
                      <w:shd w:val="clear" w:color="auto" w:fill="FFFFFF"/>
                      <w:lang w:val="en-GB"/>
                    </w:rPr>
                  </w:rPrChange>
                </w:rPr>
                <w:t>haracteristics</w:t>
              </w:r>
            </w:ins>
            <w:ins w:id="4342" w:author="Chara Katiri" w:date="2015-04-11T01:44:00Z">
              <w:r w:rsidR="004A6C8B" w:rsidRPr="00F758B3">
                <w:rPr>
                  <w:rFonts w:ascii="Times" w:eastAsia="Times New Roman" w:hAnsi="Times" w:cs="Times New Roman"/>
                  <w:color w:val="000000" w:themeColor="text1"/>
                  <w:sz w:val="22"/>
                  <w:szCs w:val="22"/>
                  <w:shd w:val="clear" w:color="auto" w:fill="FFFFFF"/>
                  <w:lang w:val="en-GB"/>
                  <w:rPrChange w:id="4343" w:author="Chara Katiri" w:date="2015-05-12T13:05:00Z">
                    <w:rPr>
                      <w:rFonts w:ascii="Times" w:eastAsia="Times New Roman" w:hAnsi="Times" w:cs="Times New Roman"/>
                      <w:color w:val="000000" w:themeColor="text1"/>
                      <w:sz w:val="22"/>
                      <w:szCs w:val="22"/>
                      <w:shd w:val="clear" w:color="auto" w:fill="FFFFFF"/>
                      <w:lang w:val="en-GB"/>
                    </w:rPr>
                  </w:rPrChange>
                </w:rPr>
                <w:t xml:space="preserve"> </w:t>
              </w:r>
            </w:ins>
            <w:sdt>
              <w:sdtPr>
                <w:rPr>
                  <w:rFonts w:ascii="Times" w:eastAsia="Times New Roman" w:hAnsi="Times" w:cs="Times New Roman"/>
                  <w:b w:val="0"/>
                  <w:bCs w:val="0"/>
                  <w:color w:val="000000" w:themeColor="text1"/>
                  <w:sz w:val="22"/>
                  <w:szCs w:val="22"/>
                  <w:shd w:val="clear" w:color="auto" w:fill="FFFFFF"/>
                  <w:lang w:val="en-GB"/>
                  <w:rPrChange w:id="4344" w:author="Chara Katiri" w:date="2015-05-12T13:05:00Z">
                    <w:rPr>
                      <w:rFonts w:ascii="Times" w:eastAsia="Times New Roman" w:hAnsi="Times" w:cs="Times New Roman"/>
                      <w:b w:val="0"/>
                      <w:bCs w:val="0"/>
                      <w:color w:val="000000" w:themeColor="text1"/>
                      <w:sz w:val="22"/>
                      <w:szCs w:val="22"/>
                      <w:shd w:val="clear" w:color="auto" w:fill="FFFFFF"/>
                      <w:lang w:val="en-GB"/>
                    </w:rPr>
                  </w:rPrChange>
                </w:rPr>
                <w:id w:val="-1974671368"/>
                <w:citation/>
              </w:sdtPr>
              <w:sdtContent>
                <w:r w:rsidR="00725EF6" w:rsidRPr="00F758B3">
                  <w:rPr>
                    <w:rFonts w:ascii="Times" w:eastAsia="Times New Roman" w:hAnsi="Times" w:cs="Times New Roman"/>
                    <w:b w:val="0"/>
                    <w:bCs w:val="0"/>
                    <w:color w:val="000000" w:themeColor="text1"/>
                    <w:sz w:val="22"/>
                    <w:szCs w:val="22"/>
                    <w:shd w:val="clear" w:color="auto" w:fill="FFFFFF"/>
                    <w:lang w:val="en-GB"/>
                    <w:rPrChange w:id="4345" w:author="Chara Katiri" w:date="2015-05-12T13:05:00Z">
                      <w:rPr>
                        <w:rFonts w:ascii="Times" w:eastAsia="Times New Roman" w:hAnsi="Times" w:cs="Times New Roman"/>
                        <w:color w:val="000000" w:themeColor="text1"/>
                        <w:sz w:val="22"/>
                        <w:szCs w:val="22"/>
                        <w:shd w:val="clear" w:color="auto" w:fill="FFFFFF"/>
                        <w:lang w:val="en-GB"/>
                      </w:rPr>
                    </w:rPrChange>
                  </w:rPr>
                  <w:fldChar w:fldCharType="begin"/>
                </w:r>
                <w:r w:rsidR="00725EF6" w:rsidRPr="00F758B3">
                  <w:rPr>
                    <w:rFonts w:ascii="Times" w:eastAsia="Times New Roman" w:hAnsi="Times" w:cs="Times New Roman"/>
                    <w:color w:val="000000" w:themeColor="text1"/>
                    <w:sz w:val="22"/>
                    <w:szCs w:val="22"/>
                    <w:shd w:val="clear" w:color="auto" w:fill="FFFFFF"/>
                    <w:rPrChange w:id="4346" w:author="Chara Katiri" w:date="2015-05-12T13:05:00Z">
                      <w:rPr>
                        <w:rFonts w:ascii="Times" w:eastAsia="Times New Roman" w:hAnsi="Times" w:cs="Times New Roman"/>
                        <w:color w:val="000000" w:themeColor="text1"/>
                        <w:sz w:val="22"/>
                        <w:szCs w:val="22"/>
                        <w:shd w:val="clear" w:color="auto" w:fill="FFFFFF"/>
                      </w:rPr>
                    </w:rPrChange>
                  </w:rPr>
                  <w:instrText xml:space="preserve"> CITATION Doc15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4347" w:author="Chara Katiri" w:date="2015-05-12T13:05:00Z">
                      <w:rPr>
                        <w:rFonts w:ascii="Times" w:eastAsia="Times New Roman" w:hAnsi="Times" w:cs="Times New Roman"/>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noProof/>
                    <w:color w:val="000000" w:themeColor="text1"/>
                    <w:sz w:val="22"/>
                    <w:szCs w:val="22"/>
                    <w:shd w:val="clear" w:color="auto" w:fill="FFFFFF"/>
                    <w:rPrChange w:id="4348" w:author="Chara Katiri" w:date="2015-05-12T13:05:00Z">
                      <w:rPr>
                        <w:rFonts w:ascii="Times" w:eastAsia="Times New Roman" w:hAnsi="Times" w:cs="Times New Roman"/>
                        <w:noProof/>
                        <w:color w:val="000000" w:themeColor="text1"/>
                        <w:sz w:val="22"/>
                        <w:szCs w:val="22"/>
                        <w:shd w:val="clear" w:color="auto" w:fill="FFFFFF"/>
                      </w:rPr>
                    </w:rPrChange>
                  </w:rPr>
                  <w:t>[</w:t>
                </w:r>
                <w:r w:rsidR="00B7160F" w:rsidRPr="00F758B3">
                  <w:rPr>
                    <w:rFonts w:ascii="Times" w:eastAsia="Times New Roman" w:hAnsi="Times" w:cs="Times New Roman"/>
                    <w:noProof/>
                    <w:color w:val="000000" w:themeColor="text1"/>
                    <w:sz w:val="22"/>
                    <w:szCs w:val="22"/>
                    <w:shd w:val="clear" w:color="auto" w:fill="FFFFFF"/>
                    <w:rPrChange w:id="4349" w:author="Chara Katiri" w:date="2015-05-12T13:05:00Z">
                      <w:rPr>
                        <w:rFonts w:ascii="Times" w:eastAsia="Times New Roman" w:hAnsi="Times" w:cs="Times New Roman"/>
                        <w:noProof/>
                        <w:color w:val="000000" w:themeColor="text1"/>
                        <w:sz w:val="22"/>
                        <w:szCs w:val="22"/>
                        <w:shd w:val="clear" w:color="auto" w:fill="FFFFFF"/>
                      </w:rPr>
                    </w:rPrChange>
                  </w:rPr>
                  <w:fldChar w:fldCharType="begin"/>
                </w:r>
                <w:r w:rsidR="00B7160F" w:rsidRPr="00F758B3">
                  <w:rPr>
                    <w:rFonts w:ascii="Times" w:eastAsia="Times New Roman" w:hAnsi="Times" w:cs="Times New Roman"/>
                    <w:noProof/>
                    <w:color w:val="000000" w:themeColor="text1"/>
                    <w:sz w:val="22"/>
                    <w:szCs w:val="22"/>
                    <w:shd w:val="clear" w:color="auto" w:fill="FFFFFF"/>
                    <w:rPrChange w:id="4350" w:author="Chara Katiri" w:date="2015-05-12T13:05:00Z">
                      <w:rPr>
                        <w:rFonts w:ascii="Times" w:eastAsia="Times New Roman" w:hAnsi="Times" w:cs="Times New Roman"/>
                        <w:noProof/>
                        <w:color w:val="000000" w:themeColor="text1"/>
                        <w:sz w:val="22"/>
                        <w:szCs w:val="22"/>
                        <w:shd w:val="clear" w:color="auto" w:fill="FFFFFF"/>
                      </w:rPr>
                    </w:rPrChange>
                  </w:rPr>
                  <w:instrText xml:space="preserve"> HYPERLINK "" \l "Doc15" </w:instrText>
                </w:r>
                <w:r w:rsidR="00B7160F" w:rsidRPr="00F758B3">
                  <w:rPr>
                    <w:rFonts w:ascii="Times" w:eastAsia="Times New Roman" w:hAnsi="Times" w:cs="Times New Roman"/>
                    <w:noProof/>
                    <w:color w:val="000000" w:themeColor="text1"/>
                    <w:sz w:val="22"/>
                    <w:szCs w:val="22"/>
                    <w:shd w:val="clear" w:color="auto" w:fill="FFFFFF"/>
                    <w:rPrChange w:id="4351" w:author="Chara Katiri" w:date="2015-05-12T13:05:00Z">
                      <w:rPr>
                        <w:rFonts w:ascii="Times" w:eastAsia="Times New Roman" w:hAnsi="Times" w:cs="Times New Roman"/>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noProof/>
                    <w:color w:val="000000" w:themeColor="text1"/>
                    <w:sz w:val="22"/>
                    <w:szCs w:val="22"/>
                    <w:shd w:val="clear" w:color="auto" w:fill="FFFFFF"/>
                    <w:rPrChange w:id="4352" w:author="Chara Katiri" w:date="2015-05-12T13:05:00Z">
                      <w:rPr>
                        <w:rStyle w:val="Heading2Char"/>
                        <w:rFonts w:ascii="Times" w:eastAsia="Times New Roman" w:hAnsi="Times" w:cs="Times New Roman"/>
                        <w:noProof/>
                        <w:color w:val="000000" w:themeColor="text1"/>
                        <w:sz w:val="22"/>
                        <w:szCs w:val="22"/>
                        <w:shd w:val="clear" w:color="auto" w:fill="FFFFFF"/>
                      </w:rPr>
                    </w:rPrChange>
                  </w:rPr>
                  <w:t>20</w:t>
                </w:r>
                <w:r w:rsidR="00B7160F" w:rsidRPr="00F758B3">
                  <w:rPr>
                    <w:rFonts w:ascii="Times" w:eastAsia="Times New Roman" w:hAnsi="Times" w:cs="Times New Roman"/>
                    <w:noProof/>
                    <w:color w:val="000000" w:themeColor="text1"/>
                    <w:sz w:val="22"/>
                    <w:szCs w:val="22"/>
                    <w:shd w:val="clear" w:color="auto" w:fill="FFFFFF"/>
                    <w:rPrChange w:id="4353" w:author="Chara Katiri" w:date="2015-05-12T13:05:00Z">
                      <w:rPr>
                        <w:rFonts w:ascii="Times" w:eastAsia="Times New Roman" w:hAnsi="Times" w:cs="Times New Roman"/>
                        <w:noProof/>
                        <w:color w:val="000000" w:themeColor="text1"/>
                        <w:sz w:val="22"/>
                        <w:szCs w:val="22"/>
                        <w:shd w:val="clear" w:color="auto" w:fill="FFFFFF"/>
                      </w:rPr>
                    </w:rPrChange>
                  </w:rPr>
                  <w:fldChar w:fldCharType="end"/>
                </w:r>
                <w:r w:rsidR="00B7160F" w:rsidRPr="00F758B3">
                  <w:rPr>
                    <w:rFonts w:ascii="Times" w:eastAsia="Times New Roman" w:hAnsi="Times" w:cs="Times New Roman"/>
                    <w:noProof/>
                    <w:color w:val="000000" w:themeColor="text1"/>
                    <w:sz w:val="22"/>
                    <w:szCs w:val="22"/>
                    <w:shd w:val="clear" w:color="auto" w:fill="FFFFFF"/>
                    <w:rPrChange w:id="4354" w:author="Chara Katiri" w:date="2015-05-12T13:05:00Z">
                      <w:rPr>
                        <w:rFonts w:ascii="Times" w:eastAsia="Times New Roman" w:hAnsi="Times" w:cs="Times New Roman"/>
                        <w:noProof/>
                        <w:color w:val="000000" w:themeColor="text1"/>
                        <w:sz w:val="22"/>
                        <w:szCs w:val="22"/>
                        <w:shd w:val="clear" w:color="auto" w:fill="FFFFFF"/>
                      </w:rPr>
                    </w:rPrChange>
                  </w:rPr>
                  <w:t>]</w:t>
                </w:r>
                <w:r w:rsidR="00725EF6" w:rsidRPr="00F758B3">
                  <w:rPr>
                    <w:rFonts w:ascii="Times" w:eastAsia="Times New Roman" w:hAnsi="Times" w:cs="Times New Roman"/>
                    <w:b w:val="0"/>
                    <w:bCs w:val="0"/>
                    <w:color w:val="000000" w:themeColor="text1"/>
                    <w:sz w:val="22"/>
                    <w:szCs w:val="22"/>
                    <w:shd w:val="clear" w:color="auto" w:fill="FFFFFF"/>
                    <w:lang w:val="en-GB"/>
                    <w:rPrChange w:id="4355" w:author="Chara Katiri" w:date="2015-05-12T13:05:00Z">
                      <w:rPr>
                        <w:rFonts w:ascii="Times" w:eastAsia="Times New Roman" w:hAnsi="Times" w:cs="Times New Roman"/>
                        <w:color w:val="000000" w:themeColor="text1"/>
                        <w:sz w:val="22"/>
                        <w:szCs w:val="22"/>
                        <w:shd w:val="clear" w:color="auto" w:fill="FFFFFF"/>
                        <w:lang w:val="en-GB"/>
                      </w:rPr>
                    </w:rPrChange>
                  </w:rPr>
                  <w:fldChar w:fldCharType="end"/>
                </w:r>
              </w:sdtContent>
            </w:sdt>
            <w:ins w:id="4356" w:author="Chara Katiri" w:date="2015-04-11T01:44:00Z">
              <w:r w:rsidR="004A6C8B" w:rsidRPr="00F758B3">
                <w:rPr>
                  <w:rFonts w:ascii="Times" w:eastAsia="Times New Roman" w:hAnsi="Times" w:cs="Times New Roman"/>
                  <w:b w:val="0"/>
                  <w:bCs w:val="0"/>
                  <w:color w:val="000000" w:themeColor="text1"/>
                  <w:sz w:val="22"/>
                  <w:szCs w:val="22"/>
                  <w:shd w:val="clear" w:color="auto" w:fill="FFFFFF"/>
                  <w:lang w:val="en-GB"/>
                  <w:rPrChange w:id="4357" w:author="Chara Katiri" w:date="2015-05-12T13:05:00Z">
                    <w:rPr>
                      <w:rFonts w:ascii="Times" w:eastAsia="Times New Roman" w:hAnsi="Times" w:cs="Times New Roman"/>
                      <w:b w:val="0"/>
                      <w:bCs w:val="0"/>
                      <w:color w:val="000000" w:themeColor="text1"/>
                      <w:sz w:val="22"/>
                      <w:szCs w:val="22"/>
                      <w:shd w:val="clear" w:color="auto" w:fill="FFFFFF"/>
                      <w:lang w:val="en-GB"/>
                    </w:rPr>
                  </w:rPrChange>
                </w:rPr>
                <w:t xml:space="preserve">, </w:t>
              </w:r>
            </w:ins>
            <w:sdt>
              <w:sdtPr>
                <w:rPr>
                  <w:rFonts w:ascii="Times" w:eastAsia="Times New Roman" w:hAnsi="Times" w:cs="Times New Roman"/>
                  <w:b w:val="0"/>
                  <w:bCs w:val="0"/>
                  <w:color w:val="000000" w:themeColor="text1"/>
                  <w:sz w:val="22"/>
                  <w:szCs w:val="22"/>
                  <w:shd w:val="clear" w:color="auto" w:fill="FFFFFF"/>
                  <w:lang w:val="en-GB"/>
                  <w:rPrChange w:id="4358" w:author="Chara Katiri" w:date="2015-05-12T13:05:00Z">
                    <w:rPr>
                      <w:rFonts w:ascii="Times" w:eastAsia="Times New Roman" w:hAnsi="Times" w:cs="Times New Roman"/>
                      <w:b w:val="0"/>
                      <w:bCs w:val="0"/>
                      <w:color w:val="000000" w:themeColor="text1"/>
                      <w:sz w:val="22"/>
                      <w:szCs w:val="22"/>
                      <w:shd w:val="clear" w:color="auto" w:fill="FFFFFF"/>
                      <w:lang w:val="en-GB"/>
                    </w:rPr>
                  </w:rPrChange>
                </w:rPr>
                <w:id w:val="-519245395"/>
                <w:citation/>
              </w:sdtPr>
              <w:sdtContent>
                <w:r w:rsidR="00725EF6" w:rsidRPr="00F758B3">
                  <w:rPr>
                    <w:rFonts w:ascii="Times" w:eastAsia="Times New Roman" w:hAnsi="Times" w:cs="Times New Roman"/>
                    <w:b w:val="0"/>
                    <w:bCs w:val="0"/>
                    <w:color w:val="000000" w:themeColor="text1"/>
                    <w:sz w:val="22"/>
                    <w:szCs w:val="22"/>
                    <w:shd w:val="clear" w:color="auto" w:fill="FFFFFF"/>
                    <w:lang w:val="en-GB"/>
                    <w:rPrChange w:id="4359"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begin"/>
                </w:r>
                <w:r w:rsidR="00725EF6" w:rsidRPr="00F758B3">
                  <w:rPr>
                    <w:rFonts w:ascii="Times" w:eastAsia="Times New Roman" w:hAnsi="Times" w:cs="Times New Roman"/>
                    <w:b w:val="0"/>
                    <w:bCs w:val="0"/>
                    <w:color w:val="000000" w:themeColor="text1"/>
                    <w:sz w:val="22"/>
                    <w:szCs w:val="22"/>
                    <w:shd w:val="clear" w:color="auto" w:fill="FFFFFF"/>
                    <w:rPrChange w:id="4360" w:author="Chara Katiri" w:date="2015-05-12T13:05:00Z">
                      <w:rPr>
                        <w:rFonts w:ascii="Times" w:eastAsia="Times New Roman" w:hAnsi="Times" w:cs="Times New Roman"/>
                        <w:b w:val="0"/>
                        <w:bCs w:val="0"/>
                        <w:color w:val="000000" w:themeColor="text1"/>
                        <w:sz w:val="22"/>
                        <w:szCs w:val="22"/>
                        <w:shd w:val="clear" w:color="auto" w:fill="FFFFFF"/>
                      </w:rPr>
                    </w:rPrChange>
                  </w:rPr>
                  <w:instrText xml:space="preserve"> CITATION Ora15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4361"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noProof/>
                    <w:color w:val="000000" w:themeColor="text1"/>
                    <w:sz w:val="22"/>
                    <w:szCs w:val="22"/>
                    <w:shd w:val="clear" w:color="auto" w:fill="FFFFFF"/>
                    <w:rPrChange w:id="4362" w:author="Chara Katiri" w:date="2015-05-12T13:05:00Z">
                      <w:rPr>
                        <w:rFonts w:ascii="Times" w:eastAsia="Times New Roman" w:hAnsi="Times" w:cs="Times New Roman"/>
                        <w:noProof/>
                        <w:color w:val="000000" w:themeColor="text1"/>
                        <w:sz w:val="22"/>
                        <w:szCs w:val="22"/>
                        <w:shd w:val="clear" w:color="auto" w:fill="FFFFFF"/>
                      </w:rPr>
                    </w:rPrChange>
                  </w:rPr>
                  <w:t>[</w:t>
                </w:r>
                <w:r w:rsidR="00B7160F" w:rsidRPr="00F758B3">
                  <w:rPr>
                    <w:rFonts w:ascii="Times" w:eastAsia="Times New Roman" w:hAnsi="Times" w:cs="Times New Roman"/>
                    <w:b w:val="0"/>
                    <w:bCs w:val="0"/>
                    <w:noProof/>
                    <w:color w:val="000000" w:themeColor="text1"/>
                    <w:sz w:val="22"/>
                    <w:szCs w:val="22"/>
                    <w:shd w:val="clear" w:color="auto" w:fill="FFFFFF"/>
                    <w:rPrChange w:id="4363"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begin"/>
                </w:r>
                <w:r w:rsidR="00B7160F" w:rsidRPr="00F758B3">
                  <w:rPr>
                    <w:rFonts w:ascii="Times" w:eastAsia="Times New Roman" w:hAnsi="Times" w:cs="Times New Roman"/>
                    <w:noProof/>
                    <w:color w:val="000000" w:themeColor="text1"/>
                    <w:sz w:val="22"/>
                    <w:szCs w:val="22"/>
                    <w:shd w:val="clear" w:color="auto" w:fill="FFFFFF"/>
                    <w:rPrChange w:id="4364" w:author="Chara Katiri" w:date="2015-05-12T13:05:00Z">
                      <w:rPr>
                        <w:rFonts w:ascii="Times" w:eastAsia="Times New Roman" w:hAnsi="Times" w:cs="Times New Roman"/>
                        <w:noProof/>
                        <w:color w:val="000000" w:themeColor="text1"/>
                        <w:sz w:val="22"/>
                        <w:szCs w:val="22"/>
                        <w:shd w:val="clear" w:color="auto" w:fill="FFFFFF"/>
                      </w:rPr>
                    </w:rPrChange>
                  </w:rPr>
                  <w:instrText xml:space="preserve"> HYPERLINK "" \l "Ora15" </w:instrText>
                </w:r>
                <w:r w:rsidR="00B7160F" w:rsidRPr="00F758B3">
                  <w:rPr>
                    <w:rFonts w:ascii="Times" w:eastAsia="Times New Roman" w:hAnsi="Times" w:cs="Times New Roman"/>
                    <w:b w:val="0"/>
                    <w:bCs w:val="0"/>
                    <w:noProof/>
                    <w:color w:val="000000" w:themeColor="text1"/>
                    <w:sz w:val="22"/>
                    <w:szCs w:val="22"/>
                    <w:shd w:val="clear" w:color="auto" w:fill="FFFFFF"/>
                    <w:rPrChange w:id="4365"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noProof/>
                    <w:color w:val="000000" w:themeColor="text1"/>
                    <w:sz w:val="22"/>
                    <w:szCs w:val="22"/>
                    <w:shd w:val="clear" w:color="auto" w:fill="FFFFFF"/>
                    <w:rPrChange w:id="4366" w:author="Chara Katiri" w:date="2015-05-12T13:05:00Z">
                      <w:rPr>
                        <w:rStyle w:val="Heading2Char"/>
                        <w:rFonts w:ascii="Times" w:eastAsia="Times New Roman" w:hAnsi="Times" w:cs="Times New Roman"/>
                        <w:noProof/>
                        <w:color w:val="000000" w:themeColor="text1"/>
                        <w:sz w:val="22"/>
                        <w:szCs w:val="22"/>
                        <w:shd w:val="clear" w:color="auto" w:fill="FFFFFF"/>
                      </w:rPr>
                    </w:rPrChange>
                  </w:rPr>
                  <w:t>17</w:t>
                </w:r>
                <w:r w:rsidR="00B7160F" w:rsidRPr="00F758B3">
                  <w:rPr>
                    <w:rFonts w:ascii="Times" w:eastAsia="Times New Roman" w:hAnsi="Times" w:cs="Times New Roman"/>
                    <w:b w:val="0"/>
                    <w:bCs w:val="0"/>
                    <w:noProof/>
                    <w:color w:val="000000" w:themeColor="text1"/>
                    <w:sz w:val="22"/>
                    <w:szCs w:val="22"/>
                    <w:shd w:val="clear" w:color="auto" w:fill="FFFFFF"/>
                    <w:rPrChange w:id="4367"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end"/>
                </w:r>
                <w:r w:rsidR="00B7160F" w:rsidRPr="00F758B3">
                  <w:rPr>
                    <w:rFonts w:ascii="Times" w:eastAsia="Times New Roman" w:hAnsi="Times" w:cs="Times New Roman"/>
                    <w:noProof/>
                    <w:color w:val="000000" w:themeColor="text1"/>
                    <w:sz w:val="22"/>
                    <w:szCs w:val="22"/>
                    <w:shd w:val="clear" w:color="auto" w:fill="FFFFFF"/>
                    <w:rPrChange w:id="4368" w:author="Chara Katiri" w:date="2015-05-12T13:05:00Z">
                      <w:rPr>
                        <w:rFonts w:ascii="Times" w:eastAsia="Times New Roman" w:hAnsi="Times" w:cs="Times New Roman"/>
                        <w:noProof/>
                        <w:color w:val="000000" w:themeColor="text1"/>
                        <w:sz w:val="22"/>
                        <w:szCs w:val="22"/>
                        <w:shd w:val="clear" w:color="auto" w:fill="FFFFFF"/>
                      </w:rPr>
                    </w:rPrChange>
                  </w:rPr>
                  <w:t>]</w:t>
                </w:r>
                <w:r w:rsidR="00725EF6" w:rsidRPr="00F758B3">
                  <w:rPr>
                    <w:rFonts w:ascii="Times" w:eastAsia="Times New Roman" w:hAnsi="Times" w:cs="Times New Roman"/>
                    <w:b w:val="0"/>
                    <w:bCs w:val="0"/>
                    <w:color w:val="000000" w:themeColor="text1"/>
                    <w:sz w:val="22"/>
                    <w:szCs w:val="22"/>
                    <w:shd w:val="clear" w:color="auto" w:fill="FFFFFF"/>
                    <w:lang w:val="en-GB"/>
                    <w:rPrChange w:id="4369"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end"/>
                </w:r>
              </w:sdtContent>
            </w:sdt>
            <w:r w:rsidR="00725EF6" w:rsidRPr="00F758B3">
              <w:rPr>
                <w:rFonts w:ascii="Times" w:eastAsia="Times New Roman" w:hAnsi="Times" w:cs="Times New Roman"/>
                <w:b w:val="0"/>
                <w:bCs w:val="0"/>
                <w:color w:val="000000" w:themeColor="text1"/>
                <w:sz w:val="22"/>
                <w:szCs w:val="22"/>
                <w:shd w:val="clear" w:color="auto" w:fill="FFFFFF"/>
                <w:lang w:val="en-GB"/>
                <w:rPrChange w:id="4370" w:author="Chara Katiri" w:date="2015-05-12T13:05:00Z">
                  <w:rPr>
                    <w:rFonts w:ascii="Times" w:eastAsia="Times New Roman" w:hAnsi="Times" w:cs="Times New Roman"/>
                    <w:b w:val="0"/>
                    <w:bCs w:val="0"/>
                    <w:color w:val="000000" w:themeColor="text1"/>
                    <w:sz w:val="22"/>
                    <w:szCs w:val="22"/>
                    <w:shd w:val="clear" w:color="auto" w:fill="FFFFFF"/>
                    <w:lang w:val="en-GB"/>
                  </w:rPr>
                </w:rPrChange>
              </w:rPr>
              <w:t xml:space="preserve">, </w:t>
            </w:r>
            <w:sdt>
              <w:sdtPr>
                <w:rPr>
                  <w:rFonts w:ascii="Times" w:eastAsia="Times New Roman" w:hAnsi="Times" w:cs="Times New Roman"/>
                  <w:b w:val="0"/>
                  <w:bCs w:val="0"/>
                  <w:color w:val="000000" w:themeColor="text1"/>
                  <w:sz w:val="22"/>
                  <w:szCs w:val="22"/>
                  <w:shd w:val="clear" w:color="auto" w:fill="FFFFFF"/>
                  <w:lang w:val="en-GB"/>
                  <w:rPrChange w:id="4371" w:author="Chara Katiri" w:date="2015-05-12T13:05:00Z">
                    <w:rPr>
                      <w:rFonts w:ascii="Times" w:eastAsia="Times New Roman" w:hAnsi="Times" w:cs="Times New Roman"/>
                      <w:b w:val="0"/>
                      <w:bCs w:val="0"/>
                      <w:color w:val="000000" w:themeColor="text1"/>
                      <w:sz w:val="22"/>
                      <w:szCs w:val="22"/>
                      <w:shd w:val="clear" w:color="auto" w:fill="FFFFFF"/>
                      <w:lang w:val="en-GB"/>
                    </w:rPr>
                  </w:rPrChange>
                </w:rPr>
                <w:id w:val="903106915"/>
                <w:citation/>
              </w:sdtPr>
              <w:sdtContent>
                <w:r w:rsidR="00725EF6" w:rsidRPr="00F758B3">
                  <w:rPr>
                    <w:rFonts w:ascii="Times" w:eastAsia="Times New Roman" w:hAnsi="Times" w:cs="Times New Roman"/>
                    <w:b w:val="0"/>
                    <w:bCs w:val="0"/>
                    <w:color w:val="000000" w:themeColor="text1"/>
                    <w:sz w:val="22"/>
                    <w:szCs w:val="22"/>
                    <w:shd w:val="clear" w:color="auto" w:fill="FFFFFF"/>
                    <w:lang w:val="en-GB"/>
                    <w:rPrChange w:id="4372"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begin"/>
                </w:r>
                <w:r w:rsidR="00725EF6" w:rsidRPr="00F758B3">
                  <w:rPr>
                    <w:rFonts w:ascii="Times" w:eastAsia="Times New Roman" w:hAnsi="Times" w:cs="Times New Roman"/>
                    <w:b w:val="0"/>
                    <w:bCs w:val="0"/>
                    <w:color w:val="000000" w:themeColor="text1"/>
                    <w:sz w:val="22"/>
                    <w:szCs w:val="22"/>
                    <w:shd w:val="clear" w:color="auto" w:fill="FFFFFF"/>
                    <w:rPrChange w:id="4373" w:author="Chara Katiri" w:date="2015-05-12T13:05:00Z">
                      <w:rPr>
                        <w:rFonts w:ascii="Times" w:eastAsia="Times New Roman" w:hAnsi="Times" w:cs="Times New Roman"/>
                        <w:b w:val="0"/>
                        <w:bCs w:val="0"/>
                        <w:color w:val="000000" w:themeColor="text1"/>
                        <w:sz w:val="22"/>
                        <w:szCs w:val="22"/>
                        <w:shd w:val="clear" w:color="auto" w:fill="FFFFFF"/>
                      </w:rPr>
                    </w:rPrChange>
                  </w:rPr>
                  <w:instrText xml:space="preserve"> CITATION Sli15 \l 1033 </w:instrText>
                </w:r>
                <w:r w:rsidR="00725EF6" w:rsidRPr="00F758B3">
                  <w:rPr>
                    <w:rFonts w:ascii="Times" w:eastAsia="Times New Roman" w:hAnsi="Times" w:cs="Times New Roman"/>
                    <w:b w:val="0"/>
                    <w:bCs w:val="0"/>
                    <w:color w:val="000000" w:themeColor="text1"/>
                    <w:sz w:val="22"/>
                    <w:szCs w:val="22"/>
                    <w:shd w:val="clear" w:color="auto" w:fill="FFFFFF"/>
                    <w:lang w:val="en-GB"/>
                    <w:rPrChange w:id="4374"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separate"/>
                </w:r>
                <w:r w:rsidR="00B7160F" w:rsidRPr="00F758B3">
                  <w:rPr>
                    <w:rFonts w:ascii="Times" w:eastAsia="Times New Roman" w:hAnsi="Times" w:cs="Times New Roman"/>
                    <w:noProof/>
                    <w:color w:val="000000" w:themeColor="text1"/>
                    <w:sz w:val="22"/>
                    <w:szCs w:val="22"/>
                    <w:shd w:val="clear" w:color="auto" w:fill="FFFFFF"/>
                    <w:rPrChange w:id="4375" w:author="Chara Katiri" w:date="2015-05-12T13:05:00Z">
                      <w:rPr>
                        <w:rFonts w:ascii="Times" w:eastAsia="Times New Roman" w:hAnsi="Times" w:cs="Times New Roman"/>
                        <w:noProof/>
                        <w:color w:val="000000" w:themeColor="text1"/>
                        <w:sz w:val="22"/>
                        <w:szCs w:val="22"/>
                        <w:shd w:val="clear" w:color="auto" w:fill="FFFFFF"/>
                      </w:rPr>
                    </w:rPrChange>
                  </w:rPr>
                  <w:t>[</w:t>
                </w:r>
                <w:r w:rsidR="00B7160F" w:rsidRPr="00F758B3">
                  <w:rPr>
                    <w:rFonts w:ascii="Times" w:eastAsia="Times New Roman" w:hAnsi="Times" w:cs="Times New Roman"/>
                    <w:b w:val="0"/>
                    <w:bCs w:val="0"/>
                    <w:noProof/>
                    <w:color w:val="000000" w:themeColor="text1"/>
                    <w:sz w:val="22"/>
                    <w:szCs w:val="22"/>
                    <w:shd w:val="clear" w:color="auto" w:fill="FFFFFF"/>
                    <w:rPrChange w:id="4376"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begin"/>
                </w:r>
                <w:r w:rsidR="00B7160F" w:rsidRPr="00F758B3">
                  <w:rPr>
                    <w:rFonts w:ascii="Times" w:eastAsia="Times New Roman" w:hAnsi="Times" w:cs="Times New Roman"/>
                    <w:noProof/>
                    <w:color w:val="000000" w:themeColor="text1"/>
                    <w:sz w:val="22"/>
                    <w:szCs w:val="22"/>
                    <w:shd w:val="clear" w:color="auto" w:fill="FFFFFF"/>
                    <w:rPrChange w:id="4377" w:author="Chara Katiri" w:date="2015-05-12T13:05:00Z">
                      <w:rPr>
                        <w:rFonts w:ascii="Times" w:eastAsia="Times New Roman" w:hAnsi="Times" w:cs="Times New Roman"/>
                        <w:noProof/>
                        <w:color w:val="000000" w:themeColor="text1"/>
                        <w:sz w:val="22"/>
                        <w:szCs w:val="22"/>
                        <w:shd w:val="clear" w:color="auto" w:fill="FFFFFF"/>
                      </w:rPr>
                    </w:rPrChange>
                  </w:rPr>
                  <w:instrText xml:space="preserve"> HYPERLINK "" \l "Sli15" </w:instrText>
                </w:r>
                <w:r w:rsidR="00B7160F" w:rsidRPr="00F758B3">
                  <w:rPr>
                    <w:rFonts w:ascii="Times" w:eastAsia="Times New Roman" w:hAnsi="Times" w:cs="Times New Roman"/>
                    <w:b w:val="0"/>
                    <w:bCs w:val="0"/>
                    <w:noProof/>
                    <w:color w:val="000000" w:themeColor="text1"/>
                    <w:sz w:val="22"/>
                    <w:szCs w:val="22"/>
                    <w:shd w:val="clear" w:color="auto" w:fill="FFFFFF"/>
                    <w:rPrChange w:id="4378"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separate"/>
                </w:r>
                <w:r w:rsidR="00B7160F" w:rsidRPr="00F758B3">
                  <w:rPr>
                    <w:rStyle w:val="Heading2Char"/>
                    <w:rFonts w:ascii="Times" w:eastAsia="Times New Roman" w:hAnsi="Times" w:cs="Times New Roman"/>
                    <w:noProof/>
                    <w:color w:val="000000" w:themeColor="text1"/>
                    <w:sz w:val="22"/>
                    <w:szCs w:val="22"/>
                    <w:shd w:val="clear" w:color="auto" w:fill="FFFFFF"/>
                    <w:rPrChange w:id="4379" w:author="Chara Katiri" w:date="2015-05-12T13:05:00Z">
                      <w:rPr>
                        <w:rStyle w:val="Heading2Char"/>
                        <w:rFonts w:ascii="Times" w:eastAsia="Times New Roman" w:hAnsi="Times" w:cs="Times New Roman"/>
                        <w:noProof/>
                        <w:color w:val="000000" w:themeColor="text1"/>
                        <w:sz w:val="22"/>
                        <w:szCs w:val="22"/>
                        <w:shd w:val="clear" w:color="auto" w:fill="FFFFFF"/>
                      </w:rPr>
                    </w:rPrChange>
                  </w:rPr>
                  <w:t>18</w:t>
                </w:r>
                <w:r w:rsidR="00B7160F" w:rsidRPr="00F758B3">
                  <w:rPr>
                    <w:rFonts w:ascii="Times" w:eastAsia="Times New Roman" w:hAnsi="Times" w:cs="Times New Roman"/>
                    <w:b w:val="0"/>
                    <w:bCs w:val="0"/>
                    <w:noProof/>
                    <w:color w:val="000000" w:themeColor="text1"/>
                    <w:sz w:val="22"/>
                    <w:szCs w:val="22"/>
                    <w:shd w:val="clear" w:color="auto" w:fill="FFFFFF"/>
                    <w:rPrChange w:id="4380" w:author="Chara Katiri" w:date="2015-05-12T13:05:00Z">
                      <w:rPr>
                        <w:rFonts w:ascii="Times" w:eastAsia="Times New Roman" w:hAnsi="Times" w:cs="Times New Roman"/>
                        <w:b w:val="0"/>
                        <w:bCs w:val="0"/>
                        <w:noProof/>
                        <w:color w:val="000000" w:themeColor="text1"/>
                        <w:sz w:val="22"/>
                        <w:szCs w:val="22"/>
                        <w:shd w:val="clear" w:color="auto" w:fill="FFFFFF"/>
                      </w:rPr>
                    </w:rPrChange>
                  </w:rPr>
                  <w:fldChar w:fldCharType="end"/>
                </w:r>
                <w:r w:rsidR="00B7160F" w:rsidRPr="00F758B3">
                  <w:rPr>
                    <w:rFonts w:ascii="Times" w:eastAsia="Times New Roman" w:hAnsi="Times" w:cs="Times New Roman"/>
                    <w:noProof/>
                    <w:color w:val="000000" w:themeColor="text1"/>
                    <w:sz w:val="22"/>
                    <w:szCs w:val="22"/>
                    <w:shd w:val="clear" w:color="auto" w:fill="FFFFFF"/>
                    <w:rPrChange w:id="4381" w:author="Chara Katiri" w:date="2015-05-12T13:05:00Z">
                      <w:rPr>
                        <w:rFonts w:ascii="Times" w:eastAsia="Times New Roman" w:hAnsi="Times" w:cs="Times New Roman"/>
                        <w:noProof/>
                        <w:color w:val="000000" w:themeColor="text1"/>
                        <w:sz w:val="22"/>
                        <w:szCs w:val="22"/>
                        <w:shd w:val="clear" w:color="auto" w:fill="FFFFFF"/>
                      </w:rPr>
                    </w:rPrChange>
                  </w:rPr>
                  <w:t>]</w:t>
                </w:r>
                <w:r w:rsidR="00725EF6" w:rsidRPr="00F758B3">
                  <w:rPr>
                    <w:rFonts w:ascii="Times" w:eastAsia="Times New Roman" w:hAnsi="Times" w:cs="Times New Roman"/>
                    <w:b w:val="0"/>
                    <w:bCs w:val="0"/>
                    <w:color w:val="000000" w:themeColor="text1"/>
                    <w:sz w:val="22"/>
                    <w:szCs w:val="22"/>
                    <w:shd w:val="clear" w:color="auto" w:fill="FFFFFF"/>
                    <w:lang w:val="en-GB"/>
                    <w:rPrChange w:id="4382" w:author="Chara Katiri" w:date="2015-05-12T13:05:00Z">
                      <w:rPr>
                        <w:rFonts w:ascii="Times" w:eastAsia="Times New Roman" w:hAnsi="Times" w:cs="Times New Roman"/>
                        <w:b w:val="0"/>
                        <w:bCs w:val="0"/>
                        <w:color w:val="000000" w:themeColor="text1"/>
                        <w:sz w:val="22"/>
                        <w:szCs w:val="22"/>
                        <w:shd w:val="clear" w:color="auto" w:fill="FFFFFF"/>
                        <w:lang w:val="en-GB"/>
                      </w:rPr>
                    </w:rPrChange>
                  </w:rPr>
                  <w:fldChar w:fldCharType="end"/>
                </w:r>
              </w:sdtContent>
            </w:sdt>
          </w:p>
        </w:tc>
        <w:tc>
          <w:tcPr>
            <w:tcW w:w="2852" w:type="dxa"/>
            <w:tcPrChange w:id="4383" w:author="Chara Katiri" w:date="2015-05-02T14:38:00Z">
              <w:tcPr>
                <w:tcW w:w="2852" w:type="dxa"/>
              </w:tcPr>
            </w:tcPrChange>
          </w:tcPr>
          <w:p w14:paraId="047FC844" w14:textId="6983FCB7" w:rsidR="00A336A0" w:rsidRPr="00F758B3" w:rsidRDefault="00AD3B56"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384" w:author="Chara Katiri" w:date="2015-04-11T02:01:00Z"/>
                <w:rFonts w:ascii="Times" w:eastAsia="Times New Roman" w:hAnsi="Times" w:cs="Times New Roman"/>
                <w:sz w:val="22"/>
                <w:szCs w:val="22"/>
                <w:shd w:val="clear" w:color="auto" w:fill="FFFFFF"/>
                <w:lang w:val="en-GB"/>
                <w:rPrChange w:id="4385" w:author="Chara Katiri" w:date="2015-05-12T13:05:00Z">
                  <w:rPr>
                    <w:ins w:id="4386" w:author="Chara Katiri" w:date="2015-04-11T02:01:00Z"/>
                    <w:rFonts w:ascii="Times" w:eastAsia="Times New Roman" w:hAnsi="Times" w:cs="Times New Roman"/>
                    <w:sz w:val="22"/>
                    <w:szCs w:val="22"/>
                    <w:shd w:val="clear" w:color="auto" w:fill="FFFFFF"/>
                    <w:lang w:val="en-GB"/>
                  </w:rPr>
                </w:rPrChange>
              </w:rPr>
              <w:pPrChange w:id="4387"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388" w:author="Chara Katiri" w:date="2015-04-11T01:32:00Z">
              <w:r w:rsidRPr="00F758B3">
                <w:rPr>
                  <w:rFonts w:ascii="Times" w:eastAsia="Times New Roman" w:hAnsi="Times" w:cs="Times New Roman"/>
                  <w:sz w:val="22"/>
                  <w:szCs w:val="22"/>
                  <w:shd w:val="clear" w:color="auto" w:fill="FFFFFF"/>
                  <w:lang w:val="en-GB"/>
                  <w:rPrChange w:id="4389" w:author="Chara Katiri" w:date="2015-05-12T13:05:00Z">
                    <w:rPr>
                      <w:rFonts w:ascii="Times" w:eastAsia="Times New Roman" w:hAnsi="Times" w:cs="Times New Roman"/>
                      <w:sz w:val="22"/>
                      <w:szCs w:val="22"/>
                      <w:shd w:val="clear" w:color="auto" w:fill="FFFFFF"/>
                      <w:lang w:val="en-GB"/>
                    </w:rPr>
                  </w:rPrChange>
                </w:rPr>
                <w:t xml:space="preserve"> </w:t>
              </w:r>
            </w:ins>
            <w:ins w:id="4390" w:author="Chara Katiri" w:date="2015-04-11T02:01:00Z">
              <w:r w:rsidR="00A336A0" w:rsidRPr="00F758B3">
                <w:rPr>
                  <w:rFonts w:ascii="Times" w:eastAsia="Times New Roman" w:hAnsi="Times" w:cs="Times New Roman"/>
                  <w:sz w:val="22"/>
                  <w:szCs w:val="22"/>
                  <w:shd w:val="clear" w:color="auto" w:fill="FFFFFF"/>
                  <w:lang w:val="en-GB"/>
                  <w:rPrChange w:id="4391" w:author="Chara Katiri" w:date="2015-05-12T13:05:00Z">
                    <w:rPr>
                      <w:rFonts w:ascii="Times" w:eastAsia="Times New Roman" w:hAnsi="Times" w:cs="Times New Roman"/>
                      <w:sz w:val="22"/>
                      <w:szCs w:val="22"/>
                      <w:shd w:val="clear" w:color="auto" w:fill="FFFFFF"/>
                      <w:lang w:val="en-GB"/>
                    </w:rPr>
                  </w:rPrChange>
                </w:rPr>
                <w:t>-Automatic</w:t>
              </w:r>
            </w:ins>
            <w:ins w:id="4392" w:author="Chara Katiri" w:date="2015-05-02T14:38:00Z">
              <w:r w:rsidR="0069684A" w:rsidRPr="00F758B3">
                <w:rPr>
                  <w:rFonts w:ascii="Times" w:eastAsia="Times New Roman" w:hAnsi="Times" w:cs="Times New Roman"/>
                  <w:sz w:val="22"/>
                  <w:szCs w:val="22"/>
                  <w:shd w:val="clear" w:color="auto" w:fill="FFFFFF"/>
                  <w:lang w:val="en-GB"/>
                  <w:rPrChange w:id="4393" w:author="Chara Katiri" w:date="2015-05-12T13:05:00Z">
                    <w:rPr>
                      <w:rFonts w:ascii="Times" w:eastAsia="Times New Roman" w:hAnsi="Times" w:cs="Times New Roman"/>
                      <w:sz w:val="22"/>
                      <w:szCs w:val="22"/>
                      <w:shd w:val="clear" w:color="auto" w:fill="FFFFFF"/>
                      <w:lang w:val="en-GB"/>
                    </w:rPr>
                  </w:rPrChange>
                </w:rPr>
                <w:t xml:space="preserve"> </w:t>
              </w:r>
            </w:ins>
            <w:ins w:id="4394" w:author="Chara Katiri" w:date="2015-04-11T02:01:00Z">
              <w:r w:rsidR="00A336A0" w:rsidRPr="00F758B3">
                <w:rPr>
                  <w:rFonts w:ascii="Times" w:eastAsia="Times New Roman" w:hAnsi="Times" w:cs="Times New Roman"/>
                  <w:sz w:val="22"/>
                  <w:szCs w:val="22"/>
                  <w:shd w:val="clear" w:color="auto" w:fill="FFFFFF"/>
                  <w:lang w:val="en-GB"/>
                  <w:rPrChange w:id="4395" w:author="Chara Katiri" w:date="2015-05-12T13:05:00Z">
                    <w:rPr>
                      <w:rFonts w:ascii="Times" w:eastAsia="Times New Roman" w:hAnsi="Times" w:cs="Times New Roman"/>
                      <w:sz w:val="22"/>
                      <w:szCs w:val="22"/>
                      <w:shd w:val="clear" w:color="auto" w:fill="FFFFFF"/>
                      <w:lang w:val="en-GB"/>
                    </w:rPr>
                  </w:rPrChange>
                </w:rPr>
                <w:t>request parameter procession.</w:t>
              </w:r>
            </w:ins>
          </w:p>
          <w:p w14:paraId="5186AC74"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396" w:author="Chara Katiri" w:date="2015-04-11T02:01:00Z"/>
                <w:rFonts w:ascii="Times" w:eastAsia="Times New Roman" w:hAnsi="Times" w:cs="Times New Roman"/>
                <w:sz w:val="22"/>
                <w:szCs w:val="22"/>
                <w:shd w:val="clear" w:color="auto" w:fill="FFFFFF"/>
                <w:lang w:val="en-GB"/>
                <w:rPrChange w:id="4397" w:author="Chara Katiri" w:date="2015-05-12T13:05:00Z">
                  <w:rPr>
                    <w:ins w:id="4398" w:author="Chara Katiri" w:date="2015-04-11T02:01:00Z"/>
                    <w:rFonts w:ascii="Times" w:eastAsia="Times New Roman" w:hAnsi="Times" w:cs="Times New Roman"/>
                    <w:sz w:val="22"/>
                    <w:szCs w:val="22"/>
                    <w:shd w:val="clear" w:color="auto" w:fill="FFFFFF"/>
                    <w:lang w:val="en-GB"/>
                  </w:rPr>
                </w:rPrChange>
              </w:rPr>
              <w:pPrChange w:id="4399"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372CF866"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00" w:author="Chara Katiri" w:date="2015-04-11T02:01:00Z"/>
                <w:rFonts w:ascii="Times" w:eastAsia="Times New Roman" w:hAnsi="Times" w:cs="Times New Roman"/>
                <w:sz w:val="22"/>
                <w:szCs w:val="22"/>
                <w:shd w:val="clear" w:color="auto" w:fill="FFFFFF"/>
                <w:lang w:val="en-GB"/>
                <w:rPrChange w:id="4401" w:author="Chara Katiri" w:date="2015-05-12T13:05:00Z">
                  <w:rPr>
                    <w:ins w:id="4402" w:author="Chara Katiri" w:date="2015-04-11T02:01:00Z"/>
                    <w:rFonts w:ascii="Times" w:eastAsia="Times New Roman" w:hAnsi="Times" w:cs="Times New Roman"/>
                    <w:sz w:val="22"/>
                    <w:szCs w:val="22"/>
                    <w:shd w:val="clear" w:color="auto" w:fill="FFFFFF"/>
                    <w:lang w:val="en-GB"/>
                  </w:rPr>
                </w:rPrChange>
              </w:rPr>
              <w:pPrChange w:id="4403"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404" w:author="Chara Katiri" w:date="2015-04-11T02:01:00Z">
              <w:r w:rsidRPr="00F758B3">
                <w:rPr>
                  <w:rFonts w:ascii="Times" w:eastAsia="Times New Roman" w:hAnsi="Times" w:cs="Times New Roman"/>
                  <w:sz w:val="22"/>
                  <w:szCs w:val="22"/>
                  <w:shd w:val="clear" w:color="auto" w:fill="FFFFFF"/>
                  <w:lang w:val="en-GB"/>
                  <w:rPrChange w:id="4405" w:author="Chara Katiri" w:date="2015-05-12T13:05:00Z">
                    <w:rPr>
                      <w:rFonts w:ascii="Times" w:eastAsia="Times New Roman" w:hAnsi="Times" w:cs="Times New Roman"/>
                      <w:sz w:val="22"/>
                      <w:szCs w:val="22"/>
                      <w:shd w:val="clear" w:color="auto" w:fill="FFFFFF"/>
                      <w:lang w:val="en-GB"/>
                    </w:rPr>
                  </w:rPrChange>
                </w:rPr>
                <w:t>-View kept around.</w:t>
              </w:r>
            </w:ins>
          </w:p>
          <w:p w14:paraId="53422730"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06" w:author="Chara Katiri" w:date="2015-04-11T02:01:00Z"/>
                <w:rFonts w:ascii="Times" w:eastAsia="Times New Roman" w:hAnsi="Times" w:cs="Times New Roman"/>
                <w:sz w:val="22"/>
                <w:szCs w:val="22"/>
                <w:shd w:val="clear" w:color="auto" w:fill="FFFFFF"/>
                <w:lang w:val="en-GB"/>
                <w:rPrChange w:id="4407" w:author="Chara Katiri" w:date="2015-05-12T13:05:00Z">
                  <w:rPr>
                    <w:ins w:id="4408" w:author="Chara Katiri" w:date="2015-04-11T02:01:00Z"/>
                    <w:rFonts w:ascii="Times" w:eastAsia="Times New Roman" w:hAnsi="Times" w:cs="Times New Roman"/>
                    <w:sz w:val="22"/>
                    <w:szCs w:val="22"/>
                    <w:shd w:val="clear" w:color="auto" w:fill="FFFFFF"/>
                    <w:lang w:val="en-GB"/>
                  </w:rPr>
                </w:rPrChange>
              </w:rPr>
              <w:pPrChange w:id="4409" w:author="Chara Katiri" w:date="2015-05-12T13:05: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10" w:author="Chara Katiri" w:date="2015-04-11T02:01:00Z"/>
                <w:rFonts w:ascii="Times" w:eastAsia="Times New Roman" w:hAnsi="Times" w:cs="Times New Roman"/>
                <w:sz w:val="22"/>
                <w:szCs w:val="22"/>
                <w:shd w:val="clear" w:color="auto" w:fill="FFFFFF"/>
                <w:lang w:val="en-GB"/>
                <w:rPrChange w:id="4411" w:author="Chara Katiri" w:date="2015-05-12T13:05:00Z">
                  <w:rPr>
                    <w:ins w:id="4412" w:author="Chara Katiri" w:date="2015-04-11T02:01:00Z"/>
                    <w:rFonts w:ascii="Times" w:eastAsia="Times New Roman" w:hAnsi="Times" w:cs="Times New Roman"/>
                    <w:sz w:val="22"/>
                    <w:szCs w:val="22"/>
                    <w:shd w:val="clear" w:color="auto" w:fill="FFFFFF"/>
                    <w:lang w:val="en-GB"/>
                  </w:rPr>
                </w:rPrChange>
              </w:rPr>
              <w:pPrChange w:id="4413"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4414" w:author="Chara Katiri" w:date="2015-04-11T02:01:00Z">
              <w:r w:rsidRPr="00F758B3">
                <w:rPr>
                  <w:rFonts w:ascii="Times" w:eastAsia="Times New Roman" w:hAnsi="Times" w:cs="Times New Roman"/>
                  <w:sz w:val="22"/>
                  <w:szCs w:val="22"/>
                  <w:shd w:val="clear" w:color="auto" w:fill="FFFFFF"/>
                  <w:lang w:val="en-GB"/>
                  <w:rPrChange w:id="4415" w:author="Chara Katiri" w:date="2015-05-12T13:05:00Z">
                    <w:rPr>
                      <w:rFonts w:ascii="Times" w:eastAsia="Times New Roman" w:hAnsi="Times" w:cs="Times New Roman"/>
                      <w:sz w:val="22"/>
                      <w:szCs w:val="22"/>
                      <w:shd w:val="clear" w:color="auto" w:fill="FFFFFF"/>
                      <w:lang w:val="en-GB"/>
                    </w:rPr>
                  </w:rPrChange>
                </w:rPr>
                <w:t>-Component libraries that implement re-usable behaviour.</w:t>
              </w:r>
            </w:ins>
          </w:p>
          <w:p w14:paraId="17D3E4BF"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16" w:author="Chara Katiri" w:date="2015-04-11T01:58:00Z"/>
                <w:rFonts w:ascii="Times" w:eastAsia="Times New Roman" w:hAnsi="Times" w:cs="Times New Roman"/>
                <w:sz w:val="22"/>
                <w:szCs w:val="22"/>
                <w:shd w:val="clear" w:color="auto" w:fill="FFFFFF"/>
                <w:lang w:val="en-GB"/>
                <w:rPrChange w:id="4417" w:author="Chara Katiri" w:date="2015-05-12T13:05:00Z">
                  <w:rPr>
                    <w:ins w:id="4418" w:author="Chara Katiri" w:date="2015-04-11T01:58:00Z"/>
                    <w:rFonts w:ascii="Times" w:eastAsia="Times New Roman" w:hAnsi="Times" w:cs="Times New Roman"/>
                    <w:sz w:val="22"/>
                    <w:szCs w:val="22"/>
                    <w:shd w:val="clear" w:color="auto" w:fill="FFFFFF"/>
                    <w:lang w:val="en-GB"/>
                  </w:rPr>
                </w:rPrChange>
              </w:rPr>
              <w:pPrChange w:id="4419"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20" w:author="Chara Katiri" w:date="2015-04-11T02:01:00Z"/>
                <w:rFonts w:ascii="Times" w:eastAsia="Times New Roman" w:hAnsi="Times" w:cs="Times New Roman"/>
                <w:sz w:val="22"/>
                <w:szCs w:val="22"/>
                <w:shd w:val="clear" w:color="auto" w:fill="FFFFFF"/>
                <w:lang w:val="en-GB"/>
                <w:rPrChange w:id="4421" w:author="Chara Katiri" w:date="2015-05-12T13:05:00Z">
                  <w:rPr>
                    <w:ins w:id="4422" w:author="Chara Katiri" w:date="2015-04-11T02:01:00Z"/>
                    <w:rFonts w:ascii="Times" w:eastAsia="Times New Roman" w:hAnsi="Times" w:cs="Times New Roman"/>
                    <w:sz w:val="22"/>
                    <w:szCs w:val="22"/>
                    <w:shd w:val="clear" w:color="auto" w:fill="FFFFFF"/>
                    <w:lang w:val="en-GB"/>
                  </w:rPr>
                </w:rPrChange>
              </w:rPr>
              <w:pPrChange w:id="4423"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4424" w:author="Chara Katiri" w:date="2015-04-11T02:01:00Z">
              <w:r w:rsidRPr="00F758B3">
                <w:rPr>
                  <w:rFonts w:ascii="Times" w:eastAsia="Times New Roman" w:hAnsi="Times" w:cs="Times New Roman"/>
                  <w:sz w:val="22"/>
                  <w:szCs w:val="22"/>
                  <w:shd w:val="clear" w:color="auto" w:fill="FFFFFF"/>
                  <w:lang w:val="en-GB"/>
                  <w:rPrChange w:id="4425" w:author="Chara Katiri" w:date="2015-05-12T13:05:00Z">
                    <w:rPr>
                      <w:rFonts w:ascii="Times" w:eastAsia="Times New Roman" w:hAnsi="Times" w:cs="Times New Roman"/>
                      <w:sz w:val="22"/>
                      <w:szCs w:val="22"/>
                      <w:shd w:val="clear" w:color="auto" w:fill="FFFFFF"/>
                      <w:lang w:val="en-GB"/>
                    </w:rPr>
                  </w:rPrChange>
                </w:rPr>
                <w:t>-</w:t>
              </w:r>
            </w:ins>
            <w:ins w:id="4426" w:author="Chara Katiri" w:date="2015-04-11T02:02:00Z">
              <w:r w:rsidRPr="00F758B3">
                <w:rPr>
                  <w:rFonts w:ascii="Times" w:eastAsia="Times New Roman" w:hAnsi="Times" w:cs="Times New Roman"/>
                  <w:sz w:val="22"/>
                  <w:szCs w:val="22"/>
                  <w:shd w:val="clear" w:color="auto" w:fill="FFFFFF"/>
                  <w:lang w:val="en-GB"/>
                  <w:rPrChange w:id="4427" w:author="Chara Katiri" w:date="2015-05-12T13:05:00Z">
                    <w:rPr>
                      <w:rFonts w:ascii="Times" w:eastAsia="Times New Roman" w:hAnsi="Times" w:cs="Times New Roman"/>
                      <w:sz w:val="22"/>
                      <w:szCs w:val="22"/>
                      <w:shd w:val="clear" w:color="auto" w:fill="FFFFFF"/>
                      <w:lang w:val="en-GB"/>
                    </w:rPr>
                  </w:rPrChange>
                </w:rPr>
                <w:t>Components render</w:t>
              </w:r>
            </w:ins>
            <w:ins w:id="4428" w:author="Chara Katiri" w:date="2015-04-11T02:01:00Z">
              <w:r w:rsidRPr="00F758B3">
                <w:rPr>
                  <w:rFonts w:ascii="Times" w:eastAsia="Times New Roman" w:hAnsi="Times" w:cs="Times New Roman"/>
                  <w:sz w:val="22"/>
                  <w:szCs w:val="22"/>
                  <w:shd w:val="clear" w:color="auto" w:fill="FFFFFF"/>
                  <w:lang w:val="en-GB"/>
                  <w:rPrChange w:id="4429" w:author="Chara Katiri" w:date="2015-05-12T13:05:00Z">
                    <w:rPr>
                      <w:rFonts w:ascii="Times" w:eastAsia="Times New Roman" w:hAnsi="Times" w:cs="Times New Roman"/>
                      <w:sz w:val="22"/>
                      <w:szCs w:val="22"/>
                      <w:shd w:val="clear" w:color="auto" w:fill="FFFFFF"/>
                      <w:lang w:val="en-GB"/>
                    </w:rPr>
                  </w:rPrChange>
                </w:rPr>
                <w:t xml:space="preserve"> HTML/JavaScript.</w:t>
              </w:r>
            </w:ins>
          </w:p>
          <w:p w14:paraId="3FCC6FFD"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30" w:author="Chara Katiri" w:date="2015-04-11T02:02:00Z"/>
                <w:rFonts w:ascii="Times" w:eastAsia="Times New Roman" w:hAnsi="Times" w:cs="Times New Roman"/>
                <w:sz w:val="22"/>
                <w:szCs w:val="22"/>
                <w:shd w:val="clear" w:color="auto" w:fill="FFFFFF"/>
                <w:lang w:val="en-GB"/>
                <w:rPrChange w:id="4431" w:author="Chara Katiri" w:date="2015-05-12T13:05:00Z">
                  <w:rPr>
                    <w:ins w:id="4432" w:author="Chara Katiri" w:date="2015-04-11T02:02:00Z"/>
                    <w:rFonts w:ascii="Times" w:eastAsia="Times New Roman" w:hAnsi="Times" w:cs="Times New Roman"/>
                    <w:sz w:val="22"/>
                    <w:szCs w:val="22"/>
                    <w:shd w:val="clear" w:color="auto" w:fill="FFFFFF"/>
                    <w:lang w:val="en-GB"/>
                  </w:rPr>
                </w:rPrChange>
              </w:rPr>
              <w:pPrChange w:id="4433"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34" w:author="Chara Katiri" w:date="2015-04-11T02:02:00Z"/>
                <w:rFonts w:ascii="Times" w:eastAsia="Times New Roman" w:hAnsi="Times" w:cs="Times New Roman"/>
                <w:sz w:val="22"/>
                <w:szCs w:val="22"/>
                <w:shd w:val="clear" w:color="auto" w:fill="FFFFFF"/>
                <w:lang w:val="en-GB"/>
                <w:rPrChange w:id="4435" w:author="Chara Katiri" w:date="2015-05-12T13:05:00Z">
                  <w:rPr>
                    <w:ins w:id="4436" w:author="Chara Katiri" w:date="2015-04-11T02:02:00Z"/>
                    <w:rFonts w:ascii="Times" w:eastAsia="Times New Roman" w:hAnsi="Times" w:cs="Times New Roman"/>
                    <w:sz w:val="22"/>
                    <w:szCs w:val="22"/>
                    <w:shd w:val="clear" w:color="auto" w:fill="FFFFFF"/>
                    <w:lang w:val="en-GB"/>
                  </w:rPr>
                </w:rPrChange>
              </w:rPr>
              <w:pPrChange w:id="4437"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4438" w:author="Chara Katiri" w:date="2015-04-11T02:02:00Z">
              <w:r w:rsidRPr="00F758B3">
                <w:rPr>
                  <w:rFonts w:ascii="Times" w:eastAsia="Times New Roman" w:hAnsi="Times" w:cs="Times New Roman"/>
                  <w:sz w:val="22"/>
                  <w:szCs w:val="22"/>
                  <w:shd w:val="clear" w:color="auto" w:fill="FFFFFF"/>
                  <w:lang w:val="en-GB"/>
                  <w:rPrChange w:id="4439" w:author="Chara Katiri" w:date="2015-05-12T13:05:00Z">
                    <w:rPr>
                      <w:rFonts w:ascii="Times" w:eastAsia="Times New Roman" w:hAnsi="Times" w:cs="Times New Roman"/>
                      <w:sz w:val="22"/>
                      <w:szCs w:val="22"/>
                      <w:shd w:val="clear" w:color="auto" w:fill="FFFFFF"/>
                      <w:lang w:val="en-GB"/>
                    </w:rPr>
                  </w:rPrChange>
                </w:rPr>
                <w:t>-Automatic input conversion.</w:t>
              </w:r>
            </w:ins>
          </w:p>
          <w:p w14:paraId="66D40680"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40" w:author="Chara Katiri" w:date="2015-04-11T02:02:00Z"/>
                <w:rFonts w:ascii="Times" w:eastAsia="Times New Roman" w:hAnsi="Times" w:cs="Times New Roman"/>
                <w:sz w:val="22"/>
                <w:szCs w:val="22"/>
                <w:shd w:val="clear" w:color="auto" w:fill="FFFFFF"/>
                <w:lang w:val="en-GB"/>
                <w:rPrChange w:id="4441" w:author="Chara Katiri" w:date="2015-05-12T13:05:00Z">
                  <w:rPr>
                    <w:ins w:id="4442" w:author="Chara Katiri" w:date="2015-04-11T02:02:00Z"/>
                    <w:rFonts w:ascii="Times" w:eastAsia="Times New Roman" w:hAnsi="Times" w:cs="Times New Roman"/>
                    <w:sz w:val="22"/>
                    <w:szCs w:val="22"/>
                    <w:shd w:val="clear" w:color="auto" w:fill="FFFFFF"/>
                    <w:lang w:val="en-GB"/>
                  </w:rPr>
                </w:rPrChange>
              </w:rPr>
              <w:pPrChange w:id="4443"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F758B3" w:rsidRDefault="00FA37FB"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44" w:author="Chara Katiri" w:date="2015-04-11T02:02:00Z"/>
                <w:rFonts w:ascii="Times" w:eastAsia="Times New Roman" w:hAnsi="Times" w:cs="Times New Roman"/>
                <w:sz w:val="22"/>
                <w:szCs w:val="22"/>
                <w:shd w:val="clear" w:color="auto" w:fill="FFFFFF"/>
                <w:lang w:val="en-GB"/>
                <w:rPrChange w:id="4445" w:author="Chara Katiri" w:date="2015-05-12T13:05:00Z">
                  <w:rPr>
                    <w:ins w:id="4446" w:author="Chara Katiri" w:date="2015-04-11T02:02:00Z"/>
                    <w:rFonts w:ascii="Times" w:eastAsia="Times New Roman" w:hAnsi="Times" w:cs="Times New Roman"/>
                    <w:sz w:val="22"/>
                    <w:szCs w:val="22"/>
                    <w:shd w:val="clear" w:color="auto" w:fill="FFFFFF"/>
                    <w:lang w:val="en-GB"/>
                  </w:rPr>
                </w:rPrChange>
              </w:rPr>
              <w:pPrChange w:id="4447"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4448" w:author="Chara Katiri" w:date="2015-04-11T02:18:00Z">
              <w:r w:rsidRPr="00F758B3">
                <w:rPr>
                  <w:rFonts w:ascii="Times" w:eastAsia="Times New Roman" w:hAnsi="Times" w:cs="Times New Roman"/>
                  <w:sz w:val="22"/>
                  <w:szCs w:val="22"/>
                  <w:shd w:val="clear" w:color="auto" w:fill="FFFFFF"/>
                  <w:lang w:val="en-GB"/>
                  <w:rPrChange w:id="4449" w:author="Chara Katiri" w:date="2015-05-12T13:05:00Z">
                    <w:rPr>
                      <w:rFonts w:ascii="Times" w:eastAsia="Times New Roman" w:hAnsi="Times" w:cs="Times New Roman"/>
                      <w:sz w:val="22"/>
                      <w:szCs w:val="22"/>
                      <w:shd w:val="clear" w:color="auto" w:fill="FFFFFF"/>
                      <w:lang w:val="en-GB"/>
                    </w:rPr>
                  </w:rPrChange>
                </w:rPr>
                <w:t>-</w:t>
              </w:r>
            </w:ins>
            <w:ins w:id="4450" w:author="Chara Katiri" w:date="2015-04-11T02:02:00Z">
              <w:r w:rsidR="00A336A0" w:rsidRPr="00F758B3">
                <w:rPr>
                  <w:rFonts w:ascii="Times" w:eastAsia="Times New Roman" w:hAnsi="Times" w:cs="Times New Roman"/>
                  <w:sz w:val="22"/>
                  <w:szCs w:val="22"/>
                  <w:shd w:val="clear" w:color="auto" w:fill="FFFFFF"/>
                  <w:lang w:val="en-GB"/>
                  <w:rPrChange w:id="4451" w:author="Chara Katiri" w:date="2015-05-12T13:05:00Z">
                    <w:rPr>
                      <w:rFonts w:ascii="Times" w:eastAsia="Times New Roman" w:hAnsi="Times" w:cs="Times New Roman"/>
                      <w:sz w:val="22"/>
                      <w:szCs w:val="22"/>
                      <w:shd w:val="clear" w:color="auto" w:fill="FFFFFF"/>
                      <w:lang w:val="en-GB"/>
                    </w:rPr>
                  </w:rPrChange>
                </w:rPr>
                <w:t>Automatic</w:t>
              </w:r>
              <w:r w:rsidR="009E798F" w:rsidRPr="00F758B3">
                <w:rPr>
                  <w:rFonts w:ascii="Times" w:eastAsia="Times New Roman" w:hAnsi="Times" w:cs="Times New Roman"/>
                  <w:sz w:val="22"/>
                  <w:szCs w:val="22"/>
                  <w:shd w:val="clear" w:color="auto" w:fill="FFFFFF"/>
                  <w:lang w:val="en-GB"/>
                  <w:rPrChange w:id="4452" w:author="Chara Katiri" w:date="2015-05-12T13:05:00Z">
                    <w:rPr>
                      <w:rFonts w:ascii="Times" w:eastAsia="Times New Roman" w:hAnsi="Times" w:cs="Times New Roman"/>
                      <w:sz w:val="22"/>
                      <w:szCs w:val="22"/>
                      <w:shd w:val="clear" w:color="auto" w:fill="FFFFFF"/>
                      <w:lang w:val="en-GB"/>
                    </w:rPr>
                  </w:rPrChange>
                </w:rPr>
                <w:t xml:space="preserve"> input validation.</w:t>
              </w:r>
            </w:ins>
          </w:p>
          <w:p w14:paraId="463DC544" w14:textId="77777777" w:rsidR="009E798F" w:rsidRPr="00F758B3" w:rsidRDefault="009E798F"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53" w:author="Chara Katiri" w:date="2015-04-11T02:02:00Z"/>
                <w:rFonts w:ascii="Times" w:eastAsia="Times New Roman" w:hAnsi="Times" w:cs="Times New Roman"/>
                <w:sz w:val="22"/>
                <w:szCs w:val="22"/>
                <w:shd w:val="clear" w:color="auto" w:fill="FFFFFF"/>
                <w:lang w:val="en-GB"/>
                <w:rPrChange w:id="4454" w:author="Chara Katiri" w:date="2015-05-12T13:05:00Z">
                  <w:rPr>
                    <w:ins w:id="4455" w:author="Chara Katiri" w:date="2015-04-11T02:02:00Z"/>
                    <w:rFonts w:ascii="Times" w:eastAsia="Times New Roman" w:hAnsi="Times" w:cs="Times New Roman"/>
                    <w:sz w:val="22"/>
                    <w:szCs w:val="22"/>
                    <w:shd w:val="clear" w:color="auto" w:fill="FFFFFF"/>
                    <w:lang w:val="en-GB"/>
                  </w:rPr>
                </w:rPrChange>
              </w:rPr>
              <w:pPrChange w:id="4456"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F758B3" w:rsidRDefault="009E798F"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57" w:author="Chara Katiri" w:date="2015-04-11T01:42:00Z"/>
                <w:rFonts w:ascii="Times" w:eastAsia="Times New Roman" w:hAnsi="Times" w:cs="Times New Roman"/>
                <w:sz w:val="22"/>
                <w:szCs w:val="22"/>
                <w:shd w:val="clear" w:color="auto" w:fill="FFFFFF"/>
                <w:lang w:val="en-GB"/>
                <w:rPrChange w:id="4458" w:author="Chara Katiri" w:date="2015-05-12T13:05:00Z">
                  <w:rPr>
                    <w:ins w:id="4459" w:author="Chara Katiri" w:date="2015-04-11T01:42:00Z"/>
                    <w:rFonts w:ascii="Times" w:eastAsia="Times New Roman" w:hAnsi="Times" w:cs="Times New Roman"/>
                    <w:sz w:val="22"/>
                    <w:szCs w:val="22"/>
                    <w:shd w:val="clear" w:color="auto" w:fill="FFFFFF"/>
                    <w:lang w:val="en-GB"/>
                  </w:rPr>
                </w:rPrChange>
              </w:rPr>
              <w:pPrChange w:id="4460" w:author="Chara Katiri" w:date="2015-05-12T13:05:00Z">
                <w:pPr>
                  <w:cnfStyle w:val="000000000000" w:firstRow="0" w:lastRow="0" w:firstColumn="0" w:lastColumn="0" w:oddVBand="0" w:evenVBand="0" w:oddHBand="0" w:evenHBand="0" w:firstRowFirstColumn="0" w:firstRowLastColumn="0" w:lastRowFirstColumn="0" w:lastRowLastColumn="0"/>
                </w:pPr>
              </w:pPrChange>
            </w:pPr>
            <w:ins w:id="4461" w:author="Chara Katiri" w:date="2015-04-11T02:02:00Z">
              <w:r w:rsidRPr="00F758B3">
                <w:rPr>
                  <w:rFonts w:ascii="Times" w:eastAsia="Times New Roman" w:hAnsi="Times" w:cs="Times New Roman"/>
                  <w:sz w:val="22"/>
                  <w:szCs w:val="22"/>
                  <w:shd w:val="clear" w:color="auto" w:fill="FFFFFF"/>
                  <w:lang w:val="en-GB"/>
                  <w:rPrChange w:id="4462" w:author="Chara Katiri" w:date="2015-05-12T13:05:00Z">
                    <w:rPr>
                      <w:rFonts w:ascii="Times" w:eastAsia="Times New Roman" w:hAnsi="Times" w:cs="Times New Roman"/>
                      <w:sz w:val="22"/>
                      <w:szCs w:val="22"/>
                      <w:shd w:val="clear" w:color="auto" w:fill="FFFFFF"/>
                      <w:lang w:val="en-GB"/>
                    </w:rPr>
                  </w:rPrChange>
                </w:rPr>
                <w:t xml:space="preserve">-Page centric. </w:t>
              </w:r>
            </w:ins>
          </w:p>
          <w:p w14:paraId="1100C89A" w14:textId="0FD3B74A" w:rsidR="00EB7B69" w:rsidRPr="00F758B3" w:rsidRDefault="00EB7B69"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63" w:author="Chara Katiri" w:date="2015-04-11T01:24:00Z"/>
                <w:rFonts w:ascii="Times" w:eastAsia="Times New Roman" w:hAnsi="Times" w:cs="Times New Roman"/>
                <w:sz w:val="22"/>
                <w:szCs w:val="22"/>
                <w:shd w:val="clear" w:color="auto" w:fill="FFFFFF"/>
                <w:lang w:val="en-GB"/>
                <w:rPrChange w:id="4464" w:author="Chara Katiri" w:date="2015-05-12T13:05:00Z">
                  <w:rPr>
                    <w:ins w:id="4465" w:author="Chara Katiri" w:date="2015-04-11T01:24:00Z"/>
                    <w:rFonts w:ascii="Times" w:eastAsia="Times New Roman" w:hAnsi="Times" w:cs="Times New Roman"/>
                    <w:sz w:val="22"/>
                    <w:szCs w:val="22"/>
                    <w:shd w:val="clear" w:color="auto" w:fill="FFFFFF"/>
                    <w:lang w:val="en-GB"/>
                  </w:rPr>
                </w:rPrChange>
              </w:rPr>
              <w:pPrChange w:id="4466"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42" w:type="dxa"/>
            <w:tcPrChange w:id="4467" w:author="Chara Katiri" w:date="2015-05-02T14:38:00Z">
              <w:tcPr>
                <w:tcW w:w="2852" w:type="dxa"/>
              </w:tcPr>
            </w:tcPrChange>
          </w:tcPr>
          <w:p w14:paraId="476BBB10"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68" w:author="Chara Katiri" w:date="2015-04-11T02:00:00Z"/>
                <w:rFonts w:ascii="Times" w:eastAsia="Times New Roman" w:hAnsi="Times" w:cs="Times New Roman"/>
                <w:sz w:val="22"/>
                <w:szCs w:val="22"/>
                <w:shd w:val="clear" w:color="auto" w:fill="FFFFFF"/>
                <w:lang w:val="en-GB"/>
                <w:rPrChange w:id="4469" w:author="Chara Katiri" w:date="2015-05-12T13:05:00Z">
                  <w:rPr>
                    <w:ins w:id="4470" w:author="Chara Katiri" w:date="2015-04-11T02:00:00Z"/>
                    <w:rFonts w:ascii="Times" w:eastAsia="Times New Roman" w:hAnsi="Times" w:cs="Times New Roman"/>
                    <w:sz w:val="22"/>
                    <w:szCs w:val="22"/>
                    <w:shd w:val="clear" w:color="auto" w:fill="FFFFFF"/>
                    <w:lang w:val="en-GB"/>
                  </w:rPr>
                </w:rPrChange>
              </w:rPr>
              <w:pPrChange w:id="447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472" w:author="Chara Katiri" w:date="2015-04-11T01:59:00Z">
              <w:r w:rsidRPr="00F758B3">
                <w:rPr>
                  <w:rFonts w:ascii="Times" w:eastAsia="Times New Roman" w:hAnsi="Times" w:cs="Times New Roman"/>
                  <w:sz w:val="22"/>
                  <w:szCs w:val="22"/>
                  <w:shd w:val="clear" w:color="auto" w:fill="FFFFFF"/>
                  <w:lang w:val="en-GB"/>
                  <w:rPrChange w:id="4473" w:author="Chara Katiri" w:date="2015-05-12T13:05:00Z">
                    <w:rPr>
                      <w:rFonts w:ascii="Times" w:eastAsia="Times New Roman" w:hAnsi="Times" w:cs="Times New Roman"/>
                      <w:sz w:val="22"/>
                      <w:szCs w:val="22"/>
                      <w:shd w:val="clear" w:color="auto" w:fill="FFFFFF"/>
                      <w:lang w:val="en-GB"/>
                    </w:rPr>
                  </w:rPrChange>
                </w:rPr>
                <w:t>- Manual request parameter processing.</w:t>
              </w:r>
            </w:ins>
          </w:p>
          <w:p w14:paraId="5CB17AD3"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74" w:author="Chara Katiri" w:date="2015-04-11T01:59:00Z"/>
                <w:rFonts w:ascii="Times" w:eastAsia="Times New Roman" w:hAnsi="Times" w:cs="Times New Roman"/>
                <w:sz w:val="22"/>
                <w:szCs w:val="22"/>
                <w:shd w:val="clear" w:color="auto" w:fill="FFFFFF"/>
                <w:lang w:val="en-GB"/>
                <w:rPrChange w:id="4475" w:author="Chara Katiri" w:date="2015-05-12T13:05:00Z">
                  <w:rPr>
                    <w:ins w:id="4476" w:author="Chara Katiri" w:date="2015-04-11T01:59:00Z"/>
                    <w:rFonts w:ascii="Times" w:eastAsia="Times New Roman" w:hAnsi="Times" w:cs="Times New Roman"/>
                    <w:sz w:val="22"/>
                    <w:szCs w:val="22"/>
                    <w:shd w:val="clear" w:color="auto" w:fill="FFFFFF"/>
                    <w:lang w:val="en-GB"/>
                  </w:rPr>
                </w:rPrChange>
              </w:rPr>
              <w:pPrChange w:id="447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379860E7" w14:textId="48F508EC"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78" w:author="Chara Katiri" w:date="2015-04-11T02:00:00Z"/>
                <w:rFonts w:ascii="Times" w:eastAsia="Times New Roman" w:hAnsi="Times" w:cs="Times New Roman"/>
                <w:sz w:val="22"/>
                <w:szCs w:val="22"/>
                <w:shd w:val="clear" w:color="auto" w:fill="FFFFFF"/>
                <w:lang w:val="en-GB"/>
                <w:rPrChange w:id="4479" w:author="Chara Katiri" w:date="2015-05-12T13:05:00Z">
                  <w:rPr>
                    <w:ins w:id="4480" w:author="Chara Katiri" w:date="2015-04-11T02:00:00Z"/>
                    <w:rFonts w:ascii="Times" w:eastAsia="Times New Roman" w:hAnsi="Times" w:cs="Times New Roman"/>
                    <w:sz w:val="22"/>
                    <w:szCs w:val="22"/>
                    <w:shd w:val="clear" w:color="auto" w:fill="FFFFFF"/>
                    <w:lang w:val="en-GB"/>
                  </w:rPr>
                </w:rPrChange>
              </w:rPr>
              <w:pPrChange w:id="448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482" w:author="Chara Katiri" w:date="2015-04-11T01:59:00Z">
              <w:r w:rsidRPr="00F758B3">
                <w:rPr>
                  <w:rFonts w:ascii="Times" w:eastAsia="Times New Roman" w:hAnsi="Times" w:cs="Times New Roman"/>
                  <w:sz w:val="22"/>
                  <w:szCs w:val="22"/>
                  <w:shd w:val="clear" w:color="auto" w:fill="FFFFFF"/>
                  <w:lang w:val="en-GB"/>
                  <w:rPrChange w:id="4483" w:author="Chara Katiri" w:date="2015-05-12T13:05:00Z">
                    <w:rPr>
                      <w:rFonts w:ascii="Times" w:eastAsia="Times New Roman" w:hAnsi="Times" w:cs="Times New Roman"/>
                      <w:sz w:val="22"/>
                      <w:szCs w:val="22"/>
                      <w:shd w:val="clear" w:color="auto" w:fill="FFFFFF"/>
                      <w:lang w:val="en-GB"/>
                    </w:rPr>
                  </w:rPrChange>
                </w:rPr>
                <w:t>-No view kept around.</w:t>
              </w:r>
            </w:ins>
          </w:p>
          <w:p w14:paraId="1FC1CC84"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84" w:author="Chara Katiri" w:date="2015-04-11T01:59:00Z"/>
                <w:rFonts w:ascii="Times" w:eastAsia="Times New Roman" w:hAnsi="Times" w:cs="Times New Roman"/>
                <w:sz w:val="22"/>
                <w:szCs w:val="22"/>
                <w:shd w:val="clear" w:color="auto" w:fill="FFFFFF"/>
                <w:lang w:val="en-GB"/>
                <w:rPrChange w:id="4485" w:author="Chara Katiri" w:date="2015-05-12T13:05:00Z">
                  <w:rPr>
                    <w:ins w:id="4486" w:author="Chara Katiri" w:date="2015-04-11T01:59:00Z"/>
                    <w:rFonts w:ascii="Times" w:eastAsia="Times New Roman" w:hAnsi="Times" w:cs="Times New Roman"/>
                    <w:sz w:val="22"/>
                    <w:szCs w:val="22"/>
                    <w:shd w:val="clear" w:color="auto" w:fill="FFFFFF"/>
                    <w:lang w:val="en-GB"/>
                  </w:rPr>
                </w:rPrChange>
              </w:rPr>
              <w:pPrChange w:id="448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7B641395" w14:textId="61AC7373"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88" w:author="Chara Katiri" w:date="2015-04-11T02:00:00Z"/>
                <w:rFonts w:ascii="Times" w:eastAsia="Times New Roman" w:hAnsi="Times" w:cs="Times New Roman"/>
                <w:sz w:val="22"/>
                <w:szCs w:val="22"/>
                <w:shd w:val="clear" w:color="auto" w:fill="FFFFFF"/>
                <w:lang w:val="en-GB"/>
                <w:rPrChange w:id="4489" w:author="Chara Katiri" w:date="2015-05-12T13:05:00Z">
                  <w:rPr>
                    <w:ins w:id="4490" w:author="Chara Katiri" w:date="2015-04-11T02:00:00Z"/>
                    <w:rFonts w:ascii="Times" w:eastAsia="Times New Roman" w:hAnsi="Times" w:cs="Times New Roman"/>
                    <w:sz w:val="22"/>
                    <w:szCs w:val="22"/>
                    <w:shd w:val="clear" w:color="auto" w:fill="FFFFFF"/>
                    <w:lang w:val="en-GB"/>
                  </w:rPr>
                </w:rPrChange>
              </w:rPr>
              <w:pPrChange w:id="449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492" w:author="Chara Katiri" w:date="2015-04-11T01:59:00Z">
              <w:r w:rsidRPr="00F758B3">
                <w:rPr>
                  <w:rFonts w:ascii="Times" w:eastAsia="Times New Roman" w:hAnsi="Times" w:cs="Times New Roman"/>
                  <w:sz w:val="22"/>
                  <w:szCs w:val="22"/>
                  <w:shd w:val="clear" w:color="auto" w:fill="FFFFFF"/>
                  <w:lang w:val="en-GB"/>
                  <w:rPrChange w:id="4493" w:author="Chara Katiri" w:date="2015-05-12T13:05:00Z">
                    <w:rPr>
                      <w:rFonts w:ascii="Times" w:eastAsia="Times New Roman" w:hAnsi="Times" w:cs="Times New Roman"/>
                      <w:sz w:val="22"/>
                      <w:szCs w:val="22"/>
                      <w:shd w:val="clear" w:color="auto" w:fill="FFFFFF"/>
                      <w:lang w:val="en-GB"/>
                    </w:rPr>
                  </w:rPrChange>
                </w:rPr>
                <w:t>-Limited support for re-usable behaviour.</w:t>
              </w:r>
            </w:ins>
          </w:p>
          <w:p w14:paraId="68CFB1F4"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94" w:author="Chara Katiri" w:date="2015-04-11T02:01:00Z"/>
                <w:rFonts w:ascii="Times" w:eastAsia="Times New Roman" w:hAnsi="Times" w:cs="Times New Roman"/>
                <w:sz w:val="22"/>
                <w:szCs w:val="22"/>
                <w:shd w:val="clear" w:color="auto" w:fill="FFFFFF"/>
                <w:lang w:val="en-GB"/>
                <w:rPrChange w:id="4495" w:author="Chara Katiri" w:date="2015-05-12T13:05:00Z">
                  <w:rPr>
                    <w:ins w:id="4496" w:author="Chara Katiri" w:date="2015-04-11T02:01:00Z"/>
                    <w:rFonts w:ascii="Times" w:eastAsia="Times New Roman" w:hAnsi="Times" w:cs="Times New Roman"/>
                    <w:sz w:val="22"/>
                    <w:szCs w:val="22"/>
                    <w:shd w:val="clear" w:color="auto" w:fill="FFFFFF"/>
                    <w:lang w:val="en-GB"/>
                  </w:rPr>
                </w:rPrChange>
              </w:rPr>
              <w:pPrChange w:id="449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6083EA9D"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498" w:author="Chara Katiri" w:date="2015-04-11T01:59:00Z"/>
                <w:rFonts w:ascii="Times" w:eastAsia="Times New Roman" w:hAnsi="Times" w:cs="Times New Roman"/>
                <w:sz w:val="22"/>
                <w:szCs w:val="22"/>
                <w:shd w:val="clear" w:color="auto" w:fill="FFFFFF"/>
                <w:lang w:val="en-GB"/>
                <w:rPrChange w:id="4499" w:author="Chara Katiri" w:date="2015-05-12T13:05:00Z">
                  <w:rPr>
                    <w:ins w:id="4500" w:author="Chara Katiri" w:date="2015-04-11T01:59:00Z"/>
                    <w:rFonts w:ascii="Times" w:eastAsia="Times New Roman" w:hAnsi="Times" w:cs="Times New Roman"/>
                    <w:sz w:val="22"/>
                    <w:szCs w:val="22"/>
                    <w:shd w:val="clear" w:color="auto" w:fill="FFFFFF"/>
                    <w:lang w:val="en-GB"/>
                  </w:rPr>
                </w:rPrChange>
              </w:rPr>
              <w:pPrChange w:id="4501"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2FD5F379" w14:textId="020F158A"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02" w:author="Chara Katiri" w:date="2015-04-11T02:00:00Z"/>
                <w:rFonts w:ascii="Times" w:eastAsia="Times New Roman" w:hAnsi="Times" w:cs="Times New Roman"/>
                <w:sz w:val="22"/>
                <w:szCs w:val="22"/>
                <w:shd w:val="clear" w:color="auto" w:fill="FFFFFF"/>
                <w:lang w:val="en-GB"/>
                <w:rPrChange w:id="4503" w:author="Chara Katiri" w:date="2015-05-12T13:05:00Z">
                  <w:rPr>
                    <w:ins w:id="4504" w:author="Chara Katiri" w:date="2015-04-11T02:00:00Z"/>
                    <w:rFonts w:ascii="Times" w:eastAsia="Times New Roman" w:hAnsi="Times" w:cs="Times New Roman"/>
                    <w:sz w:val="22"/>
                    <w:szCs w:val="22"/>
                    <w:shd w:val="clear" w:color="auto" w:fill="FFFFFF"/>
                    <w:lang w:val="en-GB"/>
                  </w:rPr>
                </w:rPrChange>
              </w:rPr>
              <w:pPrChange w:id="4505"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506" w:author="Chara Katiri" w:date="2015-04-11T01:59:00Z">
              <w:r w:rsidRPr="00F758B3">
                <w:rPr>
                  <w:rFonts w:ascii="Times" w:eastAsia="Times New Roman" w:hAnsi="Times" w:cs="Times New Roman"/>
                  <w:sz w:val="22"/>
                  <w:szCs w:val="22"/>
                  <w:shd w:val="clear" w:color="auto" w:fill="FFFFFF"/>
                  <w:lang w:val="en-GB"/>
                  <w:rPrChange w:id="4507" w:author="Chara Katiri" w:date="2015-05-12T13:05:00Z">
                    <w:rPr>
                      <w:rFonts w:ascii="Times" w:eastAsia="Times New Roman" w:hAnsi="Times" w:cs="Times New Roman"/>
                      <w:sz w:val="22"/>
                      <w:szCs w:val="22"/>
                      <w:shd w:val="clear" w:color="auto" w:fill="FFFFFF"/>
                      <w:lang w:val="en-GB"/>
                    </w:rPr>
                  </w:rPrChange>
                </w:rPr>
                <w:t>-Developer responsible for all HTML / JavaScrip</w:t>
              </w:r>
            </w:ins>
            <w:ins w:id="4508" w:author="Chara Katiri" w:date="2015-04-11T02:00:00Z">
              <w:r w:rsidRPr="00F758B3">
                <w:rPr>
                  <w:rFonts w:ascii="Times" w:eastAsia="Times New Roman" w:hAnsi="Times" w:cs="Times New Roman"/>
                  <w:sz w:val="22"/>
                  <w:szCs w:val="22"/>
                  <w:shd w:val="clear" w:color="auto" w:fill="FFFFFF"/>
                  <w:lang w:val="en-GB"/>
                  <w:rPrChange w:id="4509" w:author="Chara Katiri" w:date="2015-05-12T13:05:00Z">
                    <w:rPr>
                      <w:rFonts w:ascii="Times" w:eastAsia="Times New Roman" w:hAnsi="Times" w:cs="Times New Roman"/>
                      <w:sz w:val="22"/>
                      <w:szCs w:val="22"/>
                      <w:shd w:val="clear" w:color="auto" w:fill="FFFFFF"/>
                      <w:lang w:val="en-GB"/>
                    </w:rPr>
                  </w:rPrChange>
                </w:rPr>
                <w:t>t</w:t>
              </w:r>
            </w:ins>
            <w:ins w:id="4510" w:author="Chara Katiri" w:date="2015-04-11T01:59:00Z">
              <w:r w:rsidRPr="00F758B3">
                <w:rPr>
                  <w:rFonts w:ascii="Times" w:eastAsia="Times New Roman" w:hAnsi="Times" w:cs="Times New Roman"/>
                  <w:sz w:val="22"/>
                  <w:szCs w:val="22"/>
                  <w:shd w:val="clear" w:color="auto" w:fill="FFFFFF"/>
                  <w:lang w:val="en-GB"/>
                  <w:rPrChange w:id="4511" w:author="Chara Katiri" w:date="2015-05-12T13:05:00Z">
                    <w:rPr>
                      <w:rFonts w:ascii="Times" w:eastAsia="Times New Roman" w:hAnsi="Times" w:cs="Times New Roman"/>
                      <w:sz w:val="22"/>
                      <w:szCs w:val="22"/>
                      <w:shd w:val="clear" w:color="auto" w:fill="FFFFFF"/>
                      <w:lang w:val="en-GB"/>
                    </w:rPr>
                  </w:rPrChange>
                </w:rPr>
                <w:t>.</w:t>
              </w:r>
            </w:ins>
          </w:p>
          <w:p w14:paraId="02EABADB"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12" w:author="Chara Katiri" w:date="2015-04-11T01:59:00Z"/>
                <w:rFonts w:ascii="Times" w:eastAsia="Times New Roman" w:hAnsi="Times" w:cs="Times New Roman"/>
                <w:sz w:val="22"/>
                <w:szCs w:val="22"/>
                <w:shd w:val="clear" w:color="auto" w:fill="FFFFFF"/>
                <w:lang w:val="en-GB"/>
                <w:rPrChange w:id="4513" w:author="Chara Katiri" w:date="2015-05-12T13:05:00Z">
                  <w:rPr>
                    <w:ins w:id="4514" w:author="Chara Katiri" w:date="2015-04-11T01:59:00Z"/>
                    <w:rFonts w:ascii="Times" w:eastAsia="Times New Roman" w:hAnsi="Times" w:cs="Times New Roman"/>
                    <w:sz w:val="22"/>
                    <w:szCs w:val="22"/>
                    <w:shd w:val="clear" w:color="auto" w:fill="FFFFFF"/>
                    <w:lang w:val="en-GB"/>
                  </w:rPr>
                </w:rPrChange>
              </w:rPr>
              <w:pPrChange w:id="4515"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A659394" w14:textId="56E61920"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16" w:author="Chara Katiri" w:date="2015-04-11T02:00:00Z"/>
                <w:rFonts w:ascii="Times" w:eastAsia="Times New Roman" w:hAnsi="Times" w:cs="Times New Roman"/>
                <w:sz w:val="22"/>
                <w:szCs w:val="22"/>
                <w:shd w:val="clear" w:color="auto" w:fill="FFFFFF"/>
                <w:lang w:val="en-GB"/>
                <w:rPrChange w:id="4517" w:author="Chara Katiri" w:date="2015-05-12T13:05:00Z">
                  <w:rPr>
                    <w:ins w:id="4518" w:author="Chara Katiri" w:date="2015-04-11T02:00:00Z"/>
                    <w:rFonts w:ascii="Times" w:eastAsia="Times New Roman" w:hAnsi="Times" w:cs="Times New Roman"/>
                    <w:sz w:val="22"/>
                    <w:szCs w:val="22"/>
                    <w:shd w:val="clear" w:color="auto" w:fill="FFFFFF"/>
                    <w:lang w:val="en-GB"/>
                  </w:rPr>
                </w:rPrChange>
              </w:rPr>
              <w:pPrChange w:id="4519"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520" w:author="Chara Katiri" w:date="2015-04-11T02:00:00Z">
              <w:r w:rsidRPr="00F758B3">
                <w:rPr>
                  <w:rFonts w:ascii="Times" w:eastAsia="Times New Roman" w:hAnsi="Times" w:cs="Times New Roman"/>
                  <w:sz w:val="22"/>
                  <w:szCs w:val="22"/>
                  <w:shd w:val="clear" w:color="auto" w:fill="FFFFFF"/>
                  <w:lang w:val="en-GB"/>
                  <w:rPrChange w:id="4521" w:author="Chara Katiri" w:date="2015-05-12T13:05:00Z">
                    <w:rPr>
                      <w:rFonts w:ascii="Times" w:eastAsia="Times New Roman" w:hAnsi="Times" w:cs="Times New Roman"/>
                      <w:sz w:val="22"/>
                      <w:szCs w:val="22"/>
                      <w:shd w:val="clear" w:color="auto" w:fill="FFFFFF"/>
                      <w:lang w:val="en-GB"/>
                    </w:rPr>
                  </w:rPrChange>
                </w:rPr>
                <w:t>-No automatic input conversion</w:t>
              </w:r>
            </w:ins>
            <w:ins w:id="4522" w:author="Chara Katiri" w:date="2015-04-11T02:01:00Z">
              <w:r w:rsidRPr="00F758B3">
                <w:rPr>
                  <w:rFonts w:ascii="Times" w:eastAsia="Times New Roman" w:hAnsi="Times" w:cs="Times New Roman"/>
                  <w:sz w:val="22"/>
                  <w:szCs w:val="22"/>
                  <w:shd w:val="clear" w:color="auto" w:fill="FFFFFF"/>
                  <w:lang w:val="en-GB"/>
                  <w:rPrChange w:id="4523" w:author="Chara Katiri" w:date="2015-05-12T13:05:00Z">
                    <w:rPr>
                      <w:rFonts w:ascii="Times" w:eastAsia="Times New Roman" w:hAnsi="Times" w:cs="Times New Roman"/>
                      <w:sz w:val="22"/>
                      <w:szCs w:val="22"/>
                      <w:shd w:val="clear" w:color="auto" w:fill="FFFFFF"/>
                      <w:lang w:val="en-GB"/>
                    </w:rPr>
                  </w:rPrChange>
                </w:rPr>
                <w:t>.</w:t>
              </w:r>
            </w:ins>
          </w:p>
          <w:p w14:paraId="17BA0888"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24" w:author="Chara Katiri" w:date="2015-04-11T02:00:00Z"/>
                <w:rFonts w:ascii="Times" w:eastAsia="Times New Roman" w:hAnsi="Times" w:cs="Times New Roman"/>
                <w:sz w:val="22"/>
                <w:szCs w:val="22"/>
                <w:shd w:val="clear" w:color="auto" w:fill="FFFFFF"/>
                <w:lang w:val="en-GB"/>
                <w:rPrChange w:id="4525" w:author="Chara Katiri" w:date="2015-05-12T13:05:00Z">
                  <w:rPr>
                    <w:ins w:id="4526" w:author="Chara Katiri" w:date="2015-04-11T02:00:00Z"/>
                    <w:rFonts w:ascii="Times" w:eastAsia="Times New Roman" w:hAnsi="Times" w:cs="Times New Roman"/>
                    <w:sz w:val="22"/>
                    <w:szCs w:val="22"/>
                    <w:shd w:val="clear" w:color="auto" w:fill="FFFFFF"/>
                    <w:lang w:val="en-GB"/>
                  </w:rPr>
                </w:rPrChange>
              </w:rPr>
              <w:pPrChange w:id="452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211953C"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28" w:author="Chara Katiri" w:date="2015-04-11T02:01:00Z"/>
                <w:rFonts w:ascii="Times" w:eastAsia="Times New Roman" w:hAnsi="Times" w:cs="Times New Roman"/>
                <w:sz w:val="22"/>
                <w:szCs w:val="22"/>
                <w:shd w:val="clear" w:color="auto" w:fill="FFFFFF"/>
                <w:lang w:val="en-GB"/>
                <w:rPrChange w:id="4529" w:author="Chara Katiri" w:date="2015-05-12T13:05:00Z">
                  <w:rPr>
                    <w:ins w:id="4530" w:author="Chara Katiri" w:date="2015-04-11T02:01:00Z"/>
                    <w:rFonts w:ascii="Times" w:eastAsia="Times New Roman" w:hAnsi="Times" w:cs="Times New Roman"/>
                    <w:sz w:val="22"/>
                    <w:szCs w:val="22"/>
                    <w:shd w:val="clear" w:color="auto" w:fill="FFFFFF"/>
                    <w:lang w:val="en-GB"/>
                  </w:rPr>
                </w:rPrChange>
              </w:rPr>
              <w:pPrChange w:id="453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532" w:author="Chara Katiri" w:date="2015-04-11T02:00:00Z">
              <w:r w:rsidRPr="00F758B3">
                <w:rPr>
                  <w:rFonts w:ascii="Times" w:eastAsia="Times New Roman" w:hAnsi="Times" w:cs="Times New Roman"/>
                  <w:sz w:val="22"/>
                  <w:szCs w:val="22"/>
                  <w:shd w:val="clear" w:color="auto" w:fill="FFFFFF"/>
                  <w:lang w:val="en-GB"/>
                  <w:rPrChange w:id="4533" w:author="Chara Katiri" w:date="2015-05-12T13:05:00Z">
                    <w:rPr>
                      <w:rFonts w:ascii="Times" w:eastAsia="Times New Roman" w:hAnsi="Times" w:cs="Times New Roman"/>
                      <w:sz w:val="22"/>
                      <w:szCs w:val="22"/>
                      <w:shd w:val="clear" w:color="auto" w:fill="FFFFFF"/>
                      <w:lang w:val="en-GB"/>
                    </w:rPr>
                  </w:rPrChange>
                </w:rPr>
                <w:t>-No automatic input validation.</w:t>
              </w:r>
            </w:ins>
          </w:p>
          <w:p w14:paraId="545EBD08" w14:textId="77777777"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34" w:author="Chara Katiri" w:date="2015-04-11T02:00:00Z"/>
                <w:rFonts w:ascii="Times" w:eastAsia="Times New Roman" w:hAnsi="Times" w:cs="Times New Roman"/>
                <w:sz w:val="22"/>
                <w:szCs w:val="22"/>
                <w:shd w:val="clear" w:color="auto" w:fill="FFFFFF"/>
                <w:lang w:val="en-GB"/>
                <w:rPrChange w:id="4535" w:author="Chara Katiri" w:date="2015-05-12T13:05:00Z">
                  <w:rPr>
                    <w:ins w:id="4536" w:author="Chara Katiri" w:date="2015-04-11T02:00:00Z"/>
                    <w:rFonts w:ascii="Times" w:eastAsia="Times New Roman" w:hAnsi="Times" w:cs="Times New Roman"/>
                    <w:sz w:val="22"/>
                    <w:szCs w:val="22"/>
                    <w:shd w:val="clear" w:color="auto" w:fill="FFFFFF"/>
                    <w:lang w:val="en-GB"/>
                  </w:rPr>
                </w:rPrChange>
              </w:rPr>
              <w:pPrChange w:id="453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p w14:paraId="5082A36B" w14:textId="5CA2392D" w:rsidR="00A336A0" w:rsidRPr="00F758B3" w:rsidRDefault="00A336A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38" w:author="Chara Katiri" w:date="2015-04-11T01:58:00Z"/>
                <w:rFonts w:ascii="Times" w:eastAsia="Times New Roman" w:hAnsi="Times" w:cs="Times New Roman"/>
                <w:sz w:val="22"/>
                <w:szCs w:val="22"/>
                <w:shd w:val="clear" w:color="auto" w:fill="FFFFFF"/>
                <w:lang w:val="en-GB"/>
                <w:rPrChange w:id="4539" w:author="Chara Katiri" w:date="2015-05-12T13:05:00Z">
                  <w:rPr>
                    <w:ins w:id="4540" w:author="Chara Katiri" w:date="2015-04-11T01:58:00Z"/>
                    <w:rFonts w:ascii="Times" w:eastAsia="Times New Roman" w:hAnsi="Times" w:cs="Times New Roman"/>
                    <w:sz w:val="22"/>
                    <w:szCs w:val="22"/>
                    <w:shd w:val="clear" w:color="auto" w:fill="FFFFFF"/>
                    <w:lang w:val="en-GB"/>
                  </w:rPr>
                </w:rPrChange>
              </w:rPr>
              <w:pPrChange w:id="4541" w:author="Chara Katiri" w:date="2015-05-12T13:05: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4542" w:author="Chara Katiri" w:date="2015-04-11T02:00:00Z">
              <w:r w:rsidRPr="00F758B3">
                <w:rPr>
                  <w:rFonts w:ascii="Times" w:eastAsia="Times New Roman" w:hAnsi="Times" w:cs="Times New Roman"/>
                  <w:sz w:val="22"/>
                  <w:szCs w:val="22"/>
                  <w:shd w:val="clear" w:color="auto" w:fill="FFFFFF"/>
                  <w:lang w:val="en-GB"/>
                  <w:rPrChange w:id="4543" w:author="Chara Katiri" w:date="2015-05-12T13:05:00Z">
                    <w:rPr>
                      <w:rFonts w:ascii="Times" w:eastAsia="Times New Roman" w:hAnsi="Times" w:cs="Times New Roman"/>
                      <w:sz w:val="22"/>
                      <w:szCs w:val="22"/>
                      <w:shd w:val="clear" w:color="auto" w:fill="FFFFFF"/>
                      <w:lang w:val="en-GB"/>
                    </w:rPr>
                  </w:rPrChange>
                </w:rPr>
                <w:t xml:space="preserve">-Request centric. </w:t>
              </w:r>
            </w:ins>
          </w:p>
          <w:p w14:paraId="661C85BF" w14:textId="509E94C0" w:rsidR="000C7680" w:rsidRPr="00F758B3" w:rsidRDefault="000C7680" w:rsidP="00F758B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4544" w:author="Chara Katiri" w:date="2015-04-11T01:24:00Z"/>
                <w:rFonts w:ascii="Times" w:eastAsia="Times New Roman" w:hAnsi="Times" w:cs="Times New Roman"/>
                <w:sz w:val="22"/>
                <w:szCs w:val="22"/>
                <w:shd w:val="clear" w:color="auto" w:fill="FFFFFF"/>
                <w:lang w:val="en-GB"/>
                <w:rPrChange w:id="4545" w:author="Chara Katiri" w:date="2015-05-12T13:05:00Z">
                  <w:rPr>
                    <w:ins w:id="4546" w:author="Chara Katiri" w:date="2015-04-11T01:24:00Z"/>
                    <w:rFonts w:ascii="Times" w:eastAsia="Times New Roman" w:hAnsi="Times" w:cs="Times New Roman"/>
                    <w:sz w:val="22"/>
                    <w:szCs w:val="22"/>
                    <w:shd w:val="clear" w:color="auto" w:fill="FFFFFF"/>
                    <w:lang w:val="en-GB"/>
                  </w:rPr>
                </w:rPrChange>
              </w:rPr>
              <w:pPrChange w:id="4547" w:author="Chara Katiri" w:date="2015-05-12T13:05:00Z">
                <w:pPr>
                  <w:tabs>
                    <w:tab w:val="left" w:pos="405"/>
                    <w:tab w:val="right" w:leader="dot" w:pos="9010"/>
                  </w:tabs>
                  <w:spacing w:before="120" w:line="360" w:lineRule="auto"/>
                  <w:ind w:left="720"/>
                  <w:contextualSpacing/>
                  <w:jc w:val="both"/>
                  <w:cnfStyle w:val="000000000000" w:firstRow="0" w:lastRow="0" w:firstColumn="0" w:lastColumn="0" w:oddVBand="0" w:evenVBand="0" w:oddHBand="0" w:evenHBand="0" w:firstRowFirstColumn="0" w:firstRowLastColumn="0" w:lastRowFirstColumn="0" w:lastRowLastColumn="0"/>
                </w:pPr>
              </w:pPrChange>
            </w:pPr>
          </w:p>
        </w:tc>
      </w:tr>
    </w:tbl>
    <w:p w14:paraId="166C5089" w14:textId="77777777" w:rsidR="008C58CA" w:rsidRPr="00F758B3" w:rsidRDefault="008C58CA" w:rsidP="00F758B3">
      <w:pPr>
        <w:spacing w:line="360" w:lineRule="auto"/>
        <w:ind w:firstLine="720"/>
        <w:contextualSpacing/>
        <w:jc w:val="both"/>
        <w:rPr>
          <w:ins w:id="4548" w:author="Chara Katiri" w:date="2015-05-09T13:02:00Z"/>
          <w:rFonts w:ascii="Times" w:eastAsia="Times New Roman" w:hAnsi="Times" w:cs="Times New Roman"/>
          <w:sz w:val="22"/>
          <w:szCs w:val="22"/>
          <w:lang w:val="en-GB"/>
          <w:rPrChange w:id="4549" w:author="Chara Katiri" w:date="2015-05-12T13:05:00Z">
            <w:rPr>
              <w:ins w:id="4550" w:author="Chara Katiri" w:date="2015-05-09T13:02:00Z"/>
              <w:rFonts w:ascii="Times" w:eastAsia="Times New Roman" w:hAnsi="Times" w:cs="Times New Roman"/>
              <w:sz w:val="22"/>
              <w:szCs w:val="22"/>
              <w:lang w:val="en-GB"/>
            </w:rPr>
          </w:rPrChange>
        </w:rPr>
        <w:pPrChange w:id="4551" w:author="Chara Katiri" w:date="2015-05-12T13:05:00Z">
          <w:pPr>
            <w:ind w:firstLine="720"/>
          </w:pPr>
        </w:pPrChange>
      </w:pPr>
    </w:p>
    <w:p w14:paraId="6A944878" w14:textId="771CC15A" w:rsidR="00CB34D3" w:rsidRPr="00F758B3" w:rsidRDefault="00DB09A0" w:rsidP="00AC7486">
      <w:pPr>
        <w:spacing w:line="360" w:lineRule="auto"/>
        <w:ind w:firstLine="567"/>
        <w:contextualSpacing/>
        <w:jc w:val="both"/>
        <w:rPr>
          <w:ins w:id="4552" w:author="Chara Katiri" w:date="2015-04-11T01:23:00Z"/>
          <w:rFonts w:ascii="Times" w:eastAsia="Times New Roman" w:hAnsi="Times" w:cs="Times New Roman"/>
          <w:sz w:val="22"/>
          <w:szCs w:val="22"/>
          <w:lang w:val="en-GB"/>
          <w:rPrChange w:id="4553" w:author="Chara Katiri" w:date="2015-05-12T13:05:00Z">
            <w:rPr>
              <w:ins w:id="4554" w:author="Chara Katiri" w:date="2015-04-11T01:23:00Z"/>
              <w:rFonts w:ascii="Times" w:eastAsia="Times New Roman" w:hAnsi="Times" w:cs="Arial"/>
              <w:sz w:val="22"/>
              <w:szCs w:val="22"/>
              <w:shd w:val="clear" w:color="auto" w:fill="FFFFFF"/>
              <w:lang w:val="en-GB"/>
            </w:rPr>
          </w:rPrChange>
        </w:rPr>
        <w:pPrChange w:id="4555" w:author="Chara Katiri" w:date="2015-05-12T13:05:00Z">
          <w:pPr>
            <w:ind w:firstLine="720"/>
          </w:pPr>
        </w:pPrChange>
      </w:pPr>
      <w:ins w:id="4556" w:author="Chara Katiri" w:date="2015-04-11T02:56:00Z">
        <w:r w:rsidRPr="00F758B3">
          <w:rPr>
            <w:rFonts w:ascii="Times" w:eastAsia="Times New Roman" w:hAnsi="Times" w:cs="Times New Roman"/>
            <w:sz w:val="22"/>
            <w:szCs w:val="22"/>
            <w:lang w:val="en-GB"/>
            <w:rPrChange w:id="4557" w:author="Chara Katiri" w:date="2015-05-12T13:05:00Z">
              <w:rPr>
                <w:rFonts w:ascii="Times" w:eastAsia="Times New Roman" w:hAnsi="Times" w:cs="Arial"/>
                <w:sz w:val="22"/>
                <w:szCs w:val="22"/>
                <w:shd w:val="clear" w:color="auto" w:fill="FFFFFF"/>
                <w:lang w:val="en-GB"/>
              </w:rPr>
            </w:rPrChange>
          </w:rPr>
          <w:t xml:space="preserve">The main difference between the two MVC Frameworks is </w:t>
        </w:r>
      </w:ins>
      <w:ins w:id="4558" w:author="Chara Katiri" w:date="2015-04-11T02:59:00Z">
        <w:r w:rsidR="00D120BC" w:rsidRPr="00F758B3">
          <w:rPr>
            <w:rFonts w:ascii="Times" w:eastAsia="Times New Roman" w:hAnsi="Times" w:cs="Times New Roman"/>
            <w:sz w:val="22"/>
            <w:szCs w:val="22"/>
            <w:lang w:val="en-GB"/>
            <w:rPrChange w:id="4559" w:author="Chara Katiri" w:date="2015-05-12T13:05:00Z">
              <w:rPr>
                <w:rFonts w:ascii="Times" w:eastAsia="Times New Roman" w:hAnsi="Times" w:cs="Arial"/>
                <w:sz w:val="22"/>
                <w:szCs w:val="22"/>
                <w:shd w:val="clear" w:color="auto" w:fill="FFFFFF"/>
                <w:lang w:val="en-GB"/>
              </w:rPr>
            </w:rPrChange>
          </w:rPr>
          <w:t xml:space="preserve">that in </w:t>
        </w:r>
      </w:ins>
      <w:ins w:id="4560" w:author="Chara Katiri" w:date="2015-04-11T02:57:00Z">
        <w:r w:rsidRPr="00F758B3">
          <w:rPr>
            <w:rFonts w:ascii="Times" w:eastAsia="Times New Roman" w:hAnsi="Times" w:cs="Times New Roman"/>
            <w:sz w:val="22"/>
            <w:szCs w:val="22"/>
            <w:lang w:val="en-GB"/>
            <w:rPrChange w:id="4561" w:author="Chara Katiri" w:date="2015-05-12T13:05:00Z">
              <w:rPr>
                <w:rFonts w:ascii="Times" w:eastAsia="Times New Roman" w:hAnsi="Times" w:cs="Arial"/>
                <w:sz w:val="22"/>
                <w:szCs w:val="22"/>
                <w:shd w:val="clear" w:color="auto" w:fill="FFFFFF"/>
                <w:lang w:val="en-GB"/>
              </w:rPr>
            </w:rPrChange>
          </w:rPr>
          <w:t xml:space="preserve">Component Oriented MVC (JSF) </w:t>
        </w:r>
      </w:ins>
      <w:ins w:id="4562" w:author="Chara Katiri" w:date="2015-04-11T02:59:00Z">
        <w:r w:rsidR="00D120BC" w:rsidRPr="00F758B3">
          <w:rPr>
            <w:rFonts w:ascii="Times" w:eastAsia="Times New Roman" w:hAnsi="Times" w:cs="Times New Roman"/>
            <w:sz w:val="22"/>
            <w:szCs w:val="22"/>
            <w:lang w:val="en-GB"/>
            <w:rPrChange w:id="4563" w:author="Chara Katiri" w:date="2015-05-12T13:05:00Z">
              <w:rPr>
                <w:rFonts w:ascii="Times" w:eastAsia="Times New Roman" w:hAnsi="Times" w:cs="Arial"/>
                <w:sz w:val="22"/>
                <w:szCs w:val="22"/>
                <w:shd w:val="clear" w:color="auto" w:fill="FFFFFF"/>
                <w:lang w:val="en-GB"/>
              </w:rPr>
            </w:rPrChange>
          </w:rPr>
          <w:t>the</w:t>
        </w:r>
      </w:ins>
      <w:ins w:id="4564" w:author="Chara Katiri" w:date="2015-04-11T03:03:00Z">
        <w:r w:rsidR="00D120BC" w:rsidRPr="00F758B3">
          <w:rPr>
            <w:rFonts w:ascii="Times" w:eastAsia="Times New Roman" w:hAnsi="Times" w:cs="Times New Roman"/>
            <w:sz w:val="22"/>
            <w:szCs w:val="22"/>
            <w:lang w:val="en-GB"/>
            <w:rPrChange w:id="4565" w:author="Chara Katiri" w:date="2015-05-12T13:05:00Z">
              <w:rPr>
                <w:rFonts w:ascii="Times" w:eastAsia="Times New Roman" w:hAnsi="Times" w:cs="Arial"/>
                <w:sz w:val="22"/>
                <w:szCs w:val="22"/>
                <w:shd w:val="clear" w:color="auto" w:fill="FFFFFF"/>
                <w:lang w:val="en-GB"/>
              </w:rPr>
            </w:rPrChange>
          </w:rPr>
          <w:t xml:space="preserve"> </w:t>
        </w:r>
      </w:ins>
      <w:ins w:id="4566" w:author="Chara Katiri" w:date="2015-04-11T03:04:00Z">
        <w:r w:rsidR="004A6C8B" w:rsidRPr="00F758B3">
          <w:rPr>
            <w:rFonts w:ascii="Times" w:eastAsia="Times New Roman" w:hAnsi="Times" w:cs="Times New Roman"/>
            <w:sz w:val="22"/>
            <w:szCs w:val="22"/>
            <w:lang w:val="en-GB"/>
            <w:rPrChange w:id="4567" w:author="Chara Katiri" w:date="2015-05-12T13:05:00Z">
              <w:rPr>
                <w:rFonts w:ascii="Times" w:eastAsia="Times New Roman" w:hAnsi="Times" w:cs="Times New Roman"/>
                <w:sz w:val="22"/>
                <w:szCs w:val="22"/>
                <w:lang w:val="en-GB"/>
              </w:rPr>
            </w:rPrChange>
          </w:rPr>
          <w:t>framework provides the C</w:t>
        </w:r>
        <w:r w:rsidR="00D120BC" w:rsidRPr="00F758B3">
          <w:rPr>
            <w:rFonts w:ascii="Times" w:eastAsia="Times New Roman" w:hAnsi="Times" w:cs="Times New Roman"/>
            <w:sz w:val="22"/>
            <w:szCs w:val="22"/>
            <w:lang w:val="en-GB"/>
            <w:rPrChange w:id="4568" w:author="Chara Katiri" w:date="2015-05-12T13:05:00Z">
              <w:rPr>
                <w:rFonts w:ascii="Times" w:eastAsia="Times New Roman" w:hAnsi="Times" w:cs="Arial"/>
                <w:sz w:val="22"/>
                <w:szCs w:val="22"/>
                <w:shd w:val="clear" w:color="auto" w:fill="FFFFFF"/>
                <w:lang w:val="en-GB"/>
              </w:rPr>
            </w:rPrChange>
          </w:rPr>
          <w:t>ontroller by default</w:t>
        </w:r>
      </w:ins>
      <w:ins w:id="4569" w:author="Chara Katiri" w:date="2015-04-11T03:00:00Z">
        <w:r w:rsidR="00D120BC" w:rsidRPr="00F758B3">
          <w:rPr>
            <w:rFonts w:ascii="Times" w:eastAsia="Times New Roman" w:hAnsi="Times" w:cs="Times New Roman"/>
            <w:sz w:val="22"/>
            <w:szCs w:val="22"/>
            <w:lang w:val="en-GB"/>
            <w:rPrChange w:id="4570" w:author="Chara Katiri" w:date="2015-05-12T13:05:00Z">
              <w:rPr>
                <w:rFonts w:ascii="Times" w:eastAsia="Times New Roman" w:hAnsi="Times" w:cs="Arial"/>
                <w:sz w:val="22"/>
                <w:szCs w:val="22"/>
                <w:shd w:val="clear" w:color="auto" w:fill="FFFFFF"/>
                <w:lang w:val="en-GB"/>
              </w:rPr>
            </w:rPrChange>
          </w:rPr>
          <w:t xml:space="preserve"> </w:t>
        </w:r>
      </w:ins>
      <w:ins w:id="4571" w:author="Chara Katiri" w:date="2015-04-11T02:59:00Z">
        <w:r w:rsidR="00D120BC" w:rsidRPr="00F758B3">
          <w:rPr>
            <w:rFonts w:ascii="Times" w:eastAsia="Times New Roman" w:hAnsi="Times" w:cs="Times New Roman"/>
            <w:sz w:val="22"/>
            <w:szCs w:val="22"/>
            <w:lang w:val="en-GB"/>
            <w:rPrChange w:id="4572" w:author="Chara Katiri" w:date="2015-05-12T13:05:00Z">
              <w:rPr>
                <w:rFonts w:ascii="Times" w:eastAsia="Times New Roman" w:hAnsi="Times" w:cs="Arial"/>
                <w:sz w:val="22"/>
                <w:szCs w:val="22"/>
                <w:shd w:val="clear" w:color="auto" w:fill="FFFFFF"/>
                <w:lang w:val="en-GB"/>
              </w:rPr>
            </w:rPrChange>
          </w:rPr>
          <w:t>and therefore the developer has very</w:t>
        </w:r>
      </w:ins>
      <w:ins w:id="4573" w:author="Chara Katiri" w:date="2015-04-11T02:57:00Z">
        <w:r w:rsidR="00D120BC" w:rsidRPr="00F758B3">
          <w:rPr>
            <w:rFonts w:ascii="Times" w:eastAsia="Times New Roman" w:hAnsi="Times" w:cs="Times New Roman"/>
            <w:sz w:val="22"/>
            <w:szCs w:val="22"/>
            <w:lang w:val="en-GB"/>
            <w:rPrChange w:id="4574" w:author="Chara Katiri" w:date="2015-05-12T13:05:00Z">
              <w:rPr>
                <w:rFonts w:ascii="Times" w:eastAsia="Times New Roman" w:hAnsi="Times" w:cs="Arial"/>
                <w:sz w:val="22"/>
                <w:szCs w:val="22"/>
                <w:shd w:val="clear" w:color="auto" w:fill="FFFFFF"/>
                <w:lang w:val="en-GB"/>
              </w:rPr>
            </w:rPrChange>
          </w:rPr>
          <w:t xml:space="preserve"> little control over </w:t>
        </w:r>
      </w:ins>
      <w:ins w:id="4575" w:author="Chara Katiri" w:date="2015-04-11T02:59:00Z">
        <w:r w:rsidR="00D120BC" w:rsidRPr="00F758B3">
          <w:rPr>
            <w:rFonts w:ascii="Times" w:eastAsia="Times New Roman" w:hAnsi="Times" w:cs="Times New Roman"/>
            <w:sz w:val="22"/>
            <w:szCs w:val="22"/>
            <w:lang w:val="en-GB"/>
            <w:rPrChange w:id="4576" w:author="Chara Katiri" w:date="2015-05-12T13:05:00Z">
              <w:rPr>
                <w:rFonts w:ascii="Times" w:eastAsia="Times New Roman" w:hAnsi="Times" w:cs="Arial"/>
                <w:sz w:val="22"/>
                <w:szCs w:val="22"/>
                <w:shd w:val="clear" w:color="auto" w:fill="FFFFFF"/>
                <w:lang w:val="en-GB"/>
              </w:rPr>
            </w:rPrChange>
          </w:rPr>
          <w:t>the</w:t>
        </w:r>
      </w:ins>
      <w:ins w:id="4577" w:author="Chara Katiri" w:date="2015-04-11T03:13:00Z">
        <w:r w:rsidR="00E472E2" w:rsidRPr="00F758B3">
          <w:rPr>
            <w:rFonts w:ascii="Times" w:eastAsia="Times New Roman" w:hAnsi="Times" w:cs="Times New Roman"/>
            <w:sz w:val="22"/>
            <w:szCs w:val="22"/>
            <w:lang w:val="en-GB"/>
            <w:rPrChange w:id="4578" w:author="Chara Katiri" w:date="2015-05-12T13:05:00Z">
              <w:rPr>
                <w:rFonts w:ascii="Times" w:eastAsia="Times New Roman" w:hAnsi="Times" w:cs="Times New Roman"/>
                <w:sz w:val="22"/>
                <w:szCs w:val="22"/>
                <w:lang w:val="en-GB"/>
              </w:rPr>
            </w:rPrChange>
          </w:rPr>
          <w:t xml:space="preserve"> output of the</w:t>
        </w:r>
      </w:ins>
      <w:ins w:id="4579" w:author="Chara Katiri" w:date="2015-04-11T02:59:00Z">
        <w:r w:rsidR="00E472E2" w:rsidRPr="00F758B3">
          <w:rPr>
            <w:rFonts w:ascii="Times" w:eastAsia="Times New Roman" w:hAnsi="Times" w:cs="Times New Roman"/>
            <w:sz w:val="22"/>
            <w:szCs w:val="22"/>
            <w:lang w:val="en-GB"/>
            <w:rPrChange w:id="4580" w:author="Chara Katiri" w:date="2015-05-12T13:05:00Z">
              <w:rPr>
                <w:rFonts w:ascii="Times" w:eastAsia="Times New Roman" w:hAnsi="Times" w:cs="Times New Roman"/>
                <w:sz w:val="22"/>
                <w:szCs w:val="22"/>
                <w:lang w:val="en-GB"/>
              </w:rPr>
            </w:rPrChange>
          </w:rPr>
          <w:t xml:space="preserve"> objects</w:t>
        </w:r>
        <w:r w:rsidR="00D120BC" w:rsidRPr="00F758B3">
          <w:rPr>
            <w:rFonts w:ascii="Times" w:eastAsia="Times New Roman" w:hAnsi="Times" w:cs="Times New Roman"/>
            <w:sz w:val="22"/>
            <w:szCs w:val="22"/>
            <w:lang w:val="en-GB"/>
            <w:rPrChange w:id="4581" w:author="Chara Katiri" w:date="2015-05-12T13:05:00Z">
              <w:rPr>
                <w:rFonts w:ascii="Times" w:eastAsia="Times New Roman" w:hAnsi="Times" w:cs="Arial"/>
                <w:sz w:val="22"/>
                <w:szCs w:val="22"/>
                <w:shd w:val="clear" w:color="auto" w:fill="FFFFFF"/>
                <w:lang w:val="en-GB"/>
              </w:rPr>
            </w:rPrChange>
          </w:rPr>
          <w:t xml:space="preserve">. </w:t>
        </w:r>
      </w:ins>
      <w:ins w:id="4582" w:author="Chara Katiri" w:date="2015-05-09T13:27:00Z">
        <w:r w:rsidR="00824CEF" w:rsidRPr="00F758B3">
          <w:rPr>
            <w:rFonts w:ascii="Times" w:eastAsia="Times New Roman" w:hAnsi="Times" w:cs="Times New Roman"/>
            <w:sz w:val="22"/>
            <w:szCs w:val="22"/>
            <w:lang w:val="en-GB"/>
            <w:rPrChange w:id="4583" w:author="Chara Katiri" w:date="2015-05-12T13:05:00Z">
              <w:rPr>
                <w:rFonts w:ascii="Times" w:eastAsia="Times New Roman" w:hAnsi="Times" w:cs="Times New Roman"/>
                <w:sz w:val="22"/>
                <w:szCs w:val="22"/>
                <w:lang w:val="en-GB"/>
              </w:rPr>
            </w:rPrChange>
          </w:rPr>
          <w:t xml:space="preserve"> The diagram below </w:t>
        </w:r>
      </w:ins>
      <w:ins w:id="4584" w:author="Chara Katiri" w:date="2015-05-12T14:01:00Z">
        <w:r w:rsidR="002C7F76">
          <w:rPr>
            <w:rFonts w:ascii="Times" w:eastAsia="Times New Roman" w:hAnsi="Times" w:cs="Times New Roman"/>
            <w:sz w:val="22"/>
            <w:szCs w:val="22"/>
            <w:lang w:val="en-GB"/>
          </w:rPr>
          <w:t>illustrates</w:t>
        </w:r>
      </w:ins>
      <w:ins w:id="4585" w:author="Chara Katiri" w:date="2015-05-09T13:27:00Z">
        <w:r w:rsidR="00824CEF" w:rsidRPr="00F758B3">
          <w:rPr>
            <w:rFonts w:ascii="Times" w:eastAsia="Times New Roman" w:hAnsi="Times" w:cs="Times New Roman"/>
            <w:sz w:val="22"/>
            <w:szCs w:val="22"/>
            <w:lang w:val="en-GB"/>
            <w:rPrChange w:id="4586" w:author="Chara Katiri" w:date="2015-05-12T13:05:00Z">
              <w:rPr>
                <w:rFonts w:ascii="Times" w:eastAsia="Times New Roman" w:hAnsi="Times" w:cs="Times New Roman"/>
                <w:sz w:val="22"/>
                <w:szCs w:val="22"/>
                <w:lang w:val="en-GB"/>
              </w:rPr>
            </w:rPrChange>
          </w:rPr>
          <w:t xml:space="preserve"> the </w:t>
        </w:r>
      </w:ins>
      <w:ins w:id="4587" w:author="Chara Katiri" w:date="2015-05-09T13:28:00Z">
        <w:r w:rsidR="00824CEF" w:rsidRPr="00F758B3">
          <w:rPr>
            <w:rFonts w:ascii="Times" w:eastAsia="Times New Roman" w:hAnsi="Times" w:cs="Times New Roman"/>
            <w:sz w:val="22"/>
            <w:szCs w:val="22"/>
            <w:lang w:val="en-GB"/>
            <w:rPrChange w:id="4588" w:author="Chara Katiri" w:date="2015-05-12T13:05:00Z">
              <w:rPr>
                <w:rFonts w:ascii="Times" w:eastAsia="Times New Roman" w:hAnsi="Times" w:cs="Times New Roman"/>
                <w:sz w:val="22"/>
                <w:szCs w:val="22"/>
                <w:lang w:val="en-GB"/>
              </w:rPr>
            </w:rPrChange>
          </w:rPr>
          <w:t xml:space="preserve">process in </w:t>
        </w:r>
      </w:ins>
      <w:ins w:id="4589" w:author="Chara Katiri" w:date="2015-05-09T13:27:00Z">
        <w:r w:rsidR="00824CEF" w:rsidRPr="00F758B3">
          <w:rPr>
            <w:rFonts w:ascii="Times" w:eastAsia="Times New Roman" w:hAnsi="Times" w:cs="Times New Roman"/>
            <w:sz w:val="22"/>
            <w:szCs w:val="22"/>
            <w:shd w:val="clear" w:color="auto" w:fill="FFFFFF"/>
            <w:lang w:val="en-GB"/>
            <w:rPrChange w:id="4590" w:author="Chara Katiri" w:date="2015-05-12T13:05:00Z">
              <w:rPr>
                <w:rFonts w:ascii="Times" w:eastAsia="Times New Roman" w:hAnsi="Times" w:cs="Times New Roman"/>
                <w:sz w:val="22"/>
                <w:szCs w:val="22"/>
                <w:shd w:val="clear" w:color="auto" w:fill="FFFFFF"/>
                <w:lang w:val="en-GB"/>
              </w:rPr>
            </w:rPrChange>
          </w:rPr>
          <w:t>UI Component Oriented MVC as Exposed in JSF</w:t>
        </w:r>
        <w:commentRangeStart w:id="4591"/>
        <w:r w:rsidR="00824CEF" w:rsidRPr="00F758B3">
          <w:rPr>
            <w:rFonts w:ascii="Times" w:eastAsia="Times New Roman" w:hAnsi="Times" w:cs="Times New Roman"/>
            <w:sz w:val="22"/>
            <w:szCs w:val="22"/>
            <w:shd w:val="clear" w:color="auto" w:fill="FFFFFF"/>
            <w:lang w:val="en-GB"/>
            <w:rPrChange w:id="4592" w:author="Chara Katiri" w:date="2015-05-12T13:05:00Z">
              <w:rPr>
                <w:rFonts w:ascii="Times" w:eastAsia="Times New Roman" w:hAnsi="Times" w:cs="Times New Roman"/>
                <w:sz w:val="22"/>
                <w:szCs w:val="22"/>
                <w:shd w:val="clear" w:color="auto" w:fill="FFFFFF"/>
                <w:lang w:val="en-GB"/>
              </w:rPr>
            </w:rPrChange>
          </w:rPr>
          <w:t>.</w:t>
        </w:r>
      </w:ins>
      <w:ins w:id="4593" w:author="Chara Katiri" w:date="2015-05-09T13:28:00Z">
        <w:r w:rsidR="00824CEF" w:rsidRPr="00F758B3">
          <w:rPr>
            <w:rFonts w:ascii="Times" w:eastAsia="Times New Roman" w:hAnsi="Times" w:cs="Times New Roman"/>
            <w:sz w:val="22"/>
            <w:szCs w:val="22"/>
            <w:shd w:val="clear" w:color="auto" w:fill="FFFFFF"/>
            <w:lang w:val="en-GB"/>
            <w:rPrChange w:id="4594" w:author="Chara Katiri" w:date="2015-05-12T13:05:00Z">
              <w:rPr>
                <w:rFonts w:ascii="Times" w:eastAsia="Times New Roman" w:hAnsi="Times" w:cs="Times New Roman"/>
                <w:sz w:val="22"/>
                <w:szCs w:val="22"/>
                <w:shd w:val="clear" w:color="auto" w:fill="FFFFFF"/>
                <w:lang w:val="en-GB"/>
              </w:rPr>
            </w:rPrChange>
          </w:rPr>
          <w:t xml:space="preserve"> </w:t>
        </w:r>
      </w:ins>
      <w:commentRangeEnd w:id="4591"/>
      <w:ins w:id="4595" w:author="Chara Katiri" w:date="2015-05-09T13:29:00Z">
        <w:r w:rsidR="00824CEF" w:rsidRPr="00F758B3">
          <w:rPr>
            <w:rStyle w:val="CommentReference"/>
            <w:rFonts w:ascii="Times" w:hAnsi="Times"/>
            <w:sz w:val="22"/>
            <w:szCs w:val="22"/>
            <w:rPrChange w:id="4596" w:author="Chara Katiri" w:date="2015-05-12T13:05:00Z">
              <w:rPr>
                <w:rStyle w:val="CommentReference"/>
              </w:rPr>
            </w:rPrChange>
          </w:rPr>
          <w:commentReference w:id="4591"/>
        </w:r>
      </w:ins>
    </w:p>
    <w:p w14:paraId="413C0B2D" w14:textId="7E4B6AF6" w:rsidR="00FE26E6" w:rsidRPr="00F758B3" w:rsidRDefault="00FE26E6" w:rsidP="00F758B3">
      <w:pPr>
        <w:spacing w:line="360" w:lineRule="auto"/>
        <w:contextualSpacing/>
        <w:jc w:val="both"/>
        <w:rPr>
          <w:ins w:id="4598" w:author="Chara Katiri" w:date="2015-04-11T03:15:00Z"/>
          <w:rFonts w:ascii="Times" w:eastAsia="Times New Roman" w:hAnsi="Times" w:cs="Times New Roman"/>
          <w:sz w:val="22"/>
          <w:szCs w:val="22"/>
          <w:shd w:val="clear" w:color="auto" w:fill="FFFFFF"/>
          <w:lang w:val="en-GB"/>
          <w:rPrChange w:id="4599" w:author="Chara Katiri" w:date="2015-05-12T13:05:00Z">
            <w:rPr>
              <w:ins w:id="4600" w:author="Chara Katiri" w:date="2015-04-11T03:15:00Z"/>
              <w:rFonts w:ascii="Times" w:eastAsia="Times New Roman" w:hAnsi="Times" w:cs="Times New Roman"/>
              <w:sz w:val="22"/>
              <w:szCs w:val="22"/>
              <w:shd w:val="clear" w:color="auto" w:fill="FFFFFF"/>
              <w:lang w:val="en-GB"/>
            </w:rPr>
          </w:rPrChange>
        </w:rPr>
        <w:pPrChange w:id="4601" w:author="Chara Katiri" w:date="2015-05-12T13:05:00Z">
          <w:pPr>
            <w:spacing w:line="360" w:lineRule="auto"/>
            <w:ind w:firstLine="720"/>
            <w:contextualSpacing/>
            <w:jc w:val="both"/>
          </w:pPr>
        </w:pPrChange>
      </w:pPr>
    </w:p>
    <w:p w14:paraId="7FD5D83B" w14:textId="77777777" w:rsidR="007429B4" w:rsidRPr="00F758B3" w:rsidRDefault="00E472E2" w:rsidP="00F758B3">
      <w:pPr>
        <w:keepNext/>
        <w:spacing w:line="360" w:lineRule="auto"/>
        <w:ind w:firstLine="720"/>
        <w:contextualSpacing/>
        <w:jc w:val="both"/>
        <w:rPr>
          <w:ins w:id="4602" w:author="Chara Katiri" w:date="2015-05-09T13:11:00Z"/>
          <w:rFonts w:ascii="Times" w:hAnsi="Times"/>
          <w:sz w:val="22"/>
          <w:szCs w:val="22"/>
          <w:rPrChange w:id="4603" w:author="Chara Katiri" w:date="2015-05-12T13:05:00Z">
            <w:rPr>
              <w:ins w:id="4604" w:author="Chara Katiri" w:date="2015-05-09T13:11:00Z"/>
            </w:rPr>
          </w:rPrChange>
        </w:rPr>
        <w:pPrChange w:id="4605" w:author="Chara Katiri" w:date="2015-05-12T13:05:00Z">
          <w:pPr>
            <w:spacing w:line="360" w:lineRule="auto"/>
            <w:ind w:firstLine="720"/>
            <w:contextualSpacing/>
            <w:jc w:val="both"/>
          </w:pPr>
        </w:pPrChange>
      </w:pPr>
      <w:ins w:id="4606" w:author="Chara Katiri" w:date="2015-04-11T03:15:00Z">
        <w:r w:rsidRPr="00F758B3">
          <w:rPr>
            <w:rFonts w:ascii="Times" w:eastAsia="Times New Roman" w:hAnsi="Times" w:cs="Times New Roman"/>
            <w:noProof/>
            <w:sz w:val="22"/>
            <w:szCs w:val="22"/>
            <w:shd w:val="clear" w:color="auto" w:fill="FFFFFF"/>
            <w:rPrChange w:id="4607" w:author="Chara Katiri" w:date="2015-05-12T13:05:00Z">
              <w:rPr>
                <w:noProof/>
              </w:rPr>
            </w:rPrChange>
          </w:rPr>
          <w:drawing>
            <wp:inline distT="0" distB="0" distL="0" distR="0" wp14:anchorId="3B6AB0D4" wp14:editId="3707D822">
              <wp:extent cx="5464195" cy="2383790"/>
              <wp:effectExtent l="0" t="0" r="0" b="3810"/>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raKatiri:Desktop:Screen Shot 2015-04-11 at 03.15.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1" b="7049"/>
                      <a:stretch/>
                    </pic:blipFill>
                    <pic:spPr bwMode="auto">
                      <a:xfrm>
                        <a:off x="0" y="0"/>
                        <a:ext cx="5466214" cy="238467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4AB4000" w14:textId="7CBA7925" w:rsidR="00E472E2" w:rsidRPr="00F758B3" w:rsidRDefault="007429B4" w:rsidP="00F758B3">
      <w:pPr>
        <w:pStyle w:val="Caption"/>
        <w:spacing w:line="360" w:lineRule="auto"/>
        <w:contextualSpacing/>
        <w:jc w:val="both"/>
        <w:rPr>
          <w:ins w:id="4608" w:author="Chara Katiri" w:date="2015-04-11T03:16:00Z"/>
          <w:rFonts w:ascii="Times" w:eastAsia="Times New Roman" w:hAnsi="Times" w:cs="Times New Roman"/>
          <w:sz w:val="22"/>
          <w:szCs w:val="22"/>
          <w:shd w:val="clear" w:color="auto" w:fill="FFFFFF"/>
          <w:lang w:val="en-GB"/>
          <w:rPrChange w:id="4609" w:author="Chara Katiri" w:date="2015-05-12T13:05:00Z">
            <w:rPr>
              <w:ins w:id="4610" w:author="Chara Katiri" w:date="2015-04-11T03:16:00Z"/>
              <w:rFonts w:ascii="Times" w:eastAsia="Times New Roman" w:hAnsi="Times" w:cs="Times New Roman"/>
              <w:sz w:val="22"/>
              <w:szCs w:val="22"/>
              <w:shd w:val="clear" w:color="auto" w:fill="FFFFFF"/>
              <w:lang w:val="en-GB"/>
            </w:rPr>
          </w:rPrChange>
        </w:rPr>
        <w:pPrChange w:id="4611" w:author="Chara Katiri" w:date="2015-05-12T13:05:00Z">
          <w:pPr>
            <w:spacing w:line="360" w:lineRule="auto"/>
            <w:ind w:firstLine="720"/>
            <w:contextualSpacing/>
            <w:jc w:val="both"/>
          </w:pPr>
        </w:pPrChange>
      </w:pPr>
      <w:ins w:id="4612" w:author="Chara Katiri" w:date="2015-05-09T13:11:00Z">
        <w:r w:rsidRPr="00F758B3">
          <w:rPr>
            <w:rFonts w:ascii="Times" w:hAnsi="Times"/>
            <w:sz w:val="22"/>
            <w:szCs w:val="22"/>
            <w:rPrChange w:id="4613" w:author="Chara Katiri" w:date="2015-05-12T13:05:00Z">
              <w:rPr/>
            </w:rPrChange>
          </w:rPr>
          <w:t xml:space="preserve">Figure 3: UI Component Oriented MVC </w:t>
        </w:r>
      </w:ins>
      <w:ins w:id="4614" w:author="Chara Katiri" w:date="2015-05-09T13:13:00Z">
        <w:r w:rsidRPr="00F758B3">
          <w:rPr>
            <w:rFonts w:ascii="Times" w:hAnsi="Times"/>
            <w:sz w:val="22"/>
            <w:szCs w:val="22"/>
            <w:rPrChange w:id="4615" w:author="Chara Katiri" w:date="2015-05-12T13:05:00Z">
              <w:rPr/>
            </w:rPrChange>
          </w:rPr>
          <w:t>as exposed in JSF</w:t>
        </w:r>
      </w:ins>
    </w:p>
    <w:p w14:paraId="6A75A6B3" w14:textId="77777777" w:rsidR="008C58CA" w:rsidRPr="00F758B3" w:rsidRDefault="008C58CA" w:rsidP="00F758B3">
      <w:pPr>
        <w:spacing w:line="360" w:lineRule="auto"/>
        <w:ind w:firstLine="720"/>
        <w:contextualSpacing/>
        <w:jc w:val="both"/>
        <w:rPr>
          <w:ins w:id="4616" w:author="Chara Katiri" w:date="2015-05-09T13:02:00Z"/>
          <w:rFonts w:ascii="Times" w:eastAsia="Times New Roman" w:hAnsi="Times" w:cs="Times New Roman"/>
          <w:sz w:val="22"/>
          <w:szCs w:val="22"/>
          <w:lang w:val="en-GB"/>
          <w:rPrChange w:id="4617" w:author="Chara Katiri" w:date="2015-05-12T13:05:00Z">
            <w:rPr>
              <w:ins w:id="4618" w:author="Chara Katiri" w:date="2015-05-09T13:02:00Z"/>
              <w:rFonts w:ascii="Times" w:eastAsia="Times New Roman" w:hAnsi="Times" w:cs="Times New Roman"/>
              <w:sz w:val="22"/>
              <w:szCs w:val="22"/>
              <w:lang w:val="en-GB"/>
            </w:rPr>
          </w:rPrChange>
        </w:rPr>
        <w:pPrChange w:id="4619" w:author="Chara Katiri" w:date="2015-05-12T13:05:00Z">
          <w:pPr>
            <w:spacing w:line="360" w:lineRule="auto"/>
            <w:ind w:firstLine="720"/>
            <w:contextualSpacing/>
            <w:jc w:val="both"/>
          </w:pPr>
        </w:pPrChange>
      </w:pPr>
    </w:p>
    <w:p w14:paraId="101AAD43" w14:textId="1F1EF722" w:rsidR="008C58CA" w:rsidRPr="00F758B3" w:rsidRDefault="008C58CA" w:rsidP="00AC7486">
      <w:pPr>
        <w:spacing w:line="360" w:lineRule="auto"/>
        <w:ind w:firstLine="567"/>
        <w:contextualSpacing/>
        <w:jc w:val="both"/>
        <w:rPr>
          <w:ins w:id="4620" w:author="Chara Katiri" w:date="2015-05-09T13:02:00Z"/>
          <w:rFonts w:ascii="Times" w:eastAsia="Times New Roman" w:hAnsi="Times" w:cs="Times New Roman"/>
          <w:sz w:val="22"/>
          <w:szCs w:val="22"/>
          <w:lang w:val="en-GB"/>
          <w:rPrChange w:id="4621" w:author="Chara Katiri" w:date="2015-05-12T13:05:00Z">
            <w:rPr>
              <w:ins w:id="4622" w:author="Chara Katiri" w:date="2015-05-09T13:02:00Z"/>
              <w:rFonts w:ascii="Times" w:eastAsia="Times New Roman" w:hAnsi="Times" w:cs="Times New Roman"/>
              <w:sz w:val="22"/>
              <w:szCs w:val="22"/>
              <w:lang w:val="en-GB"/>
            </w:rPr>
          </w:rPrChange>
        </w:rPr>
        <w:pPrChange w:id="4623" w:author="Chara Katiri" w:date="2015-05-12T15:21:00Z">
          <w:pPr>
            <w:spacing w:line="360" w:lineRule="auto"/>
            <w:ind w:firstLine="720"/>
            <w:contextualSpacing/>
            <w:jc w:val="both"/>
          </w:pPr>
        </w:pPrChange>
      </w:pPr>
      <w:ins w:id="4624" w:author="Chara Katiri" w:date="2015-05-09T13:02:00Z">
        <w:r w:rsidRPr="00F758B3">
          <w:rPr>
            <w:rFonts w:ascii="Times" w:eastAsia="Times New Roman" w:hAnsi="Times" w:cs="Times New Roman"/>
            <w:sz w:val="22"/>
            <w:szCs w:val="22"/>
            <w:lang w:val="en-GB"/>
            <w:rPrChange w:id="4625" w:author="Chara Katiri" w:date="2015-05-12T13:05:00Z">
              <w:rPr>
                <w:rFonts w:ascii="Times" w:eastAsia="Times New Roman" w:hAnsi="Times" w:cs="Times New Roman"/>
                <w:sz w:val="22"/>
                <w:szCs w:val="22"/>
                <w:lang w:val="en-GB"/>
              </w:rPr>
            </w:rPrChange>
          </w:rPr>
          <w:t xml:space="preserve">On the other hand, Action Oriented MVC (JSR) is configuration-intensive but enables the developer to define the controller(s), which allows full and detailed control of the output and help him focus on business logic. </w:t>
        </w:r>
      </w:ins>
      <w:ins w:id="4626" w:author="Chara Katiri" w:date="2015-05-09T13:28:00Z">
        <w:r w:rsidR="00824CEF" w:rsidRPr="00F758B3">
          <w:rPr>
            <w:rFonts w:ascii="Times" w:eastAsia="Times New Roman" w:hAnsi="Times" w:cs="Times New Roman"/>
            <w:sz w:val="22"/>
            <w:szCs w:val="22"/>
            <w:lang w:val="en-GB"/>
            <w:rPrChange w:id="4627" w:author="Chara Katiri" w:date="2015-05-12T13:05:00Z">
              <w:rPr>
                <w:rFonts w:ascii="Times" w:eastAsia="Times New Roman" w:hAnsi="Times" w:cs="Times New Roman"/>
                <w:sz w:val="22"/>
                <w:szCs w:val="22"/>
                <w:lang w:val="en-GB"/>
              </w:rPr>
            </w:rPrChange>
          </w:rPr>
          <w:t xml:space="preserve"> The diagram below </w:t>
        </w:r>
      </w:ins>
      <w:ins w:id="4628" w:author="Chara Katiri" w:date="2015-05-12T14:01:00Z">
        <w:r w:rsidR="002C7F76">
          <w:rPr>
            <w:rFonts w:ascii="Times" w:eastAsia="Times New Roman" w:hAnsi="Times" w:cs="Times New Roman"/>
            <w:sz w:val="22"/>
            <w:szCs w:val="22"/>
            <w:lang w:val="en-GB"/>
          </w:rPr>
          <w:t>illustrates</w:t>
        </w:r>
      </w:ins>
      <w:ins w:id="4629" w:author="Chara Katiri" w:date="2015-05-09T13:28:00Z">
        <w:r w:rsidR="00824CEF" w:rsidRPr="00F758B3">
          <w:rPr>
            <w:rFonts w:ascii="Times" w:eastAsia="Times New Roman" w:hAnsi="Times" w:cs="Times New Roman"/>
            <w:sz w:val="22"/>
            <w:szCs w:val="22"/>
            <w:lang w:val="en-GB"/>
            <w:rPrChange w:id="4630" w:author="Chara Katiri" w:date="2015-05-12T13:05:00Z">
              <w:rPr>
                <w:rFonts w:ascii="Times" w:eastAsia="Times New Roman" w:hAnsi="Times" w:cs="Times New Roman"/>
                <w:sz w:val="22"/>
                <w:szCs w:val="22"/>
                <w:lang w:val="en-GB"/>
              </w:rPr>
            </w:rPrChange>
          </w:rPr>
          <w:t xml:space="preserve"> the process in Action Oriented MVC. </w:t>
        </w:r>
      </w:ins>
    </w:p>
    <w:p w14:paraId="0A5EF84C" w14:textId="77777777" w:rsidR="00FE26E6" w:rsidRPr="00F758B3" w:rsidRDefault="00FE26E6" w:rsidP="00F758B3">
      <w:pPr>
        <w:spacing w:line="360" w:lineRule="auto"/>
        <w:ind w:firstLine="720"/>
        <w:contextualSpacing/>
        <w:jc w:val="both"/>
        <w:rPr>
          <w:ins w:id="4631" w:author="Chara Katiri" w:date="2015-05-02T14:50:00Z"/>
          <w:rFonts w:ascii="Times" w:eastAsia="Times New Roman" w:hAnsi="Times" w:cs="Times New Roman"/>
          <w:sz w:val="22"/>
          <w:szCs w:val="22"/>
          <w:shd w:val="clear" w:color="auto" w:fill="FFFFFF"/>
          <w:lang w:val="en-GB"/>
          <w:rPrChange w:id="4632" w:author="Chara Katiri" w:date="2015-05-12T13:05:00Z">
            <w:rPr>
              <w:ins w:id="4633" w:author="Chara Katiri" w:date="2015-05-02T14:50:00Z"/>
              <w:rFonts w:ascii="Times" w:eastAsia="Times New Roman" w:hAnsi="Times" w:cs="Times New Roman"/>
              <w:sz w:val="22"/>
              <w:szCs w:val="22"/>
              <w:shd w:val="clear" w:color="auto" w:fill="FFFFFF"/>
              <w:lang w:val="en-GB"/>
            </w:rPr>
          </w:rPrChange>
        </w:rPr>
        <w:pPrChange w:id="4634" w:author="Chara Katiri" w:date="2015-05-12T13:05:00Z">
          <w:pPr>
            <w:spacing w:line="360" w:lineRule="auto"/>
            <w:ind w:firstLine="720"/>
            <w:contextualSpacing/>
            <w:jc w:val="both"/>
          </w:pPr>
        </w:pPrChange>
      </w:pPr>
    </w:p>
    <w:p w14:paraId="15693730" w14:textId="77777777" w:rsidR="007429B4" w:rsidRPr="00F758B3" w:rsidRDefault="00E472E2" w:rsidP="00F758B3">
      <w:pPr>
        <w:keepNext/>
        <w:spacing w:line="360" w:lineRule="auto"/>
        <w:ind w:firstLine="720"/>
        <w:contextualSpacing/>
        <w:jc w:val="both"/>
        <w:rPr>
          <w:ins w:id="4635" w:author="Chara Katiri" w:date="2015-05-09T13:11:00Z"/>
          <w:rFonts w:ascii="Times" w:hAnsi="Times"/>
          <w:sz w:val="22"/>
          <w:szCs w:val="22"/>
          <w:rPrChange w:id="4636" w:author="Chara Katiri" w:date="2015-05-12T13:05:00Z">
            <w:rPr>
              <w:ins w:id="4637" w:author="Chara Katiri" w:date="2015-05-09T13:11:00Z"/>
            </w:rPr>
          </w:rPrChange>
        </w:rPr>
        <w:pPrChange w:id="4638" w:author="Chara Katiri" w:date="2015-05-12T13:05:00Z">
          <w:pPr>
            <w:spacing w:line="360" w:lineRule="auto"/>
            <w:ind w:firstLine="720"/>
            <w:contextualSpacing/>
            <w:jc w:val="both"/>
          </w:pPr>
        </w:pPrChange>
      </w:pPr>
      <w:ins w:id="4639" w:author="Chara Katiri" w:date="2015-04-11T03:16:00Z">
        <w:r w:rsidRPr="00F758B3">
          <w:rPr>
            <w:rFonts w:ascii="Times" w:eastAsia="Times New Roman" w:hAnsi="Times" w:cs="Times New Roman"/>
            <w:noProof/>
            <w:sz w:val="22"/>
            <w:szCs w:val="22"/>
            <w:shd w:val="clear" w:color="auto" w:fill="FFFFFF"/>
            <w:rPrChange w:id="4640" w:author="Chara Katiri" w:date="2015-05-12T13:05:00Z">
              <w:rPr>
                <w:noProof/>
              </w:rPr>
            </w:rPrChange>
          </w:rPr>
          <w:drawing>
            <wp:inline distT="0" distB="0" distL="0" distR="0" wp14:anchorId="2985D2B2" wp14:editId="2F04F49B">
              <wp:extent cx="5704114" cy="2046514"/>
              <wp:effectExtent l="0" t="0" r="11430" b="11430"/>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10" t="1878" r="1024" b="9838"/>
                      <a:stretch/>
                    </pic:blipFill>
                    <pic:spPr bwMode="auto">
                      <a:xfrm>
                        <a:off x="0" y="0"/>
                        <a:ext cx="5705466" cy="2046999"/>
                      </a:xfrm>
                      <a:prstGeom prst="rect">
                        <a:avLst/>
                      </a:prstGeom>
                      <a:noFill/>
                      <a:ln>
                        <a:noFill/>
                      </a:ln>
                      <a:extLst>
                        <a:ext uri="{53640926-AAD7-44d8-BBD7-CCE9431645EC}">
                          <a14:shadowObscured xmlns:a14="http://schemas.microsoft.com/office/drawing/2010/main"/>
                        </a:ext>
                      </a:extLst>
                    </pic:spPr>
                  </pic:pic>
                </a:graphicData>
              </a:graphic>
            </wp:inline>
          </w:drawing>
        </w:r>
      </w:ins>
    </w:p>
    <w:p w14:paraId="60844E00" w14:textId="47A771C7" w:rsidR="00E472E2" w:rsidRPr="00F758B3" w:rsidRDefault="007429B4" w:rsidP="00F758B3">
      <w:pPr>
        <w:pStyle w:val="Caption"/>
        <w:spacing w:line="360" w:lineRule="auto"/>
        <w:contextualSpacing/>
        <w:jc w:val="both"/>
        <w:rPr>
          <w:ins w:id="4641" w:author="Chara Katiri" w:date="2015-04-11T03:15:00Z"/>
          <w:rFonts w:ascii="Times" w:eastAsia="Times New Roman" w:hAnsi="Times" w:cs="Times New Roman"/>
          <w:sz w:val="22"/>
          <w:szCs w:val="22"/>
          <w:shd w:val="clear" w:color="auto" w:fill="FFFFFF"/>
          <w:lang w:val="en-GB"/>
          <w:rPrChange w:id="4642" w:author="Chara Katiri" w:date="2015-05-12T13:05:00Z">
            <w:rPr>
              <w:ins w:id="4643" w:author="Chara Katiri" w:date="2015-04-11T03:15:00Z"/>
              <w:rFonts w:ascii="Times" w:eastAsia="Times New Roman" w:hAnsi="Times" w:cs="Times New Roman"/>
              <w:sz w:val="22"/>
              <w:szCs w:val="22"/>
              <w:shd w:val="clear" w:color="auto" w:fill="FFFFFF"/>
              <w:lang w:val="en-GB"/>
            </w:rPr>
          </w:rPrChange>
        </w:rPr>
        <w:pPrChange w:id="4644" w:author="Chara Katiri" w:date="2015-05-12T13:05:00Z">
          <w:pPr>
            <w:spacing w:line="360" w:lineRule="auto"/>
            <w:ind w:firstLine="720"/>
            <w:contextualSpacing/>
            <w:jc w:val="both"/>
          </w:pPr>
        </w:pPrChange>
      </w:pPr>
      <w:ins w:id="4645" w:author="Chara Katiri" w:date="2015-05-09T13:11:00Z">
        <w:r w:rsidRPr="00F758B3">
          <w:rPr>
            <w:rFonts w:ascii="Times" w:hAnsi="Times"/>
            <w:sz w:val="22"/>
            <w:szCs w:val="22"/>
            <w:rPrChange w:id="4646" w:author="Chara Katiri" w:date="2015-05-12T13:05:00Z">
              <w:rPr/>
            </w:rPrChange>
          </w:rPr>
          <w:t xml:space="preserve">Figure 4: Action oriented MVC </w:t>
        </w:r>
      </w:ins>
    </w:p>
    <w:p w14:paraId="747A0609" w14:textId="77777777" w:rsidR="00E472E2" w:rsidRPr="00F758B3" w:rsidRDefault="00E472E2" w:rsidP="00F758B3">
      <w:pPr>
        <w:spacing w:line="360" w:lineRule="auto"/>
        <w:ind w:firstLine="720"/>
        <w:contextualSpacing/>
        <w:jc w:val="both"/>
        <w:rPr>
          <w:ins w:id="4647" w:author="Chara Katiri" w:date="2015-04-11T00:54:00Z"/>
          <w:rFonts w:ascii="Times" w:eastAsia="Times New Roman" w:hAnsi="Times" w:cs="Times New Roman"/>
          <w:sz w:val="22"/>
          <w:szCs w:val="22"/>
          <w:shd w:val="clear" w:color="auto" w:fill="FFFFFF"/>
          <w:lang w:val="en-GB"/>
          <w:rPrChange w:id="4648" w:author="Chara Katiri" w:date="2015-05-12T13:05:00Z">
            <w:rPr>
              <w:ins w:id="4649" w:author="Chara Katiri" w:date="2015-04-11T00:54:00Z"/>
              <w:rFonts w:ascii="Times" w:eastAsia="Times New Roman" w:hAnsi="Times" w:cs="Times New Roman"/>
              <w:sz w:val="22"/>
              <w:szCs w:val="22"/>
              <w:shd w:val="clear" w:color="auto" w:fill="FFFFFF"/>
              <w:lang w:val="en-GB"/>
            </w:rPr>
          </w:rPrChange>
        </w:rPr>
        <w:pPrChange w:id="4650" w:author="Chara Katiri" w:date="2015-05-12T13:05:00Z">
          <w:pPr>
            <w:spacing w:line="360" w:lineRule="auto"/>
            <w:ind w:firstLine="720"/>
            <w:contextualSpacing/>
            <w:jc w:val="both"/>
          </w:pPr>
        </w:pPrChange>
      </w:pPr>
    </w:p>
    <w:p w14:paraId="076569D2" w14:textId="43A57CD7" w:rsidR="00923135" w:rsidRPr="00F758B3" w:rsidRDefault="003A0AE7" w:rsidP="00F758B3">
      <w:pPr>
        <w:pStyle w:val="Heading2"/>
        <w:numPr>
          <w:ilvl w:val="1"/>
          <w:numId w:val="13"/>
        </w:numPr>
        <w:spacing w:line="360" w:lineRule="auto"/>
        <w:contextualSpacing/>
        <w:jc w:val="both"/>
        <w:rPr>
          <w:ins w:id="4651" w:author="Chara Katiri" w:date="2015-04-11T02:30:00Z"/>
          <w:rFonts w:ascii="Times" w:hAnsi="Times" w:cs="Times New Roman"/>
          <w:color w:val="auto"/>
          <w:sz w:val="22"/>
          <w:szCs w:val="22"/>
          <w:lang w:val="en-GB"/>
          <w:rPrChange w:id="4652" w:author="Chara Katiri" w:date="2015-05-12T13:05:00Z">
            <w:rPr>
              <w:ins w:id="4653" w:author="Chara Katiri" w:date="2015-04-11T02:30:00Z"/>
              <w:rFonts w:ascii="Times" w:hAnsi="Times" w:cs="Times New Roman"/>
              <w:color w:val="auto"/>
              <w:sz w:val="22"/>
              <w:szCs w:val="22"/>
              <w:lang w:val="en-GB"/>
            </w:rPr>
          </w:rPrChange>
        </w:rPr>
        <w:pPrChange w:id="4654" w:author="Chara Katiri" w:date="2015-05-12T13:05:00Z">
          <w:pPr>
            <w:pStyle w:val="Heading2"/>
            <w:numPr>
              <w:numId w:val="13"/>
            </w:numPr>
            <w:spacing w:line="360" w:lineRule="auto"/>
            <w:ind w:left="792" w:hanging="432"/>
            <w:contextualSpacing/>
            <w:jc w:val="both"/>
          </w:pPr>
        </w:pPrChange>
      </w:pPr>
      <w:bookmarkStart w:id="4655" w:name="_Toc292730847"/>
      <w:ins w:id="4656" w:author="Chara Katiri" w:date="2015-04-11T02:29:00Z">
        <w:r w:rsidRPr="00F758B3">
          <w:rPr>
            <w:rFonts w:ascii="Times" w:hAnsi="Times" w:cs="Times New Roman"/>
            <w:color w:val="auto"/>
            <w:sz w:val="22"/>
            <w:szCs w:val="22"/>
            <w:lang w:val="en-GB"/>
            <w:rPrChange w:id="4657" w:author="Chara Katiri" w:date="2015-05-12T13:05:00Z">
              <w:rPr>
                <w:rFonts w:ascii="Times" w:hAnsi="Times" w:cs="Times New Roman"/>
                <w:color w:val="auto"/>
                <w:sz w:val="22"/>
                <w:szCs w:val="22"/>
                <w:lang w:val="en-GB"/>
              </w:rPr>
            </w:rPrChange>
          </w:rPr>
          <w:t>Spring MVC Framework</w:t>
        </w:r>
      </w:ins>
      <w:bookmarkEnd w:id="4655"/>
    </w:p>
    <w:p w14:paraId="3EB32596" w14:textId="77777777" w:rsidR="003A0AE7" w:rsidRPr="00F758B3" w:rsidRDefault="003A0AE7" w:rsidP="00F758B3">
      <w:pPr>
        <w:spacing w:line="360" w:lineRule="auto"/>
        <w:ind w:firstLine="720"/>
        <w:contextualSpacing/>
        <w:jc w:val="both"/>
        <w:rPr>
          <w:ins w:id="4658" w:author="Chara Katiri" w:date="2015-04-11T02:32:00Z"/>
          <w:rFonts w:ascii="Times" w:eastAsia="Times New Roman" w:hAnsi="Times" w:cs="Times New Roman"/>
          <w:sz w:val="22"/>
          <w:szCs w:val="22"/>
          <w:lang w:val="en-GB"/>
          <w:rPrChange w:id="4659" w:author="Chara Katiri" w:date="2015-05-12T13:05:00Z">
            <w:rPr>
              <w:ins w:id="4660" w:author="Chara Katiri" w:date="2015-04-11T02:32:00Z"/>
              <w:rFonts w:ascii="Times" w:eastAsia="Times New Roman" w:hAnsi="Times" w:cs="Times New Roman"/>
              <w:sz w:val="22"/>
              <w:szCs w:val="22"/>
              <w:lang w:val="en-GB"/>
            </w:rPr>
          </w:rPrChange>
        </w:rPr>
        <w:pPrChange w:id="4661" w:author="Chara Katiri" w:date="2015-05-12T13:05:00Z">
          <w:pPr>
            <w:spacing w:line="360" w:lineRule="auto"/>
            <w:ind w:firstLine="720"/>
            <w:contextualSpacing/>
            <w:jc w:val="both"/>
          </w:pPr>
        </w:pPrChange>
      </w:pPr>
      <w:ins w:id="4662" w:author="Chara Katiri" w:date="2015-04-11T02:32:00Z">
        <w:r w:rsidRPr="00F758B3">
          <w:rPr>
            <w:rFonts w:ascii="Times" w:eastAsia="Times New Roman" w:hAnsi="Times" w:cs="Times New Roman"/>
            <w:sz w:val="22"/>
            <w:szCs w:val="22"/>
            <w:lang w:val="en-GB"/>
            <w:rPrChange w:id="4663" w:author="Chara Katiri" w:date="2015-05-12T13:05:00Z">
              <w:rPr>
                <w:rFonts w:ascii="Times" w:eastAsia="Times New Roman" w:hAnsi="Times" w:cs="Times New Roman"/>
                <w:sz w:val="22"/>
                <w:szCs w:val="22"/>
                <w:lang w:val="en-GB"/>
              </w:rPr>
            </w:rPrChange>
          </w:rPr>
          <w:t>The client and web server website is developed using Java and the Spring MVC Framework.</w:t>
        </w:r>
      </w:ins>
    </w:p>
    <w:p w14:paraId="79B5D164" w14:textId="2F60CD94" w:rsidR="003A0AE7" w:rsidRPr="00F758B3" w:rsidRDefault="003A0AE7" w:rsidP="00F758B3">
      <w:pPr>
        <w:spacing w:line="360" w:lineRule="auto"/>
        <w:contextualSpacing/>
        <w:jc w:val="both"/>
        <w:rPr>
          <w:ins w:id="4664" w:author="Chara Katiri" w:date="2015-04-11T02:32:00Z"/>
          <w:rFonts w:ascii="Times" w:eastAsia="Times New Roman" w:hAnsi="Times" w:cs="Times New Roman"/>
          <w:sz w:val="22"/>
          <w:szCs w:val="22"/>
          <w:lang w:val="en-GB"/>
          <w:rPrChange w:id="4665" w:author="Chara Katiri" w:date="2015-05-12T13:05:00Z">
            <w:rPr>
              <w:ins w:id="4666" w:author="Chara Katiri" w:date="2015-04-11T02:32:00Z"/>
              <w:rFonts w:ascii="Times" w:eastAsia="Times New Roman" w:hAnsi="Times" w:cs="Times New Roman"/>
              <w:sz w:val="22"/>
              <w:szCs w:val="22"/>
              <w:lang w:val="en-GB"/>
            </w:rPr>
          </w:rPrChange>
        </w:rPr>
        <w:pPrChange w:id="4667" w:author="Chara Katiri" w:date="2015-05-12T13:05:00Z">
          <w:pPr>
            <w:spacing w:line="360" w:lineRule="auto"/>
            <w:contextualSpacing/>
            <w:jc w:val="both"/>
          </w:pPr>
        </w:pPrChange>
      </w:pPr>
      <w:ins w:id="4668" w:author="Chara Katiri" w:date="2015-04-11T02:32:00Z">
        <w:r w:rsidRPr="00F758B3">
          <w:rPr>
            <w:rFonts w:ascii="Times" w:eastAsia="Times New Roman" w:hAnsi="Times" w:cs="Times New Roman"/>
            <w:sz w:val="22"/>
            <w:szCs w:val="22"/>
            <w:shd w:val="clear" w:color="auto" w:fill="FFFFFF"/>
            <w:lang w:val="en-GB"/>
            <w:rPrChange w:id="4669" w:author="Chara Katiri" w:date="2015-05-12T13:05:00Z">
              <w:rPr>
                <w:rFonts w:ascii="Times" w:eastAsia="Times New Roman" w:hAnsi="Times" w:cs="Times New Roman"/>
                <w:sz w:val="22"/>
                <w:szCs w:val="22"/>
                <w:shd w:val="clear" w:color="auto" w:fill="FFFFFF"/>
                <w:lang w:val="en-GB"/>
              </w:rPr>
            </w:rPrChange>
          </w:rPr>
          <w:t>Spring MVC is a lightweight action oriented framework (also known as request oriented implementation</w:t>
        </w:r>
      </w:ins>
      <w:ins w:id="4670" w:author="Chara Katiri" w:date="2015-05-02T15:02:00Z">
        <w:r w:rsidR="009508F9" w:rsidRPr="00F758B3">
          <w:rPr>
            <w:rFonts w:ascii="Times" w:eastAsia="Times New Roman" w:hAnsi="Times" w:cs="Times New Roman"/>
            <w:sz w:val="22"/>
            <w:szCs w:val="22"/>
            <w:shd w:val="clear" w:color="auto" w:fill="FFFFFF"/>
            <w:lang w:val="en-GB"/>
            <w:rPrChange w:id="4671" w:author="Chara Katiri" w:date="2015-05-12T13:05:00Z">
              <w:rPr>
                <w:rFonts w:ascii="Times" w:eastAsia="Times New Roman" w:hAnsi="Times" w:cs="Times New Roman"/>
                <w:sz w:val="22"/>
                <w:szCs w:val="22"/>
                <w:shd w:val="clear" w:color="auto" w:fill="FFFFFF"/>
                <w:lang w:val="en-GB"/>
              </w:rPr>
            </w:rPrChange>
          </w:rPr>
          <w:t xml:space="preserve"> and JSR</w:t>
        </w:r>
      </w:ins>
      <w:ins w:id="4672" w:author="Chara Katiri" w:date="2015-04-11T02:32:00Z">
        <w:r w:rsidRPr="00F758B3">
          <w:rPr>
            <w:rFonts w:ascii="Times" w:eastAsia="Times New Roman" w:hAnsi="Times" w:cs="Times New Roman"/>
            <w:sz w:val="22"/>
            <w:szCs w:val="22"/>
            <w:shd w:val="clear" w:color="auto" w:fill="FFFFFF"/>
            <w:lang w:val="en-GB"/>
            <w:rPrChange w:id="4673" w:author="Chara Katiri" w:date="2015-05-12T13:05:00Z">
              <w:rPr>
                <w:rFonts w:ascii="Times" w:eastAsia="Times New Roman" w:hAnsi="Times" w:cs="Times New Roman"/>
                <w:sz w:val="22"/>
                <w:szCs w:val="22"/>
                <w:shd w:val="clear" w:color="auto" w:fill="FFFFFF"/>
                <w:lang w:val="en-GB"/>
              </w:rPr>
            </w:rPrChange>
          </w:rPr>
          <w:t>).</w:t>
        </w:r>
      </w:ins>
      <w:ins w:id="4674" w:author="Chara Katiri" w:date="2015-05-02T15:02:00Z">
        <w:r w:rsidR="009508F9" w:rsidRPr="00F758B3">
          <w:rPr>
            <w:rFonts w:ascii="Times" w:eastAsia="Times New Roman" w:hAnsi="Times" w:cs="Times New Roman"/>
            <w:sz w:val="22"/>
            <w:szCs w:val="22"/>
            <w:shd w:val="clear" w:color="auto" w:fill="FFFFFF"/>
            <w:lang w:val="en-GB"/>
            <w:rPrChange w:id="4675" w:author="Chara Katiri" w:date="2015-05-12T13:05:00Z">
              <w:rPr>
                <w:rFonts w:ascii="Times" w:eastAsia="Times New Roman" w:hAnsi="Times" w:cs="Times New Roman"/>
                <w:sz w:val="22"/>
                <w:szCs w:val="22"/>
                <w:shd w:val="clear" w:color="auto" w:fill="FFFFFF"/>
                <w:lang w:val="en-GB"/>
              </w:rPr>
            </w:rPrChange>
          </w:rPr>
          <w:t xml:space="preserve"> </w:t>
        </w:r>
      </w:ins>
      <w:ins w:id="4676" w:author="Chara Katiri" w:date="2015-04-11T02:32:00Z">
        <w:r w:rsidRPr="00F758B3">
          <w:rPr>
            <w:rFonts w:ascii="Times" w:eastAsia="Times New Roman" w:hAnsi="Times" w:cs="Times New Roman"/>
            <w:i/>
            <w:sz w:val="22"/>
            <w:szCs w:val="22"/>
            <w:lang w:val="en-GB"/>
            <w:rPrChange w:id="4677" w:author="Chara Katiri" w:date="2015-05-12T13:05:00Z">
              <w:rPr>
                <w:rFonts w:ascii="Times" w:eastAsia="Times New Roman" w:hAnsi="Times" w:cs="Times New Roman"/>
                <w:i/>
                <w:sz w:val="22"/>
                <w:szCs w:val="22"/>
                <w:lang w:val="en-GB"/>
              </w:rPr>
            </w:rPrChange>
          </w:rPr>
          <w:t>Spring Framework</w:t>
        </w:r>
        <w:r w:rsidRPr="00F758B3">
          <w:rPr>
            <w:rFonts w:ascii="Times" w:eastAsia="Times New Roman" w:hAnsi="Times" w:cs="Times New Roman"/>
            <w:sz w:val="22"/>
            <w:szCs w:val="22"/>
            <w:lang w:val="en-GB"/>
            <w:rPrChange w:id="4678" w:author="Chara Katiri" w:date="2015-05-12T13:05:00Z">
              <w:rPr>
                <w:rFonts w:ascii="Times" w:eastAsia="Times New Roman" w:hAnsi="Times" w:cs="Times New Roman"/>
                <w:sz w:val="22"/>
                <w:szCs w:val="22"/>
                <w:lang w:val="en-GB"/>
              </w:rPr>
            </w:rPrChange>
          </w:rPr>
          <w:t xml:space="preserve"> is an open source, Aspect Oriented Programming (AOP) framework for Java based applications. </w:t>
        </w:r>
        <w:r w:rsidRPr="00F758B3">
          <w:rPr>
            <w:rFonts w:ascii="Times" w:eastAsia="Times New Roman" w:hAnsi="Times" w:cs="Times New Roman"/>
            <w:i/>
            <w:sz w:val="22"/>
            <w:szCs w:val="22"/>
            <w:lang w:val="en-GB"/>
            <w:rPrChange w:id="4679" w:author="Chara Katiri" w:date="2015-05-12T13:05:00Z">
              <w:rPr>
                <w:rFonts w:ascii="Times" w:eastAsia="Times New Roman" w:hAnsi="Times" w:cs="Times New Roman"/>
                <w:i/>
                <w:sz w:val="22"/>
                <w:szCs w:val="22"/>
                <w:lang w:val="en-GB"/>
              </w:rPr>
            </w:rPrChange>
          </w:rPr>
          <w:t>Spring MVC Framework</w:t>
        </w:r>
        <w:r w:rsidRPr="00F758B3">
          <w:rPr>
            <w:rFonts w:ascii="Times" w:eastAsia="Times New Roman" w:hAnsi="Times" w:cs="Times New Roman"/>
            <w:sz w:val="22"/>
            <w:szCs w:val="22"/>
            <w:lang w:val="en-GB"/>
            <w:rPrChange w:id="4680" w:author="Chara Katiri" w:date="2015-05-12T13:05:00Z">
              <w:rPr>
                <w:rFonts w:ascii="Times" w:eastAsia="Times New Roman" w:hAnsi="Times" w:cs="Times New Roman"/>
                <w:sz w:val="22"/>
                <w:szCs w:val="22"/>
                <w:lang w:val="en-GB"/>
              </w:rPr>
            </w:rPrChange>
          </w:rPr>
          <w:t xml:space="preserve"> is an extensible MVC framework and a component of Spring that is used for the creation of web applications. It’s developed on core Spring functionality that provides technologies for views (JSP) </w:t>
        </w:r>
      </w:ins>
      <w:sdt>
        <w:sdtPr>
          <w:rPr>
            <w:rFonts w:ascii="Times" w:eastAsia="Times New Roman" w:hAnsi="Times" w:cs="Times New Roman"/>
            <w:sz w:val="22"/>
            <w:szCs w:val="22"/>
            <w:lang w:val="en-GB"/>
            <w:rPrChange w:id="4681" w:author="Chara Katiri" w:date="2015-05-12T13:05:00Z">
              <w:rPr>
                <w:rFonts w:ascii="Times" w:eastAsia="Times New Roman" w:hAnsi="Times" w:cs="Times New Roman"/>
                <w:sz w:val="22"/>
                <w:szCs w:val="22"/>
                <w:lang w:val="en-GB"/>
              </w:rPr>
            </w:rPrChange>
          </w:rPr>
          <w:id w:val="-1698296253"/>
          <w:citation/>
        </w:sdtPr>
        <w:sdtContent>
          <w:r w:rsidR="00725EF6" w:rsidRPr="00F758B3">
            <w:rPr>
              <w:rFonts w:ascii="Times" w:eastAsia="Times New Roman" w:hAnsi="Times" w:cs="Times New Roman"/>
              <w:sz w:val="22"/>
              <w:szCs w:val="22"/>
              <w:lang w:val="en-GB"/>
              <w:rPrChange w:id="4682" w:author="Chara Katiri" w:date="2015-05-12T13:05:00Z">
                <w:rPr>
                  <w:rFonts w:ascii="Times" w:eastAsia="Times New Roman" w:hAnsi="Times" w:cs="Times New Roman"/>
                  <w:sz w:val="22"/>
                  <w:szCs w:val="22"/>
                  <w:lang w:val="en-GB"/>
                </w:rPr>
              </w:rPrChange>
            </w:rPr>
            <w:fldChar w:fldCharType="begin"/>
          </w:r>
          <w:r w:rsidR="00725EF6" w:rsidRPr="00F758B3">
            <w:rPr>
              <w:rFonts w:ascii="Times" w:eastAsia="Times New Roman" w:hAnsi="Times" w:cs="Times New Roman"/>
              <w:sz w:val="22"/>
              <w:szCs w:val="22"/>
              <w:rPrChange w:id="4683" w:author="Chara Katiri" w:date="2015-05-12T13:05:00Z">
                <w:rPr>
                  <w:rFonts w:ascii="Times" w:eastAsia="Times New Roman" w:hAnsi="Times" w:cs="Times New Roman"/>
                  <w:sz w:val="22"/>
                  <w:szCs w:val="22"/>
                </w:rPr>
              </w:rPrChange>
            </w:rPr>
            <w:instrText xml:space="preserve"> CITATION Spr14 \l 1033 </w:instrText>
          </w:r>
          <w:r w:rsidR="00725EF6" w:rsidRPr="00F758B3">
            <w:rPr>
              <w:rFonts w:ascii="Times" w:eastAsia="Times New Roman" w:hAnsi="Times" w:cs="Times New Roman"/>
              <w:sz w:val="22"/>
              <w:szCs w:val="22"/>
              <w:lang w:val="en-GB"/>
              <w:rPrChange w:id="4684"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4685"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4686"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4687" w:author="Chara Katiri" w:date="2015-05-12T13:05:00Z">
                <w:rPr>
                  <w:rFonts w:ascii="Times" w:eastAsia="Times New Roman" w:hAnsi="Times" w:cs="Times New Roman"/>
                  <w:noProof/>
                  <w:sz w:val="22"/>
                  <w:szCs w:val="22"/>
                </w:rPr>
              </w:rPrChange>
            </w:rPr>
            <w:instrText xml:space="preserve"> HYPERLINK "" \l "Spr14" </w:instrText>
          </w:r>
          <w:r w:rsidR="00B7160F" w:rsidRPr="00F758B3">
            <w:rPr>
              <w:rFonts w:ascii="Times" w:eastAsia="Times New Roman" w:hAnsi="Times" w:cs="Times New Roman"/>
              <w:noProof/>
              <w:sz w:val="22"/>
              <w:szCs w:val="22"/>
              <w:rPrChange w:id="4688"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4689" w:author="Chara Katiri" w:date="2015-05-12T13:05:00Z">
                <w:rPr>
                  <w:rStyle w:val="Heading2Char"/>
                  <w:rFonts w:ascii="Times" w:eastAsia="Times New Roman" w:hAnsi="Times" w:cs="Times New Roman"/>
                  <w:noProof/>
                  <w:color w:val="auto"/>
                  <w:sz w:val="22"/>
                  <w:szCs w:val="22"/>
                </w:rPr>
              </w:rPrChange>
            </w:rPr>
            <w:t>21</w:t>
          </w:r>
          <w:r w:rsidR="00B7160F" w:rsidRPr="00F758B3">
            <w:rPr>
              <w:rFonts w:ascii="Times" w:eastAsia="Times New Roman" w:hAnsi="Times" w:cs="Times New Roman"/>
              <w:noProof/>
              <w:sz w:val="22"/>
              <w:szCs w:val="22"/>
              <w:rPrChange w:id="4690"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4691" w:author="Chara Katiri" w:date="2015-05-12T13:05:00Z">
                <w:rPr>
                  <w:rFonts w:ascii="Times" w:eastAsia="Times New Roman" w:hAnsi="Times" w:cs="Times New Roman"/>
                  <w:noProof/>
                  <w:sz w:val="22"/>
                  <w:szCs w:val="22"/>
                </w:rPr>
              </w:rPrChange>
            </w:rPr>
            <w:t>]</w:t>
          </w:r>
          <w:r w:rsidR="00725EF6" w:rsidRPr="00F758B3">
            <w:rPr>
              <w:rFonts w:ascii="Times" w:eastAsia="Times New Roman" w:hAnsi="Times" w:cs="Times New Roman"/>
              <w:sz w:val="22"/>
              <w:szCs w:val="22"/>
              <w:lang w:val="en-GB"/>
              <w:rPrChange w:id="4692" w:author="Chara Katiri" w:date="2015-05-12T13:05:00Z">
                <w:rPr>
                  <w:rFonts w:ascii="Times" w:eastAsia="Times New Roman" w:hAnsi="Times" w:cs="Times New Roman"/>
                  <w:sz w:val="22"/>
                  <w:szCs w:val="22"/>
                  <w:lang w:val="en-GB"/>
                </w:rPr>
              </w:rPrChange>
            </w:rPr>
            <w:fldChar w:fldCharType="end"/>
          </w:r>
        </w:sdtContent>
      </w:sdt>
      <w:ins w:id="4693" w:author="Chara Katiri" w:date="2015-04-11T02:32:00Z">
        <w:r w:rsidRPr="00F758B3">
          <w:rPr>
            <w:rFonts w:ascii="Times" w:eastAsia="Times New Roman" w:hAnsi="Times" w:cs="Times New Roman"/>
            <w:sz w:val="22"/>
            <w:szCs w:val="22"/>
            <w:lang w:val="en-GB"/>
            <w:rPrChange w:id="4694" w:author="Chara Katiri" w:date="2015-05-12T13:05:00Z">
              <w:rPr>
                <w:rFonts w:ascii="Times" w:eastAsia="Times New Roman" w:hAnsi="Times" w:cs="Times New Roman"/>
                <w:sz w:val="22"/>
                <w:szCs w:val="22"/>
                <w:lang w:val="en-GB"/>
              </w:rPr>
            </w:rPrChange>
          </w:rPr>
          <w:t>.</w:t>
        </w:r>
      </w:ins>
    </w:p>
    <w:p w14:paraId="3729A90D" w14:textId="77777777" w:rsidR="007429B4" w:rsidRPr="00F758B3" w:rsidRDefault="003A0AE7" w:rsidP="00F758B3">
      <w:pPr>
        <w:keepNext/>
        <w:spacing w:line="360" w:lineRule="auto"/>
        <w:ind w:firstLine="360"/>
        <w:contextualSpacing/>
        <w:jc w:val="both"/>
        <w:rPr>
          <w:ins w:id="4695" w:author="Chara Katiri" w:date="2015-05-09T13:12:00Z"/>
          <w:rFonts w:ascii="Times" w:hAnsi="Times"/>
          <w:sz w:val="22"/>
          <w:szCs w:val="22"/>
          <w:rPrChange w:id="4696" w:author="Chara Katiri" w:date="2015-05-12T13:05:00Z">
            <w:rPr>
              <w:ins w:id="4697" w:author="Chara Katiri" w:date="2015-05-09T13:12:00Z"/>
            </w:rPr>
          </w:rPrChange>
        </w:rPr>
        <w:pPrChange w:id="4698" w:author="Chara Katiri" w:date="2015-05-12T13:05:00Z">
          <w:pPr>
            <w:keepNext/>
            <w:spacing w:line="360" w:lineRule="auto"/>
            <w:ind w:firstLine="360"/>
            <w:contextualSpacing/>
            <w:jc w:val="both"/>
          </w:pPr>
        </w:pPrChange>
      </w:pPr>
      <w:ins w:id="4699" w:author="Chara Katiri" w:date="2015-04-11T02:32:00Z">
        <w:r w:rsidRPr="00F758B3">
          <w:rPr>
            <w:rFonts w:ascii="Times" w:eastAsia="Times New Roman" w:hAnsi="Times" w:cs="Times New Roman"/>
            <w:noProof/>
            <w:sz w:val="22"/>
            <w:szCs w:val="22"/>
            <w:rPrChange w:id="4700" w:author="Chara Katiri" w:date="2015-05-12T13:05:00Z">
              <w:rPr>
                <w:noProof/>
              </w:rPr>
            </w:rPrChange>
          </w:rPr>
          <w:drawing>
            <wp:inline distT="0" distB="0" distL="0" distR="0" wp14:anchorId="15614A9E" wp14:editId="61B4A9DC">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4F2EEABB" w14:textId="38D111DF" w:rsidR="003A0AE7" w:rsidRPr="00F758B3" w:rsidRDefault="007429B4" w:rsidP="00F758B3">
      <w:pPr>
        <w:pStyle w:val="Caption"/>
        <w:spacing w:line="360" w:lineRule="auto"/>
        <w:contextualSpacing/>
        <w:jc w:val="both"/>
        <w:rPr>
          <w:ins w:id="4701" w:author="Chara Katiri" w:date="2015-04-11T02:32:00Z"/>
          <w:rFonts w:ascii="Times" w:hAnsi="Times" w:cs="Times New Roman"/>
          <w:sz w:val="22"/>
          <w:szCs w:val="22"/>
          <w:rPrChange w:id="4702" w:author="Chara Katiri" w:date="2015-05-12T13:05:00Z">
            <w:rPr>
              <w:ins w:id="4703" w:author="Chara Katiri" w:date="2015-04-11T02:32:00Z"/>
              <w:rFonts w:ascii="Times" w:hAnsi="Times" w:cs="Times New Roman"/>
              <w:sz w:val="22"/>
              <w:szCs w:val="22"/>
            </w:rPr>
          </w:rPrChange>
        </w:rPr>
        <w:pPrChange w:id="4704" w:author="Chara Katiri" w:date="2015-05-12T13:05:00Z">
          <w:pPr>
            <w:keepNext/>
            <w:spacing w:line="360" w:lineRule="auto"/>
            <w:ind w:firstLine="360"/>
            <w:contextualSpacing/>
            <w:jc w:val="both"/>
          </w:pPr>
        </w:pPrChange>
      </w:pPr>
      <w:ins w:id="4705" w:author="Chara Katiri" w:date="2015-05-09T13:12:00Z">
        <w:r w:rsidRPr="00F758B3">
          <w:rPr>
            <w:rFonts w:ascii="Times" w:hAnsi="Times"/>
            <w:sz w:val="22"/>
            <w:szCs w:val="22"/>
            <w:rPrChange w:id="4706" w:author="Chara Katiri" w:date="2015-05-12T13:05:00Z">
              <w:rPr/>
            </w:rPrChange>
          </w:rPr>
          <w:t xml:space="preserve">Figure 5: Overview of Spring MVC Framework </w:t>
        </w:r>
      </w:ins>
    </w:p>
    <w:p w14:paraId="6CF4CEC6" w14:textId="77777777" w:rsidR="003A0AE7" w:rsidRPr="00F758B3" w:rsidRDefault="003A0AE7" w:rsidP="00F758B3">
      <w:pPr>
        <w:spacing w:line="360" w:lineRule="auto"/>
        <w:ind w:firstLine="360"/>
        <w:contextualSpacing/>
        <w:jc w:val="both"/>
        <w:rPr>
          <w:ins w:id="4707" w:author="Chara Katiri" w:date="2015-04-11T02:32:00Z"/>
          <w:rFonts w:ascii="Times" w:eastAsia="Times New Roman" w:hAnsi="Times" w:cs="Times New Roman"/>
          <w:sz w:val="22"/>
          <w:szCs w:val="22"/>
          <w:lang w:val="en-GB"/>
          <w:rPrChange w:id="4708" w:author="Chara Katiri" w:date="2015-05-12T13:05:00Z">
            <w:rPr>
              <w:ins w:id="4709" w:author="Chara Katiri" w:date="2015-04-11T02:32:00Z"/>
              <w:rFonts w:ascii="Times" w:eastAsia="Times New Roman" w:hAnsi="Times" w:cs="Times New Roman"/>
              <w:sz w:val="22"/>
              <w:szCs w:val="22"/>
              <w:lang w:val="en-GB"/>
            </w:rPr>
          </w:rPrChange>
        </w:rPr>
        <w:pPrChange w:id="4710" w:author="Chara Katiri" w:date="2015-05-12T13:05:00Z">
          <w:pPr>
            <w:spacing w:line="360" w:lineRule="auto"/>
            <w:ind w:firstLine="360"/>
            <w:contextualSpacing/>
            <w:jc w:val="both"/>
          </w:pPr>
        </w:pPrChange>
      </w:pPr>
    </w:p>
    <w:p w14:paraId="06AD7865" w14:textId="0BB96A4C" w:rsidR="003A0AE7" w:rsidRPr="00F758B3" w:rsidRDefault="003A0AE7" w:rsidP="00AC7486">
      <w:pPr>
        <w:spacing w:line="360" w:lineRule="auto"/>
        <w:ind w:firstLine="567"/>
        <w:contextualSpacing/>
        <w:jc w:val="both"/>
        <w:rPr>
          <w:ins w:id="4711" w:author="Chara Katiri" w:date="2015-04-11T02:32:00Z"/>
          <w:rFonts w:ascii="Times" w:eastAsia="Times New Roman" w:hAnsi="Times" w:cs="Times New Roman"/>
          <w:sz w:val="22"/>
          <w:szCs w:val="22"/>
          <w:lang w:val="en-GB"/>
          <w:rPrChange w:id="4712" w:author="Chara Katiri" w:date="2015-05-12T13:05:00Z">
            <w:rPr>
              <w:ins w:id="4713" w:author="Chara Katiri" w:date="2015-04-11T02:32:00Z"/>
              <w:rFonts w:ascii="Times" w:eastAsia="Times New Roman" w:hAnsi="Times" w:cs="Times New Roman"/>
              <w:sz w:val="22"/>
              <w:szCs w:val="22"/>
              <w:lang w:val="en-GB"/>
            </w:rPr>
          </w:rPrChange>
        </w:rPr>
        <w:pPrChange w:id="4714" w:author="Chara Katiri" w:date="2015-05-12T15:21:00Z">
          <w:pPr>
            <w:spacing w:line="360" w:lineRule="auto"/>
            <w:ind w:firstLine="360"/>
            <w:contextualSpacing/>
            <w:jc w:val="both"/>
          </w:pPr>
        </w:pPrChange>
      </w:pPr>
      <w:ins w:id="4715" w:author="Chara Katiri" w:date="2015-04-11T02:32:00Z">
        <w:r w:rsidRPr="00F758B3">
          <w:rPr>
            <w:rFonts w:ascii="Times" w:eastAsia="Times New Roman" w:hAnsi="Times" w:cs="Times New Roman"/>
            <w:sz w:val="22"/>
            <w:szCs w:val="22"/>
            <w:lang w:val="en-GB"/>
            <w:rPrChange w:id="4716" w:author="Chara Katiri" w:date="2015-05-12T13:05:00Z">
              <w:rPr>
                <w:rFonts w:ascii="Times" w:eastAsia="Times New Roman" w:hAnsi="Times" w:cs="Times New Roman"/>
                <w:sz w:val="22"/>
                <w:szCs w:val="22"/>
                <w:lang w:val="en-GB"/>
              </w:rPr>
            </w:rPrChange>
          </w:rPr>
          <w:t xml:space="preserve">The Spring Framework consists of a number of modules: Data access/integration; Web; AOP; Aspects; Instrumentation, Messaging; the Core container and finally the Test module. </w:t>
        </w:r>
      </w:ins>
    </w:p>
    <w:p w14:paraId="47F074E9" w14:textId="77777777" w:rsidR="003A0AE7" w:rsidRPr="007B355E" w:rsidRDefault="003A0AE7" w:rsidP="00AC7486">
      <w:pPr>
        <w:spacing w:line="360" w:lineRule="auto"/>
        <w:ind w:firstLine="567"/>
        <w:contextualSpacing/>
        <w:jc w:val="both"/>
        <w:rPr>
          <w:ins w:id="4717" w:author="Chara Katiri" w:date="2015-04-11T02:32:00Z"/>
          <w:rFonts w:ascii="Times" w:eastAsia="Times New Roman" w:hAnsi="Times" w:cs="Times New Roman"/>
          <w:sz w:val="22"/>
          <w:szCs w:val="22"/>
          <w:lang w:val="en-GB"/>
          <w:rPrChange w:id="4718" w:author="Chara Katiri" w:date="2015-05-12T13:36:00Z">
            <w:rPr>
              <w:ins w:id="4719" w:author="Chara Katiri" w:date="2015-04-11T02:32:00Z"/>
              <w:rFonts w:ascii="Times" w:eastAsia="Times New Roman" w:hAnsi="Times" w:cs="Times New Roman"/>
              <w:sz w:val="22"/>
              <w:szCs w:val="22"/>
              <w:lang w:val="en-GB"/>
            </w:rPr>
          </w:rPrChange>
        </w:rPr>
        <w:pPrChange w:id="4720" w:author="Chara Katiri" w:date="2015-05-12T15:21:00Z">
          <w:pPr>
            <w:pStyle w:val="ListParagraph"/>
            <w:numPr>
              <w:numId w:val="57"/>
            </w:numPr>
            <w:spacing w:line="360" w:lineRule="auto"/>
            <w:ind w:left="1080" w:hanging="360"/>
            <w:jc w:val="both"/>
          </w:pPr>
        </w:pPrChange>
      </w:pPr>
      <w:ins w:id="4721" w:author="Chara Katiri" w:date="2015-04-11T02:32:00Z">
        <w:r w:rsidRPr="007B355E">
          <w:rPr>
            <w:rFonts w:ascii="Times" w:eastAsia="Times New Roman" w:hAnsi="Times" w:cs="Times New Roman"/>
            <w:sz w:val="22"/>
            <w:szCs w:val="22"/>
            <w:lang w:val="en-GB"/>
            <w:rPrChange w:id="4722" w:author="Chara Katiri" w:date="2015-05-12T13:36:00Z">
              <w:rPr>
                <w:rFonts w:ascii="Times" w:eastAsia="Times New Roman" w:hAnsi="Times" w:cs="Times New Roman"/>
                <w:sz w:val="22"/>
                <w:szCs w:val="22"/>
                <w:lang w:val="en-GB"/>
              </w:rPr>
            </w:rPrChange>
          </w:rPr>
          <w:t xml:space="preserve">In Data access/integration module provides support to: (i) JDBC, (ii) ORM, (iii) OXM, (iv) JMS and (v) Transaction module.  </w:t>
        </w:r>
      </w:ins>
    </w:p>
    <w:p w14:paraId="6EC1EDA7" w14:textId="77777777" w:rsidR="003A0AE7" w:rsidRPr="00F758B3" w:rsidRDefault="003A0AE7" w:rsidP="007B355E">
      <w:pPr>
        <w:pStyle w:val="ListParagraph"/>
        <w:numPr>
          <w:ilvl w:val="0"/>
          <w:numId w:val="27"/>
        </w:numPr>
        <w:spacing w:line="360" w:lineRule="auto"/>
        <w:ind w:left="567" w:hanging="567"/>
        <w:jc w:val="both"/>
        <w:rPr>
          <w:ins w:id="4723" w:author="Chara Katiri" w:date="2015-04-11T02:32:00Z"/>
          <w:rFonts w:ascii="Times" w:eastAsia="Times New Roman" w:hAnsi="Times" w:cs="Times New Roman"/>
          <w:sz w:val="22"/>
          <w:szCs w:val="22"/>
          <w:lang w:val="en-GB"/>
          <w:rPrChange w:id="4724" w:author="Chara Katiri" w:date="2015-05-12T13:05:00Z">
            <w:rPr>
              <w:ins w:id="4725" w:author="Chara Katiri" w:date="2015-04-11T02:32:00Z"/>
              <w:rFonts w:ascii="Times" w:eastAsia="Times New Roman" w:hAnsi="Times" w:cs="Times New Roman"/>
              <w:sz w:val="22"/>
              <w:szCs w:val="22"/>
              <w:lang w:val="en-GB"/>
            </w:rPr>
          </w:rPrChange>
        </w:rPr>
        <w:pPrChange w:id="4726" w:author="Chara Katiri" w:date="2015-05-12T13:05:00Z">
          <w:pPr>
            <w:pStyle w:val="ListParagraph"/>
            <w:numPr>
              <w:numId w:val="27"/>
            </w:numPr>
            <w:spacing w:line="360" w:lineRule="auto"/>
            <w:ind w:left="1701" w:hanging="567"/>
            <w:jc w:val="both"/>
          </w:pPr>
        </w:pPrChange>
      </w:pPr>
      <w:ins w:id="4727" w:author="Chara Katiri" w:date="2015-04-11T02:32:00Z">
        <w:r w:rsidRPr="00F758B3">
          <w:rPr>
            <w:rFonts w:ascii="Times" w:eastAsia="Times New Roman" w:hAnsi="Times" w:cs="Times New Roman"/>
            <w:sz w:val="22"/>
            <w:szCs w:val="22"/>
            <w:lang w:val="en-GB"/>
            <w:rPrChange w:id="4728" w:author="Chara Katiri" w:date="2015-05-12T13:05:00Z">
              <w:rPr>
                <w:rFonts w:ascii="Times" w:eastAsia="Times New Roman" w:hAnsi="Times" w:cs="Times New Roman"/>
                <w:sz w:val="22"/>
                <w:szCs w:val="22"/>
                <w:lang w:val="en-GB"/>
              </w:rPr>
            </w:rPrChange>
          </w:rPr>
          <w:t xml:space="preserve">The Java DataBase Connectivity technology (JDBC) defines how a client accesses the database and provides methods to query and update the database. </w:t>
        </w:r>
      </w:ins>
    </w:p>
    <w:p w14:paraId="20C705CC" w14:textId="77777777" w:rsidR="003A0AE7" w:rsidRPr="00F758B3" w:rsidRDefault="003A0AE7" w:rsidP="007B355E">
      <w:pPr>
        <w:pStyle w:val="ListParagraph"/>
        <w:numPr>
          <w:ilvl w:val="0"/>
          <w:numId w:val="27"/>
        </w:numPr>
        <w:spacing w:line="360" w:lineRule="auto"/>
        <w:ind w:left="567" w:hanging="567"/>
        <w:jc w:val="both"/>
        <w:rPr>
          <w:ins w:id="4729" w:author="Chara Katiri" w:date="2015-04-11T02:32:00Z"/>
          <w:rFonts w:ascii="Times" w:eastAsia="Times New Roman" w:hAnsi="Times" w:cs="Times New Roman"/>
          <w:sz w:val="22"/>
          <w:szCs w:val="22"/>
          <w:lang w:val="en-GB"/>
          <w:rPrChange w:id="4730" w:author="Chara Katiri" w:date="2015-05-12T13:05:00Z">
            <w:rPr>
              <w:ins w:id="4731" w:author="Chara Katiri" w:date="2015-04-11T02:32:00Z"/>
              <w:rFonts w:ascii="Times" w:eastAsia="Times New Roman" w:hAnsi="Times" w:cs="Times New Roman"/>
              <w:sz w:val="22"/>
              <w:szCs w:val="22"/>
              <w:lang w:val="en-GB"/>
            </w:rPr>
          </w:rPrChange>
        </w:rPr>
        <w:pPrChange w:id="4732" w:author="Chara Katiri" w:date="2015-05-12T13:05:00Z">
          <w:pPr>
            <w:pStyle w:val="ListParagraph"/>
            <w:numPr>
              <w:numId w:val="27"/>
            </w:numPr>
            <w:spacing w:line="360" w:lineRule="auto"/>
            <w:ind w:left="1701" w:hanging="567"/>
            <w:jc w:val="both"/>
          </w:pPr>
        </w:pPrChange>
      </w:pPr>
      <w:ins w:id="4733" w:author="Chara Katiri" w:date="2015-04-11T02:32:00Z">
        <w:r w:rsidRPr="00F758B3">
          <w:rPr>
            <w:rFonts w:ascii="Times" w:eastAsia="Times New Roman" w:hAnsi="Times" w:cs="Times New Roman"/>
            <w:sz w:val="22"/>
            <w:szCs w:val="22"/>
            <w:lang w:val="en-GB"/>
            <w:rPrChange w:id="4734" w:author="Chara Katiri" w:date="2015-05-12T13:05:00Z">
              <w:rPr>
                <w:rFonts w:ascii="Times" w:eastAsia="Times New Roman" w:hAnsi="Times" w:cs="Times New Roman"/>
                <w:sz w:val="22"/>
                <w:szCs w:val="22"/>
                <w:lang w:val="en-GB"/>
              </w:rPr>
            </w:rPrChange>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F758B3" w:rsidRDefault="003A0AE7" w:rsidP="007B355E">
      <w:pPr>
        <w:pStyle w:val="ListParagraph"/>
        <w:numPr>
          <w:ilvl w:val="0"/>
          <w:numId w:val="27"/>
        </w:numPr>
        <w:spacing w:line="360" w:lineRule="auto"/>
        <w:ind w:left="567" w:hanging="567"/>
        <w:jc w:val="both"/>
        <w:rPr>
          <w:ins w:id="4735" w:author="Chara Katiri" w:date="2015-04-11T02:32:00Z"/>
          <w:rFonts w:ascii="Times" w:eastAsia="Times New Roman" w:hAnsi="Times" w:cs="Times New Roman"/>
          <w:sz w:val="22"/>
          <w:szCs w:val="22"/>
          <w:lang w:val="en-GB"/>
          <w:rPrChange w:id="4736" w:author="Chara Katiri" w:date="2015-05-12T13:05:00Z">
            <w:rPr>
              <w:ins w:id="4737" w:author="Chara Katiri" w:date="2015-04-11T02:32:00Z"/>
              <w:rFonts w:ascii="Times" w:eastAsia="Times New Roman" w:hAnsi="Times" w:cs="Times New Roman"/>
              <w:sz w:val="22"/>
              <w:szCs w:val="22"/>
              <w:lang w:val="en-GB"/>
            </w:rPr>
          </w:rPrChange>
        </w:rPr>
        <w:pPrChange w:id="4738" w:author="Chara Katiri" w:date="2015-05-12T13:05:00Z">
          <w:pPr>
            <w:pStyle w:val="ListParagraph"/>
            <w:numPr>
              <w:numId w:val="27"/>
            </w:numPr>
            <w:spacing w:line="360" w:lineRule="auto"/>
            <w:ind w:left="1701" w:hanging="567"/>
            <w:jc w:val="both"/>
          </w:pPr>
        </w:pPrChange>
      </w:pPr>
      <w:ins w:id="4739" w:author="Chara Katiri" w:date="2015-04-11T02:32:00Z">
        <w:r w:rsidRPr="00F758B3">
          <w:rPr>
            <w:rFonts w:ascii="Times" w:eastAsia="Times New Roman" w:hAnsi="Times" w:cs="Times New Roman"/>
            <w:sz w:val="22"/>
            <w:szCs w:val="22"/>
            <w:lang w:val="en-GB"/>
            <w:rPrChange w:id="4740" w:author="Chara Katiri" w:date="2015-05-12T13:05:00Z">
              <w:rPr>
                <w:rFonts w:ascii="Times" w:eastAsia="Times New Roman" w:hAnsi="Times" w:cs="Times New Roman"/>
                <w:sz w:val="22"/>
                <w:szCs w:val="22"/>
                <w:lang w:val="en-GB"/>
              </w:rPr>
            </w:rPrChange>
          </w:rPr>
          <w:t xml:space="preserve">The Object/XML mapping (OXM) converts objects to XML and vice-versa.  </w:t>
        </w:r>
      </w:ins>
    </w:p>
    <w:p w14:paraId="4F6023E2" w14:textId="77777777" w:rsidR="003A0AE7" w:rsidRPr="00F758B3" w:rsidRDefault="003A0AE7" w:rsidP="007B355E">
      <w:pPr>
        <w:pStyle w:val="ListParagraph"/>
        <w:numPr>
          <w:ilvl w:val="0"/>
          <w:numId w:val="27"/>
        </w:numPr>
        <w:spacing w:line="360" w:lineRule="auto"/>
        <w:ind w:left="567" w:hanging="567"/>
        <w:jc w:val="both"/>
        <w:rPr>
          <w:ins w:id="4741" w:author="Chara Katiri" w:date="2015-04-11T02:32:00Z"/>
          <w:rFonts w:ascii="Times" w:eastAsia="Times New Roman" w:hAnsi="Times" w:cs="Times New Roman"/>
          <w:sz w:val="22"/>
          <w:szCs w:val="22"/>
          <w:lang w:val="en-GB"/>
          <w:rPrChange w:id="4742" w:author="Chara Katiri" w:date="2015-05-12T13:05:00Z">
            <w:rPr>
              <w:ins w:id="4743" w:author="Chara Katiri" w:date="2015-04-11T02:32:00Z"/>
              <w:rFonts w:ascii="Times" w:eastAsia="Times New Roman" w:hAnsi="Times" w:cs="Times New Roman"/>
              <w:sz w:val="22"/>
              <w:szCs w:val="22"/>
              <w:lang w:val="en-GB"/>
            </w:rPr>
          </w:rPrChange>
        </w:rPr>
        <w:pPrChange w:id="4744" w:author="Chara Katiri" w:date="2015-05-12T13:05:00Z">
          <w:pPr>
            <w:pStyle w:val="ListParagraph"/>
            <w:numPr>
              <w:numId w:val="27"/>
            </w:numPr>
            <w:spacing w:line="360" w:lineRule="auto"/>
            <w:ind w:left="1701" w:hanging="567"/>
            <w:jc w:val="both"/>
          </w:pPr>
        </w:pPrChange>
      </w:pPr>
      <w:ins w:id="4745" w:author="Chara Katiri" w:date="2015-04-11T02:32:00Z">
        <w:r w:rsidRPr="00F758B3">
          <w:rPr>
            <w:rFonts w:ascii="Times" w:eastAsia="Times New Roman" w:hAnsi="Times" w:cs="Times New Roman"/>
            <w:sz w:val="22"/>
            <w:szCs w:val="22"/>
            <w:lang w:val="en-GB"/>
            <w:rPrChange w:id="4746" w:author="Chara Katiri" w:date="2015-05-12T13:05:00Z">
              <w:rPr>
                <w:rFonts w:ascii="Times" w:eastAsia="Times New Roman" w:hAnsi="Times" w:cs="Times New Roman"/>
                <w:sz w:val="22"/>
                <w:szCs w:val="22"/>
                <w:lang w:val="en-GB"/>
              </w:rPr>
            </w:rPrChange>
          </w:rPr>
          <w:t xml:space="preserve">The Java Message Service (JMS) sends messages between two or more clients and enables reliable connection between different components. </w:t>
        </w:r>
      </w:ins>
    </w:p>
    <w:p w14:paraId="364D7649" w14:textId="77777777" w:rsidR="003A0AE7" w:rsidRPr="00F758B3" w:rsidRDefault="003A0AE7" w:rsidP="007B355E">
      <w:pPr>
        <w:pStyle w:val="ListParagraph"/>
        <w:numPr>
          <w:ilvl w:val="0"/>
          <w:numId w:val="27"/>
        </w:numPr>
        <w:spacing w:line="360" w:lineRule="auto"/>
        <w:ind w:left="567" w:hanging="567"/>
        <w:jc w:val="both"/>
        <w:rPr>
          <w:ins w:id="4747" w:author="Chara Katiri" w:date="2015-04-11T02:32:00Z"/>
          <w:rFonts w:ascii="Times" w:eastAsia="Times New Roman" w:hAnsi="Times" w:cs="Times New Roman"/>
          <w:sz w:val="22"/>
          <w:szCs w:val="22"/>
          <w:lang w:val="en-GB"/>
          <w:rPrChange w:id="4748" w:author="Chara Katiri" w:date="2015-05-12T13:05:00Z">
            <w:rPr>
              <w:ins w:id="4749" w:author="Chara Katiri" w:date="2015-04-11T02:32:00Z"/>
              <w:rFonts w:ascii="Times" w:eastAsia="Times New Roman" w:hAnsi="Times" w:cs="Times New Roman"/>
              <w:sz w:val="22"/>
              <w:szCs w:val="22"/>
              <w:lang w:val="en-GB"/>
            </w:rPr>
          </w:rPrChange>
        </w:rPr>
        <w:pPrChange w:id="4750" w:author="Chara Katiri" w:date="2015-05-12T13:05:00Z">
          <w:pPr>
            <w:pStyle w:val="ListParagraph"/>
            <w:numPr>
              <w:numId w:val="27"/>
            </w:numPr>
            <w:spacing w:line="360" w:lineRule="auto"/>
            <w:ind w:left="1701" w:hanging="567"/>
            <w:jc w:val="both"/>
          </w:pPr>
        </w:pPrChange>
      </w:pPr>
      <w:ins w:id="4751" w:author="Chara Katiri" w:date="2015-04-11T02:32:00Z">
        <w:r w:rsidRPr="00F758B3">
          <w:rPr>
            <w:rFonts w:ascii="Times" w:eastAsia="Times New Roman" w:hAnsi="Times" w:cs="Times New Roman"/>
            <w:sz w:val="22"/>
            <w:szCs w:val="22"/>
            <w:lang w:val="en-GB"/>
            <w:rPrChange w:id="4752" w:author="Chara Katiri" w:date="2015-05-12T13:05:00Z">
              <w:rPr>
                <w:rFonts w:ascii="Times" w:eastAsia="Times New Roman" w:hAnsi="Times" w:cs="Times New Roman"/>
                <w:sz w:val="22"/>
                <w:szCs w:val="22"/>
                <w:lang w:val="en-GB"/>
              </w:rPr>
            </w:rPrChange>
          </w:rPr>
          <w:t xml:space="preserve">The Transaction module coordinates the transactions for management APIs and Java objects.  </w:t>
        </w:r>
      </w:ins>
    </w:p>
    <w:p w14:paraId="6CCA607B" w14:textId="77777777" w:rsidR="007B355E" w:rsidRDefault="007B355E" w:rsidP="007B355E">
      <w:pPr>
        <w:spacing w:line="360" w:lineRule="auto"/>
        <w:jc w:val="both"/>
        <w:rPr>
          <w:ins w:id="4753" w:author="Chara Katiri" w:date="2015-05-12T13:36:00Z"/>
          <w:rFonts w:ascii="Times" w:eastAsia="Times New Roman" w:hAnsi="Times" w:cs="Times New Roman"/>
          <w:sz w:val="22"/>
          <w:szCs w:val="22"/>
          <w:lang w:val="en-GB"/>
        </w:rPr>
        <w:pPrChange w:id="4754" w:author="Chara Katiri" w:date="2015-05-12T13:36: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p>
    <w:p w14:paraId="3C800F64" w14:textId="632F9496" w:rsidR="007B355E" w:rsidRPr="007B355E" w:rsidRDefault="003A0AE7" w:rsidP="00AC7486">
      <w:pPr>
        <w:spacing w:line="360" w:lineRule="auto"/>
        <w:ind w:firstLine="567"/>
        <w:contextualSpacing/>
        <w:jc w:val="both"/>
        <w:rPr>
          <w:ins w:id="4755" w:author="Chara Katiri" w:date="2015-04-11T02:32:00Z"/>
          <w:rFonts w:ascii="Times" w:eastAsia="Times New Roman" w:hAnsi="Times" w:cs="Times New Roman"/>
          <w:sz w:val="22"/>
          <w:szCs w:val="22"/>
          <w:lang w:val="en-GB"/>
          <w:rPrChange w:id="4756" w:author="Chara Katiri" w:date="2015-05-12T13:36:00Z">
            <w:rPr>
              <w:ins w:id="4757" w:author="Chara Katiri" w:date="2015-04-11T02:32:00Z"/>
              <w:rFonts w:ascii="Times" w:eastAsia="Times New Roman" w:hAnsi="Times" w:cs="Times New Roman"/>
              <w:sz w:val="22"/>
              <w:szCs w:val="22"/>
              <w:lang w:val="en-GB"/>
            </w:rPr>
          </w:rPrChange>
        </w:rPr>
        <w:pPrChange w:id="4758"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759" w:author="Chara Katiri" w:date="2015-04-11T02:32:00Z">
        <w:r w:rsidRPr="007B355E">
          <w:rPr>
            <w:rFonts w:ascii="Times" w:eastAsia="Times New Roman" w:hAnsi="Times" w:cs="Times New Roman"/>
            <w:sz w:val="22"/>
            <w:szCs w:val="22"/>
            <w:lang w:val="en-GB"/>
            <w:rPrChange w:id="4760" w:author="Chara Katiri" w:date="2015-05-12T13:36:00Z">
              <w:rPr>
                <w:rFonts w:ascii="Times" w:eastAsia="Times New Roman" w:hAnsi="Times" w:cs="Times New Roman"/>
                <w:sz w:val="22"/>
                <w:szCs w:val="22"/>
                <w:lang w:val="en-GB"/>
              </w:rPr>
            </w:rPrChange>
          </w:rPr>
          <w:t xml:space="preserve">Aspect Oriented Programming (AOP) manages the application challenges, such as security, logging and management, into aspects </w:t>
        </w:r>
      </w:ins>
      <w:r w:rsidR="0062322A" w:rsidRPr="007B355E">
        <w:rPr>
          <w:rFonts w:ascii="Times" w:eastAsia="Times New Roman" w:hAnsi="Times" w:cs="Times New Roman"/>
          <w:sz w:val="22"/>
          <w:szCs w:val="22"/>
          <w:lang w:val="en-GB"/>
          <w:rPrChange w:id="4761" w:author="Chara Katiri" w:date="2015-05-12T13:36:00Z">
            <w:rPr>
              <w:rFonts w:ascii="Times" w:eastAsia="Times New Roman" w:hAnsi="Times" w:cs="Times New Roman"/>
              <w:sz w:val="22"/>
              <w:szCs w:val="22"/>
              <w:lang w:val="en-GB"/>
            </w:rPr>
          </w:rPrChange>
        </w:rPr>
        <w:t>and</w:t>
      </w:r>
      <w:ins w:id="4762" w:author="Chara Katiri" w:date="2015-04-11T02:32:00Z">
        <w:r w:rsidRPr="007B355E">
          <w:rPr>
            <w:rFonts w:ascii="Times" w:eastAsia="Times New Roman" w:hAnsi="Times" w:cs="Times New Roman"/>
            <w:sz w:val="22"/>
            <w:szCs w:val="22"/>
            <w:lang w:val="en-GB"/>
            <w:rPrChange w:id="4763" w:author="Chara Katiri" w:date="2015-05-12T13:36:00Z">
              <w:rPr>
                <w:rFonts w:ascii="Times" w:eastAsia="Times New Roman" w:hAnsi="Times" w:cs="Times New Roman"/>
                <w:sz w:val="22"/>
                <w:szCs w:val="22"/>
                <w:lang w:val="en-GB"/>
              </w:rPr>
            </w:rPrChange>
          </w:rPr>
          <w:t xml:space="preserve"> helps create modules that enable reusability. AOP complements OOP (Object Oriented Programming) by creating a new program structure. The differenc</w:t>
        </w:r>
        <w:r w:rsidR="002971A7" w:rsidRPr="007B355E">
          <w:rPr>
            <w:rFonts w:ascii="Times" w:eastAsia="Times New Roman" w:hAnsi="Times" w:cs="Times New Roman"/>
            <w:sz w:val="22"/>
            <w:szCs w:val="22"/>
            <w:lang w:val="en-GB"/>
            <w:rPrChange w:id="4764" w:author="Chara Katiri" w:date="2015-05-12T13:36:00Z">
              <w:rPr>
                <w:rFonts w:ascii="Times" w:eastAsia="Times New Roman" w:hAnsi="Times" w:cs="Times New Roman"/>
                <w:sz w:val="22"/>
                <w:szCs w:val="22"/>
                <w:shd w:val="clear" w:color="auto" w:fill="FFFFFF"/>
                <w:lang w:val="en-GB"/>
              </w:rPr>
            </w:rPrChange>
          </w:rPr>
          <w:t>e between OOP and AOP is that in</w:t>
        </w:r>
        <w:r w:rsidRPr="007B355E">
          <w:rPr>
            <w:rFonts w:ascii="Times" w:eastAsia="Times New Roman" w:hAnsi="Times" w:cs="Times New Roman"/>
            <w:sz w:val="22"/>
            <w:szCs w:val="22"/>
            <w:lang w:val="en-GB"/>
            <w:rPrChange w:id="4765" w:author="Chara Katiri" w:date="2015-05-12T13:36:00Z">
              <w:rPr>
                <w:rFonts w:ascii="Times" w:eastAsia="Times New Roman" w:hAnsi="Times" w:cs="Times New Roman"/>
                <w:sz w:val="22"/>
                <w:szCs w:val="22"/>
                <w:shd w:val="clear" w:color="auto" w:fill="FFFFFF"/>
                <w:lang w:val="en-GB"/>
              </w:rPr>
            </w:rPrChange>
          </w:rPr>
          <w:t xml:space="preserve"> OOP the key element (unit of  modularity) is the </w:t>
        </w:r>
      </w:ins>
      <w:ins w:id="4766" w:author="Chara Katiri" w:date="2015-05-02T14:54:00Z">
        <w:r w:rsidR="00FB2AC4" w:rsidRPr="007B355E">
          <w:rPr>
            <w:rFonts w:ascii="Times" w:eastAsia="Times New Roman" w:hAnsi="Times" w:cs="Times New Roman"/>
            <w:sz w:val="22"/>
            <w:szCs w:val="22"/>
            <w:lang w:val="en-GB"/>
            <w:rPrChange w:id="4767" w:author="Chara Katiri" w:date="2015-05-12T13:36:00Z">
              <w:rPr>
                <w:rFonts w:ascii="Times" w:eastAsia="Times New Roman" w:hAnsi="Times" w:cs="Times New Roman"/>
                <w:sz w:val="22"/>
                <w:szCs w:val="22"/>
                <w:shd w:val="clear" w:color="auto" w:fill="FFFFFF"/>
                <w:lang w:val="en-GB"/>
              </w:rPr>
            </w:rPrChange>
          </w:rPr>
          <w:t>class however</w:t>
        </w:r>
      </w:ins>
      <w:ins w:id="4768" w:author="Chara Katiri" w:date="2015-05-02T14:53:00Z">
        <w:r w:rsidR="00FB2AC4" w:rsidRPr="007B355E">
          <w:rPr>
            <w:rFonts w:ascii="Times" w:eastAsia="Times New Roman" w:hAnsi="Times" w:cs="Times New Roman"/>
            <w:sz w:val="22"/>
            <w:szCs w:val="22"/>
            <w:lang w:val="en-GB"/>
            <w:rPrChange w:id="4769" w:author="Chara Katiri" w:date="2015-05-12T13:36:00Z">
              <w:rPr>
                <w:rFonts w:ascii="Times" w:eastAsia="Times New Roman" w:hAnsi="Times" w:cs="Times New Roman"/>
                <w:sz w:val="22"/>
                <w:szCs w:val="22"/>
                <w:lang w:val="en-GB"/>
              </w:rPr>
            </w:rPrChange>
          </w:rPr>
          <w:t xml:space="preserve"> </w:t>
        </w:r>
      </w:ins>
      <w:ins w:id="4770" w:author="Chara Katiri" w:date="2015-04-11T02:32:00Z">
        <w:r w:rsidRPr="007B355E">
          <w:rPr>
            <w:rFonts w:ascii="Times" w:eastAsia="Times New Roman" w:hAnsi="Times" w:cs="Times New Roman"/>
            <w:sz w:val="22"/>
            <w:szCs w:val="22"/>
            <w:lang w:val="en-GB"/>
            <w:rPrChange w:id="4771" w:author="Chara Katiri" w:date="2015-05-12T13:36:00Z">
              <w:rPr>
                <w:rFonts w:ascii="Times" w:eastAsia="Times New Roman" w:hAnsi="Times" w:cs="Times New Roman"/>
                <w:sz w:val="22"/>
                <w:szCs w:val="22"/>
                <w:lang w:val="en-GB"/>
              </w:rPr>
            </w:rPrChange>
          </w:rPr>
          <w:t>in AOP the key element is the aspect.  </w:t>
        </w:r>
      </w:ins>
      <w:ins w:id="4772" w:author="Chara Katiri" w:date="2015-04-12T01:01:00Z">
        <w:r w:rsidR="004B5FE6" w:rsidRPr="007B355E">
          <w:rPr>
            <w:rFonts w:ascii="Times" w:eastAsia="Times New Roman" w:hAnsi="Times" w:cs="Times New Roman"/>
            <w:sz w:val="22"/>
            <w:szCs w:val="22"/>
            <w:lang w:val="en-GB"/>
            <w:rPrChange w:id="4773" w:author="Chara Katiri" w:date="2015-05-12T13:36:00Z">
              <w:rPr>
                <w:rFonts w:ascii="Times" w:eastAsia="Times New Roman" w:hAnsi="Times" w:cs="Times New Roman"/>
                <w:sz w:val="22"/>
                <w:szCs w:val="22"/>
                <w:lang w:val="en-GB"/>
              </w:rPr>
            </w:rPrChange>
          </w:rPr>
          <w:t xml:space="preserve">AOP framework is an important component in Spring and </w:t>
        </w:r>
      </w:ins>
      <w:ins w:id="4774" w:author="Chara Katiri" w:date="2015-04-12T01:02:00Z">
        <w:r w:rsidR="004B5FE6" w:rsidRPr="007B355E">
          <w:rPr>
            <w:rFonts w:ascii="Times" w:eastAsia="Times New Roman" w:hAnsi="Times" w:cs="Times New Roman"/>
            <w:sz w:val="22"/>
            <w:szCs w:val="22"/>
            <w:lang w:val="en-GB"/>
            <w:rPrChange w:id="4775" w:author="Chara Katiri" w:date="2015-05-12T13:36:00Z">
              <w:rPr>
                <w:rFonts w:ascii="Times" w:eastAsia="Times New Roman" w:hAnsi="Times" w:cs="Times New Roman"/>
                <w:sz w:val="22"/>
                <w:szCs w:val="22"/>
                <w:lang w:val="en-GB"/>
              </w:rPr>
            </w:rPrChange>
          </w:rPr>
          <w:t xml:space="preserve">completes the </w:t>
        </w:r>
      </w:ins>
      <w:ins w:id="4776" w:author="Chara Katiri" w:date="2015-04-12T01:03:00Z">
        <w:r w:rsidR="004B5FE6" w:rsidRPr="007B355E">
          <w:rPr>
            <w:rFonts w:ascii="Times" w:eastAsia="Times New Roman" w:hAnsi="Times" w:cs="Times New Roman"/>
            <w:sz w:val="22"/>
            <w:szCs w:val="22"/>
            <w:lang w:val="en-GB"/>
            <w:rPrChange w:id="4777" w:author="Chara Katiri" w:date="2015-05-12T13:36:00Z">
              <w:rPr>
                <w:rFonts w:ascii="Times" w:eastAsia="Times New Roman" w:hAnsi="Times" w:cs="Times New Roman"/>
                <w:sz w:val="22"/>
                <w:szCs w:val="22"/>
                <w:lang w:val="en-GB"/>
              </w:rPr>
            </w:rPrChange>
          </w:rPr>
          <w:t>Inversion of Control (</w:t>
        </w:r>
      </w:ins>
      <w:ins w:id="4778" w:author="Chara Katiri" w:date="2015-04-12T01:02:00Z">
        <w:r w:rsidR="004B5FE6" w:rsidRPr="007B355E">
          <w:rPr>
            <w:rFonts w:ascii="Times" w:eastAsia="Times New Roman" w:hAnsi="Times" w:cs="Times New Roman"/>
            <w:sz w:val="22"/>
            <w:szCs w:val="22"/>
            <w:lang w:val="en-GB"/>
            <w:rPrChange w:id="4779" w:author="Chara Katiri" w:date="2015-05-12T13:36:00Z">
              <w:rPr>
                <w:rFonts w:ascii="Times" w:eastAsia="Times New Roman" w:hAnsi="Times" w:cs="Times New Roman"/>
                <w:sz w:val="22"/>
                <w:szCs w:val="22"/>
                <w:lang w:val="en-GB"/>
              </w:rPr>
            </w:rPrChange>
          </w:rPr>
          <w:t>IoC</w:t>
        </w:r>
      </w:ins>
      <w:ins w:id="4780" w:author="Chara Katiri" w:date="2015-04-12T01:03:00Z">
        <w:r w:rsidR="004B5FE6" w:rsidRPr="007B355E">
          <w:rPr>
            <w:rFonts w:ascii="Times" w:eastAsia="Times New Roman" w:hAnsi="Times" w:cs="Times New Roman"/>
            <w:sz w:val="22"/>
            <w:szCs w:val="22"/>
            <w:lang w:val="en-GB"/>
            <w:rPrChange w:id="4781" w:author="Chara Katiri" w:date="2015-05-12T13:36:00Z">
              <w:rPr>
                <w:rFonts w:ascii="Times" w:eastAsia="Times New Roman" w:hAnsi="Times" w:cs="Times New Roman"/>
                <w:sz w:val="22"/>
                <w:szCs w:val="22"/>
                <w:lang w:val="en-GB"/>
              </w:rPr>
            </w:rPrChange>
          </w:rPr>
          <w:t>)</w:t>
        </w:r>
      </w:ins>
      <w:ins w:id="4782" w:author="Chara Katiri" w:date="2015-04-12T01:02:00Z">
        <w:r w:rsidR="004B5FE6" w:rsidRPr="007B355E">
          <w:rPr>
            <w:rFonts w:ascii="Times" w:eastAsia="Times New Roman" w:hAnsi="Times" w:cs="Times New Roman"/>
            <w:sz w:val="22"/>
            <w:szCs w:val="22"/>
            <w:lang w:val="en-GB"/>
            <w:rPrChange w:id="4783" w:author="Chara Katiri" w:date="2015-05-12T13:36:00Z">
              <w:rPr>
                <w:rFonts w:ascii="Times" w:eastAsia="Times New Roman" w:hAnsi="Times" w:cs="Times New Roman"/>
                <w:sz w:val="22"/>
                <w:szCs w:val="22"/>
                <w:lang w:val="en-GB"/>
              </w:rPr>
            </w:rPrChange>
          </w:rPr>
          <w:t xml:space="preserve"> to provide a capable middleware solution</w:t>
        </w:r>
      </w:ins>
      <w:r w:rsidR="00725EF6" w:rsidRPr="007B355E">
        <w:rPr>
          <w:rFonts w:ascii="Times" w:eastAsia="Times New Roman" w:hAnsi="Times" w:cs="Times New Roman"/>
          <w:sz w:val="22"/>
          <w:szCs w:val="22"/>
          <w:lang w:val="en-GB"/>
          <w:rPrChange w:id="4784" w:author="Chara Katiri" w:date="2015-05-12T13:36: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4785" w:author="Chara Katiri" w:date="2015-05-12T15:21:00Z">
              <w:rPr>
                <w:rFonts w:ascii="Times" w:eastAsia="Times New Roman" w:hAnsi="Times" w:cs="Times New Roman"/>
                <w:sz w:val="22"/>
                <w:szCs w:val="22"/>
                <w:lang w:val="en-GB"/>
              </w:rPr>
            </w:rPrChange>
          </w:rPr>
          <w:id w:val="-263923146"/>
          <w:citation/>
        </w:sdtPr>
        <w:sdtContent>
          <w:r w:rsidR="00725EF6" w:rsidRPr="007B355E">
            <w:rPr>
              <w:rFonts w:ascii="Times" w:eastAsia="Times New Roman" w:hAnsi="Times" w:cs="Times New Roman"/>
              <w:sz w:val="22"/>
              <w:szCs w:val="22"/>
              <w:lang w:val="en-GB"/>
              <w:rPrChange w:id="4786" w:author="Chara Katiri" w:date="2015-05-12T13:36:00Z">
                <w:rPr>
                  <w:rFonts w:ascii="Times" w:eastAsia="Times New Roman" w:hAnsi="Times" w:cs="Times New Roman"/>
                  <w:sz w:val="22"/>
                  <w:szCs w:val="22"/>
                  <w:lang w:val="en-GB"/>
                </w:rPr>
              </w:rPrChange>
            </w:rPr>
            <w:fldChar w:fldCharType="begin"/>
          </w:r>
          <w:r w:rsidR="00725EF6" w:rsidRPr="007B355E">
            <w:rPr>
              <w:rFonts w:ascii="Times" w:eastAsia="Times New Roman" w:hAnsi="Times" w:cs="Times New Roman"/>
              <w:sz w:val="22"/>
              <w:szCs w:val="22"/>
              <w:lang w:val="en-GB"/>
              <w:rPrChange w:id="4787" w:author="Chara Katiri" w:date="2015-05-12T13:36:00Z">
                <w:rPr>
                  <w:rFonts w:ascii="Times" w:eastAsia="Times New Roman" w:hAnsi="Times" w:cs="Times New Roman"/>
                  <w:sz w:val="22"/>
                  <w:szCs w:val="22"/>
                </w:rPr>
              </w:rPrChange>
            </w:rPr>
            <w:instrText xml:space="preserve"> CITATION Spr151 \l 1033 </w:instrText>
          </w:r>
          <w:r w:rsidR="00725EF6" w:rsidRPr="007B355E">
            <w:rPr>
              <w:rFonts w:ascii="Times" w:eastAsia="Times New Roman" w:hAnsi="Times" w:cs="Times New Roman"/>
              <w:sz w:val="22"/>
              <w:szCs w:val="22"/>
              <w:lang w:val="en-GB"/>
              <w:rPrChange w:id="4788" w:author="Chara Katiri" w:date="2015-05-12T13:36:00Z">
                <w:rPr>
                  <w:rFonts w:ascii="Times" w:eastAsia="Times New Roman" w:hAnsi="Times" w:cs="Times New Roman"/>
                  <w:sz w:val="22"/>
                  <w:szCs w:val="22"/>
                  <w:lang w:val="en-GB"/>
                </w:rPr>
              </w:rPrChange>
            </w:rPr>
            <w:fldChar w:fldCharType="separate"/>
          </w:r>
          <w:r w:rsidR="00B7160F" w:rsidRPr="007B355E">
            <w:rPr>
              <w:rFonts w:ascii="Times" w:eastAsia="Times New Roman" w:hAnsi="Times" w:cs="Times New Roman"/>
              <w:sz w:val="22"/>
              <w:szCs w:val="22"/>
              <w:lang w:val="en-GB"/>
              <w:rPrChange w:id="4789" w:author="Chara Katiri" w:date="2015-05-12T13:36:00Z">
                <w:rPr>
                  <w:rFonts w:ascii="Times" w:eastAsia="Times New Roman" w:hAnsi="Times" w:cs="Times New Roman"/>
                  <w:noProof/>
                  <w:sz w:val="22"/>
                  <w:szCs w:val="22"/>
                  <w:lang w:val="en-GB"/>
                </w:rPr>
              </w:rPrChange>
            </w:rPr>
            <w:t>[</w:t>
          </w:r>
          <w:r w:rsidR="00B7160F" w:rsidRPr="007B355E">
            <w:rPr>
              <w:rFonts w:ascii="Times" w:eastAsia="Times New Roman" w:hAnsi="Times" w:cs="Times New Roman"/>
              <w:sz w:val="22"/>
              <w:szCs w:val="22"/>
              <w:lang w:val="en-GB"/>
              <w:rPrChange w:id="4790" w:author="Chara Katiri" w:date="2015-05-12T13:36:00Z">
                <w:rPr>
                  <w:rFonts w:ascii="Times" w:eastAsia="Times New Roman" w:hAnsi="Times" w:cs="Times New Roman"/>
                  <w:noProof/>
                  <w:sz w:val="22"/>
                  <w:szCs w:val="22"/>
                  <w:lang w:val="en-GB"/>
                </w:rPr>
              </w:rPrChange>
            </w:rPr>
            <w:fldChar w:fldCharType="begin"/>
          </w:r>
          <w:r w:rsidR="00B7160F" w:rsidRPr="007B355E">
            <w:rPr>
              <w:rFonts w:ascii="Times" w:eastAsia="Times New Roman" w:hAnsi="Times" w:cs="Times New Roman"/>
              <w:sz w:val="22"/>
              <w:szCs w:val="22"/>
              <w:lang w:val="en-GB"/>
              <w:rPrChange w:id="4791" w:author="Chara Katiri" w:date="2015-05-12T13:36:00Z">
                <w:rPr>
                  <w:rFonts w:ascii="Times" w:eastAsia="Times New Roman" w:hAnsi="Times" w:cs="Times New Roman"/>
                  <w:noProof/>
                  <w:sz w:val="22"/>
                  <w:szCs w:val="22"/>
                  <w:lang w:val="en-GB"/>
                </w:rPr>
              </w:rPrChange>
            </w:rPr>
            <w:instrText xml:space="preserve"> HYPERLINK "" \l "Spr151" </w:instrText>
          </w:r>
          <w:r w:rsidR="00B7160F" w:rsidRPr="007B355E">
            <w:rPr>
              <w:rFonts w:ascii="Times" w:eastAsia="Times New Roman" w:hAnsi="Times" w:cs="Times New Roman"/>
              <w:sz w:val="22"/>
              <w:szCs w:val="22"/>
              <w:lang w:val="en-GB"/>
              <w:rPrChange w:id="4792" w:author="Chara Katiri" w:date="2015-05-12T13:36:00Z">
                <w:rPr>
                  <w:rFonts w:ascii="Times" w:eastAsia="Times New Roman" w:hAnsi="Times" w:cs="Times New Roman"/>
                  <w:noProof/>
                  <w:sz w:val="22"/>
                  <w:szCs w:val="22"/>
                  <w:lang w:val="en-GB"/>
                </w:rPr>
              </w:rPrChange>
            </w:rPr>
            <w:fldChar w:fldCharType="separate"/>
          </w:r>
          <w:r w:rsidR="00B7160F" w:rsidRPr="00AC7486">
            <w:rPr>
              <w:rPrChange w:id="4793" w:author="Chara Katiri" w:date="2015-05-12T15:21:00Z">
                <w:rPr>
                  <w:rStyle w:val="Heading2Char"/>
                  <w:rFonts w:ascii="Times" w:eastAsia="Times New Roman" w:hAnsi="Times" w:cs="Times New Roman"/>
                  <w:noProof/>
                  <w:color w:val="auto"/>
                  <w:sz w:val="22"/>
                  <w:szCs w:val="22"/>
                  <w:lang w:val="en-GB"/>
                </w:rPr>
              </w:rPrChange>
            </w:rPr>
            <w:t>22</w:t>
          </w:r>
          <w:r w:rsidR="00B7160F" w:rsidRPr="007B355E">
            <w:rPr>
              <w:rFonts w:ascii="Times" w:eastAsia="Times New Roman" w:hAnsi="Times" w:cs="Times New Roman"/>
              <w:sz w:val="22"/>
              <w:szCs w:val="22"/>
              <w:lang w:val="en-GB"/>
              <w:rPrChange w:id="4794" w:author="Chara Katiri" w:date="2015-05-12T13:36:00Z">
                <w:rPr>
                  <w:rFonts w:ascii="Times" w:eastAsia="Times New Roman" w:hAnsi="Times" w:cs="Times New Roman"/>
                  <w:noProof/>
                  <w:sz w:val="22"/>
                  <w:szCs w:val="22"/>
                  <w:lang w:val="en-GB"/>
                </w:rPr>
              </w:rPrChange>
            </w:rPr>
            <w:fldChar w:fldCharType="end"/>
          </w:r>
          <w:r w:rsidR="00B7160F" w:rsidRPr="007B355E">
            <w:rPr>
              <w:rFonts w:ascii="Times" w:eastAsia="Times New Roman" w:hAnsi="Times" w:cs="Times New Roman"/>
              <w:sz w:val="22"/>
              <w:szCs w:val="22"/>
              <w:lang w:val="en-GB"/>
              <w:rPrChange w:id="4795" w:author="Chara Katiri" w:date="2015-05-12T13:36:00Z">
                <w:rPr>
                  <w:rFonts w:ascii="Times" w:eastAsia="Times New Roman" w:hAnsi="Times" w:cs="Times New Roman"/>
                  <w:noProof/>
                  <w:sz w:val="22"/>
                  <w:szCs w:val="22"/>
                  <w:lang w:val="en-GB"/>
                </w:rPr>
              </w:rPrChange>
            </w:rPr>
            <w:t>]</w:t>
          </w:r>
          <w:r w:rsidR="00725EF6" w:rsidRPr="007B355E">
            <w:rPr>
              <w:rFonts w:ascii="Times" w:eastAsia="Times New Roman" w:hAnsi="Times" w:cs="Times New Roman"/>
              <w:sz w:val="22"/>
              <w:szCs w:val="22"/>
              <w:lang w:val="en-GB"/>
              <w:rPrChange w:id="4796" w:author="Chara Katiri" w:date="2015-05-12T13:36:00Z">
                <w:rPr>
                  <w:rFonts w:ascii="Times" w:eastAsia="Times New Roman" w:hAnsi="Times" w:cs="Times New Roman"/>
                  <w:sz w:val="22"/>
                  <w:szCs w:val="22"/>
                  <w:lang w:val="en-GB"/>
                </w:rPr>
              </w:rPrChange>
            </w:rPr>
            <w:fldChar w:fldCharType="end"/>
          </w:r>
        </w:sdtContent>
      </w:sdt>
      <w:r w:rsidR="00C955A9" w:rsidRPr="007B355E">
        <w:rPr>
          <w:rFonts w:ascii="Times" w:eastAsia="Times New Roman" w:hAnsi="Times" w:cs="Times New Roman"/>
          <w:sz w:val="22"/>
          <w:szCs w:val="22"/>
          <w:lang w:val="en-GB"/>
          <w:rPrChange w:id="4797" w:author="Chara Katiri" w:date="2015-05-12T13:36:00Z">
            <w:rPr>
              <w:rFonts w:ascii="Times" w:eastAsia="Times New Roman" w:hAnsi="Times" w:cs="Times New Roman"/>
              <w:sz w:val="22"/>
              <w:szCs w:val="22"/>
              <w:lang w:val="en-GB"/>
            </w:rPr>
          </w:rPrChange>
        </w:rPr>
        <w:t>.</w:t>
      </w:r>
    </w:p>
    <w:p w14:paraId="03B2AD65" w14:textId="64F39CDD" w:rsidR="007B355E" w:rsidRDefault="003A0AE7" w:rsidP="00AC7486">
      <w:pPr>
        <w:spacing w:line="360" w:lineRule="auto"/>
        <w:ind w:firstLine="567"/>
        <w:contextualSpacing/>
        <w:jc w:val="both"/>
        <w:rPr>
          <w:ins w:id="4798" w:author="Chara Katiri" w:date="2015-05-12T13:37:00Z"/>
          <w:rFonts w:ascii="Times" w:eastAsia="Times New Roman" w:hAnsi="Times" w:cs="Times New Roman"/>
          <w:sz w:val="22"/>
          <w:szCs w:val="22"/>
          <w:lang w:val="en-GB"/>
        </w:rPr>
        <w:pPrChange w:id="4799"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800" w:author="Chara Katiri" w:date="2015-04-11T02:32:00Z">
        <w:r w:rsidRPr="007B355E">
          <w:rPr>
            <w:rFonts w:ascii="Times" w:eastAsia="Times New Roman" w:hAnsi="Times" w:cs="Times New Roman"/>
            <w:sz w:val="22"/>
            <w:szCs w:val="22"/>
            <w:lang w:val="en-GB"/>
            <w:rPrChange w:id="4801" w:author="Chara Katiri" w:date="2015-05-12T13:37:00Z">
              <w:rPr>
                <w:rFonts w:ascii="Times" w:eastAsia="Times New Roman" w:hAnsi="Times" w:cs="Times New Roman"/>
                <w:sz w:val="22"/>
                <w:szCs w:val="22"/>
                <w:lang w:val="en-GB"/>
              </w:rPr>
            </w:rPrChange>
          </w:rPr>
          <w:t xml:space="preserve">The </w:t>
        </w:r>
      </w:ins>
      <w:ins w:id="4802" w:author="Chara Katiri" w:date="2015-04-12T00:12:00Z">
        <w:r w:rsidR="0008637A" w:rsidRPr="007B355E">
          <w:rPr>
            <w:rFonts w:ascii="Times" w:eastAsia="Times New Roman" w:hAnsi="Times" w:cs="Times New Roman"/>
            <w:sz w:val="22"/>
            <w:szCs w:val="22"/>
            <w:lang w:val="en-GB"/>
            <w:rPrChange w:id="4803" w:author="Chara Katiri" w:date="2015-05-12T13:37:00Z">
              <w:rPr>
                <w:rFonts w:ascii="Times" w:eastAsia="Times New Roman" w:hAnsi="Times" w:cs="Times New Roman"/>
                <w:sz w:val="22"/>
                <w:szCs w:val="22"/>
                <w:lang w:val="en-GB"/>
              </w:rPr>
            </w:rPrChange>
          </w:rPr>
          <w:t>‘</w:t>
        </w:r>
      </w:ins>
      <w:commentRangeStart w:id="4804"/>
      <w:ins w:id="4805" w:author="Chara Katiri" w:date="2015-04-11T02:32:00Z">
        <w:r w:rsidR="0008637A" w:rsidRPr="007B355E">
          <w:rPr>
            <w:rFonts w:ascii="Times" w:eastAsia="Times New Roman" w:hAnsi="Times" w:cs="Times New Roman"/>
            <w:sz w:val="22"/>
            <w:szCs w:val="22"/>
            <w:lang w:val="en-GB"/>
            <w:rPrChange w:id="4806" w:author="Chara Katiri" w:date="2015-05-12T13:37:00Z">
              <w:rPr>
                <w:rFonts w:ascii="Times" w:eastAsia="Times New Roman" w:hAnsi="Times" w:cs="Times New Roman"/>
                <w:sz w:val="22"/>
                <w:szCs w:val="22"/>
                <w:lang w:val="en-GB"/>
              </w:rPr>
            </w:rPrChange>
          </w:rPr>
          <w:t>Core C</w:t>
        </w:r>
        <w:r w:rsidRPr="007B355E">
          <w:rPr>
            <w:rFonts w:ascii="Times" w:eastAsia="Times New Roman" w:hAnsi="Times" w:cs="Times New Roman"/>
            <w:sz w:val="22"/>
            <w:szCs w:val="22"/>
            <w:lang w:val="en-GB"/>
            <w:rPrChange w:id="4807" w:author="Chara Katiri" w:date="2015-05-12T13:37:00Z">
              <w:rPr>
                <w:rFonts w:ascii="Times" w:eastAsia="Times New Roman" w:hAnsi="Times" w:cs="Times New Roman"/>
                <w:sz w:val="22"/>
                <w:szCs w:val="22"/>
                <w:lang w:val="en-GB"/>
              </w:rPr>
            </w:rPrChange>
          </w:rPr>
          <w:t>ontainer</w:t>
        </w:r>
      </w:ins>
      <w:ins w:id="4808" w:author="Chara Katiri" w:date="2015-04-12T00:13:00Z">
        <w:r w:rsidR="0008637A" w:rsidRPr="007B355E">
          <w:rPr>
            <w:rFonts w:ascii="Times" w:eastAsia="Times New Roman" w:hAnsi="Times" w:cs="Times New Roman"/>
            <w:sz w:val="22"/>
            <w:szCs w:val="22"/>
            <w:lang w:val="en-GB"/>
            <w:rPrChange w:id="4809" w:author="Chara Katiri" w:date="2015-05-12T13:37:00Z">
              <w:rPr>
                <w:rFonts w:ascii="Times" w:eastAsia="Times New Roman" w:hAnsi="Times" w:cs="Times New Roman"/>
                <w:sz w:val="22"/>
                <w:szCs w:val="22"/>
                <w:lang w:val="en-GB"/>
              </w:rPr>
            </w:rPrChange>
          </w:rPr>
          <w:t>’</w:t>
        </w:r>
      </w:ins>
      <w:ins w:id="4810" w:author="Chara Katiri" w:date="2015-04-11T02:32:00Z">
        <w:r w:rsidRPr="007B355E">
          <w:rPr>
            <w:rFonts w:ascii="Times" w:eastAsia="Times New Roman" w:hAnsi="Times" w:cs="Times New Roman"/>
            <w:sz w:val="22"/>
            <w:szCs w:val="22"/>
            <w:lang w:val="en-GB"/>
            <w:rPrChange w:id="4811" w:author="Chara Katiri" w:date="2015-05-12T13:37:00Z">
              <w:rPr>
                <w:rFonts w:ascii="Times" w:eastAsia="Times New Roman" w:hAnsi="Times" w:cs="Times New Roman"/>
                <w:sz w:val="22"/>
                <w:szCs w:val="22"/>
                <w:lang w:val="en-GB"/>
              </w:rPr>
            </w:rPrChange>
          </w:rPr>
          <w:t xml:space="preserve"> </w:t>
        </w:r>
      </w:ins>
      <w:commentRangeEnd w:id="4804"/>
      <w:ins w:id="4812" w:author="Chara Katiri" w:date="2015-04-12T01:08:00Z">
        <w:r w:rsidR="002971A7" w:rsidRPr="00AC7486">
          <w:rPr>
            <w:rFonts w:ascii="Times" w:eastAsia="Times New Roman" w:hAnsi="Times" w:cs="Times New Roman"/>
            <w:sz w:val="22"/>
            <w:szCs w:val="22"/>
            <w:lang w:val="en-GB"/>
            <w:rPrChange w:id="4813" w:author="Chara Katiri" w:date="2015-05-12T15:21:00Z">
              <w:rPr>
                <w:rStyle w:val="CommentReference"/>
              </w:rPr>
            </w:rPrChange>
          </w:rPr>
          <w:commentReference w:id="4804"/>
        </w:r>
      </w:ins>
      <w:r w:rsidR="0062322A" w:rsidRPr="007B355E">
        <w:rPr>
          <w:rFonts w:ascii="Times" w:eastAsia="Times New Roman" w:hAnsi="Times" w:cs="Times New Roman"/>
          <w:sz w:val="22"/>
          <w:szCs w:val="22"/>
          <w:lang w:val="en-GB"/>
          <w:rPrChange w:id="4814" w:author="Chara Katiri" w:date="2015-05-12T13:37:00Z">
            <w:rPr>
              <w:rFonts w:ascii="Times" w:eastAsia="Times New Roman" w:hAnsi="Times" w:cs="Times New Roman"/>
              <w:sz w:val="22"/>
              <w:szCs w:val="22"/>
              <w:lang w:val="en-GB"/>
            </w:rPr>
          </w:rPrChange>
        </w:rPr>
        <w:t>is the key module in</w:t>
      </w:r>
      <w:ins w:id="4815" w:author="Chara Katiri" w:date="2015-04-11T02:32:00Z">
        <w:r w:rsidRPr="007B355E">
          <w:rPr>
            <w:rFonts w:ascii="Times" w:eastAsia="Times New Roman" w:hAnsi="Times" w:cs="Times New Roman"/>
            <w:sz w:val="22"/>
            <w:szCs w:val="22"/>
            <w:lang w:val="en-GB"/>
            <w:rPrChange w:id="4816" w:author="Chara Katiri" w:date="2015-05-12T13:37:00Z">
              <w:rPr>
                <w:rFonts w:ascii="Times" w:eastAsia="Times New Roman" w:hAnsi="Times" w:cs="Times New Roman"/>
                <w:sz w:val="22"/>
                <w:szCs w:val="22"/>
                <w:lang w:val="en-GB"/>
              </w:rPr>
            </w:rPrChange>
          </w:rPr>
          <w:t xml:space="preserve"> Spring</w:t>
        </w:r>
      </w:ins>
      <w:r w:rsidR="003F6179" w:rsidRPr="007B355E">
        <w:rPr>
          <w:rFonts w:ascii="Times" w:eastAsia="Times New Roman" w:hAnsi="Times" w:cs="Times New Roman"/>
          <w:sz w:val="22"/>
          <w:szCs w:val="22"/>
          <w:lang w:val="en-GB"/>
          <w:rPrChange w:id="4817" w:author="Chara Katiri" w:date="2015-05-12T13:37:00Z">
            <w:rPr>
              <w:rFonts w:ascii="Times" w:eastAsia="Times New Roman" w:hAnsi="Times" w:cs="Times New Roman"/>
              <w:sz w:val="22"/>
              <w:szCs w:val="22"/>
              <w:lang w:val="en-GB"/>
            </w:rPr>
          </w:rPrChange>
        </w:rPr>
        <w:t xml:space="preserve"> Framework</w:t>
      </w:r>
      <w:ins w:id="4818" w:author="Chara Katiri" w:date="2015-04-11T02:32:00Z">
        <w:r w:rsidRPr="007B355E">
          <w:rPr>
            <w:rFonts w:ascii="Times" w:eastAsia="Times New Roman" w:hAnsi="Times" w:cs="Times New Roman"/>
            <w:sz w:val="22"/>
            <w:szCs w:val="22"/>
            <w:lang w:val="en-GB"/>
            <w:rPrChange w:id="4819" w:author="Chara Katiri" w:date="2015-05-12T13:37:00Z">
              <w:rPr>
                <w:rFonts w:ascii="Times" w:eastAsia="Times New Roman" w:hAnsi="Times" w:cs="Times New Roman"/>
                <w:sz w:val="22"/>
                <w:szCs w:val="22"/>
                <w:lang w:val="en-GB"/>
              </w:rPr>
            </w:rPrChange>
          </w:rPr>
          <w:t xml:space="preserve"> and </w:t>
        </w:r>
      </w:ins>
      <w:r w:rsidR="003F6179" w:rsidRPr="007B355E">
        <w:rPr>
          <w:rFonts w:ascii="Times" w:eastAsia="Times New Roman" w:hAnsi="Times" w:cs="Times New Roman"/>
          <w:sz w:val="22"/>
          <w:szCs w:val="22"/>
          <w:lang w:val="en-GB"/>
          <w:rPrChange w:id="4820" w:author="Chara Katiri" w:date="2015-05-12T13:37:00Z">
            <w:rPr>
              <w:rFonts w:ascii="Times" w:eastAsia="Times New Roman" w:hAnsi="Times" w:cs="Times New Roman"/>
              <w:sz w:val="22"/>
              <w:szCs w:val="22"/>
              <w:lang w:val="en-GB"/>
            </w:rPr>
          </w:rPrChange>
        </w:rPr>
        <w:t xml:space="preserve">consists of the following sub-modules: </w:t>
      </w:r>
      <w:ins w:id="4821" w:author="Chara Katiri" w:date="2015-04-12T00:57:00Z">
        <w:r w:rsidR="00FB2AC4" w:rsidRPr="007B355E">
          <w:rPr>
            <w:rFonts w:ascii="Times" w:eastAsia="Times New Roman" w:hAnsi="Times" w:cs="Times New Roman"/>
            <w:sz w:val="22"/>
            <w:szCs w:val="22"/>
            <w:lang w:val="en-GB"/>
            <w:rPrChange w:id="4822" w:author="Chara Katiri" w:date="2015-05-12T13:37:00Z">
              <w:rPr>
                <w:rFonts w:ascii="Times" w:eastAsia="Times New Roman" w:hAnsi="Times" w:cs="Times New Roman"/>
                <w:sz w:val="22"/>
                <w:szCs w:val="22"/>
                <w:lang w:val="en-GB"/>
              </w:rPr>
            </w:rPrChange>
          </w:rPr>
          <w:t>Beans, Core, Context, SpEL</w:t>
        </w:r>
        <w:r w:rsidR="00523976" w:rsidRPr="007B355E">
          <w:rPr>
            <w:rFonts w:ascii="Times" w:eastAsia="Times New Roman" w:hAnsi="Times" w:cs="Times New Roman"/>
            <w:sz w:val="22"/>
            <w:szCs w:val="22"/>
            <w:lang w:val="en-GB"/>
            <w:rPrChange w:id="4823" w:author="Chara Katiri" w:date="2015-05-12T13:37:00Z">
              <w:rPr>
                <w:rFonts w:ascii="Times" w:eastAsia="Times New Roman" w:hAnsi="Times" w:cs="Times New Roman"/>
                <w:sz w:val="22"/>
                <w:szCs w:val="22"/>
                <w:lang w:val="en-GB"/>
              </w:rPr>
            </w:rPrChange>
          </w:rPr>
          <w:t xml:space="preserve">. </w:t>
        </w:r>
      </w:ins>
      <w:ins w:id="4824" w:author="Chara Katiri" w:date="2015-04-12T00:35:00Z">
        <w:r w:rsidR="00BA4097" w:rsidRPr="007B355E">
          <w:rPr>
            <w:rFonts w:ascii="Times" w:eastAsia="Times New Roman" w:hAnsi="Times" w:cs="Times New Roman"/>
            <w:sz w:val="22"/>
            <w:szCs w:val="22"/>
            <w:lang w:val="en-GB"/>
            <w:rPrChange w:id="4825" w:author="Chara Katiri" w:date="2015-05-12T13:37:00Z">
              <w:rPr>
                <w:rFonts w:ascii="Times" w:eastAsia="Times New Roman" w:hAnsi="Times" w:cs="Times New Roman"/>
                <w:sz w:val="22"/>
                <w:szCs w:val="22"/>
                <w:lang w:val="en-GB"/>
              </w:rPr>
            </w:rPrChange>
          </w:rPr>
          <w:t xml:space="preserve">BeanFactory, </w:t>
        </w:r>
      </w:ins>
      <w:ins w:id="4826" w:author="Chara Katiri" w:date="2015-05-02T14:55:00Z">
        <w:r w:rsidR="00FB2AC4" w:rsidRPr="007B355E">
          <w:rPr>
            <w:rFonts w:ascii="Times" w:eastAsia="Times New Roman" w:hAnsi="Times" w:cs="Times New Roman"/>
            <w:sz w:val="22"/>
            <w:szCs w:val="22"/>
            <w:lang w:val="en-GB"/>
            <w:rPrChange w:id="4827" w:author="Chara Katiri" w:date="2015-05-12T13:37:00Z">
              <w:rPr>
                <w:rFonts w:ascii="Times" w:eastAsia="Times New Roman" w:hAnsi="Times" w:cs="Times New Roman"/>
                <w:sz w:val="22"/>
                <w:szCs w:val="22"/>
                <w:lang w:val="en-GB"/>
              </w:rPr>
            </w:rPrChange>
          </w:rPr>
          <w:t>as</w:t>
        </w:r>
      </w:ins>
      <w:ins w:id="4828" w:author="Chara Katiri" w:date="2015-04-12T00:35:00Z">
        <w:r w:rsidR="00BA4097" w:rsidRPr="007B355E">
          <w:rPr>
            <w:rFonts w:ascii="Times" w:eastAsia="Times New Roman" w:hAnsi="Times" w:cs="Times New Roman"/>
            <w:sz w:val="22"/>
            <w:szCs w:val="22"/>
            <w:lang w:val="en-GB"/>
            <w:rPrChange w:id="4829" w:author="Chara Katiri" w:date="2015-05-12T13:37:00Z">
              <w:rPr>
                <w:rFonts w:ascii="Times" w:eastAsia="Times New Roman" w:hAnsi="Times" w:cs="Times New Roman"/>
                <w:sz w:val="22"/>
                <w:szCs w:val="22"/>
                <w:lang w:val="en-GB"/>
              </w:rPr>
            </w:rPrChange>
          </w:rPr>
          <w:t xml:space="preserve"> t</w:t>
        </w:r>
      </w:ins>
      <w:ins w:id="4830" w:author="Chara Katiri" w:date="2015-04-12T00:12:00Z">
        <w:r w:rsidR="0008637A" w:rsidRPr="007B355E">
          <w:rPr>
            <w:rFonts w:ascii="Times" w:eastAsia="Times New Roman" w:hAnsi="Times" w:cs="Times New Roman"/>
            <w:sz w:val="22"/>
            <w:szCs w:val="22"/>
            <w:lang w:val="en-GB"/>
            <w:rPrChange w:id="4831" w:author="Chara Katiri" w:date="2015-05-12T13:37:00Z">
              <w:rPr>
                <w:rFonts w:ascii="Times" w:eastAsia="Times New Roman" w:hAnsi="Times" w:cs="Times New Roman"/>
                <w:sz w:val="22"/>
                <w:szCs w:val="22"/>
                <w:lang w:val="en-GB"/>
              </w:rPr>
            </w:rPrChange>
          </w:rPr>
          <w:t xml:space="preserve">he </w:t>
        </w:r>
      </w:ins>
      <w:ins w:id="4832" w:author="Chara Katiri" w:date="2015-04-12T00:14:00Z">
        <w:r w:rsidR="0008637A" w:rsidRPr="007B355E">
          <w:rPr>
            <w:rFonts w:ascii="Times" w:eastAsia="Times New Roman" w:hAnsi="Times" w:cs="Times New Roman"/>
            <w:sz w:val="22"/>
            <w:szCs w:val="22"/>
            <w:lang w:val="en-GB"/>
            <w:rPrChange w:id="4833" w:author="Chara Katiri" w:date="2015-05-12T13:37:00Z">
              <w:rPr>
                <w:rFonts w:ascii="Times" w:eastAsia="Times New Roman" w:hAnsi="Times" w:cs="Times New Roman"/>
                <w:sz w:val="22"/>
                <w:szCs w:val="22"/>
                <w:lang w:val="en-GB"/>
              </w:rPr>
            </w:rPrChange>
          </w:rPr>
          <w:t xml:space="preserve">most important </w:t>
        </w:r>
      </w:ins>
      <w:ins w:id="4834" w:author="Chara Katiri" w:date="2015-04-12T00:32:00Z">
        <w:r w:rsidR="00180195" w:rsidRPr="007B355E">
          <w:rPr>
            <w:rFonts w:ascii="Times" w:eastAsia="Times New Roman" w:hAnsi="Times" w:cs="Times New Roman"/>
            <w:sz w:val="22"/>
            <w:szCs w:val="22"/>
            <w:lang w:val="en-GB"/>
            <w:rPrChange w:id="4835" w:author="Chara Katiri" w:date="2015-05-12T13:37:00Z">
              <w:rPr>
                <w:rFonts w:ascii="Times" w:eastAsia="Times New Roman" w:hAnsi="Times" w:cs="Times New Roman"/>
                <w:sz w:val="22"/>
                <w:szCs w:val="22"/>
                <w:lang w:val="en-GB"/>
              </w:rPr>
            </w:rPrChange>
          </w:rPr>
          <w:t>component of c</w:t>
        </w:r>
        <w:r w:rsidR="00BA4097" w:rsidRPr="007B355E">
          <w:rPr>
            <w:rFonts w:ascii="Times" w:eastAsia="Times New Roman" w:hAnsi="Times" w:cs="Times New Roman"/>
            <w:sz w:val="22"/>
            <w:szCs w:val="22"/>
            <w:lang w:val="en-GB"/>
            <w:rPrChange w:id="4836" w:author="Chara Katiri" w:date="2015-05-12T13:37:00Z">
              <w:rPr>
                <w:rFonts w:ascii="Times" w:eastAsia="Times New Roman" w:hAnsi="Times" w:cs="Times New Roman"/>
                <w:sz w:val="22"/>
                <w:szCs w:val="22"/>
                <w:lang w:val="en-GB"/>
              </w:rPr>
            </w:rPrChange>
          </w:rPr>
          <w:t xml:space="preserve">ore </w:t>
        </w:r>
      </w:ins>
      <w:ins w:id="4837" w:author="Chara Katiri" w:date="2015-04-12T00:43:00Z">
        <w:r w:rsidR="00180195" w:rsidRPr="007B355E">
          <w:rPr>
            <w:rFonts w:ascii="Times" w:eastAsia="Times New Roman" w:hAnsi="Times" w:cs="Times New Roman"/>
            <w:sz w:val="22"/>
            <w:szCs w:val="22"/>
            <w:lang w:val="en-GB"/>
            <w:rPrChange w:id="4838" w:author="Chara Katiri" w:date="2015-05-12T13:37:00Z">
              <w:rPr>
                <w:rFonts w:ascii="Times" w:eastAsia="Times New Roman" w:hAnsi="Times" w:cs="Times New Roman"/>
                <w:sz w:val="22"/>
                <w:szCs w:val="22"/>
                <w:lang w:val="en-GB"/>
              </w:rPr>
            </w:rPrChange>
          </w:rPr>
          <w:t>container</w:t>
        </w:r>
        <w:r w:rsidR="00FB2AC4" w:rsidRPr="007B355E">
          <w:rPr>
            <w:rFonts w:ascii="Times" w:eastAsia="Times New Roman" w:hAnsi="Times" w:cs="Times New Roman"/>
            <w:sz w:val="22"/>
            <w:szCs w:val="22"/>
            <w:lang w:val="en-GB"/>
            <w:rPrChange w:id="4839" w:author="Chara Katiri" w:date="2015-05-12T13:37:00Z">
              <w:rPr>
                <w:rFonts w:ascii="Times" w:eastAsia="Times New Roman" w:hAnsi="Times" w:cs="Times New Roman"/>
                <w:sz w:val="22"/>
                <w:szCs w:val="22"/>
                <w:lang w:val="en-GB"/>
              </w:rPr>
            </w:rPrChange>
          </w:rPr>
          <w:t xml:space="preserve"> </w:t>
        </w:r>
      </w:ins>
      <w:ins w:id="4840" w:author="Chara Katiri" w:date="2015-04-12T00:36:00Z">
        <w:r w:rsidR="00BA4097" w:rsidRPr="007B355E">
          <w:rPr>
            <w:rFonts w:ascii="Times" w:eastAsia="Times New Roman" w:hAnsi="Times" w:cs="Times New Roman"/>
            <w:sz w:val="22"/>
            <w:szCs w:val="22"/>
            <w:lang w:val="en-GB"/>
            <w:rPrChange w:id="4841" w:author="Chara Katiri" w:date="2015-05-12T13:37:00Z">
              <w:rPr>
                <w:rFonts w:ascii="Times" w:eastAsia="Times New Roman" w:hAnsi="Times" w:cs="Times New Roman"/>
                <w:sz w:val="22"/>
                <w:szCs w:val="22"/>
                <w:lang w:val="en-GB"/>
              </w:rPr>
            </w:rPrChange>
          </w:rPr>
          <w:t xml:space="preserve">makes use of </w:t>
        </w:r>
      </w:ins>
      <w:ins w:id="4842" w:author="Chara Katiri" w:date="2015-04-12T00:57:00Z">
        <w:r w:rsidR="00523976" w:rsidRPr="007B355E">
          <w:rPr>
            <w:rFonts w:ascii="Times" w:eastAsia="Times New Roman" w:hAnsi="Times" w:cs="Times New Roman"/>
            <w:sz w:val="22"/>
            <w:szCs w:val="22"/>
            <w:lang w:val="en-GB"/>
            <w:rPrChange w:id="4843" w:author="Chara Katiri" w:date="2015-05-12T13:37:00Z">
              <w:rPr>
                <w:rFonts w:ascii="Times" w:eastAsia="Times New Roman" w:hAnsi="Times" w:cs="Times New Roman"/>
                <w:sz w:val="22"/>
                <w:szCs w:val="22"/>
                <w:lang w:val="en-GB"/>
              </w:rPr>
            </w:rPrChange>
          </w:rPr>
          <w:t xml:space="preserve">‘spring-beans’ </w:t>
        </w:r>
      </w:ins>
      <w:ins w:id="4844" w:author="Chara Katiri" w:date="2015-04-12T00:58:00Z">
        <w:r w:rsidR="00523976" w:rsidRPr="007B355E">
          <w:rPr>
            <w:rFonts w:ascii="Times" w:eastAsia="Times New Roman" w:hAnsi="Times" w:cs="Times New Roman"/>
            <w:sz w:val="22"/>
            <w:szCs w:val="22"/>
            <w:lang w:val="en-GB"/>
            <w:rPrChange w:id="4845" w:author="Chara Katiri" w:date="2015-05-12T13:37:00Z">
              <w:rPr>
                <w:rFonts w:ascii="Times" w:eastAsia="Times New Roman" w:hAnsi="Times" w:cs="Times New Roman"/>
                <w:sz w:val="22"/>
                <w:szCs w:val="22"/>
                <w:lang w:val="en-GB"/>
              </w:rPr>
            </w:rPrChange>
          </w:rPr>
          <w:t xml:space="preserve">and </w:t>
        </w:r>
      </w:ins>
      <w:ins w:id="4846" w:author="Chara Katiri" w:date="2015-04-12T00:36:00Z">
        <w:r w:rsidR="00BA4097" w:rsidRPr="007B355E">
          <w:rPr>
            <w:rFonts w:ascii="Times" w:eastAsia="Times New Roman" w:hAnsi="Times" w:cs="Times New Roman"/>
            <w:sz w:val="22"/>
            <w:szCs w:val="22"/>
            <w:lang w:val="en-GB"/>
            <w:rPrChange w:id="4847" w:author="Chara Katiri" w:date="2015-05-12T13:37:00Z">
              <w:rPr>
                <w:rFonts w:ascii="Times" w:eastAsia="Times New Roman" w:hAnsi="Times" w:cs="Times New Roman"/>
                <w:sz w:val="22"/>
                <w:szCs w:val="22"/>
                <w:lang w:val="en-GB"/>
              </w:rPr>
            </w:rPrChange>
          </w:rPr>
          <w:t>‘spring-core’ sub-modules to</w:t>
        </w:r>
      </w:ins>
      <w:ins w:id="4848" w:author="Chara Katiri" w:date="2015-04-12T00:35:00Z">
        <w:r w:rsidR="00BA4097" w:rsidRPr="007B355E">
          <w:rPr>
            <w:rFonts w:ascii="Times" w:eastAsia="Times New Roman" w:hAnsi="Times" w:cs="Times New Roman"/>
            <w:sz w:val="22"/>
            <w:szCs w:val="22"/>
            <w:lang w:val="en-GB"/>
            <w:rPrChange w:id="4849" w:author="Chara Katiri" w:date="2015-05-12T13:37:00Z">
              <w:rPr>
                <w:rFonts w:ascii="Times" w:eastAsia="Times New Roman" w:hAnsi="Times" w:cs="Times New Roman"/>
                <w:sz w:val="22"/>
                <w:szCs w:val="22"/>
                <w:lang w:val="en-GB"/>
              </w:rPr>
            </w:rPrChange>
          </w:rPr>
          <w:t xml:space="preserve"> provide a number of essential functionalities and features for Inversion of Control (IoC) and Dependency Injection (DI)</w:t>
        </w:r>
      </w:ins>
      <w:ins w:id="4850" w:author="Chara Katiri" w:date="2015-04-12T00:14:00Z">
        <w:r w:rsidR="00BA4097" w:rsidRPr="007B355E">
          <w:rPr>
            <w:rFonts w:ascii="Times" w:eastAsia="Times New Roman" w:hAnsi="Times" w:cs="Times New Roman"/>
            <w:sz w:val="22"/>
            <w:szCs w:val="22"/>
            <w:lang w:val="en-GB"/>
            <w:rPrChange w:id="4851" w:author="Chara Katiri" w:date="2015-05-12T13:37:00Z">
              <w:rPr>
                <w:rFonts w:ascii="Times" w:eastAsia="Times New Roman" w:hAnsi="Times" w:cs="Times New Roman"/>
                <w:sz w:val="22"/>
                <w:szCs w:val="22"/>
                <w:lang w:val="en-GB"/>
              </w:rPr>
            </w:rPrChange>
          </w:rPr>
          <w:t xml:space="preserve">. </w:t>
        </w:r>
      </w:ins>
      <w:ins w:id="4852" w:author="Chara Katiri" w:date="2015-04-12T00:58:00Z">
        <w:r w:rsidR="00523976" w:rsidRPr="007B355E">
          <w:rPr>
            <w:rFonts w:ascii="Times" w:eastAsia="Times New Roman" w:hAnsi="Times" w:cs="Times New Roman"/>
            <w:sz w:val="22"/>
            <w:szCs w:val="22"/>
            <w:lang w:val="en-GB"/>
            <w:rPrChange w:id="4853" w:author="Chara Katiri" w:date="2015-05-12T13:37:00Z">
              <w:rPr>
                <w:rFonts w:ascii="Times" w:eastAsia="Times New Roman" w:hAnsi="Times" w:cs="Times New Roman"/>
                <w:sz w:val="22"/>
                <w:szCs w:val="22"/>
                <w:lang w:val="en-GB"/>
              </w:rPr>
            </w:rPrChange>
          </w:rPr>
          <w:t>ApplicationContext</w:t>
        </w:r>
      </w:ins>
      <w:ins w:id="4854" w:author="Chara Katiri" w:date="2015-05-02T14:56:00Z">
        <w:r w:rsidR="00FB2AC4" w:rsidRPr="007B355E">
          <w:rPr>
            <w:rFonts w:ascii="Times" w:eastAsia="Times New Roman" w:hAnsi="Times" w:cs="Times New Roman"/>
            <w:sz w:val="22"/>
            <w:szCs w:val="22"/>
            <w:lang w:val="en-GB"/>
            <w:rPrChange w:id="4855" w:author="Chara Katiri" w:date="2015-05-12T13:37:00Z">
              <w:rPr>
                <w:rFonts w:ascii="Times" w:eastAsia="Times New Roman" w:hAnsi="Times" w:cs="Times New Roman"/>
                <w:sz w:val="22"/>
                <w:szCs w:val="22"/>
                <w:lang w:val="en-GB"/>
              </w:rPr>
            </w:rPrChange>
          </w:rPr>
          <w:t xml:space="preserve"> is equally important</w:t>
        </w:r>
      </w:ins>
      <w:ins w:id="4856" w:author="Chara Katiri" w:date="2015-04-12T00:58:00Z">
        <w:r w:rsidR="00FB2AC4" w:rsidRPr="007B355E">
          <w:rPr>
            <w:rFonts w:ascii="Times" w:eastAsia="Times New Roman" w:hAnsi="Times" w:cs="Times New Roman"/>
            <w:sz w:val="22"/>
            <w:szCs w:val="22"/>
            <w:lang w:val="en-GB"/>
            <w:rPrChange w:id="4857" w:author="Chara Katiri" w:date="2015-05-12T13:37:00Z">
              <w:rPr>
                <w:rFonts w:ascii="Times" w:eastAsia="Times New Roman" w:hAnsi="Times" w:cs="Times New Roman"/>
                <w:sz w:val="22"/>
                <w:szCs w:val="22"/>
                <w:lang w:val="en-GB"/>
              </w:rPr>
            </w:rPrChange>
          </w:rPr>
          <w:t xml:space="preserve"> and </w:t>
        </w:r>
      </w:ins>
      <w:ins w:id="4858" w:author="Chara Katiri" w:date="2015-04-12T00:51:00Z">
        <w:r w:rsidR="00180195" w:rsidRPr="007B355E">
          <w:rPr>
            <w:rFonts w:ascii="Times" w:eastAsia="Times New Roman" w:hAnsi="Times" w:cs="Times New Roman"/>
            <w:sz w:val="22"/>
            <w:szCs w:val="22"/>
            <w:lang w:val="en-GB"/>
            <w:rPrChange w:id="4859" w:author="Chara Katiri" w:date="2015-05-12T13:37:00Z">
              <w:rPr>
                <w:rFonts w:ascii="Times" w:eastAsia="Times New Roman" w:hAnsi="Times" w:cs="Times New Roman"/>
                <w:sz w:val="22"/>
                <w:szCs w:val="22"/>
                <w:lang w:val="en-GB"/>
              </w:rPr>
            </w:rPrChange>
          </w:rPr>
          <w:t xml:space="preserve">extends </w:t>
        </w:r>
      </w:ins>
      <w:ins w:id="4860" w:author="Chara Katiri" w:date="2015-04-12T00:58:00Z">
        <w:r w:rsidR="00523976" w:rsidRPr="007B355E">
          <w:rPr>
            <w:rFonts w:ascii="Times" w:eastAsia="Times New Roman" w:hAnsi="Times" w:cs="Times New Roman"/>
            <w:sz w:val="22"/>
            <w:szCs w:val="22"/>
            <w:lang w:val="en-GB"/>
            <w:rPrChange w:id="4861" w:author="Chara Katiri" w:date="2015-05-12T13:37:00Z">
              <w:rPr>
                <w:rFonts w:ascii="Times" w:eastAsia="Times New Roman" w:hAnsi="Times" w:cs="Times New Roman"/>
                <w:sz w:val="22"/>
                <w:szCs w:val="22"/>
                <w:lang w:val="en-GB"/>
              </w:rPr>
            </w:rPrChange>
          </w:rPr>
          <w:t xml:space="preserve">the </w:t>
        </w:r>
      </w:ins>
      <w:ins w:id="4862" w:author="Chara Katiri" w:date="2015-04-12T00:51:00Z">
        <w:r w:rsidR="00180195" w:rsidRPr="007B355E">
          <w:rPr>
            <w:rFonts w:ascii="Times" w:eastAsia="Times New Roman" w:hAnsi="Times" w:cs="Times New Roman"/>
            <w:sz w:val="22"/>
            <w:szCs w:val="22"/>
            <w:lang w:val="en-GB"/>
            <w:rPrChange w:id="4863" w:author="Chara Katiri" w:date="2015-05-12T13:37:00Z">
              <w:rPr>
                <w:rFonts w:ascii="Times" w:eastAsia="Times New Roman" w:hAnsi="Times" w:cs="Times New Roman"/>
                <w:sz w:val="22"/>
                <w:szCs w:val="22"/>
                <w:lang w:val="en-GB"/>
              </w:rPr>
            </w:rPrChange>
          </w:rPr>
          <w:t>BeansFactory</w:t>
        </w:r>
      </w:ins>
      <w:ins w:id="4864" w:author="Chara Katiri" w:date="2015-04-12T00:58:00Z">
        <w:r w:rsidR="00523976" w:rsidRPr="007B355E">
          <w:rPr>
            <w:rFonts w:ascii="Times" w:eastAsia="Times New Roman" w:hAnsi="Times" w:cs="Times New Roman"/>
            <w:sz w:val="22"/>
            <w:szCs w:val="22"/>
            <w:lang w:val="en-GB"/>
            <w:rPrChange w:id="4865" w:author="Chara Katiri" w:date="2015-05-12T13:37:00Z">
              <w:rPr>
                <w:rFonts w:ascii="Times" w:eastAsia="Times New Roman" w:hAnsi="Times" w:cs="Times New Roman"/>
                <w:sz w:val="22"/>
                <w:szCs w:val="22"/>
                <w:lang w:val="en-GB"/>
              </w:rPr>
            </w:rPrChange>
          </w:rPr>
          <w:t xml:space="preserve">. The ApplicationContext </w:t>
        </w:r>
      </w:ins>
      <w:ins w:id="4866" w:author="Chara Katiri" w:date="2015-04-12T00:51:00Z">
        <w:r w:rsidR="00180195" w:rsidRPr="007B355E">
          <w:rPr>
            <w:rFonts w:ascii="Times" w:eastAsia="Times New Roman" w:hAnsi="Times" w:cs="Times New Roman"/>
            <w:sz w:val="22"/>
            <w:szCs w:val="22"/>
            <w:lang w:val="en-GB"/>
            <w:rPrChange w:id="4867" w:author="Chara Katiri" w:date="2015-05-12T13:37:00Z">
              <w:rPr>
                <w:rFonts w:ascii="Times" w:eastAsia="Times New Roman" w:hAnsi="Times" w:cs="Times New Roman"/>
                <w:sz w:val="22"/>
                <w:szCs w:val="22"/>
                <w:lang w:val="en-GB"/>
              </w:rPr>
            </w:rPrChange>
          </w:rPr>
          <w:t xml:space="preserve">provides </w:t>
        </w:r>
      </w:ins>
      <w:ins w:id="4868" w:author="Chara Katiri" w:date="2015-04-12T00:52:00Z">
        <w:r w:rsidR="00523976" w:rsidRPr="007B355E">
          <w:rPr>
            <w:rFonts w:ascii="Times" w:eastAsia="Times New Roman" w:hAnsi="Times" w:cs="Times New Roman"/>
            <w:sz w:val="22"/>
            <w:szCs w:val="22"/>
            <w:lang w:val="en-GB"/>
            <w:rPrChange w:id="4869" w:author="Chara Katiri" w:date="2015-05-12T13:37:00Z">
              <w:rPr>
                <w:rFonts w:ascii="Times" w:eastAsia="Times New Roman" w:hAnsi="Times" w:cs="Times New Roman"/>
                <w:sz w:val="22"/>
                <w:szCs w:val="22"/>
                <w:lang w:val="en-GB"/>
              </w:rPr>
            </w:rPrChange>
          </w:rPr>
          <w:t xml:space="preserve">internationalisation for text </w:t>
        </w:r>
      </w:ins>
      <w:ins w:id="4870" w:author="Chara Katiri" w:date="2015-04-12T00:59:00Z">
        <w:r w:rsidR="00523976" w:rsidRPr="007B355E">
          <w:rPr>
            <w:rFonts w:ascii="Times" w:eastAsia="Times New Roman" w:hAnsi="Times" w:cs="Times New Roman"/>
            <w:sz w:val="22"/>
            <w:szCs w:val="22"/>
            <w:lang w:val="en-GB"/>
            <w:rPrChange w:id="4871" w:author="Chara Katiri" w:date="2015-05-12T13:37:00Z">
              <w:rPr>
                <w:rFonts w:ascii="Times" w:eastAsia="Times New Roman" w:hAnsi="Times" w:cs="Times New Roman"/>
                <w:sz w:val="22"/>
                <w:szCs w:val="22"/>
                <w:lang w:val="en-GB"/>
              </w:rPr>
            </w:rPrChange>
          </w:rPr>
          <w:t>messages;</w:t>
        </w:r>
      </w:ins>
      <w:ins w:id="4872" w:author="Chara Katiri" w:date="2015-04-12T00:52:00Z">
        <w:r w:rsidR="00523976" w:rsidRPr="007B355E">
          <w:rPr>
            <w:rFonts w:ascii="Times" w:eastAsia="Times New Roman" w:hAnsi="Times" w:cs="Times New Roman"/>
            <w:sz w:val="22"/>
            <w:szCs w:val="22"/>
            <w:lang w:val="en-GB"/>
            <w:rPrChange w:id="4873" w:author="Chara Katiri" w:date="2015-05-12T13:37:00Z">
              <w:rPr>
                <w:rFonts w:ascii="Times" w:eastAsia="Times New Roman" w:hAnsi="Times" w:cs="Times New Roman"/>
                <w:sz w:val="22"/>
                <w:szCs w:val="22"/>
                <w:lang w:val="en-GB"/>
              </w:rPr>
            </w:rPrChange>
          </w:rPr>
          <w:t xml:space="preserve"> enables access to resources like URLs and files</w:t>
        </w:r>
      </w:ins>
      <w:ins w:id="4874" w:author="Chara Katiri" w:date="2015-04-12T00:59:00Z">
        <w:r w:rsidR="00523976" w:rsidRPr="007B355E">
          <w:rPr>
            <w:rFonts w:ascii="Times" w:eastAsia="Times New Roman" w:hAnsi="Times" w:cs="Times New Roman"/>
            <w:sz w:val="22"/>
            <w:szCs w:val="22"/>
            <w:lang w:val="en-GB"/>
            <w:rPrChange w:id="4875" w:author="Chara Katiri" w:date="2015-05-12T13:37:00Z">
              <w:rPr>
                <w:rFonts w:ascii="Times" w:eastAsia="Times New Roman" w:hAnsi="Times" w:cs="Times New Roman"/>
                <w:sz w:val="22"/>
                <w:szCs w:val="22"/>
                <w:lang w:val="en-GB"/>
              </w:rPr>
            </w:rPrChange>
          </w:rPr>
          <w:t>;</w:t>
        </w:r>
      </w:ins>
      <w:ins w:id="4876" w:author="Chara Katiri" w:date="2015-04-12T00:52:00Z">
        <w:r w:rsidR="00523976" w:rsidRPr="007B355E">
          <w:rPr>
            <w:rFonts w:ascii="Times" w:eastAsia="Times New Roman" w:hAnsi="Times" w:cs="Times New Roman"/>
            <w:sz w:val="22"/>
            <w:szCs w:val="22"/>
            <w:lang w:val="en-GB"/>
            <w:rPrChange w:id="4877" w:author="Chara Katiri" w:date="2015-05-12T13:37:00Z">
              <w:rPr>
                <w:rFonts w:ascii="Times" w:eastAsia="Times New Roman" w:hAnsi="Times" w:cs="Times New Roman"/>
                <w:sz w:val="22"/>
                <w:szCs w:val="22"/>
                <w:lang w:val="en-GB"/>
              </w:rPr>
            </w:rPrChange>
          </w:rPr>
          <w:t xml:space="preserve"> and supports event publication to the registered listeners.</w:t>
        </w:r>
      </w:ins>
      <w:ins w:id="4878" w:author="Chara Katiri" w:date="2015-04-12T01:00:00Z">
        <w:r w:rsidR="002971A7" w:rsidRPr="007B355E">
          <w:rPr>
            <w:rFonts w:ascii="Times" w:eastAsia="Times New Roman" w:hAnsi="Times" w:cs="Times New Roman"/>
            <w:sz w:val="22"/>
            <w:szCs w:val="22"/>
            <w:lang w:val="en-GB"/>
            <w:rPrChange w:id="4879" w:author="Chara Katiri" w:date="2015-05-12T13:37: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4880" w:author="Chara Katiri" w:date="2015-05-12T15:21:00Z">
              <w:rPr>
                <w:rFonts w:ascii="Times" w:eastAsia="Times New Roman" w:hAnsi="Times" w:cs="Times New Roman"/>
                <w:sz w:val="22"/>
                <w:szCs w:val="22"/>
                <w:lang w:val="en-GB"/>
              </w:rPr>
            </w:rPrChange>
          </w:rPr>
          <w:id w:val="1780757009"/>
          <w:citation/>
        </w:sdtPr>
        <w:sdtContent>
          <w:r w:rsidR="00725EF6" w:rsidRPr="007B355E">
            <w:rPr>
              <w:rFonts w:ascii="Times" w:eastAsia="Times New Roman" w:hAnsi="Times" w:cs="Times New Roman"/>
              <w:sz w:val="22"/>
              <w:szCs w:val="22"/>
              <w:lang w:val="en-GB"/>
              <w:rPrChange w:id="4881" w:author="Chara Katiri" w:date="2015-05-12T13:37:00Z">
                <w:rPr>
                  <w:rFonts w:ascii="Times" w:eastAsia="Times New Roman" w:hAnsi="Times" w:cs="Times New Roman"/>
                  <w:sz w:val="22"/>
                  <w:szCs w:val="22"/>
                  <w:lang w:val="en-GB"/>
                </w:rPr>
              </w:rPrChange>
            </w:rPr>
            <w:fldChar w:fldCharType="begin"/>
          </w:r>
          <w:r w:rsidR="00725EF6" w:rsidRPr="007B355E">
            <w:rPr>
              <w:rFonts w:ascii="Times" w:eastAsia="Times New Roman" w:hAnsi="Times" w:cs="Times New Roman"/>
              <w:sz w:val="22"/>
              <w:szCs w:val="22"/>
              <w:lang w:val="en-GB"/>
              <w:rPrChange w:id="4882" w:author="Chara Katiri" w:date="2015-05-12T13:37:00Z">
                <w:rPr>
                  <w:rFonts w:ascii="Times" w:eastAsia="Times New Roman" w:hAnsi="Times" w:cs="Times New Roman"/>
                  <w:sz w:val="22"/>
                  <w:szCs w:val="22"/>
                </w:rPr>
              </w:rPrChange>
            </w:rPr>
            <w:instrText xml:space="preserve"> CITATION Spr15 \l 1033 </w:instrText>
          </w:r>
          <w:r w:rsidR="00725EF6" w:rsidRPr="007B355E">
            <w:rPr>
              <w:rFonts w:ascii="Times" w:eastAsia="Times New Roman" w:hAnsi="Times" w:cs="Times New Roman"/>
              <w:sz w:val="22"/>
              <w:szCs w:val="22"/>
              <w:lang w:val="en-GB"/>
              <w:rPrChange w:id="4883" w:author="Chara Katiri" w:date="2015-05-12T13:37:00Z">
                <w:rPr>
                  <w:rFonts w:ascii="Times" w:eastAsia="Times New Roman" w:hAnsi="Times" w:cs="Times New Roman"/>
                  <w:sz w:val="22"/>
                  <w:szCs w:val="22"/>
                  <w:lang w:val="en-GB"/>
                </w:rPr>
              </w:rPrChange>
            </w:rPr>
            <w:fldChar w:fldCharType="separate"/>
          </w:r>
          <w:r w:rsidR="00B7160F" w:rsidRPr="007B355E">
            <w:rPr>
              <w:rFonts w:ascii="Times" w:eastAsia="Times New Roman" w:hAnsi="Times" w:cs="Times New Roman"/>
              <w:sz w:val="22"/>
              <w:szCs w:val="22"/>
              <w:lang w:val="en-GB"/>
              <w:rPrChange w:id="4884" w:author="Chara Katiri" w:date="2015-05-12T13:37:00Z">
                <w:rPr>
                  <w:rFonts w:ascii="Times" w:eastAsia="Times New Roman" w:hAnsi="Times" w:cs="Times New Roman"/>
                  <w:noProof/>
                  <w:sz w:val="22"/>
                  <w:szCs w:val="22"/>
                  <w:lang w:val="en-GB"/>
                </w:rPr>
              </w:rPrChange>
            </w:rPr>
            <w:t>[</w:t>
          </w:r>
          <w:r w:rsidR="00B7160F" w:rsidRPr="007B355E">
            <w:rPr>
              <w:rFonts w:ascii="Times" w:eastAsia="Times New Roman" w:hAnsi="Times" w:cs="Times New Roman"/>
              <w:sz w:val="22"/>
              <w:szCs w:val="22"/>
              <w:lang w:val="en-GB"/>
              <w:rPrChange w:id="4885" w:author="Chara Katiri" w:date="2015-05-12T13:37:00Z">
                <w:rPr>
                  <w:rFonts w:ascii="Times" w:eastAsia="Times New Roman" w:hAnsi="Times" w:cs="Times New Roman"/>
                  <w:noProof/>
                  <w:sz w:val="22"/>
                  <w:szCs w:val="22"/>
                  <w:lang w:val="en-GB"/>
                </w:rPr>
              </w:rPrChange>
            </w:rPr>
            <w:fldChar w:fldCharType="begin"/>
          </w:r>
          <w:r w:rsidR="00B7160F" w:rsidRPr="007B355E">
            <w:rPr>
              <w:rFonts w:ascii="Times" w:eastAsia="Times New Roman" w:hAnsi="Times" w:cs="Times New Roman"/>
              <w:sz w:val="22"/>
              <w:szCs w:val="22"/>
              <w:lang w:val="en-GB"/>
              <w:rPrChange w:id="4886" w:author="Chara Katiri" w:date="2015-05-12T13:37:00Z">
                <w:rPr>
                  <w:rFonts w:ascii="Times" w:eastAsia="Times New Roman" w:hAnsi="Times" w:cs="Times New Roman"/>
                  <w:noProof/>
                  <w:sz w:val="22"/>
                  <w:szCs w:val="22"/>
                  <w:lang w:val="en-GB"/>
                </w:rPr>
              </w:rPrChange>
            </w:rPr>
            <w:instrText xml:space="preserve"> HYPERLINK "" \l "Spr15" </w:instrText>
          </w:r>
          <w:r w:rsidR="00B7160F" w:rsidRPr="007B355E">
            <w:rPr>
              <w:rFonts w:ascii="Times" w:eastAsia="Times New Roman" w:hAnsi="Times" w:cs="Times New Roman"/>
              <w:sz w:val="22"/>
              <w:szCs w:val="22"/>
              <w:lang w:val="en-GB"/>
              <w:rPrChange w:id="4887" w:author="Chara Katiri" w:date="2015-05-12T13:37:00Z">
                <w:rPr>
                  <w:rFonts w:ascii="Times" w:eastAsia="Times New Roman" w:hAnsi="Times" w:cs="Times New Roman"/>
                  <w:noProof/>
                  <w:sz w:val="22"/>
                  <w:szCs w:val="22"/>
                  <w:lang w:val="en-GB"/>
                </w:rPr>
              </w:rPrChange>
            </w:rPr>
            <w:fldChar w:fldCharType="separate"/>
          </w:r>
          <w:r w:rsidR="00B7160F" w:rsidRPr="00AC7486">
            <w:rPr>
              <w:rPrChange w:id="4888" w:author="Chara Katiri" w:date="2015-05-12T15:21:00Z">
                <w:rPr>
                  <w:rStyle w:val="Heading2Char"/>
                  <w:rFonts w:ascii="Times" w:eastAsia="Times New Roman" w:hAnsi="Times" w:cs="Times New Roman"/>
                  <w:noProof/>
                  <w:color w:val="auto"/>
                  <w:sz w:val="22"/>
                  <w:szCs w:val="22"/>
                  <w:lang w:val="en-GB"/>
                </w:rPr>
              </w:rPrChange>
            </w:rPr>
            <w:t>23</w:t>
          </w:r>
          <w:r w:rsidR="00B7160F" w:rsidRPr="007B355E">
            <w:rPr>
              <w:rFonts w:ascii="Times" w:eastAsia="Times New Roman" w:hAnsi="Times" w:cs="Times New Roman"/>
              <w:sz w:val="22"/>
              <w:szCs w:val="22"/>
              <w:lang w:val="en-GB"/>
              <w:rPrChange w:id="4889" w:author="Chara Katiri" w:date="2015-05-12T13:37:00Z">
                <w:rPr>
                  <w:rFonts w:ascii="Times" w:eastAsia="Times New Roman" w:hAnsi="Times" w:cs="Times New Roman"/>
                  <w:noProof/>
                  <w:sz w:val="22"/>
                  <w:szCs w:val="22"/>
                  <w:lang w:val="en-GB"/>
                </w:rPr>
              </w:rPrChange>
            </w:rPr>
            <w:fldChar w:fldCharType="end"/>
          </w:r>
          <w:r w:rsidR="00B7160F" w:rsidRPr="007B355E">
            <w:rPr>
              <w:rFonts w:ascii="Times" w:eastAsia="Times New Roman" w:hAnsi="Times" w:cs="Times New Roman"/>
              <w:sz w:val="22"/>
              <w:szCs w:val="22"/>
              <w:lang w:val="en-GB"/>
              <w:rPrChange w:id="4890" w:author="Chara Katiri" w:date="2015-05-12T13:37:00Z">
                <w:rPr>
                  <w:rFonts w:ascii="Times" w:eastAsia="Times New Roman" w:hAnsi="Times" w:cs="Times New Roman"/>
                  <w:noProof/>
                  <w:sz w:val="22"/>
                  <w:szCs w:val="22"/>
                  <w:lang w:val="en-GB"/>
                </w:rPr>
              </w:rPrChange>
            </w:rPr>
            <w:t>]</w:t>
          </w:r>
          <w:r w:rsidR="00725EF6" w:rsidRPr="007B355E">
            <w:rPr>
              <w:rFonts w:ascii="Times" w:eastAsia="Times New Roman" w:hAnsi="Times" w:cs="Times New Roman"/>
              <w:sz w:val="22"/>
              <w:szCs w:val="22"/>
              <w:lang w:val="en-GB"/>
              <w:rPrChange w:id="4891" w:author="Chara Katiri" w:date="2015-05-12T13:37:00Z">
                <w:rPr>
                  <w:rFonts w:ascii="Times" w:eastAsia="Times New Roman" w:hAnsi="Times" w:cs="Times New Roman"/>
                  <w:sz w:val="22"/>
                  <w:szCs w:val="22"/>
                  <w:lang w:val="en-GB"/>
                </w:rPr>
              </w:rPrChange>
            </w:rPr>
            <w:fldChar w:fldCharType="end"/>
          </w:r>
        </w:sdtContent>
      </w:sdt>
    </w:p>
    <w:p w14:paraId="5FA0B932" w14:textId="25E6980B" w:rsidR="002971A7" w:rsidRPr="007B355E" w:rsidRDefault="00B777AA" w:rsidP="00AC7486">
      <w:pPr>
        <w:spacing w:line="360" w:lineRule="auto"/>
        <w:ind w:firstLine="567"/>
        <w:contextualSpacing/>
        <w:jc w:val="both"/>
        <w:rPr>
          <w:ins w:id="4892" w:author="Chara Katiri" w:date="2015-05-12T13:34:00Z"/>
          <w:rFonts w:ascii="Times" w:eastAsia="Times New Roman" w:hAnsi="Times" w:cs="Times New Roman"/>
          <w:sz w:val="22"/>
          <w:szCs w:val="22"/>
          <w:lang w:val="en-GB"/>
          <w:rPrChange w:id="4893" w:author="Chara Katiri" w:date="2015-05-12T13:37:00Z">
            <w:rPr>
              <w:ins w:id="4894" w:author="Chara Katiri" w:date="2015-05-12T13:34:00Z"/>
              <w:lang w:val="en-GB"/>
            </w:rPr>
          </w:rPrChange>
        </w:rPr>
        <w:pPrChange w:id="4895" w:author="Chara Katiri" w:date="2015-05-12T15:21: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ins w:id="4896" w:author="Chara Katiri" w:date="2015-05-12T13:38:00Z">
        <w:r>
          <w:rPr>
            <w:rFonts w:ascii="Times" w:eastAsia="Times New Roman" w:hAnsi="Times" w:cs="Times New Roman"/>
            <w:sz w:val="22"/>
            <w:szCs w:val="22"/>
            <w:lang w:val="en-GB"/>
          </w:rPr>
          <w:t xml:space="preserve">Finally, it’s </w:t>
        </w:r>
      </w:ins>
      <w:ins w:id="4897" w:author="Chara Katiri" w:date="2015-04-12T01:07:00Z">
        <w:r>
          <w:rPr>
            <w:rFonts w:ascii="Times" w:eastAsia="Times New Roman" w:hAnsi="Times" w:cs="Times New Roman"/>
            <w:sz w:val="22"/>
            <w:szCs w:val="22"/>
            <w:lang w:val="en-GB"/>
            <w:rPrChange w:id="4898" w:author="Chara Katiri" w:date="2015-05-12T13:37:00Z">
              <w:rPr>
                <w:rFonts w:ascii="Times" w:eastAsia="Times New Roman" w:hAnsi="Times" w:cs="Times New Roman"/>
                <w:sz w:val="22"/>
                <w:szCs w:val="22"/>
                <w:lang w:val="en-GB"/>
              </w:rPr>
            </w:rPrChange>
          </w:rPr>
          <w:t>the test module. T</w:t>
        </w:r>
        <w:r w:rsidR="002971A7" w:rsidRPr="007B355E">
          <w:rPr>
            <w:rFonts w:ascii="Times" w:eastAsia="Times New Roman" w:hAnsi="Times" w:cs="Times New Roman"/>
            <w:sz w:val="22"/>
            <w:szCs w:val="22"/>
            <w:lang w:val="en-GB"/>
            <w:rPrChange w:id="4899" w:author="Chara Katiri" w:date="2015-05-12T13:37:00Z">
              <w:rPr>
                <w:rFonts w:ascii="Times" w:eastAsia="Times New Roman" w:hAnsi="Times" w:cs="Times New Roman"/>
                <w:sz w:val="22"/>
                <w:szCs w:val="22"/>
                <w:lang w:val="en-GB"/>
              </w:rPr>
            </w:rPrChange>
          </w:rPr>
          <w:t xml:space="preserve">he purpose of the test module is to support the services for integration and unit testing. </w:t>
        </w:r>
      </w:ins>
    </w:p>
    <w:p w14:paraId="3C897555" w14:textId="77777777" w:rsidR="007B355E" w:rsidRPr="00F758B3" w:rsidRDefault="007B355E" w:rsidP="007B355E">
      <w:pPr>
        <w:pStyle w:val="ListParagraph"/>
        <w:spacing w:line="360" w:lineRule="auto"/>
        <w:ind w:left="426"/>
        <w:jc w:val="both"/>
        <w:rPr>
          <w:rFonts w:ascii="Times" w:eastAsia="Times New Roman" w:hAnsi="Times" w:cs="Times New Roman"/>
          <w:sz w:val="22"/>
          <w:szCs w:val="22"/>
          <w:lang w:val="en-GB"/>
          <w:rPrChange w:id="4900" w:author="Chara Katiri" w:date="2015-05-12T13:05:00Z">
            <w:rPr>
              <w:rFonts w:ascii="Times" w:eastAsia="Times New Roman" w:hAnsi="Times" w:cs="Times New Roman"/>
              <w:sz w:val="22"/>
              <w:szCs w:val="22"/>
              <w:lang w:val="en-GB"/>
            </w:rPr>
          </w:rPrChange>
        </w:rPr>
        <w:pPrChange w:id="4901" w:author="Chara Katiri" w:date="2015-05-12T13:34:00Z">
          <w:pPr>
            <w:pStyle w:val="ListParagraph"/>
            <w:widowControl w:val="0"/>
            <w:numPr>
              <w:numId w:val="57"/>
            </w:numPr>
            <w:tabs>
              <w:tab w:val="left" w:pos="220"/>
              <w:tab w:val="left" w:pos="720"/>
            </w:tabs>
            <w:autoSpaceDE w:val="0"/>
            <w:autoSpaceDN w:val="0"/>
            <w:adjustRightInd w:val="0"/>
            <w:spacing w:after="293" w:line="360" w:lineRule="auto"/>
            <w:ind w:left="1080" w:hanging="360"/>
            <w:jc w:val="both"/>
          </w:pPr>
        </w:pPrChange>
      </w:pPr>
    </w:p>
    <w:p w14:paraId="5F1E5BC8" w14:textId="1C17D439" w:rsidR="003A0AE7" w:rsidRPr="00F758B3" w:rsidRDefault="003F4AEA" w:rsidP="00F758B3">
      <w:pPr>
        <w:pStyle w:val="Heading2"/>
        <w:numPr>
          <w:ilvl w:val="2"/>
          <w:numId w:val="13"/>
        </w:numPr>
        <w:spacing w:line="360" w:lineRule="auto"/>
        <w:contextualSpacing/>
        <w:jc w:val="both"/>
        <w:rPr>
          <w:rFonts w:ascii="Times" w:hAnsi="Times" w:cs="Times New Roman"/>
          <w:color w:val="auto"/>
          <w:sz w:val="22"/>
          <w:szCs w:val="22"/>
          <w:lang w:val="en-GB"/>
          <w:rPrChange w:id="4902" w:author="Chara Katiri" w:date="2015-05-12T13:05:00Z">
            <w:rPr>
              <w:rFonts w:ascii="Times" w:hAnsi="Times" w:cs="Times New Roman"/>
              <w:color w:val="auto"/>
              <w:sz w:val="22"/>
              <w:szCs w:val="22"/>
              <w:lang w:val="en-GB"/>
            </w:rPr>
          </w:rPrChange>
        </w:rPr>
        <w:pPrChange w:id="4903" w:author="Chara Katiri" w:date="2015-05-12T13:05:00Z">
          <w:pPr>
            <w:pStyle w:val="Heading2"/>
            <w:numPr>
              <w:ilvl w:val="2"/>
              <w:numId w:val="13"/>
            </w:numPr>
            <w:spacing w:line="360" w:lineRule="auto"/>
            <w:ind w:left="1224" w:hanging="504"/>
            <w:contextualSpacing/>
            <w:jc w:val="both"/>
          </w:pPr>
        </w:pPrChange>
      </w:pPr>
      <w:bookmarkStart w:id="4904" w:name="_Toc292730848"/>
      <w:r w:rsidRPr="00F758B3">
        <w:rPr>
          <w:rFonts w:ascii="Times" w:hAnsi="Times" w:cs="Times New Roman"/>
          <w:color w:val="auto"/>
          <w:sz w:val="22"/>
          <w:szCs w:val="22"/>
          <w:lang w:val="en-GB"/>
          <w:rPrChange w:id="4905" w:author="Chara Katiri" w:date="2015-05-12T13:05:00Z">
            <w:rPr>
              <w:rFonts w:ascii="Times" w:hAnsi="Times" w:cs="Times New Roman"/>
              <w:color w:val="auto"/>
              <w:sz w:val="22"/>
              <w:szCs w:val="22"/>
              <w:lang w:val="en-GB"/>
            </w:rPr>
          </w:rPrChange>
        </w:rPr>
        <w:t>Benefits of Spring MVC framework</w:t>
      </w:r>
      <w:bookmarkEnd w:id="4904"/>
    </w:p>
    <w:p w14:paraId="3F0F9778" w14:textId="42896567" w:rsidR="002555A7" w:rsidRPr="00F758B3" w:rsidRDefault="003F4AEA" w:rsidP="00F758B3">
      <w:pPr>
        <w:spacing w:line="360" w:lineRule="auto"/>
        <w:ind w:firstLine="1276"/>
        <w:contextualSpacing/>
        <w:jc w:val="both"/>
        <w:rPr>
          <w:ins w:id="4906" w:author="Chara Katiri" w:date="2015-04-10T23:47:00Z"/>
          <w:rFonts w:ascii="Times" w:eastAsia="Times New Roman" w:hAnsi="Times" w:cs="Times New Roman"/>
          <w:sz w:val="22"/>
          <w:szCs w:val="22"/>
          <w:shd w:val="clear" w:color="auto" w:fill="FFFFFF"/>
          <w:lang w:val="en-GB"/>
          <w:rPrChange w:id="4907" w:author="Chara Katiri" w:date="2015-05-12T13:05:00Z">
            <w:rPr>
              <w:ins w:id="4908" w:author="Chara Katiri" w:date="2015-04-10T23:47:00Z"/>
              <w:rFonts w:ascii="Times" w:eastAsia="Times New Roman" w:hAnsi="Times" w:cs="Times New Roman"/>
              <w:sz w:val="22"/>
              <w:szCs w:val="22"/>
              <w:shd w:val="clear" w:color="auto" w:fill="FFFFFF"/>
              <w:lang w:val="en-GB"/>
            </w:rPr>
          </w:rPrChange>
        </w:rPr>
        <w:pPrChange w:id="4909" w:author="Chara Katiri" w:date="2015-05-12T13:05:00Z">
          <w:pPr>
            <w:spacing w:line="360" w:lineRule="auto"/>
            <w:ind w:firstLine="1276"/>
            <w:contextualSpacing/>
            <w:jc w:val="both"/>
          </w:pPr>
        </w:pPrChange>
      </w:pPr>
      <w:r w:rsidRPr="00F758B3">
        <w:rPr>
          <w:rFonts w:ascii="Times" w:eastAsia="Times New Roman" w:hAnsi="Times" w:cs="Times New Roman"/>
          <w:sz w:val="22"/>
          <w:szCs w:val="22"/>
          <w:shd w:val="clear" w:color="auto" w:fill="FFFFFF"/>
          <w:lang w:val="en-GB"/>
          <w:rPrChange w:id="4910" w:author="Chara Katiri" w:date="2015-05-12T13:05:00Z">
            <w:rPr>
              <w:rFonts w:ascii="Times" w:eastAsia="Times New Roman" w:hAnsi="Times" w:cs="Times New Roman"/>
              <w:sz w:val="22"/>
              <w:szCs w:val="22"/>
              <w:shd w:val="clear" w:color="auto" w:fill="FFFFFF"/>
              <w:lang w:val="en-GB"/>
            </w:rPr>
          </w:rPrChange>
        </w:rPr>
        <w:t xml:space="preserve">Spring MVC Framework </w:t>
      </w:r>
      <w:r w:rsidR="006F27EA" w:rsidRPr="00F758B3">
        <w:rPr>
          <w:rFonts w:ascii="Times" w:eastAsia="Times New Roman" w:hAnsi="Times" w:cs="Times New Roman"/>
          <w:sz w:val="22"/>
          <w:szCs w:val="22"/>
          <w:shd w:val="clear" w:color="auto" w:fill="FFFFFF"/>
          <w:lang w:val="en-GB"/>
          <w:rPrChange w:id="4911" w:author="Chara Katiri" w:date="2015-05-12T13:05:00Z">
            <w:rPr>
              <w:rFonts w:ascii="Times" w:eastAsia="Times New Roman" w:hAnsi="Times" w:cs="Times New Roman"/>
              <w:sz w:val="22"/>
              <w:szCs w:val="22"/>
              <w:shd w:val="clear" w:color="auto" w:fill="FFFFFF"/>
              <w:lang w:val="en-GB"/>
            </w:rPr>
          </w:rPrChange>
        </w:rPr>
        <w:t>was</w:t>
      </w:r>
      <w:r w:rsidRPr="00F758B3">
        <w:rPr>
          <w:rFonts w:ascii="Times" w:eastAsia="Times New Roman" w:hAnsi="Times" w:cs="Times New Roman"/>
          <w:sz w:val="22"/>
          <w:szCs w:val="22"/>
          <w:shd w:val="clear" w:color="auto" w:fill="FFFFFF"/>
          <w:lang w:val="en-GB"/>
          <w:rPrChange w:id="4912" w:author="Chara Katiri" w:date="2015-05-12T13:05:00Z">
            <w:rPr>
              <w:rFonts w:ascii="Times" w:eastAsia="Times New Roman" w:hAnsi="Times" w:cs="Times New Roman"/>
              <w:sz w:val="22"/>
              <w:szCs w:val="22"/>
              <w:shd w:val="clear" w:color="auto" w:fill="FFFFFF"/>
              <w:lang w:val="en-GB"/>
            </w:rPr>
          </w:rPrChange>
        </w:rPr>
        <w:t xml:space="preserve"> chosen over other</w:t>
      </w:r>
      <w:r w:rsidR="00340F77" w:rsidRPr="00F758B3">
        <w:rPr>
          <w:rFonts w:ascii="Times" w:eastAsia="Times New Roman" w:hAnsi="Times" w:cs="Times New Roman"/>
          <w:sz w:val="22"/>
          <w:szCs w:val="22"/>
          <w:shd w:val="clear" w:color="auto" w:fill="FFFFFF"/>
          <w:lang w:val="en-GB"/>
          <w:rPrChange w:id="4913" w:author="Chara Katiri" w:date="2015-05-12T13:05:00Z">
            <w:rPr>
              <w:rFonts w:ascii="Times" w:eastAsia="Times New Roman" w:hAnsi="Times" w:cs="Times New Roman"/>
              <w:sz w:val="22"/>
              <w:szCs w:val="22"/>
              <w:shd w:val="clear" w:color="auto" w:fill="FFFFFF"/>
              <w:lang w:val="en-GB"/>
            </w:rPr>
          </w:rPrChange>
        </w:rPr>
        <w:t xml:space="preserve"> MVC</w:t>
      </w:r>
      <w:r w:rsidRPr="00F758B3">
        <w:rPr>
          <w:rFonts w:ascii="Times" w:eastAsia="Times New Roman" w:hAnsi="Times" w:cs="Times New Roman"/>
          <w:sz w:val="22"/>
          <w:szCs w:val="22"/>
          <w:shd w:val="clear" w:color="auto" w:fill="FFFFFF"/>
          <w:lang w:val="en-GB"/>
          <w:rPrChange w:id="4914" w:author="Chara Katiri" w:date="2015-05-12T13:05:00Z">
            <w:rPr>
              <w:rFonts w:ascii="Times" w:eastAsia="Times New Roman" w:hAnsi="Times" w:cs="Times New Roman"/>
              <w:sz w:val="22"/>
              <w:szCs w:val="22"/>
              <w:shd w:val="clear" w:color="auto" w:fill="FFFFFF"/>
              <w:lang w:val="en-GB"/>
            </w:rPr>
          </w:rPrChange>
        </w:rPr>
        <w:t xml:space="preserve"> technologies, such as </w:t>
      </w:r>
      <w:ins w:id="4915" w:author="Chara Katiri" w:date="2015-05-02T15:03:00Z">
        <w:r w:rsidR="009508F9" w:rsidRPr="00F758B3">
          <w:rPr>
            <w:rFonts w:ascii="Times" w:eastAsia="Times New Roman" w:hAnsi="Times" w:cs="Times New Roman"/>
            <w:sz w:val="22"/>
            <w:szCs w:val="22"/>
            <w:shd w:val="clear" w:color="auto" w:fill="FFFFFF"/>
            <w:lang w:val="en-GB"/>
            <w:rPrChange w:id="4916" w:author="Chara Katiri" w:date="2015-05-12T13:05:00Z">
              <w:rPr>
                <w:rFonts w:ascii="Times" w:eastAsia="Times New Roman" w:hAnsi="Times" w:cs="Times New Roman"/>
                <w:sz w:val="22"/>
                <w:szCs w:val="22"/>
                <w:shd w:val="clear" w:color="auto" w:fill="FFFFFF"/>
                <w:lang w:val="en-GB"/>
              </w:rPr>
            </w:rPrChange>
          </w:rPr>
          <w:t xml:space="preserve">Apache </w:t>
        </w:r>
      </w:ins>
      <w:r w:rsidR="00340F77" w:rsidRPr="00F758B3">
        <w:rPr>
          <w:rFonts w:ascii="Times" w:eastAsia="Times New Roman" w:hAnsi="Times" w:cs="Times New Roman"/>
          <w:sz w:val="22"/>
          <w:szCs w:val="22"/>
          <w:shd w:val="clear" w:color="auto" w:fill="FFFFFF"/>
          <w:lang w:val="en-GB"/>
          <w:rPrChange w:id="4917" w:author="Chara Katiri" w:date="2015-05-12T13:05:00Z">
            <w:rPr>
              <w:rFonts w:ascii="Times" w:eastAsia="Times New Roman" w:hAnsi="Times" w:cs="Times New Roman"/>
              <w:sz w:val="22"/>
              <w:szCs w:val="22"/>
              <w:shd w:val="clear" w:color="auto" w:fill="FFFFFF"/>
              <w:lang w:val="en-GB"/>
            </w:rPr>
          </w:rPrChange>
        </w:rPr>
        <w:t>St</w:t>
      </w:r>
      <w:r w:rsidR="00B55401" w:rsidRPr="00F758B3">
        <w:rPr>
          <w:rFonts w:ascii="Times" w:eastAsia="Times New Roman" w:hAnsi="Times" w:cs="Times New Roman"/>
          <w:sz w:val="22"/>
          <w:szCs w:val="22"/>
          <w:shd w:val="clear" w:color="auto" w:fill="FFFFFF"/>
          <w:lang w:val="en-GB"/>
          <w:rPrChange w:id="4918" w:author="Chara Katiri" w:date="2015-05-12T13:05:00Z">
            <w:rPr>
              <w:rFonts w:ascii="Times" w:eastAsia="Times New Roman" w:hAnsi="Times" w:cs="Times New Roman"/>
              <w:sz w:val="22"/>
              <w:szCs w:val="22"/>
              <w:shd w:val="clear" w:color="auto" w:fill="FFFFFF"/>
              <w:lang w:val="en-GB"/>
            </w:rPr>
          </w:rPrChange>
        </w:rPr>
        <w:t>r</w:t>
      </w:r>
      <w:r w:rsidR="00340F77" w:rsidRPr="00F758B3">
        <w:rPr>
          <w:rFonts w:ascii="Times" w:eastAsia="Times New Roman" w:hAnsi="Times" w:cs="Times New Roman"/>
          <w:sz w:val="22"/>
          <w:szCs w:val="22"/>
          <w:shd w:val="clear" w:color="auto" w:fill="FFFFFF"/>
          <w:lang w:val="en-GB"/>
          <w:rPrChange w:id="4919" w:author="Chara Katiri" w:date="2015-05-12T13:05:00Z">
            <w:rPr>
              <w:rFonts w:ascii="Times" w:eastAsia="Times New Roman" w:hAnsi="Times" w:cs="Times New Roman"/>
              <w:sz w:val="22"/>
              <w:szCs w:val="22"/>
              <w:shd w:val="clear" w:color="auto" w:fill="FFFFFF"/>
              <w:lang w:val="en-GB"/>
            </w:rPr>
          </w:rPrChange>
        </w:rPr>
        <w:t>uts</w:t>
      </w:r>
      <w:r w:rsidRPr="00F758B3">
        <w:rPr>
          <w:rFonts w:ascii="Times" w:eastAsia="Times New Roman" w:hAnsi="Times" w:cs="Times New Roman"/>
          <w:sz w:val="22"/>
          <w:szCs w:val="22"/>
          <w:shd w:val="clear" w:color="auto" w:fill="FFFFFF"/>
          <w:lang w:val="en-GB"/>
          <w:rPrChange w:id="4920" w:author="Chara Katiri" w:date="2015-05-12T13:05:00Z">
            <w:rPr>
              <w:rFonts w:ascii="Times" w:eastAsia="Times New Roman" w:hAnsi="Times" w:cs="Times New Roman"/>
              <w:sz w:val="22"/>
              <w:szCs w:val="22"/>
              <w:shd w:val="clear" w:color="auto" w:fill="FFFFFF"/>
              <w:lang w:val="en-GB"/>
            </w:rPr>
          </w:rPrChange>
        </w:rPr>
        <w:t xml:space="preserve">, due to the support features it offers. </w:t>
      </w:r>
      <w:ins w:id="4921" w:author="Chara Katiri" w:date="2015-05-02T15:03:00Z">
        <w:r w:rsidR="009508F9" w:rsidRPr="00F758B3">
          <w:rPr>
            <w:rFonts w:ascii="Times" w:eastAsia="Times New Roman" w:hAnsi="Times" w:cs="Times New Roman"/>
            <w:sz w:val="22"/>
            <w:szCs w:val="22"/>
            <w:shd w:val="clear" w:color="auto" w:fill="FFFFFF"/>
            <w:lang w:val="en-GB"/>
            <w:rPrChange w:id="4922" w:author="Chara Katiri" w:date="2015-05-12T13:05:00Z">
              <w:rPr>
                <w:rFonts w:ascii="Times" w:eastAsia="Times New Roman" w:hAnsi="Times" w:cs="Times New Roman"/>
                <w:sz w:val="22"/>
                <w:szCs w:val="22"/>
                <w:shd w:val="clear" w:color="auto" w:fill="FFFFFF"/>
                <w:lang w:val="en-GB"/>
              </w:rPr>
            </w:rPrChange>
          </w:rPr>
          <w:t xml:space="preserve">Apache </w:t>
        </w:r>
      </w:ins>
      <w:r w:rsidR="00B55401" w:rsidRPr="00F758B3">
        <w:rPr>
          <w:rFonts w:ascii="Times" w:eastAsia="Times New Roman" w:hAnsi="Times" w:cs="Times New Roman"/>
          <w:sz w:val="22"/>
          <w:szCs w:val="22"/>
          <w:shd w:val="clear" w:color="auto" w:fill="FFFFFF"/>
          <w:lang w:val="en-GB"/>
          <w:rPrChange w:id="4923" w:author="Chara Katiri" w:date="2015-05-12T13:05:00Z">
            <w:rPr>
              <w:rFonts w:ascii="Times" w:eastAsia="Times New Roman" w:hAnsi="Times" w:cs="Times New Roman"/>
              <w:sz w:val="22"/>
              <w:szCs w:val="22"/>
              <w:shd w:val="clear" w:color="auto" w:fill="FFFFFF"/>
              <w:lang w:val="en-GB"/>
            </w:rPr>
          </w:rPrChange>
        </w:rPr>
        <w:t>Struts is a sophisticated framework, strictly focused on presentation. On the other hand, Spring</w:t>
      </w:r>
      <w:ins w:id="4924" w:author="Chara Katiri" w:date="2015-04-12T01:09:00Z">
        <w:r w:rsidR="007010A1" w:rsidRPr="00F758B3">
          <w:rPr>
            <w:rFonts w:ascii="Times" w:eastAsia="Times New Roman" w:hAnsi="Times" w:cs="Times New Roman"/>
            <w:sz w:val="22"/>
            <w:szCs w:val="22"/>
            <w:shd w:val="clear" w:color="auto" w:fill="FFFFFF"/>
            <w:lang w:val="en-GB"/>
            <w:rPrChange w:id="4925" w:author="Chara Katiri" w:date="2015-05-12T13:05:00Z">
              <w:rPr>
                <w:rFonts w:ascii="Times" w:eastAsia="Times New Roman" w:hAnsi="Times" w:cs="Times New Roman"/>
                <w:sz w:val="22"/>
                <w:szCs w:val="22"/>
                <w:shd w:val="clear" w:color="auto" w:fill="FFFFFF"/>
                <w:lang w:val="en-GB"/>
              </w:rPr>
            </w:rPrChange>
          </w:rPr>
          <w:t xml:space="preserve"> </w:t>
        </w:r>
      </w:ins>
      <w:r w:rsidR="00B55401" w:rsidRPr="00F758B3">
        <w:rPr>
          <w:rFonts w:ascii="Times" w:eastAsia="Times New Roman" w:hAnsi="Times" w:cs="Times New Roman"/>
          <w:sz w:val="22"/>
          <w:szCs w:val="22"/>
          <w:shd w:val="clear" w:color="auto" w:fill="FFFFFF"/>
          <w:lang w:val="en-GB"/>
          <w:rPrChange w:id="4926" w:author="Chara Katiri" w:date="2015-05-12T13:05:00Z">
            <w:rPr>
              <w:rFonts w:ascii="Times" w:eastAsia="Times New Roman" w:hAnsi="Times" w:cs="Times New Roman"/>
              <w:sz w:val="22"/>
              <w:szCs w:val="22"/>
              <w:shd w:val="clear" w:color="auto" w:fill="FFFFFF"/>
              <w:lang w:val="en-GB"/>
            </w:rPr>
          </w:rPrChange>
        </w:rPr>
        <w:t>is a “</w:t>
      </w:r>
      <w:r w:rsidR="006F27EA" w:rsidRPr="00F758B3">
        <w:rPr>
          <w:rFonts w:ascii="Times" w:eastAsia="Times New Roman" w:hAnsi="Times" w:cs="Times New Roman"/>
          <w:i/>
          <w:sz w:val="22"/>
          <w:szCs w:val="22"/>
          <w:shd w:val="clear" w:color="auto" w:fill="FFFFFF"/>
          <w:lang w:val="en-GB"/>
          <w:rPrChange w:id="4927" w:author="Chara Katiri" w:date="2015-05-12T13:05:00Z">
            <w:rPr>
              <w:rFonts w:ascii="Times" w:eastAsia="Times New Roman" w:hAnsi="Times" w:cs="Times New Roman"/>
              <w:i/>
              <w:sz w:val="22"/>
              <w:szCs w:val="22"/>
              <w:shd w:val="clear" w:color="auto" w:fill="FFFFFF"/>
              <w:lang w:val="en-GB"/>
            </w:rPr>
          </w:rPrChange>
        </w:rPr>
        <w:t>Lightweight inversion of c</w:t>
      </w:r>
      <w:r w:rsidR="00B55401" w:rsidRPr="00F758B3">
        <w:rPr>
          <w:rFonts w:ascii="Times" w:eastAsia="Times New Roman" w:hAnsi="Times" w:cs="Times New Roman"/>
          <w:i/>
          <w:sz w:val="22"/>
          <w:szCs w:val="22"/>
          <w:shd w:val="clear" w:color="auto" w:fill="FFFFFF"/>
          <w:lang w:val="en-GB"/>
          <w:rPrChange w:id="4928" w:author="Chara Katiri" w:date="2015-05-12T13:05:00Z">
            <w:rPr>
              <w:rFonts w:ascii="Times" w:eastAsia="Times New Roman" w:hAnsi="Times" w:cs="Times New Roman"/>
              <w:i/>
              <w:sz w:val="22"/>
              <w:szCs w:val="22"/>
              <w:shd w:val="clear" w:color="auto" w:fill="FFFFFF"/>
              <w:lang w:val="en-GB"/>
            </w:rPr>
          </w:rPrChange>
        </w:rPr>
        <w:t>ontrol and Aspect Oriented Container Framework</w:t>
      </w:r>
      <w:r w:rsidR="00B55401" w:rsidRPr="00F758B3">
        <w:rPr>
          <w:rFonts w:ascii="Times" w:eastAsia="Times New Roman" w:hAnsi="Times" w:cs="Times New Roman"/>
          <w:sz w:val="22"/>
          <w:szCs w:val="22"/>
          <w:shd w:val="clear" w:color="auto" w:fill="FFFFFF"/>
          <w:lang w:val="en-GB"/>
          <w:rPrChange w:id="4929" w:author="Chara Katiri" w:date="2015-05-12T13:05:00Z">
            <w:rPr>
              <w:rFonts w:ascii="Times" w:eastAsia="Times New Roman" w:hAnsi="Times" w:cs="Times New Roman"/>
              <w:sz w:val="22"/>
              <w:szCs w:val="22"/>
              <w:shd w:val="clear" w:color="auto" w:fill="FFFFFF"/>
              <w:lang w:val="en-GB"/>
            </w:rPr>
          </w:rPrChange>
        </w:rPr>
        <w:t>”</w:t>
      </w:r>
      <w:sdt>
        <w:sdtPr>
          <w:rPr>
            <w:rFonts w:ascii="Times" w:eastAsia="Times New Roman" w:hAnsi="Times" w:cs="Times New Roman"/>
            <w:sz w:val="22"/>
            <w:szCs w:val="22"/>
            <w:shd w:val="clear" w:color="auto" w:fill="FFFFFF"/>
            <w:lang w:val="en-GB"/>
            <w:rPrChange w:id="4930" w:author="Chara Katiri" w:date="2015-05-12T13:05:00Z">
              <w:rPr>
                <w:rFonts w:ascii="Times" w:eastAsia="Times New Roman" w:hAnsi="Times" w:cs="Times New Roman"/>
                <w:sz w:val="22"/>
                <w:szCs w:val="22"/>
                <w:shd w:val="clear" w:color="auto" w:fill="FFFFFF"/>
                <w:lang w:val="en-GB"/>
              </w:rPr>
            </w:rPrChange>
          </w:rPr>
          <w:id w:val="-342322717"/>
          <w:citation/>
        </w:sdtPr>
        <w:sdtContent>
          <w:r w:rsidR="00677047" w:rsidRPr="00F758B3">
            <w:rPr>
              <w:rFonts w:ascii="Times" w:eastAsia="Times New Roman" w:hAnsi="Times" w:cs="Times New Roman"/>
              <w:sz w:val="22"/>
              <w:szCs w:val="22"/>
              <w:shd w:val="clear" w:color="auto" w:fill="FFFFFF"/>
              <w:lang w:val="en-GB"/>
              <w:rPrChange w:id="4931" w:author="Chara Katiri" w:date="2015-05-12T13:05:00Z">
                <w:rPr>
                  <w:rFonts w:ascii="Times" w:eastAsia="Times New Roman" w:hAnsi="Times" w:cs="Times New Roman"/>
                  <w:sz w:val="22"/>
                  <w:szCs w:val="22"/>
                  <w:shd w:val="clear" w:color="auto" w:fill="FFFFFF"/>
                  <w:lang w:val="en-GB"/>
                </w:rPr>
              </w:rPrChange>
            </w:rPr>
            <w:fldChar w:fldCharType="begin"/>
          </w:r>
          <w:r w:rsidR="00677047" w:rsidRPr="00F758B3">
            <w:rPr>
              <w:rFonts w:ascii="Times" w:eastAsia="Times New Roman" w:hAnsi="Times" w:cs="Times New Roman"/>
              <w:sz w:val="22"/>
              <w:szCs w:val="22"/>
              <w:shd w:val="clear" w:color="auto" w:fill="FFFFFF"/>
              <w:rPrChange w:id="4932" w:author="Chara Katiri" w:date="2015-05-12T13:05:00Z">
                <w:rPr>
                  <w:rFonts w:ascii="Times" w:eastAsia="Times New Roman" w:hAnsi="Times" w:cs="Times New Roman"/>
                  <w:sz w:val="22"/>
                  <w:szCs w:val="22"/>
                  <w:shd w:val="clear" w:color="auto" w:fill="FFFFFF"/>
                </w:rPr>
              </w:rPrChange>
            </w:rPr>
            <w:instrText xml:space="preserve"> CITATION Wit15 \l 1033 </w:instrText>
          </w:r>
          <w:r w:rsidR="00677047" w:rsidRPr="00F758B3">
            <w:rPr>
              <w:rFonts w:ascii="Times" w:eastAsia="Times New Roman" w:hAnsi="Times" w:cs="Times New Roman"/>
              <w:sz w:val="22"/>
              <w:szCs w:val="22"/>
              <w:shd w:val="clear" w:color="auto" w:fill="FFFFFF"/>
              <w:lang w:val="en-GB"/>
              <w:rPrChange w:id="4933"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Pr>
              <w:rFonts w:ascii="Times" w:eastAsia="Times New Roman" w:hAnsi="Times" w:cs="Times New Roman"/>
              <w:noProof/>
              <w:sz w:val="22"/>
              <w:szCs w:val="22"/>
              <w:shd w:val="clear" w:color="auto" w:fill="FFFFFF"/>
              <w:rPrChange w:id="4934" w:author="Chara Katiri" w:date="2015-05-12T13:05:00Z">
                <w:rPr>
                  <w:rFonts w:ascii="Times" w:eastAsia="Times New Roman" w:hAnsi="Times" w:cs="Times New Roman"/>
                  <w:noProof/>
                  <w:sz w:val="22"/>
                  <w:szCs w:val="22"/>
                  <w:shd w:val="clear" w:color="auto" w:fill="FFFFFF"/>
                </w:rPr>
              </w:rPrChange>
            </w:rPr>
            <w:t xml:space="preserve"> [</w:t>
          </w:r>
          <w:r w:rsidR="00B7160F" w:rsidRPr="00F758B3">
            <w:rPr>
              <w:rFonts w:ascii="Times" w:eastAsia="Times New Roman" w:hAnsi="Times" w:cs="Times New Roman"/>
              <w:noProof/>
              <w:sz w:val="22"/>
              <w:szCs w:val="22"/>
              <w:shd w:val="clear" w:color="auto" w:fill="FFFFFF"/>
              <w:rPrChange w:id="4935" w:author="Chara Katiri" w:date="2015-05-12T13:05:00Z">
                <w:rPr>
                  <w:rFonts w:ascii="Times" w:eastAsia="Times New Roman" w:hAnsi="Times" w:cs="Times New Roman"/>
                  <w:noProof/>
                  <w:sz w:val="22"/>
                  <w:szCs w:val="22"/>
                  <w:shd w:val="clear" w:color="auto" w:fill="FFFFFF"/>
                </w:rPr>
              </w:rPrChange>
            </w:rPr>
            <w:fldChar w:fldCharType="begin"/>
          </w:r>
          <w:r w:rsidR="00B7160F" w:rsidRPr="00F758B3">
            <w:rPr>
              <w:rFonts w:ascii="Times" w:eastAsia="Times New Roman" w:hAnsi="Times" w:cs="Times New Roman"/>
              <w:noProof/>
              <w:sz w:val="22"/>
              <w:szCs w:val="22"/>
              <w:shd w:val="clear" w:color="auto" w:fill="FFFFFF"/>
              <w:rPrChange w:id="4936" w:author="Chara Katiri" w:date="2015-05-12T13:05:00Z">
                <w:rPr>
                  <w:rFonts w:ascii="Times" w:eastAsia="Times New Roman" w:hAnsi="Times" w:cs="Times New Roman"/>
                  <w:noProof/>
                  <w:sz w:val="22"/>
                  <w:szCs w:val="22"/>
                  <w:shd w:val="clear" w:color="auto" w:fill="FFFFFF"/>
                </w:rPr>
              </w:rPrChange>
            </w:rPr>
            <w:instrText xml:space="preserve"> HYPERLINK "" \l "Wit15" </w:instrText>
          </w:r>
          <w:r w:rsidR="00B7160F" w:rsidRPr="00F758B3">
            <w:rPr>
              <w:rFonts w:ascii="Times" w:eastAsia="Times New Roman" w:hAnsi="Times" w:cs="Times New Roman"/>
              <w:noProof/>
              <w:sz w:val="22"/>
              <w:szCs w:val="22"/>
              <w:shd w:val="clear" w:color="auto" w:fill="FFFFFF"/>
              <w:rPrChange w:id="4937" w:author="Chara Katiri" w:date="2015-05-12T13:05:00Z">
                <w:rPr>
                  <w:rFonts w:ascii="Times" w:eastAsia="Times New Roman" w:hAnsi="Times" w:cs="Times New Roman"/>
                  <w:noProof/>
                  <w:sz w:val="22"/>
                  <w:szCs w:val="22"/>
                  <w:shd w:val="clear" w:color="auto" w:fill="FFFFFF"/>
                </w:rPr>
              </w:rPrChange>
            </w:rPr>
            <w:fldChar w:fldCharType="separate"/>
          </w:r>
          <w:r w:rsidR="00B7160F" w:rsidRPr="00F758B3">
            <w:rPr>
              <w:rStyle w:val="Heading2Char"/>
              <w:rFonts w:ascii="Times" w:eastAsia="Times New Roman" w:hAnsi="Times" w:cs="Times New Roman"/>
              <w:noProof/>
              <w:color w:val="auto"/>
              <w:sz w:val="22"/>
              <w:szCs w:val="22"/>
              <w:shd w:val="clear" w:color="auto" w:fill="FFFFFF"/>
              <w:rPrChange w:id="4938" w:author="Chara Katiri" w:date="2015-05-12T13:05:00Z">
                <w:rPr>
                  <w:rStyle w:val="Heading2Char"/>
                  <w:rFonts w:ascii="Times" w:eastAsia="Times New Roman" w:hAnsi="Times" w:cs="Times New Roman"/>
                  <w:noProof/>
                  <w:color w:val="auto"/>
                  <w:sz w:val="22"/>
                  <w:szCs w:val="22"/>
                  <w:shd w:val="clear" w:color="auto" w:fill="FFFFFF"/>
                </w:rPr>
              </w:rPrChange>
            </w:rPr>
            <w:t>24</w:t>
          </w:r>
          <w:r w:rsidR="00B7160F" w:rsidRPr="00F758B3">
            <w:rPr>
              <w:rFonts w:ascii="Times" w:eastAsia="Times New Roman" w:hAnsi="Times" w:cs="Times New Roman"/>
              <w:noProof/>
              <w:sz w:val="22"/>
              <w:szCs w:val="22"/>
              <w:shd w:val="clear" w:color="auto" w:fill="FFFFFF"/>
              <w:rPrChange w:id="4939" w:author="Chara Katiri" w:date="2015-05-12T13:05:00Z">
                <w:rPr>
                  <w:rFonts w:ascii="Times" w:eastAsia="Times New Roman" w:hAnsi="Times" w:cs="Times New Roman"/>
                  <w:noProof/>
                  <w:sz w:val="22"/>
                  <w:szCs w:val="22"/>
                  <w:shd w:val="clear" w:color="auto" w:fill="FFFFFF"/>
                </w:rPr>
              </w:rPrChange>
            </w:rPr>
            <w:fldChar w:fldCharType="end"/>
          </w:r>
          <w:r w:rsidR="00B7160F" w:rsidRPr="00F758B3">
            <w:rPr>
              <w:rFonts w:ascii="Times" w:eastAsia="Times New Roman" w:hAnsi="Times" w:cs="Times New Roman"/>
              <w:noProof/>
              <w:sz w:val="22"/>
              <w:szCs w:val="22"/>
              <w:shd w:val="clear" w:color="auto" w:fill="FFFFFF"/>
              <w:rPrChange w:id="4940" w:author="Chara Katiri" w:date="2015-05-12T13:05:00Z">
                <w:rPr>
                  <w:rFonts w:ascii="Times" w:eastAsia="Times New Roman" w:hAnsi="Times" w:cs="Times New Roman"/>
                  <w:noProof/>
                  <w:sz w:val="22"/>
                  <w:szCs w:val="22"/>
                  <w:shd w:val="clear" w:color="auto" w:fill="FFFFFF"/>
                </w:rPr>
              </w:rPrChange>
            </w:rPr>
            <w:t>]</w:t>
          </w:r>
          <w:r w:rsidR="00677047" w:rsidRPr="00F758B3">
            <w:rPr>
              <w:rFonts w:ascii="Times" w:eastAsia="Times New Roman" w:hAnsi="Times" w:cs="Times New Roman"/>
              <w:sz w:val="22"/>
              <w:szCs w:val="22"/>
              <w:shd w:val="clear" w:color="auto" w:fill="FFFFFF"/>
              <w:lang w:val="en-GB"/>
              <w:rPrChange w:id="4941" w:author="Chara Katiri" w:date="2015-05-12T13:05:00Z">
                <w:rPr>
                  <w:rFonts w:ascii="Times" w:eastAsia="Times New Roman" w:hAnsi="Times" w:cs="Times New Roman"/>
                  <w:sz w:val="22"/>
                  <w:szCs w:val="22"/>
                  <w:shd w:val="clear" w:color="auto" w:fill="FFFFFF"/>
                  <w:lang w:val="en-GB"/>
                </w:rPr>
              </w:rPrChange>
            </w:rPr>
            <w:fldChar w:fldCharType="end"/>
          </w:r>
        </w:sdtContent>
      </w:sdt>
      <w:r w:rsidR="00B55401" w:rsidRPr="00F758B3">
        <w:rPr>
          <w:rFonts w:ascii="Times" w:eastAsia="Times New Roman" w:hAnsi="Times" w:cs="Times New Roman"/>
          <w:sz w:val="22"/>
          <w:szCs w:val="22"/>
          <w:shd w:val="clear" w:color="auto" w:fill="FFFFFF"/>
          <w:lang w:val="en-GB"/>
          <w:rPrChange w:id="4942" w:author="Chara Katiri" w:date="2015-05-12T13:05:00Z">
            <w:rPr>
              <w:rFonts w:ascii="Times" w:eastAsia="Times New Roman" w:hAnsi="Times" w:cs="Times New Roman"/>
              <w:sz w:val="22"/>
              <w:szCs w:val="22"/>
              <w:shd w:val="clear" w:color="auto" w:fill="FFFFFF"/>
              <w:lang w:val="en-GB"/>
            </w:rPr>
          </w:rPrChange>
        </w:rPr>
        <w:t xml:space="preserve">. </w:t>
      </w:r>
      <w:r w:rsidRPr="00F758B3">
        <w:rPr>
          <w:rFonts w:ascii="Times" w:eastAsia="Times New Roman" w:hAnsi="Times" w:cs="Times New Roman"/>
          <w:sz w:val="22"/>
          <w:szCs w:val="22"/>
          <w:shd w:val="clear" w:color="auto" w:fill="FFFFFF"/>
          <w:lang w:val="en-GB"/>
          <w:rPrChange w:id="4943" w:author="Chara Katiri" w:date="2015-05-12T13:05:00Z">
            <w:rPr>
              <w:rFonts w:ascii="Times" w:eastAsia="Times New Roman" w:hAnsi="Times" w:cs="Times New Roman"/>
              <w:sz w:val="22"/>
              <w:szCs w:val="22"/>
              <w:shd w:val="clear" w:color="auto" w:fill="FFFFFF"/>
              <w:lang w:val="en-GB"/>
            </w:rPr>
          </w:rPrChange>
        </w:rPr>
        <w:t>It’s a popular framework used by a lot of web developers because it offers qualit</w:t>
      </w:r>
      <w:r w:rsidR="00B55401" w:rsidRPr="00F758B3">
        <w:rPr>
          <w:rFonts w:ascii="Times" w:eastAsia="Times New Roman" w:hAnsi="Times" w:cs="Times New Roman"/>
          <w:sz w:val="22"/>
          <w:szCs w:val="22"/>
          <w:shd w:val="clear" w:color="auto" w:fill="FFFFFF"/>
          <w:lang w:val="en-GB"/>
          <w:rPrChange w:id="4944" w:author="Chara Katiri" w:date="2015-05-12T13:05:00Z">
            <w:rPr>
              <w:rFonts w:ascii="Times" w:eastAsia="Times New Roman" w:hAnsi="Times" w:cs="Times New Roman"/>
              <w:sz w:val="22"/>
              <w:szCs w:val="22"/>
              <w:shd w:val="clear" w:color="auto" w:fill="FFFFFF"/>
              <w:lang w:val="en-GB"/>
            </w:rPr>
          </w:rPrChange>
        </w:rPr>
        <w:t xml:space="preserve">y from design to implementation, </w:t>
      </w:r>
      <w:commentRangeStart w:id="4945"/>
      <w:r w:rsidR="006F27EA" w:rsidRPr="00F758B3">
        <w:rPr>
          <w:rFonts w:ascii="Times" w:eastAsia="Times New Roman" w:hAnsi="Times" w:cs="Times New Roman"/>
          <w:sz w:val="22"/>
          <w:szCs w:val="22"/>
          <w:shd w:val="clear" w:color="auto" w:fill="FFFFFF"/>
          <w:lang w:val="en-GB"/>
          <w:rPrChange w:id="4946" w:author="Chara Katiri" w:date="2015-05-12T13:05:00Z">
            <w:rPr>
              <w:rFonts w:ascii="Times" w:eastAsia="Times New Roman" w:hAnsi="Times" w:cs="Times New Roman"/>
              <w:sz w:val="22"/>
              <w:szCs w:val="22"/>
              <w:shd w:val="clear" w:color="auto" w:fill="FFFFFF"/>
              <w:lang w:val="en-GB"/>
            </w:rPr>
          </w:rPrChange>
        </w:rPr>
        <w:t>promotes</w:t>
      </w:r>
      <w:r w:rsidRPr="00F758B3">
        <w:rPr>
          <w:rFonts w:ascii="Times" w:eastAsia="Times New Roman" w:hAnsi="Times" w:cs="Times New Roman"/>
          <w:sz w:val="22"/>
          <w:szCs w:val="22"/>
          <w:shd w:val="clear" w:color="auto" w:fill="FFFFFF"/>
          <w:lang w:val="en-GB"/>
          <w:rPrChange w:id="4947" w:author="Chara Katiri" w:date="2015-05-12T13:05:00Z">
            <w:rPr>
              <w:rFonts w:ascii="Times" w:eastAsia="Times New Roman" w:hAnsi="Times" w:cs="Times New Roman"/>
              <w:sz w:val="22"/>
              <w:szCs w:val="22"/>
              <w:shd w:val="clear" w:color="auto" w:fill="FFFFFF"/>
              <w:lang w:val="en-GB"/>
            </w:rPr>
          </w:rPrChange>
        </w:rPr>
        <w:t xml:space="preserve"> best practices</w:t>
      </w:r>
      <w:r w:rsidR="00B55401" w:rsidRPr="00F758B3">
        <w:rPr>
          <w:rFonts w:ascii="Times" w:eastAsia="Times New Roman" w:hAnsi="Times" w:cs="Times New Roman"/>
          <w:sz w:val="22"/>
          <w:szCs w:val="22"/>
          <w:shd w:val="clear" w:color="auto" w:fill="FFFFFF"/>
          <w:lang w:val="en-GB"/>
          <w:rPrChange w:id="4948" w:author="Chara Katiri" w:date="2015-05-12T13:05:00Z">
            <w:rPr>
              <w:rFonts w:ascii="Times" w:eastAsia="Times New Roman" w:hAnsi="Times" w:cs="Times New Roman"/>
              <w:sz w:val="22"/>
              <w:szCs w:val="22"/>
              <w:shd w:val="clear" w:color="auto" w:fill="FFFFFF"/>
              <w:lang w:val="en-GB"/>
            </w:rPr>
          </w:rPrChange>
        </w:rPr>
        <w:t xml:space="preserve"> and it’s adaptable</w:t>
      </w:r>
      <w:r w:rsidRPr="00F758B3">
        <w:rPr>
          <w:rFonts w:ascii="Times" w:eastAsia="Times New Roman" w:hAnsi="Times" w:cs="Times New Roman"/>
          <w:sz w:val="22"/>
          <w:szCs w:val="22"/>
          <w:shd w:val="clear" w:color="auto" w:fill="FFFFFF"/>
          <w:lang w:val="en-GB"/>
          <w:rPrChange w:id="4949" w:author="Chara Katiri" w:date="2015-05-12T13:05:00Z">
            <w:rPr>
              <w:rFonts w:ascii="Times" w:eastAsia="Times New Roman" w:hAnsi="Times" w:cs="Times New Roman"/>
              <w:sz w:val="22"/>
              <w:szCs w:val="22"/>
              <w:shd w:val="clear" w:color="auto" w:fill="FFFFFF"/>
              <w:lang w:val="en-GB"/>
            </w:rPr>
          </w:rPrChange>
        </w:rPr>
        <w:t xml:space="preserve">. </w:t>
      </w:r>
      <w:commentRangeEnd w:id="4945"/>
      <w:r w:rsidR="0020381B" w:rsidRPr="00F758B3">
        <w:rPr>
          <w:rStyle w:val="CommentReference"/>
          <w:rFonts w:ascii="Times" w:hAnsi="Times" w:cs="Times New Roman"/>
          <w:sz w:val="22"/>
          <w:szCs w:val="22"/>
          <w:rPrChange w:id="4950" w:author="Chara Katiri" w:date="2015-05-12T13:05:00Z">
            <w:rPr>
              <w:rStyle w:val="CommentReference"/>
              <w:rFonts w:ascii="Times" w:hAnsi="Times" w:cs="Times New Roman"/>
              <w:sz w:val="22"/>
              <w:szCs w:val="22"/>
            </w:rPr>
          </w:rPrChange>
        </w:rPr>
        <w:commentReference w:id="4945"/>
      </w:r>
      <w:ins w:id="4951" w:author="Chara Katiri" w:date="2015-04-12T01:17:00Z">
        <w:r w:rsidR="00C31C80" w:rsidRPr="00F758B3">
          <w:rPr>
            <w:rFonts w:ascii="Times" w:eastAsia="Times New Roman" w:hAnsi="Times" w:cs="Times New Roman"/>
            <w:sz w:val="22"/>
            <w:szCs w:val="22"/>
            <w:shd w:val="clear" w:color="auto" w:fill="FFFFFF"/>
            <w:lang w:val="en-GB"/>
            <w:rPrChange w:id="4952" w:author="Chara Katiri" w:date="2015-05-12T13:05:00Z">
              <w:rPr>
                <w:rFonts w:ascii="Times" w:eastAsia="Times New Roman" w:hAnsi="Times" w:cs="Times New Roman"/>
                <w:sz w:val="22"/>
                <w:szCs w:val="22"/>
                <w:shd w:val="clear" w:color="auto" w:fill="FFFFFF"/>
                <w:lang w:val="en-GB"/>
              </w:rPr>
            </w:rPrChange>
          </w:rPr>
          <w:t>A detailed description of other benefits that Spring MVC Framework offers is shown below:</w:t>
        </w:r>
      </w:ins>
    </w:p>
    <w:p w14:paraId="50A94959" w14:textId="77777777" w:rsidR="00B777AA" w:rsidRDefault="00B777AA" w:rsidP="00B777AA">
      <w:pPr>
        <w:spacing w:line="360" w:lineRule="auto"/>
        <w:jc w:val="both"/>
        <w:rPr>
          <w:ins w:id="4953" w:author="Chara Katiri" w:date="2015-05-12T13:39:00Z"/>
          <w:rFonts w:ascii="Times" w:eastAsia="Times New Roman" w:hAnsi="Times" w:cs="Times New Roman"/>
          <w:i/>
          <w:sz w:val="22"/>
          <w:szCs w:val="22"/>
          <w:lang w:val="en-GB"/>
        </w:rPr>
        <w:pPrChange w:id="4954" w:author="Chara Katiri" w:date="2015-05-12T13:39:00Z">
          <w:pPr>
            <w:spacing w:line="360" w:lineRule="auto"/>
            <w:ind w:firstLine="720"/>
            <w:contextualSpacing/>
            <w:jc w:val="both"/>
          </w:pPr>
        </w:pPrChange>
      </w:pPr>
    </w:p>
    <w:p w14:paraId="1A63A781" w14:textId="77777777" w:rsidR="00B777AA" w:rsidRPr="00B777AA" w:rsidRDefault="006B03E2" w:rsidP="00B777AA">
      <w:pPr>
        <w:spacing w:line="360" w:lineRule="auto"/>
        <w:jc w:val="both"/>
        <w:rPr>
          <w:ins w:id="4955" w:author="Chara Katiri" w:date="2015-05-12T13:38:00Z"/>
          <w:rFonts w:ascii="Times" w:eastAsia="Times New Roman" w:hAnsi="Times" w:cs="Times New Roman"/>
          <w:sz w:val="22"/>
          <w:szCs w:val="22"/>
          <w:lang w:val="en-GB"/>
          <w:rPrChange w:id="4956" w:author="Chara Katiri" w:date="2015-05-12T13:39:00Z">
            <w:rPr>
              <w:ins w:id="4957" w:author="Chara Katiri" w:date="2015-05-12T13:38:00Z"/>
              <w:lang w:val="en-GB"/>
            </w:rPr>
          </w:rPrChange>
        </w:rPr>
        <w:pPrChange w:id="4958" w:author="Chara Katiri" w:date="2015-05-12T13:39:00Z">
          <w:pPr>
            <w:spacing w:line="360" w:lineRule="auto"/>
            <w:ind w:firstLine="720"/>
            <w:contextualSpacing/>
            <w:jc w:val="both"/>
          </w:pPr>
        </w:pPrChange>
      </w:pPr>
      <w:ins w:id="4959" w:author="Chara Katiri" w:date="2015-04-12T01:25:00Z">
        <w:r w:rsidRPr="00B777AA">
          <w:rPr>
            <w:rFonts w:ascii="Times" w:eastAsia="Times New Roman" w:hAnsi="Times" w:cs="Times New Roman"/>
            <w:i/>
            <w:sz w:val="22"/>
            <w:szCs w:val="22"/>
            <w:lang w:val="en-GB"/>
            <w:rPrChange w:id="4960" w:author="Chara Katiri" w:date="2015-05-12T13:39:00Z">
              <w:rPr>
                <w:lang w:val="en-GB"/>
              </w:rPr>
            </w:rPrChange>
          </w:rPr>
          <w:t>Separation of roles</w:t>
        </w:r>
      </w:ins>
      <w:ins w:id="4961" w:author="Chara Katiri" w:date="2015-04-12T01:19:00Z">
        <w:r w:rsidR="00C31C80" w:rsidRPr="00B777AA">
          <w:rPr>
            <w:rFonts w:ascii="Times" w:eastAsia="Times New Roman" w:hAnsi="Times" w:cs="Times New Roman"/>
            <w:i/>
            <w:sz w:val="22"/>
            <w:szCs w:val="22"/>
            <w:lang w:val="en-GB"/>
            <w:rPrChange w:id="4962" w:author="Chara Katiri" w:date="2015-05-12T13:39:00Z">
              <w:rPr>
                <w:lang w:val="en-GB"/>
              </w:rPr>
            </w:rPrChange>
          </w:rPr>
          <w:t>:</w:t>
        </w:r>
        <w:r w:rsidR="00C31C80" w:rsidRPr="00B777AA">
          <w:rPr>
            <w:rFonts w:ascii="Times" w:eastAsia="Times New Roman" w:hAnsi="Times" w:cs="Times New Roman"/>
            <w:sz w:val="22"/>
            <w:szCs w:val="22"/>
            <w:lang w:val="en-GB"/>
            <w:rPrChange w:id="4963" w:author="Chara Katiri" w:date="2015-05-12T13:39:00Z">
              <w:rPr>
                <w:shd w:val="clear" w:color="auto" w:fill="FFFFFF"/>
                <w:lang w:val="en-GB"/>
              </w:rPr>
            </w:rPrChange>
          </w:rPr>
          <w:t xml:space="preserve"> </w:t>
        </w:r>
      </w:ins>
    </w:p>
    <w:p w14:paraId="2B7736DF" w14:textId="7C1DBA9B" w:rsidR="00C31C80" w:rsidRPr="00B777AA" w:rsidRDefault="00C31C80" w:rsidP="00AC7486">
      <w:pPr>
        <w:spacing w:line="360" w:lineRule="auto"/>
        <w:ind w:firstLine="567"/>
        <w:contextualSpacing/>
        <w:jc w:val="both"/>
        <w:rPr>
          <w:ins w:id="4964" w:author="Chara Katiri" w:date="2015-04-12T01:19:00Z"/>
          <w:rFonts w:ascii="Times" w:eastAsia="Times New Roman" w:hAnsi="Times" w:cs="Times New Roman"/>
          <w:sz w:val="22"/>
          <w:szCs w:val="22"/>
          <w:lang w:val="en-GB"/>
          <w:rPrChange w:id="4965" w:author="Chara Katiri" w:date="2015-05-12T13:38:00Z">
            <w:rPr>
              <w:ins w:id="4966" w:author="Chara Katiri" w:date="2015-04-12T01:19:00Z"/>
              <w:shd w:val="clear" w:color="auto" w:fill="FFFFFF"/>
              <w:lang w:val="en-GB"/>
            </w:rPr>
          </w:rPrChange>
        </w:rPr>
        <w:pPrChange w:id="4967" w:author="Chara Katiri" w:date="2015-05-12T15:21:00Z">
          <w:pPr>
            <w:spacing w:line="360" w:lineRule="auto"/>
            <w:ind w:firstLine="720"/>
            <w:contextualSpacing/>
            <w:jc w:val="both"/>
          </w:pPr>
        </w:pPrChange>
      </w:pPr>
      <w:ins w:id="4968" w:author="Chara Katiri" w:date="2015-04-12T01:19:00Z">
        <w:r w:rsidRPr="00B777AA">
          <w:rPr>
            <w:rFonts w:ascii="Times" w:eastAsia="Times New Roman" w:hAnsi="Times" w:cs="Times New Roman"/>
            <w:sz w:val="22"/>
            <w:szCs w:val="22"/>
            <w:lang w:val="en-GB"/>
            <w:rPrChange w:id="4969" w:author="Chara Katiri" w:date="2015-05-12T13:38:00Z">
              <w:rPr>
                <w:shd w:val="clear" w:color="auto" w:fill="FFFFFF"/>
                <w:lang w:val="en-GB"/>
              </w:rPr>
            </w:rPrChange>
          </w:rPr>
          <w:t xml:space="preserve">The </w:t>
        </w:r>
      </w:ins>
      <w:ins w:id="4970" w:author="Chara Katiri" w:date="2015-04-12T01:22:00Z">
        <w:r w:rsidRPr="00B777AA">
          <w:rPr>
            <w:rFonts w:ascii="Times" w:eastAsia="Times New Roman" w:hAnsi="Times" w:cs="Times New Roman"/>
            <w:sz w:val="22"/>
            <w:szCs w:val="22"/>
            <w:lang w:val="en-GB"/>
            <w:rPrChange w:id="4971" w:author="Chara Katiri" w:date="2015-05-12T13:38:00Z">
              <w:rPr>
                <w:shd w:val="clear" w:color="auto" w:fill="FFFFFF"/>
                <w:lang w:val="en-GB"/>
              </w:rPr>
            </w:rPrChange>
          </w:rPr>
          <w:t xml:space="preserve">use POJO (Plain Old </w:t>
        </w:r>
      </w:ins>
      <w:ins w:id="4972" w:author="Chara Katiri" w:date="2015-04-12T01:23:00Z">
        <w:r w:rsidR="00BA2B08" w:rsidRPr="00B777AA">
          <w:rPr>
            <w:rFonts w:ascii="Times" w:eastAsia="Times New Roman" w:hAnsi="Times" w:cs="Times New Roman"/>
            <w:sz w:val="22"/>
            <w:szCs w:val="22"/>
            <w:lang w:val="en-GB"/>
            <w:rPrChange w:id="4973" w:author="Chara Katiri" w:date="2015-05-12T13:38:00Z">
              <w:rPr>
                <w:shd w:val="clear" w:color="auto" w:fill="FFFFFF"/>
                <w:lang w:val="en-GB"/>
              </w:rPr>
            </w:rPrChange>
          </w:rPr>
          <w:t>Java Object</w:t>
        </w:r>
      </w:ins>
      <w:ins w:id="4974" w:author="Chara Katiri" w:date="2015-04-12T01:22:00Z">
        <w:r w:rsidRPr="00B777AA">
          <w:rPr>
            <w:rFonts w:ascii="Times" w:eastAsia="Times New Roman" w:hAnsi="Times" w:cs="Times New Roman"/>
            <w:sz w:val="22"/>
            <w:szCs w:val="22"/>
            <w:lang w:val="en-GB"/>
            <w:rPrChange w:id="4975" w:author="Chara Katiri" w:date="2015-05-12T13:38:00Z">
              <w:rPr>
                <w:shd w:val="clear" w:color="auto" w:fill="FFFFFF"/>
                <w:lang w:val="en-GB"/>
              </w:rPr>
            </w:rPrChange>
          </w:rPr>
          <w:t>)</w:t>
        </w:r>
      </w:ins>
      <w:ins w:id="4976" w:author="Chara Katiri" w:date="2015-04-12T01:23:00Z">
        <w:r w:rsidR="00BA2B08" w:rsidRPr="00B777AA">
          <w:rPr>
            <w:rFonts w:ascii="Times" w:eastAsia="Times New Roman" w:hAnsi="Times" w:cs="Times New Roman"/>
            <w:sz w:val="22"/>
            <w:szCs w:val="22"/>
            <w:lang w:val="en-GB"/>
            <w:rPrChange w:id="4977" w:author="Chara Katiri" w:date="2015-05-12T13:38:00Z">
              <w:rPr>
                <w:shd w:val="clear" w:color="auto" w:fill="FFFFFF"/>
                <w:lang w:val="en-GB"/>
              </w:rPr>
            </w:rPrChange>
          </w:rPr>
          <w:t xml:space="preserve"> and the creation of specialised objects </w:t>
        </w:r>
      </w:ins>
      <w:ins w:id="4978" w:author="Chara Katiri" w:date="2015-05-02T15:05:00Z">
        <w:r w:rsidR="009508F9" w:rsidRPr="00B777AA">
          <w:rPr>
            <w:rFonts w:ascii="Times" w:eastAsia="Times New Roman" w:hAnsi="Times" w:cs="Times New Roman"/>
            <w:sz w:val="22"/>
            <w:szCs w:val="22"/>
            <w:lang w:val="en-GB"/>
            <w:rPrChange w:id="4979" w:author="Chara Katiri" w:date="2015-05-12T13:38:00Z">
              <w:rPr>
                <w:rFonts w:ascii="Times" w:eastAsia="Times New Roman" w:hAnsi="Times" w:cs="Times New Roman"/>
                <w:sz w:val="22"/>
                <w:szCs w:val="22"/>
                <w:shd w:val="clear" w:color="auto" w:fill="FFFFFF"/>
                <w:lang w:val="en-GB"/>
              </w:rPr>
            </w:rPrChange>
          </w:rPr>
          <w:t>help</w:t>
        </w:r>
      </w:ins>
      <w:ins w:id="4980" w:author="Chara Katiri" w:date="2015-04-12T01:19:00Z">
        <w:r w:rsidRPr="00B777AA">
          <w:rPr>
            <w:rFonts w:ascii="Times" w:eastAsia="Times New Roman" w:hAnsi="Times" w:cs="Times New Roman"/>
            <w:sz w:val="22"/>
            <w:szCs w:val="22"/>
            <w:lang w:val="en-GB"/>
            <w:rPrChange w:id="4981" w:author="Chara Katiri" w:date="2015-05-12T13:38:00Z">
              <w:rPr>
                <w:shd w:val="clear" w:color="auto" w:fill="FFFFFF"/>
                <w:lang w:val="en-GB"/>
              </w:rPr>
            </w:rPrChange>
          </w:rPr>
          <w:t xml:space="preserve"> escape duplication and result in clear separation of roles</w:t>
        </w:r>
      </w:ins>
      <w:ins w:id="4982" w:author="Chara Katiri" w:date="2015-04-12T01:28:00Z">
        <w:r w:rsidR="006B03E2" w:rsidRPr="00B777AA">
          <w:rPr>
            <w:rFonts w:ascii="Times" w:eastAsia="Times New Roman" w:hAnsi="Times" w:cs="Times New Roman"/>
            <w:sz w:val="22"/>
            <w:szCs w:val="22"/>
            <w:lang w:val="en-GB"/>
            <w:rPrChange w:id="4983" w:author="Chara Katiri" w:date="2015-05-12T13:38:00Z">
              <w:rPr>
                <w:shd w:val="clear" w:color="auto" w:fill="FFFFFF"/>
                <w:lang w:val="en-GB"/>
              </w:rPr>
            </w:rPrChange>
          </w:rPr>
          <w:t>,</w:t>
        </w:r>
      </w:ins>
      <w:ins w:id="4984" w:author="Chara Katiri" w:date="2015-04-12T01:19:00Z">
        <w:r w:rsidRPr="00B777AA">
          <w:rPr>
            <w:rFonts w:ascii="Times" w:eastAsia="Times New Roman" w:hAnsi="Times" w:cs="Times New Roman"/>
            <w:sz w:val="22"/>
            <w:szCs w:val="22"/>
            <w:lang w:val="en-GB"/>
            <w:rPrChange w:id="4985" w:author="Chara Katiri" w:date="2015-05-12T13:38:00Z">
              <w:rPr>
                <w:shd w:val="clear" w:color="auto" w:fill="FFFFFF"/>
                <w:lang w:val="en-GB"/>
              </w:rPr>
            </w:rPrChange>
          </w:rPr>
          <w:t xml:space="preserve"> from presentation to business logic. </w:t>
        </w:r>
      </w:ins>
      <w:ins w:id="4986" w:author="Chara Katiri" w:date="2015-04-12T01:29:00Z">
        <w:r w:rsidR="006B03E2" w:rsidRPr="00B777AA">
          <w:rPr>
            <w:rFonts w:ascii="Times" w:eastAsia="Times New Roman" w:hAnsi="Times" w:cs="Times New Roman"/>
            <w:sz w:val="22"/>
            <w:szCs w:val="22"/>
            <w:lang w:val="en-GB"/>
            <w:rPrChange w:id="4987" w:author="Chara Katiri" w:date="2015-05-12T13:38:00Z">
              <w:rPr>
                <w:shd w:val="clear" w:color="auto" w:fill="FFFFFF"/>
                <w:lang w:val="en-GB"/>
              </w:rPr>
            </w:rPrChange>
          </w:rPr>
          <w:t>Those</w:t>
        </w:r>
      </w:ins>
      <w:ins w:id="4988" w:author="Chara Katiri" w:date="2015-04-12T01:26:00Z">
        <w:r w:rsidR="006B03E2" w:rsidRPr="00B777AA">
          <w:rPr>
            <w:rFonts w:ascii="Times" w:eastAsia="Times New Roman" w:hAnsi="Times" w:cs="Times New Roman"/>
            <w:sz w:val="22"/>
            <w:szCs w:val="22"/>
            <w:lang w:val="en-GB"/>
            <w:rPrChange w:id="4989" w:author="Chara Katiri" w:date="2015-05-12T13:38:00Z">
              <w:rPr>
                <w:shd w:val="clear" w:color="auto" w:fill="FFFFFF"/>
                <w:lang w:val="en-GB"/>
              </w:rPr>
            </w:rPrChange>
          </w:rPr>
          <w:t xml:space="preserve"> </w:t>
        </w:r>
      </w:ins>
      <w:ins w:id="4990" w:author="Chara Katiri" w:date="2015-04-12T01:19:00Z">
        <w:r w:rsidRPr="00B777AA">
          <w:rPr>
            <w:rFonts w:ascii="Times" w:eastAsia="Times New Roman" w:hAnsi="Times" w:cs="Times New Roman"/>
            <w:sz w:val="22"/>
            <w:szCs w:val="22"/>
            <w:lang w:val="en-GB"/>
            <w:rPrChange w:id="4991" w:author="Chara Katiri" w:date="2015-05-12T13:38:00Z">
              <w:rPr>
                <w:shd w:val="clear" w:color="auto" w:fill="FFFFFF"/>
                <w:lang w:val="en-GB"/>
              </w:rPr>
            </w:rPrChange>
          </w:rPr>
          <w:t>objects</w:t>
        </w:r>
      </w:ins>
      <w:ins w:id="4992" w:author="Chara Katiri" w:date="2015-04-12T01:26:00Z">
        <w:r w:rsidR="006B03E2" w:rsidRPr="00B777AA">
          <w:rPr>
            <w:rFonts w:ascii="Times" w:eastAsia="Times New Roman" w:hAnsi="Times" w:cs="Times New Roman"/>
            <w:sz w:val="22"/>
            <w:szCs w:val="22"/>
            <w:lang w:val="en-GB"/>
            <w:rPrChange w:id="4993" w:author="Chara Katiri" w:date="2015-05-12T13:38:00Z">
              <w:rPr>
                <w:shd w:val="clear" w:color="auto" w:fill="FFFFFF"/>
                <w:lang w:val="en-GB"/>
              </w:rPr>
            </w:rPrChange>
          </w:rPr>
          <w:t xml:space="preserve"> are implemented</w:t>
        </w:r>
      </w:ins>
      <w:ins w:id="4994" w:author="Chara Katiri" w:date="2015-04-12T01:19:00Z">
        <w:r w:rsidRPr="00B777AA">
          <w:rPr>
            <w:rFonts w:ascii="Times" w:eastAsia="Times New Roman" w:hAnsi="Times" w:cs="Times New Roman"/>
            <w:sz w:val="22"/>
            <w:szCs w:val="22"/>
            <w:lang w:val="en-GB"/>
            <w:rPrChange w:id="4995" w:author="Chara Katiri" w:date="2015-05-12T13:38:00Z">
              <w:rPr>
                <w:shd w:val="clear" w:color="auto" w:fill="FFFFFF"/>
                <w:lang w:val="en-GB"/>
              </w:rPr>
            </w:rPrChange>
          </w:rPr>
          <w:t xml:space="preserve"> in specialized classes</w:t>
        </w:r>
      </w:ins>
      <w:ins w:id="4996" w:author="Chara Katiri" w:date="2015-04-12T01:26:00Z">
        <w:r w:rsidR="006B03E2" w:rsidRPr="00B777AA">
          <w:rPr>
            <w:rFonts w:ascii="Times" w:eastAsia="Times New Roman" w:hAnsi="Times" w:cs="Times New Roman"/>
            <w:sz w:val="22"/>
            <w:szCs w:val="22"/>
            <w:lang w:val="en-GB"/>
            <w:rPrChange w:id="4997" w:author="Chara Katiri" w:date="2015-05-12T13:38:00Z">
              <w:rPr>
                <w:shd w:val="clear" w:color="auto" w:fill="FFFFFF"/>
                <w:lang w:val="en-GB"/>
              </w:rPr>
            </w:rPrChange>
          </w:rPr>
          <w:t>,</w:t>
        </w:r>
      </w:ins>
      <w:ins w:id="4998" w:author="Chara Katiri" w:date="2015-04-12T01:19:00Z">
        <w:r w:rsidRPr="00B777AA">
          <w:rPr>
            <w:rFonts w:ascii="Times" w:eastAsia="Times New Roman" w:hAnsi="Times" w:cs="Times New Roman"/>
            <w:sz w:val="22"/>
            <w:szCs w:val="22"/>
            <w:lang w:val="en-GB"/>
            <w:rPrChange w:id="4999" w:author="Chara Katiri" w:date="2015-05-12T13:38:00Z">
              <w:rPr>
                <w:shd w:val="clear" w:color="auto" w:fill="FFFFFF"/>
                <w:lang w:val="en-GB"/>
              </w:rPr>
            </w:rPrChange>
          </w:rPr>
          <w:t xml:space="preserve"> such as Model View Controller (MVC), DispatcherServlet and Handler Mapping. </w:t>
        </w:r>
      </w:ins>
      <w:ins w:id="5000" w:author="Chara Katiri" w:date="2015-04-12T01:30:00Z">
        <w:r w:rsidR="006B03E2" w:rsidRPr="00B777AA">
          <w:rPr>
            <w:rFonts w:ascii="Times" w:eastAsia="Times New Roman" w:hAnsi="Times" w:cs="Times New Roman"/>
            <w:sz w:val="22"/>
            <w:szCs w:val="22"/>
            <w:lang w:val="en-GB"/>
            <w:rPrChange w:id="5001" w:author="Chara Katiri" w:date="2015-05-12T13:38:00Z">
              <w:rPr>
                <w:shd w:val="clear" w:color="auto" w:fill="FFFFFF"/>
                <w:lang w:val="en-GB"/>
              </w:rPr>
            </w:rPrChange>
          </w:rPr>
          <w:t xml:space="preserve">In addition to this, the </w:t>
        </w:r>
      </w:ins>
      <w:ins w:id="5002" w:author="Chara Katiri" w:date="2015-04-12T01:19:00Z">
        <w:r w:rsidRPr="00B777AA">
          <w:rPr>
            <w:rFonts w:ascii="Times" w:eastAsia="Times New Roman" w:hAnsi="Times" w:cs="Times New Roman"/>
            <w:sz w:val="22"/>
            <w:szCs w:val="22"/>
            <w:lang w:val="en-GB"/>
            <w:rPrChange w:id="5003" w:author="Chara Katiri" w:date="2015-05-12T13:38:00Z">
              <w:rPr>
                <w:shd w:val="clear" w:color="auto" w:fill="FFFFFF"/>
                <w:lang w:val="en-GB"/>
              </w:rPr>
            </w:rPrChange>
          </w:rPr>
          <w:t xml:space="preserve">AOP module allows definition of </w:t>
        </w:r>
      </w:ins>
      <w:ins w:id="5004" w:author="Chara Katiri" w:date="2015-05-02T15:27:00Z">
        <w:r w:rsidR="00A45F02" w:rsidRPr="00B777AA">
          <w:rPr>
            <w:rFonts w:ascii="Times" w:eastAsia="Times New Roman" w:hAnsi="Times" w:cs="Times New Roman"/>
            <w:sz w:val="22"/>
            <w:szCs w:val="22"/>
            <w:lang w:val="en-GB"/>
            <w:rPrChange w:id="5005" w:author="Chara Katiri" w:date="2015-05-12T13:38:00Z">
              <w:rPr>
                <w:rFonts w:ascii="Times" w:eastAsia="Times New Roman" w:hAnsi="Times" w:cs="Times New Roman"/>
                <w:sz w:val="22"/>
                <w:szCs w:val="22"/>
                <w:shd w:val="clear" w:color="auto" w:fill="FFFFFF"/>
                <w:lang w:val="en-GB"/>
              </w:rPr>
            </w:rPrChange>
          </w:rPr>
          <w:t xml:space="preserve"> ‘pointcuts’ and </w:t>
        </w:r>
      </w:ins>
      <w:ins w:id="5006" w:author="Chara Katiri" w:date="2015-04-12T01:19:00Z">
        <w:r w:rsidRPr="00B777AA">
          <w:rPr>
            <w:rFonts w:ascii="Times" w:eastAsia="Times New Roman" w:hAnsi="Times" w:cs="Times New Roman"/>
            <w:sz w:val="22"/>
            <w:szCs w:val="22"/>
            <w:lang w:val="en-GB"/>
            <w:rPrChange w:id="5007" w:author="Chara Katiri" w:date="2015-05-12T13:38:00Z">
              <w:rPr>
                <w:shd w:val="clear" w:color="auto" w:fill="FFFFFF"/>
                <w:lang w:val="en-GB"/>
              </w:rPr>
            </w:rPrChange>
          </w:rPr>
          <w:t>method-interceptors to ac</w:t>
        </w:r>
        <w:r w:rsidR="009508F9" w:rsidRPr="00B777AA">
          <w:rPr>
            <w:rFonts w:ascii="Times" w:eastAsia="Times New Roman" w:hAnsi="Times" w:cs="Times New Roman"/>
            <w:sz w:val="22"/>
            <w:szCs w:val="22"/>
            <w:lang w:val="en-GB"/>
            <w:rPrChange w:id="5008" w:author="Chara Katiri" w:date="2015-05-12T13:38:00Z">
              <w:rPr>
                <w:rFonts w:ascii="Times" w:eastAsia="Times New Roman" w:hAnsi="Times" w:cs="Times New Roman"/>
                <w:sz w:val="22"/>
                <w:szCs w:val="22"/>
                <w:shd w:val="clear" w:color="auto" w:fill="FFFFFF"/>
                <w:lang w:val="en-GB"/>
              </w:rPr>
            </w:rPrChange>
          </w:rPr>
          <w:t xml:space="preserve">hieve separation </w:t>
        </w:r>
      </w:ins>
      <w:ins w:id="5009" w:author="Chara Katiri" w:date="2015-05-02T15:30:00Z">
        <w:r w:rsidR="00A45F02" w:rsidRPr="00B777AA">
          <w:rPr>
            <w:rFonts w:ascii="Times" w:eastAsia="Times New Roman" w:hAnsi="Times" w:cs="Times New Roman"/>
            <w:sz w:val="22"/>
            <w:szCs w:val="22"/>
            <w:lang w:val="en-GB"/>
            <w:rPrChange w:id="5010" w:author="Chara Katiri" w:date="2015-05-12T13:38:00Z">
              <w:rPr>
                <w:rFonts w:ascii="Times" w:eastAsia="Times New Roman" w:hAnsi="Times" w:cs="Times New Roman"/>
                <w:sz w:val="22"/>
                <w:szCs w:val="22"/>
                <w:shd w:val="clear" w:color="auto" w:fill="FFFFFF"/>
                <w:lang w:val="en-GB"/>
              </w:rPr>
            </w:rPrChange>
          </w:rPr>
          <w:t xml:space="preserve">of code when functionalities are implemented </w:t>
        </w:r>
      </w:ins>
      <w:sdt>
        <w:sdtPr>
          <w:rPr>
            <w:rFonts w:ascii="Times" w:eastAsia="Times New Roman" w:hAnsi="Times" w:cs="Times New Roman"/>
            <w:sz w:val="22"/>
            <w:szCs w:val="22"/>
            <w:lang w:val="en-GB"/>
            <w:rPrChange w:id="5011" w:author="Chara Katiri" w:date="2015-05-12T15:21:00Z">
              <w:rPr>
                <w:rFonts w:ascii="Times" w:eastAsia="Times New Roman" w:hAnsi="Times" w:cs="Times New Roman"/>
                <w:sz w:val="22"/>
                <w:szCs w:val="22"/>
                <w:lang w:val="en-GB"/>
              </w:rPr>
            </w:rPrChange>
          </w:rPr>
          <w:id w:val="-670960261"/>
          <w:citation/>
        </w:sdtPr>
        <w:sdtContent>
          <w:r w:rsidR="00C955A9" w:rsidRPr="00B777AA">
            <w:rPr>
              <w:rFonts w:ascii="Times" w:eastAsia="Times New Roman" w:hAnsi="Times" w:cs="Times New Roman"/>
              <w:sz w:val="22"/>
              <w:szCs w:val="22"/>
              <w:lang w:val="en-GB"/>
              <w:rPrChange w:id="5012" w:author="Chara Katiri" w:date="2015-05-12T13:38:00Z">
                <w:rPr>
                  <w:rFonts w:ascii="Times" w:eastAsia="Times New Roman" w:hAnsi="Times" w:cs="Times New Roman"/>
                  <w:sz w:val="22"/>
                  <w:szCs w:val="22"/>
                  <w:shd w:val="clear" w:color="auto" w:fill="FFFFFF"/>
                  <w:lang w:val="en-GB"/>
                </w:rPr>
              </w:rPrChange>
            </w:rPr>
            <w:fldChar w:fldCharType="begin"/>
          </w:r>
          <w:r w:rsidR="00C955A9" w:rsidRPr="00B777AA">
            <w:rPr>
              <w:rFonts w:ascii="Times" w:eastAsia="Times New Roman" w:hAnsi="Times" w:cs="Times New Roman"/>
              <w:sz w:val="22"/>
              <w:szCs w:val="22"/>
              <w:lang w:val="en-GB"/>
              <w:rPrChange w:id="5013" w:author="Chara Katiri" w:date="2015-05-12T13:38:00Z">
                <w:rPr>
                  <w:rFonts w:ascii="Times" w:eastAsia="Times New Roman" w:hAnsi="Times" w:cs="Times New Roman"/>
                  <w:sz w:val="22"/>
                  <w:szCs w:val="22"/>
                  <w:shd w:val="clear" w:color="auto" w:fill="FFFFFF"/>
                </w:rPr>
              </w:rPrChange>
            </w:rPr>
            <w:instrText xml:space="preserve"> CITATION Doc151 \l 1033 </w:instrText>
          </w:r>
          <w:r w:rsidR="00C955A9" w:rsidRPr="00B777AA">
            <w:rPr>
              <w:rFonts w:ascii="Times" w:eastAsia="Times New Roman" w:hAnsi="Times" w:cs="Times New Roman"/>
              <w:sz w:val="22"/>
              <w:szCs w:val="22"/>
              <w:lang w:val="en-GB"/>
              <w:rPrChange w:id="5014" w:author="Chara Katiri" w:date="2015-05-12T13:38:00Z">
                <w:rPr>
                  <w:rFonts w:ascii="Times" w:eastAsia="Times New Roman" w:hAnsi="Times" w:cs="Times New Roman"/>
                  <w:sz w:val="22"/>
                  <w:szCs w:val="22"/>
                  <w:shd w:val="clear" w:color="auto" w:fill="FFFFFF"/>
                  <w:lang w:val="en-GB"/>
                </w:rPr>
              </w:rPrChange>
            </w:rPr>
            <w:fldChar w:fldCharType="separate"/>
          </w:r>
          <w:r w:rsidR="00B7160F" w:rsidRPr="00B777AA">
            <w:rPr>
              <w:rFonts w:ascii="Times" w:eastAsia="Times New Roman" w:hAnsi="Times" w:cs="Times New Roman"/>
              <w:sz w:val="22"/>
              <w:szCs w:val="22"/>
              <w:lang w:val="en-GB"/>
              <w:rPrChange w:id="5015" w:author="Chara Katiri" w:date="2015-05-12T13:38:00Z">
                <w:rPr>
                  <w:rFonts w:ascii="Times" w:eastAsia="Times New Roman" w:hAnsi="Times" w:cs="Times New Roman"/>
                  <w:noProof/>
                  <w:sz w:val="22"/>
                  <w:szCs w:val="22"/>
                  <w:lang w:val="en-GB"/>
                </w:rPr>
              </w:rPrChange>
            </w:rPr>
            <w:t>[</w:t>
          </w:r>
          <w:r w:rsidR="00B7160F" w:rsidRPr="00B777AA">
            <w:rPr>
              <w:rFonts w:ascii="Times" w:eastAsia="Times New Roman" w:hAnsi="Times" w:cs="Times New Roman"/>
              <w:sz w:val="22"/>
              <w:szCs w:val="22"/>
              <w:lang w:val="en-GB"/>
              <w:rPrChange w:id="5016" w:author="Chara Katiri" w:date="2015-05-12T13:38:00Z">
                <w:rPr>
                  <w:rFonts w:ascii="Times" w:eastAsia="Times New Roman" w:hAnsi="Times" w:cs="Times New Roman"/>
                  <w:noProof/>
                  <w:sz w:val="22"/>
                  <w:szCs w:val="22"/>
                  <w:lang w:val="en-GB"/>
                </w:rPr>
              </w:rPrChange>
            </w:rPr>
            <w:fldChar w:fldCharType="begin"/>
          </w:r>
          <w:r w:rsidR="00B7160F" w:rsidRPr="00B777AA">
            <w:rPr>
              <w:rFonts w:ascii="Times" w:eastAsia="Times New Roman" w:hAnsi="Times" w:cs="Times New Roman"/>
              <w:sz w:val="22"/>
              <w:szCs w:val="22"/>
              <w:lang w:val="en-GB"/>
              <w:rPrChange w:id="5017" w:author="Chara Katiri" w:date="2015-05-12T13:38:00Z">
                <w:rPr>
                  <w:rFonts w:ascii="Times" w:eastAsia="Times New Roman" w:hAnsi="Times" w:cs="Times New Roman"/>
                  <w:noProof/>
                  <w:sz w:val="22"/>
                  <w:szCs w:val="22"/>
                  <w:lang w:val="en-GB"/>
                </w:rPr>
              </w:rPrChange>
            </w:rPr>
            <w:instrText xml:space="preserve"> HYPERLINK "" \l "Doc151" </w:instrText>
          </w:r>
          <w:r w:rsidR="00B7160F" w:rsidRPr="00B777AA">
            <w:rPr>
              <w:rFonts w:ascii="Times" w:eastAsia="Times New Roman" w:hAnsi="Times" w:cs="Times New Roman"/>
              <w:sz w:val="22"/>
              <w:szCs w:val="22"/>
              <w:lang w:val="en-GB"/>
              <w:rPrChange w:id="5018" w:author="Chara Katiri" w:date="2015-05-12T13:38:00Z">
                <w:rPr>
                  <w:rFonts w:ascii="Times" w:eastAsia="Times New Roman" w:hAnsi="Times" w:cs="Times New Roman"/>
                  <w:noProof/>
                  <w:sz w:val="22"/>
                  <w:szCs w:val="22"/>
                  <w:lang w:val="en-GB"/>
                </w:rPr>
              </w:rPrChange>
            </w:rPr>
            <w:fldChar w:fldCharType="separate"/>
          </w:r>
          <w:r w:rsidR="00B7160F" w:rsidRPr="00AC7486">
            <w:rPr>
              <w:rPrChange w:id="5019" w:author="Chara Katiri" w:date="2015-05-12T15:21:00Z">
                <w:rPr>
                  <w:rStyle w:val="Heading2Char"/>
                  <w:rFonts w:ascii="Times" w:eastAsia="Times New Roman" w:hAnsi="Times" w:cs="Times New Roman"/>
                  <w:noProof/>
                  <w:color w:val="auto"/>
                  <w:sz w:val="22"/>
                  <w:szCs w:val="22"/>
                  <w:lang w:val="en-GB"/>
                </w:rPr>
              </w:rPrChange>
            </w:rPr>
            <w:t>25</w:t>
          </w:r>
          <w:r w:rsidR="00B7160F" w:rsidRPr="00B777AA">
            <w:rPr>
              <w:rFonts w:ascii="Times" w:eastAsia="Times New Roman" w:hAnsi="Times" w:cs="Times New Roman"/>
              <w:sz w:val="22"/>
              <w:szCs w:val="22"/>
              <w:lang w:val="en-GB"/>
              <w:rPrChange w:id="5020" w:author="Chara Katiri" w:date="2015-05-12T13:38:00Z">
                <w:rPr>
                  <w:rFonts w:ascii="Times" w:eastAsia="Times New Roman" w:hAnsi="Times" w:cs="Times New Roman"/>
                  <w:noProof/>
                  <w:sz w:val="22"/>
                  <w:szCs w:val="22"/>
                  <w:lang w:val="en-GB"/>
                </w:rPr>
              </w:rPrChange>
            </w:rPr>
            <w:fldChar w:fldCharType="end"/>
          </w:r>
          <w:r w:rsidR="00B7160F" w:rsidRPr="00B777AA">
            <w:rPr>
              <w:rFonts w:ascii="Times" w:eastAsia="Times New Roman" w:hAnsi="Times" w:cs="Times New Roman"/>
              <w:sz w:val="22"/>
              <w:szCs w:val="22"/>
              <w:lang w:val="en-GB"/>
              <w:rPrChange w:id="5021" w:author="Chara Katiri" w:date="2015-05-12T13:38:00Z">
                <w:rPr>
                  <w:rFonts w:ascii="Times" w:eastAsia="Times New Roman" w:hAnsi="Times" w:cs="Times New Roman"/>
                  <w:noProof/>
                  <w:sz w:val="22"/>
                  <w:szCs w:val="22"/>
                  <w:lang w:val="en-GB"/>
                </w:rPr>
              </w:rPrChange>
            </w:rPr>
            <w:t>]</w:t>
          </w:r>
          <w:r w:rsidR="00C955A9" w:rsidRPr="00B777AA">
            <w:rPr>
              <w:rFonts w:ascii="Times" w:eastAsia="Times New Roman" w:hAnsi="Times" w:cs="Times New Roman"/>
              <w:sz w:val="22"/>
              <w:szCs w:val="22"/>
              <w:lang w:val="en-GB"/>
              <w:rPrChange w:id="5022" w:author="Chara Katiri" w:date="2015-05-12T13:38:00Z">
                <w:rPr>
                  <w:rFonts w:ascii="Times" w:eastAsia="Times New Roman" w:hAnsi="Times" w:cs="Times New Roman"/>
                  <w:sz w:val="22"/>
                  <w:szCs w:val="22"/>
                  <w:shd w:val="clear" w:color="auto" w:fill="FFFFFF"/>
                  <w:lang w:val="en-GB"/>
                </w:rPr>
              </w:rPrChange>
            </w:rPr>
            <w:fldChar w:fldCharType="end"/>
          </w:r>
        </w:sdtContent>
      </w:sdt>
      <w:ins w:id="5023" w:author="Chara Katiri" w:date="2015-04-12T01:19:00Z">
        <w:r w:rsidRPr="00B777AA">
          <w:rPr>
            <w:rFonts w:ascii="Times" w:eastAsia="Times New Roman" w:hAnsi="Times" w:cs="Times New Roman"/>
            <w:sz w:val="22"/>
            <w:szCs w:val="22"/>
            <w:lang w:val="en-GB"/>
            <w:rPrChange w:id="5024" w:author="Chara Katiri" w:date="2015-05-12T13:38:00Z">
              <w:rPr>
                <w:shd w:val="clear" w:color="auto" w:fill="FFFFFF"/>
                <w:lang w:val="en-GB"/>
              </w:rPr>
            </w:rPrChange>
          </w:rPr>
          <w:t xml:space="preserve">. </w:t>
        </w:r>
      </w:ins>
    </w:p>
    <w:p w14:paraId="2EA0A6F7" w14:textId="77777777" w:rsidR="00B777AA" w:rsidRDefault="00B777AA" w:rsidP="00B777AA">
      <w:pPr>
        <w:spacing w:line="360" w:lineRule="auto"/>
        <w:jc w:val="both"/>
        <w:rPr>
          <w:ins w:id="5025" w:author="Chara Katiri" w:date="2015-05-12T13:40:00Z"/>
          <w:rFonts w:ascii="Times" w:eastAsia="Times New Roman" w:hAnsi="Times" w:cs="Times New Roman"/>
          <w:i/>
          <w:sz w:val="22"/>
          <w:szCs w:val="22"/>
          <w:lang w:val="en-GB"/>
        </w:rPr>
        <w:pPrChange w:id="5026" w:author="Chara Katiri" w:date="2015-05-12T13:40:00Z">
          <w:pPr>
            <w:spacing w:line="360" w:lineRule="auto"/>
            <w:ind w:firstLine="720"/>
            <w:contextualSpacing/>
            <w:jc w:val="both"/>
          </w:pPr>
        </w:pPrChange>
      </w:pPr>
    </w:p>
    <w:p w14:paraId="643216E3" w14:textId="77777777" w:rsidR="00B777AA" w:rsidRDefault="00C31C80" w:rsidP="00B777AA">
      <w:pPr>
        <w:spacing w:line="360" w:lineRule="auto"/>
        <w:jc w:val="both"/>
        <w:rPr>
          <w:ins w:id="5027" w:author="Chara Katiri" w:date="2015-05-12T13:40:00Z"/>
          <w:rFonts w:ascii="Times" w:eastAsia="Times New Roman" w:hAnsi="Times" w:cs="Times New Roman"/>
          <w:sz w:val="22"/>
          <w:szCs w:val="22"/>
          <w:lang w:val="en-GB"/>
        </w:rPr>
        <w:pPrChange w:id="5028" w:author="Chara Katiri" w:date="2015-05-12T13:40:00Z">
          <w:pPr>
            <w:spacing w:line="360" w:lineRule="auto"/>
            <w:ind w:firstLine="720"/>
            <w:contextualSpacing/>
            <w:jc w:val="both"/>
          </w:pPr>
        </w:pPrChange>
      </w:pPr>
      <w:ins w:id="5029" w:author="Chara Katiri" w:date="2015-04-12T01:16:00Z">
        <w:r w:rsidRPr="00B777AA">
          <w:rPr>
            <w:rFonts w:ascii="Times" w:eastAsia="Times New Roman" w:hAnsi="Times" w:cs="Times New Roman"/>
            <w:i/>
            <w:sz w:val="22"/>
            <w:szCs w:val="22"/>
            <w:lang w:val="en-GB"/>
            <w:rPrChange w:id="5030" w:author="Chara Katiri" w:date="2015-05-12T13:40:00Z">
              <w:rPr>
                <w:lang w:val="en-GB"/>
              </w:rPr>
            </w:rPrChange>
          </w:rPr>
          <w:t>Modularity:</w:t>
        </w:r>
        <w:r w:rsidRPr="00B777AA">
          <w:rPr>
            <w:rFonts w:ascii="Times" w:eastAsia="Times New Roman" w:hAnsi="Times" w:cs="Times New Roman"/>
            <w:sz w:val="22"/>
            <w:szCs w:val="22"/>
            <w:lang w:val="en-GB"/>
            <w:rPrChange w:id="5031" w:author="Chara Katiri" w:date="2015-05-12T13:40:00Z">
              <w:rPr>
                <w:lang w:val="en-GB"/>
              </w:rPr>
            </w:rPrChange>
          </w:rPr>
          <w:t xml:space="preserve"> </w:t>
        </w:r>
      </w:ins>
    </w:p>
    <w:p w14:paraId="3893EDE1" w14:textId="70A4F567" w:rsidR="006B03E2" w:rsidRPr="00B777AA" w:rsidRDefault="00C31C80" w:rsidP="00AC7486">
      <w:pPr>
        <w:spacing w:line="360" w:lineRule="auto"/>
        <w:ind w:firstLine="567"/>
        <w:contextualSpacing/>
        <w:jc w:val="both"/>
        <w:rPr>
          <w:ins w:id="5032" w:author="Chara Katiri" w:date="2015-04-12T01:32:00Z"/>
          <w:rFonts w:ascii="Times" w:eastAsia="Times New Roman" w:hAnsi="Times" w:cs="Times New Roman"/>
          <w:sz w:val="22"/>
          <w:szCs w:val="22"/>
          <w:lang w:val="en-GB"/>
          <w:rPrChange w:id="5033" w:author="Chara Katiri" w:date="2015-05-12T13:40:00Z">
            <w:rPr>
              <w:ins w:id="5034" w:author="Chara Katiri" w:date="2015-04-12T01:32:00Z"/>
              <w:rFonts w:ascii="Times" w:eastAsia="Times New Roman" w:hAnsi="Times" w:cs="Times New Roman"/>
              <w:sz w:val="22"/>
              <w:szCs w:val="22"/>
              <w:lang w:val="en-GB"/>
            </w:rPr>
          </w:rPrChange>
        </w:rPr>
        <w:pPrChange w:id="5035" w:author="Chara Katiri" w:date="2015-05-12T15:21:00Z">
          <w:pPr>
            <w:spacing w:line="360" w:lineRule="auto"/>
            <w:ind w:firstLine="720"/>
            <w:contextualSpacing/>
            <w:jc w:val="both"/>
          </w:pPr>
        </w:pPrChange>
      </w:pPr>
      <w:ins w:id="5036" w:author="Chara Katiri" w:date="2015-04-12T01:16:00Z">
        <w:r w:rsidRPr="00B777AA">
          <w:rPr>
            <w:rFonts w:ascii="Times" w:eastAsia="Times New Roman" w:hAnsi="Times" w:cs="Times New Roman"/>
            <w:sz w:val="22"/>
            <w:szCs w:val="22"/>
            <w:lang w:val="en-GB"/>
            <w:rPrChange w:id="5037" w:author="Chara Katiri" w:date="2015-05-12T13:40:00Z">
              <w:rPr>
                <w:lang w:val="en-GB"/>
              </w:rPr>
            </w:rPrChange>
          </w:rPr>
          <w:t xml:space="preserve">Spring Framework offers a number of modules. This is beneficial for the developers because they have the option to choose only the modules relevant to their application rather than having to include the entire framework. </w:t>
        </w:r>
      </w:ins>
    </w:p>
    <w:p w14:paraId="523A36F9" w14:textId="77777777" w:rsidR="00B777AA" w:rsidRDefault="00B777AA" w:rsidP="00B777AA">
      <w:pPr>
        <w:spacing w:line="360" w:lineRule="auto"/>
        <w:jc w:val="both"/>
        <w:rPr>
          <w:ins w:id="5038" w:author="Chara Katiri" w:date="2015-05-12T13:40:00Z"/>
          <w:rFonts w:ascii="Times" w:eastAsia="Times New Roman" w:hAnsi="Times" w:cs="Times New Roman"/>
          <w:i/>
          <w:sz w:val="22"/>
          <w:szCs w:val="22"/>
          <w:lang w:val="en-GB"/>
        </w:rPr>
        <w:pPrChange w:id="5039" w:author="Chara Katiri" w:date="2015-05-12T13:40:00Z">
          <w:pPr>
            <w:spacing w:line="360" w:lineRule="auto"/>
            <w:ind w:firstLine="720"/>
            <w:contextualSpacing/>
            <w:jc w:val="both"/>
          </w:pPr>
        </w:pPrChange>
      </w:pPr>
    </w:p>
    <w:p w14:paraId="1E5BDDF4" w14:textId="77777777" w:rsidR="00B777AA" w:rsidRDefault="006B03E2" w:rsidP="00B777AA">
      <w:pPr>
        <w:spacing w:line="360" w:lineRule="auto"/>
        <w:jc w:val="both"/>
        <w:rPr>
          <w:ins w:id="5040" w:author="Chara Katiri" w:date="2015-05-12T13:40:00Z"/>
          <w:rFonts w:ascii="Times" w:eastAsia="Times New Roman" w:hAnsi="Times" w:cs="Times New Roman"/>
          <w:sz w:val="22"/>
          <w:szCs w:val="22"/>
          <w:lang w:val="en-GB"/>
        </w:rPr>
        <w:pPrChange w:id="5041" w:author="Chara Katiri" w:date="2015-05-12T13:40:00Z">
          <w:pPr>
            <w:spacing w:line="360" w:lineRule="auto"/>
            <w:ind w:firstLine="720"/>
            <w:contextualSpacing/>
            <w:jc w:val="both"/>
          </w:pPr>
        </w:pPrChange>
      </w:pPr>
      <w:ins w:id="5042" w:author="Chara Katiri" w:date="2015-04-12T01:31:00Z">
        <w:r w:rsidRPr="00B777AA">
          <w:rPr>
            <w:rFonts w:ascii="Times" w:eastAsia="Times New Roman" w:hAnsi="Times" w:cs="Times New Roman"/>
            <w:i/>
            <w:sz w:val="22"/>
            <w:szCs w:val="22"/>
            <w:lang w:val="en-GB"/>
            <w:rPrChange w:id="5043" w:author="Chara Katiri" w:date="2015-05-12T13:40:00Z">
              <w:rPr>
                <w:shd w:val="clear" w:color="auto" w:fill="FFFFFF"/>
                <w:lang w:val="en-GB"/>
              </w:rPr>
            </w:rPrChange>
          </w:rPr>
          <w:t>Reusable code:</w:t>
        </w:r>
        <w:r w:rsidRPr="00B777AA">
          <w:rPr>
            <w:rFonts w:ascii="Times" w:eastAsia="Times New Roman" w:hAnsi="Times" w:cs="Times New Roman"/>
            <w:sz w:val="22"/>
            <w:szCs w:val="22"/>
            <w:lang w:val="en-GB"/>
            <w:rPrChange w:id="5044" w:author="Chara Katiri" w:date="2015-05-12T13:40:00Z">
              <w:rPr>
                <w:shd w:val="clear" w:color="auto" w:fill="FFFFFF"/>
                <w:lang w:val="en-GB"/>
              </w:rPr>
            </w:rPrChange>
          </w:rPr>
          <w:t xml:space="preserve"> </w:t>
        </w:r>
      </w:ins>
    </w:p>
    <w:p w14:paraId="13ABF930" w14:textId="455E97E8" w:rsidR="00EC3C16" w:rsidRPr="00B777AA" w:rsidRDefault="003F4AEA" w:rsidP="00AC7486">
      <w:pPr>
        <w:spacing w:line="360" w:lineRule="auto"/>
        <w:ind w:firstLine="567"/>
        <w:jc w:val="both"/>
        <w:rPr>
          <w:ins w:id="5045" w:author="Chara Katiri" w:date="2015-04-12T01:39:00Z"/>
          <w:rFonts w:ascii="Times" w:eastAsia="Times New Roman" w:hAnsi="Times" w:cs="Times New Roman"/>
          <w:sz w:val="22"/>
          <w:szCs w:val="22"/>
          <w:lang w:val="en-GB"/>
          <w:rPrChange w:id="5046" w:author="Chara Katiri" w:date="2015-05-12T13:40:00Z">
            <w:rPr>
              <w:ins w:id="5047" w:author="Chara Katiri" w:date="2015-04-12T01:39:00Z"/>
              <w:rFonts w:ascii="Times" w:eastAsia="Times New Roman" w:hAnsi="Times" w:cs="Times New Roman"/>
              <w:sz w:val="22"/>
              <w:szCs w:val="22"/>
              <w:shd w:val="clear" w:color="auto" w:fill="FFFFFF"/>
              <w:lang w:val="en-GB"/>
            </w:rPr>
          </w:rPrChange>
        </w:rPr>
        <w:pPrChange w:id="5048" w:author="Chara Katiri" w:date="2015-05-12T13:40:00Z">
          <w:pPr>
            <w:spacing w:line="360" w:lineRule="auto"/>
            <w:ind w:firstLine="720"/>
            <w:contextualSpacing/>
            <w:jc w:val="both"/>
          </w:pPr>
        </w:pPrChange>
      </w:pPr>
      <w:r w:rsidRPr="00B777AA">
        <w:rPr>
          <w:rFonts w:ascii="Times" w:eastAsia="Times New Roman" w:hAnsi="Times" w:cs="Times New Roman"/>
          <w:sz w:val="22"/>
          <w:szCs w:val="22"/>
          <w:lang w:val="en-GB"/>
          <w:rPrChange w:id="5049" w:author="Chara Katiri" w:date="2015-05-12T13:40:00Z">
            <w:rPr>
              <w:shd w:val="clear" w:color="auto" w:fill="FFFFFF"/>
              <w:lang w:val="en-GB"/>
            </w:rPr>
          </w:rPrChange>
        </w:rPr>
        <w:t>The use of existing business objects allows reusability of code</w:t>
      </w:r>
      <w:ins w:id="5050" w:author="Chara Katiri" w:date="2015-04-12T01:33:00Z">
        <w:r w:rsidR="00EC3C16" w:rsidRPr="00B777AA">
          <w:rPr>
            <w:rFonts w:ascii="Times" w:eastAsia="Times New Roman" w:hAnsi="Times" w:cs="Times New Roman"/>
            <w:sz w:val="22"/>
            <w:szCs w:val="22"/>
            <w:lang w:val="en-GB"/>
            <w:rPrChange w:id="5051" w:author="Chara Katiri" w:date="2015-05-12T13:40:00Z">
              <w:rPr>
                <w:rFonts w:ascii="Times" w:eastAsia="Times New Roman" w:hAnsi="Times" w:cs="Times New Roman"/>
                <w:sz w:val="22"/>
                <w:szCs w:val="22"/>
                <w:shd w:val="clear" w:color="auto" w:fill="FFFFFF"/>
                <w:lang w:val="en-GB"/>
              </w:rPr>
            </w:rPrChange>
          </w:rPr>
          <w:t xml:space="preserve"> and therefore </w:t>
        </w:r>
      </w:ins>
      <w:ins w:id="5052" w:author="Chara Katiri" w:date="2015-04-12T01:39:00Z">
        <w:r w:rsidR="00EC3C16" w:rsidRPr="00B777AA">
          <w:rPr>
            <w:rFonts w:ascii="Times" w:eastAsia="Times New Roman" w:hAnsi="Times" w:cs="Times New Roman"/>
            <w:sz w:val="22"/>
            <w:szCs w:val="22"/>
            <w:lang w:val="en-GB"/>
            <w:rPrChange w:id="5053" w:author="Chara Katiri" w:date="2015-05-12T13:40:00Z">
              <w:rPr>
                <w:rFonts w:ascii="Times" w:eastAsia="Times New Roman" w:hAnsi="Times" w:cs="Times New Roman"/>
                <w:sz w:val="22"/>
                <w:szCs w:val="22"/>
                <w:shd w:val="clear" w:color="auto" w:fill="FFFFFF"/>
                <w:lang w:val="en-GB"/>
              </w:rPr>
            </w:rPrChange>
          </w:rPr>
          <w:t>reduces definition of those o</w:t>
        </w:r>
      </w:ins>
      <w:ins w:id="5054" w:author="Chara Katiri" w:date="2015-04-12T01:40:00Z">
        <w:r w:rsidR="00EC3C16" w:rsidRPr="00B777AA">
          <w:rPr>
            <w:rFonts w:ascii="Times" w:eastAsia="Times New Roman" w:hAnsi="Times" w:cs="Times New Roman"/>
            <w:sz w:val="22"/>
            <w:szCs w:val="22"/>
            <w:lang w:val="en-GB"/>
            <w:rPrChange w:id="5055" w:author="Chara Katiri" w:date="2015-05-12T13:40:00Z">
              <w:rPr>
                <w:rFonts w:ascii="Times" w:eastAsia="Times New Roman" w:hAnsi="Times" w:cs="Times New Roman"/>
                <w:sz w:val="22"/>
                <w:szCs w:val="22"/>
                <w:shd w:val="clear" w:color="auto" w:fill="FFFFFF"/>
                <w:lang w:val="en-GB"/>
              </w:rPr>
            </w:rPrChange>
          </w:rPr>
          <w:t>bjects and duplication of</w:t>
        </w:r>
      </w:ins>
      <w:ins w:id="5056" w:author="Chara Katiri" w:date="2015-04-12T01:37:00Z">
        <w:r w:rsidR="00EC3C16" w:rsidRPr="00B777AA">
          <w:rPr>
            <w:rFonts w:ascii="Times" w:eastAsia="Times New Roman" w:hAnsi="Times" w:cs="Times New Roman"/>
            <w:sz w:val="22"/>
            <w:szCs w:val="22"/>
            <w:lang w:val="en-GB"/>
            <w:rPrChange w:id="5057" w:author="Chara Katiri" w:date="2015-05-12T13:40:00Z">
              <w:rPr>
                <w:rFonts w:ascii="Times" w:eastAsia="Times New Roman" w:hAnsi="Times" w:cs="Times New Roman"/>
                <w:sz w:val="22"/>
                <w:szCs w:val="22"/>
                <w:shd w:val="clear" w:color="auto" w:fill="FFFFFF"/>
                <w:lang w:val="en-GB"/>
              </w:rPr>
            </w:rPrChange>
          </w:rPr>
          <w:t xml:space="preserve"> </w:t>
        </w:r>
      </w:ins>
      <w:ins w:id="5058" w:author="Chara Katiri" w:date="2015-04-12T01:33:00Z">
        <w:r w:rsidR="00EC3C16" w:rsidRPr="00B777AA">
          <w:rPr>
            <w:rFonts w:ascii="Times" w:eastAsia="Times New Roman" w:hAnsi="Times" w:cs="Times New Roman"/>
            <w:sz w:val="22"/>
            <w:szCs w:val="22"/>
            <w:lang w:val="en-GB"/>
            <w:rPrChange w:id="5059" w:author="Chara Katiri" w:date="2015-05-12T13:40:00Z">
              <w:rPr>
                <w:rFonts w:ascii="Times" w:eastAsia="Times New Roman" w:hAnsi="Times" w:cs="Times New Roman"/>
                <w:sz w:val="22"/>
                <w:szCs w:val="22"/>
                <w:shd w:val="clear" w:color="auto" w:fill="FFFFFF"/>
                <w:lang w:val="en-GB"/>
              </w:rPr>
            </w:rPrChange>
          </w:rPr>
          <w:t>code</w:t>
        </w:r>
      </w:ins>
      <w:r w:rsidRPr="00B777AA">
        <w:rPr>
          <w:rFonts w:ascii="Times" w:eastAsia="Times New Roman" w:hAnsi="Times" w:cs="Times New Roman"/>
          <w:sz w:val="22"/>
          <w:szCs w:val="22"/>
          <w:lang w:val="en-GB"/>
          <w:rPrChange w:id="5060" w:author="Chara Katiri" w:date="2015-05-12T13:40:00Z">
            <w:rPr>
              <w:shd w:val="clear" w:color="auto" w:fill="FFFFFF"/>
              <w:lang w:val="en-GB"/>
            </w:rPr>
          </w:rPrChange>
        </w:rPr>
        <w:t>.</w:t>
      </w:r>
      <w:ins w:id="5061" w:author="Chara Katiri" w:date="2015-04-10T23:48:00Z">
        <w:r w:rsidR="002555A7" w:rsidRPr="00B777AA">
          <w:rPr>
            <w:rFonts w:ascii="Times" w:eastAsia="Times New Roman" w:hAnsi="Times" w:cs="Times New Roman"/>
            <w:sz w:val="22"/>
            <w:szCs w:val="22"/>
            <w:lang w:val="en-GB"/>
            <w:rPrChange w:id="5062" w:author="Chara Katiri" w:date="2015-05-12T13:40:00Z">
              <w:rPr>
                <w:shd w:val="clear" w:color="auto" w:fill="FFFFFF"/>
                <w:lang w:val="en-GB"/>
              </w:rPr>
            </w:rPrChange>
          </w:rPr>
          <w:t xml:space="preserve"> The </w:t>
        </w:r>
      </w:ins>
      <w:ins w:id="5063" w:author="Chara Katiri" w:date="2015-04-11T00:04:00Z">
        <w:r w:rsidR="00D82A93" w:rsidRPr="00B777AA">
          <w:rPr>
            <w:rFonts w:ascii="Times" w:eastAsia="Times New Roman" w:hAnsi="Times" w:cs="Times New Roman"/>
            <w:sz w:val="22"/>
            <w:szCs w:val="22"/>
            <w:lang w:val="en-GB"/>
            <w:rPrChange w:id="5064" w:author="Chara Katiri" w:date="2015-05-12T13:40:00Z">
              <w:rPr>
                <w:shd w:val="clear" w:color="auto" w:fill="FFFFFF"/>
                <w:lang w:val="en-GB"/>
              </w:rPr>
            </w:rPrChange>
          </w:rPr>
          <w:t>application classes are configured as JavaBeans and</w:t>
        </w:r>
      </w:ins>
      <w:ins w:id="5065" w:author="Chara Katiri" w:date="2015-04-11T00:08:00Z">
        <w:r w:rsidR="00D82A93" w:rsidRPr="00B777AA">
          <w:rPr>
            <w:rFonts w:ascii="Times" w:eastAsia="Times New Roman" w:hAnsi="Times" w:cs="Times New Roman"/>
            <w:sz w:val="22"/>
            <w:szCs w:val="22"/>
            <w:lang w:val="en-GB"/>
            <w:rPrChange w:id="5066" w:author="Chara Katiri" w:date="2015-05-12T13:40:00Z">
              <w:rPr>
                <w:shd w:val="clear" w:color="auto" w:fill="FFFFFF"/>
                <w:lang w:val="en-GB"/>
              </w:rPr>
            </w:rPrChange>
          </w:rPr>
          <w:t xml:space="preserve"> therefore reference </w:t>
        </w:r>
      </w:ins>
      <w:ins w:id="5067" w:author="Chara Katiri" w:date="2015-04-12T01:32:00Z">
        <w:r w:rsidR="006B03E2" w:rsidRPr="00B777AA">
          <w:rPr>
            <w:rFonts w:ascii="Times" w:eastAsia="Times New Roman" w:hAnsi="Times" w:cs="Times New Roman"/>
            <w:sz w:val="22"/>
            <w:szCs w:val="22"/>
            <w:lang w:val="en-GB"/>
            <w:rPrChange w:id="5068" w:author="Chara Katiri" w:date="2015-05-12T13:40:00Z">
              <w:rPr>
                <w:rFonts w:ascii="Times" w:eastAsia="Times New Roman" w:hAnsi="Times" w:cs="Times New Roman"/>
                <w:sz w:val="22"/>
                <w:szCs w:val="22"/>
                <w:shd w:val="clear" w:color="auto" w:fill="FFFFFF"/>
                <w:lang w:val="en-GB"/>
              </w:rPr>
            </w:rPrChange>
          </w:rPr>
          <w:t xml:space="preserve">can be made </w:t>
        </w:r>
      </w:ins>
      <w:ins w:id="5069" w:author="Chara Katiri" w:date="2015-04-11T00:08:00Z">
        <w:r w:rsidR="00D82A93" w:rsidRPr="00B777AA">
          <w:rPr>
            <w:rFonts w:ascii="Times" w:eastAsia="Times New Roman" w:hAnsi="Times" w:cs="Times New Roman"/>
            <w:sz w:val="22"/>
            <w:szCs w:val="22"/>
            <w:lang w:val="en-GB"/>
            <w:rPrChange w:id="5070" w:author="Chara Katiri" w:date="2015-05-12T13:40:00Z">
              <w:rPr>
                <w:shd w:val="clear" w:color="auto" w:fill="FFFFFF"/>
                <w:lang w:val="en-GB"/>
              </w:rPr>
            </w:rPrChange>
          </w:rPr>
          <w:t xml:space="preserve">from the web controller to the business object. </w:t>
        </w:r>
      </w:ins>
    </w:p>
    <w:p w14:paraId="2BB2F34E" w14:textId="77777777" w:rsidR="00B777AA" w:rsidRDefault="00B777AA" w:rsidP="00B777AA">
      <w:pPr>
        <w:spacing w:line="360" w:lineRule="auto"/>
        <w:jc w:val="both"/>
        <w:rPr>
          <w:ins w:id="5071" w:author="Chara Katiri" w:date="2015-05-12T13:40:00Z"/>
          <w:rFonts w:ascii="Times" w:eastAsia="Times New Roman" w:hAnsi="Times" w:cs="Times New Roman"/>
          <w:i/>
          <w:sz w:val="22"/>
          <w:szCs w:val="22"/>
          <w:lang w:val="en-GB"/>
        </w:rPr>
        <w:pPrChange w:id="5072" w:author="Chara Katiri" w:date="2015-05-12T13:40:00Z">
          <w:pPr>
            <w:spacing w:line="360" w:lineRule="auto"/>
            <w:ind w:firstLine="720"/>
            <w:contextualSpacing/>
            <w:jc w:val="both"/>
          </w:pPr>
        </w:pPrChange>
      </w:pPr>
    </w:p>
    <w:p w14:paraId="1866CA71" w14:textId="77777777" w:rsidR="00B777AA" w:rsidRDefault="00EC3C16" w:rsidP="00B777AA">
      <w:pPr>
        <w:spacing w:line="360" w:lineRule="auto"/>
        <w:jc w:val="both"/>
        <w:rPr>
          <w:ins w:id="5073" w:author="Chara Katiri" w:date="2015-05-12T13:40:00Z"/>
          <w:rFonts w:ascii="Times" w:eastAsia="Times New Roman" w:hAnsi="Times" w:cs="Times New Roman"/>
          <w:sz w:val="22"/>
          <w:szCs w:val="22"/>
          <w:lang w:val="en-GB"/>
        </w:rPr>
        <w:pPrChange w:id="5074" w:author="Chara Katiri" w:date="2015-05-12T13:40:00Z">
          <w:pPr>
            <w:spacing w:line="360" w:lineRule="auto"/>
            <w:ind w:firstLine="720"/>
            <w:contextualSpacing/>
            <w:jc w:val="both"/>
          </w:pPr>
        </w:pPrChange>
      </w:pPr>
      <w:ins w:id="5075" w:author="Chara Katiri" w:date="2015-04-12T01:38:00Z">
        <w:r w:rsidRPr="00B777AA">
          <w:rPr>
            <w:rFonts w:ascii="Times" w:eastAsia="Times New Roman" w:hAnsi="Times" w:cs="Times New Roman"/>
            <w:i/>
            <w:sz w:val="22"/>
            <w:szCs w:val="22"/>
            <w:lang w:val="en-GB"/>
            <w:rPrChange w:id="5076" w:author="Chara Katiri" w:date="2015-05-12T13:40:00Z">
              <w:rPr>
                <w:shd w:val="clear" w:color="auto" w:fill="FFFFFF"/>
                <w:lang w:val="en-GB"/>
              </w:rPr>
            </w:rPrChange>
          </w:rPr>
          <w:t>Flexibility and maintainability:</w:t>
        </w:r>
        <w:r w:rsidRPr="00B777AA">
          <w:rPr>
            <w:rFonts w:ascii="Times" w:eastAsia="Times New Roman" w:hAnsi="Times" w:cs="Times New Roman"/>
            <w:sz w:val="22"/>
            <w:szCs w:val="22"/>
            <w:lang w:val="en-GB"/>
            <w:rPrChange w:id="5077" w:author="Chara Katiri" w:date="2015-05-12T13:40:00Z">
              <w:rPr>
                <w:shd w:val="clear" w:color="auto" w:fill="FFFFFF"/>
                <w:lang w:val="en-GB"/>
              </w:rPr>
            </w:rPrChange>
          </w:rPr>
          <w:t xml:space="preserve"> </w:t>
        </w:r>
      </w:ins>
    </w:p>
    <w:p w14:paraId="3C87CAF4" w14:textId="3A7101D4" w:rsidR="003F4AEA" w:rsidRPr="00B777AA" w:rsidRDefault="004E0424" w:rsidP="00AC7486">
      <w:pPr>
        <w:spacing w:line="360" w:lineRule="auto"/>
        <w:ind w:firstLine="567"/>
        <w:jc w:val="both"/>
        <w:rPr>
          <w:rFonts w:ascii="Times" w:eastAsia="Times New Roman" w:hAnsi="Times" w:cs="Times New Roman"/>
          <w:sz w:val="22"/>
          <w:szCs w:val="22"/>
          <w:lang w:val="en-GB"/>
          <w:rPrChange w:id="5078" w:author="Chara Katiri" w:date="2015-05-12T13:40:00Z">
            <w:rPr>
              <w:shd w:val="clear" w:color="auto" w:fill="FFFFFF"/>
              <w:lang w:val="en-GB"/>
            </w:rPr>
          </w:rPrChange>
        </w:rPr>
        <w:pPrChange w:id="5079" w:author="Chara Katiri" w:date="2015-05-12T15:21:00Z">
          <w:pPr>
            <w:spacing w:line="360" w:lineRule="auto"/>
            <w:ind w:firstLine="720"/>
            <w:contextualSpacing/>
            <w:jc w:val="both"/>
          </w:pPr>
        </w:pPrChange>
      </w:pPr>
      <w:ins w:id="5080" w:author="Chara Katiri" w:date="2015-04-11T00:16:00Z">
        <w:r w:rsidRPr="00B777AA">
          <w:rPr>
            <w:rFonts w:ascii="Times" w:eastAsia="Times New Roman" w:hAnsi="Times" w:cs="Times New Roman"/>
            <w:sz w:val="22"/>
            <w:szCs w:val="22"/>
            <w:lang w:val="en-GB"/>
            <w:rPrChange w:id="5081" w:author="Chara Katiri" w:date="2015-05-12T13:40:00Z">
              <w:rPr>
                <w:shd w:val="clear" w:color="auto" w:fill="FFFFFF"/>
                <w:lang w:val="en-GB"/>
              </w:rPr>
            </w:rPrChange>
          </w:rPr>
          <w:t xml:space="preserve">Name and value maps support integration with any View and therefore the system </w:t>
        </w:r>
      </w:ins>
      <w:ins w:id="5082" w:author="Chara Katiri" w:date="2015-04-11T00:17:00Z">
        <w:r w:rsidRPr="00B777AA">
          <w:rPr>
            <w:rFonts w:ascii="Times" w:eastAsia="Times New Roman" w:hAnsi="Times" w:cs="Times New Roman"/>
            <w:sz w:val="22"/>
            <w:szCs w:val="22"/>
            <w:lang w:val="en-GB"/>
            <w:rPrChange w:id="5083" w:author="Chara Katiri" w:date="2015-05-12T13:40:00Z">
              <w:rPr>
                <w:shd w:val="clear" w:color="auto" w:fill="FFFFFF"/>
                <w:lang w:val="en-GB"/>
              </w:rPr>
            </w:rPrChange>
          </w:rPr>
          <w:t>flexibility is increase</w:t>
        </w:r>
      </w:ins>
      <w:ins w:id="5084" w:author="Chara Katiri" w:date="2015-04-11T00:19:00Z">
        <w:r w:rsidRPr="00B777AA">
          <w:rPr>
            <w:rFonts w:ascii="Times" w:eastAsia="Times New Roman" w:hAnsi="Times" w:cs="Times New Roman"/>
            <w:sz w:val="22"/>
            <w:szCs w:val="22"/>
            <w:lang w:val="en-GB"/>
            <w:rPrChange w:id="5085" w:author="Chara Katiri" w:date="2015-05-12T13:40:00Z">
              <w:rPr>
                <w:shd w:val="clear" w:color="auto" w:fill="FFFFFF"/>
                <w:lang w:val="en-GB"/>
              </w:rPr>
            </w:rPrChange>
          </w:rPr>
          <w:t>d</w:t>
        </w:r>
      </w:ins>
      <w:ins w:id="5086" w:author="Chara Katiri" w:date="2015-04-11T00:17:00Z">
        <w:r w:rsidRPr="00B777AA">
          <w:rPr>
            <w:rFonts w:ascii="Times" w:eastAsia="Times New Roman" w:hAnsi="Times" w:cs="Times New Roman"/>
            <w:sz w:val="22"/>
            <w:szCs w:val="22"/>
            <w:lang w:val="en-GB"/>
            <w:rPrChange w:id="5087" w:author="Chara Katiri" w:date="2015-05-12T13:40:00Z">
              <w:rPr>
                <w:shd w:val="clear" w:color="auto" w:fill="FFFFFF"/>
                <w:lang w:val="en-GB"/>
              </w:rPr>
            </w:rPrChange>
          </w:rPr>
          <w:t xml:space="preserve">. </w:t>
        </w:r>
      </w:ins>
      <w:ins w:id="5088" w:author="Chara Katiri" w:date="2015-04-11T00:27:00Z">
        <w:r w:rsidR="0020381B" w:rsidRPr="00B777AA">
          <w:rPr>
            <w:rFonts w:ascii="Times" w:eastAsia="Times New Roman" w:hAnsi="Times" w:cs="Times New Roman"/>
            <w:sz w:val="22"/>
            <w:szCs w:val="22"/>
            <w:lang w:val="en-GB"/>
            <w:rPrChange w:id="5089" w:author="Chara Katiri" w:date="2015-05-12T13:40:00Z">
              <w:rPr>
                <w:shd w:val="clear" w:color="auto" w:fill="FFFFFF"/>
                <w:lang w:val="en-GB"/>
              </w:rPr>
            </w:rPrChange>
          </w:rPr>
          <w:t xml:space="preserve">Also, </w:t>
        </w:r>
      </w:ins>
      <w:ins w:id="5090" w:author="Chara Katiri" w:date="2015-04-11T00:22:00Z">
        <w:r w:rsidR="0020381B" w:rsidRPr="00B777AA">
          <w:rPr>
            <w:rFonts w:ascii="Times" w:eastAsia="Times New Roman" w:hAnsi="Times" w:cs="Times New Roman"/>
            <w:sz w:val="22"/>
            <w:szCs w:val="22"/>
            <w:lang w:val="en-GB"/>
            <w:rPrChange w:id="5091" w:author="Chara Katiri" w:date="2015-05-12T13:40:00Z">
              <w:rPr>
                <w:shd w:val="clear" w:color="auto" w:fill="FFFFFF"/>
                <w:lang w:val="en-GB"/>
              </w:rPr>
            </w:rPrChange>
          </w:rPr>
          <w:t xml:space="preserve">implementation of </w:t>
        </w:r>
      </w:ins>
      <w:ins w:id="5092" w:author="Chara Katiri" w:date="2015-04-11T00:23:00Z">
        <w:r w:rsidR="0020381B" w:rsidRPr="00B777AA">
          <w:rPr>
            <w:rFonts w:ascii="Times" w:eastAsia="Times New Roman" w:hAnsi="Times" w:cs="Times New Roman"/>
            <w:sz w:val="22"/>
            <w:szCs w:val="22"/>
            <w:lang w:val="en-GB"/>
            <w:rPrChange w:id="5093" w:author="Chara Katiri" w:date="2015-05-12T13:40:00Z">
              <w:rPr>
                <w:shd w:val="clear" w:color="auto" w:fill="FFFFFF"/>
                <w:lang w:val="en-GB"/>
              </w:rPr>
            </w:rPrChange>
          </w:rPr>
          <w:t xml:space="preserve">a number of </w:t>
        </w:r>
      </w:ins>
      <w:ins w:id="5094" w:author="Chara Katiri" w:date="2015-04-11T00:22:00Z">
        <w:r w:rsidR="0020381B" w:rsidRPr="00B777AA">
          <w:rPr>
            <w:rFonts w:ascii="Times" w:eastAsia="Times New Roman" w:hAnsi="Times" w:cs="Times New Roman"/>
            <w:sz w:val="22"/>
            <w:szCs w:val="22"/>
            <w:lang w:val="en-GB"/>
            <w:rPrChange w:id="5095" w:author="Chara Katiri" w:date="2015-05-12T13:40:00Z">
              <w:rPr>
                <w:shd w:val="clear" w:color="auto" w:fill="FFFFFF"/>
                <w:lang w:val="en-GB"/>
              </w:rPr>
            </w:rPrChange>
          </w:rPr>
          <w:t xml:space="preserve">separate controllers instead of a single controller </w:t>
        </w:r>
      </w:ins>
      <w:ins w:id="5096" w:author="Chara Katiri" w:date="2015-04-11T00:23:00Z">
        <w:r w:rsidR="0020381B" w:rsidRPr="00B777AA">
          <w:rPr>
            <w:rFonts w:ascii="Times" w:eastAsia="Times New Roman" w:hAnsi="Times" w:cs="Times New Roman"/>
            <w:sz w:val="22"/>
            <w:szCs w:val="22"/>
            <w:lang w:val="en-GB"/>
            <w:rPrChange w:id="5097" w:author="Chara Katiri" w:date="2015-05-12T13:40:00Z">
              <w:rPr>
                <w:shd w:val="clear" w:color="auto" w:fill="FFFFFF"/>
                <w:lang w:val="en-GB"/>
              </w:rPr>
            </w:rPrChange>
          </w:rPr>
          <w:t xml:space="preserve">for </w:t>
        </w:r>
      </w:ins>
      <w:ins w:id="5098" w:author="Chara Katiri" w:date="2015-04-11T00:25:00Z">
        <w:r w:rsidR="0020381B" w:rsidRPr="00B777AA">
          <w:rPr>
            <w:rFonts w:ascii="Times" w:eastAsia="Times New Roman" w:hAnsi="Times" w:cs="Times New Roman"/>
            <w:sz w:val="22"/>
            <w:szCs w:val="22"/>
            <w:lang w:val="en-GB"/>
            <w:rPrChange w:id="5099" w:author="Chara Katiri" w:date="2015-05-12T13:40:00Z">
              <w:rPr>
                <w:shd w:val="clear" w:color="auto" w:fill="FFFFFF"/>
                <w:lang w:val="en-GB"/>
              </w:rPr>
            </w:rPrChange>
          </w:rPr>
          <w:t>everything helps</w:t>
        </w:r>
      </w:ins>
      <w:ins w:id="5100" w:author="Chara Katiri" w:date="2015-04-11T00:24:00Z">
        <w:r w:rsidR="0020381B" w:rsidRPr="00AC7486">
          <w:rPr>
            <w:rFonts w:ascii="Times" w:eastAsia="Times New Roman" w:hAnsi="Times" w:cs="Times New Roman"/>
            <w:sz w:val="22"/>
            <w:szCs w:val="22"/>
            <w:lang w:val="en-GB"/>
            <w:rPrChange w:id="5101" w:author="Chara Katiri" w:date="2015-05-12T15:21:00Z">
              <w:rPr>
                <w:shd w:val="clear" w:color="auto" w:fill="FFFFFF"/>
                <w:lang w:val="en-GB"/>
              </w:rPr>
            </w:rPrChange>
          </w:rPr>
          <w:t xml:space="preserve"> improve maintainability of the application </w:t>
        </w:r>
      </w:ins>
      <w:sdt>
        <w:sdtPr>
          <w:rPr>
            <w:rFonts w:ascii="Times" w:eastAsia="Times New Roman" w:hAnsi="Times" w:cs="Times New Roman"/>
            <w:sz w:val="22"/>
            <w:szCs w:val="22"/>
            <w:lang w:val="en-GB"/>
            <w:rPrChange w:id="5102" w:author="Chara Katiri" w:date="2015-05-12T15:21:00Z">
              <w:rPr>
                <w:rFonts w:ascii="Times" w:eastAsia="Times New Roman" w:hAnsi="Times" w:cs="Times New Roman"/>
                <w:sz w:val="22"/>
                <w:szCs w:val="22"/>
                <w:shd w:val="clear" w:color="auto" w:fill="FFFFFF"/>
                <w:lang w:val="en-GB"/>
              </w:rPr>
            </w:rPrChange>
          </w:rPr>
          <w:id w:val="1309049149"/>
          <w:citation/>
        </w:sdtPr>
        <w:sdtContent>
          <w:r w:rsidR="00C955A9" w:rsidRPr="00AC7486">
            <w:rPr>
              <w:rFonts w:ascii="Times" w:eastAsia="Times New Roman" w:hAnsi="Times" w:cs="Times New Roman"/>
              <w:sz w:val="22"/>
              <w:szCs w:val="22"/>
              <w:lang w:val="en-GB"/>
              <w:rPrChange w:id="5103" w:author="Chara Katiri" w:date="2015-05-12T15:21:00Z">
                <w:rPr>
                  <w:rFonts w:ascii="Times" w:eastAsia="Times New Roman" w:hAnsi="Times" w:cs="Times New Roman"/>
                  <w:sz w:val="22"/>
                  <w:szCs w:val="22"/>
                  <w:shd w:val="clear" w:color="auto" w:fill="FFFFFF"/>
                  <w:lang w:val="en-GB"/>
                </w:rPr>
              </w:rPrChange>
            </w:rPr>
            <w:fldChar w:fldCharType="begin"/>
          </w:r>
          <w:r w:rsidR="00C955A9" w:rsidRPr="00AC7486">
            <w:rPr>
              <w:rFonts w:ascii="Times" w:eastAsia="Times New Roman" w:hAnsi="Times" w:cs="Times New Roman"/>
              <w:sz w:val="22"/>
              <w:szCs w:val="22"/>
              <w:lang w:val="en-GB"/>
              <w:rPrChange w:id="5104" w:author="Chara Katiri" w:date="2015-05-12T15:21:00Z">
                <w:rPr>
                  <w:rFonts w:ascii="Times" w:eastAsia="Times New Roman" w:hAnsi="Times" w:cs="Times New Roman"/>
                  <w:sz w:val="22"/>
                  <w:szCs w:val="22"/>
                  <w:shd w:val="clear" w:color="auto" w:fill="FFFFFF"/>
                </w:rPr>
              </w:rPrChange>
            </w:rPr>
            <w:instrText xml:space="preserve"> CITATION Spr14 \l 1033 </w:instrText>
          </w:r>
          <w:r w:rsidR="00C955A9" w:rsidRPr="00AC7486">
            <w:rPr>
              <w:rFonts w:ascii="Times" w:eastAsia="Times New Roman" w:hAnsi="Times" w:cs="Times New Roman"/>
              <w:sz w:val="22"/>
              <w:szCs w:val="22"/>
              <w:lang w:val="en-GB"/>
              <w:rPrChange w:id="5105" w:author="Chara Katiri" w:date="2015-05-12T15:21:00Z">
                <w:rPr>
                  <w:rFonts w:ascii="Times" w:eastAsia="Times New Roman" w:hAnsi="Times" w:cs="Times New Roman"/>
                  <w:sz w:val="22"/>
                  <w:szCs w:val="22"/>
                  <w:shd w:val="clear" w:color="auto" w:fill="FFFFFF"/>
                  <w:lang w:val="en-GB"/>
                </w:rPr>
              </w:rPrChange>
            </w:rPr>
            <w:fldChar w:fldCharType="separate"/>
          </w:r>
          <w:r w:rsidR="00B7160F" w:rsidRPr="00AC7486">
            <w:rPr>
              <w:rFonts w:ascii="Times" w:eastAsia="Times New Roman" w:hAnsi="Times" w:cs="Times New Roman"/>
              <w:sz w:val="22"/>
              <w:szCs w:val="22"/>
              <w:lang w:val="en-GB"/>
              <w:rPrChange w:id="5106" w:author="Chara Katiri" w:date="2015-05-12T15:21:00Z">
                <w:rPr>
                  <w:rFonts w:ascii="Times" w:eastAsia="Times New Roman" w:hAnsi="Times" w:cs="Times New Roman"/>
                  <w:noProof/>
                  <w:sz w:val="22"/>
                  <w:szCs w:val="22"/>
                  <w:shd w:val="clear" w:color="auto" w:fill="FFFFFF"/>
                </w:rPr>
              </w:rPrChange>
            </w:rPr>
            <w:t>[</w:t>
          </w:r>
          <w:r w:rsidR="00B7160F" w:rsidRPr="00AC7486">
            <w:rPr>
              <w:rFonts w:ascii="Times" w:eastAsia="Times New Roman" w:hAnsi="Times" w:cs="Times New Roman"/>
              <w:sz w:val="22"/>
              <w:szCs w:val="22"/>
              <w:lang w:val="en-GB"/>
              <w:rPrChange w:id="5107" w:author="Chara Katiri" w:date="2015-05-12T15:21:00Z">
                <w:rPr>
                  <w:rFonts w:ascii="Times" w:eastAsia="Times New Roman" w:hAnsi="Times" w:cs="Times New Roman"/>
                  <w:noProof/>
                  <w:sz w:val="22"/>
                  <w:szCs w:val="22"/>
                  <w:shd w:val="clear" w:color="auto" w:fill="FFFFFF"/>
                </w:rPr>
              </w:rPrChange>
            </w:rPr>
            <w:fldChar w:fldCharType="begin"/>
          </w:r>
          <w:r w:rsidR="00B7160F" w:rsidRPr="00AC7486">
            <w:rPr>
              <w:rFonts w:ascii="Times" w:eastAsia="Times New Roman" w:hAnsi="Times" w:cs="Times New Roman"/>
              <w:sz w:val="22"/>
              <w:szCs w:val="22"/>
              <w:lang w:val="en-GB"/>
              <w:rPrChange w:id="5108" w:author="Chara Katiri" w:date="2015-05-12T15:21:00Z">
                <w:rPr>
                  <w:rFonts w:ascii="Times" w:eastAsia="Times New Roman" w:hAnsi="Times" w:cs="Times New Roman"/>
                  <w:noProof/>
                  <w:sz w:val="22"/>
                  <w:szCs w:val="22"/>
                  <w:shd w:val="clear" w:color="auto" w:fill="FFFFFF"/>
                </w:rPr>
              </w:rPrChange>
            </w:rPr>
            <w:instrText xml:space="preserve"> HYPERLINK "" \l "Spr14" </w:instrText>
          </w:r>
          <w:r w:rsidR="00B7160F" w:rsidRPr="00AC7486">
            <w:rPr>
              <w:rFonts w:ascii="Times" w:eastAsia="Times New Roman" w:hAnsi="Times" w:cs="Times New Roman"/>
              <w:sz w:val="22"/>
              <w:szCs w:val="22"/>
              <w:lang w:val="en-GB"/>
              <w:rPrChange w:id="5109" w:author="Chara Katiri" w:date="2015-05-12T15:21:00Z">
                <w:rPr>
                  <w:rFonts w:ascii="Times" w:eastAsia="Times New Roman" w:hAnsi="Times" w:cs="Times New Roman"/>
                  <w:noProof/>
                  <w:sz w:val="22"/>
                  <w:szCs w:val="22"/>
                  <w:shd w:val="clear" w:color="auto" w:fill="FFFFFF"/>
                </w:rPr>
              </w:rPrChange>
            </w:rPr>
            <w:fldChar w:fldCharType="separate"/>
          </w:r>
          <w:r w:rsidR="00B7160F" w:rsidRPr="00AC7486">
            <w:rPr>
              <w:lang w:val="en-GB"/>
              <w:rPrChange w:id="5110" w:author="Chara Katiri" w:date="2015-05-12T15:21:00Z">
                <w:rPr>
                  <w:rStyle w:val="Heading2Char"/>
                  <w:rFonts w:ascii="Times" w:eastAsia="Times New Roman" w:hAnsi="Times" w:cs="Times New Roman"/>
                  <w:noProof/>
                  <w:color w:val="auto"/>
                  <w:sz w:val="22"/>
                  <w:szCs w:val="22"/>
                  <w:shd w:val="clear" w:color="auto" w:fill="FFFFFF"/>
                </w:rPr>
              </w:rPrChange>
            </w:rPr>
            <w:t>21</w:t>
          </w:r>
          <w:r w:rsidR="00B7160F" w:rsidRPr="00AC7486">
            <w:rPr>
              <w:rFonts w:ascii="Times" w:eastAsia="Times New Roman" w:hAnsi="Times" w:cs="Times New Roman"/>
              <w:sz w:val="22"/>
              <w:szCs w:val="22"/>
              <w:lang w:val="en-GB"/>
              <w:rPrChange w:id="5111" w:author="Chara Katiri" w:date="2015-05-12T15:21:00Z">
                <w:rPr>
                  <w:rFonts w:ascii="Times" w:eastAsia="Times New Roman" w:hAnsi="Times" w:cs="Times New Roman"/>
                  <w:noProof/>
                  <w:sz w:val="22"/>
                  <w:szCs w:val="22"/>
                  <w:shd w:val="clear" w:color="auto" w:fill="FFFFFF"/>
                </w:rPr>
              </w:rPrChange>
            </w:rPr>
            <w:fldChar w:fldCharType="end"/>
          </w:r>
          <w:r w:rsidR="00B7160F" w:rsidRPr="00AC7486">
            <w:rPr>
              <w:rFonts w:ascii="Times" w:eastAsia="Times New Roman" w:hAnsi="Times" w:cs="Times New Roman"/>
              <w:sz w:val="22"/>
              <w:szCs w:val="22"/>
              <w:lang w:val="en-GB"/>
              <w:rPrChange w:id="5112" w:author="Chara Katiri" w:date="2015-05-12T15:21:00Z">
                <w:rPr>
                  <w:rFonts w:ascii="Times" w:eastAsia="Times New Roman" w:hAnsi="Times" w:cs="Times New Roman"/>
                  <w:noProof/>
                  <w:sz w:val="22"/>
                  <w:szCs w:val="22"/>
                  <w:shd w:val="clear" w:color="auto" w:fill="FFFFFF"/>
                </w:rPr>
              </w:rPrChange>
            </w:rPr>
            <w:t>]</w:t>
          </w:r>
          <w:r w:rsidR="00C955A9" w:rsidRPr="00AC7486">
            <w:rPr>
              <w:rFonts w:ascii="Times" w:eastAsia="Times New Roman" w:hAnsi="Times" w:cs="Times New Roman"/>
              <w:sz w:val="22"/>
              <w:szCs w:val="22"/>
              <w:lang w:val="en-GB"/>
              <w:rPrChange w:id="5113" w:author="Chara Katiri" w:date="2015-05-12T15:21:00Z">
                <w:rPr>
                  <w:rFonts w:ascii="Times" w:eastAsia="Times New Roman" w:hAnsi="Times" w:cs="Times New Roman"/>
                  <w:sz w:val="22"/>
                  <w:szCs w:val="22"/>
                  <w:shd w:val="clear" w:color="auto" w:fill="FFFFFF"/>
                  <w:lang w:val="en-GB"/>
                </w:rPr>
              </w:rPrChange>
            </w:rPr>
            <w:fldChar w:fldCharType="end"/>
          </w:r>
        </w:sdtContent>
      </w:sdt>
      <w:r w:rsidR="003F4AEA" w:rsidRPr="00AC7486">
        <w:rPr>
          <w:rFonts w:ascii="Times" w:eastAsia="Times New Roman" w:hAnsi="Times" w:cs="Times New Roman"/>
          <w:sz w:val="22"/>
          <w:szCs w:val="22"/>
          <w:lang w:val="en-GB"/>
          <w:rPrChange w:id="5114" w:author="Chara Katiri" w:date="2015-05-12T15:21:00Z">
            <w:rPr>
              <w:shd w:val="clear" w:color="auto" w:fill="FFFFFF"/>
              <w:lang w:val="en-GB"/>
            </w:rPr>
          </w:rPrChange>
        </w:rPr>
        <w:t>.</w:t>
      </w:r>
    </w:p>
    <w:p w14:paraId="418CD680" w14:textId="6E947997" w:rsidR="001A0FC2" w:rsidRPr="00F758B3" w:rsidRDefault="001A0FC2" w:rsidP="00F758B3">
      <w:pPr>
        <w:spacing w:line="360" w:lineRule="auto"/>
        <w:contextualSpacing/>
        <w:jc w:val="both"/>
        <w:rPr>
          <w:ins w:id="5115" w:author="Chara Katiri" w:date="2015-04-11T20:04:00Z"/>
          <w:rFonts w:ascii="Times" w:hAnsi="Times" w:cs="Times New Roman"/>
          <w:sz w:val="22"/>
          <w:szCs w:val="22"/>
          <w:rPrChange w:id="5116" w:author="Chara Katiri" w:date="2015-05-12T13:05:00Z">
            <w:rPr>
              <w:ins w:id="5117" w:author="Chara Katiri" w:date="2015-04-11T20:04:00Z"/>
              <w:rFonts w:ascii="Times" w:hAnsi="Times" w:cs="Times New Roman"/>
              <w:sz w:val="22"/>
              <w:szCs w:val="22"/>
            </w:rPr>
          </w:rPrChange>
        </w:rPr>
        <w:pPrChange w:id="5118" w:author="Chara Katiri" w:date="2015-05-12T13:05: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F758B3" w:rsidRDefault="003F4AEA" w:rsidP="00F758B3">
      <w:pPr>
        <w:pStyle w:val="Heading2"/>
        <w:numPr>
          <w:ilvl w:val="2"/>
          <w:numId w:val="13"/>
        </w:numPr>
        <w:spacing w:line="360" w:lineRule="auto"/>
        <w:contextualSpacing/>
        <w:jc w:val="both"/>
        <w:rPr>
          <w:rFonts w:ascii="Times" w:hAnsi="Times" w:cs="Times New Roman"/>
          <w:color w:val="auto"/>
          <w:sz w:val="22"/>
          <w:szCs w:val="22"/>
          <w:lang w:val="en-GB"/>
          <w:rPrChange w:id="5119" w:author="Chara Katiri" w:date="2015-05-12T13:05:00Z">
            <w:rPr>
              <w:rFonts w:ascii="Times" w:hAnsi="Times" w:cs="Times New Roman"/>
              <w:color w:val="auto"/>
              <w:sz w:val="22"/>
              <w:szCs w:val="22"/>
              <w:lang w:val="en-GB"/>
            </w:rPr>
          </w:rPrChange>
        </w:rPr>
        <w:pPrChange w:id="5120" w:author="Chara Katiri" w:date="2015-05-12T13:05:00Z">
          <w:pPr>
            <w:pStyle w:val="Heading2"/>
            <w:numPr>
              <w:ilvl w:val="2"/>
              <w:numId w:val="13"/>
            </w:numPr>
            <w:spacing w:line="360" w:lineRule="auto"/>
            <w:ind w:left="1224" w:hanging="504"/>
            <w:contextualSpacing/>
            <w:jc w:val="both"/>
          </w:pPr>
        </w:pPrChange>
      </w:pPr>
      <w:bookmarkStart w:id="5121" w:name="_Toc292730849"/>
      <w:r w:rsidRPr="00F758B3">
        <w:rPr>
          <w:rFonts w:ascii="Times" w:hAnsi="Times" w:cs="Times New Roman"/>
          <w:color w:val="auto"/>
          <w:sz w:val="22"/>
          <w:szCs w:val="22"/>
          <w:lang w:val="en-GB"/>
          <w:rPrChange w:id="5122" w:author="Chara Katiri" w:date="2015-05-12T13:05:00Z">
            <w:rPr>
              <w:rFonts w:ascii="Times" w:hAnsi="Times" w:cs="Times New Roman"/>
              <w:color w:val="auto"/>
              <w:sz w:val="22"/>
              <w:szCs w:val="22"/>
              <w:lang w:val="en-GB"/>
            </w:rPr>
          </w:rPrChange>
        </w:rPr>
        <w:t>Features of Spring MVC framework</w:t>
      </w:r>
      <w:bookmarkEnd w:id="5121"/>
      <w:r w:rsidRPr="00F758B3">
        <w:rPr>
          <w:rFonts w:ascii="Times" w:hAnsi="Times" w:cs="Times New Roman"/>
          <w:color w:val="auto"/>
          <w:sz w:val="22"/>
          <w:szCs w:val="22"/>
          <w:lang w:val="en-GB"/>
          <w:rPrChange w:id="5123" w:author="Chara Katiri" w:date="2015-05-12T13:05:00Z">
            <w:rPr>
              <w:rFonts w:ascii="Times" w:hAnsi="Times" w:cs="Times New Roman"/>
              <w:color w:val="auto"/>
              <w:sz w:val="22"/>
              <w:szCs w:val="22"/>
              <w:lang w:val="en-GB"/>
            </w:rPr>
          </w:rPrChange>
        </w:rPr>
        <w:t xml:space="preserve"> </w:t>
      </w:r>
    </w:p>
    <w:p w14:paraId="75E09638" w14:textId="5234BE14" w:rsidR="007E7DE8" w:rsidRPr="00F758B3" w:rsidRDefault="007B355E" w:rsidP="00401BC9">
      <w:pPr>
        <w:spacing w:line="360" w:lineRule="auto"/>
        <w:ind w:firstLine="1134"/>
        <w:contextualSpacing/>
        <w:jc w:val="both"/>
        <w:rPr>
          <w:rFonts w:ascii="Times" w:hAnsi="Times" w:cs="Times New Roman"/>
          <w:sz w:val="22"/>
          <w:szCs w:val="22"/>
          <w:rPrChange w:id="5124" w:author="Chara Katiri" w:date="2015-05-12T13:05:00Z">
            <w:rPr>
              <w:rFonts w:ascii="Times" w:hAnsi="Times" w:cs="Times New Roman"/>
              <w:sz w:val="22"/>
              <w:szCs w:val="22"/>
            </w:rPr>
          </w:rPrChange>
        </w:rPr>
        <w:pPrChange w:id="5125" w:author="Chara Katiri" w:date="2015-05-12T13:05:00Z">
          <w:pPr>
            <w:spacing w:line="360" w:lineRule="auto"/>
            <w:contextualSpacing/>
            <w:jc w:val="both"/>
          </w:pPr>
        </w:pPrChange>
      </w:pPr>
      <w:ins w:id="5126" w:author="Chara Katiri" w:date="2015-05-12T13:34:00Z">
        <w:r>
          <w:rPr>
            <w:rFonts w:ascii="Times" w:hAnsi="Times" w:cs="Times New Roman"/>
            <w:sz w:val="22"/>
            <w:szCs w:val="22"/>
          </w:rPr>
          <w:t xml:space="preserve">The main features of Spring MVC Framework are </w:t>
        </w:r>
      </w:ins>
      <w:ins w:id="5127" w:author="Chara Katiri" w:date="2015-05-12T13:40:00Z">
        <w:r w:rsidR="00B777AA">
          <w:rPr>
            <w:rFonts w:ascii="Times" w:hAnsi="Times" w:cs="Times New Roman"/>
            <w:sz w:val="22"/>
            <w:szCs w:val="22"/>
          </w:rPr>
          <w:t xml:space="preserve">‘Model, View controller (MVC) design pattern’ and </w:t>
        </w:r>
      </w:ins>
      <w:ins w:id="5128" w:author="Chara Katiri" w:date="2015-05-12T13:41:00Z">
        <w:r w:rsidR="00B777AA">
          <w:rPr>
            <w:rFonts w:ascii="Times" w:hAnsi="Times" w:cs="Times New Roman"/>
            <w:sz w:val="22"/>
            <w:szCs w:val="22"/>
          </w:rPr>
          <w:t xml:space="preserve">the </w:t>
        </w:r>
        <w:r w:rsidR="00401BC9">
          <w:rPr>
            <w:rFonts w:ascii="Times" w:hAnsi="Times" w:cs="Times New Roman"/>
            <w:sz w:val="22"/>
            <w:szCs w:val="22"/>
          </w:rPr>
          <w:t xml:space="preserve">‘Dispatcher servlet’.  </w:t>
        </w:r>
      </w:ins>
      <w:ins w:id="5129" w:author="Chara Katiri" w:date="2015-05-12T13:48:00Z">
        <w:r w:rsidR="00401BC9">
          <w:rPr>
            <w:rFonts w:ascii="Times" w:hAnsi="Times" w:cs="Times New Roman"/>
            <w:sz w:val="22"/>
            <w:szCs w:val="22"/>
          </w:rPr>
          <w:t xml:space="preserve">These features are described in detailed in this section. </w:t>
        </w:r>
      </w:ins>
      <w:ins w:id="5130" w:author="Chara Katiri" w:date="2015-05-12T13:41:00Z">
        <w:r w:rsidR="00401BC9">
          <w:rPr>
            <w:rFonts w:ascii="Times" w:hAnsi="Times" w:cs="Times New Roman"/>
            <w:sz w:val="22"/>
            <w:szCs w:val="22"/>
          </w:rPr>
          <w:t xml:space="preserve"> </w:t>
        </w:r>
      </w:ins>
    </w:p>
    <w:p w14:paraId="4795B14F" w14:textId="77777777" w:rsidR="00401BC9" w:rsidRDefault="00401BC9" w:rsidP="00401BC9">
      <w:pPr>
        <w:spacing w:line="360" w:lineRule="auto"/>
        <w:jc w:val="both"/>
        <w:rPr>
          <w:ins w:id="5131" w:author="Chara Katiri" w:date="2015-05-12T13:49:00Z"/>
          <w:rFonts w:ascii="Times" w:eastAsia="Times New Roman" w:hAnsi="Times" w:cs="Times New Roman"/>
          <w:i/>
          <w:sz w:val="22"/>
          <w:szCs w:val="22"/>
          <w:lang w:val="en-GB"/>
        </w:rPr>
        <w:pPrChange w:id="5132" w:author="Chara Katiri" w:date="2015-05-12T13:49:00Z">
          <w:pPr>
            <w:pStyle w:val="ListParagraph"/>
            <w:numPr>
              <w:numId w:val="5"/>
            </w:numPr>
            <w:spacing w:line="360" w:lineRule="auto"/>
            <w:ind w:left="709" w:hanging="283"/>
            <w:jc w:val="both"/>
          </w:pPr>
        </w:pPrChange>
      </w:pPr>
    </w:p>
    <w:p w14:paraId="77CFD999" w14:textId="3B422D1D" w:rsidR="003F4AEA" w:rsidRPr="00401BC9" w:rsidRDefault="003F4AEA" w:rsidP="00401BC9">
      <w:pPr>
        <w:spacing w:line="360" w:lineRule="auto"/>
        <w:jc w:val="both"/>
        <w:rPr>
          <w:rFonts w:ascii="Times" w:eastAsia="Times New Roman" w:hAnsi="Times" w:cs="Times New Roman"/>
          <w:i/>
          <w:sz w:val="22"/>
          <w:szCs w:val="22"/>
          <w:lang w:val="en-GB"/>
          <w:rPrChange w:id="5133" w:author="Chara Katiri" w:date="2015-05-12T13:49:00Z">
            <w:rPr>
              <w:rFonts w:ascii="Times" w:eastAsia="Times New Roman" w:hAnsi="Times" w:cs="Times New Roman"/>
              <w:i/>
              <w:sz w:val="22"/>
              <w:szCs w:val="22"/>
              <w:shd w:val="clear" w:color="auto" w:fill="FFFFFF"/>
              <w:lang w:val="en-GB"/>
            </w:rPr>
          </w:rPrChange>
        </w:rPr>
        <w:pPrChange w:id="5134" w:author="Chara Katiri" w:date="2015-05-12T13:49:00Z">
          <w:pPr>
            <w:pStyle w:val="ListParagraph"/>
            <w:numPr>
              <w:numId w:val="5"/>
            </w:numPr>
            <w:spacing w:line="360" w:lineRule="auto"/>
            <w:ind w:left="709" w:hanging="283"/>
            <w:jc w:val="both"/>
          </w:pPr>
        </w:pPrChange>
      </w:pPr>
      <w:r w:rsidRPr="00401BC9">
        <w:rPr>
          <w:rFonts w:ascii="Times" w:eastAsia="Times New Roman" w:hAnsi="Times" w:cs="Times New Roman"/>
          <w:i/>
          <w:sz w:val="22"/>
          <w:szCs w:val="22"/>
          <w:lang w:val="en-GB"/>
          <w:rPrChange w:id="5135" w:author="Chara Katiri" w:date="2015-05-12T13:49:00Z">
            <w:rPr>
              <w:rFonts w:ascii="Times" w:eastAsia="Times New Roman" w:hAnsi="Times" w:cs="Times New Roman"/>
              <w:i/>
              <w:sz w:val="22"/>
              <w:szCs w:val="22"/>
              <w:shd w:val="clear" w:color="auto" w:fill="FFFFFF"/>
              <w:lang w:val="en-GB"/>
            </w:rPr>
          </w:rPrChange>
        </w:rPr>
        <w:t>Model, View, Controller (MVC)</w:t>
      </w:r>
      <w:ins w:id="5136" w:author="Chara Katiri" w:date="2015-04-11T04:31:00Z">
        <w:r w:rsidR="004E74C1" w:rsidRPr="00401BC9">
          <w:rPr>
            <w:rFonts w:ascii="Times" w:eastAsia="Times New Roman" w:hAnsi="Times" w:cs="Times New Roman"/>
            <w:i/>
            <w:sz w:val="22"/>
            <w:szCs w:val="22"/>
            <w:lang w:val="en-GB"/>
            <w:rPrChange w:id="5137" w:author="Chara Katiri" w:date="2015-05-12T13:49:00Z">
              <w:rPr>
                <w:rFonts w:ascii="Times" w:eastAsia="Times New Roman" w:hAnsi="Times" w:cs="Times New Roman"/>
                <w:i/>
                <w:sz w:val="22"/>
                <w:szCs w:val="22"/>
                <w:shd w:val="clear" w:color="auto" w:fill="FFFFFF"/>
                <w:lang w:val="en-GB"/>
              </w:rPr>
            </w:rPrChange>
          </w:rPr>
          <w:t xml:space="preserve"> design pattern</w:t>
        </w:r>
      </w:ins>
      <w:r w:rsidRPr="00401BC9">
        <w:rPr>
          <w:rFonts w:ascii="Times" w:eastAsia="Times New Roman" w:hAnsi="Times" w:cs="Times New Roman"/>
          <w:i/>
          <w:sz w:val="22"/>
          <w:szCs w:val="22"/>
          <w:lang w:val="en-GB"/>
          <w:rPrChange w:id="5138" w:author="Chara Katiri" w:date="2015-05-12T13:49:00Z">
            <w:rPr>
              <w:rFonts w:ascii="Times" w:eastAsia="Times New Roman" w:hAnsi="Times" w:cs="Times New Roman"/>
              <w:i/>
              <w:sz w:val="22"/>
              <w:szCs w:val="22"/>
              <w:shd w:val="clear" w:color="auto" w:fill="FFFFFF"/>
              <w:lang w:val="en-GB"/>
            </w:rPr>
          </w:rPrChange>
        </w:rPr>
        <w:t xml:space="preserve">: </w:t>
      </w:r>
    </w:p>
    <w:p w14:paraId="6FCC29C0" w14:textId="55F02436" w:rsidR="00455DF6" w:rsidRPr="00F758B3" w:rsidRDefault="003F4AEA" w:rsidP="00AC7486">
      <w:pPr>
        <w:spacing w:line="360" w:lineRule="auto"/>
        <w:ind w:firstLine="567"/>
        <w:contextualSpacing/>
        <w:jc w:val="both"/>
        <w:rPr>
          <w:ins w:id="5139" w:author="Chara Katiri" w:date="2015-05-02T15:33:00Z"/>
          <w:rFonts w:ascii="Times" w:eastAsia="Times New Roman" w:hAnsi="Times" w:cs="Times New Roman"/>
          <w:sz w:val="22"/>
          <w:szCs w:val="22"/>
          <w:lang w:val="en-GB"/>
          <w:rPrChange w:id="5140" w:author="Chara Katiri" w:date="2015-05-12T13:05:00Z">
            <w:rPr>
              <w:ins w:id="5141" w:author="Chara Katiri" w:date="2015-05-02T15:33:00Z"/>
              <w:rFonts w:ascii="Times" w:eastAsia="Times New Roman" w:hAnsi="Times" w:cs="Times New Roman"/>
              <w:sz w:val="22"/>
              <w:szCs w:val="22"/>
              <w:lang w:val="en-GB"/>
            </w:rPr>
          </w:rPrChange>
        </w:rPr>
        <w:pPrChange w:id="5142" w:author="Chara Katiri" w:date="2015-05-12T15:22:00Z">
          <w:pPr>
            <w:spacing w:line="360" w:lineRule="auto"/>
            <w:contextualSpacing/>
            <w:jc w:val="both"/>
          </w:pPr>
        </w:pPrChange>
      </w:pPr>
      <w:r w:rsidRPr="00F758B3">
        <w:rPr>
          <w:rFonts w:ascii="Times" w:eastAsia="Times New Roman" w:hAnsi="Times" w:cs="Times New Roman"/>
          <w:sz w:val="22"/>
          <w:szCs w:val="22"/>
          <w:lang w:val="en-GB"/>
          <w:rPrChange w:id="5143" w:author="Chara Katiri" w:date="2015-05-12T13:05:00Z">
            <w:rPr>
              <w:rFonts w:ascii="Times" w:eastAsia="Times New Roman" w:hAnsi="Times" w:cs="Times New Roman"/>
              <w:sz w:val="22"/>
              <w:szCs w:val="22"/>
              <w:lang w:val="en-GB"/>
            </w:rPr>
          </w:rPrChange>
        </w:rPr>
        <w:t>Model View Controller is a well-established software architectural pattern. It’s used in web application development in order to separate the business lo</w:t>
      </w:r>
      <w:r w:rsidR="00C955A9" w:rsidRPr="00F758B3">
        <w:rPr>
          <w:rFonts w:ascii="Times" w:eastAsia="Times New Roman" w:hAnsi="Times" w:cs="Times New Roman"/>
          <w:sz w:val="22"/>
          <w:szCs w:val="22"/>
          <w:lang w:val="en-GB"/>
          <w:rPrChange w:id="5144" w:author="Chara Katiri" w:date="2015-05-12T13:05:00Z">
            <w:rPr>
              <w:rFonts w:ascii="Times" w:eastAsia="Times New Roman" w:hAnsi="Times" w:cs="Times New Roman"/>
              <w:sz w:val="22"/>
              <w:szCs w:val="22"/>
              <w:lang w:val="en-GB"/>
            </w:rPr>
          </w:rPrChange>
        </w:rPr>
        <w:t xml:space="preserve">gic from the user interface </w:t>
      </w:r>
      <w:sdt>
        <w:sdtPr>
          <w:rPr>
            <w:rFonts w:ascii="Times" w:eastAsia="Times New Roman" w:hAnsi="Times" w:cs="Times New Roman"/>
            <w:sz w:val="22"/>
            <w:szCs w:val="22"/>
            <w:lang w:val="en-GB"/>
            <w:rPrChange w:id="5145" w:author="Chara Katiri" w:date="2015-05-12T13:05:00Z">
              <w:rPr>
                <w:rFonts w:ascii="Times" w:eastAsia="Times New Roman" w:hAnsi="Times" w:cs="Times New Roman"/>
                <w:sz w:val="22"/>
                <w:szCs w:val="22"/>
                <w:lang w:val="en-GB"/>
              </w:rPr>
            </w:rPrChange>
          </w:rPr>
          <w:id w:val="-2083828096"/>
          <w:citation/>
        </w:sdtPr>
        <w:sdtContent>
          <w:r w:rsidR="00C955A9" w:rsidRPr="00F758B3">
            <w:rPr>
              <w:rFonts w:ascii="Times" w:eastAsia="Times New Roman" w:hAnsi="Times" w:cs="Times New Roman"/>
              <w:sz w:val="22"/>
              <w:szCs w:val="22"/>
              <w:lang w:val="en-GB"/>
              <w:rPrChange w:id="5146" w:author="Chara Katiri" w:date="2015-05-12T13:05:00Z">
                <w:rPr>
                  <w:rFonts w:ascii="Times" w:eastAsia="Times New Roman" w:hAnsi="Times" w:cs="Times New Roman"/>
                  <w:sz w:val="22"/>
                  <w:szCs w:val="22"/>
                  <w:lang w:val="en-GB"/>
                </w:rPr>
              </w:rPrChange>
            </w:rPr>
            <w:fldChar w:fldCharType="begin"/>
          </w:r>
          <w:r w:rsidR="00C955A9" w:rsidRPr="00AC7486">
            <w:rPr>
              <w:rFonts w:ascii="Times" w:eastAsia="Times New Roman" w:hAnsi="Times" w:cs="Times New Roman"/>
              <w:sz w:val="22"/>
              <w:szCs w:val="22"/>
              <w:lang w:val="en-GB"/>
              <w:rPrChange w:id="5147" w:author="Chara Katiri" w:date="2015-05-12T15:22:00Z">
                <w:rPr>
                  <w:rFonts w:ascii="Times" w:eastAsia="Times New Roman" w:hAnsi="Times" w:cs="Times New Roman"/>
                  <w:sz w:val="22"/>
                  <w:szCs w:val="22"/>
                </w:rPr>
              </w:rPrChange>
            </w:rPr>
            <w:instrText xml:space="preserve"> CITATION Cop15 \l 1033 </w:instrText>
          </w:r>
          <w:r w:rsidR="00C955A9" w:rsidRPr="00F758B3">
            <w:rPr>
              <w:rFonts w:ascii="Times" w:eastAsia="Times New Roman" w:hAnsi="Times" w:cs="Times New Roman"/>
              <w:sz w:val="22"/>
              <w:szCs w:val="22"/>
              <w:lang w:val="en-GB"/>
              <w:rPrChange w:id="5148" w:author="Chara Katiri" w:date="2015-05-12T13:05:00Z">
                <w:rPr>
                  <w:rFonts w:ascii="Times" w:eastAsia="Times New Roman" w:hAnsi="Times" w:cs="Times New Roman"/>
                  <w:sz w:val="22"/>
                  <w:szCs w:val="22"/>
                  <w:lang w:val="en-GB"/>
                </w:rPr>
              </w:rPrChange>
            </w:rPr>
            <w:fldChar w:fldCharType="separate"/>
          </w:r>
          <w:r w:rsidR="00B7160F" w:rsidRPr="00AC7486">
            <w:rPr>
              <w:rFonts w:ascii="Times" w:eastAsia="Times New Roman" w:hAnsi="Times" w:cs="Times New Roman"/>
              <w:sz w:val="22"/>
              <w:szCs w:val="22"/>
              <w:lang w:val="en-GB"/>
              <w:rPrChange w:id="5149" w:author="Chara Katiri" w:date="2015-05-12T15:22:00Z">
                <w:rPr>
                  <w:rFonts w:ascii="Times" w:eastAsia="Times New Roman" w:hAnsi="Times" w:cs="Times New Roman"/>
                  <w:noProof/>
                  <w:sz w:val="22"/>
                  <w:szCs w:val="22"/>
                </w:rPr>
              </w:rPrChange>
            </w:rPr>
            <w:t>[</w:t>
          </w:r>
          <w:r w:rsidR="00B7160F" w:rsidRPr="00AC7486">
            <w:rPr>
              <w:rFonts w:ascii="Times" w:eastAsia="Times New Roman" w:hAnsi="Times" w:cs="Times New Roman"/>
              <w:sz w:val="22"/>
              <w:szCs w:val="22"/>
              <w:lang w:val="en-GB"/>
              <w:rPrChange w:id="5150" w:author="Chara Katiri" w:date="2015-05-12T15:22:00Z">
                <w:rPr>
                  <w:rFonts w:ascii="Times" w:eastAsia="Times New Roman" w:hAnsi="Times" w:cs="Times New Roman"/>
                  <w:noProof/>
                  <w:sz w:val="22"/>
                  <w:szCs w:val="22"/>
                </w:rPr>
              </w:rPrChange>
            </w:rPr>
            <w:fldChar w:fldCharType="begin"/>
          </w:r>
          <w:r w:rsidR="00B7160F" w:rsidRPr="00AC7486">
            <w:rPr>
              <w:rFonts w:ascii="Times" w:eastAsia="Times New Roman" w:hAnsi="Times" w:cs="Times New Roman"/>
              <w:sz w:val="22"/>
              <w:szCs w:val="22"/>
              <w:lang w:val="en-GB"/>
              <w:rPrChange w:id="5151" w:author="Chara Katiri" w:date="2015-05-12T15:22:00Z">
                <w:rPr>
                  <w:rFonts w:ascii="Times" w:eastAsia="Times New Roman" w:hAnsi="Times" w:cs="Times New Roman"/>
                  <w:noProof/>
                  <w:sz w:val="22"/>
                  <w:szCs w:val="22"/>
                </w:rPr>
              </w:rPrChange>
            </w:rPr>
            <w:instrText xml:space="preserve"> HYPERLINK "" \l "Cop15" </w:instrText>
          </w:r>
          <w:r w:rsidR="00B7160F" w:rsidRPr="00AC7486">
            <w:rPr>
              <w:rFonts w:ascii="Times" w:eastAsia="Times New Roman" w:hAnsi="Times" w:cs="Times New Roman"/>
              <w:sz w:val="22"/>
              <w:szCs w:val="22"/>
              <w:lang w:val="en-GB"/>
              <w:rPrChange w:id="5152" w:author="Chara Katiri" w:date="2015-05-12T15:22:00Z">
                <w:rPr>
                  <w:rFonts w:ascii="Times" w:eastAsia="Times New Roman" w:hAnsi="Times" w:cs="Times New Roman"/>
                  <w:noProof/>
                  <w:sz w:val="22"/>
                  <w:szCs w:val="22"/>
                </w:rPr>
              </w:rPrChange>
            </w:rPr>
            <w:fldChar w:fldCharType="separate"/>
          </w:r>
          <w:r w:rsidR="00B7160F" w:rsidRPr="00AC7486">
            <w:rPr>
              <w:lang w:val="en-GB"/>
              <w:rPrChange w:id="5153" w:author="Chara Katiri" w:date="2015-05-12T15:22:00Z">
                <w:rPr>
                  <w:rStyle w:val="Heading2Char"/>
                  <w:rFonts w:ascii="Times" w:eastAsia="Times New Roman" w:hAnsi="Times" w:cs="Times New Roman"/>
                  <w:noProof/>
                  <w:color w:val="auto"/>
                  <w:sz w:val="22"/>
                  <w:szCs w:val="22"/>
                </w:rPr>
              </w:rPrChange>
            </w:rPr>
            <w:t>26</w:t>
          </w:r>
          <w:r w:rsidR="00B7160F" w:rsidRPr="00AC7486">
            <w:rPr>
              <w:rFonts w:ascii="Times" w:eastAsia="Times New Roman" w:hAnsi="Times" w:cs="Times New Roman"/>
              <w:sz w:val="22"/>
              <w:szCs w:val="22"/>
              <w:lang w:val="en-GB"/>
              <w:rPrChange w:id="5154" w:author="Chara Katiri" w:date="2015-05-12T15:22:00Z">
                <w:rPr>
                  <w:rFonts w:ascii="Times" w:eastAsia="Times New Roman" w:hAnsi="Times" w:cs="Times New Roman"/>
                  <w:noProof/>
                  <w:sz w:val="22"/>
                  <w:szCs w:val="22"/>
                </w:rPr>
              </w:rPrChange>
            </w:rPr>
            <w:fldChar w:fldCharType="end"/>
          </w:r>
          <w:r w:rsidR="00B7160F" w:rsidRPr="00AC7486">
            <w:rPr>
              <w:rFonts w:ascii="Times" w:eastAsia="Times New Roman" w:hAnsi="Times" w:cs="Times New Roman"/>
              <w:sz w:val="22"/>
              <w:szCs w:val="22"/>
              <w:lang w:val="en-GB"/>
              <w:rPrChange w:id="5155" w:author="Chara Katiri" w:date="2015-05-12T15:22:00Z">
                <w:rPr>
                  <w:rFonts w:ascii="Times" w:eastAsia="Times New Roman" w:hAnsi="Times" w:cs="Times New Roman"/>
                  <w:noProof/>
                  <w:sz w:val="22"/>
                  <w:szCs w:val="22"/>
                </w:rPr>
              </w:rPrChange>
            </w:rPr>
            <w:t>]</w:t>
          </w:r>
          <w:r w:rsidR="00C955A9" w:rsidRPr="00F758B3">
            <w:rPr>
              <w:rFonts w:ascii="Times" w:eastAsia="Times New Roman" w:hAnsi="Times" w:cs="Times New Roman"/>
              <w:sz w:val="22"/>
              <w:szCs w:val="22"/>
              <w:lang w:val="en-GB"/>
              <w:rPrChange w:id="5156" w:author="Chara Katiri" w:date="2015-05-12T13:05:00Z">
                <w:rPr>
                  <w:rFonts w:ascii="Times" w:eastAsia="Times New Roman" w:hAnsi="Times" w:cs="Times New Roman"/>
                  <w:sz w:val="22"/>
                  <w:szCs w:val="22"/>
                  <w:lang w:val="en-GB"/>
                </w:rPr>
              </w:rPrChange>
            </w:rPr>
            <w:fldChar w:fldCharType="end"/>
          </w:r>
        </w:sdtContent>
      </w:sdt>
      <w:r w:rsidRPr="00F758B3">
        <w:rPr>
          <w:rFonts w:ascii="Times" w:eastAsia="Times New Roman" w:hAnsi="Times" w:cs="Times New Roman"/>
          <w:sz w:val="22"/>
          <w:szCs w:val="22"/>
          <w:lang w:val="en-GB"/>
          <w:rPrChange w:id="5157" w:author="Chara Katiri" w:date="2015-05-12T13:05:00Z">
            <w:rPr>
              <w:rFonts w:ascii="Times" w:eastAsia="Times New Roman" w:hAnsi="Times" w:cs="Times New Roman"/>
              <w:sz w:val="22"/>
              <w:szCs w:val="22"/>
              <w:lang w:val="en-GB"/>
            </w:rPr>
          </w:rPrChange>
        </w:rPr>
        <w:t xml:space="preserve">. The MVC consists of three modules: Model, View and Controller. </w:t>
      </w:r>
      <w:ins w:id="5158" w:author="Chara Katiri" w:date="2015-04-12T01:52:00Z">
        <w:r w:rsidR="007C46C9" w:rsidRPr="00F758B3">
          <w:rPr>
            <w:rFonts w:ascii="Times" w:eastAsia="Times New Roman" w:hAnsi="Times" w:cs="Times New Roman"/>
            <w:sz w:val="22"/>
            <w:szCs w:val="22"/>
            <w:lang w:val="en-GB"/>
            <w:rPrChange w:id="5159" w:author="Chara Katiri" w:date="2015-05-12T13:05:00Z">
              <w:rPr>
                <w:rFonts w:ascii="Times" w:eastAsia="Times New Roman" w:hAnsi="Times" w:cs="Times New Roman"/>
                <w:sz w:val="22"/>
                <w:szCs w:val="22"/>
                <w:lang w:val="en-GB"/>
              </w:rPr>
            </w:rPrChange>
          </w:rPr>
          <w:t xml:space="preserve">The </w:t>
        </w:r>
      </w:ins>
      <w:commentRangeStart w:id="5160"/>
      <w:r w:rsidRPr="00F758B3">
        <w:rPr>
          <w:rFonts w:ascii="Times" w:eastAsia="Times New Roman" w:hAnsi="Times" w:cs="Times New Roman"/>
          <w:sz w:val="22"/>
          <w:szCs w:val="22"/>
          <w:lang w:val="en-GB"/>
          <w:rPrChange w:id="5161" w:author="Chara Katiri" w:date="2015-05-12T13:05:00Z">
            <w:rPr>
              <w:rFonts w:ascii="Times" w:eastAsia="Times New Roman" w:hAnsi="Times" w:cs="Times New Roman"/>
              <w:sz w:val="22"/>
              <w:szCs w:val="22"/>
              <w:lang w:val="en-GB"/>
            </w:rPr>
          </w:rPrChange>
        </w:rPr>
        <w:t xml:space="preserve">Controller </w:t>
      </w:r>
      <w:commentRangeEnd w:id="5160"/>
      <w:r w:rsidR="002D0867" w:rsidRPr="00AC7486">
        <w:rPr>
          <w:rFonts w:eastAsia="Times New Roman"/>
          <w:lang w:val="en-GB"/>
          <w:rPrChange w:id="5162" w:author="Chara Katiri" w:date="2015-05-12T15:22:00Z">
            <w:rPr>
              <w:rStyle w:val="CommentReference"/>
              <w:rFonts w:ascii="Times" w:hAnsi="Times" w:cs="Times New Roman"/>
              <w:sz w:val="22"/>
              <w:szCs w:val="22"/>
            </w:rPr>
          </w:rPrChange>
        </w:rPr>
        <w:commentReference w:id="5160"/>
      </w:r>
      <w:r w:rsidRPr="00F758B3">
        <w:rPr>
          <w:rFonts w:ascii="Times" w:eastAsia="Times New Roman" w:hAnsi="Times" w:cs="Times New Roman"/>
          <w:sz w:val="22"/>
          <w:szCs w:val="22"/>
          <w:lang w:val="en-GB"/>
          <w:rPrChange w:id="5163" w:author="Chara Katiri" w:date="2015-05-12T13:05:00Z">
            <w:rPr>
              <w:rFonts w:ascii="Times" w:eastAsia="Times New Roman" w:hAnsi="Times" w:cs="Times New Roman"/>
              <w:sz w:val="22"/>
              <w:szCs w:val="22"/>
              <w:lang w:val="en-GB"/>
            </w:rPr>
          </w:rPrChange>
        </w:rPr>
        <w:t>is the front servlet and acts as an interface between the View a</w:t>
      </w:r>
      <w:ins w:id="5164" w:author="Chara Katiri" w:date="2015-04-12T01:44:00Z">
        <w:r w:rsidR="00A05F6D" w:rsidRPr="00F758B3">
          <w:rPr>
            <w:rFonts w:ascii="Times" w:eastAsia="Times New Roman" w:hAnsi="Times" w:cs="Times New Roman"/>
            <w:sz w:val="22"/>
            <w:szCs w:val="22"/>
            <w:lang w:val="en-GB"/>
            <w:rPrChange w:id="5165" w:author="Chara Katiri" w:date="2015-05-12T13:05:00Z">
              <w:rPr>
                <w:rFonts w:ascii="Times" w:eastAsia="Times New Roman" w:hAnsi="Times" w:cs="Times New Roman"/>
                <w:sz w:val="22"/>
                <w:szCs w:val="22"/>
                <w:lang w:val="en-GB"/>
              </w:rPr>
            </w:rPrChange>
          </w:rPr>
          <w:t>n</w:t>
        </w:r>
      </w:ins>
      <w:r w:rsidRPr="00F758B3">
        <w:rPr>
          <w:rFonts w:ascii="Times" w:eastAsia="Times New Roman" w:hAnsi="Times" w:cs="Times New Roman"/>
          <w:sz w:val="22"/>
          <w:szCs w:val="22"/>
          <w:lang w:val="en-GB"/>
          <w:rPrChange w:id="5166" w:author="Chara Katiri" w:date="2015-05-12T13:05:00Z">
            <w:rPr>
              <w:rFonts w:ascii="Times" w:eastAsia="Times New Roman" w:hAnsi="Times" w:cs="Times New Roman"/>
              <w:sz w:val="22"/>
              <w:szCs w:val="22"/>
              <w:lang w:val="en-GB"/>
            </w:rPr>
          </w:rPrChange>
        </w:rPr>
        <w:t xml:space="preserve">d Model. </w:t>
      </w:r>
    </w:p>
    <w:p w14:paraId="31616733" w14:textId="77777777" w:rsidR="00136F17" w:rsidRPr="00F758B3" w:rsidRDefault="00136F17" w:rsidP="00F758B3">
      <w:pPr>
        <w:spacing w:line="360" w:lineRule="auto"/>
        <w:contextualSpacing/>
        <w:jc w:val="both"/>
        <w:rPr>
          <w:ins w:id="5167" w:author="Chara Katiri" w:date="2015-04-11T04:51:00Z"/>
          <w:rFonts w:ascii="Times" w:eastAsia="Times New Roman" w:hAnsi="Times" w:cs="Times New Roman"/>
          <w:sz w:val="22"/>
          <w:szCs w:val="22"/>
          <w:lang w:val="en-GB"/>
          <w:rPrChange w:id="5168" w:author="Chara Katiri" w:date="2015-05-12T13:05:00Z">
            <w:rPr>
              <w:ins w:id="5169" w:author="Chara Katiri" w:date="2015-04-11T04:51:00Z"/>
              <w:rFonts w:ascii="Times" w:eastAsia="Times New Roman" w:hAnsi="Times" w:cs="Times New Roman"/>
              <w:sz w:val="22"/>
              <w:szCs w:val="22"/>
              <w:lang w:val="en-GB"/>
            </w:rPr>
          </w:rPrChange>
        </w:rPr>
        <w:pPrChange w:id="5170" w:author="Chara Katiri" w:date="2015-05-12T13:05:00Z">
          <w:pPr>
            <w:spacing w:line="360" w:lineRule="auto"/>
            <w:contextualSpacing/>
            <w:jc w:val="both"/>
          </w:pPr>
        </w:pPrChange>
      </w:pPr>
    </w:p>
    <w:p w14:paraId="37201559" w14:textId="2E02300E" w:rsidR="00136F17" w:rsidRPr="00F758B3" w:rsidRDefault="00136F17" w:rsidP="00F758B3">
      <w:pPr>
        <w:spacing w:line="360" w:lineRule="auto"/>
        <w:contextualSpacing/>
        <w:jc w:val="both"/>
        <w:rPr>
          <w:ins w:id="5171" w:author="Chara Katiri" w:date="2015-05-02T15:32:00Z"/>
          <w:rFonts w:ascii="Times" w:eastAsia="Times New Roman" w:hAnsi="Times" w:cs="Times New Roman"/>
          <w:sz w:val="22"/>
          <w:szCs w:val="22"/>
          <w:lang w:val="en-GB"/>
          <w:rPrChange w:id="5172" w:author="Chara Katiri" w:date="2015-05-12T13:05:00Z">
            <w:rPr>
              <w:ins w:id="5173" w:author="Chara Katiri" w:date="2015-05-02T15:32:00Z"/>
              <w:rFonts w:ascii="Times" w:eastAsia="Times New Roman" w:hAnsi="Times" w:cs="Times New Roman"/>
              <w:sz w:val="22"/>
              <w:szCs w:val="22"/>
              <w:lang w:val="en-GB"/>
            </w:rPr>
          </w:rPrChange>
        </w:rPr>
        <w:pPrChange w:id="5174" w:author="Chara Katiri" w:date="2015-05-12T13:05:00Z">
          <w:pPr>
            <w:spacing w:line="360" w:lineRule="auto"/>
            <w:contextualSpacing/>
            <w:jc w:val="both"/>
          </w:pPr>
        </w:pPrChange>
      </w:pPr>
      <w:ins w:id="5175" w:author="Chara Katiri" w:date="2015-05-02T15:32:00Z">
        <w:r w:rsidRPr="00F758B3">
          <w:rPr>
            <w:rFonts w:ascii="Times" w:eastAsia="Times New Roman" w:hAnsi="Times" w:cs="Times New Roman"/>
            <w:sz w:val="22"/>
            <w:szCs w:val="22"/>
            <w:lang w:val="en-GB"/>
            <w:rPrChange w:id="5176" w:author="Chara Katiri" w:date="2015-05-12T13:05:00Z">
              <w:rPr>
                <w:rFonts w:ascii="Times" w:eastAsia="Times New Roman" w:hAnsi="Times" w:cs="Times New Roman"/>
                <w:sz w:val="22"/>
                <w:szCs w:val="22"/>
                <w:lang w:val="en-GB"/>
              </w:rPr>
            </w:rPrChange>
          </w:rPr>
          <w:t xml:space="preserve">The diagram below </w:t>
        </w:r>
      </w:ins>
      <w:ins w:id="5177" w:author="Chara Katiri" w:date="2015-05-12T14:01:00Z">
        <w:r w:rsidR="002C7F76">
          <w:rPr>
            <w:rFonts w:ascii="Times" w:eastAsia="Times New Roman" w:hAnsi="Times" w:cs="Times New Roman"/>
            <w:sz w:val="22"/>
            <w:szCs w:val="22"/>
            <w:lang w:val="en-GB"/>
          </w:rPr>
          <w:t>illustrates</w:t>
        </w:r>
      </w:ins>
      <w:ins w:id="5178" w:author="Chara Katiri" w:date="2015-05-02T15:32:00Z">
        <w:r w:rsidRPr="00F758B3">
          <w:rPr>
            <w:rFonts w:ascii="Times" w:eastAsia="Times New Roman" w:hAnsi="Times" w:cs="Times New Roman"/>
            <w:sz w:val="22"/>
            <w:szCs w:val="22"/>
            <w:lang w:val="en-GB"/>
            <w:rPrChange w:id="5179" w:author="Chara Katiri" w:date="2015-05-12T13:05:00Z">
              <w:rPr>
                <w:rFonts w:ascii="Times" w:eastAsia="Times New Roman" w:hAnsi="Times" w:cs="Times New Roman"/>
                <w:sz w:val="22"/>
                <w:szCs w:val="22"/>
                <w:lang w:val="en-GB"/>
              </w:rPr>
            </w:rPrChange>
          </w:rPr>
          <w:t xml:space="preserve"> the integration between the modules. </w:t>
        </w:r>
      </w:ins>
    </w:p>
    <w:p w14:paraId="49133F99" w14:textId="77777777" w:rsidR="007429B4" w:rsidRPr="00F758B3" w:rsidRDefault="00136F17" w:rsidP="00F758B3">
      <w:pPr>
        <w:keepNext/>
        <w:spacing w:line="360" w:lineRule="auto"/>
        <w:contextualSpacing/>
        <w:jc w:val="both"/>
        <w:rPr>
          <w:ins w:id="5180" w:author="Chara Katiri" w:date="2015-05-09T13:13:00Z"/>
          <w:rFonts w:ascii="Times" w:hAnsi="Times"/>
          <w:sz w:val="22"/>
          <w:szCs w:val="22"/>
          <w:rPrChange w:id="5181" w:author="Chara Katiri" w:date="2015-05-12T13:05:00Z">
            <w:rPr>
              <w:ins w:id="5182" w:author="Chara Katiri" w:date="2015-05-09T13:13:00Z"/>
            </w:rPr>
          </w:rPrChange>
        </w:rPr>
        <w:pPrChange w:id="5183" w:author="Chara Katiri" w:date="2015-05-12T13:05:00Z">
          <w:pPr>
            <w:keepNext/>
            <w:spacing w:line="360" w:lineRule="auto"/>
            <w:contextualSpacing/>
            <w:jc w:val="both"/>
          </w:pPr>
        </w:pPrChange>
      </w:pPr>
      <w:ins w:id="5184" w:author="Chara Katiri" w:date="2015-05-02T15:32:00Z">
        <w:r w:rsidRPr="00F758B3">
          <w:rPr>
            <w:rFonts w:ascii="Times" w:hAnsi="Times" w:cs="Times New Roman"/>
            <w:noProof/>
            <w:sz w:val="22"/>
            <w:szCs w:val="22"/>
            <w:rPrChange w:id="5185" w:author="Chara Katiri" w:date="2015-05-12T13:05:00Z">
              <w:rPr>
                <w:noProof/>
              </w:rPr>
            </w:rPrChange>
          </w:rPr>
          <w:drawing>
            <wp:inline distT="0" distB="0" distL="0" distR="0" wp14:anchorId="09C8891F" wp14:editId="6D411EEF">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64DFC45B" w14:textId="760B6D91" w:rsidR="00136F17" w:rsidRPr="00F758B3" w:rsidRDefault="007429B4" w:rsidP="00F758B3">
      <w:pPr>
        <w:pStyle w:val="Caption"/>
        <w:spacing w:line="360" w:lineRule="auto"/>
        <w:contextualSpacing/>
        <w:jc w:val="both"/>
        <w:rPr>
          <w:ins w:id="5186" w:author="Chara Katiri" w:date="2015-05-02T15:32:00Z"/>
          <w:rFonts w:ascii="Times" w:hAnsi="Times" w:cs="Times New Roman"/>
          <w:sz w:val="22"/>
          <w:szCs w:val="22"/>
          <w:rPrChange w:id="5187" w:author="Chara Katiri" w:date="2015-05-12T13:05:00Z">
            <w:rPr>
              <w:ins w:id="5188" w:author="Chara Katiri" w:date="2015-05-02T15:32:00Z"/>
              <w:rFonts w:ascii="Times" w:hAnsi="Times" w:cs="Times New Roman"/>
              <w:sz w:val="22"/>
              <w:szCs w:val="22"/>
            </w:rPr>
          </w:rPrChange>
        </w:rPr>
        <w:pPrChange w:id="5189" w:author="Chara Katiri" w:date="2015-05-12T13:05:00Z">
          <w:pPr>
            <w:keepNext/>
            <w:spacing w:line="360" w:lineRule="auto"/>
            <w:contextualSpacing/>
            <w:jc w:val="both"/>
          </w:pPr>
        </w:pPrChange>
      </w:pPr>
      <w:ins w:id="5190" w:author="Chara Katiri" w:date="2015-05-09T13:13:00Z">
        <w:r w:rsidRPr="00F758B3">
          <w:rPr>
            <w:rFonts w:ascii="Times" w:hAnsi="Times"/>
            <w:sz w:val="22"/>
            <w:szCs w:val="22"/>
            <w:rPrChange w:id="5191" w:author="Chara Katiri" w:date="2015-05-12T13:05:00Z">
              <w:rPr/>
            </w:rPrChange>
          </w:rPr>
          <w:t xml:space="preserve">Figure 6: Context hierarchy in </w:t>
        </w:r>
      </w:ins>
      <w:ins w:id="5192" w:author="Chara Katiri" w:date="2015-05-09T13:14:00Z">
        <w:r w:rsidRPr="00F758B3">
          <w:rPr>
            <w:rFonts w:ascii="Times" w:hAnsi="Times"/>
            <w:sz w:val="22"/>
            <w:szCs w:val="22"/>
            <w:rPrChange w:id="5193" w:author="Chara Katiri" w:date="2015-05-12T13:05:00Z">
              <w:rPr/>
            </w:rPrChange>
          </w:rPr>
          <w:t>Spring Web</w:t>
        </w:r>
      </w:ins>
      <w:ins w:id="5194" w:author="Chara Katiri" w:date="2015-05-09T13:13:00Z">
        <w:r w:rsidRPr="00F758B3">
          <w:rPr>
            <w:rFonts w:ascii="Times" w:hAnsi="Times"/>
            <w:sz w:val="22"/>
            <w:szCs w:val="22"/>
            <w:rPrChange w:id="5195" w:author="Chara Katiri" w:date="2015-05-12T13:05:00Z">
              <w:rPr/>
            </w:rPrChange>
          </w:rPr>
          <w:t xml:space="preserve"> MVC </w:t>
        </w:r>
      </w:ins>
    </w:p>
    <w:p w14:paraId="6B4236FD" w14:textId="77777777" w:rsidR="00455DF6" w:rsidRPr="00F758B3" w:rsidRDefault="00455DF6" w:rsidP="00F758B3">
      <w:pPr>
        <w:spacing w:line="360" w:lineRule="auto"/>
        <w:contextualSpacing/>
        <w:jc w:val="both"/>
        <w:rPr>
          <w:rFonts w:ascii="Times" w:eastAsia="Times New Roman" w:hAnsi="Times" w:cs="Times New Roman"/>
          <w:sz w:val="22"/>
          <w:szCs w:val="22"/>
          <w:lang w:val="en-GB"/>
          <w:rPrChange w:id="5196" w:author="Chara Katiri" w:date="2015-05-12T13:05:00Z">
            <w:rPr>
              <w:rFonts w:ascii="Times" w:eastAsia="Times New Roman" w:hAnsi="Times" w:cs="Times New Roman"/>
              <w:sz w:val="22"/>
              <w:szCs w:val="22"/>
              <w:lang w:val="en-GB"/>
            </w:rPr>
          </w:rPrChange>
        </w:rPr>
        <w:pPrChange w:id="5197" w:author="Chara Katiri" w:date="2015-05-12T13:05:00Z">
          <w:pPr>
            <w:spacing w:line="360" w:lineRule="auto"/>
            <w:contextualSpacing/>
            <w:jc w:val="both"/>
          </w:pPr>
        </w:pPrChange>
      </w:pPr>
    </w:p>
    <w:p w14:paraId="6E4AD842" w14:textId="77777777" w:rsidR="006F27EA" w:rsidRPr="00F758B3" w:rsidRDefault="003F4AEA" w:rsidP="00F758B3">
      <w:pPr>
        <w:spacing w:line="360" w:lineRule="auto"/>
        <w:contextualSpacing/>
        <w:jc w:val="both"/>
        <w:rPr>
          <w:rFonts w:ascii="Times" w:eastAsia="Times New Roman" w:hAnsi="Times" w:cs="Times New Roman"/>
          <w:sz w:val="22"/>
          <w:szCs w:val="22"/>
          <w:lang w:val="en-GB"/>
          <w:rPrChange w:id="5198" w:author="Chara Katiri" w:date="2015-05-12T13:05:00Z">
            <w:rPr>
              <w:rFonts w:ascii="Times" w:eastAsia="Times New Roman" w:hAnsi="Times" w:cs="Times New Roman"/>
              <w:sz w:val="22"/>
              <w:szCs w:val="22"/>
              <w:lang w:val="en-GB"/>
            </w:rPr>
          </w:rPrChange>
        </w:rPr>
        <w:pPrChange w:id="5199"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5200" w:author="Chara Katiri" w:date="2015-05-12T13:05:00Z">
            <w:rPr>
              <w:rFonts w:ascii="Times" w:eastAsia="Times New Roman" w:hAnsi="Times" w:cs="Times New Roman"/>
              <w:sz w:val="22"/>
              <w:szCs w:val="22"/>
              <w:lang w:val="en-GB"/>
            </w:rPr>
          </w:rPrChange>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F758B3" w:rsidRDefault="003F4AEA" w:rsidP="00F758B3">
      <w:pPr>
        <w:spacing w:line="360" w:lineRule="auto"/>
        <w:contextualSpacing/>
        <w:jc w:val="both"/>
        <w:rPr>
          <w:rFonts w:ascii="Times" w:eastAsia="Times New Roman" w:hAnsi="Times" w:cs="Times New Roman"/>
          <w:sz w:val="22"/>
          <w:szCs w:val="22"/>
          <w:lang w:val="en-GB"/>
          <w:rPrChange w:id="5201" w:author="Chara Katiri" w:date="2015-05-12T13:05:00Z">
            <w:rPr>
              <w:rFonts w:ascii="Times" w:eastAsia="Times New Roman" w:hAnsi="Times" w:cs="Times New Roman"/>
              <w:sz w:val="22"/>
              <w:szCs w:val="22"/>
              <w:lang w:val="en-GB"/>
            </w:rPr>
          </w:rPrChange>
        </w:rPr>
        <w:pPrChange w:id="5202"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5203" w:author="Chara Katiri" w:date="2015-05-12T13:05:00Z">
            <w:rPr>
              <w:rFonts w:ascii="Times" w:eastAsia="Times New Roman" w:hAnsi="Times" w:cs="Times New Roman"/>
              <w:sz w:val="22"/>
              <w:szCs w:val="22"/>
              <w:lang w:val="en-GB"/>
            </w:rPr>
          </w:rPrChange>
        </w:rPr>
        <w:t xml:space="preserve">The Model (JavaBean) represents the state (data) and business logic of the application. The Model connects to the database to retrieves/saves data. </w:t>
      </w:r>
    </w:p>
    <w:p w14:paraId="13A9576D" w14:textId="77777777" w:rsidR="007C46C9" w:rsidRPr="00F758B3" w:rsidRDefault="003F4AEA" w:rsidP="00F758B3">
      <w:pPr>
        <w:spacing w:line="360" w:lineRule="auto"/>
        <w:contextualSpacing/>
        <w:jc w:val="both"/>
        <w:rPr>
          <w:ins w:id="5204" w:author="Chara Katiri" w:date="2015-04-12T01:53:00Z"/>
          <w:rFonts w:ascii="Times" w:eastAsia="Times New Roman" w:hAnsi="Times" w:cs="Times New Roman"/>
          <w:sz w:val="22"/>
          <w:szCs w:val="22"/>
          <w:lang w:val="en-GB"/>
          <w:rPrChange w:id="5205" w:author="Chara Katiri" w:date="2015-05-12T13:05:00Z">
            <w:rPr>
              <w:ins w:id="5206" w:author="Chara Katiri" w:date="2015-04-12T01:53:00Z"/>
              <w:rFonts w:ascii="Times" w:eastAsia="Times New Roman" w:hAnsi="Times" w:cs="Times New Roman"/>
              <w:sz w:val="22"/>
              <w:szCs w:val="22"/>
              <w:lang w:val="en-GB"/>
            </w:rPr>
          </w:rPrChange>
        </w:rPr>
        <w:pPrChange w:id="5207"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5208" w:author="Chara Katiri" w:date="2015-05-12T13:05:00Z">
            <w:rPr>
              <w:rFonts w:ascii="Times" w:eastAsia="Times New Roman" w:hAnsi="Times" w:cs="Times New Roman"/>
              <w:sz w:val="22"/>
              <w:szCs w:val="22"/>
              <w:lang w:val="en-GB"/>
            </w:rPr>
          </w:rPrChange>
        </w:rPr>
        <w:t xml:space="preserve">The View (JSP) generates the response and sends it back to the client. </w:t>
      </w:r>
    </w:p>
    <w:p w14:paraId="634619D6" w14:textId="0A21D30B" w:rsidR="00B76EE3" w:rsidRPr="00F758B3" w:rsidRDefault="007C46C9" w:rsidP="00F758B3">
      <w:pPr>
        <w:spacing w:line="360" w:lineRule="auto"/>
        <w:contextualSpacing/>
        <w:jc w:val="both"/>
        <w:rPr>
          <w:ins w:id="5209" w:author="Chara Katiri" w:date="2015-05-02T15:33:00Z"/>
          <w:rFonts w:ascii="Times" w:eastAsia="Times New Roman" w:hAnsi="Times" w:cs="Times New Roman"/>
          <w:sz w:val="22"/>
          <w:szCs w:val="22"/>
          <w:lang w:val="en-GB"/>
          <w:rPrChange w:id="5210" w:author="Chara Katiri" w:date="2015-05-12T13:05:00Z">
            <w:rPr>
              <w:ins w:id="5211" w:author="Chara Katiri" w:date="2015-05-02T15:33:00Z"/>
              <w:rFonts w:ascii="Times" w:eastAsia="Times New Roman" w:hAnsi="Times" w:cs="Times New Roman"/>
              <w:sz w:val="22"/>
              <w:szCs w:val="22"/>
              <w:lang w:val="en-GB"/>
            </w:rPr>
          </w:rPrChange>
        </w:rPr>
        <w:pPrChange w:id="5212" w:author="Chara Katiri" w:date="2015-05-12T13:05:00Z">
          <w:pPr>
            <w:spacing w:line="360" w:lineRule="auto"/>
            <w:contextualSpacing/>
            <w:jc w:val="both"/>
          </w:pPr>
        </w:pPrChange>
      </w:pPr>
      <w:ins w:id="5213" w:author="Chara Katiri" w:date="2015-04-12T01:53:00Z">
        <w:r w:rsidRPr="00F758B3">
          <w:rPr>
            <w:rFonts w:ascii="Times" w:eastAsia="Times New Roman" w:hAnsi="Times" w:cs="Times New Roman"/>
            <w:sz w:val="22"/>
            <w:szCs w:val="22"/>
            <w:lang w:val="en-GB"/>
            <w:rPrChange w:id="5214" w:author="Chara Katiri" w:date="2015-05-12T13:05:00Z">
              <w:rPr>
                <w:rFonts w:ascii="Times" w:eastAsia="Times New Roman" w:hAnsi="Times" w:cs="Times New Roman"/>
                <w:sz w:val="22"/>
                <w:szCs w:val="22"/>
                <w:lang w:val="en-GB"/>
              </w:rPr>
            </w:rPrChange>
          </w:rPr>
          <w:t>I</w:t>
        </w:r>
      </w:ins>
      <w:r w:rsidR="003F4AEA" w:rsidRPr="00F758B3">
        <w:rPr>
          <w:rFonts w:ascii="Times" w:eastAsia="Times New Roman" w:hAnsi="Times" w:cs="Times New Roman"/>
          <w:sz w:val="22"/>
          <w:szCs w:val="22"/>
          <w:lang w:val="en-GB"/>
          <w:rPrChange w:id="5215" w:author="Chara Katiri" w:date="2015-05-12T13:05:00Z">
            <w:rPr>
              <w:rFonts w:ascii="Times" w:eastAsia="Times New Roman" w:hAnsi="Times" w:cs="Times New Roman"/>
              <w:sz w:val="22"/>
              <w:szCs w:val="22"/>
              <w:lang w:val="en-GB"/>
            </w:rPr>
          </w:rPrChange>
        </w:rPr>
        <w:t>n complex applications</w:t>
      </w:r>
      <w:ins w:id="5216" w:author="Chara Katiri" w:date="2015-04-12T01:53:00Z">
        <w:r w:rsidRPr="00F758B3">
          <w:rPr>
            <w:rFonts w:ascii="Times" w:eastAsia="Times New Roman" w:hAnsi="Times" w:cs="Times New Roman"/>
            <w:sz w:val="22"/>
            <w:szCs w:val="22"/>
            <w:lang w:val="en-GB"/>
            <w:rPrChange w:id="5217" w:author="Chara Katiri" w:date="2015-05-12T13:05:00Z">
              <w:rPr>
                <w:rFonts w:ascii="Times" w:eastAsia="Times New Roman" w:hAnsi="Times" w:cs="Times New Roman"/>
                <w:sz w:val="22"/>
                <w:szCs w:val="22"/>
                <w:lang w:val="en-GB"/>
              </w:rPr>
            </w:rPrChange>
          </w:rPr>
          <w:t>,</w:t>
        </w:r>
      </w:ins>
      <w:r w:rsidR="003F4AEA" w:rsidRPr="00F758B3">
        <w:rPr>
          <w:rFonts w:ascii="Times" w:eastAsia="Times New Roman" w:hAnsi="Times" w:cs="Times New Roman"/>
          <w:sz w:val="22"/>
          <w:szCs w:val="22"/>
          <w:lang w:val="en-GB"/>
          <w:rPrChange w:id="5218" w:author="Chara Katiri" w:date="2015-05-12T13:05:00Z">
            <w:rPr>
              <w:rFonts w:ascii="Times" w:eastAsia="Times New Roman" w:hAnsi="Times" w:cs="Times New Roman"/>
              <w:sz w:val="22"/>
              <w:szCs w:val="22"/>
              <w:lang w:val="en-GB"/>
            </w:rPr>
          </w:rPrChange>
        </w:rPr>
        <w:t xml:space="preserve"> the Controller also manages the Service entity whenever it needs to perform business logic. This helps improve maintainability, as the business logic is not contained</w:t>
      </w:r>
      <w:r w:rsidR="00C955A9" w:rsidRPr="00F758B3">
        <w:rPr>
          <w:rFonts w:ascii="Times" w:eastAsia="Times New Roman" w:hAnsi="Times" w:cs="Times New Roman"/>
          <w:sz w:val="22"/>
          <w:szCs w:val="22"/>
          <w:lang w:val="en-GB"/>
          <w:rPrChange w:id="5219" w:author="Chara Katiri" w:date="2015-05-12T13:05:00Z">
            <w:rPr>
              <w:rFonts w:ascii="Times" w:eastAsia="Times New Roman" w:hAnsi="Times" w:cs="Times New Roman"/>
              <w:sz w:val="22"/>
              <w:szCs w:val="22"/>
              <w:lang w:val="en-GB"/>
            </w:rPr>
          </w:rPrChange>
        </w:rPr>
        <w:t xml:space="preserve"> directly in the controller </w:t>
      </w:r>
      <w:sdt>
        <w:sdtPr>
          <w:rPr>
            <w:rFonts w:ascii="Times" w:eastAsia="Times New Roman" w:hAnsi="Times" w:cs="Times New Roman"/>
            <w:sz w:val="22"/>
            <w:szCs w:val="22"/>
            <w:lang w:val="en-GB"/>
            <w:rPrChange w:id="5220" w:author="Chara Katiri" w:date="2015-05-12T13:05:00Z">
              <w:rPr>
                <w:rFonts w:ascii="Times" w:eastAsia="Times New Roman" w:hAnsi="Times" w:cs="Times New Roman"/>
                <w:sz w:val="22"/>
                <w:szCs w:val="22"/>
                <w:lang w:val="en-GB"/>
              </w:rPr>
            </w:rPrChange>
          </w:rPr>
          <w:id w:val="-743416628"/>
          <w:citation/>
        </w:sdtPr>
        <w:sdtContent>
          <w:r w:rsidR="00C955A9" w:rsidRPr="00F758B3">
            <w:rPr>
              <w:rFonts w:ascii="Times" w:eastAsia="Times New Roman" w:hAnsi="Times" w:cs="Times New Roman"/>
              <w:sz w:val="22"/>
              <w:szCs w:val="22"/>
              <w:lang w:val="en-GB"/>
              <w:rPrChange w:id="5221" w:author="Chara Katiri" w:date="2015-05-12T13:05:00Z">
                <w:rPr>
                  <w:rFonts w:ascii="Times" w:eastAsia="Times New Roman" w:hAnsi="Times" w:cs="Times New Roman"/>
                  <w:sz w:val="22"/>
                  <w:szCs w:val="22"/>
                  <w:lang w:val="en-GB"/>
                </w:rPr>
              </w:rPrChange>
            </w:rPr>
            <w:fldChar w:fldCharType="begin"/>
          </w:r>
          <w:r w:rsidR="00C955A9" w:rsidRPr="00F758B3">
            <w:rPr>
              <w:rFonts w:ascii="Times" w:eastAsia="Times New Roman" w:hAnsi="Times" w:cs="Times New Roman"/>
              <w:sz w:val="22"/>
              <w:szCs w:val="22"/>
              <w:rPrChange w:id="5222" w:author="Chara Katiri" w:date="2015-05-12T13:05:00Z">
                <w:rPr>
                  <w:rFonts w:ascii="Times" w:eastAsia="Times New Roman" w:hAnsi="Times" w:cs="Times New Roman"/>
                  <w:sz w:val="22"/>
                  <w:szCs w:val="22"/>
                </w:rPr>
              </w:rPrChange>
            </w:rPr>
            <w:instrText xml:space="preserve"> CITATION DVr15 \l 1033 </w:instrText>
          </w:r>
          <w:r w:rsidR="00C955A9" w:rsidRPr="00F758B3">
            <w:rPr>
              <w:rFonts w:ascii="Times" w:eastAsia="Times New Roman" w:hAnsi="Times" w:cs="Times New Roman"/>
              <w:sz w:val="22"/>
              <w:szCs w:val="22"/>
              <w:lang w:val="en-GB"/>
              <w:rPrChange w:id="5223"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5224"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5225"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5226" w:author="Chara Katiri" w:date="2015-05-12T13:05:00Z">
                <w:rPr>
                  <w:rFonts w:ascii="Times" w:eastAsia="Times New Roman" w:hAnsi="Times" w:cs="Times New Roman"/>
                  <w:noProof/>
                  <w:sz w:val="22"/>
                  <w:szCs w:val="22"/>
                </w:rPr>
              </w:rPrChange>
            </w:rPr>
            <w:instrText xml:space="preserve"> HYPERLINK "" \l "DVr15" </w:instrText>
          </w:r>
          <w:r w:rsidR="00B7160F" w:rsidRPr="00F758B3">
            <w:rPr>
              <w:rFonts w:ascii="Times" w:eastAsia="Times New Roman" w:hAnsi="Times" w:cs="Times New Roman"/>
              <w:noProof/>
              <w:sz w:val="22"/>
              <w:szCs w:val="22"/>
              <w:rPrChange w:id="5227"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5228" w:author="Chara Katiri" w:date="2015-05-12T13:05:00Z">
                <w:rPr>
                  <w:rStyle w:val="Heading2Char"/>
                  <w:rFonts w:ascii="Times" w:eastAsia="Times New Roman" w:hAnsi="Times" w:cs="Times New Roman"/>
                  <w:noProof/>
                  <w:color w:val="auto"/>
                  <w:sz w:val="22"/>
                  <w:szCs w:val="22"/>
                </w:rPr>
              </w:rPrChange>
            </w:rPr>
            <w:t>27</w:t>
          </w:r>
          <w:r w:rsidR="00B7160F" w:rsidRPr="00F758B3">
            <w:rPr>
              <w:rFonts w:ascii="Times" w:eastAsia="Times New Roman" w:hAnsi="Times" w:cs="Times New Roman"/>
              <w:noProof/>
              <w:sz w:val="22"/>
              <w:szCs w:val="22"/>
              <w:rPrChange w:id="5229"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5230" w:author="Chara Katiri" w:date="2015-05-12T13:05:00Z">
                <w:rPr>
                  <w:rFonts w:ascii="Times" w:eastAsia="Times New Roman" w:hAnsi="Times" w:cs="Times New Roman"/>
                  <w:noProof/>
                  <w:sz w:val="22"/>
                  <w:szCs w:val="22"/>
                </w:rPr>
              </w:rPrChange>
            </w:rPr>
            <w:t>]</w:t>
          </w:r>
          <w:r w:rsidR="00C955A9" w:rsidRPr="00F758B3">
            <w:rPr>
              <w:rFonts w:ascii="Times" w:eastAsia="Times New Roman" w:hAnsi="Times" w:cs="Times New Roman"/>
              <w:sz w:val="22"/>
              <w:szCs w:val="22"/>
              <w:lang w:val="en-GB"/>
              <w:rPrChange w:id="5231" w:author="Chara Katiri" w:date="2015-05-12T13:05:00Z">
                <w:rPr>
                  <w:rFonts w:ascii="Times" w:eastAsia="Times New Roman" w:hAnsi="Times" w:cs="Times New Roman"/>
                  <w:sz w:val="22"/>
                  <w:szCs w:val="22"/>
                  <w:lang w:val="en-GB"/>
                </w:rPr>
              </w:rPrChange>
            </w:rPr>
            <w:fldChar w:fldCharType="end"/>
          </w:r>
        </w:sdtContent>
      </w:sdt>
      <w:r w:rsidR="003F4AEA" w:rsidRPr="00F758B3">
        <w:rPr>
          <w:rFonts w:ascii="Times" w:eastAsia="Times New Roman" w:hAnsi="Times" w:cs="Times New Roman"/>
          <w:sz w:val="22"/>
          <w:szCs w:val="22"/>
          <w:lang w:val="en-GB"/>
          <w:rPrChange w:id="5232" w:author="Chara Katiri" w:date="2015-05-12T13:05:00Z">
            <w:rPr>
              <w:rFonts w:ascii="Times" w:eastAsia="Times New Roman" w:hAnsi="Times" w:cs="Times New Roman"/>
              <w:sz w:val="22"/>
              <w:szCs w:val="22"/>
              <w:lang w:val="en-GB"/>
            </w:rPr>
          </w:rPrChange>
        </w:rPr>
        <w:t>.</w:t>
      </w:r>
    </w:p>
    <w:p w14:paraId="43638BB6" w14:textId="77777777" w:rsidR="00136F17" w:rsidRPr="00F758B3" w:rsidRDefault="00136F17" w:rsidP="00F758B3">
      <w:pPr>
        <w:spacing w:line="360" w:lineRule="auto"/>
        <w:contextualSpacing/>
        <w:jc w:val="both"/>
        <w:rPr>
          <w:ins w:id="5233" w:author="Chara Katiri" w:date="2015-05-02T15:33:00Z"/>
          <w:rFonts w:ascii="Times" w:eastAsia="Times New Roman" w:hAnsi="Times" w:cs="Times New Roman"/>
          <w:sz w:val="22"/>
          <w:szCs w:val="22"/>
          <w:lang w:val="en-GB"/>
          <w:rPrChange w:id="5234" w:author="Chara Katiri" w:date="2015-05-12T13:05:00Z">
            <w:rPr>
              <w:ins w:id="5235" w:author="Chara Katiri" w:date="2015-05-02T15:33:00Z"/>
              <w:rFonts w:ascii="Times" w:eastAsia="Times New Roman" w:hAnsi="Times" w:cs="Times New Roman"/>
              <w:sz w:val="22"/>
              <w:szCs w:val="22"/>
              <w:lang w:val="en-GB"/>
            </w:rPr>
          </w:rPrChange>
        </w:rPr>
        <w:pPrChange w:id="5236" w:author="Chara Katiri" w:date="2015-05-12T13:05:00Z">
          <w:pPr>
            <w:spacing w:line="360" w:lineRule="auto"/>
            <w:contextualSpacing/>
            <w:jc w:val="both"/>
          </w:pPr>
        </w:pPrChange>
      </w:pPr>
    </w:p>
    <w:p w14:paraId="4149C036" w14:textId="307C1745" w:rsidR="00136F17" w:rsidRPr="00F758B3" w:rsidRDefault="00136F17" w:rsidP="00F758B3">
      <w:pPr>
        <w:spacing w:line="360" w:lineRule="auto"/>
        <w:contextualSpacing/>
        <w:jc w:val="both"/>
        <w:rPr>
          <w:ins w:id="5237" w:author="Chara Katiri" w:date="2015-05-02T15:33:00Z"/>
          <w:rFonts w:ascii="Times" w:eastAsia="Times New Roman" w:hAnsi="Times" w:cs="Times New Roman"/>
          <w:sz w:val="22"/>
          <w:szCs w:val="22"/>
          <w:lang w:val="en-GB"/>
          <w:rPrChange w:id="5238" w:author="Chara Katiri" w:date="2015-05-12T13:05:00Z">
            <w:rPr>
              <w:ins w:id="5239" w:author="Chara Katiri" w:date="2015-05-02T15:33:00Z"/>
              <w:rFonts w:ascii="Times" w:eastAsia="Times New Roman" w:hAnsi="Times" w:cs="Times New Roman"/>
              <w:sz w:val="22"/>
              <w:szCs w:val="22"/>
              <w:lang w:val="en-GB"/>
            </w:rPr>
          </w:rPrChange>
        </w:rPr>
        <w:pPrChange w:id="5240" w:author="Chara Katiri" w:date="2015-05-12T13:05:00Z">
          <w:pPr>
            <w:spacing w:line="360" w:lineRule="auto"/>
            <w:contextualSpacing/>
            <w:jc w:val="both"/>
          </w:pPr>
        </w:pPrChange>
      </w:pPr>
      <w:ins w:id="5241" w:author="Chara Katiri" w:date="2015-05-02T15:33:00Z">
        <w:r w:rsidRPr="00F758B3">
          <w:rPr>
            <w:rFonts w:ascii="Times" w:eastAsia="Times New Roman" w:hAnsi="Times" w:cs="Times New Roman"/>
            <w:sz w:val="22"/>
            <w:szCs w:val="22"/>
            <w:lang w:val="en-GB"/>
            <w:rPrChange w:id="5242" w:author="Chara Katiri" w:date="2015-05-12T13:05:00Z">
              <w:rPr>
                <w:rFonts w:ascii="Times" w:eastAsia="Times New Roman" w:hAnsi="Times" w:cs="Times New Roman"/>
                <w:sz w:val="22"/>
                <w:szCs w:val="22"/>
                <w:lang w:val="en-GB"/>
              </w:rPr>
            </w:rPrChange>
          </w:rPr>
          <w:t xml:space="preserve">The diagram below </w:t>
        </w:r>
      </w:ins>
      <w:ins w:id="5243" w:author="Chara Katiri" w:date="2015-05-12T14:01:00Z">
        <w:r w:rsidR="002C7F76">
          <w:rPr>
            <w:rFonts w:ascii="Times" w:eastAsia="Times New Roman" w:hAnsi="Times" w:cs="Times New Roman"/>
            <w:sz w:val="22"/>
            <w:szCs w:val="22"/>
            <w:lang w:val="en-GB"/>
          </w:rPr>
          <w:t>illustrates</w:t>
        </w:r>
      </w:ins>
      <w:ins w:id="5244" w:author="Chara Katiri" w:date="2015-05-02T15:33:00Z">
        <w:r w:rsidRPr="00F758B3">
          <w:rPr>
            <w:rFonts w:ascii="Times" w:eastAsia="Times New Roman" w:hAnsi="Times" w:cs="Times New Roman"/>
            <w:sz w:val="22"/>
            <w:szCs w:val="22"/>
            <w:lang w:val="en-GB"/>
            <w:rPrChange w:id="5245" w:author="Chara Katiri" w:date="2015-05-12T13:05:00Z">
              <w:rPr>
                <w:rFonts w:ascii="Times" w:eastAsia="Times New Roman" w:hAnsi="Times" w:cs="Times New Roman"/>
                <w:sz w:val="22"/>
                <w:szCs w:val="22"/>
                <w:lang w:val="en-GB"/>
              </w:rPr>
            </w:rPrChange>
          </w:rPr>
          <w:t xml:space="preserve"> the detailed list of actions that each is module is responsible for.</w:t>
        </w:r>
      </w:ins>
    </w:p>
    <w:p w14:paraId="33105B5B" w14:textId="77777777" w:rsidR="007429B4" w:rsidRPr="00F758B3" w:rsidRDefault="00136F17" w:rsidP="00F758B3">
      <w:pPr>
        <w:keepNext/>
        <w:spacing w:line="360" w:lineRule="auto"/>
        <w:contextualSpacing/>
        <w:jc w:val="both"/>
        <w:rPr>
          <w:ins w:id="5246" w:author="Chara Katiri" w:date="2015-05-09T13:15:00Z"/>
          <w:rFonts w:ascii="Times" w:hAnsi="Times"/>
          <w:sz w:val="22"/>
          <w:szCs w:val="22"/>
          <w:rPrChange w:id="5247" w:author="Chara Katiri" w:date="2015-05-12T13:05:00Z">
            <w:rPr>
              <w:ins w:id="5248" w:author="Chara Katiri" w:date="2015-05-09T13:15:00Z"/>
            </w:rPr>
          </w:rPrChange>
        </w:rPr>
        <w:pPrChange w:id="5249" w:author="Chara Katiri" w:date="2015-05-12T13:05:00Z">
          <w:pPr>
            <w:spacing w:line="360" w:lineRule="auto"/>
            <w:contextualSpacing/>
            <w:jc w:val="both"/>
          </w:pPr>
        </w:pPrChange>
      </w:pPr>
      <w:ins w:id="5250" w:author="Chara Katiri" w:date="2015-05-02T15:33:00Z">
        <w:r w:rsidRPr="00F758B3">
          <w:rPr>
            <w:rFonts w:ascii="Times" w:eastAsia="Times New Roman" w:hAnsi="Times" w:cs="Times New Roman"/>
            <w:noProof/>
            <w:sz w:val="22"/>
            <w:szCs w:val="22"/>
            <w:rPrChange w:id="5251" w:author="Chara Katiri" w:date="2015-05-12T13:05:00Z">
              <w:rPr>
                <w:noProof/>
              </w:rPr>
            </w:rPrChange>
          </w:rPr>
          <w:drawing>
            <wp:inline distT="0" distB="0" distL="0" distR="0" wp14:anchorId="033326AA" wp14:editId="5C5EEA4C">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455FB1C2" w14:textId="615AC239" w:rsidR="00136F17" w:rsidRPr="00F758B3" w:rsidRDefault="007429B4" w:rsidP="00F758B3">
      <w:pPr>
        <w:pStyle w:val="Caption"/>
        <w:spacing w:line="360" w:lineRule="auto"/>
        <w:contextualSpacing/>
        <w:jc w:val="both"/>
        <w:rPr>
          <w:ins w:id="5252" w:author="Chara Katiri" w:date="2015-05-02T15:33:00Z"/>
          <w:rFonts w:ascii="Times" w:eastAsia="Times New Roman" w:hAnsi="Times" w:cs="Times New Roman"/>
          <w:sz w:val="22"/>
          <w:szCs w:val="22"/>
          <w:lang w:val="en-GB"/>
          <w:rPrChange w:id="5253" w:author="Chara Katiri" w:date="2015-05-12T13:05:00Z">
            <w:rPr>
              <w:ins w:id="5254" w:author="Chara Katiri" w:date="2015-05-02T15:33:00Z"/>
              <w:rFonts w:ascii="Times" w:eastAsia="Times New Roman" w:hAnsi="Times" w:cs="Times New Roman"/>
              <w:sz w:val="22"/>
              <w:szCs w:val="22"/>
              <w:lang w:val="en-GB"/>
            </w:rPr>
          </w:rPrChange>
        </w:rPr>
        <w:pPrChange w:id="5255" w:author="Chara Katiri" w:date="2015-05-12T13:05:00Z">
          <w:pPr>
            <w:spacing w:line="360" w:lineRule="auto"/>
            <w:contextualSpacing/>
            <w:jc w:val="both"/>
          </w:pPr>
        </w:pPrChange>
      </w:pPr>
      <w:ins w:id="5256" w:author="Chara Katiri" w:date="2015-05-09T13:15:00Z">
        <w:r w:rsidRPr="00F758B3">
          <w:rPr>
            <w:rFonts w:ascii="Times" w:hAnsi="Times"/>
            <w:sz w:val="22"/>
            <w:szCs w:val="22"/>
            <w:rPrChange w:id="5257" w:author="Chara Katiri" w:date="2015-05-12T13:05:00Z">
              <w:rPr/>
            </w:rPrChange>
          </w:rPr>
          <w:t xml:space="preserve">Figure 7: Description of modules </w:t>
        </w:r>
      </w:ins>
    </w:p>
    <w:p w14:paraId="0A4F59C3" w14:textId="77777777" w:rsidR="00136F17" w:rsidRPr="00F758B3" w:rsidRDefault="00136F17" w:rsidP="00F758B3">
      <w:pPr>
        <w:spacing w:line="360" w:lineRule="auto"/>
        <w:contextualSpacing/>
        <w:jc w:val="both"/>
        <w:rPr>
          <w:rFonts w:ascii="Times" w:eastAsia="Times New Roman" w:hAnsi="Times" w:cs="Times New Roman"/>
          <w:sz w:val="22"/>
          <w:szCs w:val="22"/>
          <w:lang w:val="en-GB"/>
          <w:rPrChange w:id="5258" w:author="Chara Katiri" w:date="2015-05-12T13:05:00Z">
            <w:rPr>
              <w:rFonts w:ascii="Times" w:eastAsia="Times New Roman" w:hAnsi="Times" w:cs="Times New Roman"/>
              <w:sz w:val="22"/>
              <w:szCs w:val="22"/>
              <w:lang w:val="en-GB"/>
            </w:rPr>
          </w:rPrChange>
        </w:rPr>
        <w:pPrChange w:id="5259" w:author="Chara Katiri" w:date="2015-05-12T13:05:00Z">
          <w:pPr>
            <w:spacing w:line="360" w:lineRule="auto"/>
            <w:contextualSpacing/>
            <w:jc w:val="both"/>
          </w:pPr>
        </w:pPrChange>
      </w:pPr>
    </w:p>
    <w:p w14:paraId="3591B340" w14:textId="225DE822" w:rsidR="001F7690" w:rsidRPr="00F758B3" w:rsidRDefault="001F7690" w:rsidP="00F758B3">
      <w:pPr>
        <w:spacing w:line="360" w:lineRule="auto"/>
        <w:contextualSpacing/>
        <w:jc w:val="both"/>
        <w:rPr>
          <w:ins w:id="5260" w:author="Chara Katiri" w:date="2015-04-11T05:30:00Z"/>
          <w:rFonts w:ascii="Times" w:hAnsi="Times" w:cs="Times New Roman"/>
          <w:sz w:val="22"/>
          <w:szCs w:val="22"/>
          <w:rPrChange w:id="5261" w:author="Chara Katiri" w:date="2015-05-12T13:05:00Z">
            <w:rPr>
              <w:ins w:id="5262" w:author="Chara Katiri" w:date="2015-04-11T05:30:00Z"/>
              <w:rFonts w:ascii="Times" w:eastAsia="Times New Roman" w:hAnsi="Times" w:cs="Arial"/>
              <w:i/>
              <w:sz w:val="22"/>
              <w:szCs w:val="22"/>
              <w:shd w:val="clear" w:color="auto" w:fill="FFFFFF"/>
              <w:lang w:val="en-GB"/>
            </w:rPr>
          </w:rPrChange>
        </w:rPr>
        <w:pPrChange w:id="5263" w:author="Chara Katiri" w:date="2015-05-12T13:05:00Z">
          <w:pPr>
            <w:pStyle w:val="ListParagraph"/>
            <w:numPr>
              <w:numId w:val="5"/>
            </w:numPr>
            <w:spacing w:line="360" w:lineRule="auto"/>
            <w:ind w:left="709" w:hanging="283"/>
            <w:jc w:val="both"/>
          </w:pPr>
        </w:pPrChange>
      </w:pPr>
    </w:p>
    <w:p w14:paraId="73D4FBD3" w14:textId="563F03CD" w:rsidR="00F665D6" w:rsidRPr="00401BC9" w:rsidRDefault="00B76EE3" w:rsidP="00401BC9">
      <w:pPr>
        <w:spacing w:line="360" w:lineRule="auto"/>
        <w:jc w:val="both"/>
        <w:rPr>
          <w:ins w:id="5264" w:author="Chara Katiri" w:date="2015-05-09T13:29:00Z"/>
          <w:rFonts w:ascii="Times" w:eastAsia="Times New Roman" w:hAnsi="Times" w:cs="Times New Roman"/>
          <w:i/>
          <w:sz w:val="22"/>
          <w:szCs w:val="22"/>
          <w:lang w:val="en-GB"/>
          <w:rPrChange w:id="5265" w:author="Chara Katiri" w:date="2015-05-12T13:50:00Z">
            <w:rPr>
              <w:ins w:id="5266" w:author="Chara Katiri" w:date="2015-05-09T13:29:00Z"/>
              <w:rFonts w:cs="Arial"/>
              <w:lang w:val="en-GB"/>
            </w:rPr>
          </w:rPrChange>
        </w:rPr>
        <w:pPrChange w:id="5267" w:author="Chara Katiri" w:date="2015-05-12T13:50:00Z">
          <w:pPr>
            <w:spacing w:line="360" w:lineRule="auto"/>
            <w:contextualSpacing/>
            <w:jc w:val="both"/>
          </w:pPr>
        </w:pPrChange>
      </w:pPr>
      <w:commentRangeStart w:id="5268"/>
      <w:r w:rsidRPr="00401BC9">
        <w:rPr>
          <w:rFonts w:ascii="Times" w:eastAsia="Times New Roman" w:hAnsi="Times" w:cs="Times New Roman"/>
          <w:i/>
          <w:sz w:val="22"/>
          <w:szCs w:val="22"/>
          <w:lang w:val="en-GB"/>
          <w:rPrChange w:id="5269" w:author="Chara Katiri" w:date="2015-05-12T13:50:00Z">
            <w:rPr>
              <w:rFonts w:ascii="Times" w:eastAsia="Times New Roman" w:hAnsi="Times" w:cs="Times New Roman"/>
              <w:i/>
              <w:sz w:val="22"/>
              <w:szCs w:val="22"/>
              <w:shd w:val="clear" w:color="auto" w:fill="FFFFFF"/>
              <w:lang w:val="en-GB"/>
            </w:rPr>
          </w:rPrChange>
        </w:rPr>
        <w:t>DispatcherServlet</w:t>
      </w:r>
      <w:ins w:id="5270" w:author="Chara Katiri" w:date="2015-05-12T13:52:00Z">
        <w:r w:rsidR="002C7F76">
          <w:rPr>
            <w:rFonts w:ascii="Times" w:eastAsia="Times New Roman" w:hAnsi="Times" w:cs="Times New Roman"/>
            <w:i/>
            <w:sz w:val="22"/>
            <w:szCs w:val="22"/>
            <w:lang w:val="en-GB"/>
          </w:rPr>
          <w:t>:</w:t>
        </w:r>
      </w:ins>
      <w:ins w:id="5271" w:author="Chara Katiri" w:date="2015-04-11T05:26:00Z">
        <w:r w:rsidR="002F4F3C" w:rsidRPr="00401BC9">
          <w:rPr>
            <w:rFonts w:ascii="Times" w:eastAsia="Times New Roman" w:hAnsi="Times" w:cs="Times New Roman"/>
            <w:i/>
            <w:sz w:val="22"/>
            <w:szCs w:val="22"/>
            <w:lang w:val="en-GB"/>
            <w:rPrChange w:id="5272" w:author="Chara Katiri" w:date="2015-05-12T13:50:00Z">
              <w:rPr>
                <w:rFonts w:ascii="Times" w:eastAsia="Times New Roman" w:hAnsi="Times" w:cs="Times New Roman"/>
                <w:i/>
                <w:sz w:val="22"/>
                <w:szCs w:val="22"/>
                <w:shd w:val="clear" w:color="auto" w:fill="FFFFFF"/>
                <w:lang w:val="en-GB"/>
              </w:rPr>
            </w:rPrChange>
          </w:rPr>
          <w:t xml:space="preserve"> </w:t>
        </w:r>
      </w:ins>
      <w:commentRangeEnd w:id="5268"/>
      <w:ins w:id="5273" w:author="Chara Katiri" w:date="2015-05-12T13:51:00Z">
        <w:r w:rsidR="002C7F76">
          <w:rPr>
            <w:rStyle w:val="CommentReference"/>
          </w:rPr>
          <w:commentReference w:id="5268"/>
        </w:r>
      </w:ins>
    </w:p>
    <w:p w14:paraId="7361D392" w14:textId="2F9EC87A" w:rsidR="00B76EE3" w:rsidRPr="00AC7486" w:rsidDel="005605F5" w:rsidRDefault="00401BC9" w:rsidP="00AC7486">
      <w:pPr>
        <w:pStyle w:val="ListParagraph"/>
        <w:numPr>
          <w:ilvl w:val="0"/>
          <w:numId w:val="5"/>
        </w:numPr>
        <w:spacing w:line="360" w:lineRule="auto"/>
        <w:ind w:left="709" w:firstLine="567"/>
        <w:jc w:val="both"/>
        <w:rPr>
          <w:del w:id="5275" w:author="Chara Katiri" w:date="2015-05-09T13:49:00Z"/>
          <w:rFonts w:ascii="Times" w:eastAsia="Times New Roman" w:hAnsi="Times" w:cs="Times New Roman"/>
          <w:sz w:val="22"/>
          <w:szCs w:val="22"/>
          <w:lang w:val="en-GB"/>
          <w:rPrChange w:id="5276" w:author="Chara Katiri" w:date="2015-05-12T15:22:00Z">
            <w:rPr>
              <w:del w:id="5277" w:author="Chara Katiri" w:date="2015-05-09T13:49:00Z"/>
              <w:rFonts w:ascii="Times" w:eastAsia="Times New Roman" w:hAnsi="Times" w:cs="Times New Roman"/>
              <w:i/>
              <w:sz w:val="22"/>
              <w:szCs w:val="22"/>
              <w:shd w:val="clear" w:color="auto" w:fill="FFFFFF"/>
              <w:lang w:val="en-GB"/>
            </w:rPr>
          </w:rPrChange>
        </w:rPr>
        <w:pPrChange w:id="5278" w:author="Chara Katiri" w:date="2015-05-12T15:22:00Z">
          <w:pPr>
            <w:pStyle w:val="ListParagraph"/>
            <w:numPr>
              <w:numId w:val="5"/>
            </w:numPr>
            <w:spacing w:line="360" w:lineRule="auto"/>
            <w:ind w:left="709" w:hanging="283"/>
            <w:jc w:val="both"/>
          </w:pPr>
        </w:pPrChange>
      </w:pPr>
      <w:ins w:id="5279" w:author="Chara Katiri" w:date="2015-05-12T13:50:00Z">
        <w:r w:rsidRPr="00401BC9">
          <w:rPr>
            <w:rFonts w:ascii="Times" w:eastAsia="Times New Roman" w:hAnsi="Times" w:cs="Times New Roman"/>
            <w:i/>
            <w:sz w:val="22"/>
            <w:szCs w:val="22"/>
            <w:shd w:val="clear" w:color="auto" w:fill="FFFFFF"/>
            <w:lang w:val="en-GB"/>
            <w:rPrChange w:id="5280" w:author="Chara Katiri" w:date="2015-05-12T13:50:00Z">
              <w:rPr>
                <w:rFonts w:ascii="Times" w:eastAsia="Times New Roman" w:hAnsi="Times" w:cs="Times New Roman"/>
                <w:i/>
                <w:sz w:val="22"/>
                <w:szCs w:val="22"/>
                <w:highlight w:val="yellow"/>
                <w:shd w:val="clear" w:color="auto" w:fill="FFFFFF"/>
                <w:lang w:val="en-GB"/>
              </w:rPr>
            </w:rPrChange>
          </w:rPr>
          <w:tab/>
        </w:r>
      </w:ins>
      <w:ins w:id="5281" w:author="Chara Katiri" w:date="2015-05-12T13:59:00Z">
        <w:r w:rsidR="002C7F76" w:rsidRPr="00AC7486">
          <w:rPr>
            <w:rFonts w:ascii="Times" w:eastAsia="Times New Roman" w:hAnsi="Times" w:cs="Times New Roman"/>
            <w:sz w:val="22"/>
            <w:szCs w:val="22"/>
            <w:lang w:val="en-GB"/>
            <w:rPrChange w:id="5282" w:author="Chara Katiri" w:date="2015-05-12T15:22:00Z">
              <w:rPr>
                <w:rFonts w:ascii="Times" w:eastAsia="Times New Roman" w:hAnsi="Times" w:cs="Arial"/>
                <w:sz w:val="22"/>
                <w:szCs w:val="22"/>
                <w:lang w:val="en-GB"/>
              </w:rPr>
            </w:rPrChange>
          </w:rPr>
          <w:t>How the Controllers in Spring MVC Framework are related to the Controllers in MVC</w:t>
        </w:r>
        <w:r w:rsidR="002C7F76" w:rsidRPr="00AC7486">
          <w:rPr>
            <w:rFonts w:eastAsia="Times New Roman" w:cs="Times New Roman"/>
            <w:lang w:val="en-GB"/>
            <w:rPrChange w:id="5283" w:author="Chara Katiri" w:date="2015-05-12T15:22:00Z">
              <w:rPr>
                <w:rStyle w:val="CommentReference"/>
                <w:rFonts w:ascii="Times" w:hAnsi="Times"/>
                <w:sz w:val="22"/>
                <w:szCs w:val="22"/>
              </w:rPr>
            </w:rPrChange>
          </w:rPr>
          <w:annotationRef/>
        </w:r>
        <w:r w:rsidR="002C7F76" w:rsidRPr="00AC7486">
          <w:rPr>
            <w:rFonts w:ascii="Times" w:eastAsia="Times New Roman" w:hAnsi="Times" w:cs="Times New Roman"/>
            <w:sz w:val="22"/>
            <w:szCs w:val="22"/>
            <w:lang w:val="en-GB"/>
            <w:rPrChange w:id="5284" w:author="Chara Katiri" w:date="2015-05-12T15:22:00Z">
              <w:rPr>
                <w:rFonts w:ascii="Times" w:eastAsia="Times New Roman" w:hAnsi="Times" w:cs="Arial"/>
                <w:sz w:val="22"/>
                <w:szCs w:val="22"/>
                <w:lang w:val="en-GB"/>
              </w:rPr>
            </w:rPrChange>
          </w:rPr>
          <w:t xml:space="preserve">: </w:t>
        </w:r>
      </w:ins>
      <w:ins w:id="5285" w:author="Chara Katiri" w:date="2015-05-12T13:55:00Z">
        <w:r w:rsidR="002C7F76" w:rsidRPr="00AC7486">
          <w:rPr>
            <w:rFonts w:ascii="Times" w:eastAsia="Times New Roman" w:hAnsi="Times" w:cs="Times New Roman"/>
            <w:sz w:val="22"/>
            <w:szCs w:val="22"/>
            <w:lang w:val="en-GB"/>
            <w:rPrChange w:id="5286" w:author="Chara Katiri" w:date="2015-05-12T15:22:00Z">
              <w:rPr>
                <w:rFonts w:ascii="Times" w:eastAsia="Times New Roman" w:hAnsi="Times" w:cs="Times New Roman"/>
                <w:sz w:val="22"/>
                <w:szCs w:val="22"/>
                <w:shd w:val="clear" w:color="auto" w:fill="FFFFFF"/>
                <w:lang w:val="en-GB"/>
              </w:rPr>
            </w:rPrChange>
          </w:rPr>
          <w:t xml:space="preserve">The MVC design pattern in Spring MVC Framework is designed around the </w:t>
        </w:r>
      </w:ins>
      <w:ins w:id="5287" w:author="Chara Katiri" w:date="2015-05-12T13:56:00Z">
        <w:r w:rsidR="002C7F76" w:rsidRPr="00AC7486">
          <w:rPr>
            <w:rFonts w:ascii="Times" w:eastAsia="Times New Roman" w:hAnsi="Times" w:cs="Times New Roman"/>
            <w:sz w:val="22"/>
            <w:szCs w:val="22"/>
            <w:lang w:val="en-GB"/>
            <w:rPrChange w:id="5288" w:author="Chara Katiri" w:date="2015-05-12T15:22:00Z">
              <w:rPr>
                <w:rFonts w:ascii="Times" w:eastAsia="Times New Roman" w:hAnsi="Times" w:cs="Times New Roman"/>
                <w:sz w:val="22"/>
                <w:szCs w:val="22"/>
                <w:shd w:val="clear" w:color="auto" w:fill="FFFFFF"/>
                <w:lang w:val="en-GB"/>
              </w:rPr>
            </w:rPrChange>
          </w:rPr>
          <w:t xml:space="preserve">DispatcherServlet. The DispatcherServlet is responsible </w:t>
        </w:r>
      </w:ins>
      <w:ins w:id="5289" w:author="Chara Katiri" w:date="2015-05-12T13:58:00Z">
        <w:r w:rsidR="002C7F76" w:rsidRPr="00AC7486">
          <w:rPr>
            <w:rFonts w:ascii="Times" w:eastAsia="Times New Roman" w:hAnsi="Times" w:cs="Times New Roman"/>
            <w:sz w:val="22"/>
            <w:szCs w:val="22"/>
            <w:lang w:val="en-GB"/>
            <w:rPrChange w:id="5290" w:author="Chara Katiri" w:date="2015-05-12T15:22:00Z">
              <w:rPr>
                <w:rFonts w:ascii="Times" w:eastAsia="Times New Roman" w:hAnsi="Times" w:cs="Times New Roman"/>
                <w:sz w:val="22"/>
                <w:szCs w:val="22"/>
                <w:shd w:val="clear" w:color="auto" w:fill="FFFFFF"/>
                <w:lang w:val="en-GB"/>
              </w:rPr>
            </w:rPrChange>
          </w:rPr>
          <w:t xml:space="preserve">for the management of all the HTPP requests and responses. </w:t>
        </w:r>
      </w:ins>
    </w:p>
    <w:p w14:paraId="64C6C6DA" w14:textId="75DD7FD8" w:rsidR="00F758B3" w:rsidRPr="00AC7486" w:rsidRDefault="00401BC9" w:rsidP="00AC7486">
      <w:pPr>
        <w:spacing w:line="360" w:lineRule="auto"/>
        <w:ind w:firstLine="567"/>
        <w:contextualSpacing/>
        <w:jc w:val="both"/>
        <w:rPr>
          <w:ins w:id="5291" w:author="Chara Katiri" w:date="2015-05-12T13:19:00Z"/>
          <w:rFonts w:ascii="Times" w:eastAsia="Times New Roman" w:hAnsi="Times" w:cs="Times New Roman"/>
          <w:sz w:val="22"/>
          <w:szCs w:val="22"/>
          <w:lang w:val="en-GB"/>
          <w:rPrChange w:id="5292" w:author="Chara Katiri" w:date="2015-05-12T15:22:00Z">
            <w:rPr>
              <w:ins w:id="5293" w:author="Chara Katiri" w:date="2015-05-12T13:19:00Z"/>
              <w:rFonts w:ascii="Times" w:eastAsia="Times New Roman" w:hAnsi="Times" w:cs="Arial"/>
              <w:sz w:val="22"/>
              <w:szCs w:val="22"/>
              <w:lang w:val="en-GB"/>
            </w:rPr>
          </w:rPrChange>
        </w:rPr>
        <w:pPrChange w:id="5294" w:author="Chara Katiri" w:date="2015-05-12T15:22:00Z">
          <w:pPr>
            <w:spacing w:line="360" w:lineRule="auto"/>
            <w:contextualSpacing/>
            <w:jc w:val="both"/>
          </w:pPr>
        </w:pPrChange>
      </w:pPr>
      <w:ins w:id="5295" w:author="Chara Katiri" w:date="2015-05-12T13:50:00Z">
        <w:r w:rsidRPr="00AC7486">
          <w:rPr>
            <w:rFonts w:ascii="Times" w:eastAsia="Times New Roman" w:hAnsi="Times" w:cs="Times New Roman"/>
            <w:sz w:val="22"/>
            <w:szCs w:val="22"/>
            <w:lang w:val="en-GB"/>
            <w:rPrChange w:id="5296" w:author="Chara Katiri" w:date="2015-05-12T15:22:00Z">
              <w:rPr>
                <w:rFonts w:ascii="Times" w:eastAsia="Times New Roman" w:hAnsi="Times" w:cs="Arial"/>
                <w:sz w:val="22"/>
                <w:szCs w:val="22"/>
                <w:lang w:val="en-GB"/>
              </w:rPr>
            </w:rPrChange>
          </w:rPr>
          <w:t xml:space="preserve">The diagram below </w:t>
        </w:r>
      </w:ins>
      <w:ins w:id="5297" w:author="Chara Katiri" w:date="2015-05-12T14:01:00Z">
        <w:r w:rsidR="002C7F76" w:rsidRPr="00AC7486">
          <w:rPr>
            <w:rFonts w:ascii="Times" w:eastAsia="Times New Roman" w:hAnsi="Times" w:cs="Times New Roman"/>
            <w:sz w:val="22"/>
            <w:szCs w:val="22"/>
            <w:lang w:val="en-GB"/>
            <w:rPrChange w:id="5298" w:author="Chara Katiri" w:date="2015-05-12T15:22:00Z">
              <w:rPr>
                <w:rFonts w:ascii="Times" w:eastAsia="Times New Roman" w:hAnsi="Times" w:cs="Arial"/>
                <w:sz w:val="22"/>
                <w:szCs w:val="22"/>
                <w:lang w:val="en-GB"/>
              </w:rPr>
            </w:rPrChange>
          </w:rPr>
          <w:t>illustrates</w:t>
        </w:r>
      </w:ins>
      <w:ins w:id="5299" w:author="Chara Katiri" w:date="2015-05-12T14:00:00Z">
        <w:r w:rsidR="002C7F76" w:rsidRPr="00AC7486">
          <w:rPr>
            <w:rFonts w:ascii="Times" w:eastAsia="Times New Roman" w:hAnsi="Times" w:cs="Times New Roman"/>
            <w:sz w:val="22"/>
            <w:szCs w:val="22"/>
            <w:lang w:val="en-GB"/>
            <w:rPrChange w:id="5300" w:author="Chara Katiri" w:date="2015-05-12T15:22:00Z">
              <w:rPr>
                <w:rFonts w:ascii="Times" w:eastAsia="Times New Roman" w:hAnsi="Times" w:cs="Arial"/>
                <w:sz w:val="22"/>
                <w:szCs w:val="22"/>
                <w:lang w:val="en-GB"/>
              </w:rPr>
            </w:rPrChange>
          </w:rPr>
          <w:t xml:space="preserve"> the </w:t>
        </w:r>
      </w:ins>
      <w:ins w:id="5301" w:author="Chara Katiri" w:date="2015-05-12T14:49:00Z">
        <w:r w:rsidR="009448FB" w:rsidRPr="00AC7486">
          <w:rPr>
            <w:rFonts w:ascii="Times" w:eastAsia="Times New Roman" w:hAnsi="Times" w:cs="Times New Roman"/>
            <w:sz w:val="22"/>
            <w:szCs w:val="22"/>
            <w:lang w:val="en-GB"/>
            <w:rPrChange w:id="5302" w:author="Chara Katiri" w:date="2015-05-12T15:22:00Z">
              <w:rPr>
                <w:rFonts w:ascii="Times" w:eastAsia="Times New Roman" w:hAnsi="Times" w:cs="Arial"/>
                <w:sz w:val="22"/>
                <w:szCs w:val="22"/>
                <w:lang w:val="en-GB"/>
              </w:rPr>
            </w:rPrChange>
          </w:rPr>
          <w:t xml:space="preserve">request processing workflow of Spring MVC DispatcherServlet. </w:t>
        </w:r>
      </w:ins>
    </w:p>
    <w:p w14:paraId="2346220D" w14:textId="77777777" w:rsidR="00F758B3" w:rsidRPr="000107C7" w:rsidRDefault="00F758B3" w:rsidP="00F758B3">
      <w:pPr>
        <w:keepNext/>
        <w:spacing w:line="360" w:lineRule="auto"/>
        <w:contextualSpacing/>
        <w:jc w:val="both"/>
        <w:rPr>
          <w:ins w:id="5303" w:author="Chara Katiri" w:date="2015-05-12T13:19:00Z"/>
          <w:rFonts w:ascii="Times" w:hAnsi="Times"/>
          <w:sz w:val="22"/>
          <w:szCs w:val="22"/>
        </w:rPr>
      </w:pPr>
      <w:ins w:id="5304" w:author="Chara Katiri" w:date="2015-05-12T13:19:00Z">
        <w:r w:rsidRPr="000107C7">
          <w:rPr>
            <w:rFonts w:ascii="Times" w:eastAsia="Times New Roman" w:hAnsi="Times" w:cs="Times New Roman"/>
            <w:noProof/>
            <w:sz w:val="22"/>
            <w:szCs w:val="22"/>
            <w:shd w:val="clear" w:color="auto" w:fill="FFFFFF"/>
          </w:rPr>
          <w:drawing>
            <wp:inline distT="0" distB="0" distL="0" distR="0" wp14:anchorId="740FEC5E" wp14:editId="21EBCB9C">
              <wp:extent cx="5715000" cy="3614057"/>
              <wp:effectExtent l="0" t="0" r="0" b="0"/>
              <wp:docPr id="21" name="Picture 21"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9505E4" w14:textId="77777777" w:rsidR="00F758B3" w:rsidRPr="000107C7" w:rsidRDefault="00F758B3" w:rsidP="00F758B3">
      <w:pPr>
        <w:pStyle w:val="Caption"/>
        <w:spacing w:line="360" w:lineRule="auto"/>
        <w:contextualSpacing/>
        <w:jc w:val="both"/>
        <w:rPr>
          <w:ins w:id="5305" w:author="Chara Katiri" w:date="2015-05-12T13:19:00Z"/>
          <w:rFonts w:ascii="Times" w:hAnsi="Times" w:cs="Times New Roman"/>
          <w:sz w:val="22"/>
          <w:szCs w:val="22"/>
        </w:rPr>
      </w:pPr>
      <w:ins w:id="5306" w:author="Chara Katiri" w:date="2015-05-12T13:19:00Z">
        <w:r w:rsidRPr="000107C7">
          <w:rPr>
            <w:rFonts w:ascii="Times" w:hAnsi="Times"/>
            <w:sz w:val="22"/>
            <w:szCs w:val="22"/>
          </w:rPr>
          <w:t xml:space="preserve">Figure 8: Request processing workflow in Spring MVC </w:t>
        </w:r>
      </w:ins>
    </w:p>
    <w:p w14:paraId="6FB3B919" w14:textId="77777777" w:rsidR="00F758B3" w:rsidRDefault="00F758B3" w:rsidP="00F758B3">
      <w:pPr>
        <w:spacing w:line="360" w:lineRule="auto"/>
        <w:contextualSpacing/>
        <w:jc w:val="both"/>
        <w:rPr>
          <w:ins w:id="5307" w:author="Chara Katiri" w:date="2015-05-02T15:35:00Z"/>
          <w:rFonts w:ascii="Times" w:eastAsia="Times New Roman" w:hAnsi="Times" w:cs="Arial"/>
          <w:sz w:val="22"/>
          <w:szCs w:val="22"/>
          <w:lang w:val="en-GB"/>
          <w:rPrChange w:id="5308" w:author="Chara Katiri" w:date="2015-05-12T13:05:00Z">
            <w:rPr>
              <w:ins w:id="5309" w:author="Chara Katiri" w:date="2015-05-02T15:35:00Z"/>
              <w:rFonts w:ascii="Times" w:eastAsia="Times New Roman" w:hAnsi="Times" w:cs="Arial"/>
              <w:sz w:val="22"/>
              <w:szCs w:val="22"/>
              <w:lang w:val="en-GB"/>
            </w:rPr>
          </w:rPrChange>
        </w:rPr>
        <w:pPrChange w:id="5310" w:author="Chara Katiri" w:date="2015-05-12T13:05:00Z">
          <w:pPr>
            <w:spacing w:line="360" w:lineRule="auto"/>
            <w:contextualSpacing/>
            <w:jc w:val="both"/>
          </w:pPr>
        </w:pPrChange>
      </w:pPr>
    </w:p>
    <w:p w14:paraId="4D7E86EA" w14:textId="77777777" w:rsidR="009448FB" w:rsidRDefault="002F4F3C" w:rsidP="00F758B3">
      <w:pPr>
        <w:spacing w:line="360" w:lineRule="auto"/>
        <w:contextualSpacing/>
        <w:jc w:val="both"/>
        <w:rPr>
          <w:ins w:id="5311" w:author="Chara Katiri" w:date="2015-05-12T14:50:00Z"/>
          <w:rFonts w:ascii="Times" w:eastAsia="Times New Roman" w:hAnsi="Times" w:cs="Times New Roman"/>
          <w:sz w:val="22"/>
          <w:szCs w:val="22"/>
          <w:shd w:val="clear" w:color="auto" w:fill="FFFFFF"/>
          <w:lang w:val="en-GB"/>
        </w:rPr>
        <w:pPrChange w:id="5312" w:author="Chara Katiri" w:date="2015-05-12T13:05:00Z">
          <w:pPr>
            <w:spacing w:line="360" w:lineRule="auto"/>
            <w:contextualSpacing/>
            <w:jc w:val="both"/>
          </w:pPr>
        </w:pPrChange>
      </w:pPr>
      <w:ins w:id="5313" w:author="Chara Katiri" w:date="2015-04-11T05:25:00Z">
        <w:r w:rsidRPr="00F758B3">
          <w:rPr>
            <w:rFonts w:ascii="Times" w:eastAsia="Times New Roman" w:hAnsi="Times" w:cs="Times New Roman"/>
            <w:sz w:val="22"/>
            <w:szCs w:val="22"/>
            <w:lang w:val="en-GB"/>
            <w:rPrChange w:id="5314" w:author="Chara Katiri" w:date="2015-05-12T13:05:00Z">
              <w:rPr>
                <w:rFonts w:ascii="Times" w:eastAsia="Times New Roman" w:hAnsi="Times" w:cs="Times New Roman"/>
                <w:sz w:val="22"/>
                <w:szCs w:val="22"/>
                <w:lang w:val="en-GB"/>
              </w:rPr>
            </w:rPrChange>
          </w:rPr>
          <w:t xml:space="preserve">The Controller(s) in </w:t>
        </w:r>
      </w:ins>
      <w:ins w:id="5315" w:author="Chara Katiri" w:date="2015-04-11T00:53:00Z">
        <w:r w:rsidR="00B76EE3" w:rsidRPr="00F758B3">
          <w:rPr>
            <w:rFonts w:ascii="Times" w:eastAsia="Times New Roman" w:hAnsi="Times" w:cs="Times New Roman"/>
            <w:sz w:val="22"/>
            <w:szCs w:val="22"/>
            <w:shd w:val="clear" w:color="auto" w:fill="FFFFFF"/>
            <w:lang w:val="en-GB"/>
            <w:rPrChange w:id="5316" w:author="Chara Katiri" w:date="2015-05-12T13:05:00Z">
              <w:rPr>
                <w:rFonts w:ascii="Times" w:eastAsia="Times New Roman" w:hAnsi="Times" w:cs="Times New Roman"/>
                <w:sz w:val="22"/>
                <w:szCs w:val="22"/>
                <w:shd w:val="clear" w:color="auto" w:fill="FFFFFF"/>
                <w:lang w:val="en-GB"/>
              </w:rPr>
            </w:rPrChange>
          </w:rPr>
          <w:t>Spring MVC</w:t>
        </w:r>
      </w:ins>
      <w:r w:rsidR="00B76EE3" w:rsidRPr="00F758B3">
        <w:rPr>
          <w:rFonts w:ascii="Times" w:eastAsia="Times New Roman" w:hAnsi="Times" w:cs="Times New Roman"/>
          <w:sz w:val="22"/>
          <w:szCs w:val="22"/>
          <w:shd w:val="clear" w:color="auto" w:fill="FFFFFF"/>
          <w:lang w:val="en-GB"/>
          <w:rPrChange w:id="5317" w:author="Chara Katiri" w:date="2015-05-12T13:05:00Z">
            <w:rPr>
              <w:rFonts w:ascii="Times" w:eastAsia="Times New Roman" w:hAnsi="Times" w:cs="Times New Roman"/>
              <w:sz w:val="22"/>
              <w:szCs w:val="22"/>
              <w:shd w:val="clear" w:color="auto" w:fill="FFFFFF"/>
              <w:lang w:val="en-GB"/>
            </w:rPr>
          </w:rPrChange>
        </w:rPr>
        <w:t xml:space="preserve"> </w:t>
      </w:r>
      <w:ins w:id="5318" w:author="Chara Katiri" w:date="2015-04-11T05:22:00Z">
        <w:r w:rsidRPr="00F758B3">
          <w:rPr>
            <w:rFonts w:ascii="Times" w:eastAsia="Times New Roman" w:hAnsi="Times" w:cs="Times New Roman"/>
            <w:sz w:val="22"/>
            <w:szCs w:val="22"/>
            <w:shd w:val="clear" w:color="auto" w:fill="FFFFFF"/>
            <w:lang w:val="en-GB"/>
            <w:rPrChange w:id="5319" w:author="Chara Katiri" w:date="2015-05-12T13:05:00Z">
              <w:rPr>
                <w:rFonts w:ascii="Times" w:eastAsia="Times New Roman" w:hAnsi="Times" w:cs="Times New Roman"/>
                <w:sz w:val="22"/>
                <w:szCs w:val="22"/>
                <w:shd w:val="clear" w:color="auto" w:fill="FFFFFF"/>
                <w:lang w:val="en-GB"/>
              </w:rPr>
            </w:rPrChange>
          </w:rPr>
          <w:t xml:space="preserve">Framework </w:t>
        </w:r>
      </w:ins>
      <w:r w:rsidR="00B76EE3" w:rsidRPr="00F758B3">
        <w:rPr>
          <w:rFonts w:ascii="Times" w:eastAsia="Times New Roman" w:hAnsi="Times" w:cs="Times New Roman"/>
          <w:sz w:val="22"/>
          <w:szCs w:val="22"/>
          <w:shd w:val="clear" w:color="auto" w:fill="FFFFFF"/>
          <w:lang w:val="en-GB"/>
          <w:rPrChange w:id="5320" w:author="Chara Katiri" w:date="2015-05-12T13:05:00Z">
            <w:rPr>
              <w:rFonts w:ascii="Times" w:eastAsia="Times New Roman" w:hAnsi="Times" w:cs="Times New Roman"/>
              <w:sz w:val="22"/>
              <w:szCs w:val="22"/>
              <w:shd w:val="clear" w:color="auto" w:fill="FFFFFF"/>
              <w:lang w:val="en-GB"/>
            </w:rPr>
          </w:rPrChange>
        </w:rPr>
        <w:t xml:space="preserve">make use of </w:t>
      </w:r>
      <w:ins w:id="5321" w:author="Chara Katiri" w:date="2015-04-11T05:24:00Z">
        <w:r w:rsidRPr="00F758B3">
          <w:rPr>
            <w:rFonts w:ascii="Times" w:eastAsia="Times New Roman" w:hAnsi="Times" w:cs="Times New Roman"/>
            <w:sz w:val="22"/>
            <w:szCs w:val="22"/>
            <w:shd w:val="clear" w:color="auto" w:fill="FFFFFF"/>
            <w:lang w:val="en-GB"/>
            <w:rPrChange w:id="5322" w:author="Chara Katiri" w:date="2015-05-12T13:05:00Z">
              <w:rPr>
                <w:rFonts w:ascii="Times" w:eastAsia="Times New Roman" w:hAnsi="Times" w:cs="Times New Roman"/>
                <w:sz w:val="22"/>
                <w:szCs w:val="22"/>
                <w:shd w:val="clear" w:color="auto" w:fill="FFFFFF"/>
                <w:lang w:val="en-GB"/>
              </w:rPr>
            </w:rPrChange>
          </w:rPr>
          <w:t xml:space="preserve">the Front </w:t>
        </w:r>
      </w:ins>
      <w:ins w:id="5323" w:author="Chara Katiri" w:date="2015-04-11T05:28:00Z">
        <w:r w:rsidRPr="00F758B3">
          <w:rPr>
            <w:rFonts w:ascii="Times" w:eastAsia="Times New Roman" w:hAnsi="Times" w:cs="Times New Roman"/>
            <w:sz w:val="22"/>
            <w:szCs w:val="22"/>
            <w:shd w:val="clear" w:color="auto" w:fill="FFFFFF"/>
            <w:lang w:val="en-GB"/>
            <w:rPrChange w:id="5324" w:author="Chara Katiri" w:date="2015-05-12T13:05:00Z">
              <w:rPr>
                <w:rFonts w:ascii="Times" w:eastAsia="Times New Roman" w:hAnsi="Times" w:cs="Times New Roman"/>
                <w:sz w:val="22"/>
                <w:szCs w:val="22"/>
                <w:shd w:val="clear" w:color="auto" w:fill="FFFFFF"/>
                <w:lang w:val="en-GB"/>
              </w:rPr>
            </w:rPrChange>
          </w:rPr>
          <w:t>Controller to</w:t>
        </w:r>
      </w:ins>
      <w:r w:rsidR="00B76EE3" w:rsidRPr="00F758B3">
        <w:rPr>
          <w:rFonts w:ascii="Times" w:eastAsia="Times New Roman" w:hAnsi="Times" w:cs="Times New Roman"/>
          <w:sz w:val="22"/>
          <w:szCs w:val="22"/>
          <w:shd w:val="clear" w:color="auto" w:fill="FFFFFF"/>
          <w:lang w:val="en-GB"/>
          <w:rPrChange w:id="5325" w:author="Chara Katiri" w:date="2015-05-12T13:05:00Z">
            <w:rPr>
              <w:rFonts w:ascii="Times" w:eastAsia="Times New Roman" w:hAnsi="Times" w:cs="Times New Roman"/>
              <w:sz w:val="22"/>
              <w:szCs w:val="22"/>
              <w:shd w:val="clear" w:color="auto" w:fill="FFFFFF"/>
              <w:lang w:val="en-GB"/>
            </w:rPr>
          </w:rPrChange>
        </w:rPr>
        <w:t xml:space="preserve"> dispatch requests to </w:t>
      </w:r>
      <w:ins w:id="5326" w:author="Chara Katiri" w:date="2015-04-11T05:26:00Z">
        <w:r w:rsidRPr="00F758B3">
          <w:rPr>
            <w:rFonts w:ascii="Times" w:eastAsia="Times New Roman" w:hAnsi="Times" w:cs="Times New Roman"/>
            <w:sz w:val="22"/>
            <w:szCs w:val="22"/>
            <w:shd w:val="clear" w:color="auto" w:fill="FFFFFF"/>
            <w:lang w:val="en-GB"/>
            <w:rPrChange w:id="5327" w:author="Chara Katiri" w:date="2015-05-12T13:05:00Z">
              <w:rPr>
                <w:rFonts w:ascii="Times" w:eastAsia="Times New Roman" w:hAnsi="Times" w:cs="Times New Roman"/>
                <w:sz w:val="22"/>
                <w:szCs w:val="22"/>
                <w:shd w:val="clear" w:color="auto" w:fill="FFFFFF"/>
                <w:lang w:val="en-GB"/>
              </w:rPr>
            </w:rPrChange>
          </w:rPr>
          <w:t>C</w:t>
        </w:r>
      </w:ins>
      <w:r w:rsidR="00B76EE3" w:rsidRPr="00F758B3">
        <w:rPr>
          <w:rFonts w:ascii="Times" w:eastAsia="Times New Roman" w:hAnsi="Times" w:cs="Times New Roman"/>
          <w:sz w:val="22"/>
          <w:szCs w:val="22"/>
          <w:shd w:val="clear" w:color="auto" w:fill="FFFFFF"/>
          <w:lang w:val="en-GB"/>
          <w:rPrChange w:id="5328" w:author="Chara Katiri" w:date="2015-05-12T13:05:00Z">
            <w:rPr>
              <w:rFonts w:ascii="Times" w:eastAsia="Times New Roman" w:hAnsi="Times" w:cs="Times New Roman"/>
              <w:sz w:val="22"/>
              <w:szCs w:val="22"/>
              <w:shd w:val="clear" w:color="auto" w:fill="FFFFFF"/>
              <w:lang w:val="en-GB"/>
            </w:rPr>
          </w:rPrChange>
        </w:rPr>
        <w:t>ontrollers</w:t>
      </w:r>
      <w:ins w:id="5329" w:author="Chara Katiri" w:date="2015-04-11T05:26:00Z">
        <w:r w:rsidRPr="00F758B3">
          <w:rPr>
            <w:rFonts w:ascii="Times" w:eastAsia="Times New Roman" w:hAnsi="Times" w:cs="Times New Roman"/>
            <w:sz w:val="22"/>
            <w:szCs w:val="22"/>
            <w:shd w:val="clear" w:color="auto" w:fill="FFFFFF"/>
            <w:lang w:val="en-GB"/>
            <w:rPrChange w:id="5330" w:author="Chara Katiri" w:date="2015-05-12T13:05:00Z">
              <w:rPr>
                <w:rFonts w:ascii="Times" w:eastAsia="Times New Roman" w:hAnsi="Times" w:cs="Times New Roman"/>
                <w:sz w:val="22"/>
                <w:szCs w:val="22"/>
                <w:shd w:val="clear" w:color="auto" w:fill="FFFFFF"/>
                <w:lang w:val="en-GB"/>
              </w:rPr>
            </w:rPrChange>
          </w:rPr>
          <w:t xml:space="preserve"> in MVC</w:t>
        </w:r>
      </w:ins>
      <w:r w:rsidR="00B76EE3" w:rsidRPr="00F758B3">
        <w:rPr>
          <w:rFonts w:ascii="Times" w:eastAsia="Times New Roman" w:hAnsi="Times" w:cs="Times New Roman"/>
          <w:sz w:val="22"/>
          <w:szCs w:val="22"/>
          <w:shd w:val="clear" w:color="auto" w:fill="FFFFFF"/>
          <w:lang w:val="en-GB"/>
          <w:rPrChange w:id="5331" w:author="Chara Katiri" w:date="2015-05-12T13:05:00Z">
            <w:rPr>
              <w:rFonts w:ascii="Times" w:eastAsia="Times New Roman" w:hAnsi="Times" w:cs="Times New Roman"/>
              <w:sz w:val="22"/>
              <w:szCs w:val="22"/>
              <w:shd w:val="clear" w:color="auto" w:fill="FFFFFF"/>
              <w:lang w:val="en-GB"/>
            </w:rPr>
          </w:rPrChange>
        </w:rPr>
        <w:t xml:space="preserve"> [10].  </w:t>
      </w:r>
      <w:ins w:id="5332" w:author="Chara Katiri" w:date="2015-04-11T05:27:00Z">
        <w:r w:rsidRPr="00F758B3">
          <w:rPr>
            <w:rFonts w:ascii="Times" w:eastAsia="Times New Roman" w:hAnsi="Times" w:cs="Times New Roman"/>
            <w:sz w:val="22"/>
            <w:szCs w:val="22"/>
            <w:shd w:val="clear" w:color="auto" w:fill="FFFFFF"/>
            <w:lang w:val="en-GB"/>
            <w:rPrChange w:id="5333" w:author="Chara Katiri" w:date="2015-05-12T13:05:00Z">
              <w:rPr>
                <w:rFonts w:ascii="Times" w:eastAsia="Times New Roman" w:hAnsi="Times" w:cs="Times New Roman"/>
                <w:sz w:val="22"/>
                <w:szCs w:val="22"/>
                <w:shd w:val="clear" w:color="auto" w:fill="FFFFFF"/>
                <w:lang w:val="en-GB"/>
              </w:rPr>
            </w:rPrChange>
          </w:rPr>
          <w:t xml:space="preserve">This process is managed by the </w:t>
        </w:r>
      </w:ins>
      <w:r w:rsidR="00B76EE3" w:rsidRPr="00F758B3">
        <w:rPr>
          <w:rFonts w:ascii="Times" w:eastAsia="Times New Roman" w:hAnsi="Times" w:cs="Times New Roman"/>
          <w:sz w:val="22"/>
          <w:szCs w:val="22"/>
          <w:shd w:val="clear" w:color="auto" w:fill="FFFFFF"/>
          <w:lang w:val="en-GB"/>
          <w:rPrChange w:id="5334" w:author="Chara Katiri" w:date="2015-05-12T13:05:00Z">
            <w:rPr>
              <w:rFonts w:ascii="Times" w:eastAsia="Times New Roman" w:hAnsi="Times" w:cs="Times New Roman"/>
              <w:sz w:val="22"/>
              <w:szCs w:val="22"/>
              <w:shd w:val="clear" w:color="auto" w:fill="FFFFFF"/>
              <w:lang w:val="en-GB"/>
            </w:rPr>
          </w:rPrChange>
        </w:rPr>
        <w:t>DispatcherServlet</w:t>
      </w:r>
      <w:ins w:id="5335" w:author="Chara Katiri" w:date="2015-04-11T05:29:00Z">
        <w:r w:rsidR="001F7690" w:rsidRPr="00F758B3">
          <w:rPr>
            <w:rFonts w:ascii="Times" w:eastAsia="Times New Roman" w:hAnsi="Times" w:cs="Times New Roman"/>
            <w:sz w:val="22"/>
            <w:szCs w:val="22"/>
            <w:shd w:val="clear" w:color="auto" w:fill="FFFFFF"/>
            <w:lang w:val="en-GB"/>
            <w:rPrChange w:id="5336" w:author="Chara Katiri" w:date="2015-05-12T13:05:00Z">
              <w:rPr>
                <w:rFonts w:ascii="Times" w:eastAsia="Times New Roman" w:hAnsi="Times" w:cs="Times New Roman"/>
                <w:sz w:val="22"/>
                <w:szCs w:val="22"/>
                <w:shd w:val="clear" w:color="auto" w:fill="FFFFFF"/>
                <w:lang w:val="en-GB"/>
              </w:rPr>
            </w:rPrChange>
          </w:rPr>
          <w:t>,</w:t>
        </w:r>
      </w:ins>
      <w:ins w:id="5337" w:author="Chara Katiri" w:date="2015-04-11T05:28:00Z">
        <w:r w:rsidRPr="00F758B3">
          <w:rPr>
            <w:rFonts w:ascii="Times" w:eastAsia="Times New Roman" w:hAnsi="Times" w:cs="Times New Roman"/>
            <w:sz w:val="22"/>
            <w:szCs w:val="22"/>
            <w:shd w:val="clear" w:color="auto" w:fill="FFFFFF"/>
            <w:lang w:val="en-GB"/>
            <w:rPrChange w:id="5338" w:author="Chara Katiri" w:date="2015-05-12T13:05:00Z">
              <w:rPr>
                <w:rFonts w:ascii="Times" w:eastAsia="Times New Roman" w:hAnsi="Times" w:cs="Times New Roman"/>
                <w:sz w:val="22"/>
                <w:szCs w:val="22"/>
                <w:shd w:val="clear" w:color="auto" w:fill="FFFFFF"/>
                <w:lang w:val="en-GB"/>
              </w:rPr>
            </w:rPrChange>
          </w:rPr>
          <w:t xml:space="preserve"> which </w:t>
        </w:r>
      </w:ins>
      <w:del w:id="5339" w:author="Chara Katiri" w:date="2015-05-12T13:16:00Z">
        <w:r w:rsidR="00B76EE3" w:rsidRPr="00F758B3" w:rsidDel="00F758B3">
          <w:rPr>
            <w:rFonts w:ascii="Times" w:eastAsia="Times New Roman" w:hAnsi="Times" w:cs="Times New Roman"/>
            <w:sz w:val="22"/>
            <w:szCs w:val="22"/>
            <w:shd w:val="clear" w:color="auto" w:fill="FFFFFF"/>
            <w:lang w:val="en-GB"/>
            <w:rPrChange w:id="5340" w:author="Chara Katiri" w:date="2015-05-12T13:05:00Z">
              <w:rPr>
                <w:rFonts w:ascii="Times" w:eastAsia="Times New Roman" w:hAnsi="Times" w:cs="Times New Roman"/>
                <w:sz w:val="22"/>
                <w:szCs w:val="22"/>
                <w:shd w:val="clear" w:color="auto" w:fill="FFFFFF"/>
                <w:lang w:val="en-GB"/>
              </w:rPr>
            </w:rPrChange>
          </w:rPr>
          <w:delText xml:space="preserve">and </w:delText>
        </w:r>
      </w:del>
      <w:r w:rsidR="00B76EE3" w:rsidRPr="00F758B3">
        <w:rPr>
          <w:rFonts w:ascii="Times" w:eastAsia="Times New Roman" w:hAnsi="Times" w:cs="Times New Roman"/>
          <w:sz w:val="22"/>
          <w:szCs w:val="22"/>
          <w:shd w:val="clear" w:color="auto" w:fill="FFFFFF"/>
          <w:lang w:val="en-GB"/>
          <w:rPrChange w:id="5341" w:author="Chara Katiri" w:date="2015-05-12T13:05:00Z">
            <w:rPr>
              <w:rFonts w:ascii="Times" w:eastAsia="Times New Roman" w:hAnsi="Times" w:cs="Times New Roman"/>
              <w:sz w:val="22"/>
              <w:szCs w:val="22"/>
              <w:shd w:val="clear" w:color="auto" w:fill="FFFFFF"/>
              <w:lang w:val="en-GB"/>
            </w:rPr>
          </w:rPrChange>
        </w:rPr>
        <w:t>acts as the front controller</w:t>
      </w:r>
      <w:ins w:id="5342" w:author="Chara Katiri" w:date="2015-04-11T05:29:00Z">
        <w:r w:rsidRPr="00F758B3">
          <w:rPr>
            <w:rFonts w:ascii="Times" w:eastAsia="Times New Roman" w:hAnsi="Times" w:cs="Times New Roman"/>
            <w:sz w:val="22"/>
            <w:szCs w:val="22"/>
            <w:shd w:val="clear" w:color="auto" w:fill="FFFFFF"/>
            <w:lang w:val="en-GB"/>
            <w:rPrChange w:id="5343" w:author="Chara Katiri" w:date="2015-05-12T13:05:00Z">
              <w:rPr>
                <w:rFonts w:ascii="Times" w:eastAsia="Times New Roman" w:hAnsi="Times" w:cs="Times New Roman"/>
                <w:sz w:val="22"/>
                <w:szCs w:val="22"/>
                <w:shd w:val="clear" w:color="auto" w:fill="FFFFFF"/>
                <w:lang w:val="en-GB"/>
              </w:rPr>
            </w:rPrChange>
          </w:rPr>
          <w:t xml:space="preserve"> and is configured in XML</w:t>
        </w:r>
      </w:ins>
      <w:r w:rsidR="00B76EE3" w:rsidRPr="00F758B3">
        <w:rPr>
          <w:rFonts w:ascii="Times" w:eastAsia="Times New Roman" w:hAnsi="Times" w:cs="Times New Roman"/>
          <w:sz w:val="22"/>
          <w:szCs w:val="22"/>
          <w:shd w:val="clear" w:color="auto" w:fill="FFFFFF"/>
          <w:lang w:val="en-GB"/>
          <w:rPrChange w:id="5344" w:author="Chara Katiri" w:date="2015-05-12T13:05:00Z">
            <w:rPr>
              <w:rFonts w:ascii="Times" w:eastAsia="Times New Roman" w:hAnsi="Times" w:cs="Times New Roman"/>
              <w:sz w:val="22"/>
              <w:szCs w:val="22"/>
              <w:shd w:val="clear" w:color="auto" w:fill="FFFFFF"/>
              <w:lang w:val="en-GB"/>
            </w:rPr>
          </w:rPrChange>
        </w:rPr>
        <w:t xml:space="preserve">. </w:t>
      </w:r>
    </w:p>
    <w:p w14:paraId="567C2D23" w14:textId="77777777" w:rsidR="009448FB" w:rsidRDefault="00B76EE3" w:rsidP="00F758B3">
      <w:pPr>
        <w:spacing w:line="360" w:lineRule="auto"/>
        <w:contextualSpacing/>
        <w:jc w:val="both"/>
        <w:rPr>
          <w:ins w:id="5345" w:author="Chara Katiri" w:date="2015-05-12T14:50:00Z"/>
          <w:rFonts w:ascii="Times" w:eastAsia="Times New Roman" w:hAnsi="Times" w:cs="Times New Roman"/>
          <w:sz w:val="22"/>
          <w:szCs w:val="22"/>
          <w:shd w:val="clear" w:color="auto" w:fill="FFFFFF"/>
          <w:lang w:val="en-GB"/>
        </w:rPr>
        <w:pPrChange w:id="5346"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5347" w:author="Chara Katiri" w:date="2015-05-12T13:05:00Z">
            <w:rPr>
              <w:rFonts w:ascii="Times" w:eastAsia="Times New Roman" w:hAnsi="Times" w:cs="Times New Roman"/>
              <w:sz w:val="22"/>
              <w:szCs w:val="22"/>
              <w:shd w:val="clear" w:color="auto" w:fill="FFFFFF"/>
              <w:lang w:val="en-GB"/>
            </w:rPr>
          </w:rPrChange>
        </w:rPr>
        <w:t xml:space="preserve">The </w:t>
      </w:r>
      <w:ins w:id="5348" w:author="Chara Katiri" w:date="2015-05-12T13:17:00Z">
        <w:r w:rsidR="00F758B3">
          <w:rPr>
            <w:rFonts w:ascii="Times" w:eastAsia="Times New Roman" w:hAnsi="Times" w:cs="Times New Roman"/>
            <w:sz w:val="22"/>
            <w:szCs w:val="22"/>
            <w:shd w:val="clear" w:color="auto" w:fill="FFFFFF"/>
            <w:lang w:val="en-GB"/>
          </w:rPr>
          <w:t>f</w:t>
        </w:r>
      </w:ins>
      <w:del w:id="5349" w:author="Chara Katiri" w:date="2015-05-12T13:17:00Z">
        <w:r w:rsidRPr="00F758B3" w:rsidDel="00F758B3">
          <w:rPr>
            <w:rFonts w:ascii="Times" w:eastAsia="Times New Roman" w:hAnsi="Times" w:cs="Times New Roman"/>
            <w:sz w:val="22"/>
            <w:szCs w:val="22"/>
            <w:shd w:val="clear" w:color="auto" w:fill="FFFFFF"/>
            <w:lang w:val="en-GB"/>
            <w:rPrChange w:id="5350" w:author="Chara Katiri" w:date="2015-05-12T13:05:00Z">
              <w:rPr>
                <w:rFonts w:ascii="Times" w:eastAsia="Times New Roman" w:hAnsi="Times" w:cs="Times New Roman"/>
                <w:sz w:val="22"/>
                <w:szCs w:val="22"/>
                <w:shd w:val="clear" w:color="auto" w:fill="FFFFFF"/>
                <w:lang w:val="en-GB"/>
              </w:rPr>
            </w:rPrChange>
          </w:rPr>
          <w:delText>F</w:delText>
        </w:r>
      </w:del>
      <w:r w:rsidRPr="00F758B3">
        <w:rPr>
          <w:rFonts w:ascii="Times" w:eastAsia="Times New Roman" w:hAnsi="Times" w:cs="Times New Roman"/>
          <w:sz w:val="22"/>
          <w:szCs w:val="22"/>
          <w:shd w:val="clear" w:color="auto" w:fill="FFFFFF"/>
          <w:lang w:val="en-GB"/>
          <w:rPrChange w:id="5351" w:author="Chara Katiri" w:date="2015-05-12T13:05:00Z">
            <w:rPr>
              <w:rFonts w:ascii="Times" w:eastAsia="Times New Roman" w:hAnsi="Times" w:cs="Times New Roman"/>
              <w:sz w:val="22"/>
              <w:szCs w:val="22"/>
              <w:shd w:val="clear" w:color="auto" w:fill="FFFFFF"/>
              <w:lang w:val="en-GB"/>
            </w:rPr>
          </w:rPrChange>
        </w:rPr>
        <w:t>ront</w:t>
      </w:r>
      <w:ins w:id="5352" w:author="Chara Katiri" w:date="2015-05-12T13:17:00Z">
        <w:r w:rsidR="00F758B3">
          <w:rPr>
            <w:rFonts w:ascii="Times" w:eastAsia="Times New Roman" w:hAnsi="Times" w:cs="Times New Roman"/>
            <w:sz w:val="22"/>
            <w:szCs w:val="22"/>
            <w:shd w:val="clear" w:color="auto" w:fill="FFFFFF"/>
            <w:lang w:val="en-GB"/>
          </w:rPr>
          <w:t>-</w:t>
        </w:r>
      </w:ins>
      <w:del w:id="5353" w:author="Chara Katiri" w:date="2015-05-12T13:17:00Z">
        <w:r w:rsidRPr="00F758B3" w:rsidDel="00F758B3">
          <w:rPr>
            <w:rFonts w:ascii="Times" w:eastAsia="Times New Roman" w:hAnsi="Times" w:cs="Times New Roman"/>
            <w:sz w:val="22"/>
            <w:szCs w:val="22"/>
            <w:shd w:val="clear" w:color="auto" w:fill="FFFFFF"/>
            <w:lang w:val="en-GB"/>
            <w:rPrChange w:id="5354" w:author="Chara Katiri" w:date="2015-05-12T13:05:00Z">
              <w:rPr>
                <w:rFonts w:ascii="Times" w:eastAsia="Times New Roman" w:hAnsi="Times" w:cs="Times New Roman"/>
                <w:sz w:val="22"/>
                <w:szCs w:val="22"/>
                <w:shd w:val="clear" w:color="auto" w:fill="FFFFFF"/>
                <w:lang w:val="en-GB"/>
              </w:rPr>
            </w:rPrChange>
          </w:rPr>
          <w:delText xml:space="preserve"> </w:delText>
        </w:r>
      </w:del>
      <w:r w:rsidRPr="00F758B3">
        <w:rPr>
          <w:rFonts w:ascii="Times" w:eastAsia="Times New Roman" w:hAnsi="Times" w:cs="Times New Roman"/>
          <w:sz w:val="22"/>
          <w:szCs w:val="22"/>
          <w:shd w:val="clear" w:color="auto" w:fill="FFFFFF"/>
          <w:lang w:val="en-GB"/>
          <w:rPrChange w:id="5355" w:author="Chara Katiri" w:date="2015-05-12T13:05:00Z">
            <w:rPr>
              <w:rFonts w:ascii="Times" w:eastAsia="Times New Roman" w:hAnsi="Times" w:cs="Times New Roman"/>
              <w:sz w:val="22"/>
              <w:szCs w:val="22"/>
              <w:shd w:val="clear" w:color="auto" w:fill="FFFFFF"/>
              <w:lang w:val="en-GB"/>
            </w:rPr>
          </w:rPrChange>
        </w:rPr>
        <w:t xml:space="preserve">controller receives the incoming request from the client and then delegates the request to a Controller. </w:t>
      </w:r>
    </w:p>
    <w:p w14:paraId="498F9427" w14:textId="77777777" w:rsidR="009448FB" w:rsidRDefault="00B76EE3" w:rsidP="00F758B3">
      <w:pPr>
        <w:spacing w:line="360" w:lineRule="auto"/>
        <w:contextualSpacing/>
        <w:jc w:val="both"/>
        <w:rPr>
          <w:ins w:id="5356" w:author="Chara Katiri" w:date="2015-05-12T14:50:00Z"/>
          <w:rFonts w:ascii="Times" w:eastAsia="Times New Roman" w:hAnsi="Times" w:cs="Times New Roman"/>
          <w:sz w:val="22"/>
          <w:szCs w:val="22"/>
          <w:shd w:val="clear" w:color="auto" w:fill="FFFFFF"/>
          <w:lang w:val="en-GB"/>
        </w:rPr>
        <w:pPrChange w:id="5357"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5358" w:author="Chara Katiri" w:date="2015-05-12T13:05:00Z">
            <w:rPr>
              <w:rFonts w:ascii="Times" w:eastAsia="Times New Roman" w:hAnsi="Times" w:cs="Times New Roman"/>
              <w:sz w:val="22"/>
              <w:szCs w:val="22"/>
              <w:shd w:val="clear" w:color="auto" w:fill="FFFFFF"/>
              <w:lang w:val="en-GB"/>
            </w:rPr>
          </w:rPrChange>
        </w:rPr>
        <w:t xml:space="preserve">The </w:t>
      </w:r>
      <w:commentRangeStart w:id="5359"/>
      <w:r w:rsidRPr="00F758B3">
        <w:rPr>
          <w:rFonts w:ascii="Times" w:eastAsia="Times New Roman" w:hAnsi="Times" w:cs="Times New Roman"/>
          <w:sz w:val="22"/>
          <w:szCs w:val="22"/>
          <w:shd w:val="clear" w:color="auto" w:fill="FFFFFF"/>
          <w:lang w:val="en-GB"/>
          <w:rPrChange w:id="5360" w:author="Chara Katiri" w:date="2015-05-12T13:05:00Z">
            <w:rPr>
              <w:rFonts w:ascii="Times" w:eastAsia="Times New Roman" w:hAnsi="Times" w:cs="Times New Roman"/>
              <w:sz w:val="22"/>
              <w:szCs w:val="22"/>
              <w:shd w:val="clear" w:color="auto" w:fill="FFFFFF"/>
              <w:lang w:val="en-GB"/>
            </w:rPr>
          </w:rPrChange>
        </w:rPr>
        <w:t xml:space="preserve">Controller </w:t>
      </w:r>
      <w:commentRangeEnd w:id="5359"/>
      <w:r w:rsidRPr="00F758B3">
        <w:rPr>
          <w:rStyle w:val="CommentReference"/>
          <w:rFonts w:ascii="Times" w:hAnsi="Times" w:cs="Times New Roman"/>
          <w:sz w:val="22"/>
          <w:szCs w:val="22"/>
          <w:rPrChange w:id="5361" w:author="Chara Katiri" w:date="2015-05-12T13:05:00Z">
            <w:rPr>
              <w:rStyle w:val="CommentReference"/>
              <w:rFonts w:ascii="Times" w:hAnsi="Times" w:cs="Times New Roman"/>
              <w:sz w:val="22"/>
              <w:szCs w:val="22"/>
            </w:rPr>
          </w:rPrChange>
        </w:rPr>
        <w:commentReference w:id="5359"/>
      </w:r>
      <w:ins w:id="5362" w:author="Chara Katiri" w:date="2015-05-12T13:17:00Z">
        <w:r w:rsidR="00F758B3">
          <w:rPr>
            <w:rFonts w:ascii="Times" w:eastAsia="Times New Roman" w:hAnsi="Times" w:cs="Times New Roman"/>
            <w:sz w:val="22"/>
            <w:szCs w:val="22"/>
            <w:shd w:val="clear" w:color="auto" w:fill="FFFFFF"/>
            <w:lang w:val="en-GB"/>
          </w:rPr>
          <w:t xml:space="preserve">then </w:t>
        </w:r>
      </w:ins>
      <w:r w:rsidRPr="00F758B3">
        <w:rPr>
          <w:rFonts w:ascii="Times" w:eastAsia="Times New Roman" w:hAnsi="Times" w:cs="Times New Roman"/>
          <w:sz w:val="22"/>
          <w:szCs w:val="22"/>
          <w:shd w:val="clear" w:color="auto" w:fill="FFFFFF"/>
          <w:lang w:val="en-GB"/>
          <w:rPrChange w:id="5363" w:author="Chara Katiri" w:date="2015-05-12T13:05:00Z">
            <w:rPr>
              <w:rFonts w:ascii="Times" w:eastAsia="Times New Roman" w:hAnsi="Times" w:cs="Times New Roman"/>
              <w:sz w:val="22"/>
              <w:szCs w:val="22"/>
              <w:shd w:val="clear" w:color="auto" w:fill="FFFFFF"/>
              <w:lang w:val="en-GB"/>
            </w:rPr>
          </w:rPrChange>
        </w:rPr>
        <w:t xml:space="preserve">receives and handles the request, performs business logic and creates a new model. In order to delegate rendering of response, the Controller forwards the model to the </w:t>
      </w:r>
      <w:ins w:id="5364" w:author="Chara Katiri" w:date="2015-05-12T13:18:00Z">
        <w:r w:rsidR="00F758B3">
          <w:rPr>
            <w:rFonts w:ascii="Times" w:eastAsia="Times New Roman" w:hAnsi="Times" w:cs="Times New Roman"/>
            <w:sz w:val="22"/>
            <w:szCs w:val="22"/>
            <w:shd w:val="clear" w:color="auto" w:fill="FFFFFF"/>
            <w:lang w:val="en-GB"/>
          </w:rPr>
          <w:t>f</w:t>
        </w:r>
      </w:ins>
      <w:del w:id="5365" w:author="Chara Katiri" w:date="2015-05-12T13:18:00Z">
        <w:r w:rsidRPr="00F758B3" w:rsidDel="00F758B3">
          <w:rPr>
            <w:rFonts w:ascii="Times" w:eastAsia="Times New Roman" w:hAnsi="Times" w:cs="Times New Roman"/>
            <w:sz w:val="22"/>
            <w:szCs w:val="22"/>
            <w:shd w:val="clear" w:color="auto" w:fill="FFFFFF"/>
            <w:lang w:val="en-GB"/>
            <w:rPrChange w:id="5366" w:author="Chara Katiri" w:date="2015-05-12T13:05:00Z">
              <w:rPr>
                <w:rFonts w:ascii="Times" w:eastAsia="Times New Roman" w:hAnsi="Times" w:cs="Times New Roman"/>
                <w:sz w:val="22"/>
                <w:szCs w:val="22"/>
                <w:shd w:val="clear" w:color="auto" w:fill="FFFFFF"/>
                <w:lang w:val="en-GB"/>
              </w:rPr>
            </w:rPrChange>
          </w:rPr>
          <w:delText>F</w:delText>
        </w:r>
      </w:del>
      <w:r w:rsidRPr="00F758B3">
        <w:rPr>
          <w:rFonts w:ascii="Times" w:eastAsia="Times New Roman" w:hAnsi="Times" w:cs="Times New Roman"/>
          <w:sz w:val="22"/>
          <w:szCs w:val="22"/>
          <w:shd w:val="clear" w:color="auto" w:fill="FFFFFF"/>
          <w:lang w:val="en-GB"/>
          <w:rPrChange w:id="5367" w:author="Chara Katiri" w:date="2015-05-12T13:05:00Z">
            <w:rPr>
              <w:rFonts w:ascii="Times" w:eastAsia="Times New Roman" w:hAnsi="Times" w:cs="Times New Roman"/>
              <w:sz w:val="22"/>
              <w:szCs w:val="22"/>
              <w:shd w:val="clear" w:color="auto" w:fill="FFFFFF"/>
              <w:lang w:val="en-GB"/>
            </w:rPr>
          </w:rPrChange>
        </w:rPr>
        <w:t>ront</w:t>
      </w:r>
      <w:ins w:id="5368" w:author="Chara Katiri" w:date="2015-05-12T13:18:00Z">
        <w:r w:rsidR="00F758B3">
          <w:rPr>
            <w:rFonts w:ascii="Times" w:eastAsia="Times New Roman" w:hAnsi="Times" w:cs="Times New Roman"/>
            <w:sz w:val="22"/>
            <w:szCs w:val="22"/>
            <w:shd w:val="clear" w:color="auto" w:fill="FFFFFF"/>
            <w:lang w:val="en-GB"/>
          </w:rPr>
          <w:t>-co</w:t>
        </w:r>
      </w:ins>
      <w:del w:id="5369" w:author="Chara Katiri" w:date="2015-05-12T13:18:00Z">
        <w:r w:rsidRPr="00F758B3" w:rsidDel="00F758B3">
          <w:rPr>
            <w:rFonts w:ascii="Times" w:eastAsia="Times New Roman" w:hAnsi="Times" w:cs="Times New Roman"/>
            <w:sz w:val="22"/>
            <w:szCs w:val="22"/>
            <w:shd w:val="clear" w:color="auto" w:fill="FFFFFF"/>
            <w:lang w:val="en-GB"/>
            <w:rPrChange w:id="5370" w:author="Chara Katiri" w:date="2015-05-12T13:05:00Z">
              <w:rPr>
                <w:rFonts w:ascii="Times" w:eastAsia="Times New Roman" w:hAnsi="Times" w:cs="Times New Roman"/>
                <w:sz w:val="22"/>
                <w:szCs w:val="22"/>
                <w:shd w:val="clear" w:color="auto" w:fill="FFFFFF"/>
                <w:lang w:val="en-GB"/>
              </w:rPr>
            </w:rPrChange>
          </w:rPr>
          <w:delText xml:space="preserve"> Co</w:delText>
        </w:r>
      </w:del>
      <w:r w:rsidRPr="00F758B3">
        <w:rPr>
          <w:rFonts w:ascii="Times" w:eastAsia="Times New Roman" w:hAnsi="Times" w:cs="Times New Roman"/>
          <w:sz w:val="22"/>
          <w:szCs w:val="22"/>
          <w:shd w:val="clear" w:color="auto" w:fill="FFFFFF"/>
          <w:lang w:val="en-GB"/>
          <w:rPrChange w:id="5371" w:author="Chara Katiri" w:date="2015-05-12T13:05:00Z">
            <w:rPr>
              <w:rFonts w:ascii="Times" w:eastAsia="Times New Roman" w:hAnsi="Times" w:cs="Times New Roman"/>
              <w:sz w:val="22"/>
              <w:szCs w:val="22"/>
              <w:shd w:val="clear" w:color="auto" w:fill="FFFFFF"/>
              <w:lang w:val="en-GB"/>
            </w:rPr>
          </w:rPrChange>
        </w:rPr>
        <w:t xml:space="preserve">ntroller. </w:t>
      </w:r>
    </w:p>
    <w:p w14:paraId="64FDFF80" w14:textId="77777777" w:rsidR="009448FB" w:rsidRDefault="00B76EE3" w:rsidP="00F758B3">
      <w:pPr>
        <w:spacing w:line="360" w:lineRule="auto"/>
        <w:contextualSpacing/>
        <w:jc w:val="both"/>
        <w:rPr>
          <w:ins w:id="5372" w:author="Chara Katiri" w:date="2015-05-12T14:50:00Z"/>
          <w:rFonts w:ascii="Times" w:eastAsia="Times New Roman" w:hAnsi="Times" w:cs="Times New Roman"/>
          <w:sz w:val="22"/>
          <w:szCs w:val="22"/>
          <w:shd w:val="clear" w:color="auto" w:fill="FFFFFF"/>
          <w:lang w:val="en-GB"/>
        </w:rPr>
        <w:pPrChange w:id="5373" w:author="Chara Katiri" w:date="2015-05-12T13:05:00Z">
          <w:pPr>
            <w:spacing w:line="360" w:lineRule="auto"/>
            <w:contextualSpacing/>
            <w:jc w:val="both"/>
          </w:pPr>
        </w:pPrChange>
      </w:pPr>
      <w:r w:rsidRPr="00F758B3">
        <w:rPr>
          <w:rFonts w:ascii="Times" w:eastAsia="Times New Roman" w:hAnsi="Times" w:cs="Times New Roman"/>
          <w:sz w:val="22"/>
          <w:szCs w:val="22"/>
          <w:shd w:val="clear" w:color="auto" w:fill="FFFFFF"/>
          <w:lang w:val="en-GB"/>
          <w:rPrChange w:id="5374" w:author="Chara Katiri" w:date="2015-05-12T13:05:00Z">
            <w:rPr>
              <w:rFonts w:ascii="Times" w:eastAsia="Times New Roman" w:hAnsi="Times" w:cs="Times New Roman"/>
              <w:sz w:val="22"/>
              <w:szCs w:val="22"/>
              <w:shd w:val="clear" w:color="auto" w:fill="FFFFFF"/>
              <w:lang w:val="en-GB"/>
            </w:rPr>
          </w:rPrChange>
        </w:rPr>
        <w:t xml:space="preserve">The </w:t>
      </w:r>
      <w:ins w:id="5375" w:author="Chara Katiri" w:date="2015-05-12T13:18:00Z">
        <w:r w:rsidR="00F758B3">
          <w:rPr>
            <w:rFonts w:ascii="Times" w:eastAsia="Times New Roman" w:hAnsi="Times" w:cs="Times New Roman"/>
            <w:sz w:val="22"/>
            <w:szCs w:val="22"/>
            <w:shd w:val="clear" w:color="auto" w:fill="FFFFFF"/>
            <w:lang w:val="en-GB"/>
          </w:rPr>
          <w:t>f</w:t>
        </w:r>
      </w:ins>
      <w:del w:id="5376" w:author="Chara Katiri" w:date="2015-05-12T13:18:00Z">
        <w:r w:rsidRPr="00F758B3" w:rsidDel="00F758B3">
          <w:rPr>
            <w:rFonts w:ascii="Times" w:eastAsia="Times New Roman" w:hAnsi="Times" w:cs="Times New Roman"/>
            <w:sz w:val="22"/>
            <w:szCs w:val="22"/>
            <w:shd w:val="clear" w:color="auto" w:fill="FFFFFF"/>
            <w:lang w:val="en-GB"/>
            <w:rPrChange w:id="5377" w:author="Chara Katiri" w:date="2015-05-12T13:05:00Z">
              <w:rPr>
                <w:rFonts w:ascii="Times" w:eastAsia="Times New Roman" w:hAnsi="Times" w:cs="Times New Roman"/>
                <w:sz w:val="22"/>
                <w:szCs w:val="22"/>
                <w:shd w:val="clear" w:color="auto" w:fill="FFFFFF"/>
                <w:lang w:val="en-GB"/>
              </w:rPr>
            </w:rPrChange>
          </w:rPr>
          <w:delText>F</w:delText>
        </w:r>
      </w:del>
      <w:r w:rsidRPr="00F758B3">
        <w:rPr>
          <w:rFonts w:ascii="Times" w:eastAsia="Times New Roman" w:hAnsi="Times" w:cs="Times New Roman"/>
          <w:sz w:val="22"/>
          <w:szCs w:val="22"/>
          <w:shd w:val="clear" w:color="auto" w:fill="FFFFFF"/>
          <w:lang w:val="en-GB"/>
          <w:rPrChange w:id="5378" w:author="Chara Katiri" w:date="2015-05-12T13:05:00Z">
            <w:rPr>
              <w:rFonts w:ascii="Times" w:eastAsia="Times New Roman" w:hAnsi="Times" w:cs="Times New Roman"/>
              <w:sz w:val="22"/>
              <w:szCs w:val="22"/>
              <w:shd w:val="clear" w:color="auto" w:fill="FFFFFF"/>
              <w:lang w:val="en-GB"/>
            </w:rPr>
          </w:rPrChange>
        </w:rPr>
        <w:t>ront</w:t>
      </w:r>
      <w:ins w:id="5379" w:author="Chara Katiri" w:date="2015-05-12T13:18:00Z">
        <w:r w:rsidR="00F758B3">
          <w:rPr>
            <w:rFonts w:ascii="Times" w:eastAsia="Times New Roman" w:hAnsi="Times" w:cs="Times New Roman"/>
            <w:sz w:val="22"/>
            <w:szCs w:val="22"/>
            <w:shd w:val="clear" w:color="auto" w:fill="FFFFFF"/>
            <w:lang w:val="en-GB"/>
          </w:rPr>
          <w:t>-c</w:t>
        </w:r>
      </w:ins>
      <w:del w:id="5380" w:author="Chara Katiri" w:date="2015-05-12T13:18:00Z">
        <w:r w:rsidRPr="00F758B3" w:rsidDel="00F758B3">
          <w:rPr>
            <w:rFonts w:ascii="Times" w:eastAsia="Times New Roman" w:hAnsi="Times" w:cs="Times New Roman"/>
            <w:sz w:val="22"/>
            <w:szCs w:val="22"/>
            <w:shd w:val="clear" w:color="auto" w:fill="FFFFFF"/>
            <w:lang w:val="en-GB"/>
            <w:rPrChange w:id="5381" w:author="Chara Katiri" w:date="2015-05-12T13:05:00Z">
              <w:rPr>
                <w:rFonts w:ascii="Times" w:eastAsia="Times New Roman" w:hAnsi="Times" w:cs="Times New Roman"/>
                <w:sz w:val="22"/>
                <w:szCs w:val="22"/>
                <w:shd w:val="clear" w:color="auto" w:fill="FFFFFF"/>
                <w:lang w:val="en-GB"/>
              </w:rPr>
            </w:rPrChange>
          </w:rPr>
          <w:delText xml:space="preserve"> C</w:delText>
        </w:r>
      </w:del>
      <w:r w:rsidRPr="00F758B3">
        <w:rPr>
          <w:rFonts w:ascii="Times" w:eastAsia="Times New Roman" w:hAnsi="Times" w:cs="Times New Roman"/>
          <w:sz w:val="22"/>
          <w:szCs w:val="22"/>
          <w:shd w:val="clear" w:color="auto" w:fill="FFFFFF"/>
          <w:lang w:val="en-GB"/>
          <w:rPrChange w:id="5382" w:author="Chara Katiri" w:date="2015-05-12T13:05:00Z">
            <w:rPr>
              <w:rFonts w:ascii="Times" w:eastAsia="Times New Roman" w:hAnsi="Times" w:cs="Times New Roman"/>
              <w:sz w:val="22"/>
              <w:szCs w:val="22"/>
              <w:shd w:val="clear" w:color="auto" w:fill="FFFFFF"/>
              <w:lang w:val="en-GB"/>
            </w:rPr>
          </w:rPrChange>
        </w:rPr>
        <w:t>ontroller selects a View and forwards the model in order to create a render response.</w:t>
      </w:r>
    </w:p>
    <w:p w14:paraId="0AFE8FE3" w14:textId="7F3FC111" w:rsidR="00B76EE3" w:rsidRPr="00F758B3" w:rsidRDefault="00B76EE3" w:rsidP="00F758B3">
      <w:pPr>
        <w:spacing w:line="360" w:lineRule="auto"/>
        <w:contextualSpacing/>
        <w:jc w:val="both"/>
        <w:rPr>
          <w:rFonts w:ascii="Times" w:eastAsia="Times New Roman" w:hAnsi="Times" w:cs="Times New Roman"/>
          <w:sz w:val="22"/>
          <w:szCs w:val="22"/>
          <w:shd w:val="clear" w:color="auto" w:fill="FFFFFF"/>
          <w:lang w:val="en-GB"/>
          <w:rPrChange w:id="5383" w:author="Chara Katiri" w:date="2015-05-12T13:05:00Z">
            <w:rPr>
              <w:rFonts w:ascii="Times" w:eastAsia="Times New Roman" w:hAnsi="Times" w:cs="Times New Roman"/>
              <w:sz w:val="22"/>
              <w:szCs w:val="22"/>
              <w:shd w:val="clear" w:color="auto" w:fill="FFFFFF"/>
              <w:lang w:val="en-GB"/>
            </w:rPr>
          </w:rPrChange>
        </w:rPr>
        <w:pPrChange w:id="5384" w:author="Chara Katiri" w:date="2015-05-12T13:05:00Z">
          <w:pPr>
            <w:spacing w:line="360" w:lineRule="auto"/>
            <w:contextualSpacing/>
            <w:jc w:val="both"/>
          </w:pPr>
        </w:pPrChange>
      </w:pPr>
      <w:del w:id="5385" w:author="Chara Katiri" w:date="2015-05-12T14:50:00Z">
        <w:r w:rsidRPr="00F758B3" w:rsidDel="009448FB">
          <w:rPr>
            <w:rFonts w:ascii="Times" w:eastAsia="Times New Roman" w:hAnsi="Times" w:cs="Times New Roman"/>
            <w:sz w:val="22"/>
            <w:szCs w:val="22"/>
            <w:shd w:val="clear" w:color="auto" w:fill="FFFFFF"/>
            <w:lang w:val="en-GB"/>
            <w:rPrChange w:id="5386" w:author="Chara Katiri" w:date="2015-05-12T13:05:00Z">
              <w:rPr>
                <w:rFonts w:ascii="Times" w:eastAsia="Times New Roman" w:hAnsi="Times" w:cs="Times New Roman"/>
                <w:sz w:val="22"/>
                <w:szCs w:val="22"/>
                <w:shd w:val="clear" w:color="auto" w:fill="FFFFFF"/>
                <w:lang w:val="en-GB"/>
              </w:rPr>
            </w:rPrChange>
          </w:rPr>
          <w:delText xml:space="preserve"> </w:delText>
        </w:r>
      </w:del>
      <w:r w:rsidRPr="00F758B3">
        <w:rPr>
          <w:rFonts w:ascii="Times" w:eastAsia="Times New Roman" w:hAnsi="Times" w:cs="Times New Roman"/>
          <w:sz w:val="22"/>
          <w:szCs w:val="22"/>
          <w:shd w:val="clear" w:color="auto" w:fill="FFFFFF"/>
          <w:lang w:val="en-GB"/>
          <w:rPrChange w:id="5387" w:author="Chara Katiri" w:date="2015-05-12T13:05:00Z">
            <w:rPr>
              <w:rFonts w:ascii="Times" w:eastAsia="Times New Roman" w:hAnsi="Times" w:cs="Times New Roman"/>
              <w:sz w:val="22"/>
              <w:szCs w:val="22"/>
              <w:shd w:val="clear" w:color="auto" w:fill="FFFFFF"/>
              <w:lang w:val="en-GB"/>
            </w:rPr>
          </w:rPrChange>
        </w:rPr>
        <w:t>Finally the View returns control to the Front Controller and the response is sent to the client.</w:t>
      </w:r>
    </w:p>
    <w:p w14:paraId="62E2B714" w14:textId="610BF86C" w:rsidR="00B76EE3" w:rsidRPr="00F758B3" w:rsidDel="00F758B3" w:rsidRDefault="00B76EE3" w:rsidP="00F758B3">
      <w:pPr>
        <w:pStyle w:val="Caption"/>
        <w:spacing w:line="360" w:lineRule="auto"/>
        <w:contextualSpacing/>
        <w:jc w:val="both"/>
        <w:rPr>
          <w:del w:id="5388" w:author="Chara Katiri" w:date="2015-05-12T13:19:00Z"/>
          <w:rFonts w:ascii="Times" w:hAnsi="Times" w:cs="Times New Roman"/>
          <w:sz w:val="22"/>
          <w:szCs w:val="22"/>
          <w:rPrChange w:id="5389" w:author="Chara Katiri" w:date="2015-05-12T13:05:00Z">
            <w:rPr>
              <w:del w:id="5390" w:author="Chara Katiri" w:date="2015-05-12T13:19:00Z"/>
              <w:rFonts w:ascii="Times" w:hAnsi="Times" w:cs="Times New Roman"/>
              <w:sz w:val="22"/>
              <w:szCs w:val="22"/>
            </w:rPr>
          </w:rPrChange>
        </w:rPr>
        <w:pPrChange w:id="5391" w:author="Chara Katiri" w:date="2015-05-12T13:05:00Z">
          <w:pPr>
            <w:keepNext/>
            <w:spacing w:line="360" w:lineRule="auto"/>
            <w:contextualSpacing/>
            <w:jc w:val="both"/>
          </w:pPr>
        </w:pPrChange>
      </w:pPr>
      <w:del w:id="5392" w:author="Chara Katiri" w:date="2015-05-12T13:19:00Z">
        <w:r w:rsidRPr="00F758B3" w:rsidDel="00F758B3">
          <w:rPr>
            <w:rFonts w:ascii="Times" w:eastAsia="Times New Roman" w:hAnsi="Times" w:cs="Times New Roman"/>
            <w:noProof/>
            <w:sz w:val="22"/>
            <w:szCs w:val="22"/>
            <w:shd w:val="clear" w:color="auto" w:fill="FFFFFF"/>
            <w:rPrChange w:id="5393" w:author="Chara Katiri" w:date="2015-05-12T13:05:00Z">
              <w:rPr>
                <w:rFonts w:ascii="Times" w:eastAsia="Times New Roman" w:hAnsi="Times" w:cs="Times New Roman"/>
                <w:noProof/>
                <w:sz w:val="22"/>
                <w:szCs w:val="22"/>
                <w:shd w:val="clear" w:color="auto" w:fill="FFFFFF"/>
              </w:rPr>
            </w:rPrChange>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965C46" w14:textId="30E23E05" w:rsidR="00B76EE3" w:rsidRPr="00F758B3" w:rsidDel="00F00DD4" w:rsidRDefault="00B76EE3" w:rsidP="00F758B3">
      <w:pPr>
        <w:pStyle w:val="Caption"/>
        <w:spacing w:line="360" w:lineRule="auto"/>
        <w:contextualSpacing/>
        <w:jc w:val="both"/>
        <w:rPr>
          <w:del w:id="5394" w:author="Chara Katiri" w:date="2015-05-09T13:15:00Z"/>
          <w:rFonts w:ascii="Times" w:hAnsi="Times" w:cs="Times New Roman"/>
          <w:b w:val="0"/>
          <w:color w:val="auto"/>
          <w:sz w:val="22"/>
          <w:szCs w:val="22"/>
          <w:rPrChange w:id="5395" w:author="Chara Katiri" w:date="2015-05-12T13:05:00Z">
            <w:rPr>
              <w:del w:id="5396" w:author="Chara Katiri" w:date="2015-05-09T13:15:00Z"/>
              <w:rFonts w:ascii="Times" w:hAnsi="Times" w:cs="Times New Roman"/>
              <w:b w:val="0"/>
              <w:color w:val="auto"/>
              <w:sz w:val="22"/>
              <w:szCs w:val="22"/>
            </w:rPr>
          </w:rPrChange>
        </w:rPr>
        <w:pPrChange w:id="5397" w:author="Chara Katiri" w:date="2015-05-12T13:05:00Z">
          <w:pPr>
            <w:pStyle w:val="Caption"/>
            <w:spacing w:line="360" w:lineRule="auto"/>
            <w:contextualSpacing/>
            <w:jc w:val="both"/>
          </w:pPr>
        </w:pPrChange>
      </w:pPr>
      <w:bookmarkStart w:id="5398" w:name="_Toc288737308"/>
      <w:del w:id="5399" w:author="Chara Katiri" w:date="2015-05-09T13:15:00Z">
        <w:r w:rsidRPr="00F758B3" w:rsidDel="00F00DD4">
          <w:rPr>
            <w:rFonts w:ascii="Times" w:hAnsi="Times" w:cs="Times New Roman"/>
            <w:bCs w:val="0"/>
            <w:sz w:val="22"/>
            <w:szCs w:val="22"/>
            <w:rPrChange w:id="5400" w:author="Chara Katiri" w:date="2015-05-12T13:05:00Z">
              <w:rPr>
                <w:rFonts w:ascii="Times" w:hAnsi="Times" w:cs="Times New Roman"/>
                <w:bCs w:val="0"/>
                <w:sz w:val="22"/>
                <w:szCs w:val="22"/>
              </w:rPr>
            </w:rPrChange>
          </w:rPr>
          <w:delText xml:space="preserve">Figure </w:delText>
        </w:r>
        <w:r w:rsidRPr="00F758B3" w:rsidDel="00F00DD4">
          <w:rPr>
            <w:rFonts w:ascii="Times" w:hAnsi="Times" w:cs="Times New Roman"/>
            <w:bCs w:val="0"/>
            <w:sz w:val="22"/>
            <w:szCs w:val="22"/>
            <w:rPrChange w:id="5401" w:author="Chara Katiri" w:date="2015-05-12T13:05:00Z">
              <w:rPr>
                <w:rFonts w:ascii="Times" w:hAnsi="Times" w:cs="Times New Roman"/>
                <w:bCs w:val="0"/>
                <w:sz w:val="22"/>
                <w:szCs w:val="22"/>
              </w:rPr>
            </w:rPrChange>
          </w:rPr>
          <w:fldChar w:fldCharType="begin"/>
        </w:r>
        <w:r w:rsidRPr="00F758B3" w:rsidDel="00F00DD4">
          <w:rPr>
            <w:rFonts w:ascii="Times" w:hAnsi="Times" w:cs="Times New Roman"/>
            <w:bCs w:val="0"/>
            <w:sz w:val="22"/>
            <w:szCs w:val="22"/>
            <w:rPrChange w:id="5402" w:author="Chara Katiri" w:date="2015-05-12T13:05:00Z">
              <w:rPr>
                <w:rFonts w:ascii="Times" w:hAnsi="Times" w:cs="Times New Roman"/>
                <w:bCs w:val="0"/>
                <w:sz w:val="22"/>
                <w:szCs w:val="22"/>
              </w:rPr>
            </w:rPrChange>
          </w:rPr>
          <w:delInstrText xml:space="preserve"> SEQ Figure \* ARABIC </w:delInstrText>
        </w:r>
        <w:r w:rsidRPr="00F758B3" w:rsidDel="00F00DD4">
          <w:rPr>
            <w:rFonts w:ascii="Times" w:hAnsi="Times" w:cs="Times New Roman"/>
            <w:bCs w:val="0"/>
            <w:sz w:val="22"/>
            <w:szCs w:val="22"/>
            <w:rPrChange w:id="5403" w:author="Chara Katiri" w:date="2015-05-12T13:05:00Z">
              <w:rPr>
                <w:rFonts w:ascii="Times" w:hAnsi="Times" w:cs="Times New Roman"/>
                <w:bCs w:val="0"/>
                <w:sz w:val="22"/>
                <w:szCs w:val="22"/>
              </w:rPr>
            </w:rPrChange>
          </w:rPr>
          <w:fldChar w:fldCharType="separate"/>
        </w:r>
      </w:del>
      <w:del w:id="5404" w:author="Chara Katiri" w:date="2015-05-08T19:01:00Z">
        <w:r w:rsidR="00EC7197" w:rsidRPr="00F758B3" w:rsidDel="00CF5347">
          <w:rPr>
            <w:rFonts w:ascii="Times" w:hAnsi="Times" w:cs="Times New Roman"/>
            <w:bCs w:val="0"/>
            <w:noProof/>
            <w:sz w:val="22"/>
            <w:szCs w:val="22"/>
            <w:rPrChange w:id="5405" w:author="Chara Katiri" w:date="2015-05-12T13:05:00Z">
              <w:rPr>
                <w:rFonts w:ascii="Times" w:hAnsi="Times" w:cs="Times New Roman"/>
                <w:bCs w:val="0"/>
                <w:noProof/>
                <w:sz w:val="22"/>
                <w:szCs w:val="22"/>
              </w:rPr>
            </w:rPrChange>
          </w:rPr>
          <w:delText>3</w:delText>
        </w:r>
      </w:del>
      <w:del w:id="5406" w:author="Chara Katiri" w:date="2015-05-09T13:15:00Z">
        <w:r w:rsidRPr="00F758B3" w:rsidDel="00F00DD4">
          <w:rPr>
            <w:rFonts w:ascii="Times" w:hAnsi="Times" w:cs="Times New Roman"/>
            <w:bCs w:val="0"/>
            <w:sz w:val="22"/>
            <w:szCs w:val="22"/>
            <w:rPrChange w:id="5407" w:author="Chara Katiri" w:date="2015-05-12T13:05:00Z">
              <w:rPr>
                <w:rFonts w:ascii="Times" w:hAnsi="Times" w:cs="Times New Roman"/>
                <w:bCs w:val="0"/>
                <w:sz w:val="22"/>
                <w:szCs w:val="22"/>
              </w:rPr>
            </w:rPrChange>
          </w:rPr>
          <w:fldChar w:fldCharType="end"/>
        </w:r>
        <w:r w:rsidRPr="00F758B3" w:rsidDel="00F00DD4">
          <w:rPr>
            <w:rFonts w:ascii="Times" w:hAnsi="Times" w:cs="Times New Roman"/>
            <w:bCs w:val="0"/>
            <w:sz w:val="22"/>
            <w:szCs w:val="22"/>
            <w:rPrChange w:id="5408" w:author="Chara Katiri" w:date="2015-05-12T13:05:00Z">
              <w:rPr>
                <w:rFonts w:ascii="Times" w:hAnsi="Times" w:cs="Times New Roman"/>
                <w:bCs w:val="0"/>
                <w:sz w:val="22"/>
                <w:szCs w:val="22"/>
              </w:rPr>
            </w:rPrChange>
          </w:rPr>
          <w:delText>: Request processing workflow in Spring MVC</w:delText>
        </w:r>
        <w:bookmarkEnd w:id="5398"/>
      </w:del>
    </w:p>
    <w:p w14:paraId="032C4D36" w14:textId="77777777" w:rsidR="0041361B" w:rsidRPr="00F758B3" w:rsidRDefault="0041361B" w:rsidP="00F758B3">
      <w:pPr>
        <w:spacing w:line="360" w:lineRule="auto"/>
        <w:contextualSpacing/>
        <w:jc w:val="both"/>
        <w:rPr>
          <w:ins w:id="5409" w:author="Chara Katiri" w:date="2015-04-11T04:56:00Z"/>
          <w:rFonts w:ascii="Times" w:eastAsia="Times New Roman" w:hAnsi="Times" w:cs="Times New Roman"/>
          <w:sz w:val="22"/>
          <w:szCs w:val="22"/>
          <w:lang w:val="en-GB"/>
          <w:rPrChange w:id="5410" w:author="Chara Katiri" w:date="2015-05-12T13:05:00Z">
            <w:rPr>
              <w:ins w:id="5411" w:author="Chara Katiri" w:date="2015-04-11T04:56:00Z"/>
              <w:rFonts w:ascii="Times" w:eastAsia="Times New Roman" w:hAnsi="Times" w:cs="Times New Roman"/>
              <w:sz w:val="22"/>
              <w:szCs w:val="22"/>
              <w:lang w:val="en-GB"/>
            </w:rPr>
          </w:rPrChange>
        </w:rPr>
        <w:pPrChange w:id="5412" w:author="Chara Katiri" w:date="2015-05-12T13:05:00Z">
          <w:pPr>
            <w:spacing w:line="360" w:lineRule="auto"/>
            <w:contextualSpacing/>
            <w:jc w:val="both"/>
          </w:pPr>
        </w:pPrChange>
      </w:pPr>
    </w:p>
    <w:p w14:paraId="7B4A8157" w14:textId="6048DE6A" w:rsidR="0017155B" w:rsidRPr="00F758B3" w:rsidRDefault="00A0554B" w:rsidP="00F758B3">
      <w:pPr>
        <w:spacing w:line="360" w:lineRule="auto"/>
        <w:contextualSpacing/>
        <w:jc w:val="both"/>
        <w:rPr>
          <w:rFonts w:ascii="Times" w:eastAsia="Times New Roman" w:hAnsi="Times" w:cs="Times New Roman"/>
          <w:sz w:val="22"/>
          <w:szCs w:val="22"/>
          <w:lang w:val="en-GB"/>
          <w:rPrChange w:id="5413" w:author="Chara Katiri" w:date="2015-05-12T13:05:00Z">
            <w:rPr>
              <w:rFonts w:ascii="Times" w:eastAsia="Times New Roman" w:hAnsi="Times" w:cs="Times New Roman"/>
              <w:sz w:val="22"/>
              <w:szCs w:val="22"/>
              <w:lang w:val="en-GB"/>
            </w:rPr>
          </w:rPrChange>
        </w:rPr>
        <w:pPrChange w:id="5414" w:author="Chara Katiri" w:date="2015-05-12T13:05:00Z">
          <w:pPr>
            <w:spacing w:line="360" w:lineRule="auto"/>
            <w:contextualSpacing/>
            <w:jc w:val="both"/>
          </w:pPr>
        </w:pPrChange>
      </w:pPr>
      <w:r w:rsidRPr="00F758B3">
        <w:rPr>
          <w:rFonts w:ascii="Times" w:eastAsia="Times New Roman" w:hAnsi="Times" w:cs="Times New Roman"/>
          <w:sz w:val="22"/>
          <w:szCs w:val="22"/>
          <w:lang w:val="en-GB"/>
          <w:rPrChange w:id="5415" w:author="Chara Katiri" w:date="2015-05-12T13:05:00Z">
            <w:rPr>
              <w:rFonts w:ascii="Times" w:eastAsia="Times New Roman" w:hAnsi="Times" w:cs="Times New Roman"/>
              <w:sz w:val="22"/>
              <w:szCs w:val="22"/>
              <w:lang w:val="en-GB"/>
            </w:rPr>
          </w:rPrChange>
        </w:rPr>
        <w:br w:type="page"/>
      </w:r>
    </w:p>
    <w:p w14:paraId="4AB34582" w14:textId="77777777" w:rsidR="008D4B13" w:rsidRPr="00F758B3" w:rsidRDefault="008D4B13" w:rsidP="00F758B3">
      <w:pPr>
        <w:pStyle w:val="Heading1"/>
        <w:numPr>
          <w:ilvl w:val="0"/>
          <w:numId w:val="13"/>
        </w:numPr>
        <w:spacing w:line="360" w:lineRule="auto"/>
        <w:contextualSpacing/>
        <w:jc w:val="both"/>
        <w:rPr>
          <w:rFonts w:ascii="Times" w:hAnsi="Times" w:cs="Times New Roman"/>
          <w:color w:val="auto"/>
          <w:sz w:val="22"/>
          <w:szCs w:val="22"/>
          <w:lang w:val="en-GB"/>
          <w:rPrChange w:id="5416" w:author="Chara Katiri" w:date="2015-05-12T13:05:00Z">
            <w:rPr>
              <w:rFonts w:ascii="Times" w:hAnsi="Times" w:cs="Times New Roman"/>
              <w:color w:val="auto"/>
              <w:sz w:val="22"/>
              <w:szCs w:val="22"/>
              <w:lang w:val="en-GB"/>
            </w:rPr>
          </w:rPrChange>
        </w:rPr>
        <w:pPrChange w:id="5417" w:author="Chara Katiri" w:date="2015-05-12T13:05:00Z">
          <w:pPr>
            <w:pStyle w:val="Heading1"/>
            <w:numPr>
              <w:numId w:val="13"/>
            </w:numPr>
            <w:spacing w:line="360" w:lineRule="auto"/>
            <w:ind w:left="360" w:hanging="360"/>
            <w:contextualSpacing/>
            <w:jc w:val="both"/>
          </w:pPr>
        </w:pPrChange>
      </w:pPr>
      <w:bookmarkStart w:id="5418" w:name="_Toc292730850"/>
      <w:r w:rsidRPr="00F758B3">
        <w:rPr>
          <w:rFonts w:ascii="Times" w:hAnsi="Times" w:cs="Times New Roman"/>
          <w:color w:val="auto"/>
          <w:sz w:val="22"/>
          <w:szCs w:val="22"/>
          <w:lang w:val="en-GB"/>
          <w:rPrChange w:id="5419" w:author="Chara Katiri" w:date="2015-05-12T13:05:00Z">
            <w:rPr>
              <w:rFonts w:ascii="Times" w:hAnsi="Times" w:cs="Times New Roman"/>
              <w:color w:val="auto"/>
              <w:sz w:val="22"/>
              <w:szCs w:val="22"/>
              <w:lang w:val="en-GB"/>
            </w:rPr>
          </w:rPrChange>
        </w:rPr>
        <w:t>System analysis</w:t>
      </w:r>
      <w:bookmarkEnd w:id="5418"/>
    </w:p>
    <w:p w14:paraId="5A7E5FEC" w14:textId="77777777" w:rsidR="008D4B13" w:rsidRPr="00F758B3" w:rsidRDefault="008D4B13" w:rsidP="00F758B3">
      <w:pPr>
        <w:pStyle w:val="Heading2"/>
        <w:numPr>
          <w:ilvl w:val="1"/>
          <w:numId w:val="13"/>
        </w:numPr>
        <w:spacing w:line="360" w:lineRule="auto"/>
        <w:contextualSpacing/>
        <w:jc w:val="both"/>
        <w:rPr>
          <w:rFonts w:ascii="Times" w:hAnsi="Times" w:cs="Times New Roman"/>
          <w:color w:val="auto"/>
          <w:sz w:val="22"/>
          <w:szCs w:val="22"/>
          <w:lang w:val="en-GB"/>
          <w:rPrChange w:id="5420" w:author="Chara Katiri" w:date="2015-05-12T13:05:00Z">
            <w:rPr>
              <w:rFonts w:ascii="Times" w:hAnsi="Times" w:cs="Times New Roman"/>
              <w:color w:val="auto"/>
              <w:sz w:val="22"/>
              <w:szCs w:val="22"/>
              <w:lang w:val="en-GB"/>
            </w:rPr>
          </w:rPrChange>
        </w:rPr>
        <w:pPrChange w:id="5421" w:author="Chara Katiri" w:date="2015-05-12T13:05:00Z">
          <w:pPr>
            <w:pStyle w:val="Heading2"/>
            <w:numPr>
              <w:numId w:val="13"/>
            </w:numPr>
            <w:spacing w:line="360" w:lineRule="auto"/>
            <w:ind w:left="792" w:hanging="432"/>
            <w:contextualSpacing/>
            <w:jc w:val="both"/>
          </w:pPr>
        </w:pPrChange>
      </w:pPr>
      <w:bookmarkStart w:id="5422" w:name="_Toc292730851"/>
      <w:r w:rsidRPr="00F758B3">
        <w:rPr>
          <w:rFonts w:ascii="Times" w:hAnsi="Times" w:cs="Times New Roman"/>
          <w:color w:val="auto"/>
          <w:sz w:val="22"/>
          <w:szCs w:val="22"/>
          <w:lang w:val="en-GB"/>
          <w:rPrChange w:id="5423" w:author="Chara Katiri" w:date="2015-05-12T13:05:00Z">
            <w:rPr>
              <w:rFonts w:ascii="Times" w:hAnsi="Times" w:cs="Times New Roman"/>
              <w:color w:val="auto"/>
              <w:sz w:val="22"/>
              <w:szCs w:val="22"/>
              <w:lang w:val="en-GB"/>
            </w:rPr>
          </w:rPrChange>
        </w:rPr>
        <w:t>Current process</w:t>
      </w:r>
      <w:bookmarkEnd w:id="5422"/>
    </w:p>
    <w:p w14:paraId="0B68DEBB" w14:textId="26FFD547" w:rsidR="0017155B" w:rsidRPr="00F758B3" w:rsidRDefault="0017155B" w:rsidP="00F758B3">
      <w:pPr>
        <w:spacing w:line="360" w:lineRule="auto"/>
        <w:ind w:firstLine="720"/>
        <w:contextualSpacing/>
        <w:jc w:val="both"/>
        <w:rPr>
          <w:rFonts w:ascii="Times" w:eastAsia="Times New Roman" w:hAnsi="Times" w:cs="Times New Roman"/>
          <w:sz w:val="22"/>
          <w:szCs w:val="22"/>
          <w:lang w:val="en-GB"/>
          <w:rPrChange w:id="5424" w:author="Chara Katiri" w:date="2015-05-12T13:05:00Z">
            <w:rPr>
              <w:rFonts w:ascii="Times" w:eastAsia="Times New Roman" w:hAnsi="Times" w:cs="Times New Roman"/>
              <w:sz w:val="22"/>
              <w:szCs w:val="22"/>
              <w:lang w:val="en-GB"/>
            </w:rPr>
          </w:rPrChange>
        </w:rPr>
        <w:pPrChange w:id="5425" w:author="Chara Katiri" w:date="2015-05-12T13:05:00Z">
          <w:pPr>
            <w:spacing w:line="360" w:lineRule="auto"/>
            <w:ind w:firstLine="720"/>
            <w:contextualSpacing/>
            <w:jc w:val="both"/>
          </w:pPr>
        </w:pPrChange>
      </w:pPr>
      <w:r w:rsidRPr="00F758B3">
        <w:rPr>
          <w:rFonts w:ascii="Times" w:eastAsia="Times New Roman" w:hAnsi="Times" w:cs="Times New Roman"/>
          <w:sz w:val="22"/>
          <w:szCs w:val="22"/>
          <w:lang w:val="en-GB"/>
          <w:rPrChange w:id="5426" w:author="Chara Katiri" w:date="2015-05-12T13:05:00Z">
            <w:rPr>
              <w:rFonts w:ascii="Times" w:eastAsia="Times New Roman" w:hAnsi="Times" w:cs="Times New Roman"/>
              <w:sz w:val="22"/>
              <w:szCs w:val="22"/>
              <w:lang w:val="en-GB"/>
            </w:rPr>
          </w:rPrChange>
        </w:rPr>
        <w:t xml:space="preserve">Currently, there’s no organised process for </w:t>
      </w:r>
      <w:r w:rsidR="00EC0BC2" w:rsidRPr="00F758B3">
        <w:rPr>
          <w:rFonts w:ascii="Times" w:eastAsia="Times New Roman" w:hAnsi="Times" w:cs="Times New Roman"/>
          <w:sz w:val="22"/>
          <w:szCs w:val="22"/>
          <w:lang w:val="en-GB"/>
          <w:rPrChange w:id="5427" w:author="Chara Katiri" w:date="2015-05-12T13:05:00Z">
            <w:rPr>
              <w:rFonts w:ascii="Times" w:eastAsia="Times New Roman" w:hAnsi="Times" w:cs="Times New Roman"/>
              <w:sz w:val="22"/>
              <w:szCs w:val="22"/>
              <w:lang w:val="en-GB"/>
            </w:rPr>
          </w:rPrChange>
        </w:rPr>
        <w:t>the University</w:t>
      </w:r>
      <w:r w:rsidR="00321E7C" w:rsidRPr="00F758B3">
        <w:rPr>
          <w:rFonts w:ascii="Times" w:eastAsia="Times New Roman" w:hAnsi="Times" w:cs="Times New Roman"/>
          <w:sz w:val="22"/>
          <w:szCs w:val="22"/>
          <w:lang w:val="en-GB"/>
          <w:rPrChange w:id="5428" w:author="Chara Katiri" w:date="2015-05-12T13:05:00Z">
            <w:rPr>
              <w:rFonts w:ascii="Times" w:eastAsia="Times New Roman" w:hAnsi="Times" w:cs="Times New Roman"/>
              <w:sz w:val="22"/>
              <w:szCs w:val="22"/>
              <w:lang w:val="en-GB"/>
            </w:rPr>
          </w:rPrChange>
        </w:rPr>
        <w:t xml:space="preserve"> of Surrey community </w:t>
      </w:r>
      <w:r w:rsidRPr="00F758B3">
        <w:rPr>
          <w:rFonts w:ascii="Times" w:eastAsia="Times New Roman" w:hAnsi="Times" w:cs="Times New Roman"/>
          <w:sz w:val="22"/>
          <w:szCs w:val="22"/>
          <w:lang w:val="en-GB"/>
          <w:rPrChange w:id="5429" w:author="Chara Katiri" w:date="2015-05-12T13:05:00Z">
            <w:rPr>
              <w:rFonts w:ascii="Times" w:eastAsia="Times New Roman" w:hAnsi="Times" w:cs="Times New Roman"/>
              <w:sz w:val="22"/>
              <w:szCs w:val="22"/>
              <w:lang w:val="en-GB"/>
            </w:rPr>
          </w:rPrChange>
        </w:rPr>
        <w:t>to advertise second hand books or request room swaps on campus. As a result, the sellers/seekers create and distribute bulk emails (known as UBE) hoping that someone will get back to them. This process generates numerous unwanted emails for students that are not interested</w:t>
      </w:r>
      <w:ins w:id="5430" w:author="Chara Katiri" w:date="2015-05-02T15:40:00Z">
        <w:r w:rsidR="00136F17" w:rsidRPr="00F758B3">
          <w:rPr>
            <w:rFonts w:ascii="Times" w:eastAsia="Times New Roman" w:hAnsi="Times" w:cs="Times New Roman"/>
            <w:sz w:val="22"/>
            <w:szCs w:val="22"/>
            <w:lang w:val="en-GB"/>
            <w:rPrChange w:id="5431" w:author="Chara Katiri" w:date="2015-05-12T13:05:00Z">
              <w:rPr>
                <w:rFonts w:ascii="Times" w:eastAsia="Times New Roman" w:hAnsi="Times" w:cs="Times New Roman"/>
                <w:sz w:val="22"/>
                <w:szCs w:val="22"/>
                <w:lang w:val="en-GB"/>
              </w:rPr>
            </w:rPrChange>
          </w:rPr>
          <w:t xml:space="preserve">, </w:t>
        </w:r>
      </w:ins>
      <w:r w:rsidR="00563FBC" w:rsidRPr="00F758B3">
        <w:rPr>
          <w:rFonts w:ascii="Times" w:eastAsia="Times New Roman" w:hAnsi="Times" w:cs="Times New Roman"/>
          <w:sz w:val="22"/>
          <w:szCs w:val="22"/>
          <w:lang w:val="en-GB"/>
          <w:rPrChange w:id="5432" w:author="Chara Katiri" w:date="2015-05-12T13:05:00Z">
            <w:rPr>
              <w:rFonts w:ascii="Times" w:eastAsia="Times New Roman" w:hAnsi="Times" w:cs="Times New Roman"/>
              <w:sz w:val="22"/>
              <w:szCs w:val="22"/>
              <w:lang w:val="en-GB"/>
            </w:rPr>
          </w:rPrChange>
        </w:rPr>
        <w:t>i</w:t>
      </w:r>
      <w:ins w:id="5433" w:author="Chara Katiri" w:date="2015-05-02T15:41:00Z">
        <w:r w:rsidR="000D57DD" w:rsidRPr="00F758B3">
          <w:rPr>
            <w:rFonts w:ascii="Times" w:eastAsia="Times New Roman" w:hAnsi="Times" w:cs="Times New Roman"/>
            <w:sz w:val="22"/>
            <w:szCs w:val="22"/>
            <w:lang w:val="en-GB"/>
            <w:rPrChange w:id="5434" w:author="Chara Katiri" w:date="2015-05-12T13:05:00Z">
              <w:rPr>
                <w:rFonts w:ascii="Times" w:eastAsia="Times New Roman" w:hAnsi="Times" w:cs="Times New Roman"/>
                <w:sz w:val="22"/>
                <w:szCs w:val="22"/>
                <w:lang w:val="en-GB"/>
              </w:rPr>
            </w:rPrChange>
          </w:rPr>
          <w:t>s</w:t>
        </w:r>
      </w:ins>
      <w:r w:rsidR="00563FBC" w:rsidRPr="00F758B3">
        <w:rPr>
          <w:rFonts w:ascii="Times" w:eastAsia="Times New Roman" w:hAnsi="Times" w:cs="Times New Roman"/>
          <w:sz w:val="22"/>
          <w:szCs w:val="22"/>
          <w:lang w:val="en-GB"/>
          <w:rPrChange w:id="5435" w:author="Chara Katiri" w:date="2015-05-12T13:05:00Z">
            <w:rPr>
              <w:rFonts w:ascii="Times" w:eastAsia="Times New Roman" w:hAnsi="Times" w:cs="Times New Roman"/>
              <w:sz w:val="22"/>
              <w:szCs w:val="22"/>
              <w:lang w:val="en-GB"/>
            </w:rPr>
          </w:rPrChange>
        </w:rPr>
        <w:t xml:space="preserve"> possible that </w:t>
      </w:r>
      <w:ins w:id="5436" w:author="Chara Katiri" w:date="2015-05-02T15:37:00Z">
        <w:r w:rsidR="00136F17" w:rsidRPr="00F758B3">
          <w:rPr>
            <w:rFonts w:ascii="Times" w:eastAsia="Times New Roman" w:hAnsi="Times" w:cs="Times New Roman"/>
            <w:sz w:val="22"/>
            <w:szCs w:val="22"/>
            <w:lang w:val="en-GB"/>
            <w:rPrChange w:id="5437" w:author="Chara Katiri" w:date="2015-05-12T13:05:00Z">
              <w:rPr>
                <w:rFonts w:ascii="Times" w:eastAsia="Times New Roman" w:hAnsi="Times" w:cs="Times New Roman"/>
                <w:sz w:val="22"/>
                <w:szCs w:val="22"/>
                <w:lang w:val="en-GB"/>
              </w:rPr>
            </w:rPrChange>
          </w:rPr>
          <w:t xml:space="preserve">it </w:t>
        </w:r>
      </w:ins>
      <w:r w:rsidR="00563FBC" w:rsidRPr="00F758B3">
        <w:rPr>
          <w:rFonts w:ascii="Times" w:eastAsia="Times New Roman" w:hAnsi="Times" w:cs="Times New Roman"/>
          <w:sz w:val="22"/>
          <w:szCs w:val="22"/>
          <w:lang w:val="en-GB"/>
          <w:rPrChange w:id="5438" w:author="Chara Katiri" w:date="2015-05-12T13:05:00Z">
            <w:rPr>
              <w:rFonts w:ascii="Times" w:eastAsia="Times New Roman" w:hAnsi="Times" w:cs="Times New Roman"/>
              <w:sz w:val="22"/>
              <w:szCs w:val="22"/>
              <w:lang w:val="en-GB"/>
            </w:rPr>
          </w:rPrChange>
        </w:rPr>
        <w:t xml:space="preserve">overloads the network </w:t>
      </w:r>
      <w:ins w:id="5439" w:author="Chara Katiri" w:date="2015-05-02T15:42:00Z">
        <w:r w:rsidR="000D57DD" w:rsidRPr="00F758B3">
          <w:rPr>
            <w:rFonts w:ascii="Times" w:eastAsia="Times New Roman" w:hAnsi="Times" w:cs="Times New Roman"/>
            <w:sz w:val="22"/>
            <w:szCs w:val="22"/>
            <w:lang w:val="en-GB"/>
            <w:rPrChange w:id="5440" w:author="Chara Katiri" w:date="2015-05-12T13:05:00Z">
              <w:rPr>
                <w:rFonts w:ascii="Times" w:eastAsia="Times New Roman" w:hAnsi="Times" w:cs="Times New Roman"/>
                <w:sz w:val="22"/>
                <w:szCs w:val="22"/>
                <w:lang w:val="en-GB"/>
              </w:rPr>
            </w:rPrChange>
          </w:rPr>
          <w:t>as well as th</w:t>
        </w:r>
      </w:ins>
      <w:ins w:id="5441" w:author="Chara Katiri" w:date="2015-05-02T15:40:00Z">
        <w:r w:rsidR="00136F17" w:rsidRPr="00F758B3">
          <w:rPr>
            <w:rFonts w:ascii="Times" w:eastAsia="Times New Roman" w:hAnsi="Times" w:cs="Times New Roman"/>
            <w:sz w:val="22"/>
            <w:szCs w:val="22"/>
            <w:lang w:val="en-GB"/>
            <w:rPrChange w:id="5442" w:author="Chara Katiri" w:date="2015-05-12T13:05:00Z">
              <w:rPr>
                <w:rFonts w:ascii="Times" w:eastAsia="Times New Roman" w:hAnsi="Times" w:cs="Times New Roman"/>
                <w:sz w:val="22"/>
                <w:szCs w:val="22"/>
                <w:lang w:val="en-GB"/>
              </w:rPr>
            </w:rPrChange>
          </w:rPr>
          <w:t xml:space="preserve">e </w:t>
        </w:r>
      </w:ins>
      <w:r w:rsidR="00563FBC" w:rsidRPr="00F758B3">
        <w:rPr>
          <w:rFonts w:ascii="Times" w:eastAsia="Times New Roman" w:hAnsi="Times" w:cs="Times New Roman"/>
          <w:sz w:val="22"/>
          <w:szCs w:val="22"/>
          <w:lang w:val="en-GB"/>
          <w:rPrChange w:id="5443" w:author="Chara Katiri" w:date="2015-05-12T13:05:00Z">
            <w:rPr>
              <w:rFonts w:ascii="Times" w:eastAsia="Times New Roman" w:hAnsi="Times" w:cs="Times New Roman"/>
              <w:sz w:val="22"/>
              <w:szCs w:val="22"/>
              <w:lang w:val="en-GB"/>
            </w:rPr>
          </w:rPrChange>
        </w:rPr>
        <w:t xml:space="preserve">storage servers. </w:t>
      </w:r>
    </w:p>
    <w:p w14:paraId="5135513F" w14:textId="77777777" w:rsidR="00563FBC" w:rsidRPr="00F758B3" w:rsidRDefault="00563FBC" w:rsidP="00F758B3">
      <w:pPr>
        <w:spacing w:line="360" w:lineRule="auto"/>
        <w:ind w:firstLine="360"/>
        <w:contextualSpacing/>
        <w:jc w:val="both"/>
        <w:rPr>
          <w:rFonts w:ascii="Times" w:eastAsia="Times New Roman" w:hAnsi="Times" w:cs="Times New Roman"/>
          <w:sz w:val="22"/>
          <w:szCs w:val="22"/>
          <w:lang w:val="en-GB"/>
          <w:rPrChange w:id="5444" w:author="Chara Katiri" w:date="2015-05-12T13:05:00Z">
            <w:rPr>
              <w:rFonts w:ascii="Times" w:eastAsia="Times New Roman" w:hAnsi="Times" w:cs="Times New Roman"/>
              <w:sz w:val="22"/>
              <w:szCs w:val="22"/>
              <w:lang w:val="en-GB"/>
            </w:rPr>
          </w:rPrChange>
        </w:rPr>
        <w:pPrChange w:id="5445" w:author="Chara Katiri" w:date="2015-05-12T13:05:00Z">
          <w:pPr>
            <w:spacing w:line="360" w:lineRule="auto"/>
            <w:ind w:firstLine="360"/>
            <w:contextualSpacing/>
            <w:jc w:val="both"/>
          </w:pPr>
        </w:pPrChange>
      </w:pPr>
    </w:p>
    <w:p w14:paraId="4DC34B94" w14:textId="5FAE2A0D" w:rsidR="008D4B13" w:rsidRPr="00F758B3" w:rsidRDefault="008D4B13" w:rsidP="00F758B3">
      <w:pPr>
        <w:pStyle w:val="Heading2"/>
        <w:numPr>
          <w:ilvl w:val="1"/>
          <w:numId w:val="13"/>
        </w:numPr>
        <w:spacing w:line="360" w:lineRule="auto"/>
        <w:contextualSpacing/>
        <w:jc w:val="both"/>
        <w:rPr>
          <w:rFonts w:ascii="Times" w:hAnsi="Times" w:cs="Times New Roman"/>
          <w:color w:val="auto"/>
          <w:sz w:val="22"/>
          <w:szCs w:val="22"/>
          <w:lang w:val="en-GB"/>
          <w:rPrChange w:id="5446" w:author="Chara Katiri" w:date="2015-05-12T13:05:00Z">
            <w:rPr>
              <w:rFonts w:ascii="Times" w:hAnsi="Times" w:cs="Times New Roman"/>
              <w:color w:val="auto"/>
              <w:sz w:val="22"/>
              <w:szCs w:val="22"/>
              <w:lang w:val="en-GB"/>
            </w:rPr>
          </w:rPrChange>
        </w:rPr>
        <w:pPrChange w:id="5447" w:author="Chara Katiri" w:date="2015-05-12T13:05:00Z">
          <w:pPr>
            <w:pStyle w:val="Heading2"/>
            <w:numPr>
              <w:numId w:val="13"/>
            </w:numPr>
            <w:spacing w:line="360" w:lineRule="auto"/>
            <w:ind w:left="792" w:hanging="432"/>
            <w:contextualSpacing/>
            <w:jc w:val="both"/>
          </w:pPr>
        </w:pPrChange>
      </w:pPr>
      <w:bookmarkStart w:id="5448" w:name="_Toc292730852"/>
      <w:r w:rsidRPr="00F758B3">
        <w:rPr>
          <w:rFonts w:ascii="Times" w:hAnsi="Times" w:cs="Times New Roman"/>
          <w:color w:val="auto"/>
          <w:sz w:val="22"/>
          <w:szCs w:val="22"/>
          <w:lang w:val="en-GB"/>
          <w:rPrChange w:id="5449" w:author="Chara Katiri" w:date="2015-05-12T13:05:00Z">
            <w:rPr>
              <w:rFonts w:ascii="Times" w:hAnsi="Times" w:cs="Times New Roman"/>
              <w:color w:val="auto"/>
              <w:sz w:val="22"/>
              <w:szCs w:val="22"/>
              <w:lang w:val="en-GB"/>
            </w:rPr>
          </w:rPrChange>
        </w:rPr>
        <w:t>System requirements and analysis</w:t>
      </w:r>
      <w:bookmarkEnd w:id="5448"/>
      <w:r w:rsidRPr="00F758B3">
        <w:rPr>
          <w:rFonts w:ascii="Times" w:hAnsi="Times" w:cs="Times New Roman"/>
          <w:color w:val="auto"/>
          <w:sz w:val="22"/>
          <w:szCs w:val="22"/>
          <w:lang w:val="en-GB"/>
          <w:rPrChange w:id="5450" w:author="Chara Katiri" w:date="2015-05-12T13:05:00Z">
            <w:rPr>
              <w:rFonts w:ascii="Times" w:hAnsi="Times" w:cs="Times New Roman"/>
              <w:color w:val="auto"/>
              <w:sz w:val="22"/>
              <w:szCs w:val="22"/>
              <w:lang w:val="en-GB"/>
            </w:rPr>
          </w:rPrChange>
        </w:rPr>
        <w:t xml:space="preserve"> </w:t>
      </w:r>
    </w:p>
    <w:p w14:paraId="4BDE94C6" w14:textId="3C406ED8" w:rsidR="009448FB" w:rsidDel="00355DB0" w:rsidRDefault="00305226" w:rsidP="00355DB0">
      <w:pPr>
        <w:spacing w:line="360" w:lineRule="auto"/>
        <w:ind w:left="360" w:firstLine="709"/>
        <w:jc w:val="both"/>
        <w:rPr>
          <w:del w:id="5451" w:author="Chara Katiri" w:date="2015-05-12T14:59:00Z"/>
          <w:rFonts w:ascii="Times" w:eastAsia="Times New Roman" w:hAnsi="Times" w:cs="Times New Roman"/>
          <w:sz w:val="22"/>
          <w:szCs w:val="22"/>
          <w:lang w:val="en-GB"/>
        </w:rPr>
        <w:pPrChange w:id="5452" w:author="Chara Katiri" w:date="2015-05-12T14:59:00Z">
          <w:pPr>
            <w:pStyle w:val="ListParagraph"/>
            <w:numPr>
              <w:numId w:val="6"/>
            </w:numPr>
            <w:spacing w:line="360" w:lineRule="auto"/>
            <w:ind w:hanging="360"/>
            <w:jc w:val="both"/>
          </w:pPr>
        </w:pPrChange>
      </w:pPr>
      <w:del w:id="5453" w:author="Chara Katiri" w:date="2015-05-12T14:54:00Z">
        <w:r w:rsidRPr="00F758B3" w:rsidDel="009448FB">
          <w:rPr>
            <w:rFonts w:ascii="Times" w:eastAsia="Times New Roman" w:hAnsi="Times" w:cs="Times New Roman"/>
            <w:sz w:val="22"/>
            <w:szCs w:val="22"/>
            <w:lang w:val="en-GB"/>
            <w:rPrChange w:id="5454" w:author="Chara Katiri" w:date="2015-05-12T13:05:00Z">
              <w:rPr>
                <w:rFonts w:ascii="Times" w:eastAsia="Times New Roman" w:hAnsi="Times" w:cs="Times New Roman"/>
                <w:sz w:val="22"/>
                <w:szCs w:val="22"/>
                <w:lang w:val="en-GB"/>
              </w:rPr>
            </w:rPrChange>
          </w:rPr>
          <w:delText>The requirements listed below  used as the basis for the development and testing of the web application, to determine the c</w:delText>
        </w:r>
        <w:r w:rsidR="007E7DE8" w:rsidRPr="00F758B3" w:rsidDel="009448FB">
          <w:rPr>
            <w:rFonts w:ascii="Times" w:eastAsia="Times New Roman" w:hAnsi="Times" w:cs="Times New Roman"/>
            <w:sz w:val="22"/>
            <w:szCs w:val="22"/>
            <w:lang w:val="en-GB"/>
            <w:rPrChange w:id="5455" w:author="Chara Katiri" w:date="2015-05-12T13:05:00Z">
              <w:rPr>
                <w:rFonts w:ascii="Times" w:eastAsia="Times New Roman" w:hAnsi="Times" w:cs="Times New Roman"/>
                <w:sz w:val="22"/>
                <w:szCs w:val="22"/>
                <w:lang w:val="en-GB"/>
              </w:rPr>
            </w:rPrChange>
          </w:rPr>
          <w:delText>ompletion of the project and assess</w:delText>
        </w:r>
        <w:r w:rsidRPr="00F758B3" w:rsidDel="009448FB">
          <w:rPr>
            <w:rFonts w:ascii="Times" w:eastAsia="Times New Roman" w:hAnsi="Times" w:cs="Times New Roman"/>
            <w:sz w:val="22"/>
            <w:szCs w:val="22"/>
            <w:lang w:val="en-GB"/>
            <w:rPrChange w:id="5456" w:author="Chara Katiri" w:date="2015-05-12T13:05:00Z">
              <w:rPr>
                <w:rFonts w:ascii="Times" w:eastAsia="Times New Roman" w:hAnsi="Times" w:cs="Times New Roman"/>
                <w:sz w:val="22"/>
                <w:szCs w:val="22"/>
                <w:lang w:val="en-GB"/>
              </w:rPr>
            </w:rPrChange>
          </w:rPr>
          <w:delText xml:space="preserve"> its success. </w:delText>
        </w:r>
      </w:del>
      <w:ins w:id="5457" w:author="Chara Katiri" w:date="2015-05-12T14:59:00Z">
        <w:r w:rsidR="00355DB0" w:rsidRPr="00355DB0">
          <w:rPr>
            <w:rFonts w:ascii="Times" w:eastAsia="Times New Roman" w:hAnsi="Times" w:cs="Times New Roman"/>
            <w:sz w:val="22"/>
            <w:szCs w:val="22"/>
            <w:lang w:val="en-GB"/>
            <w:rPrChange w:id="5458" w:author="Chara Katiri" w:date="2015-05-12T14:59:00Z">
              <w:rPr>
                <w:rFonts w:ascii="Times" w:hAnsi="Times" w:cs="Times"/>
                <w:sz w:val="30"/>
                <w:szCs w:val="30"/>
              </w:rPr>
            </w:rPrChange>
          </w:rPr>
          <w:t>This section covers the main features of the requirements table</w:t>
        </w:r>
      </w:ins>
    </w:p>
    <w:p w14:paraId="17D5A684" w14:textId="77777777" w:rsidR="00355DB0" w:rsidRPr="00F758B3" w:rsidRDefault="00355DB0" w:rsidP="00355DB0">
      <w:pPr>
        <w:spacing w:line="360" w:lineRule="auto"/>
        <w:ind w:firstLine="709"/>
        <w:contextualSpacing/>
        <w:jc w:val="both"/>
        <w:rPr>
          <w:ins w:id="5459" w:author="Chara Katiri" w:date="2015-05-12T14:59:00Z"/>
          <w:rFonts w:ascii="Times" w:eastAsia="Times New Roman" w:hAnsi="Times" w:cs="Times New Roman"/>
          <w:sz w:val="22"/>
          <w:szCs w:val="22"/>
          <w:lang w:val="en-GB"/>
          <w:rPrChange w:id="5460" w:author="Chara Katiri" w:date="2015-05-12T13:05:00Z">
            <w:rPr>
              <w:ins w:id="5461" w:author="Chara Katiri" w:date="2015-05-12T14:59:00Z"/>
              <w:rFonts w:ascii="Times" w:eastAsia="Times New Roman" w:hAnsi="Times" w:cs="Times New Roman"/>
              <w:sz w:val="22"/>
              <w:szCs w:val="22"/>
              <w:lang w:val="en-GB"/>
            </w:rPr>
          </w:rPrChange>
        </w:rPr>
        <w:pPrChange w:id="5462" w:author="Chara Katiri" w:date="2015-05-12T14:51:00Z">
          <w:pPr>
            <w:spacing w:line="360" w:lineRule="auto"/>
            <w:ind w:firstLine="720"/>
            <w:contextualSpacing/>
            <w:jc w:val="both"/>
          </w:pPr>
        </w:pPrChange>
      </w:pPr>
    </w:p>
    <w:p w14:paraId="16E076F6" w14:textId="77777777" w:rsidR="00355DB0" w:rsidRDefault="00355DB0" w:rsidP="009448FB">
      <w:pPr>
        <w:spacing w:line="360" w:lineRule="auto"/>
        <w:jc w:val="both"/>
        <w:rPr>
          <w:ins w:id="5463" w:author="Chara Katiri" w:date="2015-05-12T14:59:00Z"/>
          <w:rFonts w:ascii="Times" w:eastAsia="Times New Roman" w:hAnsi="Times" w:cs="Times New Roman"/>
          <w:i/>
          <w:sz w:val="22"/>
          <w:szCs w:val="22"/>
          <w:lang w:val="en-GB"/>
        </w:rPr>
        <w:pPrChange w:id="5464" w:author="Chara Katiri" w:date="2015-05-12T14:52:00Z">
          <w:pPr>
            <w:pStyle w:val="ListParagraph"/>
            <w:numPr>
              <w:numId w:val="6"/>
            </w:numPr>
            <w:spacing w:line="360" w:lineRule="auto"/>
            <w:ind w:hanging="360"/>
            <w:jc w:val="both"/>
          </w:pPr>
        </w:pPrChange>
      </w:pPr>
    </w:p>
    <w:p w14:paraId="3EF5EA54" w14:textId="7A61D976" w:rsidR="00305226" w:rsidRPr="00355DB0" w:rsidRDefault="00305226" w:rsidP="009448FB">
      <w:pPr>
        <w:spacing w:line="360" w:lineRule="auto"/>
        <w:jc w:val="both"/>
        <w:rPr>
          <w:rFonts w:ascii="Times" w:eastAsia="Times New Roman" w:hAnsi="Times" w:cs="Times New Roman"/>
          <w:i/>
          <w:sz w:val="22"/>
          <w:szCs w:val="22"/>
          <w:lang w:val="en-GB"/>
          <w:rPrChange w:id="5465" w:author="Chara Katiri" w:date="2015-05-12T14:59:00Z">
            <w:rPr>
              <w:rFonts w:ascii="Times" w:eastAsia="Times New Roman" w:hAnsi="Times" w:cs="Times New Roman"/>
              <w:sz w:val="22"/>
              <w:szCs w:val="22"/>
              <w:shd w:val="clear" w:color="auto" w:fill="FFFFFF"/>
              <w:lang w:val="en-GB"/>
            </w:rPr>
          </w:rPrChange>
        </w:rPr>
        <w:pPrChange w:id="5466" w:author="Chara Katiri" w:date="2015-05-12T14:52:00Z">
          <w:pPr>
            <w:pStyle w:val="ListParagraph"/>
            <w:numPr>
              <w:numId w:val="6"/>
            </w:numPr>
            <w:spacing w:line="360" w:lineRule="auto"/>
            <w:ind w:hanging="360"/>
            <w:jc w:val="both"/>
          </w:pPr>
        </w:pPrChange>
      </w:pPr>
      <w:r w:rsidRPr="00355DB0">
        <w:rPr>
          <w:rFonts w:ascii="Times" w:eastAsia="Times New Roman" w:hAnsi="Times" w:cs="Times New Roman"/>
          <w:i/>
          <w:sz w:val="22"/>
          <w:szCs w:val="22"/>
          <w:lang w:val="en-GB"/>
          <w:rPrChange w:id="5467" w:author="Chara Katiri" w:date="2015-05-12T14:59:00Z">
            <w:rPr>
              <w:rFonts w:ascii="Times" w:eastAsia="Times New Roman" w:hAnsi="Times" w:cs="Times New Roman"/>
              <w:sz w:val="22"/>
              <w:szCs w:val="22"/>
              <w:shd w:val="clear" w:color="auto" w:fill="FFFFFF"/>
              <w:lang w:val="en-GB"/>
            </w:rPr>
          </w:rPrChange>
        </w:rPr>
        <w:t>Requirement</w:t>
      </w:r>
      <w:r w:rsidRPr="009448FB">
        <w:rPr>
          <w:rFonts w:ascii="Times" w:eastAsia="Times New Roman" w:hAnsi="Times" w:cs="Times New Roman"/>
          <w:i/>
          <w:sz w:val="22"/>
          <w:szCs w:val="22"/>
          <w:lang w:val="en-GB"/>
          <w:rPrChange w:id="5468" w:author="Chara Katiri" w:date="2015-05-12T14:52:00Z">
            <w:rPr>
              <w:rFonts w:ascii="Times" w:eastAsia="Times New Roman" w:hAnsi="Times" w:cs="Times New Roman"/>
              <w:sz w:val="22"/>
              <w:szCs w:val="22"/>
              <w:shd w:val="clear" w:color="auto" w:fill="FFFFFF"/>
              <w:lang w:val="en-GB"/>
            </w:rPr>
          </w:rPrChange>
        </w:rPr>
        <w:t xml:space="preserve"> Type:</w:t>
      </w:r>
      <w:r w:rsidRPr="009448FB">
        <w:rPr>
          <w:rFonts w:ascii="Times" w:eastAsia="Times New Roman" w:hAnsi="Times" w:cs="Times New Roman"/>
          <w:sz w:val="22"/>
          <w:szCs w:val="22"/>
          <w:lang w:val="en-GB"/>
          <w:rPrChange w:id="5469" w:author="Chara Katiri" w:date="2015-05-12T14:52:00Z">
            <w:rPr>
              <w:rFonts w:ascii="Times" w:eastAsia="Times New Roman" w:hAnsi="Times" w:cs="Times New Roman"/>
              <w:sz w:val="22"/>
              <w:szCs w:val="22"/>
              <w:shd w:val="clear" w:color="auto" w:fill="FFFFFF"/>
              <w:lang w:val="en-GB"/>
            </w:rPr>
          </w:rPrChange>
        </w:rPr>
        <w:t xml:space="preserve"> Functional or Non-Functional.  </w:t>
      </w:r>
    </w:p>
    <w:p w14:paraId="7B2B71AD" w14:textId="7731D2AD" w:rsidR="00305226" w:rsidRPr="009448FB" w:rsidRDefault="00305226" w:rsidP="00F3236C">
      <w:pPr>
        <w:spacing w:line="360" w:lineRule="auto"/>
        <w:ind w:firstLine="567"/>
        <w:contextualSpacing/>
        <w:jc w:val="both"/>
        <w:rPr>
          <w:rFonts w:ascii="Times" w:eastAsia="Times New Roman" w:hAnsi="Times" w:cs="Times New Roman"/>
          <w:sz w:val="22"/>
          <w:szCs w:val="22"/>
          <w:lang w:val="en-GB"/>
          <w:rPrChange w:id="5470" w:author="Chara Katiri" w:date="2015-05-12T14:53:00Z">
            <w:rPr>
              <w:rFonts w:ascii="Times" w:eastAsia="Times New Roman" w:hAnsi="Times" w:cs="Times New Roman"/>
              <w:sz w:val="22"/>
              <w:szCs w:val="22"/>
              <w:shd w:val="clear" w:color="auto" w:fill="FFFFFF"/>
              <w:lang w:val="en-GB"/>
            </w:rPr>
          </w:rPrChange>
        </w:rPr>
        <w:pPrChange w:id="5471" w:author="Chara Katiri" w:date="2015-05-12T15:22:00Z">
          <w:pPr>
            <w:pStyle w:val="ListParagraph"/>
            <w:numPr>
              <w:ilvl w:val="1"/>
              <w:numId w:val="6"/>
            </w:numPr>
            <w:spacing w:line="360" w:lineRule="auto"/>
            <w:ind w:left="1440" w:hanging="360"/>
            <w:jc w:val="both"/>
          </w:pPr>
        </w:pPrChange>
      </w:pPr>
      <w:r w:rsidRPr="009448FB">
        <w:rPr>
          <w:rFonts w:ascii="Times" w:eastAsia="Times New Roman" w:hAnsi="Times" w:cs="Times New Roman"/>
          <w:sz w:val="22"/>
          <w:szCs w:val="22"/>
          <w:lang w:val="en-GB"/>
          <w:rPrChange w:id="5472" w:author="Chara Katiri" w:date="2015-05-12T14:53:00Z">
            <w:rPr>
              <w:rFonts w:ascii="Times" w:eastAsia="Times New Roman" w:hAnsi="Times" w:cs="Times New Roman"/>
              <w:sz w:val="22"/>
              <w:szCs w:val="22"/>
              <w:shd w:val="clear" w:color="auto" w:fill="FFFFFF"/>
              <w:lang w:val="en-GB"/>
            </w:rPr>
          </w:rPrChange>
        </w:rPr>
        <w:t>Functional: Requirements are classified as Functional if their aim is to provide information o</w:t>
      </w:r>
      <w:r w:rsidR="00C955A9" w:rsidRPr="009448FB">
        <w:rPr>
          <w:rFonts w:ascii="Times" w:eastAsia="Times New Roman" w:hAnsi="Times" w:cs="Times New Roman"/>
          <w:sz w:val="22"/>
          <w:szCs w:val="22"/>
          <w:lang w:val="en-GB"/>
          <w:rPrChange w:id="5473" w:author="Chara Katiri" w:date="2015-05-12T14:53:00Z">
            <w:rPr>
              <w:rFonts w:ascii="Times" w:eastAsia="Times New Roman" w:hAnsi="Times" w:cs="Times New Roman"/>
              <w:sz w:val="22"/>
              <w:szCs w:val="22"/>
              <w:shd w:val="clear" w:color="auto" w:fill="FFFFFF"/>
              <w:lang w:val="en-GB"/>
            </w:rPr>
          </w:rPrChange>
        </w:rPr>
        <w:t xml:space="preserve">n what the system should do </w:t>
      </w:r>
      <w:sdt>
        <w:sdtPr>
          <w:rPr>
            <w:rFonts w:ascii="Times" w:eastAsia="Times New Roman" w:hAnsi="Times" w:cs="Times New Roman"/>
            <w:sz w:val="22"/>
            <w:szCs w:val="22"/>
            <w:lang w:val="en-GB"/>
            <w:rPrChange w:id="5474" w:author="Chara Katiri" w:date="2015-05-12T15:22:00Z">
              <w:rPr>
                <w:rFonts w:ascii="Times" w:eastAsia="Times New Roman" w:hAnsi="Times" w:cs="Times New Roman"/>
                <w:sz w:val="22"/>
                <w:szCs w:val="22"/>
                <w:shd w:val="clear" w:color="auto" w:fill="FFFFFF"/>
                <w:lang w:val="en-GB"/>
              </w:rPr>
            </w:rPrChange>
          </w:rPr>
          <w:id w:val="2045163354"/>
          <w:citation/>
        </w:sdtPr>
        <w:sdtContent>
          <w:r w:rsidR="00C955A9" w:rsidRPr="009448FB">
            <w:rPr>
              <w:rFonts w:ascii="Times" w:eastAsia="Times New Roman" w:hAnsi="Times" w:cs="Times New Roman"/>
              <w:sz w:val="22"/>
              <w:szCs w:val="22"/>
              <w:lang w:val="en-GB"/>
              <w:rPrChange w:id="5475" w:author="Chara Katiri" w:date="2015-05-12T14:53:00Z">
                <w:rPr>
                  <w:rFonts w:ascii="Times" w:eastAsia="Times New Roman" w:hAnsi="Times" w:cs="Times New Roman"/>
                  <w:sz w:val="22"/>
                  <w:szCs w:val="22"/>
                  <w:shd w:val="clear" w:color="auto" w:fill="FFFFFF"/>
                  <w:lang w:val="en-GB"/>
                </w:rPr>
              </w:rPrChange>
            </w:rPr>
            <w:fldChar w:fldCharType="begin"/>
          </w:r>
          <w:r w:rsidR="00C955A9" w:rsidRPr="009448FB">
            <w:rPr>
              <w:rFonts w:ascii="Times" w:eastAsia="Times New Roman" w:hAnsi="Times" w:cs="Times New Roman"/>
              <w:sz w:val="22"/>
              <w:szCs w:val="22"/>
              <w:lang w:val="en-GB"/>
              <w:rPrChange w:id="5476" w:author="Chara Katiri" w:date="2015-05-12T14:53:00Z">
                <w:rPr>
                  <w:rFonts w:ascii="Times" w:eastAsia="Times New Roman" w:hAnsi="Times" w:cs="Times New Roman"/>
                  <w:sz w:val="22"/>
                  <w:szCs w:val="22"/>
                  <w:shd w:val="clear" w:color="auto" w:fill="FFFFFF"/>
                </w:rPr>
              </w:rPrChange>
            </w:rPr>
            <w:instrText xml:space="preserve"> CITATION Leg15 \l 1033 </w:instrText>
          </w:r>
          <w:r w:rsidR="00C955A9" w:rsidRPr="009448FB">
            <w:rPr>
              <w:rFonts w:ascii="Times" w:eastAsia="Times New Roman" w:hAnsi="Times" w:cs="Times New Roman"/>
              <w:sz w:val="22"/>
              <w:szCs w:val="22"/>
              <w:lang w:val="en-GB"/>
              <w:rPrChange w:id="5477"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5478"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5479"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5480" w:author="Chara Katiri" w:date="2015-05-12T14:53:00Z">
                <w:rPr>
                  <w:rFonts w:ascii="Times" w:eastAsia="Times New Roman" w:hAnsi="Times" w:cs="Times New Roman"/>
                  <w:noProof/>
                  <w:sz w:val="22"/>
                  <w:szCs w:val="22"/>
                  <w:shd w:val="clear" w:color="auto" w:fill="FFFFFF"/>
                </w:rPr>
              </w:rPrChange>
            </w:rPr>
            <w:instrText xml:space="preserve"> HYPERLINK "" \l "Leg15" </w:instrText>
          </w:r>
          <w:r w:rsidR="00B7160F" w:rsidRPr="009448FB">
            <w:rPr>
              <w:rFonts w:ascii="Times" w:eastAsia="Times New Roman" w:hAnsi="Times" w:cs="Times New Roman"/>
              <w:sz w:val="22"/>
              <w:szCs w:val="22"/>
              <w:lang w:val="en-GB"/>
              <w:rPrChange w:id="5481"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rFonts w:ascii="Times" w:eastAsia="Times New Roman" w:hAnsi="Times" w:cs="Times New Roman"/>
              <w:sz w:val="22"/>
              <w:szCs w:val="22"/>
              <w:lang w:val="en-GB"/>
              <w:rPrChange w:id="5482" w:author="Chara Katiri" w:date="2015-05-12T15:22:00Z">
                <w:rPr>
                  <w:rStyle w:val="Heading2Char"/>
                  <w:rFonts w:ascii="Times" w:eastAsia="Times New Roman" w:hAnsi="Times" w:cs="Times New Roman"/>
                  <w:noProof/>
                  <w:color w:val="auto"/>
                  <w:sz w:val="22"/>
                  <w:szCs w:val="22"/>
                  <w:shd w:val="clear" w:color="auto" w:fill="FFFFFF"/>
                </w:rPr>
              </w:rPrChange>
            </w:rPr>
            <w:t>28</w:t>
          </w:r>
          <w:r w:rsidR="00B7160F" w:rsidRPr="009448FB">
            <w:rPr>
              <w:rFonts w:ascii="Times" w:eastAsia="Times New Roman" w:hAnsi="Times" w:cs="Times New Roman"/>
              <w:sz w:val="22"/>
              <w:szCs w:val="22"/>
              <w:lang w:val="en-GB"/>
              <w:rPrChange w:id="5483"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5484" w:author="Chara Katiri" w:date="2015-05-12T14:53:00Z">
                <w:rPr>
                  <w:rFonts w:ascii="Times" w:eastAsia="Times New Roman" w:hAnsi="Times" w:cs="Times New Roman"/>
                  <w:noProof/>
                  <w:sz w:val="22"/>
                  <w:szCs w:val="22"/>
                  <w:shd w:val="clear" w:color="auto" w:fill="FFFFFF"/>
                </w:rPr>
              </w:rPrChange>
            </w:rPr>
            <w:t>]</w:t>
          </w:r>
          <w:r w:rsidR="00C955A9" w:rsidRPr="009448FB">
            <w:rPr>
              <w:rFonts w:ascii="Times" w:eastAsia="Times New Roman" w:hAnsi="Times" w:cs="Times New Roman"/>
              <w:sz w:val="22"/>
              <w:szCs w:val="22"/>
              <w:lang w:val="en-GB"/>
              <w:rPrChange w:id="5485" w:author="Chara Katiri" w:date="2015-05-12T14:53:00Z">
                <w:rPr>
                  <w:rFonts w:ascii="Times" w:eastAsia="Times New Roman" w:hAnsi="Times" w:cs="Times New Roman"/>
                  <w:sz w:val="22"/>
                  <w:szCs w:val="22"/>
                  <w:shd w:val="clear" w:color="auto" w:fill="FFFFFF"/>
                  <w:lang w:val="en-GB"/>
                </w:rPr>
              </w:rPrChange>
            </w:rPr>
            <w:fldChar w:fldCharType="end"/>
          </w:r>
        </w:sdtContent>
      </w:sdt>
      <w:r w:rsidR="00C955A9" w:rsidRPr="009448FB">
        <w:rPr>
          <w:rFonts w:ascii="Times" w:eastAsia="Times New Roman" w:hAnsi="Times" w:cs="Times New Roman"/>
          <w:sz w:val="22"/>
          <w:szCs w:val="22"/>
          <w:lang w:val="en-GB"/>
          <w:rPrChange w:id="5486" w:author="Chara Katiri" w:date="2015-05-12T14:53:00Z">
            <w:rPr>
              <w:rFonts w:ascii="Times" w:eastAsia="Times New Roman" w:hAnsi="Times" w:cs="Times New Roman"/>
              <w:sz w:val="22"/>
              <w:szCs w:val="22"/>
              <w:shd w:val="clear" w:color="auto" w:fill="FFFFFF"/>
              <w:lang w:val="en-GB"/>
            </w:rPr>
          </w:rPrChange>
        </w:rPr>
        <w:t xml:space="preserve">. </w:t>
      </w:r>
      <w:r w:rsidRPr="009448FB">
        <w:rPr>
          <w:rFonts w:ascii="Times" w:eastAsia="Times New Roman" w:hAnsi="Times" w:cs="Times New Roman"/>
          <w:sz w:val="22"/>
          <w:szCs w:val="22"/>
          <w:lang w:val="en-GB"/>
          <w:rPrChange w:id="5487" w:author="Chara Katiri" w:date="2015-05-12T14:53:00Z">
            <w:rPr>
              <w:rFonts w:ascii="Times" w:eastAsia="Times New Roman" w:hAnsi="Times" w:cs="Times New Roman"/>
              <w:sz w:val="22"/>
              <w:szCs w:val="22"/>
              <w:shd w:val="clear" w:color="auto" w:fill="FFFFFF"/>
              <w:lang w:val="en-GB"/>
            </w:rPr>
          </w:rPrChange>
        </w:rPr>
        <w:t xml:space="preserve"> Examples include: authentication and authorization processes, historical data, audit tracking, </w:t>
      </w:r>
      <w:ins w:id="5488" w:author="Chara Katiri" w:date="2015-04-11T05:33:00Z">
        <w:r w:rsidR="00697D80" w:rsidRPr="009448FB">
          <w:rPr>
            <w:rFonts w:ascii="Times" w:eastAsia="Times New Roman" w:hAnsi="Times" w:cs="Times New Roman"/>
            <w:sz w:val="22"/>
            <w:szCs w:val="22"/>
            <w:lang w:val="en-GB"/>
            <w:rPrChange w:id="5489" w:author="Chara Katiri" w:date="2015-05-12T14:53:00Z">
              <w:rPr>
                <w:rFonts w:ascii="Times" w:eastAsia="Times New Roman" w:hAnsi="Times" w:cs="Times New Roman"/>
                <w:sz w:val="22"/>
                <w:szCs w:val="22"/>
                <w:shd w:val="clear" w:color="auto" w:fill="FFFFFF"/>
                <w:lang w:val="en-GB"/>
              </w:rPr>
            </w:rPrChange>
          </w:rPr>
          <w:t>database requirements etc.</w:t>
        </w:r>
      </w:ins>
      <w:r w:rsidR="00140463" w:rsidRPr="009448FB">
        <w:rPr>
          <w:rFonts w:ascii="Times" w:eastAsia="Times New Roman" w:hAnsi="Times" w:cs="Times New Roman"/>
          <w:sz w:val="22"/>
          <w:szCs w:val="22"/>
          <w:lang w:val="en-GB"/>
          <w:rPrChange w:id="5490" w:author="Chara Katiri" w:date="2015-05-12T14:53:00Z">
            <w:rPr>
              <w:rFonts w:ascii="Times" w:eastAsia="Times New Roman" w:hAnsi="Times" w:cs="Times New Roman"/>
              <w:sz w:val="22"/>
              <w:szCs w:val="22"/>
              <w:shd w:val="clear" w:color="auto" w:fill="FFFFFF"/>
              <w:lang w:val="en-GB"/>
            </w:rPr>
          </w:rPrChange>
        </w:rPr>
        <w:t xml:space="preserve"> </w:t>
      </w:r>
      <w:sdt>
        <w:sdtPr>
          <w:rPr>
            <w:rFonts w:ascii="Times" w:eastAsia="Times New Roman" w:hAnsi="Times" w:cs="Times New Roman"/>
            <w:sz w:val="22"/>
            <w:szCs w:val="22"/>
            <w:lang w:val="en-GB"/>
            <w:rPrChange w:id="5491" w:author="Chara Katiri" w:date="2015-05-12T15:22:00Z">
              <w:rPr>
                <w:rFonts w:ascii="Times" w:eastAsia="Times New Roman" w:hAnsi="Times" w:cs="Times New Roman"/>
                <w:sz w:val="22"/>
                <w:szCs w:val="22"/>
                <w:shd w:val="clear" w:color="auto" w:fill="FFFFFF"/>
                <w:lang w:val="en-GB"/>
              </w:rPr>
            </w:rPrChange>
          </w:rPr>
          <w:id w:val="-478842172"/>
          <w:citation/>
        </w:sdtPr>
        <w:sdtContent>
          <w:r w:rsidR="00140463" w:rsidRPr="009448FB">
            <w:rPr>
              <w:rFonts w:ascii="Times" w:eastAsia="Times New Roman" w:hAnsi="Times" w:cs="Times New Roman"/>
              <w:sz w:val="22"/>
              <w:szCs w:val="22"/>
              <w:lang w:val="en-GB"/>
              <w:rPrChange w:id="5492"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5493" w:author="Chara Katiri" w:date="2015-05-12T14:53:00Z">
                <w:rPr>
                  <w:rFonts w:ascii="Times" w:eastAsia="Times New Roman" w:hAnsi="Times" w:cs="Times New Roman"/>
                  <w:sz w:val="22"/>
                  <w:szCs w:val="22"/>
                  <w:shd w:val="clear" w:color="auto" w:fill="FFFFFF"/>
                </w:rPr>
              </w:rPrChange>
            </w:rPr>
            <w:instrText xml:space="preserve"> CITATION Sqa15 \l 1033 </w:instrText>
          </w:r>
          <w:r w:rsidR="00140463" w:rsidRPr="009448FB">
            <w:rPr>
              <w:rFonts w:ascii="Times" w:eastAsia="Times New Roman" w:hAnsi="Times" w:cs="Times New Roman"/>
              <w:sz w:val="22"/>
              <w:szCs w:val="22"/>
              <w:lang w:val="en-GB"/>
              <w:rPrChange w:id="5494"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5495"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5496"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5497" w:author="Chara Katiri" w:date="2015-05-12T14:53:00Z">
                <w:rPr>
                  <w:rFonts w:ascii="Times" w:eastAsia="Times New Roman" w:hAnsi="Times" w:cs="Times New Roman"/>
                  <w:noProof/>
                  <w:sz w:val="22"/>
                  <w:szCs w:val="22"/>
                  <w:shd w:val="clear" w:color="auto" w:fill="FFFFFF"/>
                </w:rPr>
              </w:rPrChange>
            </w:rPr>
            <w:instrText xml:space="preserve"> HYPERLINK "" \l "Sqa15" </w:instrText>
          </w:r>
          <w:r w:rsidR="00B7160F" w:rsidRPr="009448FB">
            <w:rPr>
              <w:rFonts w:ascii="Times" w:eastAsia="Times New Roman" w:hAnsi="Times" w:cs="Times New Roman"/>
              <w:sz w:val="22"/>
              <w:szCs w:val="22"/>
              <w:lang w:val="en-GB"/>
              <w:rPrChange w:id="5498"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rFonts w:ascii="Times" w:eastAsia="Times New Roman" w:hAnsi="Times" w:cs="Times New Roman"/>
              <w:sz w:val="22"/>
              <w:szCs w:val="22"/>
              <w:lang w:val="en-GB"/>
              <w:rPrChange w:id="5499" w:author="Chara Katiri" w:date="2015-05-12T15:22:00Z">
                <w:rPr>
                  <w:rStyle w:val="Heading2Char"/>
                  <w:rFonts w:ascii="Times" w:eastAsia="Times New Roman" w:hAnsi="Times" w:cs="Times New Roman"/>
                  <w:noProof/>
                  <w:color w:val="auto"/>
                  <w:sz w:val="22"/>
                  <w:szCs w:val="22"/>
                  <w:shd w:val="clear" w:color="auto" w:fill="FFFFFF"/>
                </w:rPr>
              </w:rPrChange>
            </w:rPr>
            <w:t>29</w:t>
          </w:r>
          <w:r w:rsidR="00B7160F" w:rsidRPr="009448FB">
            <w:rPr>
              <w:rFonts w:ascii="Times" w:eastAsia="Times New Roman" w:hAnsi="Times" w:cs="Times New Roman"/>
              <w:sz w:val="22"/>
              <w:szCs w:val="22"/>
              <w:lang w:val="en-GB"/>
              <w:rPrChange w:id="5500"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5501"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5502" w:author="Chara Katiri" w:date="2015-05-12T14:53:00Z">
                <w:rPr>
                  <w:rFonts w:ascii="Times" w:eastAsia="Times New Roman" w:hAnsi="Times" w:cs="Times New Roman"/>
                  <w:sz w:val="22"/>
                  <w:szCs w:val="22"/>
                  <w:shd w:val="clear" w:color="auto" w:fill="FFFFFF"/>
                  <w:lang w:val="en-GB"/>
                </w:rPr>
              </w:rPrChange>
            </w:rPr>
            <w:fldChar w:fldCharType="end"/>
          </w:r>
        </w:sdtContent>
      </w:sdt>
      <w:ins w:id="5503" w:author="Chara Katiri" w:date="2015-04-11T05:34:00Z">
        <w:r w:rsidR="00697D80" w:rsidRPr="009448FB">
          <w:rPr>
            <w:rFonts w:ascii="Times" w:eastAsia="Times New Roman" w:hAnsi="Times" w:cs="Times New Roman"/>
            <w:sz w:val="22"/>
            <w:szCs w:val="22"/>
            <w:lang w:val="en-GB"/>
            <w:rPrChange w:id="5504" w:author="Chara Katiri" w:date="2015-05-12T14:53:00Z">
              <w:rPr>
                <w:rFonts w:ascii="Times" w:eastAsia="Times New Roman" w:hAnsi="Times" w:cs="Times New Roman"/>
                <w:sz w:val="22"/>
                <w:szCs w:val="22"/>
                <w:shd w:val="clear" w:color="auto" w:fill="FFFFFF"/>
                <w:lang w:val="en-GB"/>
              </w:rPr>
            </w:rPrChange>
          </w:rPr>
          <w:t>.</w:t>
        </w:r>
      </w:ins>
    </w:p>
    <w:p w14:paraId="4CB4FFE5" w14:textId="048FCB3B" w:rsidR="00305226" w:rsidRPr="009448FB" w:rsidRDefault="00305226" w:rsidP="00F3236C">
      <w:pPr>
        <w:spacing w:line="360" w:lineRule="auto"/>
        <w:ind w:firstLine="567"/>
        <w:contextualSpacing/>
        <w:jc w:val="both"/>
        <w:rPr>
          <w:rFonts w:ascii="Times" w:eastAsia="Times New Roman" w:hAnsi="Times" w:cs="Times New Roman"/>
          <w:sz w:val="22"/>
          <w:szCs w:val="22"/>
          <w:lang w:val="en-GB"/>
          <w:rPrChange w:id="5505" w:author="Chara Katiri" w:date="2015-05-12T14:53:00Z">
            <w:rPr>
              <w:rFonts w:ascii="Times" w:eastAsia="Times New Roman" w:hAnsi="Times" w:cs="Times New Roman"/>
              <w:sz w:val="22"/>
              <w:szCs w:val="22"/>
              <w:shd w:val="clear" w:color="auto" w:fill="FFFFFF"/>
              <w:lang w:val="en-GB"/>
            </w:rPr>
          </w:rPrChange>
        </w:rPr>
        <w:pPrChange w:id="5506" w:author="Chara Katiri" w:date="2015-05-12T15:22:00Z">
          <w:pPr>
            <w:pStyle w:val="ListParagraph"/>
            <w:numPr>
              <w:ilvl w:val="1"/>
              <w:numId w:val="6"/>
            </w:numPr>
            <w:spacing w:line="360" w:lineRule="auto"/>
            <w:ind w:left="1440" w:hanging="360"/>
            <w:jc w:val="both"/>
          </w:pPr>
        </w:pPrChange>
      </w:pPr>
      <w:r w:rsidRPr="009448FB">
        <w:rPr>
          <w:rFonts w:ascii="Times" w:eastAsia="Times New Roman" w:hAnsi="Times" w:cs="Times New Roman"/>
          <w:sz w:val="22"/>
          <w:szCs w:val="22"/>
          <w:lang w:val="en-GB"/>
          <w:rPrChange w:id="5507" w:author="Chara Katiri" w:date="2015-05-12T14:53:00Z">
            <w:rPr>
              <w:rFonts w:ascii="Times" w:eastAsia="Times New Roman" w:hAnsi="Times" w:cs="Times New Roman"/>
              <w:sz w:val="22"/>
              <w:szCs w:val="22"/>
              <w:shd w:val="clear" w:color="auto" w:fill="FFFFFF"/>
              <w:lang w:val="en-GB"/>
            </w:rPr>
          </w:rPrChange>
        </w:rPr>
        <w:t>Non-Functional: Requirements are classified as non-functional if they cover constraints of the solution, targets and ways to control its mechanisms. Examples include performance, scalab</w:t>
      </w:r>
      <w:r w:rsidR="00140463" w:rsidRPr="009448FB">
        <w:rPr>
          <w:rFonts w:ascii="Times" w:eastAsia="Times New Roman" w:hAnsi="Times" w:cs="Times New Roman"/>
          <w:sz w:val="22"/>
          <w:szCs w:val="22"/>
          <w:lang w:val="en-GB"/>
          <w:rPrChange w:id="5508" w:author="Chara Katiri" w:date="2015-05-12T14:53:00Z">
            <w:rPr>
              <w:rFonts w:ascii="Times" w:eastAsia="Times New Roman" w:hAnsi="Times" w:cs="Times New Roman"/>
              <w:sz w:val="22"/>
              <w:szCs w:val="22"/>
              <w:shd w:val="clear" w:color="auto" w:fill="FFFFFF"/>
              <w:lang w:val="en-GB"/>
            </w:rPr>
          </w:rPrChange>
        </w:rPr>
        <w:t xml:space="preserve">ility, maintainability etc. </w:t>
      </w:r>
      <w:sdt>
        <w:sdtPr>
          <w:rPr>
            <w:rFonts w:ascii="Times" w:eastAsia="Times New Roman" w:hAnsi="Times" w:cs="Times New Roman"/>
            <w:sz w:val="22"/>
            <w:szCs w:val="22"/>
            <w:lang w:val="en-GB"/>
            <w:rPrChange w:id="5509" w:author="Chara Katiri" w:date="2015-05-12T15:22:00Z">
              <w:rPr>
                <w:rFonts w:ascii="Times" w:eastAsia="Times New Roman" w:hAnsi="Times" w:cs="Times New Roman"/>
                <w:sz w:val="22"/>
                <w:szCs w:val="22"/>
                <w:shd w:val="clear" w:color="auto" w:fill="FFFFFF"/>
                <w:lang w:val="en-GB"/>
              </w:rPr>
            </w:rPrChange>
          </w:rPr>
          <w:id w:val="-195853147"/>
          <w:citation/>
        </w:sdtPr>
        <w:sdtContent>
          <w:r w:rsidR="00140463" w:rsidRPr="009448FB">
            <w:rPr>
              <w:rFonts w:ascii="Times" w:eastAsia="Times New Roman" w:hAnsi="Times" w:cs="Times New Roman"/>
              <w:sz w:val="22"/>
              <w:szCs w:val="22"/>
              <w:lang w:val="en-GB"/>
              <w:rPrChange w:id="5510"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5511" w:author="Chara Katiri" w:date="2015-05-12T14:53:00Z">
                <w:rPr>
                  <w:rFonts w:ascii="Times" w:eastAsia="Times New Roman" w:hAnsi="Times" w:cs="Times New Roman"/>
                  <w:sz w:val="22"/>
                  <w:szCs w:val="22"/>
                  <w:shd w:val="clear" w:color="auto" w:fill="FFFFFF"/>
                </w:rPr>
              </w:rPrChange>
            </w:rPr>
            <w:instrText xml:space="preserve"> CITATION ReQ15 \l 1033 </w:instrText>
          </w:r>
          <w:r w:rsidR="00140463" w:rsidRPr="009448FB">
            <w:rPr>
              <w:rFonts w:ascii="Times" w:eastAsia="Times New Roman" w:hAnsi="Times" w:cs="Times New Roman"/>
              <w:sz w:val="22"/>
              <w:szCs w:val="22"/>
              <w:lang w:val="en-GB"/>
              <w:rPrChange w:id="5512"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5513"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5514"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5515" w:author="Chara Katiri" w:date="2015-05-12T14:53:00Z">
                <w:rPr>
                  <w:rFonts w:ascii="Times" w:eastAsia="Times New Roman" w:hAnsi="Times" w:cs="Times New Roman"/>
                  <w:noProof/>
                  <w:sz w:val="22"/>
                  <w:szCs w:val="22"/>
                  <w:shd w:val="clear" w:color="auto" w:fill="FFFFFF"/>
                </w:rPr>
              </w:rPrChange>
            </w:rPr>
            <w:instrText xml:space="preserve"> HYPERLINK "" \l "ReQ15" </w:instrText>
          </w:r>
          <w:r w:rsidR="00B7160F" w:rsidRPr="009448FB">
            <w:rPr>
              <w:rFonts w:ascii="Times" w:eastAsia="Times New Roman" w:hAnsi="Times" w:cs="Times New Roman"/>
              <w:sz w:val="22"/>
              <w:szCs w:val="22"/>
              <w:lang w:val="en-GB"/>
              <w:rPrChange w:id="5516"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rFonts w:ascii="Times" w:eastAsia="Times New Roman" w:hAnsi="Times" w:cs="Times New Roman"/>
              <w:sz w:val="22"/>
              <w:szCs w:val="22"/>
              <w:lang w:val="en-GB"/>
              <w:rPrChange w:id="5517" w:author="Chara Katiri" w:date="2015-05-12T15:22:00Z">
                <w:rPr>
                  <w:rStyle w:val="Heading2Char"/>
                  <w:rFonts w:ascii="Times" w:eastAsia="Times New Roman" w:hAnsi="Times" w:cs="Times New Roman"/>
                  <w:noProof/>
                  <w:color w:val="auto"/>
                  <w:sz w:val="22"/>
                  <w:szCs w:val="22"/>
                  <w:shd w:val="clear" w:color="auto" w:fill="FFFFFF"/>
                </w:rPr>
              </w:rPrChange>
            </w:rPr>
            <w:t>30</w:t>
          </w:r>
          <w:r w:rsidR="00B7160F" w:rsidRPr="009448FB">
            <w:rPr>
              <w:rFonts w:ascii="Times" w:eastAsia="Times New Roman" w:hAnsi="Times" w:cs="Times New Roman"/>
              <w:sz w:val="22"/>
              <w:szCs w:val="22"/>
              <w:lang w:val="en-GB"/>
              <w:rPrChange w:id="5518"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5519"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5520" w:author="Chara Katiri" w:date="2015-05-12T14:53:00Z">
                <w:rPr>
                  <w:rFonts w:ascii="Times" w:eastAsia="Times New Roman" w:hAnsi="Times" w:cs="Times New Roman"/>
                  <w:sz w:val="22"/>
                  <w:szCs w:val="22"/>
                  <w:shd w:val="clear" w:color="auto" w:fill="FFFFFF"/>
                  <w:lang w:val="en-GB"/>
                </w:rPr>
              </w:rPrChange>
            </w:rPr>
            <w:fldChar w:fldCharType="end"/>
          </w:r>
        </w:sdtContent>
      </w:sdt>
      <w:r w:rsidR="00140463" w:rsidRPr="009448FB">
        <w:rPr>
          <w:rFonts w:ascii="Times" w:eastAsia="Times New Roman" w:hAnsi="Times" w:cs="Times New Roman"/>
          <w:sz w:val="22"/>
          <w:szCs w:val="22"/>
          <w:lang w:val="en-GB"/>
          <w:rPrChange w:id="5521" w:author="Chara Katiri" w:date="2015-05-12T14:53:00Z">
            <w:rPr>
              <w:rFonts w:ascii="Times" w:eastAsia="Times New Roman" w:hAnsi="Times" w:cs="Times New Roman"/>
              <w:sz w:val="22"/>
              <w:szCs w:val="22"/>
              <w:shd w:val="clear" w:color="auto" w:fill="FFFFFF"/>
              <w:lang w:val="en-GB"/>
            </w:rPr>
          </w:rPrChange>
        </w:rPr>
        <w:t>.</w:t>
      </w:r>
    </w:p>
    <w:p w14:paraId="2D21143C" w14:textId="77777777" w:rsidR="009448FB" w:rsidRDefault="009448FB" w:rsidP="009448FB">
      <w:pPr>
        <w:spacing w:line="360" w:lineRule="auto"/>
        <w:ind w:left="66"/>
        <w:jc w:val="both"/>
        <w:rPr>
          <w:ins w:id="5522" w:author="Chara Katiri" w:date="2015-05-12T14:52:00Z"/>
          <w:rFonts w:ascii="Times" w:eastAsia="Times New Roman" w:hAnsi="Times" w:cs="Times New Roman"/>
          <w:i/>
          <w:sz w:val="22"/>
          <w:szCs w:val="22"/>
          <w:lang w:val="en-GB"/>
        </w:rPr>
        <w:pPrChange w:id="5523" w:author="Chara Katiri" w:date="2015-05-12T14:52:00Z">
          <w:pPr>
            <w:pStyle w:val="ListParagraph"/>
            <w:numPr>
              <w:numId w:val="6"/>
            </w:numPr>
            <w:spacing w:line="360" w:lineRule="auto"/>
            <w:ind w:hanging="360"/>
            <w:jc w:val="both"/>
          </w:pPr>
        </w:pPrChange>
      </w:pPr>
    </w:p>
    <w:p w14:paraId="691203A8" w14:textId="77777777" w:rsidR="009448FB" w:rsidRDefault="002617A0" w:rsidP="009448FB">
      <w:pPr>
        <w:spacing w:line="360" w:lineRule="auto"/>
        <w:ind w:left="66"/>
        <w:jc w:val="both"/>
        <w:rPr>
          <w:ins w:id="5524" w:author="Chara Katiri" w:date="2015-05-12T14:53:00Z"/>
          <w:rFonts w:ascii="Times" w:eastAsia="Times New Roman" w:hAnsi="Times" w:cs="Times New Roman"/>
          <w:sz w:val="22"/>
          <w:szCs w:val="22"/>
          <w:lang w:val="en-GB"/>
        </w:rPr>
        <w:pPrChange w:id="5525" w:author="Chara Katiri" w:date="2015-05-12T14:52:00Z">
          <w:pPr>
            <w:pStyle w:val="ListParagraph"/>
            <w:numPr>
              <w:numId w:val="6"/>
            </w:numPr>
            <w:spacing w:line="360" w:lineRule="auto"/>
            <w:ind w:hanging="360"/>
            <w:jc w:val="both"/>
          </w:pPr>
        </w:pPrChange>
      </w:pPr>
      <w:ins w:id="5526" w:author="Chara Katiri" w:date="2015-04-12T03:06:00Z">
        <w:r w:rsidRPr="009448FB">
          <w:rPr>
            <w:rFonts w:ascii="Times" w:eastAsia="Times New Roman" w:hAnsi="Times" w:cs="Times New Roman"/>
            <w:i/>
            <w:sz w:val="22"/>
            <w:szCs w:val="22"/>
            <w:lang w:val="en-GB"/>
            <w:rPrChange w:id="5527" w:author="Chara Katiri" w:date="2015-05-12T14:52:00Z">
              <w:rPr>
                <w:rFonts w:ascii="Times" w:eastAsia="Times New Roman" w:hAnsi="Times" w:cs="Times New Roman"/>
                <w:sz w:val="22"/>
                <w:szCs w:val="22"/>
                <w:shd w:val="clear" w:color="auto" w:fill="FFFFFF"/>
                <w:lang w:val="en-GB"/>
              </w:rPr>
            </w:rPrChange>
          </w:rPr>
          <w:t xml:space="preserve">Shall/Must </w:t>
        </w:r>
      </w:ins>
      <w:ins w:id="5528" w:author="Chara Katiri" w:date="2015-04-12T03:07:00Z">
        <w:r w:rsidRPr="009448FB">
          <w:rPr>
            <w:rFonts w:ascii="Times" w:eastAsia="Times New Roman" w:hAnsi="Times" w:cs="Times New Roman"/>
            <w:i/>
            <w:sz w:val="22"/>
            <w:szCs w:val="22"/>
            <w:lang w:val="en-GB"/>
            <w:rPrChange w:id="5529" w:author="Chara Katiri" w:date="2015-05-12T14:52:00Z">
              <w:rPr>
                <w:rFonts w:ascii="Times" w:eastAsia="Times New Roman" w:hAnsi="Times" w:cs="Times New Roman"/>
                <w:sz w:val="22"/>
                <w:szCs w:val="22"/>
                <w:shd w:val="clear" w:color="auto" w:fill="FFFFFF"/>
                <w:lang w:val="en-GB"/>
              </w:rPr>
            </w:rPrChange>
          </w:rPr>
          <w:t>terminology</w:t>
        </w:r>
      </w:ins>
      <w:ins w:id="5530" w:author="Chara Katiri" w:date="2015-04-12T03:10:00Z">
        <w:r w:rsidRPr="009448FB">
          <w:rPr>
            <w:rFonts w:ascii="Times" w:eastAsia="Times New Roman" w:hAnsi="Times" w:cs="Times New Roman"/>
            <w:sz w:val="22"/>
            <w:szCs w:val="22"/>
            <w:lang w:val="en-GB"/>
            <w:rPrChange w:id="5531" w:author="Chara Katiri" w:date="2015-05-12T14:52:00Z">
              <w:rPr>
                <w:rFonts w:ascii="Times" w:eastAsia="Times New Roman" w:hAnsi="Times" w:cs="Times New Roman"/>
                <w:sz w:val="22"/>
                <w:szCs w:val="22"/>
                <w:shd w:val="clear" w:color="auto" w:fill="FFFFFF"/>
                <w:lang w:val="en-GB"/>
              </w:rPr>
            </w:rPrChange>
          </w:rPr>
          <w:t xml:space="preserve">: </w:t>
        </w:r>
      </w:ins>
    </w:p>
    <w:p w14:paraId="7D833C3F" w14:textId="73233745" w:rsidR="002617A0" w:rsidRDefault="002617A0" w:rsidP="00F3236C">
      <w:pPr>
        <w:spacing w:line="360" w:lineRule="auto"/>
        <w:ind w:firstLine="567"/>
        <w:contextualSpacing/>
        <w:jc w:val="both"/>
        <w:rPr>
          <w:ins w:id="5532" w:author="Chara Katiri" w:date="2015-05-12T14:53:00Z"/>
          <w:rFonts w:ascii="Times" w:eastAsia="Times New Roman" w:hAnsi="Times" w:cs="Times New Roman"/>
          <w:sz w:val="22"/>
          <w:szCs w:val="22"/>
          <w:lang w:val="en-GB"/>
        </w:rPr>
        <w:pPrChange w:id="5533" w:author="Chara Katiri" w:date="2015-05-12T15:22:00Z">
          <w:pPr>
            <w:pStyle w:val="ListParagraph"/>
            <w:numPr>
              <w:numId w:val="6"/>
            </w:numPr>
            <w:spacing w:line="360" w:lineRule="auto"/>
            <w:ind w:hanging="360"/>
            <w:jc w:val="both"/>
          </w:pPr>
        </w:pPrChange>
      </w:pPr>
      <w:ins w:id="5534" w:author="Chara Katiri" w:date="2015-04-12T03:11:00Z">
        <w:r w:rsidRPr="009448FB">
          <w:rPr>
            <w:rFonts w:ascii="Times" w:eastAsia="Times New Roman" w:hAnsi="Times" w:cs="Times New Roman"/>
            <w:sz w:val="22"/>
            <w:szCs w:val="22"/>
            <w:lang w:val="en-GB"/>
            <w:rPrChange w:id="5535" w:author="Chara Katiri" w:date="2015-05-12T14:52:00Z">
              <w:rPr>
                <w:rFonts w:ascii="Times" w:eastAsia="Times New Roman" w:hAnsi="Times" w:cs="Times New Roman"/>
                <w:sz w:val="22"/>
                <w:szCs w:val="22"/>
                <w:shd w:val="clear" w:color="auto" w:fill="FFFFFF"/>
                <w:lang w:val="en-GB"/>
              </w:rPr>
            </w:rPrChange>
          </w:rPr>
          <w:t xml:space="preserve">These keywords </w:t>
        </w:r>
      </w:ins>
      <w:ins w:id="5536" w:author="Chara Katiri" w:date="2015-05-02T16:44:00Z">
        <w:r w:rsidR="009B4210" w:rsidRPr="009448FB">
          <w:rPr>
            <w:rFonts w:ascii="Times" w:eastAsia="Times New Roman" w:hAnsi="Times" w:cs="Times New Roman"/>
            <w:sz w:val="22"/>
            <w:szCs w:val="22"/>
            <w:lang w:val="en-GB"/>
            <w:rPrChange w:id="5537" w:author="Chara Katiri" w:date="2015-05-12T14:52:00Z">
              <w:rPr>
                <w:rFonts w:ascii="Times" w:eastAsia="Times New Roman" w:hAnsi="Times" w:cs="Times New Roman"/>
                <w:sz w:val="22"/>
                <w:szCs w:val="22"/>
                <w:shd w:val="clear" w:color="auto" w:fill="FFFFFF"/>
                <w:lang w:val="en-GB"/>
              </w:rPr>
            </w:rPrChange>
          </w:rPr>
          <w:t>were standardised by the Internet Engineering Task Force (IETF)</w:t>
        </w:r>
      </w:ins>
      <w:ins w:id="5538" w:author="Chara Katiri" w:date="2015-04-12T03:11:00Z">
        <w:r w:rsidRPr="009448FB">
          <w:rPr>
            <w:rFonts w:ascii="Times" w:eastAsia="Times New Roman" w:hAnsi="Times" w:cs="Times New Roman"/>
            <w:sz w:val="22"/>
            <w:szCs w:val="22"/>
            <w:lang w:val="en-GB"/>
            <w:rPrChange w:id="5539" w:author="Chara Katiri" w:date="2015-05-12T14:52:00Z">
              <w:rPr>
                <w:rFonts w:ascii="Times" w:eastAsia="Times New Roman" w:hAnsi="Times" w:cs="Times New Roman"/>
                <w:sz w:val="22"/>
                <w:szCs w:val="22"/>
                <w:shd w:val="clear" w:color="auto" w:fill="FFFFFF"/>
                <w:lang w:val="en-GB"/>
              </w:rPr>
            </w:rPrChange>
          </w:rPr>
          <w:t xml:space="preserve"> </w:t>
        </w:r>
      </w:ins>
      <w:ins w:id="5540" w:author="Chara Katiri" w:date="2015-05-02T16:45:00Z">
        <w:r w:rsidR="009B4210" w:rsidRPr="009448FB">
          <w:rPr>
            <w:rFonts w:ascii="Times" w:eastAsia="Times New Roman" w:hAnsi="Times" w:cs="Times New Roman"/>
            <w:sz w:val="22"/>
            <w:szCs w:val="22"/>
            <w:lang w:val="en-GB"/>
            <w:rPrChange w:id="5541" w:author="Chara Katiri" w:date="2015-05-12T14:52:00Z">
              <w:rPr>
                <w:rFonts w:ascii="Times" w:eastAsia="Times New Roman" w:hAnsi="Times" w:cs="Times New Roman"/>
                <w:sz w:val="22"/>
                <w:szCs w:val="22"/>
                <w:shd w:val="clear" w:color="auto" w:fill="FFFFFF"/>
                <w:lang w:val="en-GB"/>
              </w:rPr>
            </w:rPrChange>
          </w:rPr>
          <w:t xml:space="preserve">to specify the </w:t>
        </w:r>
      </w:ins>
      <w:ins w:id="5542" w:author="Chara Katiri" w:date="2015-04-12T03:12:00Z">
        <w:r w:rsidRPr="009448FB">
          <w:rPr>
            <w:rFonts w:ascii="Times" w:eastAsia="Times New Roman" w:hAnsi="Times" w:cs="Times New Roman"/>
            <w:sz w:val="22"/>
            <w:szCs w:val="22"/>
            <w:lang w:val="en-GB"/>
            <w:rPrChange w:id="5543" w:author="Chara Katiri" w:date="2015-05-12T14:52:00Z">
              <w:rPr>
                <w:rFonts w:ascii="Times" w:eastAsia="Times New Roman" w:hAnsi="Times" w:cs="Times New Roman"/>
                <w:sz w:val="22"/>
                <w:szCs w:val="22"/>
                <w:shd w:val="clear" w:color="auto" w:fill="FFFFFF"/>
                <w:lang w:val="en-GB"/>
              </w:rPr>
            </w:rPrChange>
          </w:rPr>
          <w:t>level of requirement</w:t>
        </w:r>
      </w:ins>
      <w:ins w:id="5544" w:author="Chara Katiri" w:date="2015-05-02T16:45:00Z">
        <w:r w:rsidR="009B4210" w:rsidRPr="009448FB">
          <w:rPr>
            <w:rFonts w:ascii="Times" w:eastAsia="Times New Roman" w:hAnsi="Times" w:cs="Times New Roman"/>
            <w:sz w:val="22"/>
            <w:szCs w:val="22"/>
            <w:lang w:val="en-GB"/>
            <w:rPrChange w:id="5545" w:author="Chara Katiri" w:date="2015-05-12T14:52:00Z">
              <w:rPr>
                <w:rFonts w:ascii="Times" w:eastAsia="Times New Roman" w:hAnsi="Times" w:cs="Times New Roman"/>
                <w:sz w:val="22"/>
                <w:szCs w:val="22"/>
                <w:shd w:val="clear" w:color="auto" w:fill="FFFFFF"/>
                <w:lang w:val="en-GB"/>
              </w:rPr>
            </w:rPrChange>
          </w:rPr>
          <w:t>s</w:t>
        </w:r>
      </w:ins>
      <w:ins w:id="5546" w:author="Chara Katiri" w:date="2015-04-12T03:12:00Z">
        <w:r w:rsidRPr="009448FB">
          <w:rPr>
            <w:rFonts w:ascii="Times" w:eastAsia="Times New Roman" w:hAnsi="Times" w:cs="Times New Roman"/>
            <w:sz w:val="22"/>
            <w:szCs w:val="22"/>
            <w:lang w:val="en-GB"/>
            <w:rPrChange w:id="5547" w:author="Chara Katiri" w:date="2015-05-12T14:52:00Z">
              <w:rPr>
                <w:rFonts w:ascii="Times" w:eastAsia="Times New Roman" w:hAnsi="Times" w:cs="Times New Roman"/>
                <w:sz w:val="22"/>
                <w:szCs w:val="22"/>
                <w:shd w:val="clear" w:color="auto" w:fill="FFFFFF"/>
                <w:lang w:val="en-GB"/>
              </w:rPr>
            </w:rPrChange>
          </w:rPr>
          <w:t>. Requirements marked as</w:t>
        </w:r>
      </w:ins>
      <w:ins w:id="5548" w:author="Chara Katiri" w:date="2015-04-12T03:06:00Z">
        <w:r w:rsidRPr="009448FB">
          <w:rPr>
            <w:rFonts w:ascii="Times" w:eastAsia="Times New Roman" w:hAnsi="Times" w:cs="Times New Roman"/>
            <w:sz w:val="22"/>
            <w:szCs w:val="22"/>
            <w:lang w:val="en-GB"/>
            <w:rPrChange w:id="5549" w:author="Chara Katiri" w:date="2015-05-12T14:52:00Z">
              <w:rPr>
                <w:shd w:val="clear" w:color="auto" w:fill="FFFFFF"/>
                <w:lang w:val="en-GB"/>
              </w:rPr>
            </w:rPrChange>
          </w:rPr>
          <w:t xml:space="preserve"> ‘Shall’ indicate absolute requirement. ‘Must’ indicates </w:t>
        </w:r>
      </w:ins>
      <w:ins w:id="5550" w:author="Chara Katiri" w:date="2015-04-12T03:13:00Z">
        <w:r w:rsidRPr="009448FB">
          <w:rPr>
            <w:rFonts w:ascii="Times" w:eastAsia="Times New Roman" w:hAnsi="Times" w:cs="Times New Roman"/>
            <w:sz w:val="22"/>
            <w:szCs w:val="22"/>
            <w:lang w:val="en-GB"/>
            <w:rPrChange w:id="5551" w:author="Chara Katiri" w:date="2015-05-12T14:52:00Z">
              <w:rPr>
                <w:rFonts w:ascii="Times" w:eastAsia="Times New Roman" w:hAnsi="Times" w:cs="Times New Roman"/>
                <w:sz w:val="22"/>
                <w:szCs w:val="22"/>
                <w:shd w:val="clear" w:color="auto" w:fill="FFFFFF"/>
                <w:lang w:val="en-GB"/>
              </w:rPr>
            </w:rPrChange>
          </w:rPr>
          <w:t xml:space="preserve">desired requirement </w:t>
        </w:r>
      </w:ins>
      <w:sdt>
        <w:sdtPr>
          <w:rPr>
            <w:rFonts w:ascii="Times" w:eastAsia="Times New Roman" w:hAnsi="Times" w:cs="Times New Roman"/>
            <w:sz w:val="22"/>
            <w:szCs w:val="22"/>
            <w:lang w:val="en-GB"/>
            <w:rPrChange w:id="5552" w:author="Chara Katiri" w:date="2015-05-12T15:22:00Z">
              <w:rPr>
                <w:rFonts w:ascii="Times" w:eastAsia="Times New Roman" w:hAnsi="Times" w:cs="Times New Roman"/>
                <w:sz w:val="22"/>
                <w:szCs w:val="22"/>
                <w:lang w:val="en-GB"/>
              </w:rPr>
            </w:rPrChange>
          </w:rPr>
          <w:id w:val="1100601198"/>
          <w:citation/>
        </w:sdtPr>
        <w:sdtContent>
          <w:r w:rsidR="00140463" w:rsidRPr="009448FB">
            <w:rPr>
              <w:rFonts w:ascii="Times" w:eastAsia="Times New Roman" w:hAnsi="Times" w:cs="Times New Roman"/>
              <w:sz w:val="22"/>
              <w:szCs w:val="22"/>
              <w:lang w:val="en-GB"/>
              <w:rPrChange w:id="5553" w:author="Chara Katiri" w:date="2015-05-12T14:52: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5554" w:author="Chara Katiri" w:date="2015-05-12T14:52:00Z">
                <w:rPr>
                  <w:rFonts w:ascii="Times" w:eastAsia="Times New Roman" w:hAnsi="Times" w:cs="Times New Roman"/>
                  <w:sz w:val="22"/>
                  <w:szCs w:val="22"/>
                  <w:shd w:val="clear" w:color="auto" w:fill="FFFFFF"/>
                </w:rPr>
              </w:rPrChange>
            </w:rPr>
            <w:instrText xml:space="preserve"> CITATION Iet15 \l 1033 </w:instrText>
          </w:r>
          <w:r w:rsidR="00140463" w:rsidRPr="009448FB">
            <w:rPr>
              <w:rFonts w:ascii="Times" w:eastAsia="Times New Roman" w:hAnsi="Times" w:cs="Times New Roman"/>
              <w:sz w:val="22"/>
              <w:szCs w:val="22"/>
              <w:lang w:val="en-GB"/>
              <w:rPrChange w:id="5555" w:author="Chara Katiri" w:date="2015-05-12T14:52: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5556" w:author="Chara Katiri" w:date="2015-05-12T14:52:00Z">
                <w:rPr>
                  <w:rFonts w:ascii="Times" w:eastAsia="Times New Roman" w:hAnsi="Times" w:cs="Times New Roman"/>
                  <w:noProof/>
                  <w:sz w:val="22"/>
                  <w:szCs w:val="22"/>
                  <w:lang w:val="en-GB"/>
                </w:rPr>
              </w:rPrChange>
            </w:rPr>
            <w:t>[</w:t>
          </w:r>
          <w:r w:rsidR="00B7160F" w:rsidRPr="009448FB">
            <w:rPr>
              <w:rFonts w:ascii="Times" w:eastAsia="Times New Roman" w:hAnsi="Times" w:cs="Times New Roman"/>
              <w:sz w:val="22"/>
              <w:szCs w:val="22"/>
              <w:lang w:val="en-GB"/>
              <w:rPrChange w:id="5557" w:author="Chara Katiri" w:date="2015-05-12T14:52:00Z">
                <w:rPr>
                  <w:rFonts w:ascii="Times" w:eastAsia="Times New Roman" w:hAnsi="Times" w:cs="Times New Roman"/>
                  <w:noProof/>
                  <w:sz w:val="22"/>
                  <w:szCs w:val="22"/>
                  <w:lang w:val="en-GB"/>
                </w:rPr>
              </w:rPrChange>
            </w:rPr>
            <w:fldChar w:fldCharType="begin"/>
          </w:r>
          <w:r w:rsidR="00B7160F" w:rsidRPr="009448FB">
            <w:rPr>
              <w:rFonts w:ascii="Times" w:eastAsia="Times New Roman" w:hAnsi="Times" w:cs="Times New Roman"/>
              <w:sz w:val="22"/>
              <w:szCs w:val="22"/>
              <w:lang w:val="en-GB"/>
              <w:rPrChange w:id="5558" w:author="Chara Katiri" w:date="2015-05-12T14:52:00Z">
                <w:rPr>
                  <w:rFonts w:ascii="Times" w:eastAsia="Times New Roman" w:hAnsi="Times" w:cs="Times New Roman"/>
                  <w:noProof/>
                  <w:sz w:val="22"/>
                  <w:szCs w:val="22"/>
                  <w:lang w:val="en-GB"/>
                </w:rPr>
              </w:rPrChange>
            </w:rPr>
            <w:instrText xml:space="preserve"> HYPERLINK "" \l "Iet15" </w:instrText>
          </w:r>
          <w:r w:rsidR="00B7160F" w:rsidRPr="009448FB">
            <w:rPr>
              <w:rFonts w:ascii="Times" w:eastAsia="Times New Roman" w:hAnsi="Times" w:cs="Times New Roman"/>
              <w:sz w:val="22"/>
              <w:szCs w:val="22"/>
              <w:lang w:val="en-GB"/>
              <w:rPrChange w:id="5559" w:author="Chara Katiri" w:date="2015-05-12T14:52:00Z">
                <w:rPr>
                  <w:rFonts w:ascii="Times" w:eastAsia="Times New Roman" w:hAnsi="Times" w:cs="Times New Roman"/>
                  <w:noProof/>
                  <w:sz w:val="22"/>
                  <w:szCs w:val="22"/>
                  <w:lang w:val="en-GB"/>
                </w:rPr>
              </w:rPrChange>
            </w:rPr>
            <w:fldChar w:fldCharType="separate"/>
          </w:r>
          <w:r w:rsidR="00B7160F" w:rsidRPr="00F3236C">
            <w:rPr>
              <w:rPrChange w:id="5560" w:author="Chara Katiri" w:date="2015-05-12T15:22:00Z">
                <w:rPr>
                  <w:rStyle w:val="Heading2Char"/>
                  <w:rFonts w:ascii="Times" w:eastAsia="Times New Roman" w:hAnsi="Times" w:cs="Times New Roman"/>
                  <w:noProof/>
                  <w:color w:val="auto"/>
                  <w:sz w:val="22"/>
                  <w:szCs w:val="22"/>
                  <w:lang w:val="en-GB"/>
                </w:rPr>
              </w:rPrChange>
            </w:rPr>
            <w:t>31</w:t>
          </w:r>
          <w:r w:rsidR="00B7160F" w:rsidRPr="009448FB">
            <w:rPr>
              <w:rFonts w:ascii="Times" w:eastAsia="Times New Roman" w:hAnsi="Times" w:cs="Times New Roman"/>
              <w:sz w:val="22"/>
              <w:szCs w:val="22"/>
              <w:lang w:val="en-GB"/>
              <w:rPrChange w:id="5561" w:author="Chara Katiri" w:date="2015-05-12T14:52:00Z">
                <w:rPr>
                  <w:rFonts w:ascii="Times" w:eastAsia="Times New Roman" w:hAnsi="Times" w:cs="Times New Roman"/>
                  <w:noProof/>
                  <w:sz w:val="22"/>
                  <w:szCs w:val="22"/>
                  <w:lang w:val="en-GB"/>
                </w:rPr>
              </w:rPrChange>
            </w:rPr>
            <w:fldChar w:fldCharType="end"/>
          </w:r>
          <w:r w:rsidR="00B7160F" w:rsidRPr="009448FB">
            <w:rPr>
              <w:rFonts w:ascii="Times" w:eastAsia="Times New Roman" w:hAnsi="Times" w:cs="Times New Roman"/>
              <w:sz w:val="22"/>
              <w:szCs w:val="22"/>
              <w:lang w:val="en-GB"/>
              <w:rPrChange w:id="5562" w:author="Chara Katiri" w:date="2015-05-12T14:52:00Z">
                <w:rPr>
                  <w:rFonts w:ascii="Times" w:eastAsia="Times New Roman" w:hAnsi="Times" w:cs="Times New Roman"/>
                  <w:noProof/>
                  <w:sz w:val="22"/>
                  <w:szCs w:val="22"/>
                  <w:lang w:val="en-GB"/>
                </w:rPr>
              </w:rPrChange>
            </w:rPr>
            <w:t>]</w:t>
          </w:r>
          <w:r w:rsidR="00140463" w:rsidRPr="009448FB">
            <w:rPr>
              <w:rFonts w:ascii="Times" w:eastAsia="Times New Roman" w:hAnsi="Times" w:cs="Times New Roman"/>
              <w:sz w:val="22"/>
              <w:szCs w:val="22"/>
              <w:lang w:val="en-GB"/>
              <w:rPrChange w:id="5563" w:author="Chara Katiri" w:date="2015-05-12T14:52:00Z">
                <w:rPr>
                  <w:rFonts w:ascii="Times" w:eastAsia="Times New Roman" w:hAnsi="Times" w:cs="Times New Roman"/>
                  <w:sz w:val="22"/>
                  <w:szCs w:val="22"/>
                  <w:shd w:val="clear" w:color="auto" w:fill="FFFFFF"/>
                  <w:lang w:val="en-GB"/>
                </w:rPr>
              </w:rPrChange>
            </w:rPr>
            <w:fldChar w:fldCharType="end"/>
          </w:r>
        </w:sdtContent>
      </w:sdt>
      <w:ins w:id="5564" w:author="Chara Katiri" w:date="2015-04-12T03:10:00Z">
        <w:r w:rsidRPr="009448FB">
          <w:rPr>
            <w:rFonts w:ascii="Times" w:eastAsia="Times New Roman" w:hAnsi="Times" w:cs="Times New Roman"/>
            <w:sz w:val="22"/>
            <w:szCs w:val="22"/>
            <w:lang w:val="en-GB"/>
            <w:rPrChange w:id="5565" w:author="Chara Katiri" w:date="2015-05-12T14:52:00Z">
              <w:rPr>
                <w:shd w:val="clear" w:color="auto" w:fill="FFFFFF"/>
                <w:lang w:val="en-GB"/>
              </w:rPr>
            </w:rPrChange>
          </w:rPr>
          <w:t xml:space="preserve">. </w:t>
        </w:r>
      </w:ins>
    </w:p>
    <w:p w14:paraId="290C39D8" w14:textId="77777777" w:rsidR="009448FB" w:rsidRPr="009448FB" w:rsidRDefault="009448FB" w:rsidP="00F3236C">
      <w:pPr>
        <w:spacing w:line="360" w:lineRule="auto"/>
        <w:ind w:firstLine="567"/>
        <w:contextualSpacing/>
        <w:jc w:val="both"/>
        <w:rPr>
          <w:ins w:id="5566" w:author="Chara Katiri" w:date="2015-04-12T03:06:00Z"/>
          <w:rFonts w:ascii="Times" w:eastAsia="Times New Roman" w:hAnsi="Times" w:cs="Times New Roman"/>
          <w:sz w:val="22"/>
          <w:szCs w:val="22"/>
          <w:lang w:val="en-GB"/>
          <w:rPrChange w:id="5567" w:author="Chara Katiri" w:date="2015-05-12T14:52:00Z">
            <w:rPr>
              <w:ins w:id="5568" w:author="Chara Katiri" w:date="2015-04-12T03:06:00Z"/>
              <w:shd w:val="clear" w:color="auto" w:fill="FFFFFF"/>
              <w:lang w:val="en-GB"/>
            </w:rPr>
          </w:rPrChange>
        </w:rPr>
        <w:pPrChange w:id="5569" w:author="Chara Katiri" w:date="2015-05-12T15:22:00Z">
          <w:pPr>
            <w:pStyle w:val="ListParagraph"/>
            <w:numPr>
              <w:numId w:val="6"/>
            </w:numPr>
            <w:spacing w:line="360" w:lineRule="auto"/>
            <w:ind w:hanging="360"/>
            <w:jc w:val="both"/>
          </w:pPr>
        </w:pPrChange>
      </w:pPr>
    </w:p>
    <w:p w14:paraId="05C13368" w14:textId="77777777" w:rsidR="009448FB" w:rsidRDefault="00305226" w:rsidP="009448FB">
      <w:pPr>
        <w:spacing w:line="360" w:lineRule="auto"/>
        <w:jc w:val="both"/>
        <w:rPr>
          <w:ins w:id="5570" w:author="Chara Katiri" w:date="2015-05-12T14:53:00Z"/>
          <w:rFonts w:ascii="Times" w:eastAsia="Times New Roman" w:hAnsi="Times" w:cs="Times New Roman"/>
          <w:sz w:val="22"/>
          <w:szCs w:val="22"/>
          <w:lang w:val="en-GB"/>
        </w:rPr>
        <w:pPrChange w:id="5571" w:author="Chara Katiri" w:date="2015-05-12T14:53:00Z">
          <w:pPr>
            <w:pStyle w:val="ListParagraph"/>
            <w:numPr>
              <w:numId w:val="6"/>
            </w:numPr>
            <w:spacing w:line="360" w:lineRule="auto"/>
            <w:ind w:hanging="360"/>
            <w:jc w:val="both"/>
          </w:pPr>
        </w:pPrChange>
      </w:pPr>
      <w:r w:rsidRPr="009448FB">
        <w:rPr>
          <w:rFonts w:ascii="Times" w:eastAsia="Times New Roman" w:hAnsi="Times" w:cs="Times New Roman"/>
          <w:i/>
          <w:sz w:val="22"/>
          <w:szCs w:val="22"/>
          <w:lang w:val="en-GB"/>
          <w:rPrChange w:id="5572" w:author="Chara Katiri" w:date="2015-05-12T14:53:00Z">
            <w:rPr>
              <w:rFonts w:ascii="Times" w:eastAsia="Times New Roman" w:hAnsi="Times" w:cs="Times New Roman"/>
              <w:sz w:val="22"/>
              <w:szCs w:val="22"/>
              <w:shd w:val="clear" w:color="auto" w:fill="FFFFFF"/>
              <w:lang w:val="en-GB"/>
            </w:rPr>
          </w:rPrChange>
        </w:rPr>
        <w:t>MoSCoW:</w:t>
      </w:r>
      <w:r w:rsidRPr="009448FB">
        <w:rPr>
          <w:rFonts w:ascii="Times" w:eastAsia="Times New Roman" w:hAnsi="Times" w:cs="Times New Roman"/>
          <w:sz w:val="22"/>
          <w:szCs w:val="22"/>
          <w:lang w:val="en-GB"/>
          <w:rPrChange w:id="5573" w:author="Chara Katiri" w:date="2015-05-12T14:53:00Z">
            <w:rPr>
              <w:rFonts w:ascii="Times" w:eastAsia="Times New Roman" w:hAnsi="Times" w:cs="Times New Roman"/>
              <w:sz w:val="22"/>
              <w:szCs w:val="22"/>
              <w:shd w:val="clear" w:color="auto" w:fill="FFFFFF"/>
              <w:lang w:val="en-GB"/>
            </w:rPr>
          </w:rPrChange>
        </w:rPr>
        <w:t xml:space="preserve"> </w:t>
      </w:r>
    </w:p>
    <w:p w14:paraId="56C9CC62" w14:textId="5FDDCCA9" w:rsidR="00305226" w:rsidRPr="009448FB" w:rsidRDefault="00305226" w:rsidP="009448FB">
      <w:pPr>
        <w:spacing w:line="360" w:lineRule="auto"/>
        <w:ind w:left="66" w:firstLine="501"/>
        <w:jc w:val="both"/>
        <w:rPr>
          <w:rFonts w:ascii="Times" w:eastAsia="Times New Roman" w:hAnsi="Times" w:cs="Times New Roman"/>
          <w:sz w:val="22"/>
          <w:szCs w:val="22"/>
          <w:lang w:val="en-GB"/>
          <w:rPrChange w:id="5574" w:author="Chara Katiri" w:date="2015-05-12T14:53:00Z">
            <w:rPr>
              <w:rFonts w:ascii="Times" w:eastAsia="Times New Roman" w:hAnsi="Times" w:cs="Times New Roman"/>
              <w:sz w:val="22"/>
              <w:szCs w:val="22"/>
              <w:shd w:val="clear" w:color="auto" w:fill="FFFFFF"/>
              <w:lang w:val="en-GB"/>
            </w:rPr>
          </w:rPrChange>
        </w:rPr>
        <w:pPrChange w:id="5575" w:author="Chara Katiri" w:date="2015-05-12T14:53:00Z">
          <w:pPr>
            <w:pStyle w:val="ListParagraph"/>
            <w:numPr>
              <w:numId w:val="6"/>
            </w:numPr>
            <w:spacing w:line="360" w:lineRule="auto"/>
            <w:ind w:hanging="360"/>
            <w:jc w:val="both"/>
          </w:pPr>
        </w:pPrChange>
      </w:pPr>
      <w:r w:rsidRPr="009448FB">
        <w:rPr>
          <w:rFonts w:ascii="Times" w:eastAsia="Times New Roman" w:hAnsi="Times" w:cs="Times New Roman"/>
          <w:sz w:val="22"/>
          <w:szCs w:val="22"/>
          <w:lang w:val="en-GB"/>
          <w:rPrChange w:id="5576" w:author="Chara Katiri" w:date="2015-05-12T14:53:00Z">
            <w:rPr>
              <w:rFonts w:ascii="Times" w:eastAsia="Times New Roman" w:hAnsi="Times" w:cs="Times New Roman"/>
              <w:sz w:val="22"/>
              <w:szCs w:val="22"/>
              <w:shd w:val="clear" w:color="auto" w:fill="FFFFFF"/>
              <w:lang w:val="en-GB"/>
            </w:rPr>
          </w:rPrChange>
        </w:rPr>
        <w:t xml:space="preserve">‘Must or Should Could or Won’t’ </w:t>
      </w:r>
      <w:ins w:id="5577" w:author="Chara Katiri" w:date="2015-05-02T16:57:00Z">
        <w:r w:rsidR="00826DA4" w:rsidRPr="009448FB">
          <w:rPr>
            <w:rFonts w:ascii="Times" w:eastAsia="Times New Roman" w:hAnsi="Times" w:cs="Times New Roman"/>
            <w:sz w:val="22"/>
            <w:szCs w:val="22"/>
            <w:lang w:val="en-GB"/>
            <w:rPrChange w:id="5578" w:author="Chara Katiri" w:date="2015-05-12T14:53:00Z">
              <w:rPr>
                <w:rFonts w:ascii="Times" w:eastAsia="Times New Roman" w:hAnsi="Times" w:cs="Times New Roman"/>
                <w:sz w:val="22"/>
                <w:szCs w:val="22"/>
                <w:shd w:val="clear" w:color="auto" w:fill="FFFFFF"/>
                <w:lang w:val="en-GB"/>
              </w:rPr>
            </w:rPrChange>
          </w:rPr>
          <w:t xml:space="preserve">is a requirement </w:t>
        </w:r>
      </w:ins>
      <w:r w:rsidRPr="009448FB">
        <w:rPr>
          <w:rFonts w:ascii="Times" w:eastAsia="Times New Roman" w:hAnsi="Times" w:cs="Times New Roman"/>
          <w:sz w:val="22"/>
          <w:szCs w:val="22"/>
          <w:lang w:val="en-GB"/>
          <w:rPrChange w:id="5579" w:author="Chara Katiri" w:date="2015-05-12T14:53:00Z">
            <w:rPr>
              <w:rFonts w:ascii="Times" w:eastAsia="Times New Roman" w:hAnsi="Times" w:cs="Times New Roman"/>
              <w:sz w:val="22"/>
              <w:szCs w:val="22"/>
              <w:shd w:val="clear" w:color="auto" w:fill="FFFFFF"/>
              <w:lang w:val="en-GB"/>
            </w:rPr>
          </w:rPrChange>
        </w:rPr>
        <w:t xml:space="preserve">and prioritization method. The prioritization shows the importance of each requirement however it does not mean that requirements classified as </w:t>
      </w:r>
      <w:ins w:id="5580" w:author="Chara Katiri" w:date="2015-05-02T16:58:00Z">
        <w:r w:rsidR="00826DA4" w:rsidRPr="009448FB">
          <w:rPr>
            <w:rFonts w:ascii="Times" w:eastAsia="Times New Roman" w:hAnsi="Times" w:cs="Times New Roman"/>
            <w:sz w:val="22"/>
            <w:szCs w:val="22"/>
            <w:lang w:val="en-GB"/>
            <w:rPrChange w:id="5581" w:author="Chara Katiri" w:date="2015-05-12T14:53:00Z">
              <w:rPr>
                <w:rFonts w:ascii="Times" w:eastAsia="Times New Roman" w:hAnsi="Times" w:cs="Times New Roman"/>
                <w:sz w:val="22"/>
                <w:szCs w:val="22"/>
                <w:shd w:val="clear" w:color="auto" w:fill="FFFFFF"/>
                <w:lang w:val="en-GB"/>
              </w:rPr>
            </w:rPrChange>
          </w:rPr>
          <w:t>‘</w:t>
        </w:r>
      </w:ins>
      <w:r w:rsidRPr="009448FB">
        <w:rPr>
          <w:rFonts w:ascii="Times" w:eastAsia="Times New Roman" w:hAnsi="Times" w:cs="Times New Roman"/>
          <w:sz w:val="22"/>
          <w:szCs w:val="22"/>
          <w:lang w:val="en-GB"/>
          <w:rPrChange w:id="5582" w:author="Chara Katiri" w:date="2015-05-12T14:53:00Z">
            <w:rPr>
              <w:rFonts w:ascii="Times" w:eastAsia="Times New Roman" w:hAnsi="Times" w:cs="Times New Roman"/>
              <w:sz w:val="22"/>
              <w:szCs w:val="22"/>
              <w:shd w:val="clear" w:color="auto" w:fill="FFFFFF"/>
              <w:lang w:val="en-GB"/>
            </w:rPr>
          </w:rPrChange>
        </w:rPr>
        <w:t>Must</w:t>
      </w:r>
      <w:ins w:id="5583" w:author="Chara Katiri" w:date="2015-05-02T16:59:00Z">
        <w:r w:rsidR="00826DA4" w:rsidRPr="009448FB">
          <w:rPr>
            <w:rFonts w:ascii="Times" w:eastAsia="Times New Roman" w:hAnsi="Times" w:cs="Times New Roman"/>
            <w:sz w:val="22"/>
            <w:szCs w:val="22"/>
            <w:lang w:val="en-GB"/>
            <w:rPrChange w:id="5584" w:author="Chara Katiri" w:date="2015-05-12T14:53:00Z">
              <w:rPr>
                <w:rFonts w:ascii="Times" w:eastAsia="Times New Roman" w:hAnsi="Times" w:cs="Times New Roman"/>
                <w:sz w:val="22"/>
                <w:szCs w:val="22"/>
                <w:shd w:val="clear" w:color="auto" w:fill="FFFFFF"/>
                <w:lang w:val="en-GB"/>
              </w:rPr>
            </w:rPrChange>
          </w:rPr>
          <w:t>’</w:t>
        </w:r>
      </w:ins>
      <w:r w:rsidRPr="009448FB">
        <w:rPr>
          <w:rFonts w:ascii="Times" w:eastAsia="Times New Roman" w:hAnsi="Times" w:cs="Times New Roman"/>
          <w:sz w:val="22"/>
          <w:szCs w:val="22"/>
          <w:lang w:val="en-GB"/>
          <w:rPrChange w:id="5585" w:author="Chara Katiri" w:date="2015-05-12T14:53:00Z">
            <w:rPr>
              <w:rFonts w:ascii="Times" w:eastAsia="Times New Roman" w:hAnsi="Times" w:cs="Times New Roman"/>
              <w:sz w:val="22"/>
              <w:szCs w:val="22"/>
              <w:shd w:val="clear" w:color="auto" w:fill="FFFFFF"/>
              <w:lang w:val="en-GB"/>
            </w:rPr>
          </w:rPrChange>
        </w:rPr>
        <w:t xml:space="preserve"> will be developed first; it means that by the completion of the project they must be delivered. Requirements classified, as ‘Won’t’ should be listed even if they won’t be met during this sprint. </w:t>
      </w:r>
      <w:ins w:id="5586" w:author="Chara Katiri" w:date="2015-05-02T17:00:00Z">
        <w:r w:rsidR="00826DA4" w:rsidRPr="009448FB">
          <w:rPr>
            <w:rFonts w:ascii="Times" w:eastAsia="Times New Roman" w:hAnsi="Times" w:cs="Times New Roman"/>
            <w:sz w:val="22"/>
            <w:szCs w:val="22"/>
            <w:lang w:val="en-GB"/>
            <w:rPrChange w:id="5587" w:author="Chara Katiri" w:date="2015-05-12T14:53:00Z">
              <w:rPr>
                <w:rFonts w:ascii="Times" w:eastAsia="Times New Roman" w:hAnsi="Times" w:cs="Times New Roman"/>
                <w:sz w:val="22"/>
                <w:szCs w:val="22"/>
                <w:shd w:val="clear" w:color="auto" w:fill="FFFFFF"/>
                <w:lang w:val="en-GB"/>
              </w:rPr>
            </w:rPrChange>
          </w:rPr>
          <w:t>Those requirements</w:t>
        </w:r>
      </w:ins>
      <w:r w:rsidR="001E3980" w:rsidRPr="009448FB">
        <w:rPr>
          <w:rFonts w:ascii="Times" w:eastAsia="Times New Roman" w:hAnsi="Times" w:cs="Times New Roman"/>
          <w:sz w:val="22"/>
          <w:szCs w:val="22"/>
          <w:lang w:val="en-GB"/>
          <w:rPrChange w:id="5588" w:author="Chara Katiri" w:date="2015-05-12T14:53:00Z">
            <w:rPr>
              <w:rFonts w:ascii="Times" w:eastAsia="Times New Roman" w:hAnsi="Times" w:cs="Times New Roman"/>
              <w:sz w:val="22"/>
              <w:szCs w:val="22"/>
              <w:shd w:val="clear" w:color="auto" w:fill="FFFFFF"/>
              <w:lang w:val="en-GB"/>
            </w:rPr>
          </w:rPrChange>
        </w:rPr>
        <w:t xml:space="preserve"> </w:t>
      </w:r>
      <w:ins w:id="5589" w:author="Chara Katiri" w:date="2015-05-02T17:01:00Z">
        <w:r w:rsidR="00826DA4" w:rsidRPr="009448FB">
          <w:rPr>
            <w:rFonts w:ascii="Times" w:eastAsia="Times New Roman" w:hAnsi="Times" w:cs="Times New Roman"/>
            <w:sz w:val="22"/>
            <w:szCs w:val="22"/>
            <w:lang w:val="en-GB"/>
            <w:rPrChange w:id="5590" w:author="Chara Katiri" w:date="2015-05-12T14:53:00Z">
              <w:rPr>
                <w:rFonts w:ascii="Times" w:eastAsia="Times New Roman" w:hAnsi="Times" w:cs="Times New Roman"/>
                <w:sz w:val="22"/>
                <w:szCs w:val="22"/>
                <w:shd w:val="clear" w:color="auto" w:fill="FFFFFF"/>
                <w:lang w:val="en-GB"/>
              </w:rPr>
            </w:rPrChange>
          </w:rPr>
          <w:t xml:space="preserve">will be used as </w:t>
        </w:r>
      </w:ins>
      <w:r w:rsidRPr="009448FB">
        <w:rPr>
          <w:rFonts w:ascii="Times" w:eastAsia="Times New Roman" w:hAnsi="Times" w:cs="Times New Roman"/>
          <w:sz w:val="22"/>
          <w:szCs w:val="22"/>
          <w:lang w:val="en-GB"/>
          <w:rPrChange w:id="5591" w:author="Chara Katiri" w:date="2015-05-12T14:53:00Z">
            <w:rPr>
              <w:rFonts w:ascii="Times" w:eastAsia="Times New Roman" w:hAnsi="Times" w:cs="Times New Roman"/>
              <w:sz w:val="22"/>
              <w:szCs w:val="22"/>
              <w:shd w:val="clear" w:color="auto" w:fill="FFFFFF"/>
              <w:lang w:val="en-GB"/>
            </w:rPr>
          </w:rPrChange>
        </w:rPr>
        <w:t xml:space="preserve">suggestions </w:t>
      </w:r>
      <w:r w:rsidR="001E3980" w:rsidRPr="009448FB">
        <w:rPr>
          <w:rFonts w:ascii="Times" w:eastAsia="Times New Roman" w:hAnsi="Times" w:cs="Times New Roman"/>
          <w:sz w:val="22"/>
          <w:szCs w:val="22"/>
          <w:lang w:val="en-GB"/>
          <w:rPrChange w:id="5592" w:author="Chara Katiri" w:date="2015-05-12T14:53:00Z">
            <w:rPr>
              <w:rFonts w:ascii="Times" w:eastAsia="Times New Roman" w:hAnsi="Times" w:cs="Times New Roman"/>
              <w:sz w:val="22"/>
              <w:szCs w:val="22"/>
              <w:shd w:val="clear" w:color="auto" w:fill="FFFFFF"/>
              <w:lang w:val="en-GB"/>
            </w:rPr>
          </w:rPrChange>
        </w:rPr>
        <w:t xml:space="preserve">that </w:t>
      </w:r>
      <w:ins w:id="5593" w:author="Chara Katiri" w:date="2015-05-02T17:01:00Z">
        <w:r w:rsidR="00826DA4" w:rsidRPr="009448FB">
          <w:rPr>
            <w:rFonts w:ascii="Times" w:eastAsia="Times New Roman" w:hAnsi="Times" w:cs="Times New Roman"/>
            <w:sz w:val="22"/>
            <w:szCs w:val="22"/>
            <w:lang w:val="en-GB"/>
            <w:rPrChange w:id="5594" w:author="Chara Katiri" w:date="2015-05-12T14:53:00Z">
              <w:rPr>
                <w:rFonts w:ascii="Times" w:eastAsia="Times New Roman" w:hAnsi="Times" w:cs="Times New Roman"/>
                <w:sz w:val="22"/>
                <w:szCs w:val="22"/>
                <w:shd w:val="clear" w:color="auto" w:fill="FFFFFF"/>
                <w:lang w:val="en-GB"/>
              </w:rPr>
            </w:rPrChange>
          </w:rPr>
          <w:t>‘</w:t>
        </w:r>
      </w:ins>
      <w:r w:rsidR="001E3980" w:rsidRPr="009448FB">
        <w:rPr>
          <w:rFonts w:ascii="Times" w:eastAsia="Times New Roman" w:hAnsi="Times" w:cs="Times New Roman"/>
          <w:sz w:val="22"/>
          <w:szCs w:val="22"/>
          <w:lang w:val="en-GB"/>
          <w:rPrChange w:id="5595" w:author="Chara Katiri" w:date="2015-05-12T14:53:00Z">
            <w:rPr>
              <w:rFonts w:ascii="Times" w:eastAsia="Times New Roman" w:hAnsi="Times" w:cs="Times New Roman"/>
              <w:sz w:val="22"/>
              <w:szCs w:val="22"/>
              <w:shd w:val="clear" w:color="auto" w:fill="FFFFFF"/>
              <w:lang w:val="en-GB"/>
            </w:rPr>
          </w:rPrChange>
        </w:rPr>
        <w:t>Would</w:t>
      </w:r>
      <w:ins w:id="5596" w:author="Chara Katiri" w:date="2015-05-02T17:01:00Z">
        <w:r w:rsidR="00826DA4" w:rsidRPr="009448FB">
          <w:rPr>
            <w:rFonts w:ascii="Times" w:eastAsia="Times New Roman" w:hAnsi="Times" w:cs="Times New Roman"/>
            <w:sz w:val="22"/>
            <w:szCs w:val="22"/>
            <w:lang w:val="en-GB"/>
            <w:rPrChange w:id="5597" w:author="Chara Katiri" w:date="2015-05-12T14:53:00Z">
              <w:rPr>
                <w:rFonts w:ascii="Times" w:eastAsia="Times New Roman" w:hAnsi="Times" w:cs="Times New Roman"/>
                <w:sz w:val="22"/>
                <w:szCs w:val="22"/>
                <w:shd w:val="clear" w:color="auto" w:fill="FFFFFF"/>
                <w:lang w:val="en-GB"/>
              </w:rPr>
            </w:rPrChange>
          </w:rPr>
          <w:t>’</w:t>
        </w:r>
      </w:ins>
      <w:r w:rsidR="001E3980" w:rsidRPr="009448FB">
        <w:rPr>
          <w:rFonts w:ascii="Times" w:eastAsia="Times New Roman" w:hAnsi="Times" w:cs="Times New Roman"/>
          <w:sz w:val="22"/>
          <w:szCs w:val="22"/>
          <w:lang w:val="en-GB"/>
          <w:rPrChange w:id="5598" w:author="Chara Katiri" w:date="2015-05-12T14:53:00Z">
            <w:rPr>
              <w:rFonts w:ascii="Times" w:eastAsia="Times New Roman" w:hAnsi="Times" w:cs="Times New Roman"/>
              <w:sz w:val="22"/>
              <w:szCs w:val="22"/>
              <w:shd w:val="clear" w:color="auto" w:fill="FFFFFF"/>
              <w:lang w:val="en-GB"/>
            </w:rPr>
          </w:rPrChange>
        </w:rPr>
        <w:t xml:space="preserve"> be implemented as part of </w:t>
      </w:r>
      <w:r w:rsidRPr="009448FB">
        <w:rPr>
          <w:rFonts w:ascii="Times" w:eastAsia="Times New Roman" w:hAnsi="Times" w:cs="Times New Roman"/>
          <w:sz w:val="22"/>
          <w:szCs w:val="22"/>
          <w:lang w:val="en-GB"/>
          <w:rPrChange w:id="5599" w:author="Chara Katiri" w:date="2015-05-12T14:53:00Z">
            <w:rPr>
              <w:rFonts w:ascii="Times" w:eastAsia="Times New Roman" w:hAnsi="Times" w:cs="Times New Roman"/>
              <w:sz w:val="22"/>
              <w:szCs w:val="22"/>
              <w:shd w:val="clear" w:color="auto" w:fill="FFFFFF"/>
              <w:lang w:val="en-GB"/>
            </w:rPr>
          </w:rPrChange>
        </w:rPr>
        <w:t xml:space="preserve">future development </w:t>
      </w:r>
      <w:r w:rsidR="001E3980" w:rsidRPr="009448FB">
        <w:rPr>
          <w:rFonts w:ascii="Times" w:eastAsia="Times New Roman" w:hAnsi="Times" w:cs="Times New Roman"/>
          <w:sz w:val="22"/>
          <w:szCs w:val="22"/>
          <w:lang w:val="en-GB"/>
          <w:rPrChange w:id="5600" w:author="Chara Katiri" w:date="2015-05-12T14:53:00Z">
            <w:rPr>
              <w:rFonts w:ascii="Times" w:eastAsia="Times New Roman" w:hAnsi="Times" w:cs="Times New Roman"/>
              <w:sz w:val="22"/>
              <w:szCs w:val="22"/>
              <w:shd w:val="clear" w:color="auto" w:fill="FFFFFF"/>
              <w:lang w:val="en-GB"/>
            </w:rPr>
          </w:rPrChange>
        </w:rPr>
        <w:t>to improve</w:t>
      </w:r>
      <w:r w:rsidRPr="009448FB">
        <w:rPr>
          <w:rFonts w:ascii="Times" w:eastAsia="Times New Roman" w:hAnsi="Times" w:cs="Times New Roman"/>
          <w:sz w:val="22"/>
          <w:szCs w:val="22"/>
          <w:lang w:val="en-GB"/>
          <w:rPrChange w:id="5601" w:author="Chara Katiri" w:date="2015-05-12T14:53:00Z">
            <w:rPr>
              <w:rFonts w:ascii="Times" w:eastAsia="Times New Roman" w:hAnsi="Times" w:cs="Times New Roman"/>
              <w:sz w:val="22"/>
              <w:szCs w:val="22"/>
              <w:shd w:val="clear" w:color="auto" w:fill="FFFFFF"/>
              <w:lang w:val="en-GB"/>
            </w:rPr>
          </w:rPrChange>
        </w:rPr>
        <w:t xml:space="preserve"> the system </w:t>
      </w:r>
      <w:sdt>
        <w:sdtPr>
          <w:rPr>
            <w:rFonts w:ascii="Times" w:eastAsia="Times New Roman" w:hAnsi="Times" w:cs="Times New Roman"/>
            <w:sz w:val="22"/>
            <w:szCs w:val="22"/>
            <w:lang w:val="en-GB"/>
            <w:rPrChange w:id="5602" w:author="Chara Katiri" w:date="2015-05-12T14:53:00Z">
              <w:rPr>
                <w:rFonts w:ascii="Times" w:eastAsia="Times New Roman" w:hAnsi="Times" w:cs="Times New Roman"/>
                <w:sz w:val="22"/>
                <w:szCs w:val="22"/>
                <w:shd w:val="clear" w:color="auto" w:fill="FFFFFF"/>
                <w:lang w:val="en-GB"/>
              </w:rPr>
            </w:rPrChange>
          </w:rPr>
          <w:id w:val="1867484613"/>
          <w:citation/>
        </w:sdtPr>
        <w:sdtContent>
          <w:r w:rsidR="00140463" w:rsidRPr="009448FB">
            <w:rPr>
              <w:rFonts w:ascii="Times" w:eastAsia="Times New Roman" w:hAnsi="Times" w:cs="Times New Roman"/>
              <w:sz w:val="22"/>
              <w:szCs w:val="22"/>
              <w:lang w:val="en-GB"/>
              <w:rPrChange w:id="5603" w:author="Chara Katiri" w:date="2015-05-12T14:53:00Z">
                <w:rPr>
                  <w:rFonts w:ascii="Times" w:eastAsia="Times New Roman" w:hAnsi="Times" w:cs="Times New Roman"/>
                  <w:sz w:val="22"/>
                  <w:szCs w:val="22"/>
                  <w:shd w:val="clear" w:color="auto" w:fill="FFFFFF"/>
                  <w:lang w:val="en-GB"/>
                </w:rPr>
              </w:rPrChange>
            </w:rPr>
            <w:fldChar w:fldCharType="begin"/>
          </w:r>
          <w:r w:rsidR="00140463" w:rsidRPr="009448FB">
            <w:rPr>
              <w:rFonts w:ascii="Times" w:eastAsia="Times New Roman" w:hAnsi="Times" w:cs="Times New Roman"/>
              <w:sz w:val="22"/>
              <w:szCs w:val="22"/>
              <w:lang w:val="en-GB"/>
              <w:rPrChange w:id="5604" w:author="Chara Katiri" w:date="2015-05-12T14:53:00Z">
                <w:rPr>
                  <w:rFonts w:ascii="Times" w:eastAsia="Times New Roman" w:hAnsi="Times" w:cs="Times New Roman"/>
                  <w:sz w:val="22"/>
                  <w:szCs w:val="22"/>
                  <w:shd w:val="clear" w:color="auto" w:fill="FFFFFF"/>
                </w:rPr>
              </w:rPrChange>
            </w:rPr>
            <w:instrText xml:space="preserve"> CITATION Fam13 \l 1033 </w:instrText>
          </w:r>
          <w:r w:rsidR="00140463" w:rsidRPr="009448FB">
            <w:rPr>
              <w:rFonts w:ascii="Times" w:eastAsia="Times New Roman" w:hAnsi="Times" w:cs="Times New Roman"/>
              <w:sz w:val="22"/>
              <w:szCs w:val="22"/>
              <w:lang w:val="en-GB"/>
              <w:rPrChange w:id="5605" w:author="Chara Katiri" w:date="2015-05-12T14:53:00Z">
                <w:rPr>
                  <w:rFonts w:ascii="Times" w:eastAsia="Times New Roman" w:hAnsi="Times" w:cs="Times New Roman"/>
                  <w:sz w:val="22"/>
                  <w:szCs w:val="22"/>
                  <w:shd w:val="clear" w:color="auto" w:fill="FFFFFF"/>
                  <w:lang w:val="en-GB"/>
                </w:rPr>
              </w:rPrChange>
            </w:rPr>
            <w:fldChar w:fldCharType="separate"/>
          </w:r>
          <w:r w:rsidR="00B7160F" w:rsidRPr="009448FB">
            <w:rPr>
              <w:rFonts w:ascii="Times" w:eastAsia="Times New Roman" w:hAnsi="Times" w:cs="Times New Roman"/>
              <w:sz w:val="22"/>
              <w:szCs w:val="22"/>
              <w:lang w:val="en-GB"/>
              <w:rPrChange w:id="5606" w:author="Chara Katiri" w:date="2015-05-12T14:53:00Z">
                <w:rPr>
                  <w:rFonts w:ascii="Times" w:eastAsia="Times New Roman" w:hAnsi="Times" w:cs="Times New Roman"/>
                  <w:noProof/>
                  <w:sz w:val="22"/>
                  <w:szCs w:val="22"/>
                  <w:shd w:val="clear" w:color="auto" w:fill="FFFFFF"/>
                </w:rPr>
              </w:rPrChange>
            </w:rPr>
            <w:t>[</w:t>
          </w:r>
          <w:r w:rsidR="00B7160F" w:rsidRPr="009448FB">
            <w:rPr>
              <w:rFonts w:ascii="Times" w:eastAsia="Times New Roman" w:hAnsi="Times" w:cs="Times New Roman"/>
              <w:sz w:val="22"/>
              <w:szCs w:val="22"/>
              <w:lang w:val="en-GB"/>
              <w:rPrChange w:id="5607" w:author="Chara Katiri" w:date="2015-05-12T14:53:00Z">
                <w:rPr>
                  <w:rFonts w:ascii="Times" w:eastAsia="Times New Roman" w:hAnsi="Times" w:cs="Times New Roman"/>
                  <w:noProof/>
                  <w:sz w:val="22"/>
                  <w:szCs w:val="22"/>
                  <w:shd w:val="clear" w:color="auto" w:fill="FFFFFF"/>
                </w:rPr>
              </w:rPrChange>
            </w:rPr>
            <w:fldChar w:fldCharType="begin"/>
          </w:r>
          <w:r w:rsidR="00B7160F" w:rsidRPr="009448FB">
            <w:rPr>
              <w:rFonts w:ascii="Times" w:eastAsia="Times New Roman" w:hAnsi="Times" w:cs="Times New Roman"/>
              <w:sz w:val="22"/>
              <w:szCs w:val="22"/>
              <w:lang w:val="en-GB"/>
              <w:rPrChange w:id="5608" w:author="Chara Katiri" w:date="2015-05-12T14:53:00Z">
                <w:rPr>
                  <w:rFonts w:ascii="Times" w:eastAsia="Times New Roman" w:hAnsi="Times" w:cs="Times New Roman"/>
                  <w:noProof/>
                  <w:sz w:val="22"/>
                  <w:szCs w:val="22"/>
                  <w:shd w:val="clear" w:color="auto" w:fill="FFFFFF"/>
                </w:rPr>
              </w:rPrChange>
            </w:rPr>
            <w:instrText xml:space="preserve"> HYPERLINK "" \l "Fam13" </w:instrText>
          </w:r>
          <w:r w:rsidR="00B7160F" w:rsidRPr="009448FB">
            <w:rPr>
              <w:rFonts w:ascii="Times" w:eastAsia="Times New Roman" w:hAnsi="Times" w:cs="Times New Roman"/>
              <w:sz w:val="22"/>
              <w:szCs w:val="22"/>
              <w:lang w:val="en-GB"/>
              <w:rPrChange w:id="5609" w:author="Chara Katiri" w:date="2015-05-12T14:53:00Z">
                <w:rPr>
                  <w:rFonts w:ascii="Times" w:eastAsia="Times New Roman" w:hAnsi="Times" w:cs="Times New Roman"/>
                  <w:noProof/>
                  <w:sz w:val="22"/>
                  <w:szCs w:val="22"/>
                  <w:shd w:val="clear" w:color="auto" w:fill="FFFFFF"/>
                </w:rPr>
              </w:rPrChange>
            </w:rPr>
            <w:fldChar w:fldCharType="separate"/>
          </w:r>
          <w:r w:rsidR="00B7160F" w:rsidRPr="00F3236C">
            <w:rPr>
              <w:rFonts w:ascii="Times" w:eastAsia="Times New Roman" w:hAnsi="Times" w:cs="Times New Roman"/>
              <w:sz w:val="22"/>
              <w:szCs w:val="22"/>
              <w:lang w:val="en-GB"/>
              <w:rPrChange w:id="5610" w:author="Chara Katiri" w:date="2015-05-12T15:22:00Z">
                <w:rPr>
                  <w:rStyle w:val="Heading2Char"/>
                  <w:rFonts w:ascii="Times" w:eastAsia="Times New Roman" w:hAnsi="Times" w:cs="Times New Roman"/>
                  <w:noProof/>
                  <w:color w:val="auto"/>
                  <w:sz w:val="22"/>
                  <w:szCs w:val="22"/>
                  <w:shd w:val="clear" w:color="auto" w:fill="FFFFFF"/>
                </w:rPr>
              </w:rPrChange>
            </w:rPr>
            <w:t>32</w:t>
          </w:r>
          <w:r w:rsidR="00B7160F" w:rsidRPr="009448FB">
            <w:rPr>
              <w:rFonts w:ascii="Times" w:eastAsia="Times New Roman" w:hAnsi="Times" w:cs="Times New Roman"/>
              <w:sz w:val="22"/>
              <w:szCs w:val="22"/>
              <w:lang w:val="en-GB"/>
              <w:rPrChange w:id="5611" w:author="Chara Katiri" w:date="2015-05-12T14:53:00Z">
                <w:rPr>
                  <w:rFonts w:ascii="Times" w:eastAsia="Times New Roman" w:hAnsi="Times" w:cs="Times New Roman"/>
                  <w:noProof/>
                  <w:sz w:val="22"/>
                  <w:szCs w:val="22"/>
                  <w:shd w:val="clear" w:color="auto" w:fill="FFFFFF"/>
                </w:rPr>
              </w:rPrChange>
            </w:rPr>
            <w:fldChar w:fldCharType="end"/>
          </w:r>
          <w:r w:rsidR="00B7160F" w:rsidRPr="009448FB">
            <w:rPr>
              <w:rFonts w:ascii="Times" w:eastAsia="Times New Roman" w:hAnsi="Times" w:cs="Times New Roman"/>
              <w:sz w:val="22"/>
              <w:szCs w:val="22"/>
              <w:lang w:val="en-GB"/>
              <w:rPrChange w:id="5612" w:author="Chara Katiri" w:date="2015-05-12T14:53:00Z">
                <w:rPr>
                  <w:rFonts w:ascii="Times" w:eastAsia="Times New Roman" w:hAnsi="Times" w:cs="Times New Roman"/>
                  <w:noProof/>
                  <w:sz w:val="22"/>
                  <w:szCs w:val="22"/>
                  <w:shd w:val="clear" w:color="auto" w:fill="FFFFFF"/>
                </w:rPr>
              </w:rPrChange>
            </w:rPr>
            <w:t>]</w:t>
          </w:r>
          <w:r w:rsidR="00140463" w:rsidRPr="009448FB">
            <w:rPr>
              <w:rFonts w:ascii="Times" w:eastAsia="Times New Roman" w:hAnsi="Times" w:cs="Times New Roman"/>
              <w:sz w:val="22"/>
              <w:szCs w:val="22"/>
              <w:lang w:val="en-GB"/>
              <w:rPrChange w:id="5613" w:author="Chara Katiri" w:date="2015-05-12T14:53:00Z">
                <w:rPr>
                  <w:rFonts w:ascii="Times" w:eastAsia="Times New Roman" w:hAnsi="Times" w:cs="Times New Roman"/>
                  <w:sz w:val="22"/>
                  <w:szCs w:val="22"/>
                  <w:shd w:val="clear" w:color="auto" w:fill="FFFFFF"/>
                  <w:lang w:val="en-GB"/>
                </w:rPr>
              </w:rPrChange>
            </w:rPr>
            <w:fldChar w:fldCharType="end"/>
          </w:r>
        </w:sdtContent>
      </w:sdt>
      <w:ins w:id="5614" w:author="Chara Katiri" w:date="2015-04-11T06:23:00Z">
        <w:r w:rsidR="0030794C" w:rsidRPr="009448FB">
          <w:rPr>
            <w:rFonts w:ascii="Times" w:eastAsia="Times New Roman" w:hAnsi="Times" w:cs="Times New Roman"/>
            <w:sz w:val="22"/>
            <w:szCs w:val="22"/>
            <w:lang w:val="en-GB"/>
            <w:rPrChange w:id="5615" w:author="Chara Katiri" w:date="2015-05-12T14:53:00Z">
              <w:rPr>
                <w:rFonts w:ascii="Times" w:eastAsia="Times New Roman" w:hAnsi="Times" w:cs="Times New Roman"/>
                <w:sz w:val="22"/>
                <w:szCs w:val="22"/>
                <w:shd w:val="clear" w:color="auto" w:fill="FFFFFF"/>
                <w:lang w:val="en-GB"/>
              </w:rPr>
            </w:rPrChange>
          </w:rPr>
          <w:t>.</w:t>
        </w:r>
      </w:ins>
    </w:p>
    <w:p w14:paraId="2CE8B503" w14:textId="7674F8A5" w:rsidR="00305226" w:rsidRPr="00F758B3" w:rsidRDefault="00940B23" w:rsidP="00F758B3">
      <w:pPr>
        <w:spacing w:line="360" w:lineRule="auto"/>
        <w:contextualSpacing/>
        <w:jc w:val="both"/>
        <w:rPr>
          <w:rFonts w:ascii="Times" w:eastAsia="Times New Roman" w:hAnsi="Times" w:cs="Times New Roman"/>
          <w:b/>
          <w:sz w:val="22"/>
          <w:szCs w:val="22"/>
          <w:lang w:val="en-GB"/>
          <w:rPrChange w:id="5616" w:author="Chara Katiri" w:date="2015-05-12T13:05:00Z">
            <w:rPr>
              <w:rFonts w:ascii="Times" w:eastAsia="Times New Roman" w:hAnsi="Times" w:cs="Times New Roman"/>
              <w:b/>
              <w:sz w:val="22"/>
              <w:szCs w:val="22"/>
              <w:lang w:val="en-GB"/>
            </w:rPr>
          </w:rPrChange>
        </w:rPr>
        <w:pPrChange w:id="5617" w:author="Chara Katiri" w:date="2015-05-12T13:05:00Z">
          <w:pPr>
            <w:spacing w:line="360" w:lineRule="auto"/>
            <w:contextualSpacing/>
            <w:jc w:val="both"/>
          </w:pPr>
        </w:pPrChange>
      </w:pPr>
      <w:r w:rsidRPr="00F758B3">
        <w:rPr>
          <w:rFonts w:ascii="Times" w:eastAsia="Times New Roman" w:hAnsi="Times" w:cs="Times New Roman"/>
          <w:b/>
          <w:sz w:val="22"/>
          <w:szCs w:val="22"/>
          <w:lang w:val="en-GB"/>
          <w:rPrChange w:id="5618" w:author="Chara Katiri" w:date="2015-05-12T13:05:00Z">
            <w:rPr>
              <w:rFonts w:ascii="Times" w:eastAsia="Times New Roman" w:hAnsi="Times" w:cs="Times New Roman"/>
              <w:b/>
              <w:sz w:val="22"/>
              <w:szCs w:val="22"/>
              <w:lang w:val="en-GB"/>
            </w:rPr>
          </w:rPrChange>
        </w:rPr>
        <w:br w:type="page"/>
      </w:r>
    </w:p>
    <w:p w14:paraId="5D4E1F8F" w14:textId="19B6A7A5" w:rsidR="00196CE2" w:rsidRDefault="008D4B13" w:rsidP="00F758B3">
      <w:pPr>
        <w:pStyle w:val="Heading2"/>
        <w:numPr>
          <w:ilvl w:val="2"/>
          <w:numId w:val="13"/>
        </w:numPr>
        <w:spacing w:line="360" w:lineRule="auto"/>
        <w:contextualSpacing/>
        <w:jc w:val="both"/>
        <w:rPr>
          <w:ins w:id="5619" w:author="Chara Katiri" w:date="2015-05-12T14:54:00Z"/>
          <w:rFonts w:ascii="Times" w:hAnsi="Times" w:cs="Times New Roman"/>
          <w:color w:val="auto"/>
          <w:sz w:val="22"/>
          <w:szCs w:val="22"/>
          <w:lang w:val="en-GB"/>
        </w:rPr>
        <w:pPrChange w:id="5620" w:author="Chara Katiri" w:date="2015-05-12T13:05:00Z">
          <w:pPr>
            <w:pStyle w:val="Heading2"/>
            <w:numPr>
              <w:ilvl w:val="2"/>
              <w:numId w:val="13"/>
            </w:numPr>
            <w:spacing w:line="360" w:lineRule="auto"/>
            <w:ind w:left="1224" w:hanging="504"/>
            <w:contextualSpacing/>
            <w:jc w:val="both"/>
          </w:pPr>
        </w:pPrChange>
      </w:pPr>
      <w:bookmarkStart w:id="5621" w:name="_Toc292730853"/>
      <w:r w:rsidRPr="00F758B3">
        <w:rPr>
          <w:rFonts w:ascii="Times" w:hAnsi="Times" w:cs="Times New Roman"/>
          <w:color w:val="auto"/>
          <w:sz w:val="22"/>
          <w:szCs w:val="22"/>
          <w:lang w:val="en-GB"/>
          <w:rPrChange w:id="5622" w:author="Chara Katiri" w:date="2015-05-12T13:05:00Z">
            <w:rPr>
              <w:rFonts w:ascii="Times" w:hAnsi="Times" w:cs="Times New Roman"/>
              <w:color w:val="auto"/>
              <w:sz w:val="22"/>
              <w:szCs w:val="22"/>
              <w:lang w:val="en-GB"/>
            </w:rPr>
          </w:rPrChange>
        </w:rPr>
        <w:t>Functional and non-functional requirements</w:t>
      </w:r>
      <w:bookmarkEnd w:id="5621"/>
    </w:p>
    <w:p w14:paraId="2C1CAF2D" w14:textId="77777777" w:rsidR="009448FB" w:rsidRPr="009448FB" w:rsidRDefault="009448FB" w:rsidP="009448FB">
      <w:pPr>
        <w:spacing w:line="360" w:lineRule="auto"/>
        <w:ind w:firstLine="1134"/>
        <w:jc w:val="both"/>
        <w:rPr>
          <w:ins w:id="5623" w:author="Chara Katiri" w:date="2015-05-12T14:54:00Z"/>
          <w:rFonts w:ascii="Times" w:eastAsia="Times New Roman" w:hAnsi="Times" w:cs="Times New Roman"/>
          <w:sz w:val="22"/>
          <w:szCs w:val="22"/>
          <w:lang w:val="en-GB"/>
          <w:rPrChange w:id="5624" w:author="Chara Katiri" w:date="2015-05-12T14:54:00Z">
            <w:rPr>
              <w:ins w:id="5625" w:author="Chara Katiri" w:date="2015-05-12T14:54:00Z"/>
              <w:lang w:val="en-GB"/>
            </w:rPr>
          </w:rPrChange>
        </w:rPr>
        <w:pPrChange w:id="5626" w:author="Chara Katiri" w:date="2015-05-12T14:54:00Z">
          <w:pPr>
            <w:pStyle w:val="ListParagraph"/>
            <w:numPr>
              <w:numId w:val="13"/>
            </w:numPr>
            <w:spacing w:line="360" w:lineRule="auto"/>
            <w:ind w:left="360" w:hanging="360"/>
            <w:jc w:val="both"/>
          </w:pPr>
        </w:pPrChange>
      </w:pPr>
      <w:ins w:id="5627" w:author="Chara Katiri" w:date="2015-05-12T14:54:00Z">
        <w:r w:rsidRPr="009448FB">
          <w:rPr>
            <w:rFonts w:ascii="Times" w:eastAsia="Times New Roman" w:hAnsi="Times" w:cs="Times New Roman"/>
            <w:sz w:val="22"/>
            <w:szCs w:val="22"/>
            <w:lang w:val="en-GB"/>
            <w:rPrChange w:id="5628" w:author="Chara Katiri" w:date="2015-05-12T14:54:00Z">
              <w:rPr>
                <w:lang w:val="en-GB"/>
              </w:rPr>
            </w:rPrChange>
          </w:rPr>
          <w:t xml:space="preserve">The requirements listed below were used as the basis for the development and testing of the web application, to determine the completion of the project and assess its success. </w:t>
        </w:r>
      </w:ins>
    </w:p>
    <w:p w14:paraId="09520F2C" w14:textId="77777777" w:rsidR="009448FB" w:rsidRPr="009448FB" w:rsidRDefault="009448FB" w:rsidP="009448FB">
      <w:pPr>
        <w:rPr>
          <w:ins w:id="5629" w:author="Chara Katiri" w:date="2015-05-09T13:30:00Z"/>
          <w:rPrChange w:id="5630" w:author="Chara Katiri" w:date="2015-05-12T14:54:00Z">
            <w:rPr>
              <w:ins w:id="5631" w:author="Chara Katiri" w:date="2015-05-09T13:30:00Z"/>
              <w:rFonts w:ascii="Times" w:hAnsi="Times" w:cs="Times New Roman"/>
              <w:color w:val="auto"/>
              <w:sz w:val="22"/>
              <w:szCs w:val="22"/>
              <w:lang w:val="en-GB"/>
            </w:rPr>
          </w:rPrChange>
        </w:rPr>
        <w:pPrChange w:id="5632" w:author="Chara Katiri" w:date="2015-05-12T14:54:00Z">
          <w:pPr>
            <w:pStyle w:val="Heading2"/>
            <w:numPr>
              <w:ilvl w:val="2"/>
              <w:numId w:val="13"/>
            </w:numPr>
            <w:spacing w:line="360" w:lineRule="auto"/>
            <w:ind w:left="1224" w:hanging="504"/>
            <w:contextualSpacing/>
            <w:jc w:val="both"/>
          </w:pPr>
        </w:pPrChange>
      </w:pPr>
    </w:p>
    <w:p w14:paraId="6B72CE7B" w14:textId="77777777" w:rsidR="00F665D6" w:rsidRPr="00F758B3" w:rsidRDefault="00F665D6" w:rsidP="00F758B3">
      <w:pPr>
        <w:spacing w:line="360" w:lineRule="auto"/>
        <w:contextualSpacing/>
        <w:jc w:val="both"/>
        <w:rPr>
          <w:ins w:id="5633" w:author="Chara Katiri" w:date="2015-05-09T13:30:00Z"/>
          <w:rFonts w:ascii="Times" w:hAnsi="Times"/>
          <w:sz w:val="22"/>
          <w:szCs w:val="22"/>
          <w:highlight w:val="yellow"/>
          <w:rPrChange w:id="5634" w:author="Chara Katiri" w:date="2015-05-12T13:05:00Z">
            <w:rPr>
              <w:ins w:id="5635" w:author="Chara Katiri" w:date="2015-05-09T13:30:00Z"/>
              <w:highlight w:val="yellow"/>
            </w:rPr>
          </w:rPrChange>
        </w:rPr>
        <w:pPrChange w:id="5636" w:author="Chara Katiri" w:date="2015-05-12T13:05:00Z">
          <w:pPr>
            <w:pStyle w:val="Heading2"/>
            <w:numPr>
              <w:ilvl w:val="2"/>
              <w:numId w:val="13"/>
            </w:numPr>
            <w:spacing w:line="360" w:lineRule="auto"/>
            <w:ind w:left="1224" w:hanging="504"/>
            <w:contextualSpacing/>
            <w:jc w:val="both"/>
          </w:pPr>
        </w:pPrChange>
      </w:pPr>
      <w:ins w:id="5637" w:author="Chara Katiri" w:date="2015-05-09T13:30:00Z">
        <w:r w:rsidRPr="00F758B3">
          <w:rPr>
            <w:rFonts w:ascii="Times" w:hAnsi="Times"/>
            <w:sz w:val="22"/>
            <w:szCs w:val="22"/>
            <w:highlight w:val="yellow"/>
            <w:rPrChange w:id="5638" w:author="Chara Katiri" w:date="2015-05-12T13:05:00Z">
              <w:rPr>
                <w:b w:val="0"/>
                <w:bCs w:val="0"/>
              </w:rPr>
            </w:rPrChange>
          </w:rPr>
          <w:t>(ck: revisit the Shall and Must column</w:t>
        </w:r>
      </w:ins>
    </w:p>
    <w:p w14:paraId="6C452264" w14:textId="09C3AB41" w:rsidR="00F665D6" w:rsidRPr="00F758B3" w:rsidRDefault="00F665D6" w:rsidP="00F758B3">
      <w:pPr>
        <w:pStyle w:val="CommentText"/>
        <w:spacing w:line="360" w:lineRule="auto"/>
        <w:contextualSpacing/>
        <w:jc w:val="both"/>
        <w:rPr>
          <w:ins w:id="5639" w:author="Chara Katiri" w:date="2015-05-09T13:30:00Z"/>
          <w:rFonts w:ascii="Times" w:hAnsi="Times"/>
          <w:sz w:val="22"/>
          <w:szCs w:val="22"/>
          <w:highlight w:val="yellow"/>
          <w:rPrChange w:id="5640" w:author="Chara Katiri" w:date="2015-05-12T13:05:00Z">
            <w:rPr>
              <w:ins w:id="5641" w:author="Chara Katiri" w:date="2015-05-09T13:30:00Z"/>
            </w:rPr>
          </w:rPrChange>
        </w:rPr>
        <w:pPrChange w:id="5642" w:author="Chara Katiri" w:date="2015-05-12T13:05:00Z">
          <w:pPr>
            <w:pStyle w:val="CommentText"/>
          </w:pPr>
        </w:pPrChange>
      </w:pPr>
      <w:ins w:id="5643" w:author="Chara Katiri" w:date="2015-05-09T13:30:00Z">
        <w:r w:rsidRPr="00F758B3">
          <w:rPr>
            <w:rFonts w:ascii="Times" w:hAnsi="Times"/>
            <w:sz w:val="22"/>
            <w:szCs w:val="22"/>
            <w:highlight w:val="yellow"/>
            <w:rPrChange w:id="5644" w:author="Chara Katiri" w:date="2015-05-12T13:05:00Z">
              <w:rPr/>
            </w:rPrChange>
          </w:rPr>
          <w:t>(MoSCow: M) = (Shall in S/M terminology) ??</w:t>
        </w:r>
      </w:ins>
    </w:p>
    <w:p w14:paraId="36C5B79A" w14:textId="0474A3FC" w:rsidR="00F665D6" w:rsidRPr="00F758B3" w:rsidRDefault="00F665D6" w:rsidP="00F758B3">
      <w:pPr>
        <w:spacing w:line="360" w:lineRule="auto"/>
        <w:contextualSpacing/>
        <w:jc w:val="both"/>
        <w:rPr>
          <w:rFonts w:ascii="Times" w:hAnsi="Times"/>
          <w:sz w:val="22"/>
          <w:szCs w:val="22"/>
          <w:rPrChange w:id="5645" w:author="Chara Katiri" w:date="2015-05-12T13:05:00Z">
            <w:rPr>
              <w:rFonts w:ascii="Times" w:hAnsi="Times" w:cs="Times New Roman"/>
              <w:color w:val="auto"/>
              <w:sz w:val="22"/>
              <w:szCs w:val="22"/>
              <w:lang w:val="en-GB"/>
            </w:rPr>
          </w:rPrChange>
        </w:rPr>
        <w:pPrChange w:id="5646" w:author="Chara Katiri" w:date="2015-05-12T13:05:00Z">
          <w:pPr>
            <w:pStyle w:val="Heading2"/>
            <w:numPr>
              <w:ilvl w:val="2"/>
              <w:numId w:val="13"/>
            </w:numPr>
            <w:spacing w:line="360" w:lineRule="auto"/>
            <w:ind w:left="1224" w:hanging="504"/>
            <w:contextualSpacing/>
            <w:jc w:val="both"/>
          </w:pPr>
        </w:pPrChange>
      </w:pPr>
      <w:ins w:id="5647" w:author="Chara Katiri" w:date="2015-05-09T13:30:00Z">
        <w:r w:rsidRPr="00F758B3">
          <w:rPr>
            <w:rFonts w:ascii="Times" w:hAnsi="Times"/>
            <w:sz w:val="22"/>
            <w:szCs w:val="22"/>
            <w:highlight w:val="yellow"/>
            <w:rPrChange w:id="5648" w:author="Chara Katiri" w:date="2015-05-12T13:05:00Z">
              <w:rPr>
                <w:b w:val="0"/>
                <w:bCs w:val="0"/>
              </w:rPr>
            </w:rPrChange>
          </w:rPr>
          <w:t>(MoSCow: S) = (Must in S/M terminology)??)</w:t>
        </w:r>
        <w:r w:rsidRPr="00F758B3">
          <w:rPr>
            <w:rFonts w:ascii="Times" w:hAnsi="Times"/>
            <w:sz w:val="22"/>
            <w:szCs w:val="22"/>
            <w:rPrChange w:id="5649" w:author="Chara Katiri" w:date="2015-05-12T13:05:00Z">
              <w:rPr/>
            </w:rPrChange>
          </w:rPr>
          <w:t xml:space="preserve"> </w:t>
        </w:r>
      </w:ins>
    </w:p>
    <w:tbl>
      <w:tblPr>
        <w:tblStyle w:val="TableGrid"/>
        <w:tblW w:w="9128" w:type="dxa"/>
        <w:tblInd w:w="108" w:type="dxa"/>
        <w:tblLook w:val="04A0" w:firstRow="1" w:lastRow="0" w:firstColumn="1" w:lastColumn="0" w:noHBand="0" w:noVBand="1"/>
        <w:tblPrChange w:id="5650"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5651">
          <w:tblGrid>
            <w:gridCol w:w="108"/>
            <w:gridCol w:w="1074"/>
            <w:gridCol w:w="42"/>
            <w:gridCol w:w="129"/>
            <w:gridCol w:w="3831"/>
            <w:gridCol w:w="1274"/>
            <w:gridCol w:w="98"/>
            <w:gridCol w:w="1334"/>
            <w:gridCol w:w="177"/>
            <w:gridCol w:w="1005"/>
            <w:gridCol w:w="164"/>
            <w:gridCol w:w="1018"/>
          </w:tblGrid>
        </w:tblGridChange>
      </w:tblGrid>
      <w:tr w:rsidR="003E5880" w:rsidRPr="00F758B3" w14:paraId="17B9AFC2" w14:textId="77777777" w:rsidTr="00C44BF6">
        <w:tc>
          <w:tcPr>
            <w:tcW w:w="1116" w:type="dxa"/>
            <w:shd w:val="clear" w:color="auto" w:fill="548DD4" w:themeFill="text2" w:themeFillTint="99"/>
            <w:tcPrChange w:id="5652" w:author="Chara Katiri" w:date="2015-04-12T02:56:00Z">
              <w:tcPr>
                <w:tcW w:w="1353" w:type="dxa"/>
                <w:gridSpan w:val="4"/>
                <w:shd w:val="clear" w:color="auto" w:fill="548DD4" w:themeFill="text2" w:themeFillTint="99"/>
              </w:tcPr>
            </w:tcPrChange>
          </w:tcPr>
          <w:p w14:paraId="191D9D4C" w14:textId="77777777"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53" w:author="Chara Katiri" w:date="2015-05-12T13:05:00Z">
                  <w:rPr>
                    <w:rFonts w:ascii="Times" w:hAnsi="Times" w:cs="Times New Roman"/>
                    <w:b/>
                    <w:color w:val="FFFFFF" w:themeColor="background1"/>
                    <w:sz w:val="22"/>
                    <w:szCs w:val="22"/>
                  </w:rPr>
                </w:rPrChange>
              </w:rPr>
              <w:pPrChange w:id="5654" w:author="Chara Katiri" w:date="2015-05-12T13:05:00Z">
                <w:pPr>
                  <w:pStyle w:val="ListParagraph"/>
                  <w:spacing w:line="360" w:lineRule="auto"/>
                  <w:ind w:left="0"/>
                  <w:jc w:val="both"/>
                </w:pPr>
              </w:pPrChange>
            </w:pPr>
            <w:r w:rsidRPr="00F758B3">
              <w:rPr>
                <w:rFonts w:ascii="Times" w:hAnsi="Times" w:cs="Times New Roman"/>
                <w:b/>
                <w:bCs/>
                <w:color w:val="FFFFFF" w:themeColor="background1"/>
                <w:sz w:val="22"/>
                <w:szCs w:val="22"/>
                <w:lang w:val="en-GB"/>
                <w:rPrChange w:id="5655" w:author="Chara Katiri" w:date="2015-05-12T13:05:00Z">
                  <w:rPr>
                    <w:rFonts w:ascii="Times" w:hAnsi="Times" w:cs="Times New Roman"/>
                    <w:b/>
                    <w:bCs/>
                    <w:color w:val="FFFFFF" w:themeColor="background1"/>
                    <w:sz w:val="22"/>
                    <w:szCs w:val="22"/>
                    <w:lang w:val="en-GB"/>
                  </w:rPr>
                </w:rPrChange>
              </w:rPr>
              <w:t>Req. no.</w:t>
            </w:r>
          </w:p>
        </w:tc>
        <w:tc>
          <w:tcPr>
            <w:tcW w:w="3960" w:type="dxa"/>
            <w:shd w:val="clear" w:color="auto" w:fill="548DD4" w:themeFill="text2" w:themeFillTint="99"/>
            <w:tcPrChange w:id="5656" w:author="Chara Katiri" w:date="2015-04-12T02:56:00Z">
              <w:tcPr>
                <w:tcW w:w="5203" w:type="dxa"/>
                <w:gridSpan w:val="3"/>
                <w:shd w:val="clear" w:color="auto" w:fill="548DD4" w:themeFill="text2" w:themeFillTint="99"/>
              </w:tcPr>
            </w:tcPrChange>
          </w:tcPr>
          <w:p w14:paraId="2028391D" w14:textId="77777777"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57" w:author="Chara Katiri" w:date="2015-05-12T13:05:00Z">
                  <w:rPr>
                    <w:rFonts w:ascii="Times" w:hAnsi="Times" w:cs="Times New Roman"/>
                    <w:b/>
                    <w:color w:val="FFFFFF" w:themeColor="background1"/>
                    <w:sz w:val="22"/>
                    <w:szCs w:val="22"/>
                  </w:rPr>
                </w:rPrChange>
              </w:rPr>
              <w:pPrChange w:id="5658" w:author="Chara Katiri" w:date="2015-05-12T13:05:00Z">
                <w:pPr>
                  <w:pStyle w:val="ListParagraph"/>
                  <w:spacing w:line="360" w:lineRule="auto"/>
                  <w:ind w:left="0"/>
                  <w:jc w:val="both"/>
                </w:pPr>
              </w:pPrChange>
            </w:pPr>
            <w:r w:rsidRPr="00F758B3">
              <w:rPr>
                <w:rFonts w:ascii="Times" w:hAnsi="Times" w:cs="Times New Roman"/>
                <w:b/>
                <w:bCs/>
                <w:color w:val="FFFFFF" w:themeColor="background1"/>
                <w:sz w:val="22"/>
                <w:szCs w:val="22"/>
                <w:lang w:val="en-GB"/>
                <w:rPrChange w:id="5659" w:author="Chara Katiri" w:date="2015-05-12T13:05:00Z">
                  <w:rPr>
                    <w:rFonts w:ascii="Times" w:hAnsi="Times" w:cs="Times New Roman"/>
                    <w:b/>
                    <w:bCs/>
                    <w:color w:val="FFFFFF" w:themeColor="background1"/>
                    <w:sz w:val="22"/>
                    <w:szCs w:val="22"/>
                    <w:lang w:val="en-GB"/>
                  </w:rPr>
                </w:rPrChange>
              </w:rPr>
              <w:t>Requirements Description</w:t>
            </w:r>
          </w:p>
        </w:tc>
        <w:tc>
          <w:tcPr>
            <w:tcW w:w="1274" w:type="dxa"/>
            <w:shd w:val="clear" w:color="auto" w:fill="548DD4" w:themeFill="text2" w:themeFillTint="99"/>
            <w:tcPrChange w:id="5660" w:author="Chara Katiri" w:date="2015-04-12T02:56:00Z">
              <w:tcPr>
                <w:tcW w:w="1334" w:type="dxa"/>
                <w:shd w:val="clear" w:color="auto" w:fill="548DD4" w:themeFill="text2" w:themeFillTint="99"/>
              </w:tcPr>
            </w:tcPrChange>
          </w:tcPr>
          <w:p w14:paraId="4223D278" w14:textId="77777777"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61" w:author="Chara Katiri" w:date="2015-05-12T13:05:00Z">
                  <w:rPr>
                    <w:rFonts w:ascii="Times" w:hAnsi="Times" w:cs="Times New Roman"/>
                    <w:b/>
                    <w:color w:val="FFFFFF" w:themeColor="background1"/>
                    <w:sz w:val="22"/>
                    <w:szCs w:val="22"/>
                  </w:rPr>
                </w:rPrChange>
              </w:rPr>
              <w:pPrChange w:id="5662" w:author="Chara Katiri" w:date="2015-05-12T13:05:00Z">
                <w:pPr>
                  <w:pStyle w:val="ListParagraph"/>
                  <w:spacing w:line="360" w:lineRule="auto"/>
                  <w:ind w:left="0"/>
                  <w:jc w:val="both"/>
                </w:pPr>
              </w:pPrChange>
            </w:pPr>
            <w:r w:rsidRPr="00F758B3">
              <w:rPr>
                <w:rFonts w:ascii="Times" w:hAnsi="Times" w:cs="Times New Roman"/>
                <w:b/>
                <w:bCs/>
                <w:color w:val="FFFFFF" w:themeColor="background1"/>
                <w:sz w:val="22"/>
                <w:szCs w:val="22"/>
                <w:lang w:val="en-GB"/>
                <w:rPrChange w:id="5663" w:author="Chara Katiri" w:date="2015-05-12T13:05:00Z">
                  <w:rPr>
                    <w:rFonts w:ascii="Times" w:hAnsi="Times" w:cs="Times New Roman"/>
                    <w:b/>
                    <w:bCs/>
                    <w:color w:val="FFFFFF" w:themeColor="background1"/>
                    <w:sz w:val="22"/>
                    <w:szCs w:val="22"/>
                    <w:lang w:val="en-GB"/>
                  </w:rPr>
                </w:rPrChange>
              </w:rPr>
              <w:t>Req. Type</w:t>
            </w:r>
          </w:p>
        </w:tc>
        <w:tc>
          <w:tcPr>
            <w:tcW w:w="1609" w:type="dxa"/>
            <w:shd w:val="clear" w:color="auto" w:fill="548DD4" w:themeFill="text2" w:themeFillTint="99"/>
            <w:tcPrChange w:id="5664" w:author="Chara Katiri" w:date="2015-04-12T02:56:00Z">
              <w:tcPr>
                <w:tcW w:w="1182" w:type="dxa"/>
                <w:gridSpan w:val="2"/>
                <w:shd w:val="clear" w:color="auto" w:fill="548DD4" w:themeFill="text2" w:themeFillTint="99"/>
              </w:tcPr>
            </w:tcPrChange>
          </w:tcPr>
          <w:p w14:paraId="56966C01" w14:textId="111907E9" w:rsidR="003E5880" w:rsidRPr="00F758B3" w:rsidRDefault="003E5880" w:rsidP="00F758B3">
            <w:pPr>
              <w:pStyle w:val="ListParagraph"/>
              <w:spacing w:line="360" w:lineRule="auto"/>
              <w:ind w:left="0"/>
              <w:jc w:val="both"/>
              <w:rPr>
                <w:rFonts w:ascii="Times" w:hAnsi="Times" w:cs="Times New Roman"/>
                <w:b/>
                <w:bCs/>
                <w:color w:val="FFFFFF" w:themeColor="background1"/>
                <w:sz w:val="22"/>
                <w:szCs w:val="22"/>
                <w:lang w:val="en-GB"/>
                <w:rPrChange w:id="5665" w:author="Chara Katiri" w:date="2015-05-12T13:05:00Z">
                  <w:rPr>
                    <w:rFonts w:ascii="Times" w:hAnsi="Times" w:cs="Times New Roman"/>
                    <w:b/>
                    <w:bCs/>
                    <w:color w:val="FFFFFF" w:themeColor="background1"/>
                    <w:sz w:val="22"/>
                    <w:szCs w:val="22"/>
                    <w:lang w:val="en-GB"/>
                  </w:rPr>
                </w:rPrChange>
              </w:rPr>
              <w:pPrChange w:id="5666" w:author="Chara Katiri" w:date="2015-05-12T13:05:00Z">
                <w:pPr>
                  <w:pStyle w:val="ListParagraph"/>
                  <w:spacing w:line="360" w:lineRule="auto"/>
                  <w:ind w:left="0"/>
                  <w:jc w:val="both"/>
                </w:pPr>
              </w:pPrChange>
            </w:pPr>
            <w:commentRangeStart w:id="5667"/>
            <w:ins w:id="5668" w:author="Chara Katiri" w:date="2015-04-12T02:55:00Z">
              <w:r w:rsidRPr="00F758B3">
                <w:rPr>
                  <w:rFonts w:ascii="Times" w:hAnsi="Times" w:cs="Times New Roman"/>
                  <w:b/>
                  <w:bCs/>
                  <w:color w:val="FFFFFF" w:themeColor="background1"/>
                  <w:sz w:val="22"/>
                  <w:szCs w:val="22"/>
                  <w:lang w:val="en-GB"/>
                  <w:rPrChange w:id="5669" w:author="Chara Katiri" w:date="2015-05-12T13:05:00Z">
                    <w:rPr>
                      <w:rFonts w:ascii="Times" w:hAnsi="Times" w:cs="Times New Roman"/>
                      <w:b/>
                      <w:bCs/>
                      <w:color w:val="FFFFFF" w:themeColor="background1"/>
                      <w:sz w:val="22"/>
                      <w:szCs w:val="22"/>
                      <w:lang w:val="en-GB"/>
                    </w:rPr>
                  </w:rPrChange>
                </w:rPr>
                <w:t>Shall/Must</w:t>
              </w:r>
            </w:ins>
            <w:commentRangeEnd w:id="5667"/>
            <w:ins w:id="5670" w:author="Chara Katiri" w:date="2015-04-12T03:15:00Z">
              <w:r w:rsidR="00FB15A5" w:rsidRPr="00F758B3">
                <w:rPr>
                  <w:rStyle w:val="CommentReference"/>
                  <w:rFonts w:ascii="Times" w:hAnsi="Times"/>
                  <w:sz w:val="22"/>
                  <w:szCs w:val="22"/>
                  <w:rPrChange w:id="5671" w:author="Chara Katiri" w:date="2015-05-12T13:05:00Z">
                    <w:rPr>
                      <w:rStyle w:val="CommentReference"/>
                    </w:rPr>
                  </w:rPrChange>
                </w:rPr>
                <w:commentReference w:id="5667"/>
              </w:r>
            </w:ins>
          </w:p>
        </w:tc>
        <w:tc>
          <w:tcPr>
            <w:tcW w:w="1169" w:type="dxa"/>
            <w:shd w:val="clear" w:color="auto" w:fill="548DD4" w:themeFill="text2" w:themeFillTint="99"/>
            <w:tcPrChange w:id="5672" w:author="Chara Katiri" w:date="2015-04-12T02:56:00Z">
              <w:tcPr>
                <w:tcW w:w="1182" w:type="dxa"/>
                <w:gridSpan w:val="2"/>
                <w:shd w:val="clear" w:color="auto" w:fill="548DD4" w:themeFill="text2" w:themeFillTint="99"/>
              </w:tcPr>
            </w:tcPrChange>
          </w:tcPr>
          <w:p w14:paraId="734E23A0" w14:textId="0816325A"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73" w:author="Chara Katiri" w:date="2015-05-12T13:05:00Z">
                  <w:rPr>
                    <w:rFonts w:ascii="Times" w:hAnsi="Times" w:cs="Times New Roman"/>
                    <w:b/>
                    <w:color w:val="FFFFFF" w:themeColor="background1"/>
                    <w:sz w:val="22"/>
                    <w:szCs w:val="22"/>
                  </w:rPr>
                </w:rPrChange>
              </w:rPr>
              <w:pPrChange w:id="5674" w:author="Chara Katiri" w:date="2015-05-12T13:05:00Z">
                <w:pPr>
                  <w:pStyle w:val="ListParagraph"/>
                  <w:spacing w:line="360" w:lineRule="auto"/>
                  <w:ind w:left="0"/>
                  <w:jc w:val="both"/>
                </w:pPr>
              </w:pPrChange>
            </w:pPr>
            <w:r w:rsidRPr="00F758B3">
              <w:rPr>
                <w:rFonts w:ascii="Times" w:hAnsi="Times" w:cs="Times New Roman"/>
                <w:b/>
                <w:bCs/>
                <w:color w:val="FFFFFF" w:themeColor="background1"/>
                <w:sz w:val="22"/>
                <w:szCs w:val="22"/>
                <w:lang w:val="en-GB"/>
                <w:rPrChange w:id="5675" w:author="Chara Katiri" w:date="2015-05-12T13:05:00Z">
                  <w:rPr>
                    <w:rFonts w:ascii="Times" w:hAnsi="Times" w:cs="Times New Roman"/>
                    <w:b/>
                    <w:bCs/>
                    <w:color w:val="FFFFFF" w:themeColor="background1"/>
                    <w:sz w:val="22"/>
                    <w:szCs w:val="22"/>
                    <w:lang w:val="en-GB"/>
                  </w:rPr>
                </w:rPrChange>
              </w:rPr>
              <w:t>MoSCoW</w:t>
            </w:r>
          </w:p>
        </w:tc>
      </w:tr>
      <w:tr w:rsidR="003E5880" w:rsidRPr="00F758B3" w14:paraId="0911466D" w14:textId="77777777" w:rsidTr="00C44BF6">
        <w:tc>
          <w:tcPr>
            <w:tcW w:w="1116" w:type="dxa"/>
            <w:shd w:val="clear" w:color="auto" w:fill="548DD4" w:themeFill="text2" w:themeFillTint="99"/>
            <w:tcPrChange w:id="5676" w:author="Chara Katiri" w:date="2015-04-12T02:56:00Z">
              <w:tcPr>
                <w:tcW w:w="1182" w:type="dxa"/>
                <w:gridSpan w:val="2"/>
                <w:shd w:val="clear" w:color="auto" w:fill="548DD4" w:themeFill="text2" w:themeFillTint="99"/>
              </w:tcPr>
            </w:tcPrChange>
          </w:tcPr>
          <w:p w14:paraId="7ABE4765" w14:textId="77777777"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77" w:author="Chara Katiri" w:date="2015-05-12T13:05:00Z">
                  <w:rPr>
                    <w:rFonts w:ascii="Times" w:hAnsi="Times" w:cs="Times New Roman"/>
                    <w:b/>
                    <w:color w:val="FFFFFF" w:themeColor="background1"/>
                    <w:sz w:val="22"/>
                    <w:szCs w:val="22"/>
                  </w:rPr>
                </w:rPrChange>
              </w:rPr>
              <w:pPrChange w:id="5678" w:author="Chara Katiri" w:date="2015-05-12T13:05:00Z">
                <w:pPr>
                  <w:pStyle w:val="ListParagraph"/>
                  <w:spacing w:line="360" w:lineRule="auto"/>
                  <w:ind w:left="0"/>
                  <w:jc w:val="both"/>
                </w:pPr>
              </w:pPrChange>
            </w:pPr>
          </w:p>
        </w:tc>
        <w:tc>
          <w:tcPr>
            <w:tcW w:w="8012" w:type="dxa"/>
            <w:gridSpan w:val="4"/>
            <w:shd w:val="clear" w:color="auto" w:fill="548DD4" w:themeFill="text2" w:themeFillTint="99"/>
            <w:tcPrChange w:id="5679" w:author="Chara Katiri" w:date="2015-04-12T02:56:00Z">
              <w:tcPr>
                <w:tcW w:w="9072" w:type="dxa"/>
                <w:gridSpan w:val="10"/>
                <w:shd w:val="clear" w:color="auto" w:fill="548DD4" w:themeFill="text2" w:themeFillTint="99"/>
              </w:tcPr>
            </w:tcPrChange>
          </w:tcPr>
          <w:p w14:paraId="540CC5E8" w14:textId="63BA3CE0" w:rsidR="003E5880" w:rsidRPr="00F758B3" w:rsidRDefault="003E5880" w:rsidP="00F758B3">
            <w:pPr>
              <w:pStyle w:val="ListParagraph"/>
              <w:spacing w:line="360" w:lineRule="auto"/>
              <w:ind w:left="0"/>
              <w:jc w:val="both"/>
              <w:rPr>
                <w:rFonts w:ascii="Times" w:hAnsi="Times" w:cs="Times New Roman"/>
                <w:b/>
                <w:color w:val="FFFFFF" w:themeColor="background1"/>
                <w:sz w:val="22"/>
                <w:szCs w:val="22"/>
                <w:rPrChange w:id="5680" w:author="Chara Katiri" w:date="2015-05-12T13:05:00Z">
                  <w:rPr>
                    <w:rFonts w:ascii="Times" w:hAnsi="Times" w:cs="Times New Roman"/>
                    <w:b/>
                    <w:color w:val="FFFFFF" w:themeColor="background1"/>
                    <w:sz w:val="22"/>
                    <w:szCs w:val="22"/>
                  </w:rPr>
                </w:rPrChange>
              </w:rPr>
              <w:pPrChange w:id="5681" w:author="Chara Katiri" w:date="2015-05-12T13:05:00Z">
                <w:pPr>
                  <w:pStyle w:val="ListParagraph"/>
                  <w:spacing w:line="360" w:lineRule="auto"/>
                  <w:ind w:left="0"/>
                  <w:jc w:val="both"/>
                </w:pPr>
              </w:pPrChange>
            </w:pPr>
            <w:r w:rsidRPr="00F758B3">
              <w:rPr>
                <w:rFonts w:ascii="Times" w:hAnsi="Times" w:cs="Times New Roman"/>
                <w:b/>
                <w:color w:val="FFFFFF" w:themeColor="background1"/>
                <w:sz w:val="22"/>
                <w:szCs w:val="22"/>
                <w:rPrChange w:id="5682" w:author="Chara Katiri" w:date="2015-05-12T13:05:00Z">
                  <w:rPr>
                    <w:rFonts w:ascii="Times" w:hAnsi="Times" w:cs="Times New Roman"/>
                    <w:b/>
                    <w:color w:val="FFFFFF" w:themeColor="background1"/>
                    <w:sz w:val="22"/>
                    <w:szCs w:val="22"/>
                  </w:rPr>
                </w:rPrChange>
              </w:rPr>
              <w:t>Database</w:t>
            </w:r>
          </w:p>
        </w:tc>
      </w:tr>
      <w:tr w:rsidR="003E5880" w:rsidRPr="00F758B3" w14:paraId="3B2CA09C" w14:textId="77777777" w:rsidTr="00C44BF6">
        <w:tc>
          <w:tcPr>
            <w:tcW w:w="1116" w:type="dxa"/>
            <w:tcPrChange w:id="5683" w:author="Chara Katiri" w:date="2015-04-12T02:56:00Z">
              <w:tcPr>
                <w:tcW w:w="1353" w:type="dxa"/>
                <w:gridSpan w:val="4"/>
              </w:tcPr>
            </w:tcPrChange>
          </w:tcPr>
          <w:p w14:paraId="76C781B6" w14:textId="39423BF1" w:rsidR="003E5880" w:rsidRPr="00F758B3" w:rsidRDefault="003E5880" w:rsidP="00F758B3">
            <w:pPr>
              <w:pStyle w:val="ListParagraph"/>
              <w:spacing w:line="360" w:lineRule="auto"/>
              <w:ind w:left="0"/>
              <w:jc w:val="both"/>
              <w:rPr>
                <w:rFonts w:ascii="Times" w:hAnsi="Times" w:cs="Times New Roman"/>
                <w:sz w:val="22"/>
                <w:szCs w:val="22"/>
                <w:rPrChange w:id="5684" w:author="Chara Katiri" w:date="2015-05-12T13:05:00Z">
                  <w:rPr>
                    <w:rFonts w:ascii="Times" w:hAnsi="Times" w:cs="Times New Roman"/>
                    <w:sz w:val="22"/>
                    <w:szCs w:val="22"/>
                  </w:rPr>
                </w:rPrChange>
              </w:rPr>
              <w:pPrChange w:id="5685" w:author="Chara Katiri" w:date="2015-05-12T13:05:00Z">
                <w:pPr>
                  <w:pStyle w:val="ListParagraph"/>
                  <w:spacing w:line="360" w:lineRule="auto"/>
                  <w:ind w:left="0"/>
                  <w:jc w:val="both"/>
                </w:pPr>
              </w:pPrChange>
            </w:pPr>
            <w:ins w:id="5686" w:author="Chara Katiri" w:date="2015-04-11T05:40:00Z">
              <w:r w:rsidRPr="00F758B3">
                <w:rPr>
                  <w:rFonts w:ascii="Times" w:hAnsi="Times" w:cs="Times New Roman"/>
                  <w:sz w:val="22"/>
                  <w:szCs w:val="22"/>
                  <w:rPrChange w:id="5687" w:author="Chara Katiri" w:date="2015-05-12T13:05:00Z">
                    <w:rPr>
                      <w:rFonts w:ascii="Times" w:hAnsi="Times" w:cs="Times New Roman"/>
                      <w:sz w:val="22"/>
                      <w:szCs w:val="22"/>
                    </w:rPr>
                  </w:rPrChange>
                </w:rPr>
                <w:t>1</w:t>
              </w:r>
            </w:ins>
          </w:p>
        </w:tc>
        <w:tc>
          <w:tcPr>
            <w:tcW w:w="3960" w:type="dxa"/>
            <w:tcPrChange w:id="5688" w:author="Chara Katiri" w:date="2015-04-12T02:56:00Z">
              <w:tcPr>
                <w:tcW w:w="5203" w:type="dxa"/>
                <w:gridSpan w:val="3"/>
              </w:tcPr>
            </w:tcPrChange>
          </w:tcPr>
          <w:p w14:paraId="5EC81335" w14:textId="523352F1" w:rsidR="003E5880" w:rsidRPr="00F758B3" w:rsidRDefault="003E5880" w:rsidP="00F758B3">
            <w:pPr>
              <w:pStyle w:val="ListParagraph"/>
              <w:spacing w:line="360" w:lineRule="auto"/>
              <w:ind w:left="0"/>
              <w:jc w:val="both"/>
              <w:rPr>
                <w:rFonts w:ascii="Times" w:hAnsi="Times" w:cs="Times New Roman"/>
                <w:sz w:val="22"/>
                <w:szCs w:val="22"/>
                <w:rPrChange w:id="5689" w:author="Chara Katiri" w:date="2015-05-12T13:05:00Z">
                  <w:rPr>
                    <w:rFonts w:ascii="Times" w:hAnsi="Times" w:cs="Times New Roman"/>
                    <w:sz w:val="22"/>
                    <w:szCs w:val="22"/>
                  </w:rPr>
                </w:rPrChange>
              </w:rPr>
              <w:pPrChange w:id="5690" w:author="Chara Katiri" w:date="2015-05-12T13:05:00Z">
                <w:pPr>
                  <w:pStyle w:val="ListParagraph"/>
                  <w:spacing w:line="360" w:lineRule="auto"/>
                  <w:ind w:left="0"/>
                  <w:jc w:val="both"/>
                </w:pPr>
              </w:pPrChange>
            </w:pPr>
            <w:r w:rsidRPr="00F758B3">
              <w:rPr>
                <w:rFonts w:ascii="Times" w:hAnsi="Times" w:cs="Times New Roman"/>
                <w:sz w:val="22"/>
                <w:szCs w:val="22"/>
                <w:rPrChange w:id="5691" w:author="Chara Katiri" w:date="2015-05-12T13:05:00Z">
                  <w:rPr>
                    <w:rFonts w:ascii="Times" w:hAnsi="Times" w:cs="Times New Roman"/>
                    <w:sz w:val="22"/>
                    <w:szCs w:val="22"/>
                  </w:rPr>
                </w:rPrChange>
              </w:rPr>
              <w:t xml:space="preserve">The centralized database that contains the products must update automatically and </w:t>
            </w:r>
            <w:ins w:id="5692" w:author="Chara Katiri" w:date="2015-04-11T16:49:00Z">
              <w:r w:rsidRPr="00F758B3">
                <w:rPr>
                  <w:rFonts w:ascii="Times" w:hAnsi="Times" w:cs="Times New Roman"/>
                  <w:sz w:val="22"/>
                  <w:szCs w:val="22"/>
                  <w:rPrChange w:id="5693" w:author="Chara Katiri" w:date="2015-05-12T13:05:00Z">
                    <w:rPr>
                      <w:rFonts w:ascii="Times" w:hAnsi="Times" w:cs="Times New Roman"/>
                      <w:sz w:val="22"/>
                      <w:szCs w:val="22"/>
                    </w:rPr>
                  </w:rPrChange>
                </w:rPr>
                <w:t>in real time</w:t>
              </w:r>
            </w:ins>
            <w:r w:rsidRPr="00F758B3">
              <w:rPr>
                <w:rFonts w:ascii="Times" w:hAnsi="Times" w:cs="Times New Roman"/>
                <w:sz w:val="22"/>
                <w:szCs w:val="22"/>
                <w:rPrChange w:id="5694" w:author="Chara Katiri" w:date="2015-05-12T13:05:00Z">
                  <w:rPr>
                    <w:rFonts w:ascii="Times" w:hAnsi="Times" w:cs="Times New Roman"/>
                    <w:sz w:val="22"/>
                    <w:szCs w:val="22"/>
                  </w:rPr>
                </w:rPrChange>
              </w:rPr>
              <w:t xml:space="preserve">.  </w:t>
            </w:r>
          </w:p>
        </w:tc>
        <w:tc>
          <w:tcPr>
            <w:tcW w:w="1274" w:type="dxa"/>
            <w:tcPrChange w:id="5695" w:author="Chara Katiri" w:date="2015-04-12T02:56:00Z">
              <w:tcPr>
                <w:tcW w:w="1334" w:type="dxa"/>
              </w:tcPr>
            </w:tcPrChange>
          </w:tcPr>
          <w:p w14:paraId="3C95CE44" w14:textId="77777777" w:rsidR="003E5880" w:rsidRPr="00F758B3" w:rsidRDefault="003E5880" w:rsidP="00F758B3">
            <w:pPr>
              <w:pStyle w:val="ListParagraph"/>
              <w:spacing w:line="360" w:lineRule="auto"/>
              <w:ind w:left="0"/>
              <w:jc w:val="both"/>
              <w:rPr>
                <w:rFonts w:ascii="Times" w:hAnsi="Times" w:cs="Times New Roman"/>
                <w:sz w:val="22"/>
                <w:szCs w:val="22"/>
                <w:rPrChange w:id="5696" w:author="Chara Katiri" w:date="2015-05-12T13:05:00Z">
                  <w:rPr>
                    <w:rFonts w:ascii="Times" w:hAnsi="Times" w:cs="Times New Roman"/>
                    <w:sz w:val="22"/>
                    <w:szCs w:val="22"/>
                  </w:rPr>
                </w:rPrChange>
              </w:rPr>
              <w:pPrChange w:id="5697" w:author="Chara Katiri" w:date="2015-05-12T13:05:00Z">
                <w:pPr>
                  <w:pStyle w:val="ListParagraph"/>
                  <w:spacing w:line="360" w:lineRule="auto"/>
                  <w:ind w:left="0"/>
                  <w:jc w:val="both"/>
                </w:pPr>
              </w:pPrChange>
            </w:pPr>
            <w:r w:rsidRPr="00F758B3">
              <w:rPr>
                <w:rFonts w:ascii="Times" w:hAnsi="Times" w:cs="Times New Roman"/>
                <w:sz w:val="22"/>
                <w:szCs w:val="22"/>
                <w:rPrChange w:id="5698" w:author="Chara Katiri" w:date="2015-05-12T13:05:00Z">
                  <w:rPr>
                    <w:rFonts w:ascii="Times" w:hAnsi="Times" w:cs="Times New Roman"/>
                    <w:sz w:val="22"/>
                    <w:szCs w:val="22"/>
                  </w:rPr>
                </w:rPrChange>
              </w:rPr>
              <w:t>Non-functional</w:t>
            </w:r>
          </w:p>
        </w:tc>
        <w:tc>
          <w:tcPr>
            <w:tcW w:w="1609" w:type="dxa"/>
            <w:tcPrChange w:id="5699" w:author="Chara Katiri" w:date="2015-04-12T02:56:00Z">
              <w:tcPr>
                <w:tcW w:w="1182" w:type="dxa"/>
                <w:gridSpan w:val="2"/>
              </w:tcPr>
            </w:tcPrChange>
          </w:tcPr>
          <w:p w14:paraId="7463DA96" w14:textId="7685BF2A" w:rsidR="003E5880" w:rsidRPr="00F758B3" w:rsidRDefault="003E5880" w:rsidP="00F758B3">
            <w:pPr>
              <w:pStyle w:val="ListParagraph"/>
              <w:spacing w:line="360" w:lineRule="auto"/>
              <w:ind w:left="0"/>
              <w:jc w:val="both"/>
              <w:rPr>
                <w:rFonts w:ascii="Times" w:hAnsi="Times" w:cs="Times New Roman"/>
                <w:sz w:val="22"/>
                <w:szCs w:val="22"/>
                <w:rPrChange w:id="5700" w:author="Chara Katiri" w:date="2015-05-12T13:05:00Z">
                  <w:rPr>
                    <w:rFonts w:ascii="Times" w:hAnsi="Times" w:cs="Times New Roman"/>
                    <w:sz w:val="22"/>
                    <w:szCs w:val="22"/>
                  </w:rPr>
                </w:rPrChange>
              </w:rPr>
              <w:pPrChange w:id="5701" w:author="Chara Katiri" w:date="2015-05-12T13:05:00Z">
                <w:pPr>
                  <w:pStyle w:val="ListParagraph"/>
                  <w:spacing w:line="360" w:lineRule="auto"/>
                  <w:ind w:left="0"/>
                  <w:jc w:val="both"/>
                </w:pPr>
              </w:pPrChange>
            </w:pPr>
            <w:ins w:id="5702" w:author="Chara Katiri" w:date="2015-04-12T02:59:00Z">
              <w:r w:rsidRPr="00F758B3">
                <w:rPr>
                  <w:rFonts w:ascii="Times" w:hAnsi="Times" w:cs="Times New Roman"/>
                  <w:sz w:val="22"/>
                  <w:szCs w:val="22"/>
                  <w:rPrChange w:id="5703" w:author="Chara Katiri" w:date="2015-05-12T13:05:00Z">
                    <w:rPr>
                      <w:rFonts w:ascii="Times" w:hAnsi="Times" w:cs="Times New Roman"/>
                      <w:sz w:val="22"/>
                      <w:szCs w:val="22"/>
                    </w:rPr>
                  </w:rPrChange>
                </w:rPr>
                <w:t>Shall</w:t>
              </w:r>
            </w:ins>
          </w:p>
        </w:tc>
        <w:tc>
          <w:tcPr>
            <w:tcW w:w="1169" w:type="dxa"/>
            <w:tcPrChange w:id="5704" w:author="Chara Katiri" w:date="2015-04-12T02:56:00Z">
              <w:tcPr>
                <w:tcW w:w="1182" w:type="dxa"/>
                <w:gridSpan w:val="2"/>
              </w:tcPr>
            </w:tcPrChange>
          </w:tcPr>
          <w:p w14:paraId="5A16E3C3" w14:textId="70C5EEB7" w:rsidR="003E5880" w:rsidRPr="00F758B3" w:rsidRDefault="003E5880" w:rsidP="00F758B3">
            <w:pPr>
              <w:pStyle w:val="ListParagraph"/>
              <w:spacing w:line="360" w:lineRule="auto"/>
              <w:ind w:left="0"/>
              <w:jc w:val="both"/>
              <w:rPr>
                <w:rFonts w:ascii="Times" w:hAnsi="Times" w:cs="Times New Roman"/>
                <w:sz w:val="22"/>
                <w:szCs w:val="22"/>
                <w:rPrChange w:id="5705" w:author="Chara Katiri" w:date="2015-05-12T13:05:00Z">
                  <w:rPr>
                    <w:rFonts w:ascii="Times" w:hAnsi="Times" w:cs="Times New Roman"/>
                    <w:sz w:val="22"/>
                    <w:szCs w:val="22"/>
                  </w:rPr>
                </w:rPrChange>
              </w:rPr>
              <w:pPrChange w:id="5706" w:author="Chara Katiri" w:date="2015-05-12T13:05:00Z">
                <w:pPr>
                  <w:pStyle w:val="ListParagraph"/>
                  <w:spacing w:line="360" w:lineRule="auto"/>
                  <w:ind w:left="0"/>
                  <w:jc w:val="both"/>
                </w:pPr>
              </w:pPrChange>
            </w:pPr>
            <w:r w:rsidRPr="00F758B3">
              <w:rPr>
                <w:rFonts w:ascii="Times" w:hAnsi="Times" w:cs="Times New Roman"/>
                <w:sz w:val="22"/>
                <w:szCs w:val="22"/>
                <w:rPrChange w:id="5707" w:author="Chara Katiri" w:date="2015-05-12T13:05:00Z">
                  <w:rPr>
                    <w:rFonts w:ascii="Times" w:hAnsi="Times" w:cs="Times New Roman"/>
                    <w:sz w:val="22"/>
                    <w:szCs w:val="22"/>
                  </w:rPr>
                </w:rPrChange>
              </w:rPr>
              <w:t>M</w:t>
            </w:r>
          </w:p>
        </w:tc>
      </w:tr>
      <w:tr w:rsidR="003E5880" w:rsidRPr="00F758B3" w14:paraId="27332C77" w14:textId="77777777" w:rsidTr="00C44BF6">
        <w:tc>
          <w:tcPr>
            <w:tcW w:w="1116" w:type="dxa"/>
            <w:tcPrChange w:id="5708" w:author="Chara Katiri" w:date="2015-04-12T02:56:00Z">
              <w:tcPr>
                <w:tcW w:w="1353" w:type="dxa"/>
                <w:gridSpan w:val="4"/>
              </w:tcPr>
            </w:tcPrChange>
          </w:tcPr>
          <w:p w14:paraId="3A1A424F" w14:textId="514C0F5E" w:rsidR="003E5880" w:rsidRPr="00F758B3" w:rsidRDefault="003E5880" w:rsidP="00F758B3">
            <w:pPr>
              <w:pStyle w:val="ListParagraph"/>
              <w:spacing w:line="360" w:lineRule="auto"/>
              <w:ind w:left="0"/>
              <w:jc w:val="both"/>
              <w:rPr>
                <w:rFonts w:ascii="Times" w:hAnsi="Times" w:cs="Times New Roman"/>
                <w:sz w:val="22"/>
                <w:szCs w:val="22"/>
                <w:rPrChange w:id="5709" w:author="Chara Katiri" w:date="2015-05-12T13:05:00Z">
                  <w:rPr>
                    <w:rFonts w:ascii="Times" w:hAnsi="Times" w:cs="Times New Roman"/>
                    <w:sz w:val="22"/>
                    <w:szCs w:val="22"/>
                  </w:rPr>
                </w:rPrChange>
              </w:rPr>
              <w:pPrChange w:id="5710" w:author="Chara Katiri" w:date="2015-05-12T13:05:00Z">
                <w:pPr>
                  <w:pStyle w:val="ListParagraph"/>
                  <w:spacing w:line="360" w:lineRule="auto"/>
                  <w:ind w:left="0"/>
                  <w:jc w:val="both"/>
                </w:pPr>
              </w:pPrChange>
            </w:pPr>
            <w:ins w:id="5711" w:author="Chara Katiri" w:date="2015-04-11T05:40:00Z">
              <w:r w:rsidRPr="00F758B3">
                <w:rPr>
                  <w:rFonts w:ascii="Times" w:hAnsi="Times" w:cs="Times New Roman"/>
                  <w:sz w:val="22"/>
                  <w:szCs w:val="22"/>
                  <w:rPrChange w:id="5712" w:author="Chara Katiri" w:date="2015-05-12T13:05:00Z">
                    <w:rPr>
                      <w:rFonts w:ascii="Times" w:hAnsi="Times" w:cs="Times New Roman"/>
                      <w:sz w:val="22"/>
                      <w:szCs w:val="22"/>
                    </w:rPr>
                  </w:rPrChange>
                </w:rPr>
                <w:t>2</w:t>
              </w:r>
            </w:ins>
          </w:p>
        </w:tc>
        <w:tc>
          <w:tcPr>
            <w:tcW w:w="3960" w:type="dxa"/>
            <w:tcPrChange w:id="5713" w:author="Chara Katiri" w:date="2015-04-12T02:56:00Z">
              <w:tcPr>
                <w:tcW w:w="5203" w:type="dxa"/>
                <w:gridSpan w:val="3"/>
              </w:tcPr>
            </w:tcPrChange>
          </w:tcPr>
          <w:p w14:paraId="1C6EAF09" w14:textId="6BA6ECE4" w:rsidR="003E5880" w:rsidRPr="00F758B3" w:rsidRDefault="003E5880" w:rsidP="00F758B3">
            <w:pPr>
              <w:pStyle w:val="ListParagraph"/>
              <w:spacing w:line="360" w:lineRule="auto"/>
              <w:ind w:left="0"/>
              <w:jc w:val="both"/>
              <w:rPr>
                <w:rFonts w:ascii="Times" w:hAnsi="Times" w:cs="Times New Roman"/>
                <w:sz w:val="22"/>
                <w:szCs w:val="22"/>
                <w:rPrChange w:id="5714" w:author="Chara Katiri" w:date="2015-05-12T13:05:00Z">
                  <w:rPr>
                    <w:rFonts w:ascii="Times" w:hAnsi="Times" w:cs="Times New Roman"/>
                    <w:sz w:val="22"/>
                    <w:szCs w:val="22"/>
                  </w:rPr>
                </w:rPrChange>
              </w:rPr>
              <w:pPrChange w:id="5715" w:author="Chara Katiri" w:date="2015-05-12T13:05:00Z">
                <w:pPr>
                  <w:pStyle w:val="ListParagraph"/>
                  <w:spacing w:line="360" w:lineRule="auto"/>
                  <w:ind w:left="0"/>
                  <w:jc w:val="both"/>
                </w:pPr>
              </w:pPrChange>
            </w:pPr>
            <w:r w:rsidRPr="00F758B3">
              <w:rPr>
                <w:rFonts w:ascii="Times" w:hAnsi="Times" w:cs="Times New Roman"/>
                <w:sz w:val="22"/>
                <w:szCs w:val="22"/>
                <w:rPrChange w:id="5716" w:author="Chara Katiri" w:date="2015-05-12T13:05:00Z">
                  <w:rPr>
                    <w:rFonts w:ascii="Times" w:hAnsi="Times" w:cs="Times New Roman"/>
                    <w:sz w:val="22"/>
                    <w:szCs w:val="22"/>
                  </w:rPr>
                </w:rPrChange>
              </w:rPr>
              <w:t xml:space="preserve">The </w:t>
            </w:r>
            <w:ins w:id="5717" w:author="Chara Katiri" w:date="2015-04-11T05:39:00Z">
              <w:r w:rsidRPr="00F758B3">
                <w:rPr>
                  <w:rFonts w:ascii="Times" w:hAnsi="Times" w:cs="Times New Roman"/>
                  <w:sz w:val="22"/>
                  <w:szCs w:val="22"/>
                  <w:rPrChange w:id="5718" w:author="Chara Katiri" w:date="2015-05-12T13:05:00Z">
                    <w:rPr>
                      <w:rFonts w:ascii="Times" w:hAnsi="Times" w:cs="Times New Roman"/>
                      <w:sz w:val="22"/>
                      <w:szCs w:val="22"/>
                    </w:rPr>
                  </w:rPrChange>
                </w:rPr>
                <w:t xml:space="preserve">system </w:t>
              </w:r>
            </w:ins>
            <w:r w:rsidRPr="00F758B3">
              <w:rPr>
                <w:rFonts w:ascii="Times" w:hAnsi="Times" w:cs="Times New Roman"/>
                <w:sz w:val="22"/>
                <w:szCs w:val="22"/>
                <w:rPrChange w:id="5719" w:author="Chara Katiri" w:date="2015-05-12T13:05:00Z">
                  <w:rPr>
                    <w:rFonts w:ascii="Times" w:hAnsi="Times" w:cs="Times New Roman"/>
                    <w:sz w:val="22"/>
                    <w:szCs w:val="22"/>
                  </w:rPr>
                </w:rPrChange>
              </w:rPr>
              <w:t xml:space="preserve">must update the list of products so that a product becomes unavailable after a user purchases it. </w:t>
            </w:r>
          </w:p>
        </w:tc>
        <w:tc>
          <w:tcPr>
            <w:tcW w:w="1274" w:type="dxa"/>
            <w:tcPrChange w:id="5720" w:author="Chara Katiri" w:date="2015-04-12T02:56:00Z">
              <w:tcPr>
                <w:tcW w:w="1334" w:type="dxa"/>
              </w:tcPr>
            </w:tcPrChange>
          </w:tcPr>
          <w:p w14:paraId="5D3DBA0B" w14:textId="77777777" w:rsidR="003E5880" w:rsidRPr="00F758B3" w:rsidRDefault="003E5880" w:rsidP="00F758B3">
            <w:pPr>
              <w:pStyle w:val="ListParagraph"/>
              <w:spacing w:line="360" w:lineRule="auto"/>
              <w:ind w:left="0"/>
              <w:jc w:val="both"/>
              <w:rPr>
                <w:rFonts w:ascii="Times" w:hAnsi="Times" w:cs="Times New Roman"/>
                <w:sz w:val="22"/>
                <w:szCs w:val="22"/>
                <w:rPrChange w:id="5721" w:author="Chara Katiri" w:date="2015-05-12T13:05:00Z">
                  <w:rPr>
                    <w:rFonts w:ascii="Times" w:hAnsi="Times" w:cs="Times New Roman"/>
                    <w:sz w:val="22"/>
                    <w:szCs w:val="22"/>
                  </w:rPr>
                </w:rPrChange>
              </w:rPr>
              <w:pPrChange w:id="5722" w:author="Chara Katiri" w:date="2015-05-12T13:05:00Z">
                <w:pPr>
                  <w:pStyle w:val="ListParagraph"/>
                  <w:spacing w:line="360" w:lineRule="auto"/>
                  <w:ind w:left="0"/>
                  <w:jc w:val="both"/>
                </w:pPr>
              </w:pPrChange>
            </w:pPr>
            <w:r w:rsidRPr="00F758B3">
              <w:rPr>
                <w:rFonts w:ascii="Times" w:hAnsi="Times" w:cs="Times New Roman"/>
                <w:sz w:val="22"/>
                <w:szCs w:val="22"/>
                <w:rPrChange w:id="5723" w:author="Chara Katiri" w:date="2015-05-12T13:05:00Z">
                  <w:rPr>
                    <w:rFonts w:ascii="Times" w:hAnsi="Times" w:cs="Times New Roman"/>
                    <w:sz w:val="22"/>
                    <w:szCs w:val="22"/>
                  </w:rPr>
                </w:rPrChange>
              </w:rPr>
              <w:t>Functional</w:t>
            </w:r>
          </w:p>
        </w:tc>
        <w:tc>
          <w:tcPr>
            <w:tcW w:w="1609" w:type="dxa"/>
            <w:tcPrChange w:id="5724" w:author="Chara Katiri" w:date="2015-04-12T02:56:00Z">
              <w:tcPr>
                <w:tcW w:w="1182" w:type="dxa"/>
                <w:gridSpan w:val="2"/>
              </w:tcPr>
            </w:tcPrChange>
          </w:tcPr>
          <w:p w14:paraId="7C7BEF07" w14:textId="6819034F" w:rsidR="003E5880" w:rsidRPr="00F758B3" w:rsidRDefault="003E5880" w:rsidP="00F758B3">
            <w:pPr>
              <w:pStyle w:val="ListParagraph"/>
              <w:spacing w:line="360" w:lineRule="auto"/>
              <w:ind w:left="0"/>
              <w:jc w:val="both"/>
              <w:rPr>
                <w:rFonts w:ascii="Times" w:hAnsi="Times" w:cs="Times New Roman"/>
                <w:sz w:val="22"/>
                <w:szCs w:val="22"/>
                <w:rPrChange w:id="5725" w:author="Chara Katiri" w:date="2015-05-12T13:05:00Z">
                  <w:rPr>
                    <w:rFonts w:ascii="Times" w:hAnsi="Times" w:cs="Times New Roman"/>
                    <w:sz w:val="22"/>
                    <w:szCs w:val="22"/>
                  </w:rPr>
                </w:rPrChange>
              </w:rPr>
              <w:pPrChange w:id="5726" w:author="Chara Katiri" w:date="2015-05-12T13:05:00Z">
                <w:pPr>
                  <w:pStyle w:val="ListParagraph"/>
                  <w:spacing w:line="360" w:lineRule="auto"/>
                  <w:ind w:left="0"/>
                  <w:jc w:val="both"/>
                </w:pPr>
              </w:pPrChange>
            </w:pPr>
          </w:p>
        </w:tc>
        <w:tc>
          <w:tcPr>
            <w:tcW w:w="1169" w:type="dxa"/>
            <w:tcPrChange w:id="5727" w:author="Chara Katiri" w:date="2015-04-12T02:56:00Z">
              <w:tcPr>
                <w:tcW w:w="1182" w:type="dxa"/>
                <w:gridSpan w:val="2"/>
              </w:tcPr>
            </w:tcPrChange>
          </w:tcPr>
          <w:p w14:paraId="241726AB" w14:textId="35C5B34A" w:rsidR="003E5880" w:rsidRPr="00F758B3" w:rsidRDefault="003E5880" w:rsidP="00F758B3">
            <w:pPr>
              <w:pStyle w:val="ListParagraph"/>
              <w:spacing w:line="360" w:lineRule="auto"/>
              <w:ind w:left="0"/>
              <w:jc w:val="both"/>
              <w:rPr>
                <w:rFonts w:ascii="Times" w:hAnsi="Times" w:cs="Times New Roman"/>
                <w:sz w:val="22"/>
                <w:szCs w:val="22"/>
                <w:rPrChange w:id="5728" w:author="Chara Katiri" w:date="2015-05-12T13:05:00Z">
                  <w:rPr>
                    <w:rFonts w:ascii="Times" w:hAnsi="Times" w:cs="Times New Roman"/>
                    <w:sz w:val="22"/>
                    <w:szCs w:val="22"/>
                  </w:rPr>
                </w:rPrChange>
              </w:rPr>
              <w:pPrChange w:id="5729" w:author="Chara Katiri" w:date="2015-05-12T13:05:00Z">
                <w:pPr>
                  <w:pStyle w:val="ListParagraph"/>
                  <w:spacing w:line="360" w:lineRule="auto"/>
                  <w:ind w:left="0"/>
                  <w:jc w:val="both"/>
                </w:pPr>
              </w:pPrChange>
            </w:pPr>
            <w:r w:rsidRPr="00F758B3">
              <w:rPr>
                <w:rFonts w:ascii="Times" w:hAnsi="Times" w:cs="Times New Roman"/>
                <w:sz w:val="22"/>
                <w:szCs w:val="22"/>
                <w:rPrChange w:id="5730" w:author="Chara Katiri" w:date="2015-05-12T13:05:00Z">
                  <w:rPr>
                    <w:rFonts w:ascii="Times" w:hAnsi="Times" w:cs="Times New Roman"/>
                    <w:sz w:val="22"/>
                    <w:szCs w:val="22"/>
                  </w:rPr>
                </w:rPrChange>
              </w:rPr>
              <w:t>M</w:t>
            </w:r>
          </w:p>
        </w:tc>
      </w:tr>
      <w:tr w:rsidR="00810221" w:rsidRPr="00F758B3" w14:paraId="4459E74D" w14:textId="77777777" w:rsidTr="00CE1E38">
        <w:tblPrEx>
          <w:tblPrExChange w:id="5731" w:author="Chara Katiri" w:date="2015-05-12T13:22:00Z">
            <w:tblPrEx>
              <w:tblW w:w="9128" w:type="dxa"/>
            </w:tblPrEx>
          </w:tblPrExChange>
        </w:tblPrEx>
        <w:trPr>
          <w:ins w:id="5732" w:author="Chara Katiri" w:date="2015-04-12T15:29:00Z"/>
          <w:trPrChange w:id="5733" w:author="Chara Katiri" w:date="2015-05-12T13:22:00Z">
            <w:trPr>
              <w:gridBefore w:val="1"/>
              <w:gridAfter w:val="0"/>
            </w:trPr>
          </w:trPrChange>
        </w:trPr>
        <w:tc>
          <w:tcPr>
            <w:tcW w:w="1116" w:type="dxa"/>
            <w:shd w:val="clear" w:color="auto" w:fill="4478CA"/>
            <w:tcPrChange w:id="5734" w:author="Chara Katiri" w:date="2015-05-12T13:22:00Z">
              <w:tcPr>
                <w:tcW w:w="1116" w:type="dxa"/>
                <w:gridSpan w:val="2"/>
                <w:shd w:val="clear" w:color="auto" w:fill="4F81BD" w:themeFill="accent1"/>
              </w:tcPr>
            </w:tcPrChange>
          </w:tcPr>
          <w:p w14:paraId="7E6DD9AD" w14:textId="77777777" w:rsidR="00810221" w:rsidRPr="00F758B3" w:rsidRDefault="00810221" w:rsidP="00F758B3">
            <w:pPr>
              <w:pStyle w:val="ListParagraph"/>
              <w:spacing w:line="360" w:lineRule="auto"/>
              <w:ind w:left="0"/>
              <w:jc w:val="both"/>
              <w:rPr>
                <w:ins w:id="5735" w:author="Chara Katiri" w:date="2015-04-12T15:29:00Z"/>
                <w:rFonts w:ascii="Times" w:hAnsi="Times" w:cs="Times New Roman"/>
                <w:b/>
                <w:color w:val="FFFFFF" w:themeColor="background1"/>
                <w:sz w:val="22"/>
                <w:szCs w:val="22"/>
                <w:rPrChange w:id="5736" w:author="Chara Katiri" w:date="2015-05-12T13:05:00Z">
                  <w:rPr>
                    <w:ins w:id="5737" w:author="Chara Katiri" w:date="2015-04-12T15:29:00Z"/>
                    <w:rFonts w:ascii="Times" w:hAnsi="Times" w:cs="Times New Roman"/>
                    <w:b/>
                    <w:color w:val="FFFFFF" w:themeColor="background1"/>
                    <w:sz w:val="22"/>
                    <w:szCs w:val="22"/>
                  </w:rPr>
                </w:rPrChange>
              </w:rPr>
              <w:pPrChange w:id="5738" w:author="Chara Katiri" w:date="2015-05-12T13:05:00Z">
                <w:pPr>
                  <w:pStyle w:val="ListParagraph"/>
                  <w:spacing w:line="360" w:lineRule="auto"/>
                  <w:ind w:left="0"/>
                  <w:jc w:val="both"/>
                </w:pPr>
              </w:pPrChange>
            </w:pPr>
          </w:p>
        </w:tc>
        <w:tc>
          <w:tcPr>
            <w:tcW w:w="3960" w:type="dxa"/>
            <w:shd w:val="clear" w:color="auto" w:fill="4478CA"/>
            <w:tcPrChange w:id="5739" w:author="Chara Katiri" w:date="2015-05-12T13:22:00Z">
              <w:tcPr>
                <w:tcW w:w="3960" w:type="dxa"/>
                <w:gridSpan w:val="2"/>
                <w:shd w:val="clear" w:color="auto" w:fill="4F81BD" w:themeFill="accent1"/>
              </w:tcPr>
            </w:tcPrChange>
          </w:tcPr>
          <w:p w14:paraId="5744AE6B" w14:textId="77777777" w:rsidR="00810221" w:rsidRPr="00F758B3" w:rsidRDefault="00810221" w:rsidP="00F758B3">
            <w:pPr>
              <w:pStyle w:val="ListParagraph"/>
              <w:spacing w:line="360" w:lineRule="auto"/>
              <w:ind w:left="0"/>
              <w:jc w:val="both"/>
              <w:rPr>
                <w:ins w:id="5740" w:author="Chara Katiri" w:date="2015-04-12T15:29:00Z"/>
                <w:rFonts w:ascii="Times" w:hAnsi="Times" w:cs="Times New Roman"/>
                <w:b/>
                <w:color w:val="FFFFFF" w:themeColor="background1"/>
                <w:sz w:val="22"/>
                <w:szCs w:val="22"/>
                <w:rPrChange w:id="5741" w:author="Chara Katiri" w:date="2015-05-12T13:05:00Z">
                  <w:rPr>
                    <w:ins w:id="5742" w:author="Chara Katiri" w:date="2015-04-12T15:29:00Z"/>
                    <w:rFonts w:ascii="Times" w:hAnsi="Times" w:cs="Times New Roman"/>
                    <w:b/>
                    <w:color w:val="FFFFFF" w:themeColor="background1"/>
                    <w:sz w:val="22"/>
                    <w:szCs w:val="22"/>
                  </w:rPr>
                </w:rPrChange>
              </w:rPr>
              <w:pPrChange w:id="5743" w:author="Chara Katiri" w:date="2015-05-12T13:05:00Z">
                <w:pPr>
                  <w:pStyle w:val="ListParagraph"/>
                  <w:spacing w:line="360" w:lineRule="auto"/>
                  <w:ind w:left="0"/>
                  <w:jc w:val="both"/>
                </w:pPr>
              </w:pPrChange>
            </w:pPr>
            <w:ins w:id="5744" w:author="Chara Katiri" w:date="2015-04-12T15:29:00Z">
              <w:r w:rsidRPr="00F758B3">
                <w:rPr>
                  <w:rFonts w:ascii="Times" w:hAnsi="Times" w:cs="Times New Roman"/>
                  <w:b/>
                  <w:color w:val="FFFFFF" w:themeColor="background1"/>
                  <w:sz w:val="22"/>
                  <w:szCs w:val="22"/>
                  <w:rPrChange w:id="5745" w:author="Chara Katiri" w:date="2015-05-12T13:05:00Z">
                    <w:rPr>
                      <w:rFonts w:ascii="Times" w:hAnsi="Times" w:cs="Times New Roman"/>
                      <w:b/>
                      <w:color w:val="FFFFFF" w:themeColor="background1"/>
                      <w:sz w:val="22"/>
                      <w:szCs w:val="22"/>
                    </w:rPr>
                  </w:rPrChange>
                </w:rPr>
                <w:t>System permissions and roles</w:t>
              </w:r>
            </w:ins>
          </w:p>
        </w:tc>
        <w:tc>
          <w:tcPr>
            <w:tcW w:w="1274" w:type="dxa"/>
            <w:shd w:val="clear" w:color="auto" w:fill="4478CA"/>
            <w:tcPrChange w:id="5746" w:author="Chara Katiri" w:date="2015-05-12T13:22:00Z">
              <w:tcPr>
                <w:tcW w:w="1274" w:type="dxa"/>
                <w:shd w:val="clear" w:color="auto" w:fill="4F81BD" w:themeFill="accent1"/>
              </w:tcPr>
            </w:tcPrChange>
          </w:tcPr>
          <w:p w14:paraId="00E4205B" w14:textId="77777777" w:rsidR="00810221" w:rsidRPr="00F758B3" w:rsidRDefault="00810221" w:rsidP="00F758B3">
            <w:pPr>
              <w:pStyle w:val="ListParagraph"/>
              <w:spacing w:line="360" w:lineRule="auto"/>
              <w:ind w:left="0"/>
              <w:jc w:val="both"/>
              <w:rPr>
                <w:ins w:id="5747" w:author="Chara Katiri" w:date="2015-04-12T15:29:00Z"/>
                <w:rFonts w:ascii="Times" w:hAnsi="Times" w:cs="Times New Roman"/>
                <w:b/>
                <w:color w:val="FFFFFF" w:themeColor="background1"/>
                <w:sz w:val="22"/>
                <w:szCs w:val="22"/>
                <w:rPrChange w:id="5748" w:author="Chara Katiri" w:date="2015-05-12T13:05:00Z">
                  <w:rPr>
                    <w:ins w:id="5749" w:author="Chara Katiri" w:date="2015-04-12T15:29:00Z"/>
                    <w:rFonts w:ascii="Times" w:hAnsi="Times" w:cs="Times New Roman"/>
                    <w:b/>
                    <w:color w:val="FFFFFF" w:themeColor="background1"/>
                    <w:sz w:val="22"/>
                    <w:szCs w:val="22"/>
                  </w:rPr>
                </w:rPrChange>
              </w:rPr>
              <w:pPrChange w:id="5750" w:author="Chara Katiri" w:date="2015-05-12T13:05:00Z">
                <w:pPr>
                  <w:pStyle w:val="ListParagraph"/>
                  <w:spacing w:line="360" w:lineRule="auto"/>
                  <w:ind w:left="0"/>
                  <w:jc w:val="both"/>
                </w:pPr>
              </w:pPrChange>
            </w:pPr>
          </w:p>
        </w:tc>
        <w:tc>
          <w:tcPr>
            <w:tcW w:w="1609" w:type="dxa"/>
            <w:shd w:val="clear" w:color="auto" w:fill="4478CA"/>
            <w:tcPrChange w:id="5751" w:author="Chara Katiri" w:date="2015-05-12T13:22:00Z">
              <w:tcPr>
                <w:tcW w:w="1609" w:type="dxa"/>
                <w:gridSpan w:val="3"/>
                <w:shd w:val="clear" w:color="auto" w:fill="4F81BD" w:themeFill="accent1"/>
              </w:tcPr>
            </w:tcPrChange>
          </w:tcPr>
          <w:p w14:paraId="4ABA0299" w14:textId="77777777" w:rsidR="00810221" w:rsidRPr="00F758B3" w:rsidRDefault="00810221" w:rsidP="00F758B3">
            <w:pPr>
              <w:pStyle w:val="ListParagraph"/>
              <w:spacing w:line="360" w:lineRule="auto"/>
              <w:ind w:left="0"/>
              <w:jc w:val="both"/>
              <w:rPr>
                <w:ins w:id="5752" w:author="Chara Katiri" w:date="2015-04-12T15:29:00Z"/>
                <w:rFonts w:ascii="Times" w:hAnsi="Times" w:cs="Times New Roman"/>
                <w:b/>
                <w:color w:val="FFFFFF" w:themeColor="background1"/>
                <w:sz w:val="22"/>
                <w:szCs w:val="22"/>
                <w:rPrChange w:id="5753" w:author="Chara Katiri" w:date="2015-05-12T13:05:00Z">
                  <w:rPr>
                    <w:ins w:id="5754" w:author="Chara Katiri" w:date="2015-04-12T15:29:00Z"/>
                    <w:rFonts w:ascii="Times" w:hAnsi="Times" w:cs="Times New Roman"/>
                    <w:b/>
                    <w:color w:val="FFFFFF" w:themeColor="background1"/>
                    <w:sz w:val="22"/>
                    <w:szCs w:val="22"/>
                  </w:rPr>
                </w:rPrChange>
              </w:rPr>
              <w:pPrChange w:id="5755" w:author="Chara Katiri" w:date="2015-05-12T13:05:00Z">
                <w:pPr>
                  <w:pStyle w:val="ListParagraph"/>
                  <w:spacing w:line="360" w:lineRule="auto"/>
                  <w:ind w:left="0"/>
                  <w:jc w:val="both"/>
                </w:pPr>
              </w:pPrChange>
            </w:pPr>
          </w:p>
        </w:tc>
        <w:tc>
          <w:tcPr>
            <w:tcW w:w="1169" w:type="dxa"/>
            <w:shd w:val="clear" w:color="auto" w:fill="4478CA"/>
            <w:tcPrChange w:id="5756" w:author="Chara Katiri" w:date="2015-05-12T13:22:00Z">
              <w:tcPr>
                <w:tcW w:w="1169" w:type="dxa"/>
                <w:gridSpan w:val="2"/>
                <w:shd w:val="clear" w:color="auto" w:fill="4F81BD" w:themeFill="accent1"/>
              </w:tcPr>
            </w:tcPrChange>
          </w:tcPr>
          <w:p w14:paraId="5D02829F" w14:textId="77777777" w:rsidR="00810221" w:rsidRPr="00F758B3" w:rsidRDefault="00810221" w:rsidP="00F758B3">
            <w:pPr>
              <w:pStyle w:val="ListParagraph"/>
              <w:spacing w:line="360" w:lineRule="auto"/>
              <w:ind w:left="0"/>
              <w:jc w:val="both"/>
              <w:rPr>
                <w:ins w:id="5757" w:author="Chara Katiri" w:date="2015-04-12T15:29:00Z"/>
                <w:rFonts w:ascii="Times" w:hAnsi="Times" w:cs="Times New Roman"/>
                <w:b/>
                <w:color w:val="FFFFFF" w:themeColor="background1"/>
                <w:sz w:val="22"/>
                <w:szCs w:val="22"/>
                <w:rPrChange w:id="5758" w:author="Chara Katiri" w:date="2015-05-12T13:05:00Z">
                  <w:rPr>
                    <w:ins w:id="5759" w:author="Chara Katiri" w:date="2015-04-12T15:29:00Z"/>
                    <w:rFonts w:ascii="Times" w:hAnsi="Times" w:cs="Times New Roman"/>
                    <w:b/>
                    <w:color w:val="FFFFFF" w:themeColor="background1"/>
                    <w:sz w:val="22"/>
                    <w:szCs w:val="22"/>
                  </w:rPr>
                </w:rPrChange>
              </w:rPr>
              <w:pPrChange w:id="5760" w:author="Chara Katiri" w:date="2015-05-12T13:05:00Z">
                <w:pPr>
                  <w:pStyle w:val="ListParagraph"/>
                  <w:spacing w:line="360" w:lineRule="auto"/>
                  <w:ind w:left="0"/>
                  <w:jc w:val="both"/>
                </w:pPr>
              </w:pPrChange>
            </w:pPr>
          </w:p>
        </w:tc>
      </w:tr>
      <w:tr w:rsidR="00810221" w:rsidRPr="00F758B3" w14:paraId="0379A58B" w14:textId="77777777" w:rsidTr="00810221">
        <w:trPr>
          <w:ins w:id="5761" w:author="Chara Katiri" w:date="2015-04-12T15:29:00Z"/>
        </w:trPr>
        <w:tc>
          <w:tcPr>
            <w:tcW w:w="1116" w:type="dxa"/>
          </w:tcPr>
          <w:p w14:paraId="480B5122" w14:textId="4792F633" w:rsidR="00810221" w:rsidRPr="00F758B3" w:rsidRDefault="00A31F94" w:rsidP="00F758B3">
            <w:pPr>
              <w:pStyle w:val="ListParagraph"/>
              <w:spacing w:line="360" w:lineRule="auto"/>
              <w:ind w:left="0"/>
              <w:jc w:val="both"/>
              <w:rPr>
                <w:ins w:id="5762" w:author="Chara Katiri" w:date="2015-04-12T15:29:00Z"/>
                <w:rFonts w:ascii="Times" w:hAnsi="Times" w:cs="Times New Roman"/>
                <w:sz w:val="22"/>
                <w:szCs w:val="22"/>
                <w:rPrChange w:id="5763" w:author="Chara Katiri" w:date="2015-05-12T13:05:00Z">
                  <w:rPr>
                    <w:ins w:id="5764" w:author="Chara Katiri" w:date="2015-04-12T15:29:00Z"/>
                    <w:rFonts w:ascii="Times" w:hAnsi="Times" w:cs="Times New Roman"/>
                    <w:sz w:val="22"/>
                    <w:szCs w:val="22"/>
                  </w:rPr>
                </w:rPrChange>
              </w:rPr>
              <w:pPrChange w:id="5765" w:author="Chara Katiri" w:date="2015-05-12T13:05:00Z">
                <w:pPr>
                  <w:pStyle w:val="ListParagraph"/>
                  <w:spacing w:line="360" w:lineRule="auto"/>
                  <w:ind w:left="0"/>
                  <w:jc w:val="both"/>
                </w:pPr>
              </w:pPrChange>
            </w:pPr>
            <w:ins w:id="5766" w:author="Chara Katiri" w:date="2015-04-12T17:41:00Z">
              <w:r w:rsidRPr="00F758B3">
                <w:rPr>
                  <w:rFonts w:ascii="Times" w:hAnsi="Times" w:cs="Times New Roman"/>
                  <w:sz w:val="22"/>
                  <w:szCs w:val="22"/>
                  <w:rPrChange w:id="5767" w:author="Chara Katiri" w:date="2015-05-12T13:05:00Z">
                    <w:rPr>
                      <w:rFonts w:ascii="Times" w:hAnsi="Times" w:cs="Times New Roman"/>
                      <w:sz w:val="22"/>
                      <w:szCs w:val="22"/>
                    </w:rPr>
                  </w:rPrChange>
                </w:rPr>
                <w:t>3</w:t>
              </w:r>
            </w:ins>
          </w:p>
        </w:tc>
        <w:tc>
          <w:tcPr>
            <w:tcW w:w="3960" w:type="dxa"/>
          </w:tcPr>
          <w:p w14:paraId="75346F39" w14:textId="77777777" w:rsidR="00810221" w:rsidRPr="00F758B3" w:rsidRDefault="00810221" w:rsidP="00F758B3">
            <w:pPr>
              <w:pStyle w:val="ListParagraph"/>
              <w:spacing w:line="360" w:lineRule="auto"/>
              <w:ind w:left="0"/>
              <w:jc w:val="both"/>
              <w:rPr>
                <w:ins w:id="5768" w:author="Chara Katiri" w:date="2015-04-12T15:29:00Z"/>
                <w:rFonts w:ascii="Times" w:hAnsi="Times" w:cs="Times New Roman"/>
                <w:sz w:val="22"/>
                <w:szCs w:val="22"/>
                <w:rPrChange w:id="5769" w:author="Chara Katiri" w:date="2015-05-12T13:05:00Z">
                  <w:rPr>
                    <w:ins w:id="5770" w:author="Chara Katiri" w:date="2015-04-12T15:29:00Z"/>
                    <w:rFonts w:ascii="Times" w:hAnsi="Times" w:cs="Times New Roman"/>
                    <w:sz w:val="22"/>
                    <w:szCs w:val="22"/>
                  </w:rPr>
                </w:rPrChange>
              </w:rPr>
              <w:pPrChange w:id="5771" w:author="Chara Katiri" w:date="2015-05-12T13:05:00Z">
                <w:pPr>
                  <w:pStyle w:val="ListParagraph"/>
                  <w:spacing w:line="360" w:lineRule="auto"/>
                  <w:ind w:left="0"/>
                  <w:jc w:val="both"/>
                </w:pPr>
              </w:pPrChange>
            </w:pPr>
            <w:ins w:id="5772" w:author="Chara Katiri" w:date="2015-04-12T15:29:00Z">
              <w:r w:rsidRPr="00F758B3">
                <w:rPr>
                  <w:rFonts w:ascii="Times" w:hAnsi="Times" w:cs="Times New Roman"/>
                  <w:sz w:val="22"/>
                  <w:szCs w:val="22"/>
                  <w:rPrChange w:id="5773" w:author="Chara Katiri" w:date="2015-05-12T13:05:00Z">
                    <w:rPr>
                      <w:rFonts w:ascii="Times" w:hAnsi="Times" w:cs="Times New Roman"/>
                      <w:sz w:val="22"/>
                      <w:szCs w:val="22"/>
                    </w:rPr>
                  </w:rPrChange>
                </w:rPr>
                <w:t xml:space="preserve">The system must be available only to the University of Surrey students and staff. </w:t>
              </w:r>
            </w:ins>
          </w:p>
        </w:tc>
        <w:tc>
          <w:tcPr>
            <w:tcW w:w="1274" w:type="dxa"/>
          </w:tcPr>
          <w:p w14:paraId="779BD0CB" w14:textId="49E72B3E" w:rsidR="00810221" w:rsidRPr="00F758B3" w:rsidRDefault="00A31F94" w:rsidP="00F758B3">
            <w:pPr>
              <w:pStyle w:val="ListParagraph"/>
              <w:spacing w:line="360" w:lineRule="auto"/>
              <w:ind w:left="0"/>
              <w:jc w:val="both"/>
              <w:rPr>
                <w:ins w:id="5774" w:author="Chara Katiri" w:date="2015-04-12T15:29:00Z"/>
                <w:rFonts w:ascii="Times" w:hAnsi="Times" w:cs="Times New Roman"/>
                <w:sz w:val="22"/>
                <w:szCs w:val="22"/>
                <w:rPrChange w:id="5775" w:author="Chara Katiri" w:date="2015-05-12T13:05:00Z">
                  <w:rPr>
                    <w:ins w:id="5776" w:author="Chara Katiri" w:date="2015-04-12T15:29:00Z"/>
                    <w:rFonts w:ascii="Times" w:hAnsi="Times" w:cs="Times New Roman"/>
                    <w:sz w:val="22"/>
                    <w:szCs w:val="22"/>
                  </w:rPr>
                </w:rPrChange>
              </w:rPr>
              <w:pPrChange w:id="5777" w:author="Chara Katiri" w:date="2015-05-12T13:05:00Z">
                <w:pPr>
                  <w:pStyle w:val="ListParagraph"/>
                  <w:spacing w:line="360" w:lineRule="auto"/>
                  <w:ind w:left="0"/>
                  <w:jc w:val="both"/>
                </w:pPr>
              </w:pPrChange>
            </w:pPr>
            <w:ins w:id="5778" w:author="Chara Katiri" w:date="2015-04-12T17:40:00Z">
              <w:r w:rsidRPr="00F758B3">
                <w:rPr>
                  <w:rFonts w:ascii="Times" w:hAnsi="Times" w:cs="Times New Roman"/>
                  <w:sz w:val="22"/>
                  <w:szCs w:val="22"/>
                  <w:rPrChange w:id="5779" w:author="Chara Katiri" w:date="2015-05-12T13:05:00Z">
                    <w:rPr>
                      <w:rFonts w:ascii="Times" w:hAnsi="Times" w:cs="Times New Roman"/>
                      <w:sz w:val="22"/>
                      <w:szCs w:val="22"/>
                    </w:rPr>
                  </w:rPrChange>
                </w:rPr>
                <w:t>Functional</w:t>
              </w:r>
            </w:ins>
          </w:p>
        </w:tc>
        <w:tc>
          <w:tcPr>
            <w:tcW w:w="1609" w:type="dxa"/>
          </w:tcPr>
          <w:p w14:paraId="2FA5FBF3" w14:textId="77777777" w:rsidR="00810221" w:rsidRPr="00F758B3" w:rsidRDefault="00810221" w:rsidP="00F758B3">
            <w:pPr>
              <w:pStyle w:val="ListParagraph"/>
              <w:spacing w:line="360" w:lineRule="auto"/>
              <w:ind w:left="0"/>
              <w:jc w:val="both"/>
              <w:rPr>
                <w:ins w:id="5780" w:author="Chara Katiri" w:date="2015-04-12T15:29:00Z"/>
                <w:rFonts w:ascii="Times" w:hAnsi="Times" w:cs="Times New Roman"/>
                <w:sz w:val="22"/>
                <w:szCs w:val="22"/>
                <w:rPrChange w:id="5781" w:author="Chara Katiri" w:date="2015-05-12T13:05:00Z">
                  <w:rPr>
                    <w:ins w:id="5782" w:author="Chara Katiri" w:date="2015-04-12T15:29:00Z"/>
                    <w:rFonts w:ascii="Times" w:hAnsi="Times" w:cs="Times New Roman"/>
                    <w:sz w:val="22"/>
                    <w:szCs w:val="22"/>
                  </w:rPr>
                </w:rPrChange>
              </w:rPr>
              <w:pPrChange w:id="5783" w:author="Chara Katiri" w:date="2015-05-12T13:05:00Z">
                <w:pPr>
                  <w:pStyle w:val="ListParagraph"/>
                  <w:spacing w:line="360" w:lineRule="auto"/>
                  <w:ind w:left="0"/>
                  <w:jc w:val="both"/>
                </w:pPr>
              </w:pPrChange>
            </w:pPr>
          </w:p>
        </w:tc>
        <w:tc>
          <w:tcPr>
            <w:tcW w:w="1169" w:type="dxa"/>
          </w:tcPr>
          <w:p w14:paraId="0DBF6B07" w14:textId="560EF4BD" w:rsidR="00810221" w:rsidRPr="00F758B3" w:rsidRDefault="00A31F94" w:rsidP="00F758B3">
            <w:pPr>
              <w:pStyle w:val="ListParagraph"/>
              <w:spacing w:line="360" w:lineRule="auto"/>
              <w:ind w:left="0"/>
              <w:jc w:val="both"/>
              <w:rPr>
                <w:ins w:id="5784" w:author="Chara Katiri" w:date="2015-04-12T15:29:00Z"/>
                <w:rFonts w:ascii="Times" w:hAnsi="Times" w:cs="Times New Roman"/>
                <w:sz w:val="22"/>
                <w:szCs w:val="22"/>
                <w:rPrChange w:id="5785" w:author="Chara Katiri" w:date="2015-05-12T13:05:00Z">
                  <w:rPr>
                    <w:ins w:id="5786" w:author="Chara Katiri" w:date="2015-04-12T15:29:00Z"/>
                    <w:rFonts w:ascii="Times" w:hAnsi="Times" w:cs="Times New Roman"/>
                    <w:sz w:val="22"/>
                    <w:szCs w:val="22"/>
                  </w:rPr>
                </w:rPrChange>
              </w:rPr>
              <w:pPrChange w:id="5787" w:author="Chara Katiri" w:date="2015-05-12T13:05:00Z">
                <w:pPr>
                  <w:pStyle w:val="ListParagraph"/>
                  <w:spacing w:line="360" w:lineRule="auto"/>
                  <w:ind w:left="0"/>
                  <w:jc w:val="both"/>
                </w:pPr>
              </w:pPrChange>
            </w:pPr>
            <w:ins w:id="5788" w:author="Chara Katiri" w:date="2015-04-12T17:40:00Z">
              <w:r w:rsidRPr="00F758B3">
                <w:rPr>
                  <w:rFonts w:ascii="Times" w:hAnsi="Times" w:cs="Times New Roman"/>
                  <w:sz w:val="22"/>
                  <w:szCs w:val="22"/>
                  <w:rPrChange w:id="5789" w:author="Chara Katiri" w:date="2015-05-12T13:05:00Z">
                    <w:rPr>
                      <w:rFonts w:ascii="Times" w:hAnsi="Times" w:cs="Times New Roman"/>
                      <w:sz w:val="22"/>
                      <w:szCs w:val="22"/>
                    </w:rPr>
                  </w:rPrChange>
                </w:rPr>
                <w:t>M</w:t>
              </w:r>
            </w:ins>
          </w:p>
        </w:tc>
      </w:tr>
      <w:tr w:rsidR="00810221" w:rsidRPr="00F758B3" w14:paraId="418DED2C" w14:textId="77777777" w:rsidTr="00810221">
        <w:trPr>
          <w:ins w:id="5790" w:author="Chara Katiri" w:date="2015-04-12T15:29:00Z"/>
        </w:trPr>
        <w:tc>
          <w:tcPr>
            <w:tcW w:w="1116" w:type="dxa"/>
          </w:tcPr>
          <w:p w14:paraId="6CD0693C" w14:textId="6BFBD997" w:rsidR="00810221" w:rsidRPr="00F758B3" w:rsidRDefault="00A31F94" w:rsidP="00F758B3">
            <w:pPr>
              <w:pStyle w:val="ListParagraph"/>
              <w:spacing w:line="360" w:lineRule="auto"/>
              <w:ind w:left="0"/>
              <w:jc w:val="both"/>
              <w:rPr>
                <w:ins w:id="5791" w:author="Chara Katiri" w:date="2015-04-12T15:29:00Z"/>
                <w:rFonts w:ascii="Times" w:hAnsi="Times" w:cs="Times New Roman"/>
                <w:sz w:val="22"/>
                <w:szCs w:val="22"/>
                <w:rPrChange w:id="5792" w:author="Chara Katiri" w:date="2015-05-12T13:05:00Z">
                  <w:rPr>
                    <w:ins w:id="5793" w:author="Chara Katiri" w:date="2015-04-12T15:29:00Z"/>
                    <w:rFonts w:ascii="Times" w:hAnsi="Times" w:cs="Times New Roman"/>
                    <w:sz w:val="22"/>
                    <w:szCs w:val="22"/>
                  </w:rPr>
                </w:rPrChange>
              </w:rPr>
              <w:pPrChange w:id="5794" w:author="Chara Katiri" w:date="2015-05-12T13:05:00Z">
                <w:pPr>
                  <w:pStyle w:val="ListParagraph"/>
                  <w:spacing w:line="360" w:lineRule="auto"/>
                  <w:ind w:left="0"/>
                  <w:jc w:val="both"/>
                </w:pPr>
              </w:pPrChange>
            </w:pPr>
            <w:ins w:id="5795" w:author="Chara Katiri" w:date="2015-04-12T17:41:00Z">
              <w:r w:rsidRPr="00F758B3">
                <w:rPr>
                  <w:rFonts w:ascii="Times" w:hAnsi="Times" w:cs="Times New Roman"/>
                  <w:sz w:val="22"/>
                  <w:szCs w:val="22"/>
                  <w:rPrChange w:id="5796" w:author="Chara Katiri" w:date="2015-05-12T13:05:00Z">
                    <w:rPr>
                      <w:rFonts w:ascii="Times" w:hAnsi="Times" w:cs="Times New Roman"/>
                      <w:sz w:val="22"/>
                      <w:szCs w:val="22"/>
                    </w:rPr>
                  </w:rPrChange>
                </w:rPr>
                <w:t>3.1</w:t>
              </w:r>
            </w:ins>
          </w:p>
        </w:tc>
        <w:tc>
          <w:tcPr>
            <w:tcW w:w="3960" w:type="dxa"/>
          </w:tcPr>
          <w:p w14:paraId="1262154A" w14:textId="77777777" w:rsidR="00810221" w:rsidRPr="00F758B3" w:rsidRDefault="00810221" w:rsidP="00F758B3">
            <w:pPr>
              <w:pStyle w:val="ListParagraph"/>
              <w:spacing w:line="360" w:lineRule="auto"/>
              <w:ind w:left="0"/>
              <w:jc w:val="both"/>
              <w:rPr>
                <w:ins w:id="5797" w:author="Chara Katiri" w:date="2015-04-12T15:29:00Z"/>
                <w:rFonts w:ascii="Times" w:hAnsi="Times" w:cs="Times New Roman"/>
                <w:sz w:val="22"/>
                <w:szCs w:val="22"/>
                <w:rPrChange w:id="5798" w:author="Chara Katiri" w:date="2015-05-12T13:05:00Z">
                  <w:rPr>
                    <w:ins w:id="5799" w:author="Chara Katiri" w:date="2015-04-12T15:29:00Z"/>
                    <w:rFonts w:ascii="Times" w:hAnsi="Times" w:cs="Times New Roman"/>
                    <w:sz w:val="22"/>
                    <w:szCs w:val="22"/>
                  </w:rPr>
                </w:rPrChange>
              </w:rPr>
              <w:pPrChange w:id="5800" w:author="Chara Katiri" w:date="2015-05-12T13:05:00Z">
                <w:pPr>
                  <w:pStyle w:val="ListParagraph"/>
                  <w:spacing w:line="360" w:lineRule="auto"/>
                  <w:ind w:left="0"/>
                  <w:jc w:val="both"/>
                </w:pPr>
              </w:pPrChange>
            </w:pPr>
            <w:ins w:id="5801" w:author="Chara Katiri" w:date="2015-04-12T15:29:00Z">
              <w:r w:rsidRPr="00F758B3">
                <w:rPr>
                  <w:rFonts w:ascii="Times" w:hAnsi="Times" w:cs="Times New Roman"/>
                  <w:sz w:val="22"/>
                  <w:szCs w:val="22"/>
                  <w:rPrChange w:id="5802" w:author="Chara Katiri" w:date="2015-05-12T13:05:00Z">
                    <w:rPr>
                      <w:rFonts w:ascii="Times" w:hAnsi="Times" w:cs="Times New Roman"/>
                      <w:sz w:val="22"/>
                      <w:szCs w:val="22"/>
                    </w:rPr>
                  </w:rPrChange>
                </w:rPr>
                <w:t xml:space="preserve">The system must offer 2 different permission roles. One for admin-role and one for standard user-role.  </w:t>
              </w:r>
            </w:ins>
          </w:p>
        </w:tc>
        <w:tc>
          <w:tcPr>
            <w:tcW w:w="1274" w:type="dxa"/>
          </w:tcPr>
          <w:p w14:paraId="57D78056" w14:textId="3C733C33" w:rsidR="00810221" w:rsidRPr="00F758B3" w:rsidRDefault="00A31F94" w:rsidP="00F758B3">
            <w:pPr>
              <w:pStyle w:val="ListParagraph"/>
              <w:spacing w:line="360" w:lineRule="auto"/>
              <w:ind w:left="0"/>
              <w:jc w:val="both"/>
              <w:rPr>
                <w:ins w:id="5803" w:author="Chara Katiri" w:date="2015-04-12T15:29:00Z"/>
                <w:rFonts w:ascii="Times" w:hAnsi="Times" w:cs="Times New Roman"/>
                <w:sz w:val="22"/>
                <w:szCs w:val="22"/>
                <w:rPrChange w:id="5804" w:author="Chara Katiri" w:date="2015-05-12T13:05:00Z">
                  <w:rPr>
                    <w:ins w:id="5805" w:author="Chara Katiri" w:date="2015-04-12T15:29:00Z"/>
                    <w:rFonts w:ascii="Times" w:hAnsi="Times" w:cs="Times New Roman"/>
                    <w:sz w:val="22"/>
                    <w:szCs w:val="22"/>
                  </w:rPr>
                </w:rPrChange>
              </w:rPr>
              <w:pPrChange w:id="5806" w:author="Chara Katiri" w:date="2015-05-12T13:05:00Z">
                <w:pPr>
                  <w:pStyle w:val="ListParagraph"/>
                  <w:spacing w:line="360" w:lineRule="auto"/>
                  <w:ind w:left="0"/>
                  <w:jc w:val="both"/>
                </w:pPr>
              </w:pPrChange>
            </w:pPr>
            <w:ins w:id="5807" w:author="Chara Katiri" w:date="2015-04-12T17:40:00Z">
              <w:r w:rsidRPr="00F758B3">
                <w:rPr>
                  <w:rFonts w:ascii="Times" w:hAnsi="Times" w:cs="Times New Roman"/>
                  <w:sz w:val="22"/>
                  <w:szCs w:val="22"/>
                  <w:rPrChange w:id="5808" w:author="Chara Katiri" w:date="2015-05-12T13:05:00Z">
                    <w:rPr>
                      <w:rFonts w:ascii="Times" w:hAnsi="Times" w:cs="Times New Roman"/>
                      <w:sz w:val="22"/>
                      <w:szCs w:val="22"/>
                    </w:rPr>
                  </w:rPrChange>
                </w:rPr>
                <w:t>Functional</w:t>
              </w:r>
            </w:ins>
          </w:p>
        </w:tc>
        <w:tc>
          <w:tcPr>
            <w:tcW w:w="1609" w:type="dxa"/>
          </w:tcPr>
          <w:p w14:paraId="016355E3" w14:textId="77777777" w:rsidR="00810221" w:rsidRPr="00F758B3" w:rsidRDefault="00810221" w:rsidP="00F758B3">
            <w:pPr>
              <w:pStyle w:val="ListParagraph"/>
              <w:spacing w:line="360" w:lineRule="auto"/>
              <w:ind w:left="0"/>
              <w:jc w:val="both"/>
              <w:rPr>
                <w:ins w:id="5809" w:author="Chara Katiri" w:date="2015-04-12T15:29:00Z"/>
                <w:rFonts w:ascii="Times" w:hAnsi="Times" w:cs="Times New Roman"/>
                <w:sz w:val="22"/>
                <w:szCs w:val="22"/>
                <w:rPrChange w:id="5810" w:author="Chara Katiri" w:date="2015-05-12T13:05:00Z">
                  <w:rPr>
                    <w:ins w:id="5811" w:author="Chara Katiri" w:date="2015-04-12T15:29:00Z"/>
                    <w:rFonts w:ascii="Times" w:hAnsi="Times" w:cs="Times New Roman"/>
                    <w:sz w:val="22"/>
                    <w:szCs w:val="22"/>
                  </w:rPr>
                </w:rPrChange>
              </w:rPr>
              <w:pPrChange w:id="5812" w:author="Chara Katiri" w:date="2015-05-12T13:05:00Z">
                <w:pPr>
                  <w:pStyle w:val="ListParagraph"/>
                  <w:spacing w:line="360" w:lineRule="auto"/>
                  <w:ind w:left="0"/>
                  <w:jc w:val="both"/>
                </w:pPr>
              </w:pPrChange>
            </w:pPr>
          </w:p>
        </w:tc>
        <w:tc>
          <w:tcPr>
            <w:tcW w:w="1169" w:type="dxa"/>
          </w:tcPr>
          <w:p w14:paraId="5AE2957E" w14:textId="4472C9E2" w:rsidR="00810221" w:rsidRPr="00F758B3" w:rsidRDefault="00A31F94" w:rsidP="00F758B3">
            <w:pPr>
              <w:pStyle w:val="ListParagraph"/>
              <w:spacing w:line="360" w:lineRule="auto"/>
              <w:ind w:left="0"/>
              <w:jc w:val="both"/>
              <w:rPr>
                <w:ins w:id="5813" w:author="Chara Katiri" w:date="2015-04-12T15:29:00Z"/>
                <w:rFonts w:ascii="Times" w:hAnsi="Times" w:cs="Times New Roman"/>
                <w:sz w:val="22"/>
                <w:szCs w:val="22"/>
                <w:rPrChange w:id="5814" w:author="Chara Katiri" w:date="2015-05-12T13:05:00Z">
                  <w:rPr>
                    <w:ins w:id="5815" w:author="Chara Katiri" w:date="2015-04-12T15:29:00Z"/>
                    <w:rFonts w:ascii="Times" w:hAnsi="Times" w:cs="Times New Roman"/>
                    <w:sz w:val="22"/>
                    <w:szCs w:val="22"/>
                  </w:rPr>
                </w:rPrChange>
              </w:rPr>
              <w:pPrChange w:id="5816" w:author="Chara Katiri" w:date="2015-05-12T13:05:00Z">
                <w:pPr>
                  <w:pStyle w:val="ListParagraph"/>
                  <w:spacing w:line="360" w:lineRule="auto"/>
                  <w:ind w:left="0"/>
                  <w:jc w:val="both"/>
                </w:pPr>
              </w:pPrChange>
            </w:pPr>
            <w:ins w:id="5817" w:author="Chara Katiri" w:date="2015-04-12T17:40:00Z">
              <w:r w:rsidRPr="00F758B3">
                <w:rPr>
                  <w:rFonts w:ascii="Times" w:hAnsi="Times" w:cs="Times New Roman"/>
                  <w:sz w:val="22"/>
                  <w:szCs w:val="22"/>
                  <w:rPrChange w:id="5818" w:author="Chara Katiri" w:date="2015-05-12T13:05:00Z">
                    <w:rPr>
                      <w:rFonts w:ascii="Times" w:hAnsi="Times" w:cs="Times New Roman"/>
                      <w:sz w:val="22"/>
                      <w:szCs w:val="22"/>
                    </w:rPr>
                  </w:rPrChange>
                </w:rPr>
                <w:t>M</w:t>
              </w:r>
            </w:ins>
          </w:p>
        </w:tc>
      </w:tr>
      <w:tr w:rsidR="00810221" w:rsidRPr="00F758B3" w14:paraId="18D2529B" w14:textId="77777777" w:rsidTr="00810221">
        <w:trPr>
          <w:ins w:id="5819" w:author="Chara Katiri" w:date="2015-04-12T15:29:00Z"/>
        </w:trPr>
        <w:tc>
          <w:tcPr>
            <w:tcW w:w="1116" w:type="dxa"/>
          </w:tcPr>
          <w:p w14:paraId="7CD09396" w14:textId="37D7789B" w:rsidR="00810221" w:rsidRPr="00F758B3" w:rsidRDefault="00A31F94" w:rsidP="00F758B3">
            <w:pPr>
              <w:pStyle w:val="ListParagraph"/>
              <w:spacing w:line="360" w:lineRule="auto"/>
              <w:ind w:left="0"/>
              <w:jc w:val="both"/>
              <w:rPr>
                <w:ins w:id="5820" w:author="Chara Katiri" w:date="2015-04-12T15:29:00Z"/>
                <w:rFonts w:ascii="Times" w:hAnsi="Times" w:cs="Times New Roman"/>
                <w:sz w:val="22"/>
                <w:szCs w:val="22"/>
                <w:rPrChange w:id="5821" w:author="Chara Katiri" w:date="2015-05-12T13:05:00Z">
                  <w:rPr>
                    <w:ins w:id="5822" w:author="Chara Katiri" w:date="2015-04-12T15:29:00Z"/>
                    <w:rFonts w:ascii="Times" w:hAnsi="Times" w:cs="Times New Roman"/>
                    <w:sz w:val="22"/>
                    <w:szCs w:val="22"/>
                  </w:rPr>
                </w:rPrChange>
              </w:rPr>
              <w:pPrChange w:id="5823" w:author="Chara Katiri" w:date="2015-05-12T13:05:00Z">
                <w:pPr>
                  <w:pStyle w:val="ListParagraph"/>
                  <w:spacing w:line="360" w:lineRule="auto"/>
                  <w:ind w:left="0"/>
                  <w:jc w:val="both"/>
                </w:pPr>
              </w:pPrChange>
            </w:pPr>
            <w:ins w:id="5824" w:author="Chara Katiri" w:date="2015-04-12T17:41:00Z">
              <w:r w:rsidRPr="00F758B3">
                <w:rPr>
                  <w:rFonts w:ascii="Times" w:hAnsi="Times" w:cs="Times New Roman"/>
                  <w:sz w:val="22"/>
                  <w:szCs w:val="22"/>
                  <w:rPrChange w:id="5825" w:author="Chara Katiri" w:date="2015-05-12T13:05:00Z">
                    <w:rPr>
                      <w:rFonts w:ascii="Times" w:hAnsi="Times" w:cs="Times New Roman"/>
                      <w:sz w:val="22"/>
                      <w:szCs w:val="22"/>
                    </w:rPr>
                  </w:rPrChange>
                </w:rPr>
                <w:t>3.2</w:t>
              </w:r>
            </w:ins>
          </w:p>
        </w:tc>
        <w:tc>
          <w:tcPr>
            <w:tcW w:w="3960" w:type="dxa"/>
          </w:tcPr>
          <w:p w14:paraId="68BAE331" w14:textId="77777777" w:rsidR="00810221" w:rsidRPr="00F758B3" w:rsidRDefault="00810221" w:rsidP="00F758B3">
            <w:pPr>
              <w:pStyle w:val="ListParagraph"/>
              <w:spacing w:line="360" w:lineRule="auto"/>
              <w:ind w:left="0"/>
              <w:jc w:val="both"/>
              <w:rPr>
                <w:ins w:id="5826" w:author="Chara Katiri" w:date="2015-04-12T15:29:00Z"/>
                <w:rFonts w:ascii="Times" w:hAnsi="Times" w:cs="Times New Roman"/>
                <w:sz w:val="22"/>
                <w:szCs w:val="22"/>
                <w:rPrChange w:id="5827" w:author="Chara Katiri" w:date="2015-05-12T13:05:00Z">
                  <w:rPr>
                    <w:ins w:id="5828" w:author="Chara Katiri" w:date="2015-04-12T15:29:00Z"/>
                    <w:rFonts w:ascii="Times" w:hAnsi="Times" w:cs="Times New Roman"/>
                    <w:sz w:val="22"/>
                    <w:szCs w:val="22"/>
                  </w:rPr>
                </w:rPrChange>
              </w:rPr>
              <w:pPrChange w:id="5829" w:author="Chara Katiri" w:date="2015-05-12T13:05:00Z">
                <w:pPr>
                  <w:pStyle w:val="ListParagraph"/>
                  <w:spacing w:line="360" w:lineRule="auto"/>
                  <w:ind w:left="0"/>
                  <w:jc w:val="both"/>
                </w:pPr>
              </w:pPrChange>
            </w:pPr>
            <w:ins w:id="5830" w:author="Chara Katiri" w:date="2015-04-12T15:29:00Z">
              <w:r w:rsidRPr="00F758B3">
                <w:rPr>
                  <w:rFonts w:ascii="Times" w:hAnsi="Times" w:cs="Times New Roman"/>
                  <w:sz w:val="22"/>
                  <w:szCs w:val="22"/>
                  <w:rPrChange w:id="5831" w:author="Chara Katiri" w:date="2015-05-12T13:05:00Z">
                    <w:rPr>
                      <w:rFonts w:ascii="Times" w:hAnsi="Times" w:cs="Times New Roman"/>
                      <w:sz w:val="22"/>
                      <w:szCs w:val="22"/>
                    </w:rPr>
                  </w:rPrChange>
                </w:rPr>
                <w:t xml:space="preserve">The system must allow admins full control over the website, including deletion of user accounts and items. </w:t>
              </w:r>
            </w:ins>
          </w:p>
        </w:tc>
        <w:tc>
          <w:tcPr>
            <w:tcW w:w="1274" w:type="dxa"/>
          </w:tcPr>
          <w:p w14:paraId="64AAB8D3" w14:textId="416980BB" w:rsidR="00810221" w:rsidRPr="00F758B3" w:rsidRDefault="00A31F94" w:rsidP="00F758B3">
            <w:pPr>
              <w:pStyle w:val="ListParagraph"/>
              <w:spacing w:line="360" w:lineRule="auto"/>
              <w:ind w:left="0"/>
              <w:jc w:val="both"/>
              <w:rPr>
                <w:ins w:id="5832" w:author="Chara Katiri" w:date="2015-04-12T15:29:00Z"/>
                <w:rFonts w:ascii="Times" w:hAnsi="Times" w:cs="Times New Roman"/>
                <w:sz w:val="22"/>
                <w:szCs w:val="22"/>
                <w:rPrChange w:id="5833" w:author="Chara Katiri" w:date="2015-05-12T13:05:00Z">
                  <w:rPr>
                    <w:ins w:id="5834" w:author="Chara Katiri" w:date="2015-04-12T15:29:00Z"/>
                    <w:rFonts w:ascii="Times" w:hAnsi="Times" w:cs="Times New Roman"/>
                    <w:sz w:val="22"/>
                    <w:szCs w:val="22"/>
                  </w:rPr>
                </w:rPrChange>
              </w:rPr>
              <w:pPrChange w:id="5835" w:author="Chara Katiri" w:date="2015-05-12T13:05:00Z">
                <w:pPr>
                  <w:pStyle w:val="ListParagraph"/>
                  <w:spacing w:line="360" w:lineRule="auto"/>
                  <w:ind w:left="0"/>
                  <w:jc w:val="both"/>
                </w:pPr>
              </w:pPrChange>
            </w:pPr>
            <w:ins w:id="5836" w:author="Chara Katiri" w:date="2015-04-12T17:41:00Z">
              <w:r w:rsidRPr="00F758B3">
                <w:rPr>
                  <w:rFonts w:ascii="Times" w:hAnsi="Times" w:cs="Times New Roman"/>
                  <w:sz w:val="22"/>
                  <w:szCs w:val="22"/>
                  <w:rPrChange w:id="5837" w:author="Chara Katiri" w:date="2015-05-12T13:05:00Z">
                    <w:rPr>
                      <w:rFonts w:ascii="Times" w:hAnsi="Times" w:cs="Times New Roman"/>
                      <w:sz w:val="22"/>
                      <w:szCs w:val="22"/>
                    </w:rPr>
                  </w:rPrChange>
                </w:rPr>
                <w:t>Functional</w:t>
              </w:r>
            </w:ins>
          </w:p>
        </w:tc>
        <w:tc>
          <w:tcPr>
            <w:tcW w:w="1609" w:type="dxa"/>
          </w:tcPr>
          <w:p w14:paraId="04815152" w14:textId="77777777" w:rsidR="00810221" w:rsidRPr="00F758B3" w:rsidRDefault="00810221" w:rsidP="00F758B3">
            <w:pPr>
              <w:pStyle w:val="ListParagraph"/>
              <w:spacing w:line="360" w:lineRule="auto"/>
              <w:ind w:left="0"/>
              <w:jc w:val="both"/>
              <w:rPr>
                <w:ins w:id="5838" w:author="Chara Katiri" w:date="2015-04-12T15:29:00Z"/>
                <w:rFonts w:ascii="Times" w:hAnsi="Times" w:cs="Times New Roman"/>
                <w:sz w:val="22"/>
                <w:szCs w:val="22"/>
                <w:rPrChange w:id="5839" w:author="Chara Katiri" w:date="2015-05-12T13:05:00Z">
                  <w:rPr>
                    <w:ins w:id="5840" w:author="Chara Katiri" w:date="2015-04-12T15:29:00Z"/>
                    <w:rFonts w:ascii="Times" w:hAnsi="Times" w:cs="Times New Roman"/>
                    <w:sz w:val="22"/>
                    <w:szCs w:val="22"/>
                  </w:rPr>
                </w:rPrChange>
              </w:rPr>
              <w:pPrChange w:id="5841" w:author="Chara Katiri" w:date="2015-05-12T13:05:00Z">
                <w:pPr>
                  <w:pStyle w:val="ListParagraph"/>
                  <w:spacing w:line="360" w:lineRule="auto"/>
                  <w:ind w:left="0"/>
                  <w:jc w:val="both"/>
                </w:pPr>
              </w:pPrChange>
            </w:pPr>
          </w:p>
        </w:tc>
        <w:tc>
          <w:tcPr>
            <w:tcW w:w="1169" w:type="dxa"/>
          </w:tcPr>
          <w:p w14:paraId="70196205" w14:textId="02B7AD36" w:rsidR="00810221" w:rsidRPr="00F758B3" w:rsidRDefault="00A31F94" w:rsidP="00F758B3">
            <w:pPr>
              <w:pStyle w:val="ListParagraph"/>
              <w:spacing w:line="360" w:lineRule="auto"/>
              <w:ind w:left="0"/>
              <w:jc w:val="both"/>
              <w:rPr>
                <w:ins w:id="5842" w:author="Chara Katiri" w:date="2015-04-12T15:29:00Z"/>
                <w:rFonts w:ascii="Times" w:hAnsi="Times" w:cs="Times New Roman"/>
                <w:sz w:val="22"/>
                <w:szCs w:val="22"/>
                <w:rPrChange w:id="5843" w:author="Chara Katiri" w:date="2015-05-12T13:05:00Z">
                  <w:rPr>
                    <w:ins w:id="5844" w:author="Chara Katiri" w:date="2015-04-12T15:29:00Z"/>
                    <w:rFonts w:ascii="Times" w:hAnsi="Times" w:cs="Times New Roman"/>
                    <w:sz w:val="22"/>
                    <w:szCs w:val="22"/>
                  </w:rPr>
                </w:rPrChange>
              </w:rPr>
              <w:pPrChange w:id="5845" w:author="Chara Katiri" w:date="2015-05-12T13:05:00Z">
                <w:pPr>
                  <w:pStyle w:val="ListParagraph"/>
                  <w:spacing w:line="360" w:lineRule="auto"/>
                  <w:ind w:left="0"/>
                  <w:jc w:val="both"/>
                </w:pPr>
              </w:pPrChange>
            </w:pPr>
            <w:ins w:id="5846" w:author="Chara Katiri" w:date="2015-04-12T17:40:00Z">
              <w:r w:rsidRPr="00F758B3">
                <w:rPr>
                  <w:rFonts w:ascii="Times" w:hAnsi="Times" w:cs="Times New Roman"/>
                  <w:sz w:val="22"/>
                  <w:szCs w:val="22"/>
                  <w:rPrChange w:id="5847" w:author="Chara Katiri" w:date="2015-05-12T13:05:00Z">
                    <w:rPr>
                      <w:rFonts w:ascii="Times" w:hAnsi="Times" w:cs="Times New Roman"/>
                      <w:sz w:val="22"/>
                      <w:szCs w:val="22"/>
                    </w:rPr>
                  </w:rPrChange>
                </w:rPr>
                <w:t>M</w:t>
              </w:r>
            </w:ins>
          </w:p>
        </w:tc>
      </w:tr>
      <w:tr w:rsidR="00810221" w:rsidRPr="00F758B3" w14:paraId="29149372" w14:textId="77777777" w:rsidTr="00810221">
        <w:trPr>
          <w:ins w:id="5848" w:author="Chara Katiri" w:date="2015-04-12T15:29:00Z"/>
        </w:trPr>
        <w:tc>
          <w:tcPr>
            <w:tcW w:w="1116" w:type="dxa"/>
          </w:tcPr>
          <w:p w14:paraId="57B7B04A" w14:textId="603AAACC" w:rsidR="00810221" w:rsidRPr="00F758B3" w:rsidRDefault="00A31F94" w:rsidP="00F758B3">
            <w:pPr>
              <w:pStyle w:val="ListParagraph"/>
              <w:spacing w:line="360" w:lineRule="auto"/>
              <w:ind w:left="0"/>
              <w:jc w:val="both"/>
              <w:rPr>
                <w:ins w:id="5849" w:author="Chara Katiri" w:date="2015-04-12T15:29:00Z"/>
                <w:rFonts w:ascii="Times" w:hAnsi="Times" w:cs="Times New Roman"/>
                <w:sz w:val="22"/>
                <w:szCs w:val="22"/>
                <w:rPrChange w:id="5850" w:author="Chara Katiri" w:date="2015-05-12T13:05:00Z">
                  <w:rPr>
                    <w:ins w:id="5851" w:author="Chara Katiri" w:date="2015-04-12T15:29:00Z"/>
                    <w:rFonts w:ascii="Times" w:hAnsi="Times" w:cs="Times New Roman"/>
                    <w:sz w:val="22"/>
                    <w:szCs w:val="22"/>
                  </w:rPr>
                </w:rPrChange>
              </w:rPr>
              <w:pPrChange w:id="5852" w:author="Chara Katiri" w:date="2015-05-12T13:05:00Z">
                <w:pPr>
                  <w:pStyle w:val="ListParagraph"/>
                  <w:spacing w:line="360" w:lineRule="auto"/>
                  <w:ind w:left="0"/>
                  <w:jc w:val="both"/>
                </w:pPr>
              </w:pPrChange>
            </w:pPr>
            <w:ins w:id="5853" w:author="Chara Katiri" w:date="2015-04-12T17:41:00Z">
              <w:r w:rsidRPr="00F758B3">
                <w:rPr>
                  <w:rFonts w:ascii="Times" w:hAnsi="Times" w:cs="Times New Roman"/>
                  <w:sz w:val="22"/>
                  <w:szCs w:val="22"/>
                  <w:rPrChange w:id="5854" w:author="Chara Katiri" w:date="2015-05-12T13:05:00Z">
                    <w:rPr>
                      <w:rFonts w:ascii="Times" w:hAnsi="Times" w:cs="Times New Roman"/>
                      <w:sz w:val="22"/>
                      <w:szCs w:val="22"/>
                    </w:rPr>
                  </w:rPrChange>
                </w:rPr>
                <w:t>4</w:t>
              </w:r>
            </w:ins>
          </w:p>
        </w:tc>
        <w:tc>
          <w:tcPr>
            <w:tcW w:w="3960" w:type="dxa"/>
          </w:tcPr>
          <w:p w14:paraId="3CF2F8A0" w14:textId="77777777" w:rsidR="00810221" w:rsidRPr="00F758B3" w:rsidRDefault="00810221" w:rsidP="00F758B3">
            <w:pPr>
              <w:pStyle w:val="ListParagraph"/>
              <w:spacing w:line="360" w:lineRule="auto"/>
              <w:ind w:left="0"/>
              <w:jc w:val="both"/>
              <w:rPr>
                <w:ins w:id="5855" w:author="Chara Katiri" w:date="2015-04-12T15:29:00Z"/>
                <w:rFonts w:ascii="Times" w:hAnsi="Times" w:cs="Times New Roman"/>
                <w:sz w:val="22"/>
                <w:szCs w:val="22"/>
                <w:rPrChange w:id="5856" w:author="Chara Katiri" w:date="2015-05-12T13:05:00Z">
                  <w:rPr>
                    <w:ins w:id="5857" w:author="Chara Katiri" w:date="2015-04-12T15:29:00Z"/>
                    <w:rFonts w:ascii="Times" w:hAnsi="Times" w:cs="Times New Roman"/>
                    <w:sz w:val="22"/>
                    <w:szCs w:val="22"/>
                  </w:rPr>
                </w:rPrChange>
              </w:rPr>
              <w:pPrChange w:id="5858" w:author="Chara Katiri" w:date="2015-05-12T13:05:00Z">
                <w:pPr>
                  <w:pStyle w:val="ListParagraph"/>
                  <w:spacing w:line="360" w:lineRule="auto"/>
                  <w:ind w:left="0"/>
                  <w:jc w:val="both"/>
                </w:pPr>
              </w:pPrChange>
            </w:pPr>
            <w:ins w:id="5859" w:author="Chara Katiri" w:date="2015-04-12T15:29:00Z">
              <w:r w:rsidRPr="00F758B3">
                <w:rPr>
                  <w:rFonts w:ascii="Times" w:hAnsi="Times" w:cs="Times New Roman"/>
                  <w:sz w:val="22"/>
                  <w:szCs w:val="22"/>
                  <w:rPrChange w:id="5860" w:author="Chara Katiri" w:date="2015-05-12T13:05:00Z">
                    <w:rPr>
                      <w:rFonts w:ascii="Times" w:hAnsi="Times" w:cs="Times New Roman"/>
                      <w:sz w:val="22"/>
                      <w:szCs w:val="22"/>
                    </w:rPr>
                  </w:rPrChange>
                </w:rPr>
                <w:t xml:space="preserve">The system must forbid standard-users from accessing admin pages. </w:t>
              </w:r>
            </w:ins>
          </w:p>
        </w:tc>
        <w:tc>
          <w:tcPr>
            <w:tcW w:w="1274" w:type="dxa"/>
          </w:tcPr>
          <w:p w14:paraId="5038E1A0" w14:textId="077C5343" w:rsidR="00810221" w:rsidRPr="00F758B3" w:rsidRDefault="00A31F94" w:rsidP="00F758B3">
            <w:pPr>
              <w:pStyle w:val="ListParagraph"/>
              <w:spacing w:line="360" w:lineRule="auto"/>
              <w:ind w:left="0"/>
              <w:jc w:val="both"/>
              <w:rPr>
                <w:ins w:id="5861" w:author="Chara Katiri" w:date="2015-04-12T15:29:00Z"/>
                <w:rFonts w:ascii="Times" w:hAnsi="Times" w:cs="Times New Roman"/>
                <w:sz w:val="22"/>
                <w:szCs w:val="22"/>
                <w:rPrChange w:id="5862" w:author="Chara Katiri" w:date="2015-05-12T13:05:00Z">
                  <w:rPr>
                    <w:ins w:id="5863" w:author="Chara Katiri" w:date="2015-04-12T15:29:00Z"/>
                    <w:rFonts w:ascii="Times" w:hAnsi="Times" w:cs="Times New Roman"/>
                    <w:sz w:val="22"/>
                    <w:szCs w:val="22"/>
                  </w:rPr>
                </w:rPrChange>
              </w:rPr>
              <w:pPrChange w:id="5864" w:author="Chara Katiri" w:date="2015-05-12T13:05:00Z">
                <w:pPr>
                  <w:pStyle w:val="ListParagraph"/>
                  <w:spacing w:line="360" w:lineRule="auto"/>
                  <w:ind w:left="0"/>
                  <w:jc w:val="both"/>
                </w:pPr>
              </w:pPrChange>
            </w:pPr>
            <w:ins w:id="5865" w:author="Chara Katiri" w:date="2015-04-12T17:41:00Z">
              <w:r w:rsidRPr="00F758B3">
                <w:rPr>
                  <w:rFonts w:ascii="Times" w:hAnsi="Times" w:cs="Times New Roman"/>
                  <w:sz w:val="22"/>
                  <w:szCs w:val="22"/>
                  <w:rPrChange w:id="5866" w:author="Chara Katiri" w:date="2015-05-12T13:05:00Z">
                    <w:rPr>
                      <w:rFonts w:ascii="Times" w:hAnsi="Times" w:cs="Times New Roman"/>
                      <w:sz w:val="22"/>
                      <w:szCs w:val="22"/>
                    </w:rPr>
                  </w:rPrChange>
                </w:rPr>
                <w:t>Functional</w:t>
              </w:r>
            </w:ins>
          </w:p>
        </w:tc>
        <w:tc>
          <w:tcPr>
            <w:tcW w:w="1609" w:type="dxa"/>
          </w:tcPr>
          <w:p w14:paraId="31348640" w14:textId="77777777" w:rsidR="00810221" w:rsidRPr="00F758B3" w:rsidRDefault="00810221" w:rsidP="00F758B3">
            <w:pPr>
              <w:pStyle w:val="ListParagraph"/>
              <w:spacing w:line="360" w:lineRule="auto"/>
              <w:ind w:left="0"/>
              <w:jc w:val="both"/>
              <w:rPr>
                <w:ins w:id="5867" w:author="Chara Katiri" w:date="2015-04-12T15:29:00Z"/>
                <w:rFonts w:ascii="Times" w:hAnsi="Times" w:cs="Times New Roman"/>
                <w:sz w:val="22"/>
                <w:szCs w:val="22"/>
                <w:rPrChange w:id="5868" w:author="Chara Katiri" w:date="2015-05-12T13:05:00Z">
                  <w:rPr>
                    <w:ins w:id="5869" w:author="Chara Katiri" w:date="2015-04-12T15:29:00Z"/>
                    <w:rFonts w:ascii="Times" w:hAnsi="Times" w:cs="Times New Roman"/>
                    <w:sz w:val="22"/>
                    <w:szCs w:val="22"/>
                  </w:rPr>
                </w:rPrChange>
              </w:rPr>
              <w:pPrChange w:id="5870" w:author="Chara Katiri" w:date="2015-05-12T13:05:00Z">
                <w:pPr>
                  <w:pStyle w:val="ListParagraph"/>
                  <w:spacing w:line="360" w:lineRule="auto"/>
                  <w:ind w:left="0"/>
                  <w:jc w:val="both"/>
                </w:pPr>
              </w:pPrChange>
            </w:pPr>
          </w:p>
        </w:tc>
        <w:tc>
          <w:tcPr>
            <w:tcW w:w="1169" w:type="dxa"/>
          </w:tcPr>
          <w:p w14:paraId="470F17E5" w14:textId="5B7C9661" w:rsidR="00810221" w:rsidRPr="00F758B3" w:rsidRDefault="00A31F94" w:rsidP="00F758B3">
            <w:pPr>
              <w:pStyle w:val="ListParagraph"/>
              <w:spacing w:line="360" w:lineRule="auto"/>
              <w:ind w:left="0"/>
              <w:jc w:val="both"/>
              <w:rPr>
                <w:ins w:id="5871" w:author="Chara Katiri" w:date="2015-04-12T15:29:00Z"/>
                <w:rFonts w:ascii="Times" w:hAnsi="Times" w:cs="Times New Roman"/>
                <w:sz w:val="22"/>
                <w:szCs w:val="22"/>
                <w:rPrChange w:id="5872" w:author="Chara Katiri" w:date="2015-05-12T13:05:00Z">
                  <w:rPr>
                    <w:ins w:id="5873" w:author="Chara Katiri" w:date="2015-04-12T15:29:00Z"/>
                    <w:rFonts w:ascii="Times" w:hAnsi="Times" w:cs="Times New Roman"/>
                    <w:sz w:val="22"/>
                    <w:szCs w:val="22"/>
                  </w:rPr>
                </w:rPrChange>
              </w:rPr>
              <w:pPrChange w:id="5874" w:author="Chara Katiri" w:date="2015-05-12T13:05:00Z">
                <w:pPr>
                  <w:pStyle w:val="ListParagraph"/>
                  <w:spacing w:line="360" w:lineRule="auto"/>
                  <w:ind w:left="0"/>
                  <w:jc w:val="both"/>
                </w:pPr>
              </w:pPrChange>
            </w:pPr>
            <w:ins w:id="5875" w:author="Chara Katiri" w:date="2015-04-12T17:41:00Z">
              <w:r w:rsidRPr="00F758B3">
                <w:rPr>
                  <w:rFonts w:ascii="Times" w:hAnsi="Times" w:cs="Times New Roman"/>
                  <w:sz w:val="22"/>
                  <w:szCs w:val="22"/>
                  <w:rPrChange w:id="5876" w:author="Chara Katiri" w:date="2015-05-12T13:05:00Z">
                    <w:rPr>
                      <w:rFonts w:ascii="Times" w:hAnsi="Times" w:cs="Times New Roman"/>
                      <w:sz w:val="22"/>
                      <w:szCs w:val="22"/>
                    </w:rPr>
                  </w:rPrChange>
                </w:rPr>
                <w:t>M</w:t>
              </w:r>
            </w:ins>
          </w:p>
        </w:tc>
      </w:tr>
      <w:tr w:rsidR="007E3300" w:rsidRPr="00F758B3" w14:paraId="4C9A638F" w14:textId="77777777" w:rsidTr="007E3300">
        <w:trPr>
          <w:ins w:id="5877" w:author="Chara Katiri" w:date="2015-04-12T15:28:00Z"/>
        </w:trPr>
        <w:tc>
          <w:tcPr>
            <w:tcW w:w="1116" w:type="dxa"/>
            <w:shd w:val="clear" w:color="auto" w:fill="4F81BD" w:themeFill="accent1"/>
          </w:tcPr>
          <w:p w14:paraId="37B8F585" w14:textId="77777777" w:rsidR="007E3300" w:rsidRPr="00F758B3" w:rsidRDefault="007E3300" w:rsidP="00F758B3">
            <w:pPr>
              <w:pStyle w:val="ListParagraph"/>
              <w:spacing w:line="360" w:lineRule="auto"/>
              <w:ind w:left="0"/>
              <w:jc w:val="both"/>
              <w:rPr>
                <w:ins w:id="5878" w:author="Chara Katiri" w:date="2015-04-12T15:28:00Z"/>
                <w:rFonts w:ascii="Times" w:hAnsi="Times" w:cs="Times New Roman"/>
                <w:sz w:val="22"/>
                <w:szCs w:val="22"/>
                <w:rPrChange w:id="5879" w:author="Chara Katiri" w:date="2015-05-12T13:05:00Z">
                  <w:rPr>
                    <w:ins w:id="5880" w:author="Chara Katiri" w:date="2015-04-12T15:28:00Z"/>
                    <w:rFonts w:ascii="Times" w:hAnsi="Times" w:cs="Times New Roman"/>
                    <w:sz w:val="22"/>
                    <w:szCs w:val="22"/>
                  </w:rPr>
                </w:rPrChange>
              </w:rPr>
              <w:pPrChange w:id="5881" w:author="Chara Katiri" w:date="2015-05-12T13:05:00Z">
                <w:pPr>
                  <w:pStyle w:val="ListParagraph"/>
                  <w:spacing w:line="360" w:lineRule="auto"/>
                  <w:ind w:left="0"/>
                  <w:jc w:val="both"/>
                </w:pPr>
              </w:pPrChange>
            </w:pPr>
          </w:p>
        </w:tc>
        <w:tc>
          <w:tcPr>
            <w:tcW w:w="3960" w:type="dxa"/>
            <w:shd w:val="clear" w:color="auto" w:fill="4F81BD" w:themeFill="accent1"/>
          </w:tcPr>
          <w:p w14:paraId="4DAFC4F5" w14:textId="77777777" w:rsidR="007E3300" w:rsidRPr="00F758B3" w:rsidRDefault="007E3300" w:rsidP="00F758B3">
            <w:pPr>
              <w:pStyle w:val="ListParagraph"/>
              <w:spacing w:line="360" w:lineRule="auto"/>
              <w:ind w:left="0"/>
              <w:jc w:val="both"/>
              <w:rPr>
                <w:ins w:id="5882" w:author="Chara Katiri" w:date="2015-04-12T15:28:00Z"/>
                <w:rFonts w:ascii="Times" w:hAnsi="Times" w:cs="Times New Roman"/>
                <w:b/>
                <w:color w:val="FFFFFF" w:themeColor="background1"/>
                <w:sz w:val="22"/>
                <w:szCs w:val="22"/>
                <w:rPrChange w:id="5883" w:author="Chara Katiri" w:date="2015-05-12T13:05:00Z">
                  <w:rPr>
                    <w:ins w:id="5884" w:author="Chara Katiri" w:date="2015-04-12T15:28:00Z"/>
                    <w:rFonts w:ascii="Times" w:hAnsi="Times" w:cs="Times New Roman"/>
                    <w:sz w:val="22"/>
                    <w:szCs w:val="22"/>
                  </w:rPr>
                </w:rPrChange>
              </w:rPr>
              <w:pPrChange w:id="5885" w:author="Chara Katiri" w:date="2015-05-12T13:05:00Z">
                <w:pPr>
                  <w:pStyle w:val="ListParagraph"/>
                  <w:spacing w:line="360" w:lineRule="auto"/>
                  <w:ind w:left="0"/>
                  <w:jc w:val="both"/>
                </w:pPr>
              </w:pPrChange>
            </w:pPr>
            <w:ins w:id="5886" w:author="Chara Katiri" w:date="2015-04-12T15:28:00Z">
              <w:r w:rsidRPr="00F758B3">
                <w:rPr>
                  <w:rFonts w:ascii="Times" w:hAnsi="Times" w:cs="Times New Roman"/>
                  <w:b/>
                  <w:color w:val="FFFFFF" w:themeColor="background1"/>
                  <w:sz w:val="22"/>
                  <w:szCs w:val="22"/>
                  <w:rPrChange w:id="5887" w:author="Chara Katiri" w:date="2015-05-12T13:05:00Z">
                    <w:rPr>
                      <w:rFonts w:ascii="Times" w:hAnsi="Times" w:cs="Times New Roman"/>
                      <w:sz w:val="22"/>
                      <w:szCs w:val="22"/>
                    </w:rPr>
                  </w:rPrChange>
                </w:rPr>
                <w:t>Login - Logout</w:t>
              </w:r>
            </w:ins>
          </w:p>
        </w:tc>
        <w:tc>
          <w:tcPr>
            <w:tcW w:w="1274" w:type="dxa"/>
            <w:shd w:val="clear" w:color="auto" w:fill="4F81BD" w:themeFill="accent1"/>
          </w:tcPr>
          <w:p w14:paraId="6B23DC71" w14:textId="77777777" w:rsidR="007E3300" w:rsidRPr="00F758B3" w:rsidRDefault="007E3300" w:rsidP="00F758B3">
            <w:pPr>
              <w:pStyle w:val="ListParagraph"/>
              <w:spacing w:line="360" w:lineRule="auto"/>
              <w:ind w:left="0"/>
              <w:jc w:val="both"/>
              <w:rPr>
                <w:ins w:id="5888" w:author="Chara Katiri" w:date="2015-04-12T15:28:00Z"/>
                <w:rFonts w:ascii="Times" w:hAnsi="Times" w:cs="Times New Roman"/>
                <w:sz w:val="22"/>
                <w:szCs w:val="22"/>
                <w:rPrChange w:id="5889" w:author="Chara Katiri" w:date="2015-05-12T13:05:00Z">
                  <w:rPr>
                    <w:ins w:id="5890" w:author="Chara Katiri" w:date="2015-04-12T15:28:00Z"/>
                    <w:rFonts w:ascii="Times" w:hAnsi="Times" w:cs="Times New Roman"/>
                    <w:sz w:val="22"/>
                    <w:szCs w:val="22"/>
                  </w:rPr>
                </w:rPrChange>
              </w:rPr>
              <w:pPrChange w:id="5891" w:author="Chara Katiri" w:date="2015-05-12T13:05:00Z">
                <w:pPr>
                  <w:pStyle w:val="ListParagraph"/>
                  <w:spacing w:line="360" w:lineRule="auto"/>
                  <w:ind w:left="0"/>
                  <w:jc w:val="both"/>
                </w:pPr>
              </w:pPrChange>
            </w:pPr>
          </w:p>
        </w:tc>
        <w:tc>
          <w:tcPr>
            <w:tcW w:w="1609" w:type="dxa"/>
            <w:shd w:val="clear" w:color="auto" w:fill="4F81BD" w:themeFill="accent1"/>
          </w:tcPr>
          <w:p w14:paraId="59CCDB67" w14:textId="77777777" w:rsidR="007E3300" w:rsidRPr="00F758B3" w:rsidRDefault="007E3300" w:rsidP="00F758B3">
            <w:pPr>
              <w:pStyle w:val="ListParagraph"/>
              <w:spacing w:line="360" w:lineRule="auto"/>
              <w:ind w:left="0"/>
              <w:jc w:val="both"/>
              <w:rPr>
                <w:ins w:id="5892" w:author="Chara Katiri" w:date="2015-04-12T15:28:00Z"/>
                <w:rFonts w:ascii="Times" w:hAnsi="Times" w:cs="Times New Roman"/>
                <w:sz w:val="22"/>
                <w:szCs w:val="22"/>
                <w:rPrChange w:id="5893" w:author="Chara Katiri" w:date="2015-05-12T13:05:00Z">
                  <w:rPr>
                    <w:ins w:id="5894" w:author="Chara Katiri" w:date="2015-04-12T15:28:00Z"/>
                    <w:rFonts w:ascii="Times" w:hAnsi="Times" w:cs="Times New Roman"/>
                    <w:sz w:val="22"/>
                    <w:szCs w:val="22"/>
                  </w:rPr>
                </w:rPrChange>
              </w:rPr>
              <w:pPrChange w:id="5895" w:author="Chara Katiri" w:date="2015-05-12T13:05:00Z">
                <w:pPr>
                  <w:pStyle w:val="ListParagraph"/>
                  <w:spacing w:line="360" w:lineRule="auto"/>
                  <w:ind w:left="0"/>
                  <w:jc w:val="both"/>
                </w:pPr>
              </w:pPrChange>
            </w:pPr>
          </w:p>
        </w:tc>
        <w:tc>
          <w:tcPr>
            <w:tcW w:w="1169" w:type="dxa"/>
            <w:shd w:val="clear" w:color="auto" w:fill="4F81BD" w:themeFill="accent1"/>
          </w:tcPr>
          <w:p w14:paraId="2309DE1A" w14:textId="77777777" w:rsidR="007E3300" w:rsidRPr="00F758B3" w:rsidRDefault="007E3300" w:rsidP="00F758B3">
            <w:pPr>
              <w:pStyle w:val="ListParagraph"/>
              <w:spacing w:line="360" w:lineRule="auto"/>
              <w:ind w:left="0"/>
              <w:jc w:val="both"/>
              <w:rPr>
                <w:ins w:id="5896" w:author="Chara Katiri" w:date="2015-04-12T15:28:00Z"/>
                <w:rFonts w:ascii="Times" w:hAnsi="Times" w:cs="Times New Roman"/>
                <w:sz w:val="22"/>
                <w:szCs w:val="22"/>
                <w:rPrChange w:id="5897" w:author="Chara Katiri" w:date="2015-05-12T13:05:00Z">
                  <w:rPr>
                    <w:ins w:id="5898" w:author="Chara Katiri" w:date="2015-04-12T15:28:00Z"/>
                    <w:rFonts w:ascii="Times" w:hAnsi="Times" w:cs="Times New Roman"/>
                    <w:sz w:val="22"/>
                    <w:szCs w:val="22"/>
                  </w:rPr>
                </w:rPrChange>
              </w:rPr>
              <w:pPrChange w:id="5899" w:author="Chara Katiri" w:date="2015-05-12T13:05:00Z">
                <w:pPr>
                  <w:pStyle w:val="ListParagraph"/>
                  <w:spacing w:line="360" w:lineRule="auto"/>
                  <w:ind w:left="0"/>
                  <w:jc w:val="both"/>
                </w:pPr>
              </w:pPrChange>
            </w:pPr>
          </w:p>
        </w:tc>
      </w:tr>
      <w:tr w:rsidR="007E3300" w:rsidRPr="00F758B3" w14:paraId="5541F8D2" w14:textId="77777777" w:rsidTr="007E3300">
        <w:trPr>
          <w:ins w:id="5900" w:author="Chara Katiri" w:date="2015-04-12T15:28:00Z"/>
        </w:trPr>
        <w:tc>
          <w:tcPr>
            <w:tcW w:w="1116" w:type="dxa"/>
          </w:tcPr>
          <w:p w14:paraId="59EA562A" w14:textId="2A4CF245" w:rsidR="007E3300" w:rsidRPr="00F758B3" w:rsidRDefault="00A31F94" w:rsidP="00F758B3">
            <w:pPr>
              <w:pStyle w:val="ListParagraph"/>
              <w:spacing w:line="360" w:lineRule="auto"/>
              <w:ind w:left="0"/>
              <w:jc w:val="both"/>
              <w:rPr>
                <w:ins w:id="5901" w:author="Chara Katiri" w:date="2015-04-12T15:28:00Z"/>
                <w:rFonts w:ascii="Times" w:hAnsi="Times" w:cs="Times New Roman"/>
                <w:sz w:val="22"/>
                <w:szCs w:val="22"/>
                <w:rPrChange w:id="5902" w:author="Chara Katiri" w:date="2015-05-12T13:05:00Z">
                  <w:rPr>
                    <w:ins w:id="5903" w:author="Chara Katiri" w:date="2015-04-12T15:28:00Z"/>
                    <w:rFonts w:ascii="Times" w:hAnsi="Times" w:cs="Times New Roman"/>
                    <w:sz w:val="22"/>
                    <w:szCs w:val="22"/>
                  </w:rPr>
                </w:rPrChange>
              </w:rPr>
              <w:pPrChange w:id="5904" w:author="Chara Katiri" w:date="2015-05-12T13:05:00Z">
                <w:pPr>
                  <w:pStyle w:val="ListParagraph"/>
                  <w:spacing w:line="360" w:lineRule="auto"/>
                  <w:ind w:left="0"/>
                  <w:jc w:val="both"/>
                </w:pPr>
              </w:pPrChange>
            </w:pPr>
            <w:ins w:id="5905" w:author="Chara Katiri" w:date="2015-04-12T17:41:00Z">
              <w:r w:rsidRPr="00F758B3">
                <w:rPr>
                  <w:rFonts w:ascii="Times" w:hAnsi="Times" w:cs="Times New Roman"/>
                  <w:sz w:val="22"/>
                  <w:szCs w:val="22"/>
                  <w:rPrChange w:id="5906" w:author="Chara Katiri" w:date="2015-05-12T13:05:00Z">
                    <w:rPr>
                      <w:rFonts w:ascii="Times" w:hAnsi="Times" w:cs="Times New Roman"/>
                      <w:sz w:val="22"/>
                      <w:szCs w:val="22"/>
                    </w:rPr>
                  </w:rPrChange>
                </w:rPr>
                <w:t>5</w:t>
              </w:r>
            </w:ins>
          </w:p>
        </w:tc>
        <w:tc>
          <w:tcPr>
            <w:tcW w:w="3960" w:type="dxa"/>
          </w:tcPr>
          <w:p w14:paraId="0DF874B5" w14:textId="77777777" w:rsidR="007E3300" w:rsidRPr="00F758B3" w:rsidRDefault="007E3300" w:rsidP="00F758B3">
            <w:pPr>
              <w:pStyle w:val="ListParagraph"/>
              <w:spacing w:line="360" w:lineRule="auto"/>
              <w:ind w:left="0"/>
              <w:jc w:val="both"/>
              <w:rPr>
                <w:ins w:id="5907" w:author="Chara Katiri" w:date="2015-04-12T15:28:00Z"/>
                <w:rFonts w:ascii="Times" w:hAnsi="Times" w:cs="Times New Roman"/>
                <w:sz w:val="22"/>
                <w:szCs w:val="22"/>
                <w:rPrChange w:id="5908" w:author="Chara Katiri" w:date="2015-05-12T13:05:00Z">
                  <w:rPr>
                    <w:ins w:id="5909" w:author="Chara Katiri" w:date="2015-04-12T15:28:00Z"/>
                    <w:rFonts w:ascii="Times" w:hAnsi="Times" w:cs="Times New Roman"/>
                    <w:sz w:val="22"/>
                    <w:szCs w:val="22"/>
                  </w:rPr>
                </w:rPrChange>
              </w:rPr>
              <w:pPrChange w:id="5910" w:author="Chara Katiri" w:date="2015-05-12T13:05:00Z">
                <w:pPr>
                  <w:pStyle w:val="ListParagraph"/>
                  <w:spacing w:line="360" w:lineRule="auto"/>
                  <w:ind w:left="0"/>
                  <w:jc w:val="both"/>
                </w:pPr>
              </w:pPrChange>
            </w:pPr>
            <w:ins w:id="5911" w:author="Chara Katiri" w:date="2015-04-12T15:28:00Z">
              <w:r w:rsidRPr="00F758B3">
                <w:rPr>
                  <w:rFonts w:ascii="Times" w:hAnsi="Times" w:cs="Times New Roman"/>
                  <w:sz w:val="22"/>
                  <w:szCs w:val="22"/>
                  <w:rPrChange w:id="5912" w:author="Chara Katiri" w:date="2015-05-12T13:05:00Z">
                    <w:rPr>
                      <w:rFonts w:ascii="Times" w:hAnsi="Times" w:cs="Times New Roman"/>
                      <w:sz w:val="22"/>
                      <w:szCs w:val="22"/>
                    </w:rPr>
                  </w:rPrChange>
                </w:rPr>
                <w:t>The system must forbid access to users with invalid username.</w:t>
              </w:r>
            </w:ins>
          </w:p>
        </w:tc>
        <w:tc>
          <w:tcPr>
            <w:tcW w:w="1274" w:type="dxa"/>
          </w:tcPr>
          <w:p w14:paraId="0FA2095E" w14:textId="1ABC87F2" w:rsidR="007E3300" w:rsidRPr="00F758B3" w:rsidRDefault="00A31F94" w:rsidP="00F758B3">
            <w:pPr>
              <w:pStyle w:val="ListParagraph"/>
              <w:spacing w:line="360" w:lineRule="auto"/>
              <w:ind w:left="0"/>
              <w:jc w:val="both"/>
              <w:rPr>
                <w:ins w:id="5913" w:author="Chara Katiri" w:date="2015-04-12T15:28:00Z"/>
                <w:rFonts w:ascii="Times" w:hAnsi="Times" w:cs="Times New Roman"/>
                <w:sz w:val="22"/>
                <w:szCs w:val="22"/>
                <w:rPrChange w:id="5914" w:author="Chara Katiri" w:date="2015-05-12T13:05:00Z">
                  <w:rPr>
                    <w:ins w:id="5915" w:author="Chara Katiri" w:date="2015-04-12T15:28:00Z"/>
                    <w:rFonts w:ascii="Times" w:hAnsi="Times" w:cs="Times New Roman"/>
                    <w:sz w:val="22"/>
                    <w:szCs w:val="22"/>
                  </w:rPr>
                </w:rPrChange>
              </w:rPr>
              <w:pPrChange w:id="5916" w:author="Chara Katiri" w:date="2015-05-12T13:05:00Z">
                <w:pPr>
                  <w:pStyle w:val="ListParagraph"/>
                  <w:spacing w:line="360" w:lineRule="auto"/>
                  <w:ind w:left="0"/>
                  <w:jc w:val="both"/>
                </w:pPr>
              </w:pPrChange>
            </w:pPr>
            <w:ins w:id="5917" w:author="Chara Katiri" w:date="2015-04-12T17:41:00Z">
              <w:r w:rsidRPr="00F758B3">
                <w:rPr>
                  <w:rFonts w:ascii="Times" w:hAnsi="Times" w:cs="Times New Roman"/>
                  <w:sz w:val="22"/>
                  <w:szCs w:val="22"/>
                  <w:rPrChange w:id="5918" w:author="Chara Katiri" w:date="2015-05-12T13:05:00Z">
                    <w:rPr>
                      <w:rFonts w:ascii="Times" w:hAnsi="Times" w:cs="Times New Roman"/>
                      <w:sz w:val="22"/>
                      <w:szCs w:val="22"/>
                    </w:rPr>
                  </w:rPrChange>
                </w:rPr>
                <w:t>Functional</w:t>
              </w:r>
            </w:ins>
          </w:p>
        </w:tc>
        <w:tc>
          <w:tcPr>
            <w:tcW w:w="1609" w:type="dxa"/>
          </w:tcPr>
          <w:p w14:paraId="564E04CF" w14:textId="77777777" w:rsidR="007E3300" w:rsidRPr="00F758B3" w:rsidRDefault="007E3300" w:rsidP="00F758B3">
            <w:pPr>
              <w:pStyle w:val="ListParagraph"/>
              <w:spacing w:line="360" w:lineRule="auto"/>
              <w:ind w:left="0"/>
              <w:jc w:val="both"/>
              <w:rPr>
                <w:ins w:id="5919" w:author="Chara Katiri" w:date="2015-04-12T15:28:00Z"/>
                <w:rFonts w:ascii="Times" w:hAnsi="Times" w:cs="Times New Roman"/>
                <w:sz w:val="22"/>
                <w:szCs w:val="22"/>
                <w:rPrChange w:id="5920" w:author="Chara Katiri" w:date="2015-05-12T13:05:00Z">
                  <w:rPr>
                    <w:ins w:id="5921" w:author="Chara Katiri" w:date="2015-04-12T15:28:00Z"/>
                    <w:rFonts w:ascii="Times" w:hAnsi="Times" w:cs="Times New Roman"/>
                    <w:sz w:val="22"/>
                    <w:szCs w:val="22"/>
                  </w:rPr>
                </w:rPrChange>
              </w:rPr>
              <w:pPrChange w:id="5922" w:author="Chara Katiri" w:date="2015-05-12T13:05:00Z">
                <w:pPr>
                  <w:pStyle w:val="ListParagraph"/>
                  <w:spacing w:line="360" w:lineRule="auto"/>
                  <w:ind w:left="0"/>
                  <w:jc w:val="both"/>
                </w:pPr>
              </w:pPrChange>
            </w:pPr>
          </w:p>
        </w:tc>
        <w:tc>
          <w:tcPr>
            <w:tcW w:w="1169" w:type="dxa"/>
          </w:tcPr>
          <w:p w14:paraId="0A1B52BE" w14:textId="2271AA0F" w:rsidR="007E3300" w:rsidRPr="00F758B3" w:rsidRDefault="00A31F94" w:rsidP="00F758B3">
            <w:pPr>
              <w:pStyle w:val="ListParagraph"/>
              <w:spacing w:line="360" w:lineRule="auto"/>
              <w:ind w:left="0"/>
              <w:jc w:val="both"/>
              <w:rPr>
                <w:ins w:id="5923" w:author="Chara Katiri" w:date="2015-04-12T15:28:00Z"/>
                <w:rFonts w:ascii="Times" w:hAnsi="Times" w:cs="Times New Roman"/>
                <w:sz w:val="22"/>
                <w:szCs w:val="22"/>
                <w:rPrChange w:id="5924" w:author="Chara Katiri" w:date="2015-05-12T13:05:00Z">
                  <w:rPr>
                    <w:ins w:id="5925" w:author="Chara Katiri" w:date="2015-04-12T15:28:00Z"/>
                    <w:rFonts w:ascii="Times" w:hAnsi="Times" w:cs="Times New Roman"/>
                    <w:sz w:val="22"/>
                    <w:szCs w:val="22"/>
                  </w:rPr>
                </w:rPrChange>
              </w:rPr>
              <w:pPrChange w:id="5926" w:author="Chara Katiri" w:date="2015-05-12T13:05:00Z">
                <w:pPr>
                  <w:pStyle w:val="ListParagraph"/>
                  <w:spacing w:line="360" w:lineRule="auto"/>
                  <w:ind w:left="0"/>
                  <w:jc w:val="both"/>
                </w:pPr>
              </w:pPrChange>
            </w:pPr>
            <w:ins w:id="5927" w:author="Chara Katiri" w:date="2015-04-12T17:41:00Z">
              <w:r w:rsidRPr="00F758B3">
                <w:rPr>
                  <w:rFonts w:ascii="Times" w:hAnsi="Times" w:cs="Times New Roman"/>
                  <w:sz w:val="22"/>
                  <w:szCs w:val="22"/>
                  <w:rPrChange w:id="5928" w:author="Chara Katiri" w:date="2015-05-12T13:05:00Z">
                    <w:rPr>
                      <w:rFonts w:ascii="Times" w:hAnsi="Times" w:cs="Times New Roman"/>
                      <w:sz w:val="22"/>
                      <w:szCs w:val="22"/>
                    </w:rPr>
                  </w:rPrChange>
                </w:rPr>
                <w:t>M</w:t>
              </w:r>
            </w:ins>
          </w:p>
        </w:tc>
      </w:tr>
      <w:tr w:rsidR="007E3300" w:rsidRPr="00F758B3" w14:paraId="0F8F5F89" w14:textId="77777777" w:rsidTr="007E3300">
        <w:trPr>
          <w:ins w:id="5929" w:author="Chara Katiri" w:date="2015-04-12T15:28:00Z"/>
        </w:trPr>
        <w:tc>
          <w:tcPr>
            <w:tcW w:w="1116" w:type="dxa"/>
          </w:tcPr>
          <w:p w14:paraId="5EF37A29" w14:textId="64F70A92" w:rsidR="007E3300" w:rsidRPr="00F758B3" w:rsidRDefault="00A31F94" w:rsidP="00F758B3">
            <w:pPr>
              <w:pStyle w:val="ListParagraph"/>
              <w:spacing w:line="360" w:lineRule="auto"/>
              <w:ind w:left="0"/>
              <w:jc w:val="both"/>
              <w:rPr>
                <w:ins w:id="5930" w:author="Chara Katiri" w:date="2015-04-12T15:28:00Z"/>
                <w:rFonts w:ascii="Times" w:hAnsi="Times" w:cs="Times New Roman"/>
                <w:sz w:val="22"/>
                <w:szCs w:val="22"/>
                <w:rPrChange w:id="5931" w:author="Chara Katiri" w:date="2015-05-12T13:05:00Z">
                  <w:rPr>
                    <w:ins w:id="5932" w:author="Chara Katiri" w:date="2015-04-12T15:28:00Z"/>
                    <w:rFonts w:ascii="Times" w:hAnsi="Times" w:cs="Times New Roman"/>
                    <w:sz w:val="22"/>
                    <w:szCs w:val="22"/>
                  </w:rPr>
                </w:rPrChange>
              </w:rPr>
              <w:pPrChange w:id="5933" w:author="Chara Katiri" w:date="2015-05-12T13:05:00Z">
                <w:pPr>
                  <w:pStyle w:val="ListParagraph"/>
                  <w:spacing w:line="360" w:lineRule="auto"/>
                  <w:ind w:left="0"/>
                  <w:jc w:val="both"/>
                </w:pPr>
              </w:pPrChange>
            </w:pPr>
            <w:ins w:id="5934" w:author="Chara Katiri" w:date="2015-04-12T17:41:00Z">
              <w:r w:rsidRPr="00F758B3">
                <w:rPr>
                  <w:rFonts w:ascii="Times" w:hAnsi="Times" w:cs="Times New Roman"/>
                  <w:sz w:val="22"/>
                  <w:szCs w:val="22"/>
                  <w:rPrChange w:id="5935" w:author="Chara Katiri" w:date="2015-05-12T13:05:00Z">
                    <w:rPr>
                      <w:rFonts w:ascii="Times" w:hAnsi="Times" w:cs="Times New Roman"/>
                      <w:sz w:val="22"/>
                      <w:szCs w:val="22"/>
                    </w:rPr>
                  </w:rPrChange>
                </w:rPr>
                <w:t>6</w:t>
              </w:r>
            </w:ins>
          </w:p>
        </w:tc>
        <w:tc>
          <w:tcPr>
            <w:tcW w:w="3960" w:type="dxa"/>
          </w:tcPr>
          <w:p w14:paraId="3DA269FC" w14:textId="67C9A439" w:rsidR="007E3300" w:rsidRPr="00F758B3" w:rsidRDefault="00457BD9" w:rsidP="00F758B3">
            <w:pPr>
              <w:pStyle w:val="ListParagraph"/>
              <w:spacing w:line="360" w:lineRule="auto"/>
              <w:ind w:left="0"/>
              <w:jc w:val="both"/>
              <w:rPr>
                <w:ins w:id="5936" w:author="Chara Katiri" w:date="2015-04-12T15:28:00Z"/>
                <w:rFonts w:ascii="Times" w:hAnsi="Times" w:cs="Times New Roman"/>
                <w:sz w:val="22"/>
                <w:szCs w:val="22"/>
                <w:rPrChange w:id="5937" w:author="Chara Katiri" w:date="2015-05-12T13:05:00Z">
                  <w:rPr>
                    <w:ins w:id="5938" w:author="Chara Katiri" w:date="2015-04-12T15:28:00Z"/>
                    <w:rFonts w:ascii="Times" w:hAnsi="Times" w:cs="Times New Roman"/>
                    <w:sz w:val="22"/>
                    <w:szCs w:val="22"/>
                  </w:rPr>
                </w:rPrChange>
              </w:rPr>
              <w:pPrChange w:id="5939" w:author="Chara Katiri" w:date="2015-05-12T13:05:00Z">
                <w:pPr>
                  <w:pStyle w:val="ListParagraph"/>
                  <w:spacing w:line="360" w:lineRule="auto"/>
                  <w:ind w:left="0"/>
                  <w:jc w:val="both"/>
                </w:pPr>
              </w:pPrChange>
            </w:pPr>
            <w:ins w:id="5940" w:author="Chara Katiri" w:date="2015-05-12T13:23:00Z">
              <w:r w:rsidRPr="000107C7">
                <w:rPr>
                  <w:rFonts w:ascii="Times" w:hAnsi="Times" w:cs="Times New Roman"/>
                  <w:sz w:val="22"/>
                  <w:szCs w:val="22"/>
                </w:rPr>
                <w:t xml:space="preserve">The system must provide logout functionality. </w:t>
              </w:r>
            </w:ins>
          </w:p>
        </w:tc>
        <w:tc>
          <w:tcPr>
            <w:tcW w:w="1274" w:type="dxa"/>
          </w:tcPr>
          <w:p w14:paraId="1AC8C263" w14:textId="4DB8151F" w:rsidR="007E3300" w:rsidRPr="00F758B3" w:rsidRDefault="00A31F94" w:rsidP="00F758B3">
            <w:pPr>
              <w:pStyle w:val="ListParagraph"/>
              <w:spacing w:line="360" w:lineRule="auto"/>
              <w:ind w:left="0"/>
              <w:jc w:val="both"/>
              <w:rPr>
                <w:ins w:id="5941" w:author="Chara Katiri" w:date="2015-04-12T15:28:00Z"/>
                <w:rFonts w:ascii="Times" w:hAnsi="Times" w:cs="Times New Roman"/>
                <w:sz w:val="22"/>
                <w:szCs w:val="22"/>
                <w:rPrChange w:id="5942" w:author="Chara Katiri" w:date="2015-05-12T13:05:00Z">
                  <w:rPr>
                    <w:ins w:id="5943" w:author="Chara Katiri" w:date="2015-04-12T15:28:00Z"/>
                    <w:rFonts w:ascii="Times" w:hAnsi="Times" w:cs="Times New Roman"/>
                    <w:sz w:val="22"/>
                    <w:szCs w:val="22"/>
                  </w:rPr>
                </w:rPrChange>
              </w:rPr>
              <w:pPrChange w:id="5944" w:author="Chara Katiri" w:date="2015-05-12T13:05:00Z">
                <w:pPr>
                  <w:pStyle w:val="ListParagraph"/>
                  <w:spacing w:line="360" w:lineRule="auto"/>
                  <w:ind w:left="0"/>
                  <w:jc w:val="both"/>
                </w:pPr>
              </w:pPrChange>
            </w:pPr>
            <w:ins w:id="5945" w:author="Chara Katiri" w:date="2015-04-12T17:41:00Z">
              <w:r w:rsidRPr="00F758B3">
                <w:rPr>
                  <w:rFonts w:ascii="Times" w:hAnsi="Times" w:cs="Times New Roman"/>
                  <w:sz w:val="22"/>
                  <w:szCs w:val="22"/>
                  <w:rPrChange w:id="5946" w:author="Chara Katiri" w:date="2015-05-12T13:05:00Z">
                    <w:rPr>
                      <w:rFonts w:ascii="Times" w:hAnsi="Times" w:cs="Times New Roman"/>
                      <w:sz w:val="22"/>
                      <w:szCs w:val="22"/>
                    </w:rPr>
                  </w:rPrChange>
                </w:rPr>
                <w:t>Functional</w:t>
              </w:r>
            </w:ins>
          </w:p>
        </w:tc>
        <w:tc>
          <w:tcPr>
            <w:tcW w:w="1609" w:type="dxa"/>
          </w:tcPr>
          <w:p w14:paraId="22D621A4" w14:textId="77777777" w:rsidR="007E3300" w:rsidRPr="00F758B3" w:rsidRDefault="007E3300" w:rsidP="00F758B3">
            <w:pPr>
              <w:pStyle w:val="ListParagraph"/>
              <w:spacing w:line="360" w:lineRule="auto"/>
              <w:ind w:left="0"/>
              <w:jc w:val="both"/>
              <w:rPr>
                <w:ins w:id="5947" w:author="Chara Katiri" w:date="2015-04-12T15:28:00Z"/>
                <w:rFonts w:ascii="Times" w:hAnsi="Times" w:cs="Times New Roman"/>
                <w:sz w:val="22"/>
                <w:szCs w:val="22"/>
                <w:rPrChange w:id="5948" w:author="Chara Katiri" w:date="2015-05-12T13:05:00Z">
                  <w:rPr>
                    <w:ins w:id="5949" w:author="Chara Katiri" w:date="2015-04-12T15:28:00Z"/>
                    <w:rFonts w:ascii="Times" w:hAnsi="Times" w:cs="Times New Roman"/>
                    <w:sz w:val="22"/>
                    <w:szCs w:val="22"/>
                  </w:rPr>
                </w:rPrChange>
              </w:rPr>
              <w:pPrChange w:id="5950" w:author="Chara Katiri" w:date="2015-05-12T13:05:00Z">
                <w:pPr>
                  <w:pStyle w:val="ListParagraph"/>
                  <w:spacing w:line="360" w:lineRule="auto"/>
                  <w:ind w:left="0"/>
                  <w:jc w:val="both"/>
                </w:pPr>
              </w:pPrChange>
            </w:pPr>
          </w:p>
        </w:tc>
        <w:tc>
          <w:tcPr>
            <w:tcW w:w="1169" w:type="dxa"/>
          </w:tcPr>
          <w:p w14:paraId="0BD5439C" w14:textId="575876B1" w:rsidR="007E3300" w:rsidRPr="00F758B3" w:rsidRDefault="00457BD9" w:rsidP="00F758B3">
            <w:pPr>
              <w:pStyle w:val="ListParagraph"/>
              <w:spacing w:line="360" w:lineRule="auto"/>
              <w:ind w:left="0"/>
              <w:jc w:val="both"/>
              <w:rPr>
                <w:ins w:id="5951" w:author="Chara Katiri" w:date="2015-04-12T15:28:00Z"/>
                <w:rFonts w:ascii="Times" w:hAnsi="Times" w:cs="Times New Roman"/>
                <w:sz w:val="22"/>
                <w:szCs w:val="22"/>
                <w:rPrChange w:id="5952" w:author="Chara Katiri" w:date="2015-05-12T13:05:00Z">
                  <w:rPr>
                    <w:ins w:id="5953" w:author="Chara Katiri" w:date="2015-04-12T15:28:00Z"/>
                    <w:rFonts w:ascii="Times" w:hAnsi="Times" w:cs="Times New Roman"/>
                    <w:sz w:val="22"/>
                    <w:szCs w:val="22"/>
                  </w:rPr>
                </w:rPrChange>
              </w:rPr>
              <w:pPrChange w:id="5954" w:author="Chara Katiri" w:date="2015-05-12T13:05:00Z">
                <w:pPr>
                  <w:pStyle w:val="ListParagraph"/>
                  <w:spacing w:line="360" w:lineRule="auto"/>
                  <w:ind w:left="0"/>
                  <w:jc w:val="both"/>
                </w:pPr>
              </w:pPrChange>
            </w:pPr>
            <w:ins w:id="5955" w:author="Chara Katiri" w:date="2015-04-12T17:41:00Z">
              <w:r>
                <w:rPr>
                  <w:rFonts w:ascii="Times" w:hAnsi="Times" w:cs="Times New Roman"/>
                  <w:sz w:val="22"/>
                  <w:szCs w:val="22"/>
                  <w:rPrChange w:id="5956" w:author="Chara Katiri" w:date="2015-05-12T13:05:00Z">
                    <w:rPr>
                      <w:rFonts w:ascii="Times" w:hAnsi="Times" w:cs="Times New Roman"/>
                      <w:sz w:val="22"/>
                      <w:szCs w:val="22"/>
                    </w:rPr>
                  </w:rPrChange>
                </w:rPr>
                <w:t>M</w:t>
              </w:r>
            </w:ins>
          </w:p>
        </w:tc>
      </w:tr>
      <w:tr w:rsidR="007E3300" w:rsidRPr="00F758B3" w14:paraId="25110705" w14:textId="77777777" w:rsidTr="007E3300">
        <w:trPr>
          <w:ins w:id="5957" w:author="Chara Katiri" w:date="2015-04-12T15:28:00Z"/>
        </w:trPr>
        <w:tc>
          <w:tcPr>
            <w:tcW w:w="1116" w:type="dxa"/>
          </w:tcPr>
          <w:p w14:paraId="0A50D687" w14:textId="745D6425" w:rsidR="007E3300" w:rsidRPr="00F758B3" w:rsidRDefault="00A31F94" w:rsidP="00F758B3">
            <w:pPr>
              <w:pStyle w:val="ListParagraph"/>
              <w:spacing w:line="360" w:lineRule="auto"/>
              <w:ind w:left="0"/>
              <w:jc w:val="both"/>
              <w:rPr>
                <w:ins w:id="5958" w:author="Chara Katiri" w:date="2015-04-12T15:28:00Z"/>
                <w:rFonts w:ascii="Times" w:hAnsi="Times" w:cs="Times New Roman"/>
                <w:sz w:val="22"/>
                <w:szCs w:val="22"/>
                <w:rPrChange w:id="5959" w:author="Chara Katiri" w:date="2015-05-12T13:05:00Z">
                  <w:rPr>
                    <w:ins w:id="5960" w:author="Chara Katiri" w:date="2015-04-12T15:28:00Z"/>
                    <w:rFonts w:ascii="Times" w:hAnsi="Times" w:cs="Times New Roman"/>
                    <w:sz w:val="22"/>
                    <w:szCs w:val="22"/>
                  </w:rPr>
                </w:rPrChange>
              </w:rPr>
              <w:pPrChange w:id="5961" w:author="Chara Katiri" w:date="2015-05-12T13:05:00Z">
                <w:pPr>
                  <w:pStyle w:val="ListParagraph"/>
                  <w:spacing w:line="360" w:lineRule="auto"/>
                  <w:ind w:left="0"/>
                  <w:jc w:val="both"/>
                </w:pPr>
              </w:pPrChange>
            </w:pPr>
            <w:ins w:id="5962" w:author="Chara Katiri" w:date="2015-04-12T17:41:00Z">
              <w:r w:rsidRPr="00F758B3">
                <w:rPr>
                  <w:rFonts w:ascii="Times" w:hAnsi="Times" w:cs="Times New Roman"/>
                  <w:sz w:val="22"/>
                  <w:szCs w:val="22"/>
                  <w:rPrChange w:id="5963" w:author="Chara Katiri" w:date="2015-05-12T13:05:00Z">
                    <w:rPr>
                      <w:rFonts w:ascii="Times" w:hAnsi="Times" w:cs="Times New Roman"/>
                      <w:sz w:val="22"/>
                      <w:szCs w:val="22"/>
                    </w:rPr>
                  </w:rPrChange>
                </w:rPr>
                <w:t>7</w:t>
              </w:r>
            </w:ins>
          </w:p>
        </w:tc>
        <w:tc>
          <w:tcPr>
            <w:tcW w:w="3960" w:type="dxa"/>
          </w:tcPr>
          <w:p w14:paraId="5A429EA8" w14:textId="5E74062C" w:rsidR="00457BD9" w:rsidRPr="00F758B3" w:rsidRDefault="00457BD9" w:rsidP="00F758B3">
            <w:pPr>
              <w:pStyle w:val="ListParagraph"/>
              <w:spacing w:line="360" w:lineRule="auto"/>
              <w:ind w:left="0"/>
              <w:jc w:val="both"/>
              <w:rPr>
                <w:ins w:id="5964" w:author="Chara Katiri" w:date="2015-04-12T15:28:00Z"/>
                <w:rFonts w:ascii="Times" w:hAnsi="Times" w:cs="Times New Roman"/>
                <w:sz w:val="22"/>
                <w:szCs w:val="22"/>
                <w:rPrChange w:id="5965" w:author="Chara Katiri" w:date="2015-05-12T13:05:00Z">
                  <w:rPr>
                    <w:ins w:id="5966" w:author="Chara Katiri" w:date="2015-04-12T15:28:00Z"/>
                    <w:rFonts w:ascii="Times" w:hAnsi="Times" w:cs="Times New Roman"/>
                    <w:sz w:val="22"/>
                    <w:szCs w:val="22"/>
                  </w:rPr>
                </w:rPrChange>
              </w:rPr>
              <w:pPrChange w:id="5967" w:author="Chara Katiri" w:date="2015-05-12T13:05:00Z">
                <w:pPr>
                  <w:pStyle w:val="ListParagraph"/>
                  <w:spacing w:line="360" w:lineRule="auto"/>
                  <w:ind w:left="0"/>
                  <w:jc w:val="both"/>
                </w:pPr>
              </w:pPrChange>
            </w:pPr>
            <w:ins w:id="5968" w:author="Chara Katiri" w:date="2015-05-12T13:23:00Z">
              <w:r w:rsidRPr="000107C7">
                <w:rPr>
                  <w:rFonts w:ascii="Times" w:hAnsi="Times" w:cs="Times New Roman"/>
                  <w:sz w:val="22"/>
                  <w:szCs w:val="22"/>
                </w:rPr>
                <w:t>The system must provide a ‘Forgot my password’ functionality to allow users reset their password.</w:t>
              </w:r>
            </w:ins>
          </w:p>
        </w:tc>
        <w:tc>
          <w:tcPr>
            <w:tcW w:w="1274" w:type="dxa"/>
          </w:tcPr>
          <w:p w14:paraId="48CD73EA" w14:textId="2A0F27AC" w:rsidR="007E3300" w:rsidRPr="00F758B3" w:rsidRDefault="00A31F94" w:rsidP="00F758B3">
            <w:pPr>
              <w:pStyle w:val="ListParagraph"/>
              <w:spacing w:line="360" w:lineRule="auto"/>
              <w:ind w:left="0"/>
              <w:jc w:val="both"/>
              <w:rPr>
                <w:ins w:id="5969" w:author="Chara Katiri" w:date="2015-04-12T15:28:00Z"/>
                <w:rFonts w:ascii="Times" w:hAnsi="Times" w:cs="Times New Roman"/>
                <w:sz w:val="22"/>
                <w:szCs w:val="22"/>
                <w:rPrChange w:id="5970" w:author="Chara Katiri" w:date="2015-05-12T13:05:00Z">
                  <w:rPr>
                    <w:ins w:id="5971" w:author="Chara Katiri" w:date="2015-04-12T15:28:00Z"/>
                    <w:rFonts w:ascii="Times" w:hAnsi="Times" w:cs="Times New Roman"/>
                    <w:sz w:val="22"/>
                    <w:szCs w:val="22"/>
                  </w:rPr>
                </w:rPrChange>
              </w:rPr>
              <w:pPrChange w:id="5972" w:author="Chara Katiri" w:date="2015-05-12T13:05:00Z">
                <w:pPr>
                  <w:pStyle w:val="ListParagraph"/>
                  <w:spacing w:line="360" w:lineRule="auto"/>
                  <w:ind w:left="0"/>
                  <w:jc w:val="both"/>
                </w:pPr>
              </w:pPrChange>
            </w:pPr>
            <w:ins w:id="5973" w:author="Chara Katiri" w:date="2015-04-12T17:41:00Z">
              <w:r w:rsidRPr="00F758B3">
                <w:rPr>
                  <w:rFonts w:ascii="Times" w:hAnsi="Times" w:cs="Times New Roman"/>
                  <w:sz w:val="22"/>
                  <w:szCs w:val="22"/>
                  <w:rPrChange w:id="5974" w:author="Chara Katiri" w:date="2015-05-12T13:05:00Z">
                    <w:rPr>
                      <w:rFonts w:ascii="Times" w:hAnsi="Times" w:cs="Times New Roman"/>
                      <w:sz w:val="22"/>
                      <w:szCs w:val="22"/>
                    </w:rPr>
                  </w:rPrChange>
                </w:rPr>
                <w:t>Functional</w:t>
              </w:r>
            </w:ins>
          </w:p>
        </w:tc>
        <w:tc>
          <w:tcPr>
            <w:tcW w:w="1609" w:type="dxa"/>
          </w:tcPr>
          <w:p w14:paraId="0CE4AC88" w14:textId="77777777" w:rsidR="007E3300" w:rsidRPr="00F758B3" w:rsidRDefault="007E3300" w:rsidP="00F758B3">
            <w:pPr>
              <w:pStyle w:val="ListParagraph"/>
              <w:spacing w:line="360" w:lineRule="auto"/>
              <w:ind w:left="0"/>
              <w:jc w:val="both"/>
              <w:rPr>
                <w:ins w:id="5975" w:author="Chara Katiri" w:date="2015-04-12T15:28:00Z"/>
                <w:rFonts w:ascii="Times" w:hAnsi="Times" w:cs="Times New Roman"/>
                <w:sz w:val="22"/>
                <w:szCs w:val="22"/>
                <w:rPrChange w:id="5976" w:author="Chara Katiri" w:date="2015-05-12T13:05:00Z">
                  <w:rPr>
                    <w:ins w:id="5977" w:author="Chara Katiri" w:date="2015-04-12T15:28:00Z"/>
                    <w:rFonts w:ascii="Times" w:hAnsi="Times" w:cs="Times New Roman"/>
                    <w:sz w:val="22"/>
                    <w:szCs w:val="22"/>
                  </w:rPr>
                </w:rPrChange>
              </w:rPr>
              <w:pPrChange w:id="5978" w:author="Chara Katiri" w:date="2015-05-12T13:05:00Z">
                <w:pPr>
                  <w:pStyle w:val="ListParagraph"/>
                  <w:spacing w:line="360" w:lineRule="auto"/>
                  <w:ind w:left="0"/>
                  <w:jc w:val="both"/>
                </w:pPr>
              </w:pPrChange>
            </w:pPr>
          </w:p>
        </w:tc>
        <w:tc>
          <w:tcPr>
            <w:tcW w:w="1169" w:type="dxa"/>
          </w:tcPr>
          <w:p w14:paraId="3BBB8CB0" w14:textId="4109FC08" w:rsidR="007E3300" w:rsidRPr="00F758B3" w:rsidRDefault="00457BD9" w:rsidP="00F758B3">
            <w:pPr>
              <w:pStyle w:val="ListParagraph"/>
              <w:spacing w:line="360" w:lineRule="auto"/>
              <w:ind w:left="0"/>
              <w:jc w:val="both"/>
              <w:rPr>
                <w:ins w:id="5979" w:author="Chara Katiri" w:date="2015-04-12T15:28:00Z"/>
                <w:rFonts w:ascii="Times" w:hAnsi="Times" w:cs="Times New Roman"/>
                <w:sz w:val="22"/>
                <w:szCs w:val="22"/>
                <w:rPrChange w:id="5980" w:author="Chara Katiri" w:date="2015-05-12T13:05:00Z">
                  <w:rPr>
                    <w:ins w:id="5981" w:author="Chara Katiri" w:date="2015-04-12T15:28:00Z"/>
                    <w:rFonts w:ascii="Times" w:hAnsi="Times" w:cs="Times New Roman"/>
                    <w:sz w:val="22"/>
                    <w:szCs w:val="22"/>
                  </w:rPr>
                </w:rPrChange>
              </w:rPr>
              <w:pPrChange w:id="5982" w:author="Chara Katiri" w:date="2015-05-12T13:05:00Z">
                <w:pPr>
                  <w:pStyle w:val="ListParagraph"/>
                  <w:spacing w:line="360" w:lineRule="auto"/>
                  <w:ind w:left="0"/>
                  <w:jc w:val="both"/>
                </w:pPr>
              </w:pPrChange>
            </w:pPr>
            <w:ins w:id="5983" w:author="Chara Katiri" w:date="2015-04-12T17:41:00Z">
              <w:r>
                <w:rPr>
                  <w:rFonts w:ascii="Times" w:hAnsi="Times" w:cs="Times New Roman"/>
                  <w:sz w:val="22"/>
                  <w:szCs w:val="22"/>
                  <w:rPrChange w:id="5984" w:author="Chara Katiri" w:date="2015-05-12T13:05:00Z">
                    <w:rPr>
                      <w:rFonts w:ascii="Times" w:hAnsi="Times" w:cs="Times New Roman"/>
                      <w:sz w:val="22"/>
                      <w:szCs w:val="22"/>
                    </w:rPr>
                  </w:rPrChange>
                </w:rPr>
                <w:t>C</w:t>
              </w:r>
            </w:ins>
          </w:p>
        </w:tc>
      </w:tr>
      <w:tr w:rsidR="007E3300" w:rsidRPr="00F758B3" w14:paraId="599AFA53" w14:textId="77777777" w:rsidTr="007E3300">
        <w:trPr>
          <w:ins w:id="5985" w:author="Chara Katiri" w:date="2015-04-12T15:28:00Z"/>
        </w:trPr>
        <w:tc>
          <w:tcPr>
            <w:tcW w:w="1116" w:type="dxa"/>
          </w:tcPr>
          <w:p w14:paraId="1946FE72" w14:textId="65F01788" w:rsidR="007E3300" w:rsidRPr="00F758B3" w:rsidRDefault="00D71A41" w:rsidP="00F758B3">
            <w:pPr>
              <w:pStyle w:val="ListParagraph"/>
              <w:spacing w:line="360" w:lineRule="auto"/>
              <w:ind w:left="0"/>
              <w:jc w:val="both"/>
              <w:rPr>
                <w:ins w:id="5986" w:author="Chara Katiri" w:date="2015-04-12T15:28:00Z"/>
                <w:rFonts w:ascii="Times" w:hAnsi="Times" w:cs="Times New Roman"/>
                <w:sz w:val="22"/>
                <w:szCs w:val="22"/>
                <w:rPrChange w:id="5987" w:author="Chara Katiri" w:date="2015-05-12T13:05:00Z">
                  <w:rPr>
                    <w:ins w:id="5988" w:author="Chara Katiri" w:date="2015-04-12T15:28:00Z"/>
                    <w:rFonts w:ascii="Times" w:hAnsi="Times" w:cs="Times New Roman"/>
                    <w:sz w:val="22"/>
                    <w:szCs w:val="22"/>
                  </w:rPr>
                </w:rPrChange>
              </w:rPr>
              <w:pPrChange w:id="5989" w:author="Chara Katiri" w:date="2015-05-12T13:05:00Z">
                <w:pPr>
                  <w:pStyle w:val="ListParagraph"/>
                  <w:spacing w:line="360" w:lineRule="auto"/>
                  <w:ind w:left="0"/>
                  <w:jc w:val="both"/>
                </w:pPr>
              </w:pPrChange>
            </w:pPr>
            <w:ins w:id="5990" w:author="Chara Katiri" w:date="2015-04-12T17:42:00Z">
              <w:r w:rsidRPr="00F758B3">
                <w:rPr>
                  <w:rFonts w:ascii="Times" w:hAnsi="Times" w:cs="Times New Roman"/>
                  <w:sz w:val="22"/>
                  <w:szCs w:val="22"/>
                  <w:rPrChange w:id="5991" w:author="Chara Katiri" w:date="2015-05-12T13:05:00Z">
                    <w:rPr>
                      <w:rFonts w:ascii="Times" w:hAnsi="Times" w:cs="Times New Roman"/>
                      <w:sz w:val="22"/>
                      <w:szCs w:val="22"/>
                    </w:rPr>
                  </w:rPrChange>
                </w:rPr>
                <w:t>8</w:t>
              </w:r>
            </w:ins>
          </w:p>
        </w:tc>
        <w:tc>
          <w:tcPr>
            <w:tcW w:w="3960" w:type="dxa"/>
          </w:tcPr>
          <w:p w14:paraId="539C14A9" w14:textId="75DD2DD1" w:rsidR="007E3300" w:rsidRPr="00F758B3" w:rsidRDefault="007E3300" w:rsidP="00F758B3">
            <w:pPr>
              <w:pStyle w:val="ListParagraph"/>
              <w:spacing w:line="360" w:lineRule="auto"/>
              <w:ind w:left="0"/>
              <w:jc w:val="both"/>
              <w:rPr>
                <w:ins w:id="5992" w:author="Chara Katiri" w:date="2015-04-12T15:28:00Z"/>
                <w:rFonts w:ascii="Times" w:hAnsi="Times" w:cs="Times New Roman"/>
                <w:sz w:val="22"/>
                <w:szCs w:val="22"/>
                <w:rPrChange w:id="5993" w:author="Chara Katiri" w:date="2015-05-12T13:05:00Z">
                  <w:rPr>
                    <w:ins w:id="5994" w:author="Chara Katiri" w:date="2015-04-12T15:28:00Z"/>
                    <w:rFonts w:ascii="Times" w:hAnsi="Times" w:cs="Times New Roman"/>
                    <w:sz w:val="22"/>
                    <w:szCs w:val="22"/>
                  </w:rPr>
                </w:rPrChange>
              </w:rPr>
              <w:pPrChange w:id="5995" w:author="Chara Katiri" w:date="2015-05-12T13:05:00Z">
                <w:pPr>
                  <w:pStyle w:val="ListParagraph"/>
                  <w:spacing w:line="360" w:lineRule="auto"/>
                  <w:ind w:left="0"/>
                  <w:jc w:val="both"/>
                </w:pPr>
              </w:pPrChange>
            </w:pPr>
            <w:ins w:id="5996" w:author="Chara Katiri" w:date="2015-04-12T15:28:00Z">
              <w:r w:rsidRPr="00F758B3">
                <w:rPr>
                  <w:rFonts w:ascii="Times" w:hAnsi="Times" w:cs="Times New Roman"/>
                  <w:sz w:val="22"/>
                  <w:szCs w:val="22"/>
                  <w:rPrChange w:id="5997" w:author="Chara Katiri" w:date="2015-05-12T13:05:00Z">
                    <w:rPr>
                      <w:rFonts w:ascii="Times" w:hAnsi="Times" w:cs="Times New Roman"/>
                      <w:sz w:val="22"/>
                      <w:szCs w:val="22"/>
                    </w:rPr>
                  </w:rPrChange>
                </w:rPr>
                <w:t xml:space="preserve">The system won’t require the users to register. The login process will be based on the existing UoS Active Directory (AD) groups. New </w:t>
              </w:r>
            </w:ins>
            <w:ins w:id="5998" w:author="Chara Katiri" w:date="2015-04-12T15:35:00Z">
              <w:r w:rsidR="00810221" w:rsidRPr="00F758B3">
                <w:rPr>
                  <w:rFonts w:ascii="Times" w:hAnsi="Times" w:cs="Times New Roman"/>
                  <w:sz w:val="22"/>
                  <w:szCs w:val="22"/>
                  <w:rPrChange w:id="5999" w:author="Chara Katiri" w:date="2015-05-12T13:05:00Z">
                    <w:rPr>
                      <w:rFonts w:ascii="Times" w:hAnsi="Times" w:cs="Times New Roman"/>
                      <w:sz w:val="22"/>
                      <w:szCs w:val="22"/>
                    </w:rPr>
                  </w:rPrChange>
                </w:rPr>
                <w:t>students</w:t>
              </w:r>
            </w:ins>
            <w:ins w:id="6000" w:author="Chara Katiri" w:date="2015-05-02T14:29:00Z">
              <w:r w:rsidR="006C3C9B" w:rsidRPr="00F758B3">
                <w:rPr>
                  <w:rFonts w:ascii="Times" w:hAnsi="Times" w:cs="Times New Roman"/>
                  <w:sz w:val="22"/>
                  <w:szCs w:val="22"/>
                  <w:rPrChange w:id="6001" w:author="Chara Katiri" w:date="2015-05-12T13:05:00Z">
                    <w:rPr>
                      <w:rFonts w:ascii="Times" w:hAnsi="Times" w:cs="Times New Roman"/>
                      <w:sz w:val="22"/>
                      <w:szCs w:val="22"/>
                    </w:rPr>
                  </w:rPrChange>
                </w:rPr>
                <w:t xml:space="preserve"> and </w:t>
              </w:r>
              <w:r w:rsidR="0099186E" w:rsidRPr="00F758B3">
                <w:rPr>
                  <w:rFonts w:ascii="Times" w:hAnsi="Times" w:cs="Times New Roman"/>
                  <w:sz w:val="22"/>
                  <w:szCs w:val="22"/>
                  <w:rPrChange w:id="6002" w:author="Chara Katiri" w:date="2015-05-12T13:05:00Z">
                    <w:rPr>
                      <w:rFonts w:ascii="Times" w:hAnsi="Times" w:cs="Times New Roman"/>
                      <w:sz w:val="22"/>
                      <w:szCs w:val="22"/>
                    </w:rPr>
                  </w:rPrChange>
                </w:rPr>
                <w:t>staff</w:t>
              </w:r>
            </w:ins>
            <w:ins w:id="6003" w:author="Chara Katiri" w:date="2015-04-12T15:28:00Z">
              <w:r w:rsidRPr="00F758B3">
                <w:rPr>
                  <w:rFonts w:ascii="Times" w:hAnsi="Times" w:cs="Times New Roman"/>
                  <w:sz w:val="22"/>
                  <w:szCs w:val="22"/>
                  <w:rPrChange w:id="6004" w:author="Chara Katiri" w:date="2015-05-12T13:05:00Z">
                    <w:rPr>
                      <w:rFonts w:ascii="Times" w:hAnsi="Times" w:cs="Times New Roman"/>
                      <w:sz w:val="22"/>
                      <w:szCs w:val="22"/>
                    </w:rPr>
                  </w:rPrChange>
                </w:rPr>
                <w:t xml:space="preserve"> will be automatically added in the </w:t>
              </w:r>
            </w:ins>
            <w:ins w:id="6005" w:author="Chara Katiri" w:date="2015-04-12T15:35:00Z">
              <w:r w:rsidR="00810221" w:rsidRPr="00F758B3">
                <w:rPr>
                  <w:rFonts w:ascii="Times" w:hAnsi="Times" w:cs="Times New Roman"/>
                  <w:sz w:val="22"/>
                  <w:szCs w:val="22"/>
                  <w:rPrChange w:id="6006" w:author="Chara Katiri" w:date="2015-05-12T13:05:00Z">
                    <w:rPr>
                      <w:rFonts w:ascii="Times" w:hAnsi="Times" w:cs="Times New Roman"/>
                      <w:sz w:val="22"/>
                      <w:szCs w:val="22"/>
                    </w:rPr>
                  </w:rPrChange>
                </w:rPr>
                <w:t>AD group and they will be able to access the website</w:t>
              </w:r>
            </w:ins>
            <w:ins w:id="6007" w:author="Chara Katiri" w:date="2015-04-12T15:28:00Z">
              <w:r w:rsidRPr="00F758B3">
                <w:rPr>
                  <w:rFonts w:ascii="Times" w:hAnsi="Times" w:cs="Times New Roman"/>
                  <w:sz w:val="22"/>
                  <w:szCs w:val="22"/>
                  <w:rPrChange w:id="6008" w:author="Chara Katiri" w:date="2015-05-12T13:05:00Z">
                    <w:rPr>
                      <w:rFonts w:ascii="Times" w:hAnsi="Times" w:cs="Times New Roman"/>
                      <w:sz w:val="22"/>
                      <w:szCs w:val="22"/>
                    </w:rPr>
                  </w:rPrChange>
                </w:rPr>
                <w:t xml:space="preserve">. </w:t>
              </w:r>
            </w:ins>
          </w:p>
        </w:tc>
        <w:tc>
          <w:tcPr>
            <w:tcW w:w="1274" w:type="dxa"/>
          </w:tcPr>
          <w:p w14:paraId="25D1688B" w14:textId="77777777" w:rsidR="007E3300" w:rsidRPr="00F758B3" w:rsidRDefault="007E3300" w:rsidP="00F758B3">
            <w:pPr>
              <w:pStyle w:val="ListParagraph"/>
              <w:spacing w:line="360" w:lineRule="auto"/>
              <w:ind w:left="0"/>
              <w:jc w:val="both"/>
              <w:rPr>
                <w:ins w:id="6009" w:author="Chara Katiri" w:date="2015-04-12T15:28:00Z"/>
                <w:rFonts w:ascii="Times" w:hAnsi="Times" w:cs="Times New Roman"/>
                <w:sz w:val="22"/>
                <w:szCs w:val="22"/>
                <w:rPrChange w:id="6010" w:author="Chara Katiri" w:date="2015-05-12T13:05:00Z">
                  <w:rPr>
                    <w:ins w:id="6011" w:author="Chara Katiri" w:date="2015-04-12T15:28:00Z"/>
                    <w:rFonts w:ascii="Times" w:hAnsi="Times" w:cs="Times New Roman"/>
                    <w:sz w:val="22"/>
                    <w:szCs w:val="22"/>
                  </w:rPr>
                </w:rPrChange>
              </w:rPr>
              <w:pPrChange w:id="6012" w:author="Chara Katiri" w:date="2015-05-12T13:05:00Z">
                <w:pPr>
                  <w:pStyle w:val="ListParagraph"/>
                  <w:spacing w:line="360" w:lineRule="auto"/>
                  <w:ind w:left="0"/>
                  <w:jc w:val="both"/>
                </w:pPr>
              </w:pPrChange>
            </w:pPr>
            <w:ins w:id="6013" w:author="Chara Katiri" w:date="2015-04-12T15:28:00Z">
              <w:r w:rsidRPr="00F758B3">
                <w:rPr>
                  <w:rFonts w:ascii="Times" w:hAnsi="Times" w:cs="Times New Roman"/>
                  <w:sz w:val="22"/>
                  <w:szCs w:val="22"/>
                  <w:rPrChange w:id="6014" w:author="Chara Katiri" w:date="2015-05-12T13:05:00Z">
                    <w:rPr>
                      <w:rFonts w:ascii="Times" w:hAnsi="Times" w:cs="Times New Roman"/>
                      <w:sz w:val="22"/>
                      <w:szCs w:val="22"/>
                    </w:rPr>
                  </w:rPrChange>
                </w:rPr>
                <w:t>Functional</w:t>
              </w:r>
            </w:ins>
          </w:p>
        </w:tc>
        <w:tc>
          <w:tcPr>
            <w:tcW w:w="1609" w:type="dxa"/>
          </w:tcPr>
          <w:p w14:paraId="6DA46B78" w14:textId="77777777" w:rsidR="007E3300" w:rsidRPr="00F758B3" w:rsidRDefault="007E3300" w:rsidP="00F758B3">
            <w:pPr>
              <w:pStyle w:val="ListParagraph"/>
              <w:spacing w:line="360" w:lineRule="auto"/>
              <w:ind w:left="0"/>
              <w:jc w:val="both"/>
              <w:rPr>
                <w:ins w:id="6015" w:author="Chara Katiri" w:date="2015-04-12T15:28:00Z"/>
                <w:rFonts w:ascii="Times" w:hAnsi="Times" w:cs="Times New Roman"/>
                <w:sz w:val="22"/>
                <w:szCs w:val="22"/>
                <w:rPrChange w:id="6016" w:author="Chara Katiri" w:date="2015-05-12T13:05:00Z">
                  <w:rPr>
                    <w:ins w:id="6017" w:author="Chara Katiri" w:date="2015-04-12T15:28:00Z"/>
                    <w:rFonts w:ascii="Times" w:hAnsi="Times" w:cs="Times New Roman"/>
                    <w:sz w:val="22"/>
                    <w:szCs w:val="22"/>
                  </w:rPr>
                </w:rPrChange>
              </w:rPr>
              <w:pPrChange w:id="6018" w:author="Chara Katiri" w:date="2015-05-12T13:05:00Z">
                <w:pPr>
                  <w:pStyle w:val="ListParagraph"/>
                  <w:spacing w:line="360" w:lineRule="auto"/>
                  <w:ind w:left="0"/>
                  <w:jc w:val="both"/>
                </w:pPr>
              </w:pPrChange>
            </w:pPr>
          </w:p>
        </w:tc>
        <w:tc>
          <w:tcPr>
            <w:tcW w:w="1169" w:type="dxa"/>
          </w:tcPr>
          <w:p w14:paraId="57BBC5AA" w14:textId="77777777" w:rsidR="007E3300" w:rsidRPr="00F758B3" w:rsidRDefault="007E3300" w:rsidP="00F758B3">
            <w:pPr>
              <w:pStyle w:val="ListParagraph"/>
              <w:spacing w:line="360" w:lineRule="auto"/>
              <w:ind w:left="0"/>
              <w:jc w:val="both"/>
              <w:rPr>
                <w:ins w:id="6019" w:author="Chara Katiri" w:date="2015-04-12T15:28:00Z"/>
                <w:rFonts w:ascii="Times" w:hAnsi="Times" w:cs="Times New Roman"/>
                <w:sz w:val="22"/>
                <w:szCs w:val="22"/>
                <w:rPrChange w:id="6020" w:author="Chara Katiri" w:date="2015-05-12T13:05:00Z">
                  <w:rPr>
                    <w:ins w:id="6021" w:author="Chara Katiri" w:date="2015-04-12T15:28:00Z"/>
                    <w:rFonts w:ascii="Times" w:hAnsi="Times" w:cs="Times New Roman"/>
                    <w:sz w:val="22"/>
                    <w:szCs w:val="22"/>
                  </w:rPr>
                </w:rPrChange>
              </w:rPr>
              <w:pPrChange w:id="6022" w:author="Chara Katiri" w:date="2015-05-12T13:05:00Z">
                <w:pPr>
                  <w:pStyle w:val="ListParagraph"/>
                  <w:spacing w:line="360" w:lineRule="auto"/>
                  <w:ind w:left="0"/>
                  <w:jc w:val="both"/>
                </w:pPr>
              </w:pPrChange>
            </w:pPr>
            <w:ins w:id="6023" w:author="Chara Katiri" w:date="2015-04-12T15:28:00Z">
              <w:r w:rsidRPr="00F758B3">
                <w:rPr>
                  <w:rFonts w:ascii="Times" w:hAnsi="Times" w:cs="Times New Roman"/>
                  <w:sz w:val="22"/>
                  <w:szCs w:val="22"/>
                  <w:rPrChange w:id="6024" w:author="Chara Katiri" w:date="2015-05-12T13:05:00Z">
                    <w:rPr>
                      <w:rFonts w:ascii="Times" w:hAnsi="Times" w:cs="Times New Roman"/>
                      <w:sz w:val="22"/>
                      <w:szCs w:val="22"/>
                    </w:rPr>
                  </w:rPrChange>
                </w:rPr>
                <w:t>W</w:t>
              </w:r>
            </w:ins>
          </w:p>
        </w:tc>
      </w:tr>
      <w:tr w:rsidR="00810221" w:rsidRPr="00F758B3" w14:paraId="28BD4D39" w14:textId="77777777" w:rsidTr="00810221">
        <w:tblPrEx>
          <w:tblPrExChange w:id="6025" w:author="Chara Katiri" w:date="2015-04-12T15:31:00Z">
            <w:tblPrEx>
              <w:tblW w:w="9128" w:type="dxa"/>
            </w:tblPrEx>
          </w:tblPrExChange>
        </w:tblPrEx>
        <w:trPr>
          <w:ins w:id="6026" w:author="Chara Katiri" w:date="2015-04-12T15:31:00Z"/>
          <w:trPrChange w:id="6027" w:author="Chara Katiri" w:date="2015-04-12T15:31:00Z">
            <w:trPr>
              <w:gridBefore w:val="1"/>
              <w:gridAfter w:val="0"/>
            </w:trPr>
          </w:trPrChange>
        </w:trPr>
        <w:tc>
          <w:tcPr>
            <w:tcW w:w="1116" w:type="dxa"/>
            <w:shd w:val="clear" w:color="auto" w:fill="4F81BD" w:themeFill="accent1"/>
            <w:tcPrChange w:id="6028" w:author="Chara Katiri" w:date="2015-04-12T15:31:00Z">
              <w:tcPr>
                <w:tcW w:w="1116" w:type="dxa"/>
                <w:gridSpan w:val="2"/>
              </w:tcPr>
            </w:tcPrChange>
          </w:tcPr>
          <w:p w14:paraId="1617742F" w14:textId="77777777" w:rsidR="00810221" w:rsidRPr="00F758B3" w:rsidRDefault="00810221" w:rsidP="00F758B3">
            <w:pPr>
              <w:pStyle w:val="ListParagraph"/>
              <w:spacing w:line="360" w:lineRule="auto"/>
              <w:ind w:left="0"/>
              <w:jc w:val="both"/>
              <w:rPr>
                <w:ins w:id="6029" w:author="Chara Katiri" w:date="2015-04-12T15:31:00Z"/>
                <w:rFonts w:ascii="Times" w:hAnsi="Times" w:cs="Times New Roman"/>
                <w:sz w:val="22"/>
                <w:szCs w:val="22"/>
                <w:rPrChange w:id="6030" w:author="Chara Katiri" w:date="2015-05-12T13:05:00Z">
                  <w:rPr>
                    <w:ins w:id="6031" w:author="Chara Katiri" w:date="2015-04-12T15:31:00Z"/>
                    <w:rFonts w:ascii="Times" w:hAnsi="Times" w:cs="Times New Roman"/>
                    <w:sz w:val="22"/>
                    <w:szCs w:val="22"/>
                  </w:rPr>
                </w:rPrChange>
              </w:rPr>
              <w:pPrChange w:id="6032" w:author="Chara Katiri" w:date="2015-05-12T13:05:00Z">
                <w:pPr>
                  <w:pStyle w:val="ListParagraph"/>
                  <w:spacing w:line="360" w:lineRule="auto"/>
                  <w:ind w:left="0"/>
                  <w:jc w:val="both"/>
                </w:pPr>
              </w:pPrChange>
            </w:pPr>
          </w:p>
        </w:tc>
        <w:tc>
          <w:tcPr>
            <w:tcW w:w="3960" w:type="dxa"/>
            <w:shd w:val="clear" w:color="auto" w:fill="4F81BD" w:themeFill="accent1"/>
            <w:tcPrChange w:id="6033" w:author="Chara Katiri" w:date="2015-04-12T15:31:00Z">
              <w:tcPr>
                <w:tcW w:w="3960" w:type="dxa"/>
                <w:gridSpan w:val="2"/>
              </w:tcPr>
            </w:tcPrChange>
          </w:tcPr>
          <w:p w14:paraId="1CD0DBE3" w14:textId="0555C125" w:rsidR="00810221" w:rsidRPr="00AC7486" w:rsidRDefault="00810221" w:rsidP="00F758B3">
            <w:pPr>
              <w:pStyle w:val="ListParagraph"/>
              <w:spacing w:line="360" w:lineRule="auto"/>
              <w:ind w:left="0"/>
              <w:jc w:val="both"/>
              <w:rPr>
                <w:ins w:id="6034" w:author="Chara Katiri" w:date="2015-04-12T15:31:00Z"/>
                <w:rFonts w:ascii="Times" w:hAnsi="Times" w:cs="Times New Roman"/>
                <w:b/>
                <w:color w:val="FFFFFF" w:themeColor="background1"/>
                <w:sz w:val="22"/>
                <w:szCs w:val="22"/>
                <w:rPrChange w:id="6035" w:author="Chara Katiri" w:date="2015-05-12T14:59:00Z">
                  <w:rPr>
                    <w:ins w:id="6036" w:author="Chara Katiri" w:date="2015-04-12T15:31:00Z"/>
                    <w:rFonts w:ascii="Times" w:hAnsi="Times" w:cs="Times New Roman"/>
                    <w:sz w:val="22"/>
                    <w:szCs w:val="22"/>
                  </w:rPr>
                </w:rPrChange>
              </w:rPr>
              <w:pPrChange w:id="6037" w:author="Chara Katiri" w:date="2015-05-12T13:05:00Z">
                <w:pPr>
                  <w:pStyle w:val="ListParagraph"/>
                  <w:spacing w:line="360" w:lineRule="auto"/>
                  <w:ind w:left="0"/>
                  <w:jc w:val="both"/>
                </w:pPr>
              </w:pPrChange>
            </w:pPr>
            <w:ins w:id="6038" w:author="Chara Katiri" w:date="2015-04-12T15:31:00Z">
              <w:r w:rsidRPr="00AC7486">
                <w:rPr>
                  <w:rFonts w:ascii="Times" w:hAnsi="Times" w:cs="Times New Roman"/>
                  <w:b/>
                  <w:color w:val="FFFFFF" w:themeColor="background1"/>
                  <w:sz w:val="22"/>
                  <w:szCs w:val="22"/>
                  <w:rPrChange w:id="6039" w:author="Chara Katiri" w:date="2015-05-12T14:59:00Z">
                    <w:rPr>
                      <w:rFonts w:ascii="Times" w:hAnsi="Times" w:cs="Times New Roman"/>
                      <w:sz w:val="22"/>
                      <w:szCs w:val="22"/>
                    </w:rPr>
                  </w:rPrChange>
                </w:rPr>
                <w:t xml:space="preserve">Validation </w:t>
              </w:r>
            </w:ins>
          </w:p>
        </w:tc>
        <w:tc>
          <w:tcPr>
            <w:tcW w:w="1274" w:type="dxa"/>
            <w:shd w:val="clear" w:color="auto" w:fill="4F81BD" w:themeFill="accent1"/>
            <w:tcPrChange w:id="6040" w:author="Chara Katiri" w:date="2015-04-12T15:31:00Z">
              <w:tcPr>
                <w:tcW w:w="1274" w:type="dxa"/>
              </w:tcPr>
            </w:tcPrChange>
          </w:tcPr>
          <w:p w14:paraId="13904F69" w14:textId="77777777" w:rsidR="00810221" w:rsidRPr="00F758B3" w:rsidRDefault="00810221" w:rsidP="00F758B3">
            <w:pPr>
              <w:pStyle w:val="ListParagraph"/>
              <w:spacing w:line="360" w:lineRule="auto"/>
              <w:ind w:left="0"/>
              <w:jc w:val="both"/>
              <w:rPr>
                <w:ins w:id="6041" w:author="Chara Katiri" w:date="2015-04-12T15:31:00Z"/>
                <w:rFonts w:ascii="Times" w:hAnsi="Times" w:cs="Times New Roman"/>
                <w:sz w:val="22"/>
                <w:szCs w:val="22"/>
                <w:rPrChange w:id="6042" w:author="Chara Katiri" w:date="2015-05-12T13:05:00Z">
                  <w:rPr>
                    <w:ins w:id="6043" w:author="Chara Katiri" w:date="2015-04-12T15:31:00Z"/>
                    <w:rFonts w:ascii="Times" w:hAnsi="Times" w:cs="Times New Roman"/>
                    <w:sz w:val="22"/>
                    <w:szCs w:val="22"/>
                  </w:rPr>
                </w:rPrChange>
              </w:rPr>
              <w:pPrChange w:id="6044" w:author="Chara Katiri" w:date="2015-05-12T13:05:00Z">
                <w:pPr>
                  <w:pStyle w:val="ListParagraph"/>
                  <w:spacing w:line="360" w:lineRule="auto"/>
                  <w:ind w:left="0"/>
                  <w:jc w:val="both"/>
                </w:pPr>
              </w:pPrChange>
            </w:pPr>
          </w:p>
        </w:tc>
        <w:tc>
          <w:tcPr>
            <w:tcW w:w="1609" w:type="dxa"/>
            <w:shd w:val="clear" w:color="auto" w:fill="4F81BD" w:themeFill="accent1"/>
            <w:tcPrChange w:id="6045" w:author="Chara Katiri" w:date="2015-04-12T15:31:00Z">
              <w:tcPr>
                <w:tcW w:w="1609" w:type="dxa"/>
                <w:gridSpan w:val="3"/>
              </w:tcPr>
            </w:tcPrChange>
          </w:tcPr>
          <w:p w14:paraId="22432E9C" w14:textId="77777777" w:rsidR="00810221" w:rsidRPr="00F758B3" w:rsidRDefault="00810221" w:rsidP="00F758B3">
            <w:pPr>
              <w:pStyle w:val="ListParagraph"/>
              <w:spacing w:line="360" w:lineRule="auto"/>
              <w:ind w:left="0"/>
              <w:jc w:val="both"/>
              <w:rPr>
                <w:ins w:id="6046" w:author="Chara Katiri" w:date="2015-04-12T15:31:00Z"/>
                <w:rFonts w:ascii="Times" w:hAnsi="Times" w:cs="Times New Roman"/>
                <w:sz w:val="22"/>
                <w:szCs w:val="22"/>
                <w:rPrChange w:id="6047" w:author="Chara Katiri" w:date="2015-05-12T13:05:00Z">
                  <w:rPr>
                    <w:ins w:id="6048" w:author="Chara Katiri" w:date="2015-04-12T15:31:00Z"/>
                    <w:rFonts w:ascii="Times" w:hAnsi="Times" w:cs="Times New Roman"/>
                    <w:sz w:val="22"/>
                    <w:szCs w:val="22"/>
                  </w:rPr>
                </w:rPrChange>
              </w:rPr>
              <w:pPrChange w:id="6049" w:author="Chara Katiri" w:date="2015-05-12T13:05:00Z">
                <w:pPr>
                  <w:pStyle w:val="ListParagraph"/>
                  <w:spacing w:line="360" w:lineRule="auto"/>
                  <w:ind w:left="0"/>
                  <w:jc w:val="both"/>
                </w:pPr>
              </w:pPrChange>
            </w:pPr>
          </w:p>
        </w:tc>
        <w:tc>
          <w:tcPr>
            <w:tcW w:w="1169" w:type="dxa"/>
            <w:shd w:val="clear" w:color="auto" w:fill="4F81BD" w:themeFill="accent1"/>
            <w:tcPrChange w:id="6050" w:author="Chara Katiri" w:date="2015-04-12T15:31:00Z">
              <w:tcPr>
                <w:tcW w:w="1169" w:type="dxa"/>
                <w:gridSpan w:val="2"/>
              </w:tcPr>
            </w:tcPrChange>
          </w:tcPr>
          <w:p w14:paraId="065FEABF" w14:textId="77777777" w:rsidR="00810221" w:rsidRPr="00F758B3" w:rsidRDefault="00810221" w:rsidP="00F758B3">
            <w:pPr>
              <w:pStyle w:val="ListParagraph"/>
              <w:spacing w:line="360" w:lineRule="auto"/>
              <w:ind w:left="0"/>
              <w:jc w:val="both"/>
              <w:rPr>
                <w:ins w:id="6051" w:author="Chara Katiri" w:date="2015-04-12T15:31:00Z"/>
                <w:rFonts w:ascii="Times" w:hAnsi="Times" w:cs="Times New Roman"/>
                <w:sz w:val="22"/>
                <w:szCs w:val="22"/>
                <w:rPrChange w:id="6052" w:author="Chara Katiri" w:date="2015-05-12T13:05:00Z">
                  <w:rPr>
                    <w:ins w:id="6053" w:author="Chara Katiri" w:date="2015-04-12T15:31:00Z"/>
                    <w:rFonts w:ascii="Times" w:hAnsi="Times" w:cs="Times New Roman"/>
                    <w:sz w:val="22"/>
                    <w:szCs w:val="22"/>
                  </w:rPr>
                </w:rPrChange>
              </w:rPr>
              <w:pPrChange w:id="6054" w:author="Chara Katiri" w:date="2015-05-12T13:05:00Z">
                <w:pPr>
                  <w:pStyle w:val="ListParagraph"/>
                  <w:spacing w:line="360" w:lineRule="auto"/>
                  <w:ind w:left="0"/>
                  <w:jc w:val="both"/>
                </w:pPr>
              </w:pPrChange>
            </w:pPr>
          </w:p>
        </w:tc>
      </w:tr>
      <w:tr w:rsidR="00810221" w:rsidRPr="00F758B3" w14:paraId="0BE59B59" w14:textId="77777777" w:rsidTr="00C44BF6">
        <w:trPr>
          <w:ins w:id="6055" w:author="Chara Katiri" w:date="2015-04-12T15:31:00Z"/>
        </w:trPr>
        <w:tc>
          <w:tcPr>
            <w:tcW w:w="1116" w:type="dxa"/>
          </w:tcPr>
          <w:p w14:paraId="01484127" w14:textId="5BF9D76E" w:rsidR="00810221" w:rsidRPr="00F758B3" w:rsidRDefault="00D71A41" w:rsidP="00F758B3">
            <w:pPr>
              <w:pStyle w:val="ListParagraph"/>
              <w:spacing w:line="360" w:lineRule="auto"/>
              <w:ind w:left="0"/>
              <w:jc w:val="both"/>
              <w:rPr>
                <w:ins w:id="6056" w:author="Chara Katiri" w:date="2015-04-12T15:31:00Z"/>
                <w:rFonts w:ascii="Times" w:hAnsi="Times" w:cs="Times New Roman"/>
                <w:sz w:val="22"/>
                <w:szCs w:val="22"/>
                <w:rPrChange w:id="6057" w:author="Chara Katiri" w:date="2015-05-12T13:05:00Z">
                  <w:rPr>
                    <w:ins w:id="6058" w:author="Chara Katiri" w:date="2015-04-12T15:31:00Z"/>
                    <w:rFonts w:ascii="Times" w:hAnsi="Times" w:cs="Times New Roman"/>
                    <w:sz w:val="22"/>
                    <w:szCs w:val="22"/>
                  </w:rPr>
                </w:rPrChange>
              </w:rPr>
              <w:pPrChange w:id="6059" w:author="Chara Katiri" w:date="2015-05-12T13:05:00Z">
                <w:pPr>
                  <w:pStyle w:val="ListParagraph"/>
                  <w:spacing w:line="360" w:lineRule="auto"/>
                  <w:ind w:left="0"/>
                  <w:jc w:val="both"/>
                </w:pPr>
              </w:pPrChange>
            </w:pPr>
            <w:ins w:id="6060" w:author="Chara Katiri" w:date="2015-04-12T15:31:00Z">
              <w:r w:rsidRPr="00F758B3">
                <w:rPr>
                  <w:rFonts w:ascii="Times" w:hAnsi="Times" w:cs="Times New Roman"/>
                  <w:sz w:val="22"/>
                  <w:szCs w:val="22"/>
                  <w:rPrChange w:id="6061" w:author="Chara Katiri" w:date="2015-05-12T13:05:00Z">
                    <w:rPr>
                      <w:rFonts w:ascii="Times" w:hAnsi="Times" w:cs="Times New Roman"/>
                      <w:sz w:val="22"/>
                      <w:szCs w:val="22"/>
                    </w:rPr>
                  </w:rPrChange>
                </w:rPr>
                <w:t>9</w:t>
              </w:r>
            </w:ins>
          </w:p>
        </w:tc>
        <w:tc>
          <w:tcPr>
            <w:tcW w:w="3960" w:type="dxa"/>
          </w:tcPr>
          <w:p w14:paraId="4BF8268C" w14:textId="24F5B69F" w:rsidR="00810221" w:rsidRPr="00F758B3" w:rsidRDefault="00810221" w:rsidP="00F758B3">
            <w:pPr>
              <w:pStyle w:val="ListParagraph"/>
              <w:spacing w:line="360" w:lineRule="auto"/>
              <w:ind w:left="0"/>
              <w:jc w:val="both"/>
              <w:rPr>
                <w:ins w:id="6062" w:author="Chara Katiri" w:date="2015-04-12T15:31:00Z"/>
                <w:rFonts w:ascii="Times" w:hAnsi="Times" w:cs="Times New Roman"/>
                <w:sz w:val="22"/>
                <w:szCs w:val="22"/>
                <w:rPrChange w:id="6063" w:author="Chara Katiri" w:date="2015-05-12T13:05:00Z">
                  <w:rPr>
                    <w:ins w:id="6064" w:author="Chara Katiri" w:date="2015-04-12T15:31:00Z"/>
                    <w:rFonts w:ascii="Times" w:hAnsi="Times" w:cs="Times New Roman"/>
                    <w:sz w:val="22"/>
                    <w:szCs w:val="22"/>
                  </w:rPr>
                </w:rPrChange>
              </w:rPr>
              <w:pPrChange w:id="6065" w:author="Chara Katiri" w:date="2015-05-12T13:05:00Z">
                <w:pPr>
                  <w:pStyle w:val="ListParagraph"/>
                  <w:spacing w:line="360" w:lineRule="auto"/>
                  <w:ind w:left="0"/>
                  <w:jc w:val="both"/>
                </w:pPr>
              </w:pPrChange>
            </w:pPr>
            <w:ins w:id="6066" w:author="Chara Katiri" w:date="2015-04-12T15:31:00Z">
              <w:r w:rsidRPr="00F758B3">
                <w:rPr>
                  <w:rFonts w:ascii="Times" w:eastAsia="Times New Roman" w:hAnsi="Times" w:cs="Times New Roman"/>
                  <w:sz w:val="22"/>
                  <w:szCs w:val="22"/>
                  <w:lang w:val="en-GB"/>
                  <w:rPrChange w:id="6067" w:author="Chara Katiri" w:date="2015-05-12T13:05:00Z">
                    <w:rPr>
                      <w:rFonts w:ascii="Times" w:eastAsia="Times New Roman" w:hAnsi="Times" w:cs="Times New Roman"/>
                      <w:sz w:val="22"/>
                      <w:szCs w:val="22"/>
                      <w:lang w:val="en-GB"/>
                    </w:rPr>
                  </w:rPrChange>
                </w:rPr>
                <w:t xml:space="preserve">The </w:t>
              </w:r>
              <w:r w:rsidRPr="00F758B3">
                <w:rPr>
                  <w:rFonts w:ascii="Times" w:hAnsi="Times" w:cs="Times New Roman"/>
                  <w:sz w:val="22"/>
                  <w:szCs w:val="22"/>
                  <w:rPrChange w:id="6068" w:author="Chara Katiri" w:date="2015-05-12T13:05:00Z">
                    <w:rPr>
                      <w:rFonts w:ascii="Times" w:hAnsi="Times" w:cs="Times New Roman"/>
                      <w:sz w:val="22"/>
                      <w:szCs w:val="22"/>
                    </w:rPr>
                  </w:rPrChange>
                </w:rPr>
                <w:t xml:space="preserve">system </w:t>
              </w:r>
              <w:r w:rsidRPr="00F758B3">
                <w:rPr>
                  <w:rFonts w:ascii="Times" w:eastAsia="Times New Roman" w:hAnsi="Times" w:cs="Times New Roman"/>
                  <w:sz w:val="22"/>
                  <w:szCs w:val="22"/>
                  <w:lang w:val="en-GB"/>
                  <w:rPrChange w:id="6069" w:author="Chara Katiri" w:date="2015-05-12T13:05:00Z">
                    <w:rPr>
                      <w:rFonts w:ascii="Times" w:eastAsia="Times New Roman" w:hAnsi="Times" w:cs="Times New Roman"/>
                      <w:sz w:val="22"/>
                      <w:szCs w:val="22"/>
                      <w:lang w:val="en-GB"/>
                    </w:rPr>
                  </w:rPrChange>
                </w:rPr>
                <w:t xml:space="preserve">must validate the user information upon login. </w:t>
              </w:r>
            </w:ins>
          </w:p>
        </w:tc>
        <w:tc>
          <w:tcPr>
            <w:tcW w:w="1274" w:type="dxa"/>
          </w:tcPr>
          <w:p w14:paraId="09EB973D" w14:textId="016BC430" w:rsidR="00810221" w:rsidRPr="00F758B3" w:rsidRDefault="00810221" w:rsidP="00F758B3">
            <w:pPr>
              <w:pStyle w:val="ListParagraph"/>
              <w:spacing w:line="360" w:lineRule="auto"/>
              <w:ind w:left="0"/>
              <w:jc w:val="both"/>
              <w:rPr>
                <w:ins w:id="6070" w:author="Chara Katiri" w:date="2015-04-12T15:31:00Z"/>
                <w:rFonts w:ascii="Times" w:hAnsi="Times" w:cs="Times New Roman"/>
                <w:sz w:val="22"/>
                <w:szCs w:val="22"/>
                <w:rPrChange w:id="6071" w:author="Chara Katiri" w:date="2015-05-12T13:05:00Z">
                  <w:rPr>
                    <w:ins w:id="6072" w:author="Chara Katiri" w:date="2015-04-12T15:31:00Z"/>
                    <w:rFonts w:ascii="Times" w:hAnsi="Times" w:cs="Times New Roman"/>
                    <w:sz w:val="22"/>
                    <w:szCs w:val="22"/>
                  </w:rPr>
                </w:rPrChange>
              </w:rPr>
              <w:pPrChange w:id="6073" w:author="Chara Katiri" w:date="2015-05-12T13:05:00Z">
                <w:pPr>
                  <w:pStyle w:val="ListParagraph"/>
                  <w:spacing w:line="360" w:lineRule="auto"/>
                  <w:ind w:left="0"/>
                  <w:jc w:val="both"/>
                </w:pPr>
              </w:pPrChange>
            </w:pPr>
            <w:ins w:id="6074" w:author="Chara Katiri" w:date="2015-04-12T15:31:00Z">
              <w:r w:rsidRPr="00F758B3">
                <w:rPr>
                  <w:rFonts w:ascii="Times" w:hAnsi="Times" w:cs="Times New Roman"/>
                  <w:sz w:val="22"/>
                  <w:szCs w:val="22"/>
                  <w:rPrChange w:id="6075" w:author="Chara Katiri" w:date="2015-05-12T13:05:00Z">
                    <w:rPr>
                      <w:rFonts w:ascii="Times" w:hAnsi="Times" w:cs="Times New Roman"/>
                      <w:sz w:val="22"/>
                      <w:szCs w:val="22"/>
                    </w:rPr>
                  </w:rPrChange>
                </w:rPr>
                <w:t>Functional</w:t>
              </w:r>
            </w:ins>
          </w:p>
        </w:tc>
        <w:tc>
          <w:tcPr>
            <w:tcW w:w="1609" w:type="dxa"/>
          </w:tcPr>
          <w:p w14:paraId="2E15BDF4" w14:textId="1ACA9092" w:rsidR="00810221" w:rsidRPr="00F758B3" w:rsidRDefault="00810221" w:rsidP="00F758B3">
            <w:pPr>
              <w:pStyle w:val="ListParagraph"/>
              <w:spacing w:line="360" w:lineRule="auto"/>
              <w:ind w:left="0"/>
              <w:jc w:val="both"/>
              <w:rPr>
                <w:ins w:id="6076" w:author="Chara Katiri" w:date="2015-04-12T15:31:00Z"/>
                <w:rFonts w:ascii="Times" w:hAnsi="Times" w:cs="Times New Roman"/>
                <w:sz w:val="22"/>
                <w:szCs w:val="22"/>
                <w:rPrChange w:id="6077" w:author="Chara Katiri" w:date="2015-05-12T13:05:00Z">
                  <w:rPr>
                    <w:ins w:id="6078" w:author="Chara Katiri" w:date="2015-04-12T15:31:00Z"/>
                    <w:rFonts w:ascii="Times" w:hAnsi="Times" w:cs="Times New Roman"/>
                    <w:sz w:val="22"/>
                    <w:szCs w:val="22"/>
                  </w:rPr>
                </w:rPrChange>
              </w:rPr>
              <w:pPrChange w:id="6079" w:author="Chara Katiri" w:date="2015-05-12T13:05:00Z">
                <w:pPr>
                  <w:pStyle w:val="ListParagraph"/>
                  <w:spacing w:line="360" w:lineRule="auto"/>
                  <w:ind w:left="0"/>
                  <w:jc w:val="both"/>
                </w:pPr>
              </w:pPrChange>
            </w:pPr>
          </w:p>
        </w:tc>
        <w:tc>
          <w:tcPr>
            <w:tcW w:w="1169" w:type="dxa"/>
          </w:tcPr>
          <w:p w14:paraId="1324F55D" w14:textId="4D73279D" w:rsidR="00810221" w:rsidRPr="00F758B3" w:rsidRDefault="00810221" w:rsidP="00F758B3">
            <w:pPr>
              <w:pStyle w:val="ListParagraph"/>
              <w:spacing w:line="360" w:lineRule="auto"/>
              <w:ind w:left="0"/>
              <w:jc w:val="both"/>
              <w:rPr>
                <w:ins w:id="6080" w:author="Chara Katiri" w:date="2015-04-12T15:31:00Z"/>
                <w:rFonts w:ascii="Times" w:hAnsi="Times" w:cs="Times New Roman"/>
                <w:sz w:val="22"/>
                <w:szCs w:val="22"/>
                <w:rPrChange w:id="6081" w:author="Chara Katiri" w:date="2015-05-12T13:05:00Z">
                  <w:rPr>
                    <w:ins w:id="6082" w:author="Chara Katiri" w:date="2015-04-12T15:31:00Z"/>
                    <w:rFonts w:ascii="Times" w:hAnsi="Times" w:cs="Times New Roman"/>
                    <w:sz w:val="22"/>
                    <w:szCs w:val="22"/>
                  </w:rPr>
                </w:rPrChange>
              </w:rPr>
              <w:pPrChange w:id="6083" w:author="Chara Katiri" w:date="2015-05-12T13:05:00Z">
                <w:pPr>
                  <w:pStyle w:val="ListParagraph"/>
                  <w:spacing w:line="360" w:lineRule="auto"/>
                  <w:ind w:left="0"/>
                  <w:jc w:val="both"/>
                </w:pPr>
              </w:pPrChange>
            </w:pPr>
            <w:ins w:id="6084" w:author="Chara Katiri" w:date="2015-04-12T15:31:00Z">
              <w:r w:rsidRPr="00F758B3">
                <w:rPr>
                  <w:rFonts w:ascii="Times" w:hAnsi="Times" w:cs="Times New Roman"/>
                  <w:sz w:val="22"/>
                  <w:szCs w:val="22"/>
                  <w:rPrChange w:id="6085" w:author="Chara Katiri" w:date="2015-05-12T13:05:00Z">
                    <w:rPr>
                      <w:rFonts w:ascii="Times" w:hAnsi="Times" w:cs="Times New Roman"/>
                      <w:sz w:val="22"/>
                      <w:szCs w:val="22"/>
                    </w:rPr>
                  </w:rPrChange>
                </w:rPr>
                <w:t>M</w:t>
              </w:r>
            </w:ins>
          </w:p>
        </w:tc>
      </w:tr>
      <w:tr w:rsidR="00810221" w:rsidRPr="00F758B3" w14:paraId="2D540CB7" w14:textId="77777777" w:rsidTr="00C44BF6">
        <w:trPr>
          <w:ins w:id="6086" w:author="Chara Katiri" w:date="2015-04-12T15:31:00Z"/>
        </w:trPr>
        <w:tc>
          <w:tcPr>
            <w:tcW w:w="1116" w:type="dxa"/>
          </w:tcPr>
          <w:p w14:paraId="02855F68" w14:textId="0F9D6D95" w:rsidR="00810221" w:rsidRPr="00F758B3" w:rsidRDefault="00D71A41" w:rsidP="00F758B3">
            <w:pPr>
              <w:pStyle w:val="ListParagraph"/>
              <w:spacing w:line="360" w:lineRule="auto"/>
              <w:ind w:left="0"/>
              <w:jc w:val="both"/>
              <w:rPr>
                <w:ins w:id="6087" w:author="Chara Katiri" w:date="2015-04-12T15:31:00Z"/>
                <w:rFonts w:ascii="Times" w:hAnsi="Times" w:cs="Times New Roman"/>
                <w:sz w:val="22"/>
                <w:szCs w:val="22"/>
                <w:rPrChange w:id="6088" w:author="Chara Katiri" w:date="2015-05-12T13:05:00Z">
                  <w:rPr>
                    <w:ins w:id="6089" w:author="Chara Katiri" w:date="2015-04-12T15:31:00Z"/>
                    <w:rFonts w:ascii="Times" w:hAnsi="Times" w:cs="Times New Roman"/>
                    <w:sz w:val="22"/>
                    <w:szCs w:val="22"/>
                  </w:rPr>
                </w:rPrChange>
              </w:rPr>
              <w:pPrChange w:id="6090" w:author="Chara Katiri" w:date="2015-05-12T13:05:00Z">
                <w:pPr>
                  <w:pStyle w:val="ListParagraph"/>
                  <w:spacing w:line="360" w:lineRule="auto"/>
                  <w:ind w:left="0"/>
                  <w:jc w:val="both"/>
                </w:pPr>
              </w:pPrChange>
            </w:pPr>
            <w:ins w:id="6091" w:author="Chara Katiri" w:date="2015-04-12T15:31:00Z">
              <w:r w:rsidRPr="00F758B3">
                <w:rPr>
                  <w:rFonts w:ascii="Times" w:hAnsi="Times" w:cs="Times New Roman"/>
                  <w:sz w:val="22"/>
                  <w:szCs w:val="22"/>
                  <w:rPrChange w:id="6092" w:author="Chara Katiri" w:date="2015-05-12T13:05:00Z">
                    <w:rPr>
                      <w:rFonts w:ascii="Times" w:hAnsi="Times" w:cs="Times New Roman"/>
                      <w:sz w:val="22"/>
                      <w:szCs w:val="22"/>
                    </w:rPr>
                  </w:rPrChange>
                </w:rPr>
                <w:t>9</w:t>
              </w:r>
              <w:r w:rsidR="00810221" w:rsidRPr="00F758B3">
                <w:rPr>
                  <w:rFonts w:ascii="Times" w:hAnsi="Times" w:cs="Times New Roman"/>
                  <w:sz w:val="22"/>
                  <w:szCs w:val="22"/>
                  <w:rPrChange w:id="6093" w:author="Chara Katiri" w:date="2015-05-12T13:05:00Z">
                    <w:rPr>
                      <w:rFonts w:ascii="Times" w:hAnsi="Times" w:cs="Times New Roman"/>
                      <w:sz w:val="22"/>
                      <w:szCs w:val="22"/>
                    </w:rPr>
                  </w:rPrChange>
                </w:rPr>
                <w:t>.1</w:t>
              </w:r>
            </w:ins>
          </w:p>
        </w:tc>
        <w:tc>
          <w:tcPr>
            <w:tcW w:w="3960" w:type="dxa"/>
          </w:tcPr>
          <w:p w14:paraId="51A9C37D" w14:textId="4A067014" w:rsidR="00810221" w:rsidRPr="00F758B3" w:rsidRDefault="00810221" w:rsidP="00F758B3">
            <w:pPr>
              <w:pStyle w:val="ListParagraph"/>
              <w:spacing w:line="360" w:lineRule="auto"/>
              <w:ind w:left="0"/>
              <w:jc w:val="both"/>
              <w:rPr>
                <w:ins w:id="6094" w:author="Chara Katiri" w:date="2015-04-12T15:31:00Z"/>
                <w:rFonts w:ascii="Times" w:hAnsi="Times" w:cs="Times New Roman"/>
                <w:sz w:val="22"/>
                <w:szCs w:val="22"/>
                <w:rPrChange w:id="6095" w:author="Chara Katiri" w:date="2015-05-12T13:05:00Z">
                  <w:rPr>
                    <w:ins w:id="6096" w:author="Chara Katiri" w:date="2015-04-12T15:31:00Z"/>
                    <w:rFonts w:ascii="Times" w:hAnsi="Times" w:cs="Times New Roman"/>
                    <w:sz w:val="22"/>
                    <w:szCs w:val="22"/>
                  </w:rPr>
                </w:rPrChange>
              </w:rPr>
              <w:pPrChange w:id="6097" w:author="Chara Katiri" w:date="2015-05-12T13:05:00Z">
                <w:pPr>
                  <w:pStyle w:val="ListParagraph"/>
                  <w:spacing w:line="360" w:lineRule="auto"/>
                  <w:ind w:left="0"/>
                  <w:jc w:val="both"/>
                </w:pPr>
              </w:pPrChange>
            </w:pPr>
            <w:ins w:id="6098" w:author="Chara Katiri" w:date="2015-04-12T15:31:00Z">
              <w:r w:rsidRPr="00F758B3">
                <w:rPr>
                  <w:rFonts w:ascii="Times" w:hAnsi="Times" w:cs="Times New Roman"/>
                  <w:sz w:val="22"/>
                  <w:szCs w:val="22"/>
                  <w:rPrChange w:id="6099" w:author="Chara Katiri" w:date="2015-05-12T13:05:00Z">
                    <w:rPr>
                      <w:rFonts w:ascii="Times" w:hAnsi="Times" w:cs="Times New Roman"/>
                      <w:sz w:val="22"/>
                      <w:szCs w:val="22"/>
                    </w:rPr>
                  </w:rPrChange>
                </w:rPr>
                <w:t xml:space="preserve">A UoS Username must be provided in order to login. </w:t>
              </w:r>
            </w:ins>
          </w:p>
        </w:tc>
        <w:tc>
          <w:tcPr>
            <w:tcW w:w="1274" w:type="dxa"/>
          </w:tcPr>
          <w:p w14:paraId="78BD80C7" w14:textId="213DEC1F" w:rsidR="00810221" w:rsidRPr="00F758B3" w:rsidRDefault="00D71A41" w:rsidP="00F758B3">
            <w:pPr>
              <w:pStyle w:val="ListParagraph"/>
              <w:spacing w:line="360" w:lineRule="auto"/>
              <w:ind w:left="0"/>
              <w:jc w:val="both"/>
              <w:rPr>
                <w:ins w:id="6100" w:author="Chara Katiri" w:date="2015-04-12T15:31:00Z"/>
                <w:rFonts w:ascii="Times" w:hAnsi="Times" w:cs="Times New Roman"/>
                <w:sz w:val="22"/>
                <w:szCs w:val="22"/>
                <w:rPrChange w:id="6101" w:author="Chara Katiri" w:date="2015-05-12T13:05:00Z">
                  <w:rPr>
                    <w:ins w:id="6102" w:author="Chara Katiri" w:date="2015-04-12T15:31:00Z"/>
                    <w:rFonts w:ascii="Times" w:hAnsi="Times" w:cs="Times New Roman"/>
                    <w:sz w:val="22"/>
                    <w:szCs w:val="22"/>
                  </w:rPr>
                </w:rPrChange>
              </w:rPr>
              <w:pPrChange w:id="6103" w:author="Chara Katiri" w:date="2015-05-12T13:05:00Z">
                <w:pPr>
                  <w:pStyle w:val="ListParagraph"/>
                  <w:spacing w:line="360" w:lineRule="auto"/>
                  <w:ind w:left="0"/>
                  <w:jc w:val="both"/>
                </w:pPr>
              </w:pPrChange>
            </w:pPr>
            <w:ins w:id="6104" w:author="Chara Katiri" w:date="2015-04-12T17:44:00Z">
              <w:r w:rsidRPr="00F758B3">
                <w:rPr>
                  <w:rFonts w:ascii="Times" w:hAnsi="Times" w:cs="Times New Roman"/>
                  <w:sz w:val="22"/>
                  <w:szCs w:val="22"/>
                  <w:rPrChange w:id="6105" w:author="Chara Katiri" w:date="2015-05-12T13:05:00Z">
                    <w:rPr>
                      <w:rFonts w:ascii="Times" w:hAnsi="Times" w:cs="Times New Roman"/>
                      <w:sz w:val="22"/>
                      <w:szCs w:val="22"/>
                    </w:rPr>
                  </w:rPrChange>
                </w:rPr>
                <w:t>Functional</w:t>
              </w:r>
            </w:ins>
          </w:p>
        </w:tc>
        <w:tc>
          <w:tcPr>
            <w:tcW w:w="1609" w:type="dxa"/>
          </w:tcPr>
          <w:p w14:paraId="1902587E" w14:textId="77777777" w:rsidR="00810221" w:rsidRPr="00F758B3" w:rsidRDefault="00810221" w:rsidP="00F758B3">
            <w:pPr>
              <w:pStyle w:val="ListParagraph"/>
              <w:spacing w:line="360" w:lineRule="auto"/>
              <w:ind w:left="0"/>
              <w:jc w:val="both"/>
              <w:rPr>
                <w:ins w:id="6106" w:author="Chara Katiri" w:date="2015-04-12T15:31:00Z"/>
                <w:rFonts w:ascii="Times" w:hAnsi="Times" w:cs="Times New Roman"/>
                <w:sz w:val="22"/>
                <w:szCs w:val="22"/>
                <w:rPrChange w:id="6107" w:author="Chara Katiri" w:date="2015-05-12T13:05:00Z">
                  <w:rPr>
                    <w:ins w:id="6108" w:author="Chara Katiri" w:date="2015-04-12T15:31:00Z"/>
                    <w:rFonts w:ascii="Times" w:hAnsi="Times" w:cs="Times New Roman"/>
                    <w:sz w:val="22"/>
                    <w:szCs w:val="22"/>
                  </w:rPr>
                </w:rPrChange>
              </w:rPr>
              <w:pPrChange w:id="6109" w:author="Chara Katiri" w:date="2015-05-12T13:05:00Z">
                <w:pPr>
                  <w:pStyle w:val="ListParagraph"/>
                  <w:spacing w:line="360" w:lineRule="auto"/>
                  <w:ind w:left="0"/>
                  <w:jc w:val="both"/>
                </w:pPr>
              </w:pPrChange>
            </w:pPr>
          </w:p>
        </w:tc>
        <w:tc>
          <w:tcPr>
            <w:tcW w:w="1169" w:type="dxa"/>
          </w:tcPr>
          <w:p w14:paraId="0A09998B" w14:textId="7F910A1D" w:rsidR="00810221" w:rsidRPr="00F758B3" w:rsidRDefault="00D71A41" w:rsidP="00F758B3">
            <w:pPr>
              <w:pStyle w:val="ListParagraph"/>
              <w:spacing w:line="360" w:lineRule="auto"/>
              <w:ind w:left="0"/>
              <w:jc w:val="both"/>
              <w:rPr>
                <w:ins w:id="6110" w:author="Chara Katiri" w:date="2015-04-12T15:31:00Z"/>
                <w:rFonts w:ascii="Times" w:hAnsi="Times" w:cs="Times New Roman"/>
                <w:sz w:val="22"/>
                <w:szCs w:val="22"/>
                <w:rPrChange w:id="6111" w:author="Chara Katiri" w:date="2015-05-12T13:05:00Z">
                  <w:rPr>
                    <w:ins w:id="6112" w:author="Chara Katiri" w:date="2015-04-12T15:31:00Z"/>
                    <w:rFonts w:ascii="Times" w:hAnsi="Times" w:cs="Times New Roman"/>
                    <w:sz w:val="22"/>
                    <w:szCs w:val="22"/>
                  </w:rPr>
                </w:rPrChange>
              </w:rPr>
              <w:pPrChange w:id="6113" w:author="Chara Katiri" w:date="2015-05-12T13:05:00Z">
                <w:pPr>
                  <w:pStyle w:val="ListParagraph"/>
                  <w:spacing w:line="360" w:lineRule="auto"/>
                  <w:ind w:left="0"/>
                  <w:jc w:val="both"/>
                </w:pPr>
              </w:pPrChange>
            </w:pPr>
            <w:ins w:id="6114" w:author="Chara Katiri" w:date="2015-04-12T17:44:00Z">
              <w:r w:rsidRPr="00F758B3">
                <w:rPr>
                  <w:rFonts w:ascii="Times" w:hAnsi="Times" w:cs="Times New Roman"/>
                  <w:sz w:val="22"/>
                  <w:szCs w:val="22"/>
                  <w:rPrChange w:id="6115" w:author="Chara Katiri" w:date="2015-05-12T13:05:00Z">
                    <w:rPr>
                      <w:rFonts w:ascii="Times" w:hAnsi="Times" w:cs="Times New Roman"/>
                      <w:sz w:val="22"/>
                      <w:szCs w:val="22"/>
                    </w:rPr>
                  </w:rPrChange>
                </w:rPr>
                <w:t>M</w:t>
              </w:r>
            </w:ins>
          </w:p>
        </w:tc>
      </w:tr>
      <w:tr w:rsidR="00810221" w:rsidRPr="00F758B3" w14:paraId="155A4B0C" w14:textId="77777777" w:rsidTr="00C44BF6">
        <w:trPr>
          <w:ins w:id="6116" w:author="Chara Katiri" w:date="2015-04-12T15:31:00Z"/>
        </w:trPr>
        <w:tc>
          <w:tcPr>
            <w:tcW w:w="1116" w:type="dxa"/>
          </w:tcPr>
          <w:p w14:paraId="0C788A32" w14:textId="7751BF1E" w:rsidR="00810221" w:rsidRPr="00F758B3" w:rsidRDefault="00D71A41" w:rsidP="00F758B3">
            <w:pPr>
              <w:pStyle w:val="ListParagraph"/>
              <w:spacing w:line="360" w:lineRule="auto"/>
              <w:ind w:left="0"/>
              <w:jc w:val="both"/>
              <w:rPr>
                <w:ins w:id="6117" w:author="Chara Katiri" w:date="2015-04-12T15:31:00Z"/>
                <w:rFonts w:ascii="Times" w:hAnsi="Times" w:cs="Times New Roman"/>
                <w:sz w:val="22"/>
                <w:szCs w:val="22"/>
                <w:rPrChange w:id="6118" w:author="Chara Katiri" w:date="2015-05-12T13:05:00Z">
                  <w:rPr>
                    <w:ins w:id="6119" w:author="Chara Katiri" w:date="2015-04-12T15:31:00Z"/>
                    <w:rFonts w:ascii="Times" w:hAnsi="Times" w:cs="Times New Roman"/>
                    <w:sz w:val="22"/>
                    <w:szCs w:val="22"/>
                  </w:rPr>
                </w:rPrChange>
              </w:rPr>
              <w:pPrChange w:id="6120" w:author="Chara Katiri" w:date="2015-05-12T13:05:00Z">
                <w:pPr>
                  <w:pStyle w:val="ListParagraph"/>
                  <w:spacing w:line="360" w:lineRule="auto"/>
                  <w:ind w:left="0"/>
                  <w:jc w:val="both"/>
                </w:pPr>
              </w:pPrChange>
            </w:pPr>
            <w:ins w:id="6121" w:author="Chara Katiri" w:date="2015-04-12T15:31:00Z">
              <w:r w:rsidRPr="00F758B3">
                <w:rPr>
                  <w:rFonts w:ascii="Times" w:hAnsi="Times" w:cs="Times New Roman"/>
                  <w:sz w:val="22"/>
                  <w:szCs w:val="22"/>
                  <w:rPrChange w:id="6122" w:author="Chara Katiri" w:date="2015-05-12T13:05:00Z">
                    <w:rPr>
                      <w:rFonts w:ascii="Times" w:hAnsi="Times" w:cs="Times New Roman"/>
                      <w:sz w:val="22"/>
                      <w:szCs w:val="22"/>
                    </w:rPr>
                  </w:rPrChange>
                </w:rPr>
                <w:t>9</w:t>
              </w:r>
              <w:r w:rsidR="00810221" w:rsidRPr="00F758B3">
                <w:rPr>
                  <w:rFonts w:ascii="Times" w:hAnsi="Times" w:cs="Times New Roman"/>
                  <w:sz w:val="22"/>
                  <w:szCs w:val="22"/>
                  <w:rPrChange w:id="6123" w:author="Chara Katiri" w:date="2015-05-12T13:05:00Z">
                    <w:rPr>
                      <w:rFonts w:ascii="Times" w:hAnsi="Times" w:cs="Times New Roman"/>
                      <w:sz w:val="22"/>
                      <w:szCs w:val="22"/>
                    </w:rPr>
                  </w:rPrChange>
                </w:rPr>
                <w:t>.2</w:t>
              </w:r>
            </w:ins>
          </w:p>
        </w:tc>
        <w:tc>
          <w:tcPr>
            <w:tcW w:w="3960" w:type="dxa"/>
          </w:tcPr>
          <w:p w14:paraId="075A5F1C" w14:textId="3C280710" w:rsidR="00810221" w:rsidRPr="00F758B3" w:rsidRDefault="00810221" w:rsidP="00F758B3">
            <w:pPr>
              <w:pStyle w:val="ListParagraph"/>
              <w:spacing w:line="360" w:lineRule="auto"/>
              <w:ind w:left="0"/>
              <w:jc w:val="both"/>
              <w:rPr>
                <w:ins w:id="6124" w:author="Chara Katiri" w:date="2015-04-12T15:31:00Z"/>
                <w:rFonts w:ascii="Times" w:hAnsi="Times" w:cs="Times New Roman"/>
                <w:sz w:val="22"/>
                <w:szCs w:val="22"/>
                <w:rPrChange w:id="6125" w:author="Chara Katiri" w:date="2015-05-12T13:05:00Z">
                  <w:rPr>
                    <w:ins w:id="6126" w:author="Chara Katiri" w:date="2015-04-12T15:31:00Z"/>
                    <w:rFonts w:ascii="Times" w:hAnsi="Times" w:cs="Times New Roman"/>
                    <w:sz w:val="22"/>
                    <w:szCs w:val="22"/>
                  </w:rPr>
                </w:rPrChange>
              </w:rPr>
              <w:pPrChange w:id="6127" w:author="Chara Katiri" w:date="2015-05-12T13:05:00Z">
                <w:pPr>
                  <w:pStyle w:val="ListParagraph"/>
                  <w:spacing w:line="360" w:lineRule="auto"/>
                  <w:ind w:left="0"/>
                  <w:jc w:val="both"/>
                </w:pPr>
              </w:pPrChange>
            </w:pPr>
            <w:ins w:id="6128" w:author="Chara Katiri" w:date="2015-04-12T15:31:00Z">
              <w:r w:rsidRPr="00F758B3">
                <w:rPr>
                  <w:rFonts w:ascii="Times" w:hAnsi="Times" w:cs="Times New Roman"/>
                  <w:sz w:val="22"/>
                  <w:szCs w:val="22"/>
                  <w:rPrChange w:id="6129" w:author="Chara Katiri" w:date="2015-05-12T13:05:00Z">
                    <w:rPr>
                      <w:rFonts w:ascii="Times" w:hAnsi="Times" w:cs="Times New Roman"/>
                      <w:sz w:val="22"/>
                      <w:szCs w:val="22"/>
                    </w:rPr>
                  </w:rPrChange>
                </w:rPr>
                <w:t>Password must be provided in order to login.</w:t>
              </w:r>
            </w:ins>
          </w:p>
        </w:tc>
        <w:tc>
          <w:tcPr>
            <w:tcW w:w="1274" w:type="dxa"/>
          </w:tcPr>
          <w:p w14:paraId="30FF5877" w14:textId="751AD3D8" w:rsidR="00810221" w:rsidRPr="00F758B3" w:rsidRDefault="00D71A41" w:rsidP="00F758B3">
            <w:pPr>
              <w:pStyle w:val="ListParagraph"/>
              <w:spacing w:line="360" w:lineRule="auto"/>
              <w:ind w:left="0"/>
              <w:jc w:val="both"/>
              <w:rPr>
                <w:ins w:id="6130" w:author="Chara Katiri" w:date="2015-04-12T15:31:00Z"/>
                <w:rFonts w:ascii="Times" w:hAnsi="Times" w:cs="Times New Roman"/>
                <w:sz w:val="22"/>
                <w:szCs w:val="22"/>
                <w:rPrChange w:id="6131" w:author="Chara Katiri" w:date="2015-05-12T13:05:00Z">
                  <w:rPr>
                    <w:ins w:id="6132" w:author="Chara Katiri" w:date="2015-04-12T15:31:00Z"/>
                    <w:rFonts w:ascii="Times" w:hAnsi="Times" w:cs="Times New Roman"/>
                    <w:sz w:val="22"/>
                    <w:szCs w:val="22"/>
                  </w:rPr>
                </w:rPrChange>
              </w:rPr>
              <w:pPrChange w:id="6133" w:author="Chara Katiri" w:date="2015-05-12T13:05:00Z">
                <w:pPr>
                  <w:pStyle w:val="ListParagraph"/>
                  <w:spacing w:line="360" w:lineRule="auto"/>
                  <w:ind w:left="0"/>
                  <w:jc w:val="both"/>
                </w:pPr>
              </w:pPrChange>
            </w:pPr>
            <w:ins w:id="6134" w:author="Chara Katiri" w:date="2015-04-12T17:44:00Z">
              <w:r w:rsidRPr="00F758B3">
                <w:rPr>
                  <w:rFonts w:ascii="Times" w:hAnsi="Times" w:cs="Times New Roman"/>
                  <w:sz w:val="22"/>
                  <w:szCs w:val="22"/>
                  <w:rPrChange w:id="6135" w:author="Chara Katiri" w:date="2015-05-12T13:05:00Z">
                    <w:rPr>
                      <w:rFonts w:ascii="Times" w:hAnsi="Times" w:cs="Times New Roman"/>
                      <w:sz w:val="22"/>
                      <w:szCs w:val="22"/>
                    </w:rPr>
                  </w:rPrChange>
                </w:rPr>
                <w:t>Functional</w:t>
              </w:r>
            </w:ins>
          </w:p>
        </w:tc>
        <w:tc>
          <w:tcPr>
            <w:tcW w:w="1609" w:type="dxa"/>
          </w:tcPr>
          <w:p w14:paraId="4EF195E9" w14:textId="77777777" w:rsidR="00810221" w:rsidRPr="00F758B3" w:rsidRDefault="00810221" w:rsidP="00F758B3">
            <w:pPr>
              <w:pStyle w:val="ListParagraph"/>
              <w:spacing w:line="360" w:lineRule="auto"/>
              <w:ind w:left="0"/>
              <w:jc w:val="both"/>
              <w:rPr>
                <w:ins w:id="6136" w:author="Chara Katiri" w:date="2015-04-12T15:31:00Z"/>
                <w:rFonts w:ascii="Times" w:hAnsi="Times" w:cs="Times New Roman"/>
                <w:sz w:val="22"/>
                <w:szCs w:val="22"/>
                <w:rPrChange w:id="6137" w:author="Chara Katiri" w:date="2015-05-12T13:05:00Z">
                  <w:rPr>
                    <w:ins w:id="6138" w:author="Chara Katiri" w:date="2015-04-12T15:31:00Z"/>
                    <w:rFonts w:ascii="Times" w:hAnsi="Times" w:cs="Times New Roman"/>
                    <w:sz w:val="22"/>
                    <w:szCs w:val="22"/>
                  </w:rPr>
                </w:rPrChange>
              </w:rPr>
              <w:pPrChange w:id="6139" w:author="Chara Katiri" w:date="2015-05-12T13:05:00Z">
                <w:pPr>
                  <w:pStyle w:val="ListParagraph"/>
                  <w:spacing w:line="360" w:lineRule="auto"/>
                  <w:ind w:left="0"/>
                  <w:jc w:val="both"/>
                </w:pPr>
              </w:pPrChange>
            </w:pPr>
          </w:p>
        </w:tc>
        <w:tc>
          <w:tcPr>
            <w:tcW w:w="1169" w:type="dxa"/>
          </w:tcPr>
          <w:p w14:paraId="2510ECD4" w14:textId="7A3E00A7" w:rsidR="00810221" w:rsidRPr="00F758B3" w:rsidRDefault="00D71A41" w:rsidP="00F758B3">
            <w:pPr>
              <w:pStyle w:val="ListParagraph"/>
              <w:spacing w:line="360" w:lineRule="auto"/>
              <w:ind w:left="0"/>
              <w:jc w:val="both"/>
              <w:rPr>
                <w:ins w:id="6140" w:author="Chara Katiri" w:date="2015-04-12T15:31:00Z"/>
                <w:rFonts w:ascii="Times" w:hAnsi="Times" w:cs="Times New Roman"/>
                <w:sz w:val="22"/>
                <w:szCs w:val="22"/>
                <w:rPrChange w:id="6141" w:author="Chara Katiri" w:date="2015-05-12T13:05:00Z">
                  <w:rPr>
                    <w:ins w:id="6142" w:author="Chara Katiri" w:date="2015-04-12T15:31:00Z"/>
                    <w:rFonts w:ascii="Times" w:hAnsi="Times" w:cs="Times New Roman"/>
                    <w:sz w:val="22"/>
                    <w:szCs w:val="22"/>
                  </w:rPr>
                </w:rPrChange>
              </w:rPr>
              <w:pPrChange w:id="6143" w:author="Chara Katiri" w:date="2015-05-12T13:05:00Z">
                <w:pPr>
                  <w:pStyle w:val="ListParagraph"/>
                  <w:spacing w:line="360" w:lineRule="auto"/>
                  <w:ind w:left="0"/>
                  <w:jc w:val="both"/>
                </w:pPr>
              </w:pPrChange>
            </w:pPr>
            <w:ins w:id="6144" w:author="Chara Katiri" w:date="2015-04-12T17:44:00Z">
              <w:r w:rsidRPr="00F758B3">
                <w:rPr>
                  <w:rFonts w:ascii="Times" w:hAnsi="Times" w:cs="Times New Roman"/>
                  <w:sz w:val="22"/>
                  <w:szCs w:val="22"/>
                  <w:rPrChange w:id="6145" w:author="Chara Katiri" w:date="2015-05-12T13:05:00Z">
                    <w:rPr>
                      <w:rFonts w:ascii="Times" w:hAnsi="Times" w:cs="Times New Roman"/>
                      <w:sz w:val="22"/>
                      <w:szCs w:val="22"/>
                    </w:rPr>
                  </w:rPrChange>
                </w:rPr>
                <w:t>M</w:t>
              </w:r>
            </w:ins>
          </w:p>
        </w:tc>
      </w:tr>
      <w:tr w:rsidR="00810221" w:rsidRPr="00F758B3" w14:paraId="5F6AE0EE" w14:textId="77777777" w:rsidTr="00C44BF6">
        <w:trPr>
          <w:ins w:id="6146" w:author="Chara Katiri" w:date="2015-04-12T15:31:00Z"/>
        </w:trPr>
        <w:tc>
          <w:tcPr>
            <w:tcW w:w="1116" w:type="dxa"/>
          </w:tcPr>
          <w:p w14:paraId="43FDD085" w14:textId="1703621A" w:rsidR="00810221" w:rsidRPr="00F758B3" w:rsidRDefault="00D71A41" w:rsidP="00F758B3">
            <w:pPr>
              <w:pStyle w:val="ListParagraph"/>
              <w:spacing w:line="360" w:lineRule="auto"/>
              <w:ind w:left="0"/>
              <w:jc w:val="both"/>
              <w:rPr>
                <w:ins w:id="6147" w:author="Chara Katiri" w:date="2015-04-12T15:31:00Z"/>
                <w:rFonts w:ascii="Times" w:hAnsi="Times" w:cs="Times New Roman"/>
                <w:sz w:val="22"/>
                <w:szCs w:val="22"/>
                <w:rPrChange w:id="6148" w:author="Chara Katiri" w:date="2015-05-12T13:05:00Z">
                  <w:rPr>
                    <w:ins w:id="6149" w:author="Chara Katiri" w:date="2015-04-12T15:31:00Z"/>
                    <w:rFonts w:ascii="Times" w:hAnsi="Times" w:cs="Times New Roman"/>
                    <w:sz w:val="22"/>
                    <w:szCs w:val="22"/>
                  </w:rPr>
                </w:rPrChange>
              </w:rPr>
              <w:pPrChange w:id="6150" w:author="Chara Katiri" w:date="2015-05-12T13:05:00Z">
                <w:pPr>
                  <w:pStyle w:val="ListParagraph"/>
                  <w:spacing w:line="360" w:lineRule="auto"/>
                  <w:ind w:left="0"/>
                  <w:jc w:val="both"/>
                </w:pPr>
              </w:pPrChange>
            </w:pPr>
            <w:ins w:id="6151" w:author="Chara Katiri" w:date="2015-04-12T17:43:00Z">
              <w:r w:rsidRPr="00F758B3">
                <w:rPr>
                  <w:rFonts w:ascii="Times" w:hAnsi="Times" w:cs="Times New Roman"/>
                  <w:sz w:val="22"/>
                  <w:szCs w:val="22"/>
                  <w:rPrChange w:id="6152" w:author="Chara Katiri" w:date="2015-05-12T13:05:00Z">
                    <w:rPr>
                      <w:rFonts w:ascii="Times" w:hAnsi="Times" w:cs="Times New Roman"/>
                      <w:sz w:val="22"/>
                      <w:szCs w:val="22"/>
                    </w:rPr>
                  </w:rPrChange>
                </w:rPr>
                <w:t>9.3</w:t>
              </w:r>
            </w:ins>
          </w:p>
        </w:tc>
        <w:tc>
          <w:tcPr>
            <w:tcW w:w="3960" w:type="dxa"/>
          </w:tcPr>
          <w:p w14:paraId="7B354AE4" w14:textId="66A3D30B" w:rsidR="00810221" w:rsidRPr="00F758B3" w:rsidRDefault="00810221" w:rsidP="00F758B3">
            <w:pPr>
              <w:pStyle w:val="ListParagraph"/>
              <w:spacing w:line="360" w:lineRule="auto"/>
              <w:ind w:left="0"/>
              <w:jc w:val="both"/>
              <w:rPr>
                <w:ins w:id="6153" w:author="Chara Katiri" w:date="2015-04-12T15:31:00Z"/>
                <w:rFonts w:ascii="Times" w:hAnsi="Times" w:cs="Times New Roman"/>
                <w:sz w:val="22"/>
                <w:szCs w:val="22"/>
                <w:rPrChange w:id="6154" w:author="Chara Katiri" w:date="2015-05-12T13:05:00Z">
                  <w:rPr>
                    <w:ins w:id="6155" w:author="Chara Katiri" w:date="2015-04-12T15:31:00Z"/>
                    <w:rFonts w:ascii="Times" w:hAnsi="Times" w:cs="Times New Roman"/>
                    <w:sz w:val="22"/>
                    <w:szCs w:val="22"/>
                  </w:rPr>
                </w:rPrChange>
              </w:rPr>
              <w:pPrChange w:id="6156" w:author="Chara Katiri" w:date="2015-05-12T13:05:00Z">
                <w:pPr>
                  <w:pStyle w:val="ListParagraph"/>
                  <w:spacing w:line="360" w:lineRule="auto"/>
                  <w:ind w:left="0"/>
                  <w:jc w:val="both"/>
                </w:pPr>
              </w:pPrChange>
            </w:pPr>
            <w:ins w:id="6157" w:author="Chara Katiri" w:date="2015-04-12T15:31:00Z">
              <w:r w:rsidRPr="00F758B3">
                <w:rPr>
                  <w:rFonts w:ascii="Times" w:hAnsi="Times" w:cs="Times New Roman"/>
                  <w:sz w:val="22"/>
                  <w:szCs w:val="22"/>
                  <w:rPrChange w:id="6158" w:author="Chara Katiri" w:date="2015-05-12T13:05:00Z">
                    <w:rPr>
                      <w:rFonts w:ascii="Times" w:hAnsi="Times" w:cs="Times New Roman"/>
                      <w:sz w:val="22"/>
                      <w:szCs w:val="22"/>
                    </w:rPr>
                  </w:rPrChange>
                </w:rPr>
                <w:t>Password must be at least 8 characters long.</w:t>
              </w:r>
            </w:ins>
          </w:p>
        </w:tc>
        <w:tc>
          <w:tcPr>
            <w:tcW w:w="1274" w:type="dxa"/>
          </w:tcPr>
          <w:p w14:paraId="4686FF18" w14:textId="43F3A557" w:rsidR="00810221" w:rsidRPr="00F758B3" w:rsidRDefault="00D71A41" w:rsidP="00F758B3">
            <w:pPr>
              <w:pStyle w:val="ListParagraph"/>
              <w:spacing w:line="360" w:lineRule="auto"/>
              <w:ind w:left="0"/>
              <w:jc w:val="both"/>
              <w:rPr>
                <w:ins w:id="6159" w:author="Chara Katiri" w:date="2015-04-12T15:31:00Z"/>
                <w:rFonts w:ascii="Times" w:hAnsi="Times" w:cs="Times New Roman"/>
                <w:sz w:val="22"/>
                <w:szCs w:val="22"/>
                <w:rPrChange w:id="6160" w:author="Chara Katiri" w:date="2015-05-12T13:05:00Z">
                  <w:rPr>
                    <w:ins w:id="6161" w:author="Chara Katiri" w:date="2015-04-12T15:31:00Z"/>
                    <w:rFonts w:ascii="Times" w:hAnsi="Times" w:cs="Times New Roman"/>
                    <w:sz w:val="22"/>
                    <w:szCs w:val="22"/>
                  </w:rPr>
                </w:rPrChange>
              </w:rPr>
              <w:pPrChange w:id="6162" w:author="Chara Katiri" w:date="2015-05-12T13:05:00Z">
                <w:pPr>
                  <w:pStyle w:val="ListParagraph"/>
                  <w:spacing w:line="360" w:lineRule="auto"/>
                  <w:ind w:left="0"/>
                  <w:jc w:val="both"/>
                </w:pPr>
              </w:pPrChange>
            </w:pPr>
            <w:ins w:id="6163" w:author="Chara Katiri" w:date="2015-04-12T17:44:00Z">
              <w:r w:rsidRPr="00F758B3">
                <w:rPr>
                  <w:rFonts w:ascii="Times" w:hAnsi="Times" w:cs="Times New Roman"/>
                  <w:sz w:val="22"/>
                  <w:szCs w:val="22"/>
                  <w:rPrChange w:id="6164" w:author="Chara Katiri" w:date="2015-05-12T13:05:00Z">
                    <w:rPr>
                      <w:rFonts w:ascii="Times" w:hAnsi="Times" w:cs="Times New Roman"/>
                      <w:sz w:val="22"/>
                      <w:szCs w:val="22"/>
                    </w:rPr>
                  </w:rPrChange>
                </w:rPr>
                <w:t>Functional</w:t>
              </w:r>
            </w:ins>
          </w:p>
        </w:tc>
        <w:tc>
          <w:tcPr>
            <w:tcW w:w="1609" w:type="dxa"/>
          </w:tcPr>
          <w:p w14:paraId="43F515B5" w14:textId="77777777" w:rsidR="00810221" w:rsidRPr="00F758B3" w:rsidRDefault="00810221" w:rsidP="00F758B3">
            <w:pPr>
              <w:pStyle w:val="ListParagraph"/>
              <w:spacing w:line="360" w:lineRule="auto"/>
              <w:ind w:left="0"/>
              <w:jc w:val="both"/>
              <w:rPr>
                <w:ins w:id="6165" w:author="Chara Katiri" w:date="2015-04-12T15:31:00Z"/>
                <w:rFonts w:ascii="Times" w:hAnsi="Times" w:cs="Times New Roman"/>
                <w:sz w:val="22"/>
                <w:szCs w:val="22"/>
                <w:rPrChange w:id="6166" w:author="Chara Katiri" w:date="2015-05-12T13:05:00Z">
                  <w:rPr>
                    <w:ins w:id="6167" w:author="Chara Katiri" w:date="2015-04-12T15:31:00Z"/>
                    <w:rFonts w:ascii="Times" w:hAnsi="Times" w:cs="Times New Roman"/>
                    <w:sz w:val="22"/>
                    <w:szCs w:val="22"/>
                  </w:rPr>
                </w:rPrChange>
              </w:rPr>
              <w:pPrChange w:id="6168" w:author="Chara Katiri" w:date="2015-05-12T13:05:00Z">
                <w:pPr>
                  <w:pStyle w:val="ListParagraph"/>
                  <w:spacing w:line="360" w:lineRule="auto"/>
                  <w:ind w:left="0"/>
                  <w:jc w:val="both"/>
                </w:pPr>
              </w:pPrChange>
            </w:pPr>
          </w:p>
        </w:tc>
        <w:tc>
          <w:tcPr>
            <w:tcW w:w="1169" w:type="dxa"/>
          </w:tcPr>
          <w:p w14:paraId="2C4EA05D" w14:textId="37AC0C44" w:rsidR="00810221" w:rsidRPr="00F758B3" w:rsidRDefault="00D71A41" w:rsidP="00F758B3">
            <w:pPr>
              <w:pStyle w:val="ListParagraph"/>
              <w:spacing w:line="360" w:lineRule="auto"/>
              <w:ind w:left="0"/>
              <w:jc w:val="both"/>
              <w:rPr>
                <w:ins w:id="6169" w:author="Chara Katiri" w:date="2015-04-12T15:31:00Z"/>
                <w:rFonts w:ascii="Times" w:hAnsi="Times" w:cs="Times New Roman"/>
                <w:sz w:val="22"/>
                <w:szCs w:val="22"/>
                <w:rPrChange w:id="6170" w:author="Chara Katiri" w:date="2015-05-12T13:05:00Z">
                  <w:rPr>
                    <w:ins w:id="6171" w:author="Chara Katiri" w:date="2015-04-12T15:31:00Z"/>
                    <w:rFonts w:ascii="Times" w:hAnsi="Times" w:cs="Times New Roman"/>
                    <w:sz w:val="22"/>
                    <w:szCs w:val="22"/>
                  </w:rPr>
                </w:rPrChange>
              </w:rPr>
              <w:pPrChange w:id="6172" w:author="Chara Katiri" w:date="2015-05-12T13:05:00Z">
                <w:pPr>
                  <w:pStyle w:val="ListParagraph"/>
                  <w:spacing w:line="360" w:lineRule="auto"/>
                  <w:ind w:left="0"/>
                  <w:jc w:val="both"/>
                </w:pPr>
              </w:pPrChange>
            </w:pPr>
            <w:ins w:id="6173" w:author="Chara Katiri" w:date="2015-04-12T17:44:00Z">
              <w:r w:rsidRPr="00F758B3">
                <w:rPr>
                  <w:rFonts w:ascii="Times" w:hAnsi="Times" w:cs="Times New Roman"/>
                  <w:sz w:val="22"/>
                  <w:szCs w:val="22"/>
                  <w:rPrChange w:id="6174" w:author="Chara Katiri" w:date="2015-05-12T13:05:00Z">
                    <w:rPr>
                      <w:rFonts w:ascii="Times" w:hAnsi="Times" w:cs="Times New Roman"/>
                      <w:sz w:val="22"/>
                      <w:szCs w:val="22"/>
                    </w:rPr>
                  </w:rPrChange>
                </w:rPr>
                <w:t>M</w:t>
              </w:r>
            </w:ins>
          </w:p>
        </w:tc>
      </w:tr>
      <w:tr w:rsidR="00810221" w:rsidRPr="00F758B3" w14:paraId="75CEC6F3" w14:textId="77777777" w:rsidTr="00C44BF6">
        <w:trPr>
          <w:ins w:id="6175" w:author="Chara Katiri" w:date="2015-04-12T15:31:00Z"/>
        </w:trPr>
        <w:tc>
          <w:tcPr>
            <w:tcW w:w="1116" w:type="dxa"/>
          </w:tcPr>
          <w:p w14:paraId="2243FFCD" w14:textId="77D72E92" w:rsidR="00810221" w:rsidRPr="00F758B3" w:rsidRDefault="00D71A41" w:rsidP="00F758B3">
            <w:pPr>
              <w:pStyle w:val="ListParagraph"/>
              <w:spacing w:line="360" w:lineRule="auto"/>
              <w:ind w:left="0"/>
              <w:jc w:val="both"/>
              <w:rPr>
                <w:ins w:id="6176" w:author="Chara Katiri" w:date="2015-04-12T15:31:00Z"/>
                <w:rFonts w:ascii="Times" w:hAnsi="Times" w:cs="Times New Roman"/>
                <w:sz w:val="22"/>
                <w:szCs w:val="22"/>
                <w:rPrChange w:id="6177" w:author="Chara Katiri" w:date="2015-05-12T13:05:00Z">
                  <w:rPr>
                    <w:ins w:id="6178" w:author="Chara Katiri" w:date="2015-04-12T15:31:00Z"/>
                    <w:rFonts w:ascii="Times" w:hAnsi="Times" w:cs="Times New Roman"/>
                    <w:sz w:val="22"/>
                    <w:szCs w:val="22"/>
                  </w:rPr>
                </w:rPrChange>
              </w:rPr>
              <w:pPrChange w:id="6179" w:author="Chara Katiri" w:date="2015-05-12T13:05:00Z">
                <w:pPr>
                  <w:pStyle w:val="ListParagraph"/>
                  <w:spacing w:line="360" w:lineRule="auto"/>
                  <w:ind w:left="0"/>
                  <w:jc w:val="both"/>
                </w:pPr>
              </w:pPrChange>
            </w:pPr>
            <w:ins w:id="6180" w:author="Chara Katiri" w:date="2015-04-12T17:43:00Z">
              <w:r w:rsidRPr="00F758B3">
                <w:rPr>
                  <w:rFonts w:ascii="Times" w:hAnsi="Times" w:cs="Times New Roman"/>
                  <w:sz w:val="22"/>
                  <w:szCs w:val="22"/>
                  <w:rPrChange w:id="6181" w:author="Chara Katiri" w:date="2015-05-12T13:05:00Z">
                    <w:rPr>
                      <w:rFonts w:ascii="Times" w:hAnsi="Times" w:cs="Times New Roman"/>
                      <w:sz w:val="22"/>
                      <w:szCs w:val="22"/>
                    </w:rPr>
                  </w:rPrChange>
                </w:rPr>
                <w:t>9.4</w:t>
              </w:r>
            </w:ins>
          </w:p>
        </w:tc>
        <w:tc>
          <w:tcPr>
            <w:tcW w:w="3960" w:type="dxa"/>
          </w:tcPr>
          <w:p w14:paraId="25B9202F" w14:textId="35E42BDB" w:rsidR="00810221" w:rsidRPr="00F758B3" w:rsidRDefault="00810221" w:rsidP="00F758B3">
            <w:pPr>
              <w:pStyle w:val="ListParagraph"/>
              <w:spacing w:line="360" w:lineRule="auto"/>
              <w:ind w:left="0"/>
              <w:jc w:val="both"/>
              <w:rPr>
                <w:ins w:id="6182" w:author="Chara Katiri" w:date="2015-04-12T15:31:00Z"/>
                <w:rFonts w:ascii="Times" w:hAnsi="Times" w:cs="Times New Roman"/>
                <w:sz w:val="22"/>
                <w:szCs w:val="22"/>
                <w:rPrChange w:id="6183" w:author="Chara Katiri" w:date="2015-05-12T13:05:00Z">
                  <w:rPr>
                    <w:ins w:id="6184" w:author="Chara Katiri" w:date="2015-04-12T15:31:00Z"/>
                    <w:rFonts w:ascii="Times" w:hAnsi="Times" w:cs="Times New Roman"/>
                    <w:sz w:val="22"/>
                    <w:szCs w:val="22"/>
                  </w:rPr>
                </w:rPrChange>
              </w:rPr>
              <w:pPrChange w:id="6185" w:author="Chara Katiri" w:date="2015-05-12T13:05:00Z">
                <w:pPr>
                  <w:pStyle w:val="ListParagraph"/>
                  <w:spacing w:line="360" w:lineRule="auto"/>
                  <w:ind w:left="0"/>
                  <w:jc w:val="both"/>
                </w:pPr>
              </w:pPrChange>
            </w:pPr>
            <w:ins w:id="6186" w:author="Chara Katiri" w:date="2015-04-12T15:31:00Z">
              <w:r w:rsidRPr="00F758B3">
                <w:rPr>
                  <w:rFonts w:ascii="Times" w:hAnsi="Times" w:cs="Times New Roman"/>
                  <w:sz w:val="22"/>
                  <w:szCs w:val="22"/>
                  <w:rPrChange w:id="6187" w:author="Chara Katiri" w:date="2015-05-12T13:05:00Z">
                    <w:rPr>
                      <w:rFonts w:ascii="Times" w:hAnsi="Times" w:cs="Times New Roman"/>
                      <w:sz w:val="22"/>
                      <w:szCs w:val="22"/>
                    </w:rPr>
                  </w:rPrChange>
                </w:rPr>
                <w:t xml:space="preserve">Password must be hashed in the database. </w:t>
              </w:r>
            </w:ins>
          </w:p>
        </w:tc>
        <w:tc>
          <w:tcPr>
            <w:tcW w:w="1274" w:type="dxa"/>
          </w:tcPr>
          <w:p w14:paraId="4A147434" w14:textId="1D9A4FC9" w:rsidR="00810221" w:rsidRPr="00F758B3" w:rsidRDefault="00D71A41" w:rsidP="00F758B3">
            <w:pPr>
              <w:pStyle w:val="ListParagraph"/>
              <w:spacing w:line="360" w:lineRule="auto"/>
              <w:ind w:left="0"/>
              <w:jc w:val="both"/>
              <w:rPr>
                <w:ins w:id="6188" w:author="Chara Katiri" w:date="2015-04-12T15:31:00Z"/>
                <w:rFonts w:ascii="Times" w:hAnsi="Times" w:cs="Times New Roman"/>
                <w:sz w:val="22"/>
                <w:szCs w:val="22"/>
                <w:rPrChange w:id="6189" w:author="Chara Katiri" w:date="2015-05-12T13:05:00Z">
                  <w:rPr>
                    <w:ins w:id="6190" w:author="Chara Katiri" w:date="2015-04-12T15:31:00Z"/>
                    <w:rFonts w:ascii="Times" w:hAnsi="Times" w:cs="Times New Roman"/>
                    <w:sz w:val="22"/>
                    <w:szCs w:val="22"/>
                  </w:rPr>
                </w:rPrChange>
              </w:rPr>
              <w:pPrChange w:id="6191" w:author="Chara Katiri" w:date="2015-05-12T13:05:00Z">
                <w:pPr>
                  <w:pStyle w:val="ListParagraph"/>
                  <w:spacing w:line="360" w:lineRule="auto"/>
                  <w:ind w:left="0"/>
                  <w:jc w:val="both"/>
                </w:pPr>
              </w:pPrChange>
            </w:pPr>
            <w:ins w:id="6192" w:author="Chara Katiri" w:date="2015-04-12T17:44:00Z">
              <w:r w:rsidRPr="00F758B3">
                <w:rPr>
                  <w:rFonts w:ascii="Times" w:hAnsi="Times" w:cs="Times New Roman"/>
                  <w:sz w:val="22"/>
                  <w:szCs w:val="22"/>
                  <w:rPrChange w:id="6193" w:author="Chara Katiri" w:date="2015-05-12T13:05:00Z">
                    <w:rPr>
                      <w:rFonts w:ascii="Times" w:hAnsi="Times" w:cs="Times New Roman"/>
                      <w:sz w:val="22"/>
                      <w:szCs w:val="22"/>
                    </w:rPr>
                  </w:rPrChange>
                </w:rPr>
                <w:t>Functional</w:t>
              </w:r>
            </w:ins>
          </w:p>
        </w:tc>
        <w:tc>
          <w:tcPr>
            <w:tcW w:w="1609" w:type="dxa"/>
          </w:tcPr>
          <w:p w14:paraId="0DBAD386" w14:textId="77777777" w:rsidR="00810221" w:rsidRPr="00F758B3" w:rsidRDefault="00810221" w:rsidP="00F758B3">
            <w:pPr>
              <w:pStyle w:val="ListParagraph"/>
              <w:spacing w:line="360" w:lineRule="auto"/>
              <w:ind w:left="0"/>
              <w:jc w:val="both"/>
              <w:rPr>
                <w:ins w:id="6194" w:author="Chara Katiri" w:date="2015-04-12T15:31:00Z"/>
                <w:rFonts w:ascii="Times" w:hAnsi="Times" w:cs="Times New Roman"/>
                <w:sz w:val="22"/>
                <w:szCs w:val="22"/>
                <w:rPrChange w:id="6195" w:author="Chara Katiri" w:date="2015-05-12T13:05:00Z">
                  <w:rPr>
                    <w:ins w:id="6196" w:author="Chara Katiri" w:date="2015-04-12T15:31:00Z"/>
                    <w:rFonts w:ascii="Times" w:hAnsi="Times" w:cs="Times New Roman"/>
                    <w:sz w:val="22"/>
                    <w:szCs w:val="22"/>
                  </w:rPr>
                </w:rPrChange>
              </w:rPr>
              <w:pPrChange w:id="6197" w:author="Chara Katiri" w:date="2015-05-12T13:05:00Z">
                <w:pPr>
                  <w:pStyle w:val="ListParagraph"/>
                  <w:spacing w:line="360" w:lineRule="auto"/>
                  <w:ind w:left="0"/>
                  <w:jc w:val="both"/>
                </w:pPr>
              </w:pPrChange>
            </w:pPr>
          </w:p>
        </w:tc>
        <w:tc>
          <w:tcPr>
            <w:tcW w:w="1169" w:type="dxa"/>
          </w:tcPr>
          <w:p w14:paraId="53516CFB" w14:textId="5E5F6172" w:rsidR="00810221" w:rsidRPr="00F758B3" w:rsidRDefault="00D71A41" w:rsidP="00F758B3">
            <w:pPr>
              <w:pStyle w:val="ListParagraph"/>
              <w:spacing w:line="360" w:lineRule="auto"/>
              <w:ind w:left="0"/>
              <w:jc w:val="both"/>
              <w:rPr>
                <w:ins w:id="6198" w:author="Chara Katiri" w:date="2015-04-12T15:31:00Z"/>
                <w:rFonts w:ascii="Times" w:hAnsi="Times" w:cs="Times New Roman"/>
                <w:sz w:val="22"/>
                <w:szCs w:val="22"/>
                <w:rPrChange w:id="6199" w:author="Chara Katiri" w:date="2015-05-12T13:05:00Z">
                  <w:rPr>
                    <w:ins w:id="6200" w:author="Chara Katiri" w:date="2015-04-12T15:31:00Z"/>
                    <w:rFonts w:ascii="Times" w:hAnsi="Times" w:cs="Times New Roman"/>
                    <w:sz w:val="22"/>
                    <w:szCs w:val="22"/>
                  </w:rPr>
                </w:rPrChange>
              </w:rPr>
              <w:pPrChange w:id="6201" w:author="Chara Katiri" w:date="2015-05-12T13:05:00Z">
                <w:pPr>
                  <w:pStyle w:val="ListParagraph"/>
                  <w:spacing w:line="360" w:lineRule="auto"/>
                  <w:ind w:left="0"/>
                  <w:jc w:val="both"/>
                </w:pPr>
              </w:pPrChange>
            </w:pPr>
            <w:ins w:id="6202" w:author="Chara Katiri" w:date="2015-04-12T17:44:00Z">
              <w:r w:rsidRPr="00F758B3">
                <w:rPr>
                  <w:rFonts w:ascii="Times" w:hAnsi="Times" w:cs="Times New Roman"/>
                  <w:sz w:val="22"/>
                  <w:szCs w:val="22"/>
                  <w:rPrChange w:id="6203" w:author="Chara Katiri" w:date="2015-05-12T13:05:00Z">
                    <w:rPr>
                      <w:rFonts w:ascii="Times" w:hAnsi="Times" w:cs="Times New Roman"/>
                      <w:sz w:val="22"/>
                      <w:szCs w:val="22"/>
                    </w:rPr>
                  </w:rPrChange>
                </w:rPr>
                <w:t>M</w:t>
              </w:r>
            </w:ins>
          </w:p>
        </w:tc>
      </w:tr>
      <w:tr w:rsidR="00810221" w:rsidRPr="00F758B3" w14:paraId="4C250CEB" w14:textId="77777777" w:rsidTr="00C44BF6">
        <w:trPr>
          <w:ins w:id="6204" w:author="Chara Katiri" w:date="2015-04-12T15:31:00Z"/>
        </w:trPr>
        <w:tc>
          <w:tcPr>
            <w:tcW w:w="1116" w:type="dxa"/>
          </w:tcPr>
          <w:p w14:paraId="18B35C74" w14:textId="1522A0E9" w:rsidR="00810221" w:rsidRPr="00F758B3" w:rsidRDefault="00D71A41" w:rsidP="00F758B3">
            <w:pPr>
              <w:pStyle w:val="ListParagraph"/>
              <w:spacing w:line="360" w:lineRule="auto"/>
              <w:ind w:left="0"/>
              <w:jc w:val="both"/>
              <w:rPr>
                <w:ins w:id="6205" w:author="Chara Katiri" w:date="2015-04-12T15:31:00Z"/>
                <w:rFonts w:ascii="Times" w:hAnsi="Times" w:cs="Times New Roman"/>
                <w:sz w:val="22"/>
                <w:szCs w:val="22"/>
                <w:rPrChange w:id="6206" w:author="Chara Katiri" w:date="2015-05-12T13:05:00Z">
                  <w:rPr>
                    <w:ins w:id="6207" w:author="Chara Katiri" w:date="2015-04-12T15:31:00Z"/>
                    <w:rFonts w:ascii="Times" w:hAnsi="Times" w:cs="Times New Roman"/>
                    <w:sz w:val="22"/>
                    <w:szCs w:val="22"/>
                  </w:rPr>
                </w:rPrChange>
              </w:rPr>
              <w:pPrChange w:id="6208" w:author="Chara Katiri" w:date="2015-05-12T13:05:00Z">
                <w:pPr>
                  <w:pStyle w:val="ListParagraph"/>
                  <w:spacing w:line="360" w:lineRule="auto"/>
                  <w:ind w:left="0"/>
                  <w:jc w:val="both"/>
                </w:pPr>
              </w:pPrChange>
            </w:pPr>
            <w:ins w:id="6209" w:author="Chara Katiri" w:date="2015-04-12T17:43:00Z">
              <w:r w:rsidRPr="00F758B3">
                <w:rPr>
                  <w:rFonts w:ascii="Times" w:hAnsi="Times" w:cs="Times New Roman"/>
                  <w:sz w:val="22"/>
                  <w:szCs w:val="22"/>
                  <w:rPrChange w:id="6210" w:author="Chara Katiri" w:date="2015-05-12T13:05:00Z">
                    <w:rPr>
                      <w:rFonts w:ascii="Times" w:hAnsi="Times" w:cs="Times New Roman"/>
                      <w:sz w:val="22"/>
                      <w:szCs w:val="22"/>
                    </w:rPr>
                  </w:rPrChange>
                </w:rPr>
                <w:t>9.5</w:t>
              </w:r>
            </w:ins>
          </w:p>
        </w:tc>
        <w:tc>
          <w:tcPr>
            <w:tcW w:w="3960" w:type="dxa"/>
          </w:tcPr>
          <w:p w14:paraId="33EE9181" w14:textId="0D7348C1" w:rsidR="00810221" w:rsidRPr="00F758B3" w:rsidRDefault="00810221" w:rsidP="00F758B3">
            <w:pPr>
              <w:pStyle w:val="ListParagraph"/>
              <w:spacing w:line="360" w:lineRule="auto"/>
              <w:ind w:left="0"/>
              <w:jc w:val="both"/>
              <w:rPr>
                <w:ins w:id="6211" w:author="Chara Katiri" w:date="2015-04-12T15:31:00Z"/>
                <w:rFonts w:ascii="Times" w:hAnsi="Times" w:cs="Times New Roman"/>
                <w:sz w:val="22"/>
                <w:szCs w:val="22"/>
                <w:rPrChange w:id="6212" w:author="Chara Katiri" w:date="2015-05-12T13:05:00Z">
                  <w:rPr>
                    <w:ins w:id="6213" w:author="Chara Katiri" w:date="2015-04-12T15:31:00Z"/>
                    <w:rFonts w:ascii="Times" w:hAnsi="Times" w:cs="Times New Roman"/>
                    <w:sz w:val="22"/>
                    <w:szCs w:val="22"/>
                  </w:rPr>
                </w:rPrChange>
              </w:rPr>
              <w:pPrChange w:id="6214" w:author="Chara Katiri" w:date="2015-05-12T13:05:00Z">
                <w:pPr>
                  <w:pStyle w:val="ListParagraph"/>
                  <w:spacing w:line="360" w:lineRule="auto"/>
                  <w:ind w:left="0"/>
                  <w:jc w:val="both"/>
                </w:pPr>
              </w:pPrChange>
            </w:pPr>
            <w:ins w:id="6215" w:author="Chara Katiri" w:date="2015-04-12T15:31:00Z">
              <w:r w:rsidRPr="00F758B3">
                <w:rPr>
                  <w:rFonts w:ascii="Times" w:hAnsi="Times" w:cs="Times New Roman"/>
                  <w:sz w:val="22"/>
                  <w:szCs w:val="22"/>
                  <w:rPrChange w:id="6216" w:author="Chara Katiri" w:date="2015-05-12T13:05:00Z">
                    <w:rPr>
                      <w:rFonts w:ascii="Times" w:hAnsi="Times" w:cs="Times New Roman"/>
                      <w:sz w:val="22"/>
                      <w:szCs w:val="22"/>
                    </w:rPr>
                  </w:rPrChange>
                </w:rPr>
                <w:t>The system must check if the username is valid by checking the list of usernames in the UoS AD group.</w:t>
              </w:r>
            </w:ins>
          </w:p>
        </w:tc>
        <w:tc>
          <w:tcPr>
            <w:tcW w:w="1274" w:type="dxa"/>
          </w:tcPr>
          <w:p w14:paraId="6250C0A7" w14:textId="35807F24" w:rsidR="00810221" w:rsidRPr="00F758B3" w:rsidRDefault="00D71A41" w:rsidP="00F758B3">
            <w:pPr>
              <w:pStyle w:val="ListParagraph"/>
              <w:spacing w:line="360" w:lineRule="auto"/>
              <w:ind w:left="0"/>
              <w:jc w:val="both"/>
              <w:rPr>
                <w:ins w:id="6217" w:author="Chara Katiri" w:date="2015-04-12T15:31:00Z"/>
                <w:rFonts w:ascii="Times" w:hAnsi="Times" w:cs="Times New Roman"/>
                <w:sz w:val="22"/>
                <w:szCs w:val="22"/>
                <w:rPrChange w:id="6218" w:author="Chara Katiri" w:date="2015-05-12T13:05:00Z">
                  <w:rPr>
                    <w:ins w:id="6219" w:author="Chara Katiri" w:date="2015-04-12T15:31:00Z"/>
                    <w:rFonts w:ascii="Times" w:hAnsi="Times" w:cs="Times New Roman"/>
                    <w:sz w:val="22"/>
                    <w:szCs w:val="22"/>
                  </w:rPr>
                </w:rPrChange>
              </w:rPr>
              <w:pPrChange w:id="6220" w:author="Chara Katiri" w:date="2015-05-12T13:05:00Z">
                <w:pPr>
                  <w:pStyle w:val="ListParagraph"/>
                  <w:spacing w:line="360" w:lineRule="auto"/>
                  <w:ind w:left="0"/>
                  <w:jc w:val="both"/>
                </w:pPr>
              </w:pPrChange>
            </w:pPr>
            <w:ins w:id="6221" w:author="Chara Katiri" w:date="2015-04-12T17:44:00Z">
              <w:r w:rsidRPr="00F758B3">
                <w:rPr>
                  <w:rFonts w:ascii="Times" w:hAnsi="Times" w:cs="Times New Roman"/>
                  <w:sz w:val="22"/>
                  <w:szCs w:val="22"/>
                  <w:rPrChange w:id="6222" w:author="Chara Katiri" w:date="2015-05-12T13:05:00Z">
                    <w:rPr>
                      <w:rFonts w:ascii="Times" w:hAnsi="Times" w:cs="Times New Roman"/>
                      <w:sz w:val="22"/>
                      <w:szCs w:val="22"/>
                    </w:rPr>
                  </w:rPrChange>
                </w:rPr>
                <w:t>Functional</w:t>
              </w:r>
            </w:ins>
          </w:p>
        </w:tc>
        <w:tc>
          <w:tcPr>
            <w:tcW w:w="1609" w:type="dxa"/>
          </w:tcPr>
          <w:p w14:paraId="4EFBA8C0" w14:textId="77777777" w:rsidR="00810221" w:rsidRPr="00F758B3" w:rsidRDefault="00810221" w:rsidP="00F758B3">
            <w:pPr>
              <w:pStyle w:val="ListParagraph"/>
              <w:spacing w:line="360" w:lineRule="auto"/>
              <w:ind w:left="0"/>
              <w:jc w:val="both"/>
              <w:rPr>
                <w:ins w:id="6223" w:author="Chara Katiri" w:date="2015-04-12T15:31:00Z"/>
                <w:rFonts w:ascii="Times" w:hAnsi="Times" w:cs="Times New Roman"/>
                <w:sz w:val="22"/>
                <w:szCs w:val="22"/>
                <w:rPrChange w:id="6224" w:author="Chara Katiri" w:date="2015-05-12T13:05:00Z">
                  <w:rPr>
                    <w:ins w:id="6225" w:author="Chara Katiri" w:date="2015-04-12T15:31:00Z"/>
                    <w:rFonts w:ascii="Times" w:hAnsi="Times" w:cs="Times New Roman"/>
                    <w:sz w:val="22"/>
                    <w:szCs w:val="22"/>
                  </w:rPr>
                </w:rPrChange>
              </w:rPr>
              <w:pPrChange w:id="6226" w:author="Chara Katiri" w:date="2015-05-12T13:05:00Z">
                <w:pPr>
                  <w:pStyle w:val="ListParagraph"/>
                  <w:spacing w:line="360" w:lineRule="auto"/>
                  <w:ind w:left="0"/>
                  <w:jc w:val="both"/>
                </w:pPr>
              </w:pPrChange>
            </w:pPr>
          </w:p>
        </w:tc>
        <w:tc>
          <w:tcPr>
            <w:tcW w:w="1169" w:type="dxa"/>
          </w:tcPr>
          <w:p w14:paraId="27859EAD" w14:textId="0C2A3CF7" w:rsidR="00810221" w:rsidRPr="00F758B3" w:rsidRDefault="00D71A41" w:rsidP="00F758B3">
            <w:pPr>
              <w:pStyle w:val="ListParagraph"/>
              <w:spacing w:line="360" w:lineRule="auto"/>
              <w:ind w:left="0"/>
              <w:jc w:val="both"/>
              <w:rPr>
                <w:ins w:id="6227" w:author="Chara Katiri" w:date="2015-04-12T15:31:00Z"/>
                <w:rFonts w:ascii="Times" w:hAnsi="Times" w:cs="Times New Roman"/>
                <w:sz w:val="22"/>
                <w:szCs w:val="22"/>
                <w:rPrChange w:id="6228" w:author="Chara Katiri" w:date="2015-05-12T13:05:00Z">
                  <w:rPr>
                    <w:ins w:id="6229" w:author="Chara Katiri" w:date="2015-04-12T15:31:00Z"/>
                    <w:rFonts w:ascii="Times" w:hAnsi="Times" w:cs="Times New Roman"/>
                    <w:sz w:val="22"/>
                    <w:szCs w:val="22"/>
                  </w:rPr>
                </w:rPrChange>
              </w:rPr>
              <w:pPrChange w:id="6230" w:author="Chara Katiri" w:date="2015-05-12T13:05:00Z">
                <w:pPr>
                  <w:pStyle w:val="ListParagraph"/>
                  <w:spacing w:line="360" w:lineRule="auto"/>
                  <w:ind w:left="0"/>
                  <w:jc w:val="both"/>
                </w:pPr>
              </w:pPrChange>
            </w:pPr>
            <w:ins w:id="6231" w:author="Chara Katiri" w:date="2015-04-12T17:44:00Z">
              <w:r w:rsidRPr="00F758B3">
                <w:rPr>
                  <w:rFonts w:ascii="Times" w:hAnsi="Times" w:cs="Times New Roman"/>
                  <w:sz w:val="22"/>
                  <w:szCs w:val="22"/>
                  <w:rPrChange w:id="6232" w:author="Chara Katiri" w:date="2015-05-12T13:05:00Z">
                    <w:rPr>
                      <w:rFonts w:ascii="Times" w:hAnsi="Times" w:cs="Times New Roman"/>
                      <w:sz w:val="22"/>
                      <w:szCs w:val="22"/>
                    </w:rPr>
                  </w:rPrChange>
                </w:rPr>
                <w:t>M</w:t>
              </w:r>
            </w:ins>
          </w:p>
        </w:tc>
      </w:tr>
      <w:tr w:rsidR="00810221" w:rsidRPr="00F758B3" w14:paraId="6CD803D0" w14:textId="77777777" w:rsidTr="00C44BF6">
        <w:trPr>
          <w:ins w:id="6233" w:author="Chara Katiri" w:date="2015-04-12T15:31:00Z"/>
        </w:trPr>
        <w:tc>
          <w:tcPr>
            <w:tcW w:w="1116" w:type="dxa"/>
          </w:tcPr>
          <w:p w14:paraId="446D6472" w14:textId="6C83C683" w:rsidR="00810221" w:rsidRPr="00F758B3" w:rsidRDefault="00D71A41" w:rsidP="00F758B3">
            <w:pPr>
              <w:pStyle w:val="ListParagraph"/>
              <w:spacing w:line="360" w:lineRule="auto"/>
              <w:ind w:left="0"/>
              <w:jc w:val="both"/>
              <w:rPr>
                <w:ins w:id="6234" w:author="Chara Katiri" w:date="2015-04-12T15:31:00Z"/>
                <w:rFonts w:ascii="Times" w:hAnsi="Times" w:cs="Times New Roman"/>
                <w:sz w:val="22"/>
                <w:szCs w:val="22"/>
                <w:rPrChange w:id="6235" w:author="Chara Katiri" w:date="2015-05-12T13:05:00Z">
                  <w:rPr>
                    <w:ins w:id="6236" w:author="Chara Katiri" w:date="2015-04-12T15:31:00Z"/>
                    <w:rFonts w:ascii="Times" w:hAnsi="Times" w:cs="Times New Roman"/>
                    <w:sz w:val="22"/>
                    <w:szCs w:val="22"/>
                  </w:rPr>
                </w:rPrChange>
              </w:rPr>
              <w:pPrChange w:id="6237" w:author="Chara Katiri" w:date="2015-05-12T13:05:00Z">
                <w:pPr>
                  <w:pStyle w:val="ListParagraph"/>
                  <w:spacing w:line="360" w:lineRule="auto"/>
                  <w:ind w:left="0"/>
                  <w:jc w:val="both"/>
                </w:pPr>
              </w:pPrChange>
            </w:pPr>
            <w:ins w:id="6238" w:author="Chara Katiri" w:date="2015-04-12T17:43:00Z">
              <w:r w:rsidRPr="00F758B3">
                <w:rPr>
                  <w:rFonts w:ascii="Times" w:hAnsi="Times" w:cs="Times New Roman"/>
                  <w:sz w:val="22"/>
                  <w:szCs w:val="22"/>
                  <w:rPrChange w:id="6239" w:author="Chara Katiri" w:date="2015-05-12T13:05:00Z">
                    <w:rPr>
                      <w:rFonts w:ascii="Times" w:hAnsi="Times" w:cs="Times New Roman"/>
                      <w:sz w:val="22"/>
                      <w:szCs w:val="22"/>
                    </w:rPr>
                  </w:rPrChange>
                </w:rPr>
                <w:t>9.6</w:t>
              </w:r>
            </w:ins>
          </w:p>
        </w:tc>
        <w:tc>
          <w:tcPr>
            <w:tcW w:w="3960" w:type="dxa"/>
          </w:tcPr>
          <w:p w14:paraId="33B3316C" w14:textId="1ABABF93" w:rsidR="00810221" w:rsidRPr="00F758B3" w:rsidRDefault="00810221" w:rsidP="00F758B3">
            <w:pPr>
              <w:pStyle w:val="ListParagraph"/>
              <w:spacing w:line="360" w:lineRule="auto"/>
              <w:ind w:left="0"/>
              <w:jc w:val="both"/>
              <w:rPr>
                <w:ins w:id="6240" w:author="Chara Katiri" w:date="2015-04-12T15:31:00Z"/>
                <w:rFonts w:ascii="Times" w:hAnsi="Times" w:cs="Times New Roman"/>
                <w:sz w:val="22"/>
                <w:szCs w:val="22"/>
                <w:rPrChange w:id="6241" w:author="Chara Katiri" w:date="2015-05-12T13:05:00Z">
                  <w:rPr>
                    <w:ins w:id="6242" w:author="Chara Katiri" w:date="2015-04-12T15:31:00Z"/>
                    <w:rFonts w:ascii="Times" w:hAnsi="Times" w:cs="Times New Roman"/>
                    <w:sz w:val="22"/>
                    <w:szCs w:val="22"/>
                  </w:rPr>
                </w:rPrChange>
              </w:rPr>
              <w:pPrChange w:id="6243" w:author="Chara Katiri" w:date="2015-05-12T13:05:00Z">
                <w:pPr>
                  <w:pStyle w:val="ListParagraph"/>
                  <w:spacing w:line="360" w:lineRule="auto"/>
                  <w:ind w:left="0"/>
                  <w:jc w:val="both"/>
                </w:pPr>
              </w:pPrChange>
            </w:pPr>
            <w:ins w:id="6244" w:author="Chara Katiri" w:date="2015-04-12T15:31:00Z">
              <w:r w:rsidRPr="00F758B3">
                <w:rPr>
                  <w:rFonts w:ascii="Times" w:hAnsi="Times" w:cs="Times New Roman"/>
                  <w:sz w:val="22"/>
                  <w:szCs w:val="22"/>
                  <w:rPrChange w:id="6245" w:author="Chara Katiri" w:date="2015-05-12T13:05:00Z">
                    <w:rPr>
                      <w:rFonts w:ascii="Times" w:hAnsi="Times" w:cs="Times New Roman"/>
                      <w:sz w:val="22"/>
                      <w:szCs w:val="22"/>
                    </w:rPr>
                  </w:rPrChange>
                </w:rPr>
                <w:t xml:space="preserve">The system must decline usernames that are not valid. </w:t>
              </w:r>
            </w:ins>
          </w:p>
        </w:tc>
        <w:tc>
          <w:tcPr>
            <w:tcW w:w="1274" w:type="dxa"/>
          </w:tcPr>
          <w:p w14:paraId="7C7BC510" w14:textId="7E198E99" w:rsidR="00810221" w:rsidRPr="00F758B3" w:rsidRDefault="00D71A41" w:rsidP="00F758B3">
            <w:pPr>
              <w:pStyle w:val="ListParagraph"/>
              <w:spacing w:line="360" w:lineRule="auto"/>
              <w:ind w:left="0"/>
              <w:jc w:val="both"/>
              <w:rPr>
                <w:ins w:id="6246" w:author="Chara Katiri" w:date="2015-04-12T15:31:00Z"/>
                <w:rFonts w:ascii="Times" w:hAnsi="Times" w:cs="Times New Roman"/>
                <w:sz w:val="22"/>
                <w:szCs w:val="22"/>
                <w:rPrChange w:id="6247" w:author="Chara Katiri" w:date="2015-05-12T13:05:00Z">
                  <w:rPr>
                    <w:ins w:id="6248" w:author="Chara Katiri" w:date="2015-04-12T15:31:00Z"/>
                    <w:rFonts w:ascii="Times" w:hAnsi="Times" w:cs="Times New Roman"/>
                    <w:sz w:val="22"/>
                    <w:szCs w:val="22"/>
                  </w:rPr>
                </w:rPrChange>
              </w:rPr>
              <w:pPrChange w:id="6249" w:author="Chara Katiri" w:date="2015-05-12T13:05:00Z">
                <w:pPr>
                  <w:pStyle w:val="ListParagraph"/>
                  <w:spacing w:line="360" w:lineRule="auto"/>
                  <w:ind w:left="0"/>
                  <w:jc w:val="both"/>
                </w:pPr>
              </w:pPrChange>
            </w:pPr>
            <w:ins w:id="6250" w:author="Chara Katiri" w:date="2015-04-12T17:44:00Z">
              <w:r w:rsidRPr="00F758B3">
                <w:rPr>
                  <w:rFonts w:ascii="Times" w:hAnsi="Times" w:cs="Times New Roman"/>
                  <w:sz w:val="22"/>
                  <w:szCs w:val="22"/>
                  <w:rPrChange w:id="6251" w:author="Chara Katiri" w:date="2015-05-12T13:05:00Z">
                    <w:rPr>
                      <w:rFonts w:ascii="Times" w:hAnsi="Times" w:cs="Times New Roman"/>
                      <w:sz w:val="22"/>
                      <w:szCs w:val="22"/>
                    </w:rPr>
                  </w:rPrChange>
                </w:rPr>
                <w:t>Functional</w:t>
              </w:r>
            </w:ins>
          </w:p>
        </w:tc>
        <w:tc>
          <w:tcPr>
            <w:tcW w:w="1609" w:type="dxa"/>
          </w:tcPr>
          <w:p w14:paraId="3343E5EF" w14:textId="77777777" w:rsidR="00810221" w:rsidRPr="00F758B3" w:rsidRDefault="00810221" w:rsidP="00F758B3">
            <w:pPr>
              <w:pStyle w:val="ListParagraph"/>
              <w:spacing w:line="360" w:lineRule="auto"/>
              <w:ind w:left="0"/>
              <w:jc w:val="both"/>
              <w:rPr>
                <w:ins w:id="6252" w:author="Chara Katiri" w:date="2015-04-12T15:31:00Z"/>
                <w:rFonts w:ascii="Times" w:hAnsi="Times" w:cs="Times New Roman"/>
                <w:sz w:val="22"/>
                <w:szCs w:val="22"/>
                <w:rPrChange w:id="6253" w:author="Chara Katiri" w:date="2015-05-12T13:05:00Z">
                  <w:rPr>
                    <w:ins w:id="6254" w:author="Chara Katiri" w:date="2015-04-12T15:31:00Z"/>
                    <w:rFonts w:ascii="Times" w:hAnsi="Times" w:cs="Times New Roman"/>
                    <w:sz w:val="22"/>
                    <w:szCs w:val="22"/>
                  </w:rPr>
                </w:rPrChange>
              </w:rPr>
              <w:pPrChange w:id="6255" w:author="Chara Katiri" w:date="2015-05-12T13:05:00Z">
                <w:pPr>
                  <w:pStyle w:val="ListParagraph"/>
                  <w:spacing w:line="360" w:lineRule="auto"/>
                  <w:ind w:left="0"/>
                  <w:jc w:val="both"/>
                </w:pPr>
              </w:pPrChange>
            </w:pPr>
          </w:p>
        </w:tc>
        <w:tc>
          <w:tcPr>
            <w:tcW w:w="1169" w:type="dxa"/>
          </w:tcPr>
          <w:p w14:paraId="4ED8C3B0" w14:textId="4B718E72" w:rsidR="00810221" w:rsidRPr="00F758B3" w:rsidRDefault="00D71A41" w:rsidP="00F758B3">
            <w:pPr>
              <w:pStyle w:val="ListParagraph"/>
              <w:spacing w:line="360" w:lineRule="auto"/>
              <w:ind w:left="0"/>
              <w:jc w:val="both"/>
              <w:rPr>
                <w:ins w:id="6256" w:author="Chara Katiri" w:date="2015-04-12T15:31:00Z"/>
                <w:rFonts w:ascii="Times" w:hAnsi="Times" w:cs="Times New Roman"/>
                <w:sz w:val="22"/>
                <w:szCs w:val="22"/>
                <w:rPrChange w:id="6257" w:author="Chara Katiri" w:date="2015-05-12T13:05:00Z">
                  <w:rPr>
                    <w:ins w:id="6258" w:author="Chara Katiri" w:date="2015-04-12T15:31:00Z"/>
                    <w:rFonts w:ascii="Times" w:hAnsi="Times" w:cs="Times New Roman"/>
                    <w:sz w:val="22"/>
                    <w:szCs w:val="22"/>
                  </w:rPr>
                </w:rPrChange>
              </w:rPr>
              <w:pPrChange w:id="6259" w:author="Chara Katiri" w:date="2015-05-12T13:05:00Z">
                <w:pPr>
                  <w:pStyle w:val="ListParagraph"/>
                  <w:spacing w:line="360" w:lineRule="auto"/>
                  <w:ind w:left="0"/>
                  <w:jc w:val="both"/>
                </w:pPr>
              </w:pPrChange>
            </w:pPr>
            <w:ins w:id="6260" w:author="Chara Katiri" w:date="2015-04-12T17:44:00Z">
              <w:r w:rsidRPr="00F758B3">
                <w:rPr>
                  <w:rFonts w:ascii="Times" w:hAnsi="Times" w:cs="Times New Roman"/>
                  <w:sz w:val="22"/>
                  <w:szCs w:val="22"/>
                  <w:rPrChange w:id="6261" w:author="Chara Katiri" w:date="2015-05-12T13:05:00Z">
                    <w:rPr>
                      <w:rFonts w:ascii="Times" w:hAnsi="Times" w:cs="Times New Roman"/>
                      <w:sz w:val="22"/>
                      <w:szCs w:val="22"/>
                    </w:rPr>
                  </w:rPrChange>
                </w:rPr>
                <w:t>M</w:t>
              </w:r>
            </w:ins>
          </w:p>
        </w:tc>
      </w:tr>
      <w:tr w:rsidR="00810221" w:rsidRPr="00F758B3" w14:paraId="7FF41140" w14:textId="77777777" w:rsidTr="00810221">
        <w:tblPrEx>
          <w:tblPrExChange w:id="6262" w:author="Chara Katiri" w:date="2015-04-12T15:33:00Z">
            <w:tblPrEx>
              <w:tblW w:w="9128" w:type="dxa"/>
            </w:tblPrEx>
          </w:tblPrExChange>
        </w:tblPrEx>
        <w:trPr>
          <w:ins w:id="6263" w:author="Chara Katiri" w:date="2015-04-12T15:31:00Z"/>
          <w:trPrChange w:id="6264" w:author="Chara Katiri" w:date="2015-04-12T15:33:00Z">
            <w:trPr>
              <w:gridBefore w:val="1"/>
              <w:gridAfter w:val="0"/>
            </w:trPr>
          </w:trPrChange>
        </w:trPr>
        <w:tc>
          <w:tcPr>
            <w:tcW w:w="1116" w:type="dxa"/>
            <w:shd w:val="clear" w:color="auto" w:fill="4F81BD" w:themeFill="accent1"/>
            <w:tcPrChange w:id="6265" w:author="Chara Katiri" w:date="2015-04-12T15:33:00Z">
              <w:tcPr>
                <w:tcW w:w="1116" w:type="dxa"/>
                <w:gridSpan w:val="2"/>
              </w:tcPr>
            </w:tcPrChange>
          </w:tcPr>
          <w:p w14:paraId="46255DF1" w14:textId="696AE8BB" w:rsidR="00810221" w:rsidRPr="00F758B3" w:rsidRDefault="004A6681" w:rsidP="00F758B3">
            <w:pPr>
              <w:pStyle w:val="ListParagraph"/>
              <w:spacing w:line="360" w:lineRule="auto"/>
              <w:ind w:left="0"/>
              <w:jc w:val="both"/>
              <w:rPr>
                <w:ins w:id="6266" w:author="Chara Katiri" w:date="2015-04-12T15:31:00Z"/>
                <w:rFonts w:ascii="Times" w:hAnsi="Times" w:cs="Times New Roman"/>
                <w:sz w:val="22"/>
                <w:szCs w:val="22"/>
                <w:rPrChange w:id="6267" w:author="Chara Katiri" w:date="2015-05-12T13:05:00Z">
                  <w:rPr>
                    <w:ins w:id="6268" w:author="Chara Katiri" w:date="2015-04-12T15:31:00Z"/>
                    <w:rFonts w:ascii="Times" w:hAnsi="Times" w:cs="Times New Roman"/>
                    <w:sz w:val="22"/>
                    <w:szCs w:val="22"/>
                  </w:rPr>
                </w:rPrChange>
              </w:rPr>
              <w:pPrChange w:id="6269" w:author="Chara Katiri" w:date="2015-05-12T13:05:00Z">
                <w:pPr>
                  <w:pStyle w:val="ListParagraph"/>
                  <w:spacing w:line="360" w:lineRule="auto"/>
                  <w:ind w:left="0"/>
                  <w:jc w:val="both"/>
                </w:pPr>
              </w:pPrChange>
            </w:pPr>
            <w:del w:id="6270" w:author="Chara Katiri" w:date="2015-05-12T13:20:00Z">
              <w:r w:rsidRPr="00F758B3" w:rsidDel="00F758B3">
                <w:rPr>
                  <w:rFonts w:ascii="Times" w:hAnsi="Times" w:cs="Times New Roman"/>
                  <w:sz w:val="22"/>
                  <w:szCs w:val="22"/>
                  <w:rPrChange w:id="6271" w:author="Chara Katiri" w:date="2015-05-12T13:05:00Z">
                    <w:rPr>
                      <w:rFonts w:ascii="Times" w:hAnsi="Times" w:cs="Times New Roman"/>
                      <w:sz w:val="22"/>
                      <w:szCs w:val="22"/>
                    </w:rPr>
                  </w:rPrChange>
                </w:rPr>
                <w:delText>could</w:delText>
              </w:r>
            </w:del>
          </w:p>
        </w:tc>
        <w:tc>
          <w:tcPr>
            <w:tcW w:w="3960" w:type="dxa"/>
            <w:shd w:val="clear" w:color="auto" w:fill="4F81BD" w:themeFill="accent1"/>
            <w:tcPrChange w:id="6272" w:author="Chara Katiri" w:date="2015-04-12T15:33:00Z">
              <w:tcPr>
                <w:tcW w:w="3960" w:type="dxa"/>
                <w:gridSpan w:val="2"/>
              </w:tcPr>
            </w:tcPrChange>
          </w:tcPr>
          <w:p w14:paraId="2291AEB5" w14:textId="62EA3A6D" w:rsidR="00810221" w:rsidRPr="00AC7486" w:rsidRDefault="00810221" w:rsidP="00F758B3">
            <w:pPr>
              <w:pStyle w:val="ListParagraph"/>
              <w:spacing w:line="360" w:lineRule="auto"/>
              <w:ind w:left="0"/>
              <w:jc w:val="both"/>
              <w:rPr>
                <w:ins w:id="6273" w:author="Chara Katiri" w:date="2015-04-12T15:31:00Z"/>
                <w:rFonts w:ascii="Times" w:hAnsi="Times" w:cs="Times New Roman"/>
                <w:b/>
                <w:color w:val="FFFFFF" w:themeColor="background1"/>
                <w:sz w:val="22"/>
                <w:szCs w:val="22"/>
                <w:rPrChange w:id="6274" w:author="Chara Katiri" w:date="2015-05-12T14:59:00Z">
                  <w:rPr>
                    <w:ins w:id="6275" w:author="Chara Katiri" w:date="2015-04-12T15:31:00Z"/>
                    <w:rFonts w:ascii="Times" w:hAnsi="Times" w:cs="Times New Roman"/>
                    <w:sz w:val="22"/>
                    <w:szCs w:val="22"/>
                  </w:rPr>
                </w:rPrChange>
              </w:rPr>
              <w:pPrChange w:id="6276" w:author="Chara Katiri" w:date="2015-05-12T13:05:00Z">
                <w:pPr>
                  <w:pStyle w:val="ListParagraph"/>
                  <w:spacing w:line="360" w:lineRule="auto"/>
                  <w:ind w:left="0"/>
                  <w:jc w:val="both"/>
                </w:pPr>
              </w:pPrChange>
            </w:pPr>
            <w:ins w:id="6277" w:author="Chara Katiri" w:date="2015-04-12T15:36:00Z">
              <w:r w:rsidRPr="00AC7486">
                <w:rPr>
                  <w:rFonts w:ascii="Times" w:hAnsi="Times" w:cs="Times New Roman"/>
                  <w:b/>
                  <w:color w:val="FFFFFF" w:themeColor="background1"/>
                  <w:sz w:val="22"/>
                  <w:szCs w:val="22"/>
                  <w:rPrChange w:id="6278" w:author="Chara Katiri" w:date="2015-05-12T14:59:00Z">
                    <w:rPr>
                      <w:rFonts w:ascii="Times" w:hAnsi="Times" w:cs="Times New Roman"/>
                      <w:sz w:val="22"/>
                      <w:szCs w:val="22"/>
                    </w:rPr>
                  </w:rPrChange>
                </w:rPr>
                <w:t>Items</w:t>
              </w:r>
            </w:ins>
          </w:p>
        </w:tc>
        <w:tc>
          <w:tcPr>
            <w:tcW w:w="1274" w:type="dxa"/>
            <w:shd w:val="clear" w:color="auto" w:fill="4F81BD" w:themeFill="accent1"/>
            <w:tcPrChange w:id="6279" w:author="Chara Katiri" w:date="2015-04-12T15:33:00Z">
              <w:tcPr>
                <w:tcW w:w="1274" w:type="dxa"/>
              </w:tcPr>
            </w:tcPrChange>
          </w:tcPr>
          <w:p w14:paraId="49E82C85" w14:textId="77777777" w:rsidR="00810221" w:rsidRPr="00F758B3" w:rsidRDefault="00810221" w:rsidP="00F758B3">
            <w:pPr>
              <w:pStyle w:val="ListParagraph"/>
              <w:spacing w:line="360" w:lineRule="auto"/>
              <w:ind w:left="0"/>
              <w:jc w:val="both"/>
              <w:rPr>
                <w:ins w:id="6280" w:author="Chara Katiri" w:date="2015-04-12T15:31:00Z"/>
                <w:rFonts w:ascii="Times" w:hAnsi="Times" w:cs="Times New Roman"/>
                <w:sz w:val="22"/>
                <w:szCs w:val="22"/>
                <w:rPrChange w:id="6281" w:author="Chara Katiri" w:date="2015-05-12T13:05:00Z">
                  <w:rPr>
                    <w:ins w:id="6282" w:author="Chara Katiri" w:date="2015-04-12T15:31:00Z"/>
                    <w:rFonts w:ascii="Times" w:hAnsi="Times" w:cs="Times New Roman"/>
                    <w:sz w:val="22"/>
                    <w:szCs w:val="22"/>
                  </w:rPr>
                </w:rPrChange>
              </w:rPr>
              <w:pPrChange w:id="6283" w:author="Chara Katiri" w:date="2015-05-12T13:05:00Z">
                <w:pPr>
                  <w:pStyle w:val="ListParagraph"/>
                  <w:spacing w:line="360" w:lineRule="auto"/>
                  <w:ind w:left="0"/>
                  <w:jc w:val="both"/>
                </w:pPr>
              </w:pPrChange>
            </w:pPr>
          </w:p>
        </w:tc>
        <w:tc>
          <w:tcPr>
            <w:tcW w:w="1609" w:type="dxa"/>
            <w:shd w:val="clear" w:color="auto" w:fill="4F81BD" w:themeFill="accent1"/>
            <w:tcPrChange w:id="6284" w:author="Chara Katiri" w:date="2015-04-12T15:33:00Z">
              <w:tcPr>
                <w:tcW w:w="1609" w:type="dxa"/>
                <w:gridSpan w:val="3"/>
              </w:tcPr>
            </w:tcPrChange>
          </w:tcPr>
          <w:p w14:paraId="6B00D131" w14:textId="77777777" w:rsidR="00810221" w:rsidRPr="00F758B3" w:rsidRDefault="00810221" w:rsidP="00F758B3">
            <w:pPr>
              <w:pStyle w:val="ListParagraph"/>
              <w:spacing w:line="360" w:lineRule="auto"/>
              <w:ind w:left="0"/>
              <w:jc w:val="both"/>
              <w:rPr>
                <w:ins w:id="6285" w:author="Chara Katiri" w:date="2015-04-12T15:31:00Z"/>
                <w:rFonts w:ascii="Times" w:hAnsi="Times" w:cs="Times New Roman"/>
                <w:sz w:val="22"/>
                <w:szCs w:val="22"/>
                <w:rPrChange w:id="6286" w:author="Chara Katiri" w:date="2015-05-12T13:05:00Z">
                  <w:rPr>
                    <w:ins w:id="6287" w:author="Chara Katiri" w:date="2015-04-12T15:31:00Z"/>
                    <w:rFonts w:ascii="Times" w:hAnsi="Times" w:cs="Times New Roman"/>
                    <w:sz w:val="22"/>
                    <w:szCs w:val="22"/>
                  </w:rPr>
                </w:rPrChange>
              </w:rPr>
              <w:pPrChange w:id="6288" w:author="Chara Katiri" w:date="2015-05-12T13:05:00Z">
                <w:pPr>
                  <w:pStyle w:val="ListParagraph"/>
                  <w:spacing w:line="360" w:lineRule="auto"/>
                  <w:ind w:left="0"/>
                  <w:jc w:val="both"/>
                </w:pPr>
              </w:pPrChange>
            </w:pPr>
          </w:p>
        </w:tc>
        <w:tc>
          <w:tcPr>
            <w:tcW w:w="1169" w:type="dxa"/>
            <w:shd w:val="clear" w:color="auto" w:fill="4F81BD" w:themeFill="accent1"/>
            <w:tcPrChange w:id="6289" w:author="Chara Katiri" w:date="2015-04-12T15:33:00Z">
              <w:tcPr>
                <w:tcW w:w="1169" w:type="dxa"/>
                <w:gridSpan w:val="2"/>
              </w:tcPr>
            </w:tcPrChange>
          </w:tcPr>
          <w:p w14:paraId="19662DB4" w14:textId="77777777" w:rsidR="00810221" w:rsidRPr="00F758B3" w:rsidRDefault="00810221" w:rsidP="00F758B3">
            <w:pPr>
              <w:pStyle w:val="ListParagraph"/>
              <w:spacing w:line="360" w:lineRule="auto"/>
              <w:ind w:left="0"/>
              <w:jc w:val="both"/>
              <w:rPr>
                <w:ins w:id="6290" w:author="Chara Katiri" w:date="2015-04-12T15:31:00Z"/>
                <w:rFonts w:ascii="Times" w:hAnsi="Times" w:cs="Times New Roman"/>
                <w:sz w:val="22"/>
                <w:szCs w:val="22"/>
                <w:rPrChange w:id="6291" w:author="Chara Katiri" w:date="2015-05-12T13:05:00Z">
                  <w:rPr>
                    <w:ins w:id="6292" w:author="Chara Katiri" w:date="2015-04-12T15:31:00Z"/>
                    <w:rFonts w:ascii="Times" w:hAnsi="Times" w:cs="Times New Roman"/>
                    <w:sz w:val="22"/>
                    <w:szCs w:val="22"/>
                  </w:rPr>
                </w:rPrChange>
              </w:rPr>
              <w:pPrChange w:id="6293" w:author="Chara Katiri" w:date="2015-05-12T13:05:00Z">
                <w:pPr>
                  <w:pStyle w:val="ListParagraph"/>
                  <w:spacing w:line="360" w:lineRule="auto"/>
                  <w:ind w:left="0"/>
                  <w:jc w:val="both"/>
                </w:pPr>
              </w:pPrChange>
            </w:pPr>
          </w:p>
        </w:tc>
      </w:tr>
      <w:tr w:rsidR="00810221" w:rsidRPr="00F758B3" w14:paraId="1E8C5D0D" w14:textId="77777777" w:rsidTr="00810221">
        <w:trPr>
          <w:ins w:id="6294" w:author="Chara Katiri" w:date="2015-04-12T15:36:00Z"/>
        </w:trPr>
        <w:tc>
          <w:tcPr>
            <w:tcW w:w="1116" w:type="dxa"/>
          </w:tcPr>
          <w:p w14:paraId="26D8CC9F" w14:textId="29B17FFE" w:rsidR="00810221" w:rsidRPr="00F758B3" w:rsidRDefault="00D71A41" w:rsidP="00F758B3">
            <w:pPr>
              <w:pStyle w:val="ListParagraph"/>
              <w:spacing w:line="360" w:lineRule="auto"/>
              <w:ind w:left="0"/>
              <w:jc w:val="both"/>
              <w:rPr>
                <w:ins w:id="6295" w:author="Chara Katiri" w:date="2015-04-12T15:36:00Z"/>
                <w:rFonts w:ascii="Times" w:hAnsi="Times" w:cs="Times New Roman"/>
                <w:sz w:val="22"/>
                <w:szCs w:val="22"/>
                <w:rPrChange w:id="6296" w:author="Chara Katiri" w:date="2015-05-12T13:05:00Z">
                  <w:rPr>
                    <w:ins w:id="6297" w:author="Chara Katiri" w:date="2015-04-12T15:36:00Z"/>
                    <w:rFonts w:ascii="Times" w:hAnsi="Times" w:cs="Times New Roman"/>
                    <w:sz w:val="22"/>
                    <w:szCs w:val="22"/>
                  </w:rPr>
                </w:rPrChange>
              </w:rPr>
              <w:pPrChange w:id="6298" w:author="Chara Katiri" w:date="2015-05-12T13:05:00Z">
                <w:pPr>
                  <w:pStyle w:val="ListParagraph"/>
                  <w:spacing w:line="360" w:lineRule="auto"/>
                  <w:ind w:left="0"/>
                  <w:jc w:val="both"/>
                </w:pPr>
              </w:pPrChange>
            </w:pPr>
            <w:ins w:id="6299" w:author="Chara Katiri" w:date="2015-04-12T15:36:00Z">
              <w:r w:rsidRPr="00F758B3">
                <w:rPr>
                  <w:rFonts w:ascii="Times" w:hAnsi="Times" w:cs="Times New Roman"/>
                  <w:sz w:val="22"/>
                  <w:szCs w:val="22"/>
                  <w:rPrChange w:id="6300" w:author="Chara Katiri" w:date="2015-05-12T13:05:00Z">
                    <w:rPr>
                      <w:rFonts w:ascii="Times" w:hAnsi="Times" w:cs="Times New Roman"/>
                      <w:sz w:val="22"/>
                      <w:szCs w:val="22"/>
                    </w:rPr>
                  </w:rPrChange>
                </w:rPr>
                <w:t>1</w:t>
              </w:r>
              <w:r w:rsidR="00F758B3">
                <w:rPr>
                  <w:rFonts w:ascii="Times" w:hAnsi="Times" w:cs="Times New Roman"/>
                  <w:sz w:val="22"/>
                  <w:szCs w:val="22"/>
                  <w:rPrChange w:id="6301" w:author="Chara Katiri" w:date="2015-05-12T13:05:00Z">
                    <w:rPr>
                      <w:rFonts w:ascii="Times" w:hAnsi="Times" w:cs="Times New Roman"/>
                      <w:sz w:val="22"/>
                      <w:szCs w:val="22"/>
                    </w:rPr>
                  </w:rPrChange>
                </w:rPr>
                <w:t>0</w:t>
              </w:r>
            </w:ins>
          </w:p>
        </w:tc>
        <w:tc>
          <w:tcPr>
            <w:tcW w:w="3960" w:type="dxa"/>
          </w:tcPr>
          <w:p w14:paraId="662EC1CE" w14:textId="77777777" w:rsidR="00810221" w:rsidRPr="00F758B3" w:rsidRDefault="00810221" w:rsidP="00F758B3">
            <w:pPr>
              <w:pStyle w:val="ListParagraph"/>
              <w:spacing w:line="360" w:lineRule="auto"/>
              <w:ind w:left="0"/>
              <w:jc w:val="both"/>
              <w:rPr>
                <w:ins w:id="6302" w:author="Chara Katiri" w:date="2015-04-12T15:36:00Z"/>
                <w:rFonts w:ascii="Times" w:hAnsi="Times" w:cs="Times New Roman"/>
                <w:sz w:val="22"/>
                <w:szCs w:val="22"/>
                <w:rPrChange w:id="6303" w:author="Chara Katiri" w:date="2015-05-12T13:05:00Z">
                  <w:rPr>
                    <w:ins w:id="6304" w:author="Chara Katiri" w:date="2015-04-12T15:36:00Z"/>
                    <w:rFonts w:ascii="Times" w:hAnsi="Times" w:cs="Times New Roman"/>
                    <w:sz w:val="22"/>
                    <w:szCs w:val="22"/>
                  </w:rPr>
                </w:rPrChange>
              </w:rPr>
              <w:pPrChange w:id="6305" w:author="Chara Katiri" w:date="2015-05-12T13:05:00Z">
                <w:pPr>
                  <w:pStyle w:val="ListParagraph"/>
                  <w:spacing w:line="360" w:lineRule="auto"/>
                  <w:ind w:left="0"/>
                  <w:jc w:val="both"/>
                </w:pPr>
              </w:pPrChange>
            </w:pPr>
            <w:ins w:id="6306" w:author="Chara Katiri" w:date="2015-04-12T15:36:00Z">
              <w:r w:rsidRPr="00F758B3">
                <w:rPr>
                  <w:rFonts w:ascii="Times" w:hAnsi="Times" w:cs="Times New Roman"/>
                  <w:sz w:val="22"/>
                  <w:szCs w:val="22"/>
                  <w:rPrChange w:id="6307" w:author="Chara Katiri" w:date="2015-05-12T13:05:00Z">
                    <w:rPr>
                      <w:rFonts w:ascii="Times" w:hAnsi="Times" w:cs="Times New Roman"/>
                      <w:sz w:val="22"/>
                      <w:szCs w:val="22"/>
                    </w:rPr>
                  </w:rPrChange>
                </w:rPr>
                <w:t>The system must provide information about the product: Title, Description, Price, Category and Seller contact information.</w:t>
              </w:r>
            </w:ins>
          </w:p>
        </w:tc>
        <w:tc>
          <w:tcPr>
            <w:tcW w:w="1274" w:type="dxa"/>
          </w:tcPr>
          <w:p w14:paraId="2ACDF812" w14:textId="77777777" w:rsidR="00810221" w:rsidRPr="00F758B3" w:rsidRDefault="00810221" w:rsidP="00F758B3">
            <w:pPr>
              <w:pStyle w:val="ListParagraph"/>
              <w:spacing w:line="360" w:lineRule="auto"/>
              <w:ind w:left="0"/>
              <w:jc w:val="both"/>
              <w:rPr>
                <w:ins w:id="6308" w:author="Chara Katiri" w:date="2015-04-12T15:36:00Z"/>
                <w:rFonts w:ascii="Times" w:hAnsi="Times" w:cs="Times New Roman"/>
                <w:sz w:val="22"/>
                <w:szCs w:val="22"/>
                <w:rPrChange w:id="6309" w:author="Chara Katiri" w:date="2015-05-12T13:05:00Z">
                  <w:rPr>
                    <w:ins w:id="6310" w:author="Chara Katiri" w:date="2015-04-12T15:36:00Z"/>
                    <w:rFonts w:ascii="Times" w:hAnsi="Times" w:cs="Times New Roman"/>
                    <w:sz w:val="22"/>
                    <w:szCs w:val="22"/>
                  </w:rPr>
                </w:rPrChange>
              </w:rPr>
              <w:pPrChange w:id="6311" w:author="Chara Katiri" w:date="2015-05-12T13:05:00Z">
                <w:pPr>
                  <w:pStyle w:val="ListParagraph"/>
                  <w:spacing w:line="360" w:lineRule="auto"/>
                  <w:ind w:left="0"/>
                  <w:jc w:val="both"/>
                </w:pPr>
              </w:pPrChange>
            </w:pPr>
            <w:ins w:id="6312" w:author="Chara Katiri" w:date="2015-04-12T15:36:00Z">
              <w:r w:rsidRPr="00F758B3">
                <w:rPr>
                  <w:rFonts w:ascii="Times" w:hAnsi="Times" w:cs="Times New Roman"/>
                  <w:sz w:val="22"/>
                  <w:szCs w:val="22"/>
                  <w:rPrChange w:id="6313" w:author="Chara Katiri" w:date="2015-05-12T13:05:00Z">
                    <w:rPr>
                      <w:rFonts w:ascii="Times" w:hAnsi="Times" w:cs="Times New Roman"/>
                      <w:sz w:val="22"/>
                      <w:szCs w:val="22"/>
                    </w:rPr>
                  </w:rPrChange>
                </w:rPr>
                <w:t>Functional</w:t>
              </w:r>
            </w:ins>
          </w:p>
        </w:tc>
        <w:tc>
          <w:tcPr>
            <w:tcW w:w="1609" w:type="dxa"/>
          </w:tcPr>
          <w:p w14:paraId="3AB28429" w14:textId="252BEF62" w:rsidR="00810221" w:rsidRPr="00F758B3" w:rsidRDefault="00810221" w:rsidP="00F758B3">
            <w:pPr>
              <w:pStyle w:val="ListParagraph"/>
              <w:spacing w:line="360" w:lineRule="auto"/>
              <w:ind w:left="0"/>
              <w:jc w:val="both"/>
              <w:rPr>
                <w:ins w:id="6314" w:author="Chara Katiri" w:date="2015-04-12T15:36:00Z"/>
                <w:rFonts w:ascii="Times" w:hAnsi="Times" w:cs="Times New Roman"/>
                <w:sz w:val="22"/>
                <w:szCs w:val="22"/>
                <w:rPrChange w:id="6315" w:author="Chara Katiri" w:date="2015-05-12T13:05:00Z">
                  <w:rPr>
                    <w:ins w:id="6316" w:author="Chara Katiri" w:date="2015-04-12T15:36:00Z"/>
                    <w:rFonts w:ascii="Times" w:hAnsi="Times" w:cs="Times New Roman"/>
                    <w:sz w:val="22"/>
                    <w:szCs w:val="22"/>
                  </w:rPr>
                </w:rPrChange>
              </w:rPr>
              <w:pPrChange w:id="6317" w:author="Chara Katiri" w:date="2015-05-12T13:05:00Z">
                <w:pPr>
                  <w:pStyle w:val="ListParagraph"/>
                  <w:spacing w:line="360" w:lineRule="auto"/>
                  <w:ind w:left="0"/>
                  <w:jc w:val="both"/>
                </w:pPr>
              </w:pPrChange>
            </w:pPr>
          </w:p>
        </w:tc>
        <w:tc>
          <w:tcPr>
            <w:tcW w:w="1169" w:type="dxa"/>
          </w:tcPr>
          <w:p w14:paraId="6D84E685" w14:textId="77777777" w:rsidR="00810221" w:rsidRPr="00F758B3" w:rsidRDefault="00810221" w:rsidP="00F758B3">
            <w:pPr>
              <w:pStyle w:val="ListParagraph"/>
              <w:spacing w:line="360" w:lineRule="auto"/>
              <w:ind w:left="0"/>
              <w:jc w:val="both"/>
              <w:rPr>
                <w:ins w:id="6318" w:author="Chara Katiri" w:date="2015-04-12T15:36:00Z"/>
                <w:rFonts w:ascii="Times" w:hAnsi="Times" w:cs="Times New Roman"/>
                <w:sz w:val="22"/>
                <w:szCs w:val="22"/>
                <w:rPrChange w:id="6319" w:author="Chara Katiri" w:date="2015-05-12T13:05:00Z">
                  <w:rPr>
                    <w:ins w:id="6320" w:author="Chara Katiri" w:date="2015-04-12T15:36:00Z"/>
                    <w:rFonts w:ascii="Times" w:hAnsi="Times" w:cs="Times New Roman"/>
                    <w:sz w:val="22"/>
                    <w:szCs w:val="22"/>
                  </w:rPr>
                </w:rPrChange>
              </w:rPr>
              <w:pPrChange w:id="6321" w:author="Chara Katiri" w:date="2015-05-12T13:05:00Z">
                <w:pPr>
                  <w:pStyle w:val="ListParagraph"/>
                  <w:spacing w:line="360" w:lineRule="auto"/>
                  <w:ind w:left="0"/>
                  <w:jc w:val="both"/>
                </w:pPr>
              </w:pPrChange>
            </w:pPr>
            <w:ins w:id="6322" w:author="Chara Katiri" w:date="2015-04-12T15:36:00Z">
              <w:r w:rsidRPr="00F758B3">
                <w:rPr>
                  <w:rFonts w:ascii="Times" w:hAnsi="Times" w:cs="Times New Roman"/>
                  <w:sz w:val="22"/>
                  <w:szCs w:val="22"/>
                  <w:rPrChange w:id="6323" w:author="Chara Katiri" w:date="2015-05-12T13:05:00Z">
                    <w:rPr>
                      <w:rFonts w:ascii="Times" w:hAnsi="Times" w:cs="Times New Roman"/>
                      <w:sz w:val="22"/>
                      <w:szCs w:val="22"/>
                    </w:rPr>
                  </w:rPrChange>
                </w:rPr>
                <w:t>M</w:t>
              </w:r>
            </w:ins>
          </w:p>
        </w:tc>
      </w:tr>
      <w:tr w:rsidR="00810221" w:rsidRPr="00F758B3" w14:paraId="542B4344" w14:textId="77777777" w:rsidTr="00810221">
        <w:trPr>
          <w:ins w:id="6324" w:author="Chara Katiri" w:date="2015-04-12T15:36:00Z"/>
        </w:trPr>
        <w:tc>
          <w:tcPr>
            <w:tcW w:w="1116" w:type="dxa"/>
          </w:tcPr>
          <w:p w14:paraId="09DA8262" w14:textId="1035C833" w:rsidR="00810221" w:rsidRPr="00F758B3" w:rsidRDefault="00D71A41" w:rsidP="00F758B3">
            <w:pPr>
              <w:pStyle w:val="ListParagraph"/>
              <w:spacing w:line="360" w:lineRule="auto"/>
              <w:ind w:left="0"/>
              <w:jc w:val="both"/>
              <w:rPr>
                <w:ins w:id="6325" w:author="Chara Katiri" w:date="2015-04-12T15:36:00Z"/>
                <w:rFonts w:ascii="Times" w:hAnsi="Times" w:cs="Times New Roman"/>
                <w:sz w:val="22"/>
                <w:szCs w:val="22"/>
                <w:rPrChange w:id="6326" w:author="Chara Katiri" w:date="2015-05-12T13:05:00Z">
                  <w:rPr>
                    <w:ins w:id="6327" w:author="Chara Katiri" w:date="2015-04-12T15:36:00Z"/>
                    <w:rFonts w:ascii="Times" w:hAnsi="Times" w:cs="Times New Roman"/>
                    <w:sz w:val="22"/>
                    <w:szCs w:val="22"/>
                  </w:rPr>
                </w:rPrChange>
              </w:rPr>
              <w:pPrChange w:id="6328" w:author="Chara Katiri" w:date="2015-05-12T13:05:00Z">
                <w:pPr>
                  <w:pStyle w:val="ListParagraph"/>
                  <w:spacing w:line="360" w:lineRule="auto"/>
                  <w:ind w:left="0"/>
                  <w:jc w:val="both"/>
                </w:pPr>
              </w:pPrChange>
            </w:pPr>
            <w:ins w:id="6329" w:author="Chara Katiri" w:date="2015-04-12T15:36:00Z">
              <w:r w:rsidRPr="00F758B3">
                <w:rPr>
                  <w:rFonts w:ascii="Times" w:hAnsi="Times" w:cs="Times New Roman"/>
                  <w:sz w:val="22"/>
                  <w:szCs w:val="22"/>
                  <w:rPrChange w:id="6330" w:author="Chara Katiri" w:date="2015-05-12T13:05:00Z">
                    <w:rPr>
                      <w:rFonts w:ascii="Times" w:hAnsi="Times" w:cs="Times New Roman"/>
                      <w:sz w:val="22"/>
                      <w:szCs w:val="22"/>
                    </w:rPr>
                  </w:rPrChange>
                </w:rPr>
                <w:t>1</w:t>
              </w:r>
              <w:r w:rsidR="00F758B3">
                <w:rPr>
                  <w:rFonts w:ascii="Times" w:hAnsi="Times" w:cs="Times New Roman"/>
                  <w:sz w:val="22"/>
                  <w:szCs w:val="22"/>
                  <w:rPrChange w:id="6331" w:author="Chara Katiri" w:date="2015-05-12T13:05:00Z">
                    <w:rPr>
                      <w:rFonts w:ascii="Times" w:hAnsi="Times" w:cs="Times New Roman"/>
                      <w:sz w:val="22"/>
                      <w:szCs w:val="22"/>
                    </w:rPr>
                  </w:rPrChange>
                </w:rPr>
                <w:t>1</w:t>
              </w:r>
            </w:ins>
          </w:p>
        </w:tc>
        <w:tc>
          <w:tcPr>
            <w:tcW w:w="3960" w:type="dxa"/>
          </w:tcPr>
          <w:p w14:paraId="1EC8A818" w14:textId="77777777" w:rsidR="00810221" w:rsidRPr="00F758B3" w:rsidRDefault="00810221" w:rsidP="00F758B3">
            <w:pPr>
              <w:pStyle w:val="ListParagraph"/>
              <w:spacing w:line="360" w:lineRule="auto"/>
              <w:ind w:left="0"/>
              <w:jc w:val="both"/>
              <w:rPr>
                <w:ins w:id="6332" w:author="Chara Katiri" w:date="2015-04-12T15:36:00Z"/>
                <w:rFonts w:ascii="Times" w:hAnsi="Times" w:cs="Times New Roman"/>
                <w:sz w:val="22"/>
                <w:szCs w:val="22"/>
                <w:rPrChange w:id="6333" w:author="Chara Katiri" w:date="2015-05-12T13:05:00Z">
                  <w:rPr>
                    <w:ins w:id="6334" w:author="Chara Katiri" w:date="2015-04-12T15:36:00Z"/>
                    <w:rFonts w:ascii="Times" w:hAnsi="Times" w:cs="Times New Roman"/>
                    <w:sz w:val="22"/>
                    <w:szCs w:val="22"/>
                  </w:rPr>
                </w:rPrChange>
              </w:rPr>
              <w:pPrChange w:id="6335" w:author="Chara Katiri" w:date="2015-05-12T13:05:00Z">
                <w:pPr>
                  <w:pStyle w:val="ListParagraph"/>
                  <w:spacing w:line="360" w:lineRule="auto"/>
                  <w:ind w:left="0"/>
                  <w:jc w:val="both"/>
                </w:pPr>
              </w:pPrChange>
            </w:pPr>
            <w:ins w:id="6336" w:author="Chara Katiri" w:date="2015-04-12T15:36:00Z">
              <w:r w:rsidRPr="00F758B3">
                <w:rPr>
                  <w:rFonts w:ascii="Times" w:hAnsi="Times" w:cs="Times New Roman"/>
                  <w:sz w:val="22"/>
                  <w:szCs w:val="22"/>
                  <w:rPrChange w:id="6337" w:author="Chara Katiri" w:date="2015-05-12T13:05:00Z">
                    <w:rPr>
                      <w:rFonts w:ascii="Times" w:hAnsi="Times" w:cs="Times New Roman"/>
                      <w:sz w:val="22"/>
                      <w:szCs w:val="22"/>
                    </w:rPr>
                  </w:rPrChange>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F758B3" w:rsidRDefault="00810221" w:rsidP="00F758B3">
            <w:pPr>
              <w:pStyle w:val="ListParagraph"/>
              <w:spacing w:line="360" w:lineRule="auto"/>
              <w:ind w:left="0"/>
              <w:jc w:val="both"/>
              <w:rPr>
                <w:ins w:id="6338" w:author="Chara Katiri" w:date="2015-04-12T15:36:00Z"/>
                <w:rFonts w:ascii="Times" w:hAnsi="Times" w:cs="Times New Roman"/>
                <w:sz w:val="22"/>
                <w:szCs w:val="22"/>
                <w:rPrChange w:id="6339" w:author="Chara Katiri" w:date="2015-05-12T13:05:00Z">
                  <w:rPr>
                    <w:ins w:id="6340" w:author="Chara Katiri" w:date="2015-04-12T15:36:00Z"/>
                    <w:rFonts w:ascii="Times" w:hAnsi="Times" w:cs="Times New Roman"/>
                    <w:sz w:val="22"/>
                    <w:szCs w:val="22"/>
                  </w:rPr>
                </w:rPrChange>
              </w:rPr>
              <w:pPrChange w:id="6341" w:author="Chara Katiri" w:date="2015-05-12T13:05:00Z">
                <w:pPr>
                  <w:pStyle w:val="ListParagraph"/>
                  <w:spacing w:line="360" w:lineRule="auto"/>
                  <w:ind w:left="0"/>
                  <w:jc w:val="both"/>
                </w:pPr>
              </w:pPrChange>
            </w:pPr>
            <w:ins w:id="6342" w:author="Chara Katiri" w:date="2015-04-12T15:36:00Z">
              <w:r w:rsidRPr="00F758B3">
                <w:rPr>
                  <w:rFonts w:ascii="Times" w:hAnsi="Times" w:cs="Times New Roman"/>
                  <w:sz w:val="22"/>
                  <w:szCs w:val="22"/>
                  <w:rPrChange w:id="6343" w:author="Chara Katiri" w:date="2015-05-12T13:05:00Z">
                    <w:rPr>
                      <w:rFonts w:ascii="Times" w:hAnsi="Times" w:cs="Times New Roman"/>
                      <w:sz w:val="22"/>
                      <w:szCs w:val="22"/>
                    </w:rPr>
                  </w:rPrChange>
                </w:rPr>
                <w:t>Functional</w:t>
              </w:r>
            </w:ins>
          </w:p>
        </w:tc>
        <w:tc>
          <w:tcPr>
            <w:tcW w:w="1609" w:type="dxa"/>
          </w:tcPr>
          <w:p w14:paraId="05AA7382" w14:textId="218B3B8D" w:rsidR="00810221" w:rsidRPr="00F758B3" w:rsidRDefault="00810221" w:rsidP="00F758B3">
            <w:pPr>
              <w:pStyle w:val="ListParagraph"/>
              <w:spacing w:line="360" w:lineRule="auto"/>
              <w:ind w:left="0"/>
              <w:jc w:val="both"/>
              <w:rPr>
                <w:ins w:id="6344" w:author="Chara Katiri" w:date="2015-04-12T15:36:00Z"/>
                <w:rFonts w:ascii="Times" w:hAnsi="Times" w:cs="Times New Roman"/>
                <w:sz w:val="22"/>
                <w:szCs w:val="22"/>
                <w:rPrChange w:id="6345" w:author="Chara Katiri" w:date="2015-05-12T13:05:00Z">
                  <w:rPr>
                    <w:ins w:id="6346" w:author="Chara Katiri" w:date="2015-04-12T15:36:00Z"/>
                    <w:rFonts w:ascii="Times" w:hAnsi="Times" w:cs="Times New Roman"/>
                    <w:sz w:val="22"/>
                    <w:szCs w:val="22"/>
                  </w:rPr>
                </w:rPrChange>
              </w:rPr>
              <w:pPrChange w:id="6347" w:author="Chara Katiri" w:date="2015-05-12T13:05:00Z">
                <w:pPr>
                  <w:pStyle w:val="ListParagraph"/>
                  <w:spacing w:line="360" w:lineRule="auto"/>
                  <w:ind w:left="0"/>
                  <w:jc w:val="both"/>
                </w:pPr>
              </w:pPrChange>
            </w:pPr>
          </w:p>
        </w:tc>
        <w:tc>
          <w:tcPr>
            <w:tcW w:w="1169" w:type="dxa"/>
          </w:tcPr>
          <w:p w14:paraId="771DFACB" w14:textId="77777777" w:rsidR="00810221" w:rsidRPr="00F758B3" w:rsidRDefault="00810221" w:rsidP="00F758B3">
            <w:pPr>
              <w:pStyle w:val="ListParagraph"/>
              <w:spacing w:line="360" w:lineRule="auto"/>
              <w:ind w:left="0"/>
              <w:jc w:val="both"/>
              <w:rPr>
                <w:ins w:id="6348" w:author="Chara Katiri" w:date="2015-04-12T15:36:00Z"/>
                <w:rFonts w:ascii="Times" w:hAnsi="Times" w:cs="Times New Roman"/>
                <w:sz w:val="22"/>
                <w:szCs w:val="22"/>
                <w:rPrChange w:id="6349" w:author="Chara Katiri" w:date="2015-05-12T13:05:00Z">
                  <w:rPr>
                    <w:ins w:id="6350" w:author="Chara Katiri" w:date="2015-04-12T15:36:00Z"/>
                    <w:rFonts w:ascii="Times" w:hAnsi="Times" w:cs="Times New Roman"/>
                    <w:sz w:val="22"/>
                    <w:szCs w:val="22"/>
                  </w:rPr>
                </w:rPrChange>
              </w:rPr>
              <w:pPrChange w:id="6351" w:author="Chara Katiri" w:date="2015-05-12T13:05:00Z">
                <w:pPr>
                  <w:pStyle w:val="ListParagraph"/>
                  <w:spacing w:line="360" w:lineRule="auto"/>
                  <w:ind w:left="0"/>
                  <w:jc w:val="both"/>
                </w:pPr>
              </w:pPrChange>
            </w:pPr>
            <w:ins w:id="6352" w:author="Chara Katiri" w:date="2015-04-12T15:36:00Z">
              <w:r w:rsidRPr="00F758B3">
                <w:rPr>
                  <w:rFonts w:ascii="Times" w:hAnsi="Times" w:cs="Times New Roman"/>
                  <w:sz w:val="22"/>
                  <w:szCs w:val="22"/>
                  <w:rPrChange w:id="6353" w:author="Chara Katiri" w:date="2015-05-12T13:05:00Z">
                    <w:rPr>
                      <w:rFonts w:ascii="Times" w:hAnsi="Times" w:cs="Times New Roman"/>
                      <w:sz w:val="22"/>
                      <w:szCs w:val="22"/>
                    </w:rPr>
                  </w:rPrChange>
                </w:rPr>
                <w:t>M</w:t>
              </w:r>
            </w:ins>
          </w:p>
        </w:tc>
      </w:tr>
      <w:tr w:rsidR="00810221" w:rsidRPr="00F758B3" w14:paraId="2CE15D4A" w14:textId="77777777" w:rsidTr="00810221">
        <w:tblPrEx>
          <w:tblPrExChange w:id="6354" w:author="Chara Katiri" w:date="2015-04-12T15:37:00Z">
            <w:tblPrEx>
              <w:tblW w:w="9128" w:type="dxa"/>
            </w:tblPrEx>
          </w:tblPrExChange>
        </w:tblPrEx>
        <w:trPr>
          <w:ins w:id="6355" w:author="Chara Katiri" w:date="2015-04-12T15:31:00Z"/>
          <w:trPrChange w:id="6356" w:author="Chara Katiri" w:date="2015-04-12T15:37:00Z">
            <w:trPr>
              <w:gridBefore w:val="1"/>
              <w:gridAfter w:val="0"/>
            </w:trPr>
          </w:trPrChange>
        </w:trPr>
        <w:tc>
          <w:tcPr>
            <w:tcW w:w="1116" w:type="dxa"/>
            <w:shd w:val="clear" w:color="auto" w:fill="4F81BD" w:themeFill="accent1"/>
            <w:tcPrChange w:id="6357" w:author="Chara Katiri" w:date="2015-04-12T15:37:00Z">
              <w:tcPr>
                <w:tcW w:w="1116" w:type="dxa"/>
                <w:gridSpan w:val="2"/>
              </w:tcPr>
            </w:tcPrChange>
          </w:tcPr>
          <w:p w14:paraId="6B99FDBE" w14:textId="77777777" w:rsidR="00810221" w:rsidRPr="00F758B3" w:rsidRDefault="00810221" w:rsidP="00F758B3">
            <w:pPr>
              <w:pStyle w:val="ListParagraph"/>
              <w:spacing w:line="360" w:lineRule="auto"/>
              <w:ind w:left="0"/>
              <w:jc w:val="both"/>
              <w:rPr>
                <w:ins w:id="6358" w:author="Chara Katiri" w:date="2015-04-12T15:31:00Z"/>
                <w:rFonts w:ascii="Times" w:hAnsi="Times" w:cs="Times New Roman"/>
                <w:sz w:val="22"/>
                <w:szCs w:val="22"/>
                <w:rPrChange w:id="6359" w:author="Chara Katiri" w:date="2015-05-12T13:05:00Z">
                  <w:rPr>
                    <w:ins w:id="6360" w:author="Chara Katiri" w:date="2015-04-12T15:31:00Z"/>
                    <w:rFonts w:ascii="Times" w:hAnsi="Times" w:cs="Times New Roman"/>
                    <w:sz w:val="22"/>
                    <w:szCs w:val="22"/>
                  </w:rPr>
                </w:rPrChange>
              </w:rPr>
              <w:pPrChange w:id="6361" w:author="Chara Katiri" w:date="2015-05-12T13:05:00Z">
                <w:pPr>
                  <w:pStyle w:val="ListParagraph"/>
                  <w:spacing w:line="360" w:lineRule="auto"/>
                  <w:ind w:left="0"/>
                  <w:jc w:val="both"/>
                </w:pPr>
              </w:pPrChange>
            </w:pPr>
          </w:p>
        </w:tc>
        <w:tc>
          <w:tcPr>
            <w:tcW w:w="3960" w:type="dxa"/>
            <w:shd w:val="clear" w:color="auto" w:fill="4F81BD" w:themeFill="accent1"/>
            <w:tcPrChange w:id="6362" w:author="Chara Katiri" w:date="2015-04-12T15:37:00Z">
              <w:tcPr>
                <w:tcW w:w="3960" w:type="dxa"/>
                <w:gridSpan w:val="2"/>
              </w:tcPr>
            </w:tcPrChange>
          </w:tcPr>
          <w:p w14:paraId="0DA8532B" w14:textId="6F589405" w:rsidR="00810221" w:rsidRPr="00AC7486" w:rsidRDefault="00810221" w:rsidP="00F758B3">
            <w:pPr>
              <w:pStyle w:val="ListParagraph"/>
              <w:spacing w:line="360" w:lineRule="auto"/>
              <w:ind w:left="0"/>
              <w:jc w:val="both"/>
              <w:rPr>
                <w:ins w:id="6363" w:author="Chara Katiri" w:date="2015-04-12T15:31:00Z"/>
                <w:rFonts w:ascii="Times" w:hAnsi="Times" w:cs="Times New Roman"/>
                <w:b/>
                <w:color w:val="FFFFFF" w:themeColor="background1"/>
                <w:sz w:val="22"/>
                <w:szCs w:val="22"/>
                <w:rPrChange w:id="6364" w:author="Chara Katiri" w:date="2015-05-12T15:00:00Z">
                  <w:rPr>
                    <w:ins w:id="6365" w:author="Chara Katiri" w:date="2015-04-12T15:31:00Z"/>
                    <w:rFonts w:ascii="Times" w:hAnsi="Times" w:cs="Times New Roman"/>
                    <w:sz w:val="22"/>
                    <w:szCs w:val="22"/>
                  </w:rPr>
                </w:rPrChange>
              </w:rPr>
              <w:pPrChange w:id="6366" w:author="Chara Katiri" w:date="2015-05-12T13:05:00Z">
                <w:pPr>
                  <w:pStyle w:val="ListParagraph"/>
                  <w:spacing w:line="360" w:lineRule="auto"/>
                  <w:ind w:left="0"/>
                  <w:jc w:val="both"/>
                </w:pPr>
              </w:pPrChange>
            </w:pPr>
            <w:ins w:id="6367" w:author="Chara Katiri" w:date="2015-04-12T15:37:00Z">
              <w:r w:rsidRPr="00AC7486">
                <w:rPr>
                  <w:rFonts w:ascii="Times" w:hAnsi="Times" w:cs="Times New Roman"/>
                  <w:b/>
                  <w:color w:val="FFFFFF" w:themeColor="background1"/>
                  <w:sz w:val="22"/>
                  <w:szCs w:val="22"/>
                  <w:rPrChange w:id="6368" w:author="Chara Katiri" w:date="2015-05-12T15:00:00Z">
                    <w:rPr>
                      <w:rFonts w:ascii="Times" w:hAnsi="Times" w:cs="Times New Roman"/>
                      <w:sz w:val="22"/>
                      <w:szCs w:val="22"/>
                    </w:rPr>
                  </w:rPrChange>
                </w:rPr>
                <w:t>Sort &amp; Search items</w:t>
              </w:r>
            </w:ins>
          </w:p>
        </w:tc>
        <w:tc>
          <w:tcPr>
            <w:tcW w:w="1274" w:type="dxa"/>
            <w:shd w:val="clear" w:color="auto" w:fill="4F81BD" w:themeFill="accent1"/>
            <w:tcPrChange w:id="6369" w:author="Chara Katiri" w:date="2015-04-12T15:37:00Z">
              <w:tcPr>
                <w:tcW w:w="1274" w:type="dxa"/>
              </w:tcPr>
            </w:tcPrChange>
          </w:tcPr>
          <w:p w14:paraId="0D8B56E4" w14:textId="77777777" w:rsidR="00810221" w:rsidRPr="00F758B3" w:rsidRDefault="00810221" w:rsidP="00F758B3">
            <w:pPr>
              <w:pStyle w:val="ListParagraph"/>
              <w:spacing w:line="360" w:lineRule="auto"/>
              <w:ind w:left="0"/>
              <w:jc w:val="both"/>
              <w:rPr>
                <w:ins w:id="6370" w:author="Chara Katiri" w:date="2015-04-12T15:31:00Z"/>
                <w:rFonts w:ascii="Times" w:hAnsi="Times" w:cs="Times New Roman"/>
                <w:sz w:val="22"/>
                <w:szCs w:val="22"/>
                <w:rPrChange w:id="6371" w:author="Chara Katiri" w:date="2015-05-12T13:05:00Z">
                  <w:rPr>
                    <w:ins w:id="6372" w:author="Chara Katiri" w:date="2015-04-12T15:31:00Z"/>
                    <w:rFonts w:ascii="Times" w:hAnsi="Times" w:cs="Times New Roman"/>
                    <w:sz w:val="22"/>
                    <w:szCs w:val="22"/>
                  </w:rPr>
                </w:rPrChange>
              </w:rPr>
              <w:pPrChange w:id="6373" w:author="Chara Katiri" w:date="2015-05-12T13:05:00Z">
                <w:pPr>
                  <w:pStyle w:val="ListParagraph"/>
                  <w:spacing w:line="360" w:lineRule="auto"/>
                  <w:ind w:left="0"/>
                  <w:jc w:val="both"/>
                </w:pPr>
              </w:pPrChange>
            </w:pPr>
          </w:p>
        </w:tc>
        <w:tc>
          <w:tcPr>
            <w:tcW w:w="1609" w:type="dxa"/>
            <w:shd w:val="clear" w:color="auto" w:fill="4F81BD" w:themeFill="accent1"/>
            <w:tcPrChange w:id="6374" w:author="Chara Katiri" w:date="2015-04-12T15:37:00Z">
              <w:tcPr>
                <w:tcW w:w="1609" w:type="dxa"/>
                <w:gridSpan w:val="3"/>
              </w:tcPr>
            </w:tcPrChange>
          </w:tcPr>
          <w:p w14:paraId="35911A22" w14:textId="77777777" w:rsidR="00810221" w:rsidRPr="00F758B3" w:rsidRDefault="00810221" w:rsidP="00F758B3">
            <w:pPr>
              <w:pStyle w:val="ListParagraph"/>
              <w:spacing w:line="360" w:lineRule="auto"/>
              <w:ind w:left="0"/>
              <w:jc w:val="both"/>
              <w:rPr>
                <w:ins w:id="6375" w:author="Chara Katiri" w:date="2015-04-12T15:31:00Z"/>
                <w:rFonts w:ascii="Times" w:hAnsi="Times" w:cs="Times New Roman"/>
                <w:sz w:val="22"/>
                <w:szCs w:val="22"/>
                <w:rPrChange w:id="6376" w:author="Chara Katiri" w:date="2015-05-12T13:05:00Z">
                  <w:rPr>
                    <w:ins w:id="6377" w:author="Chara Katiri" w:date="2015-04-12T15:31:00Z"/>
                    <w:rFonts w:ascii="Times" w:hAnsi="Times" w:cs="Times New Roman"/>
                    <w:sz w:val="22"/>
                    <w:szCs w:val="22"/>
                  </w:rPr>
                </w:rPrChange>
              </w:rPr>
              <w:pPrChange w:id="6378" w:author="Chara Katiri" w:date="2015-05-12T13:05:00Z">
                <w:pPr>
                  <w:pStyle w:val="ListParagraph"/>
                  <w:spacing w:line="360" w:lineRule="auto"/>
                  <w:ind w:left="0"/>
                  <w:jc w:val="both"/>
                </w:pPr>
              </w:pPrChange>
            </w:pPr>
          </w:p>
        </w:tc>
        <w:tc>
          <w:tcPr>
            <w:tcW w:w="1169" w:type="dxa"/>
            <w:shd w:val="clear" w:color="auto" w:fill="4F81BD" w:themeFill="accent1"/>
            <w:tcPrChange w:id="6379" w:author="Chara Katiri" w:date="2015-04-12T15:37:00Z">
              <w:tcPr>
                <w:tcW w:w="1169" w:type="dxa"/>
                <w:gridSpan w:val="2"/>
              </w:tcPr>
            </w:tcPrChange>
          </w:tcPr>
          <w:p w14:paraId="1AA451C3" w14:textId="77777777" w:rsidR="00810221" w:rsidRPr="00F758B3" w:rsidRDefault="00810221" w:rsidP="00F758B3">
            <w:pPr>
              <w:pStyle w:val="ListParagraph"/>
              <w:spacing w:line="360" w:lineRule="auto"/>
              <w:ind w:left="0"/>
              <w:jc w:val="both"/>
              <w:rPr>
                <w:ins w:id="6380" w:author="Chara Katiri" w:date="2015-04-12T15:31:00Z"/>
                <w:rFonts w:ascii="Times" w:hAnsi="Times" w:cs="Times New Roman"/>
                <w:sz w:val="22"/>
                <w:szCs w:val="22"/>
                <w:rPrChange w:id="6381" w:author="Chara Katiri" w:date="2015-05-12T13:05:00Z">
                  <w:rPr>
                    <w:ins w:id="6382" w:author="Chara Katiri" w:date="2015-04-12T15:31:00Z"/>
                    <w:rFonts w:ascii="Times" w:hAnsi="Times" w:cs="Times New Roman"/>
                    <w:sz w:val="22"/>
                    <w:szCs w:val="22"/>
                  </w:rPr>
                </w:rPrChange>
              </w:rPr>
              <w:pPrChange w:id="6383" w:author="Chara Katiri" w:date="2015-05-12T13:05:00Z">
                <w:pPr>
                  <w:pStyle w:val="ListParagraph"/>
                  <w:spacing w:line="360" w:lineRule="auto"/>
                  <w:ind w:left="0"/>
                  <w:jc w:val="both"/>
                </w:pPr>
              </w:pPrChange>
            </w:pPr>
          </w:p>
        </w:tc>
      </w:tr>
      <w:tr w:rsidR="00810221" w:rsidRPr="00F758B3" w14:paraId="57FF7654" w14:textId="77777777" w:rsidTr="00810221">
        <w:trPr>
          <w:ins w:id="6384" w:author="Chara Katiri" w:date="2015-04-12T15:37:00Z"/>
        </w:trPr>
        <w:tc>
          <w:tcPr>
            <w:tcW w:w="1116" w:type="dxa"/>
          </w:tcPr>
          <w:p w14:paraId="5C565065" w14:textId="1BB98B2E" w:rsidR="00810221" w:rsidRPr="00F758B3" w:rsidRDefault="00D71A41" w:rsidP="00F758B3">
            <w:pPr>
              <w:pStyle w:val="ListParagraph"/>
              <w:spacing w:line="360" w:lineRule="auto"/>
              <w:ind w:left="0"/>
              <w:jc w:val="both"/>
              <w:rPr>
                <w:ins w:id="6385" w:author="Chara Katiri" w:date="2015-04-12T15:37:00Z"/>
                <w:rFonts w:ascii="Times" w:hAnsi="Times" w:cs="Times New Roman"/>
                <w:sz w:val="22"/>
                <w:szCs w:val="22"/>
                <w:rPrChange w:id="6386" w:author="Chara Katiri" w:date="2015-05-12T13:05:00Z">
                  <w:rPr>
                    <w:ins w:id="6387" w:author="Chara Katiri" w:date="2015-04-12T15:37:00Z"/>
                    <w:rFonts w:ascii="Times" w:hAnsi="Times" w:cs="Times New Roman"/>
                    <w:sz w:val="22"/>
                    <w:szCs w:val="22"/>
                  </w:rPr>
                </w:rPrChange>
              </w:rPr>
              <w:pPrChange w:id="6388" w:author="Chara Katiri" w:date="2015-05-12T13:05:00Z">
                <w:pPr>
                  <w:pStyle w:val="ListParagraph"/>
                  <w:spacing w:line="360" w:lineRule="auto"/>
                  <w:ind w:left="0"/>
                  <w:jc w:val="both"/>
                </w:pPr>
              </w:pPrChange>
            </w:pPr>
            <w:ins w:id="6389" w:author="Chara Katiri" w:date="2015-04-12T15:37:00Z">
              <w:r w:rsidRPr="00F758B3">
                <w:rPr>
                  <w:rFonts w:ascii="Times" w:hAnsi="Times" w:cs="Times New Roman"/>
                  <w:sz w:val="22"/>
                  <w:szCs w:val="22"/>
                  <w:rPrChange w:id="6390" w:author="Chara Katiri" w:date="2015-05-12T13:05:00Z">
                    <w:rPr>
                      <w:rFonts w:ascii="Times" w:hAnsi="Times" w:cs="Times New Roman"/>
                      <w:sz w:val="22"/>
                      <w:szCs w:val="22"/>
                    </w:rPr>
                  </w:rPrChange>
                </w:rPr>
                <w:t>1</w:t>
              </w:r>
              <w:r w:rsidR="00F758B3">
                <w:rPr>
                  <w:rFonts w:ascii="Times" w:hAnsi="Times" w:cs="Times New Roman"/>
                  <w:sz w:val="22"/>
                  <w:szCs w:val="22"/>
                  <w:rPrChange w:id="6391" w:author="Chara Katiri" w:date="2015-05-12T13:05:00Z">
                    <w:rPr>
                      <w:rFonts w:ascii="Times" w:hAnsi="Times" w:cs="Times New Roman"/>
                      <w:sz w:val="22"/>
                      <w:szCs w:val="22"/>
                    </w:rPr>
                  </w:rPrChange>
                </w:rPr>
                <w:t>2</w:t>
              </w:r>
            </w:ins>
          </w:p>
        </w:tc>
        <w:tc>
          <w:tcPr>
            <w:tcW w:w="3960" w:type="dxa"/>
          </w:tcPr>
          <w:p w14:paraId="7657082E" w14:textId="77777777" w:rsidR="00810221" w:rsidRPr="00F758B3" w:rsidRDefault="00810221" w:rsidP="00F758B3">
            <w:pPr>
              <w:pStyle w:val="ListParagraph"/>
              <w:spacing w:line="360" w:lineRule="auto"/>
              <w:ind w:left="0"/>
              <w:jc w:val="both"/>
              <w:rPr>
                <w:ins w:id="6392" w:author="Chara Katiri" w:date="2015-04-12T15:37:00Z"/>
                <w:rFonts w:ascii="Times" w:hAnsi="Times" w:cs="Times New Roman"/>
                <w:sz w:val="22"/>
                <w:szCs w:val="22"/>
                <w:rPrChange w:id="6393" w:author="Chara Katiri" w:date="2015-05-12T13:05:00Z">
                  <w:rPr>
                    <w:ins w:id="6394" w:author="Chara Katiri" w:date="2015-04-12T15:37:00Z"/>
                    <w:rFonts w:ascii="Times" w:hAnsi="Times" w:cs="Times New Roman"/>
                    <w:sz w:val="22"/>
                    <w:szCs w:val="22"/>
                  </w:rPr>
                </w:rPrChange>
              </w:rPr>
              <w:pPrChange w:id="6395" w:author="Chara Katiri" w:date="2015-05-12T13:05:00Z">
                <w:pPr>
                  <w:pStyle w:val="ListParagraph"/>
                  <w:spacing w:line="360" w:lineRule="auto"/>
                  <w:ind w:left="0"/>
                  <w:jc w:val="both"/>
                </w:pPr>
              </w:pPrChange>
            </w:pPr>
            <w:ins w:id="6396" w:author="Chara Katiri" w:date="2015-04-12T15:37:00Z">
              <w:r w:rsidRPr="00F758B3">
                <w:rPr>
                  <w:rFonts w:ascii="Times" w:hAnsi="Times" w:cs="Times New Roman"/>
                  <w:sz w:val="22"/>
                  <w:szCs w:val="22"/>
                  <w:rPrChange w:id="6397" w:author="Chara Katiri" w:date="2015-05-12T13:05:00Z">
                    <w:rPr>
                      <w:rFonts w:ascii="Times" w:hAnsi="Times" w:cs="Times New Roman"/>
                      <w:sz w:val="22"/>
                      <w:szCs w:val="22"/>
                    </w:rPr>
                  </w:rPrChange>
                </w:rPr>
                <w:t xml:space="preserve">The system must allow the users to search products based on categories e.g. books or room swaps. </w:t>
              </w:r>
            </w:ins>
          </w:p>
        </w:tc>
        <w:tc>
          <w:tcPr>
            <w:tcW w:w="1274" w:type="dxa"/>
          </w:tcPr>
          <w:p w14:paraId="03E1D695" w14:textId="77777777" w:rsidR="00810221" w:rsidRPr="00F758B3" w:rsidRDefault="00810221" w:rsidP="00F758B3">
            <w:pPr>
              <w:pStyle w:val="ListParagraph"/>
              <w:spacing w:line="360" w:lineRule="auto"/>
              <w:ind w:left="0"/>
              <w:jc w:val="both"/>
              <w:rPr>
                <w:ins w:id="6398" w:author="Chara Katiri" w:date="2015-04-12T15:37:00Z"/>
                <w:rFonts w:ascii="Times" w:hAnsi="Times" w:cs="Times New Roman"/>
                <w:sz w:val="22"/>
                <w:szCs w:val="22"/>
                <w:rPrChange w:id="6399" w:author="Chara Katiri" w:date="2015-05-12T13:05:00Z">
                  <w:rPr>
                    <w:ins w:id="6400" w:author="Chara Katiri" w:date="2015-04-12T15:37:00Z"/>
                    <w:rFonts w:ascii="Times" w:hAnsi="Times" w:cs="Times New Roman"/>
                    <w:sz w:val="22"/>
                    <w:szCs w:val="22"/>
                  </w:rPr>
                </w:rPrChange>
              </w:rPr>
              <w:pPrChange w:id="6401" w:author="Chara Katiri" w:date="2015-05-12T13:05:00Z">
                <w:pPr>
                  <w:pStyle w:val="ListParagraph"/>
                  <w:spacing w:line="360" w:lineRule="auto"/>
                  <w:ind w:left="0"/>
                  <w:jc w:val="both"/>
                </w:pPr>
              </w:pPrChange>
            </w:pPr>
            <w:ins w:id="6402" w:author="Chara Katiri" w:date="2015-04-12T15:37:00Z">
              <w:r w:rsidRPr="00F758B3">
                <w:rPr>
                  <w:rFonts w:ascii="Times" w:hAnsi="Times" w:cs="Times New Roman"/>
                  <w:sz w:val="22"/>
                  <w:szCs w:val="22"/>
                  <w:rPrChange w:id="6403" w:author="Chara Katiri" w:date="2015-05-12T13:05:00Z">
                    <w:rPr>
                      <w:rFonts w:ascii="Times" w:hAnsi="Times" w:cs="Times New Roman"/>
                      <w:sz w:val="22"/>
                      <w:szCs w:val="22"/>
                    </w:rPr>
                  </w:rPrChange>
                </w:rPr>
                <w:t>Functional</w:t>
              </w:r>
            </w:ins>
          </w:p>
        </w:tc>
        <w:tc>
          <w:tcPr>
            <w:tcW w:w="1609" w:type="dxa"/>
          </w:tcPr>
          <w:p w14:paraId="09F1CE00" w14:textId="7578457E" w:rsidR="00810221" w:rsidRPr="00F758B3" w:rsidRDefault="00810221" w:rsidP="00F758B3">
            <w:pPr>
              <w:pStyle w:val="ListParagraph"/>
              <w:spacing w:line="360" w:lineRule="auto"/>
              <w:ind w:left="0"/>
              <w:jc w:val="both"/>
              <w:rPr>
                <w:ins w:id="6404" w:author="Chara Katiri" w:date="2015-04-12T15:37:00Z"/>
                <w:rFonts w:ascii="Times" w:hAnsi="Times" w:cs="Times New Roman"/>
                <w:sz w:val="22"/>
                <w:szCs w:val="22"/>
                <w:rPrChange w:id="6405" w:author="Chara Katiri" w:date="2015-05-12T13:05:00Z">
                  <w:rPr>
                    <w:ins w:id="6406" w:author="Chara Katiri" w:date="2015-04-12T15:37:00Z"/>
                    <w:rFonts w:ascii="Times" w:hAnsi="Times" w:cs="Times New Roman"/>
                    <w:sz w:val="22"/>
                    <w:szCs w:val="22"/>
                  </w:rPr>
                </w:rPrChange>
              </w:rPr>
              <w:pPrChange w:id="6407" w:author="Chara Katiri" w:date="2015-05-12T13:05:00Z">
                <w:pPr>
                  <w:pStyle w:val="ListParagraph"/>
                  <w:spacing w:line="360" w:lineRule="auto"/>
                  <w:ind w:left="0"/>
                  <w:jc w:val="both"/>
                </w:pPr>
              </w:pPrChange>
            </w:pPr>
          </w:p>
        </w:tc>
        <w:tc>
          <w:tcPr>
            <w:tcW w:w="1169" w:type="dxa"/>
          </w:tcPr>
          <w:p w14:paraId="1C788E80" w14:textId="77777777" w:rsidR="00810221" w:rsidRPr="00F758B3" w:rsidRDefault="00810221" w:rsidP="00F758B3">
            <w:pPr>
              <w:pStyle w:val="ListParagraph"/>
              <w:spacing w:line="360" w:lineRule="auto"/>
              <w:ind w:left="0"/>
              <w:jc w:val="both"/>
              <w:rPr>
                <w:ins w:id="6408" w:author="Chara Katiri" w:date="2015-04-12T15:37:00Z"/>
                <w:rFonts w:ascii="Times" w:hAnsi="Times" w:cs="Times New Roman"/>
                <w:sz w:val="22"/>
                <w:szCs w:val="22"/>
                <w:rPrChange w:id="6409" w:author="Chara Katiri" w:date="2015-05-12T13:05:00Z">
                  <w:rPr>
                    <w:ins w:id="6410" w:author="Chara Katiri" w:date="2015-04-12T15:37:00Z"/>
                    <w:rFonts w:ascii="Times" w:hAnsi="Times" w:cs="Times New Roman"/>
                    <w:sz w:val="22"/>
                    <w:szCs w:val="22"/>
                  </w:rPr>
                </w:rPrChange>
              </w:rPr>
              <w:pPrChange w:id="6411" w:author="Chara Katiri" w:date="2015-05-12T13:05:00Z">
                <w:pPr>
                  <w:pStyle w:val="ListParagraph"/>
                  <w:spacing w:line="360" w:lineRule="auto"/>
                  <w:ind w:left="0"/>
                  <w:jc w:val="both"/>
                </w:pPr>
              </w:pPrChange>
            </w:pPr>
            <w:ins w:id="6412" w:author="Chara Katiri" w:date="2015-04-12T15:37:00Z">
              <w:r w:rsidRPr="00F758B3">
                <w:rPr>
                  <w:rFonts w:ascii="Times" w:hAnsi="Times" w:cs="Times New Roman"/>
                  <w:sz w:val="22"/>
                  <w:szCs w:val="22"/>
                  <w:rPrChange w:id="6413" w:author="Chara Katiri" w:date="2015-05-12T13:05:00Z">
                    <w:rPr>
                      <w:rFonts w:ascii="Times" w:hAnsi="Times" w:cs="Times New Roman"/>
                      <w:sz w:val="22"/>
                      <w:szCs w:val="22"/>
                    </w:rPr>
                  </w:rPrChange>
                </w:rPr>
                <w:t>M</w:t>
              </w:r>
            </w:ins>
          </w:p>
        </w:tc>
      </w:tr>
      <w:tr w:rsidR="00810221" w:rsidRPr="00F758B3" w14:paraId="3FEFF63A" w14:textId="77777777" w:rsidTr="00810221">
        <w:trPr>
          <w:ins w:id="6414" w:author="Chara Katiri" w:date="2015-04-12T15:37:00Z"/>
        </w:trPr>
        <w:tc>
          <w:tcPr>
            <w:tcW w:w="1116" w:type="dxa"/>
          </w:tcPr>
          <w:p w14:paraId="7E6B4655" w14:textId="4E6E655A" w:rsidR="00810221" w:rsidRPr="00F758B3" w:rsidRDefault="00D71A41" w:rsidP="00F758B3">
            <w:pPr>
              <w:pStyle w:val="ListParagraph"/>
              <w:spacing w:line="360" w:lineRule="auto"/>
              <w:ind w:left="0"/>
              <w:jc w:val="both"/>
              <w:rPr>
                <w:ins w:id="6415" w:author="Chara Katiri" w:date="2015-04-12T15:37:00Z"/>
                <w:rFonts w:ascii="Times" w:hAnsi="Times" w:cs="Times New Roman"/>
                <w:sz w:val="22"/>
                <w:szCs w:val="22"/>
                <w:rPrChange w:id="6416" w:author="Chara Katiri" w:date="2015-05-12T13:05:00Z">
                  <w:rPr>
                    <w:ins w:id="6417" w:author="Chara Katiri" w:date="2015-04-12T15:37:00Z"/>
                    <w:rFonts w:ascii="Times" w:hAnsi="Times" w:cs="Times New Roman"/>
                    <w:sz w:val="22"/>
                    <w:szCs w:val="22"/>
                  </w:rPr>
                </w:rPrChange>
              </w:rPr>
              <w:pPrChange w:id="6418" w:author="Chara Katiri" w:date="2015-05-12T13:05:00Z">
                <w:pPr>
                  <w:pStyle w:val="ListParagraph"/>
                  <w:spacing w:line="360" w:lineRule="auto"/>
                  <w:ind w:left="0"/>
                  <w:jc w:val="both"/>
                </w:pPr>
              </w:pPrChange>
            </w:pPr>
            <w:ins w:id="6419" w:author="Chara Katiri" w:date="2015-04-12T15:37:00Z">
              <w:r w:rsidRPr="00F758B3">
                <w:rPr>
                  <w:rFonts w:ascii="Times" w:hAnsi="Times" w:cs="Times New Roman"/>
                  <w:sz w:val="22"/>
                  <w:szCs w:val="22"/>
                  <w:rPrChange w:id="6420" w:author="Chara Katiri" w:date="2015-05-12T13:05:00Z">
                    <w:rPr>
                      <w:rFonts w:ascii="Times" w:hAnsi="Times" w:cs="Times New Roman"/>
                      <w:sz w:val="22"/>
                      <w:szCs w:val="22"/>
                    </w:rPr>
                  </w:rPrChange>
                </w:rPr>
                <w:t>1</w:t>
              </w:r>
              <w:r w:rsidR="00F758B3">
                <w:rPr>
                  <w:rFonts w:ascii="Times" w:hAnsi="Times" w:cs="Times New Roman"/>
                  <w:sz w:val="22"/>
                  <w:szCs w:val="22"/>
                  <w:rPrChange w:id="6421" w:author="Chara Katiri" w:date="2015-05-12T13:05:00Z">
                    <w:rPr>
                      <w:rFonts w:ascii="Times" w:hAnsi="Times" w:cs="Times New Roman"/>
                      <w:sz w:val="22"/>
                      <w:szCs w:val="22"/>
                    </w:rPr>
                  </w:rPrChange>
                </w:rPr>
                <w:t>3</w:t>
              </w:r>
            </w:ins>
          </w:p>
        </w:tc>
        <w:tc>
          <w:tcPr>
            <w:tcW w:w="3960" w:type="dxa"/>
          </w:tcPr>
          <w:p w14:paraId="74763891" w14:textId="77777777" w:rsidR="00810221" w:rsidRPr="00F758B3" w:rsidRDefault="00810221" w:rsidP="00F758B3">
            <w:pPr>
              <w:pStyle w:val="ListParagraph"/>
              <w:spacing w:line="360" w:lineRule="auto"/>
              <w:ind w:left="0"/>
              <w:jc w:val="both"/>
              <w:rPr>
                <w:ins w:id="6422" w:author="Chara Katiri" w:date="2015-04-12T15:37:00Z"/>
                <w:rFonts w:ascii="Times" w:hAnsi="Times" w:cs="Times New Roman"/>
                <w:sz w:val="22"/>
                <w:szCs w:val="22"/>
                <w:rPrChange w:id="6423" w:author="Chara Katiri" w:date="2015-05-12T13:05:00Z">
                  <w:rPr>
                    <w:ins w:id="6424" w:author="Chara Katiri" w:date="2015-04-12T15:37:00Z"/>
                    <w:rFonts w:ascii="Times" w:hAnsi="Times" w:cs="Times New Roman"/>
                    <w:sz w:val="22"/>
                    <w:szCs w:val="22"/>
                  </w:rPr>
                </w:rPrChange>
              </w:rPr>
              <w:pPrChange w:id="6425" w:author="Chara Katiri" w:date="2015-05-12T13:05:00Z">
                <w:pPr>
                  <w:pStyle w:val="ListParagraph"/>
                  <w:spacing w:line="360" w:lineRule="auto"/>
                  <w:ind w:left="0"/>
                  <w:jc w:val="both"/>
                </w:pPr>
              </w:pPrChange>
            </w:pPr>
            <w:ins w:id="6426" w:author="Chara Katiri" w:date="2015-04-12T15:37:00Z">
              <w:r w:rsidRPr="00F758B3">
                <w:rPr>
                  <w:rFonts w:ascii="Times" w:hAnsi="Times" w:cs="Times New Roman"/>
                  <w:sz w:val="22"/>
                  <w:szCs w:val="22"/>
                  <w:rPrChange w:id="6427" w:author="Chara Katiri" w:date="2015-05-12T13:05:00Z">
                    <w:rPr>
                      <w:rFonts w:ascii="Times" w:hAnsi="Times" w:cs="Times New Roman"/>
                      <w:sz w:val="22"/>
                      <w:szCs w:val="22"/>
                    </w:rPr>
                  </w:rPrChange>
                </w:rPr>
                <w:t xml:space="preserve">The system must provide a search functionality (text-box search) to allow the users enter keywords. </w:t>
              </w:r>
            </w:ins>
          </w:p>
        </w:tc>
        <w:tc>
          <w:tcPr>
            <w:tcW w:w="1274" w:type="dxa"/>
          </w:tcPr>
          <w:p w14:paraId="7664FF18" w14:textId="77777777" w:rsidR="00810221" w:rsidRPr="00F758B3" w:rsidRDefault="00810221" w:rsidP="00F758B3">
            <w:pPr>
              <w:pStyle w:val="ListParagraph"/>
              <w:spacing w:line="360" w:lineRule="auto"/>
              <w:ind w:left="0"/>
              <w:jc w:val="both"/>
              <w:rPr>
                <w:ins w:id="6428" w:author="Chara Katiri" w:date="2015-04-12T15:37:00Z"/>
                <w:rFonts w:ascii="Times" w:hAnsi="Times" w:cs="Times New Roman"/>
                <w:sz w:val="22"/>
                <w:szCs w:val="22"/>
                <w:rPrChange w:id="6429" w:author="Chara Katiri" w:date="2015-05-12T13:05:00Z">
                  <w:rPr>
                    <w:ins w:id="6430" w:author="Chara Katiri" w:date="2015-04-12T15:37:00Z"/>
                    <w:rFonts w:ascii="Times" w:hAnsi="Times" w:cs="Times New Roman"/>
                    <w:sz w:val="22"/>
                    <w:szCs w:val="22"/>
                  </w:rPr>
                </w:rPrChange>
              </w:rPr>
              <w:pPrChange w:id="6431" w:author="Chara Katiri" w:date="2015-05-12T13:05:00Z">
                <w:pPr>
                  <w:pStyle w:val="ListParagraph"/>
                  <w:spacing w:line="360" w:lineRule="auto"/>
                  <w:ind w:left="0"/>
                  <w:jc w:val="both"/>
                </w:pPr>
              </w:pPrChange>
            </w:pPr>
            <w:ins w:id="6432" w:author="Chara Katiri" w:date="2015-04-12T15:37:00Z">
              <w:r w:rsidRPr="00F758B3">
                <w:rPr>
                  <w:rFonts w:ascii="Times" w:hAnsi="Times" w:cs="Times New Roman"/>
                  <w:sz w:val="22"/>
                  <w:szCs w:val="22"/>
                  <w:rPrChange w:id="6433" w:author="Chara Katiri" w:date="2015-05-12T13:05:00Z">
                    <w:rPr>
                      <w:rFonts w:ascii="Times" w:hAnsi="Times" w:cs="Times New Roman"/>
                      <w:sz w:val="22"/>
                      <w:szCs w:val="22"/>
                    </w:rPr>
                  </w:rPrChange>
                </w:rPr>
                <w:t>Functional</w:t>
              </w:r>
            </w:ins>
          </w:p>
        </w:tc>
        <w:tc>
          <w:tcPr>
            <w:tcW w:w="1609" w:type="dxa"/>
          </w:tcPr>
          <w:p w14:paraId="1B9B35A1" w14:textId="220EF899" w:rsidR="00810221" w:rsidRPr="00F758B3" w:rsidRDefault="00810221" w:rsidP="00F758B3">
            <w:pPr>
              <w:pStyle w:val="ListParagraph"/>
              <w:spacing w:line="360" w:lineRule="auto"/>
              <w:ind w:left="0"/>
              <w:jc w:val="both"/>
              <w:rPr>
                <w:ins w:id="6434" w:author="Chara Katiri" w:date="2015-04-12T15:37:00Z"/>
                <w:rFonts w:ascii="Times" w:hAnsi="Times" w:cs="Times New Roman"/>
                <w:sz w:val="22"/>
                <w:szCs w:val="22"/>
                <w:rPrChange w:id="6435" w:author="Chara Katiri" w:date="2015-05-12T13:05:00Z">
                  <w:rPr>
                    <w:ins w:id="6436" w:author="Chara Katiri" w:date="2015-04-12T15:37:00Z"/>
                    <w:rFonts w:ascii="Times" w:hAnsi="Times" w:cs="Times New Roman"/>
                    <w:sz w:val="22"/>
                    <w:szCs w:val="22"/>
                  </w:rPr>
                </w:rPrChange>
              </w:rPr>
              <w:pPrChange w:id="6437" w:author="Chara Katiri" w:date="2015-05-12T13:05:00Z">
                <w:pPr>
                  <w:pStyle w:val="ListParagraph"/>
                  <w:spacing w:line="360" w:lineRule="auto"/>
                  <w:ind w:left="0"/>
                  <w:jc w:val="both"/>
                </w:pPr>
              </w:pPrChange>
            </w:pPr>
          </w:p>
        </w:tc>
        <w:tc>
          <w:tcPr>
            <w:tcW w:w="1169" w:type="dxa"/>
          </w:tcPr>
          <w:p w14:paraId="2C652959" w14:textId="77777777" w:rsidR="00810221" w:rsidRPr="00F758B3" w:rsidRDefault="00810221" w:rsidP="00F758B3">
            <w:pPr>
              <w:pStyle w:val="ListParagraph"/>
              <w:spacing w:line="360" w:lineRule="auto"/>
              <w:ind w:left="0"/>
              <w:jc w:val="both"/>
              <w:rPr>
                <w:ins w:id="6438" w:author="Chara Katiri" w:date="2015-04-12T15:37:00Z"/>
                <w:rFonts w:ascii="Times" w:hAnsi="Times" w:cs="Times New Roman"/>
                <w:sz w:val="22"/>
                <w:szCs w:val="22"/>
                <w:rPrChange w:id="6439" w:author="Chara Katiri" w:date="2015-05-12T13:05:00Z">
                  <w:rPr>
                    <w:ins w:id="6440" w:author="Chara Katiri" w:date="2015-04-12T15:37:00Z"/>
                    <w:rFonts w:ascii="Times" w:hAnsi="Times" w:cs="Times New Roman"/>
                    <w:sz w:val="22"/>
                    <w:szCs w:val="22"/>
                  </w:rPr>
                </w:rPrChange>
              </w:rPr>
              <w:pPrChange w:id="6441" w:author="Chara Katiri" w:date="2015-05-12T13:05:00Z">
                <w:pPr>
                  <w:pStyle w:val="ListParagraph"/>
                  <w:spacing w:line="360" w:lineRule="auto"/>
                  <w:ind w:left="0"/>
                  <w:jc w:val="both"/>
                </w:pPr>
              </w:pPrChange>
            </w:pPr>
            <w:ins w:id="6442" w:author="Chara Katiri" w:date="2015-04-12T15:37:00Z">
              <w:r w:rsidRPr="00F758B3">
                <w:rPr>
                  <w:rFonts w:ascii="Times" w:hAnsi="Times" w:cs="Times New Roman"/>
                  <w:sz w:val="22"/>
                  <w:szCs w:val="22"/>
                  <w:rPrChange w:id="6443" w:author="Chara Katiri" w:date="2015-05-12T13:05:00Z">
                    <w:rPr>
                      <w:rFonts w:ascii="Times" w:hAnsi="Times" w:cs="Times New Roman"/>
                      <w:sz w:val="22"/>
                      <w:szCs w:val="22"/>
                    </w:rPr>
                  </w:rPrChange>
                </w:rPr>
                <w:t>M</w:t>
              </w:r>
            </w:ins>
          </w:p>
        </w:tc>
      </w:tr>
      <w:tr w:rsidR="00810221" w:rsidRPr="00F758B3" w14:paraId="7ADAD9C0" w14:textId="77777777" w:rsidTr="00810221">
        <w:trPr>
          <w:ins w:id="6444" w:author="Chara Katiri" w:date="2015-04-12T15:37:00Z"/>
        </w:trPr>
        <w:tc>
          <w:tcPr>
            <w:tcW w:w="1116" w:type="dxa"/>
          </w:tcPr>
          <w:p w14:paraId="73C5E011" w14:textId="4CBAA42F" w:rsidR="00810221" w:rsidRPr="00F758B3" w:rsidRDefault="00D71A41" w:rsidP="00F758B3">
            <w:pPr>
              <w:pStyle w:val="ListParagraph"/>
              <w:spacing w:line="360" w:lineRule="auto"/>
              <w:ind w:left="0"/>
              <w:jc w:val="both"/>
              <w:rPr>
                <w:ins w:id="6445" w:author="Chara Katiri" w:date="2015-04-12T15:37:00Z"/>
                <w:rFonts w:ascii="Times" w:hAnsi="Times" w:cs="Times New Roman"/>
                <w:sz w:val="22"/>
                <w:szCs w:val="22"/>
                <w:rPrChange w:id="6446" w:author="Chara Katiri" w:date="2015-05-12T13:05:00Z">
                  <w:rPr>
                    <w:ins w:id="6447" w:author="Chara Katiri" w:date="2015-04-12T15:37:00Z"/>
                    <w:rFonts w:ascii="Times" w:hAnsi="Times" w:cs="Times New Roman"/>
                    <w:sz w:val="22"/>
                    <w:szCs w:val="22"/>
                  </w:rPr>
                </w:rPrChange>
              </w:rPr>
              <w:pPrChange w:id="6448" w:author="Chara Katiri" w:date="2015-05-12T13:05:00Z">
                <w:pPr>
                  <w:pStyle w:val="ListParagraph"/>
                  <w:spacing w:line="360" w:lineRule="auto"/>
                  <w:ind w:left="0"/>
                  <w:jc w:val="both"/>
                </w:pPr>
              </w:pPrChange>
            </w:pPr>
            <w:ins w:id="6449" w:author="Chara Katiri" w:date="2015-04-12T15:37:00Z">
              <w:r w:rsidRPr="00F758B3">
                <w:rPr>
                  <w:rFonts w:ascii="Times" w:hAnsi="Times" w:cs="Times New Roman"/>
                  <w:sz w:val="22"/>
                  <w:szCs w:val="22"/>
                  <w:rPrChange w:id="6450" w:author="Chara Katiri" w:date="2015-05-12T13:05:00Z">
                    <w:rPr>
                      <w:rFonts w:ascii="Times" w:hAnsi="Times" w:cs="Times New Roman"/>
                      <w:sz w:val="22"/>
                      <w:szCs w:val="22"/>
                    </w:rPr>
                  </w:rPrChange>
                </w:rPr>
                <w:t>1</w:t>
              </w:r>
              <w:r w:rsidR="00F758B3">
                <w:rPr>
                  <w:rFonts w:ascii="Times" w:hAnsi="Times" w:cs="Times New Roman"/>
                  <w:sz w:val="22"/>
                  <w:szCs w:val="22"/>
                  <w:rPrChange w:id="6451" w:author="Chara Katiri" w:date="2015-05-12T13:05:00Z">
                    <w:rPr>
                      <w:rFonts w:ascii="Times" w:hAnsi="Times" w:cs="Times New Roman"/>
                      <w:sz w:val="22"/>
                      <w:szCs w:val="22"/>
                    </w:rPr>
                  </w:rPrChange>
                </w:rPr>
                <w:t>4</w:t>
              </w:r>
            </w:ins>
          </w:p>
        </w:tc>
        <w:tc>
          <w:tcPr>
            <w:tcW w:w="3960" w:type="dxa"/>
          </w:tcPr>
          <w:p w14:paraId="0931D395" w14:textId="1C554200" w:rsidR="00810221" w:rsidRPr="00F758B3" w:rsidRDefault="00810221" w:rsidP="00F758B3">
            <w:pPr>
              <w:pStyle w:val="ListParagraph"/>
              <w:spacing w:line="360" w:lineRule="auto"/>
              <w:ind w:left="0"/>
              <w:jc w:val="both"/>
              <w:rPr>
                <w:ins w:id="6452" w:author="Chara Katiri" w:date="2015-04-12T15:37:00Z"/>
                <w:rFonts w:ascii="Times" w:hAnsi="Times" w:cs="Times New Roman"/>
                <w:sz w:val="22"/>
                <w:szCs w:val="22"/>
                <w:rPrChange w:id="6453" w:author="Chara Katiri" w:date="2015-05-12T13:05:00Z">
                  <w:rPr>
                    <w:ins w:id="6454" w:author="Chara Katiri" w:date="2015-04-12T15:37:00Z"/>
                    <w:rFonts w:ascii="Times" w:hAnsi="Times" w:cs="Times New Roman"/>
                    <w:sz w:val="22"/>
                    <w:szCs w:val="22"/>
                  </w:rPr>
                </w:rPrChange>
              </w:rPr>
              <w:pPrChange w:id="6455" w:author="Chara Katiri" w:date="2015-05-12T13:05:00Z">
                <w:pPr>
                  <w:pStyle w:val="ListParagraph"/>
                  <w:spacing w:line="360" w:lineRule="auto"/>
                  <w:ind w:left="0"/>
                  <w:jc w:val="both"/>
                </w:pPr>
              </w:pPrChange>
            </w:pPr>
            <w:ins w:id="6456" w:author="Chara Katiri" w:date="2015-04-12T15:37:00Z">
              <w:r w:rsidRPr="00F758B3">
                <w:rPr>
                  <w:rFonts w:ascii="Times" w:hAnsi="Times" w:cs="Times New Roman"/>
                  <w:sz w:val="22"/>
                  <w:szCs w:val="22"/>
                  <w:rPrChange w:id="6457" w:author="Chara Katiri" w:date="2015-05-12T13:05:00Z">
                    <w:rPr>
                      <w:rFonts w:ascii="Times" w:hAnsi="Times" w:cs="Times New Roman"/>
                      <w:sz w:val="22"/>
                      <w:szCs w:val="22"/>
                    </w:rPr>
                  </w:rPrChange>
                </w:rPr>
                <w:t xml:space="preserve">The system </w:t>
              </w:r>
            </w:ins>
            <w:ins w:id="6458" w:author="Chara Katiri" w:date="2015-04-12T17:47:00Z">
              <w:r w:rsidR="00D71A41" w:rsidRPr="00F758B3">
                <w:rPr>
                  <w:rFonts w:ascii="Times" w:hAnsi="Times" w:cs="Times New Roman"/>
                  <w:sz w:val="22"/>
                  <w:szCs w:val="22"/>
                  <w:rPrChange w:id="6459" w:author="Chara Katiri" w:date="2015-05-12T13:05:00Z">
                    <w:rPr>
                      <w:rFonts w:ascii="Times" w:hAnsi="Times" w:cs="Times New Roman"/>
                      <w:sz w:val="22"/>
                      <w:szCs w:val="22"/>
                    </w:rPr>
                  </w:rPrChange>
                </w:rPr>
                <w:t>could</w:t>
              </w:r>
            </w:ins>
            <w:ins w:id="6460" w:author="Chara Katiri" w:date="2015-04-12T15:37:00Z">
              <w:r w:rsidRPr="00F758B3">
                <w:rPr>
                  <w:rFonts w:ascii="Times" w:hAnsi="Times" w:cs="Times New Roman"/>
                  <w:sz w:val="22"/>
                  <w:szCs w:val="22"/>
                  <w:rPrChange w:id="6461" w:author="Chara Katiri" w:date="2015-05-12T13:05:00Z">
                    <w:rPr>
                      <w:rFonts w:ascii="Times" w:hAnsi="Times" w:cs="Times New Roman"/>
                      <w:sz w:val="22"/>
                      <w:szCs w:val="22"/>
                    </w:rPr>
                  </w:rPrChange>
                </w:rPr>
                <w:t xml:space="preserve"> enable the users to sort the products based on price (Low to High, or High to Low).</w:t>
              </w:r>
            </w:ins>
          </w:p>
        </w:tc>
        <w:tc>
          <w:tcPr>
            <w:tcW w:w="1274" w:type="dxa"/>
          </w:tcPr>
          <w:p w14:paraId="578EA1B7" w14:textId="77777777" w:rsidR="00810221" w:rsidRPr="00F758B3" w:rsidRDefault="00810221" w:rsidP="00F758B3">
            <w:pPr>
              <w:pStyle w:val="ListParagraph"/>
              <w:spacing w:line="360" w:lineRule="auto"/>
              <w:ind w:left="0"/>
              <w:jc w:val="both"/>
              <w:rPr>
                <w:ins w:id="6462" w:author="Chara Katiri" w:date="2015-04-12T15:37:00Z"/>
                <w:rFonts w:ascii="Times" w:hAnsi="Times" w:cs="Times New Roman"/>
                <w:sz w:val="22"/>
                <w:szCs w:val="22"/>
                <w:rPrChange w:id="6463" w:author="Chara Katiri" w:date="2015-05-12T13:05:00Z">
                  <w:rPr>
                    <w:ins w:id="6464" w:author="Chara Katiri" w:date="2015-04-12T15:37:00Z"/>
                    <w:rFonts w:ascii="Times" w:hAnsi="Times" w:cs="Times New Roman"/>
                    <w:sz w:val="22"/>
                    <w:szCs w:val="22"/>
                  </w:rPr>
                </w:rPrChange>
              </w:rPr>
              <w:pPrChange w:id="6465" w:author="Chara Katiri" w:date="2015-05-12T13:05:00Z">
                <w:pPr>
                  <w:pStyle w:val="ListParagraph"/>
                  <w:spacing w:line="360" w:lineRule="auto"/>
                  <w:ind w:left="0"/>
                  <w:jc w:val="both"/>
                </w:pPr>
              </w:pPrChange>
            </w:pPr>
            <w:ins w:id="6466" w:author="Chara Katiri" w:date="2015-04-12T15:37:00Z">
              <w:r w:rsidRPr="00F758B3">
                <w:rPr>
                  <w:rFonts w:ascii="Times" w:hAnsi="Times" w:cs="Times New Roman"/>
                  <w:sz w:val="22"/>
                  <w:szCs w:val="22"/>
                  <w:rPrChange w:id="6467" w:author="Chara Katiri" w:date="2015-05-12T13:05:00Z">
                    <w:rPr>
                      <w:rFonts w:ascii="Times" w:hAnsi="Times" w:cs="Times New Roman"/>
                      <w:sz w:val="22"/>
                      <w:szCs w:val="22"/>
                    </w:rPr>
                  </w:rPrChange>
                </w:rPr>
                <w:t>Functional</w:t>
              </w:r>
            </w:ins>
          </w:p>
        </w:tc>
        <w:tc>
          <w:tcPr>
            <w:tcW w:w="1609" w:type="dxa"/>
          </w:tcPr>
          <w:p w14:paraId="15DED83A" w14:textId="77777777" w:rsidR="00810221" w:rsidRPr="00F758B3" w:rsidRDefault="00810221" w:rsidP="00F758B3">
            <w:pPr>
              <w:pStyle w:val="ListParagraph"/>
              <w:spacing w:line="360" w:lineRule="auto"/>
              <w:ind w:left="0"/>
              <w:jc w:val="both"/>
              <w:rPr>
                <w:ins w:id="6468" w:author="Chara Katiri" w:date="2015-04-12T15:37:00Z"/>
                <w:rFonts w:ascii="Times" w:hAnsi="Times" w:cs="Times New Roman"/>
                <w:sz w:val="22"/>
                <w:szCs w:val="22"/>
                <w:rPrChange w:id="6469" w:author="Chara Katiri" w:date="2015-05-12T13:05:00Z">
                  <w:rPr>
                    <w:ins w:id="6470" w:author="Chara Katiri" w:date="2015-04-12T15:37:00Z"/>
                    <w:rFonts w:ascii="Times" w:hAnsi="Times" w:cs="Times New Roman"/>
                    <w:sz w:val="22"/>
                    <w:szCs w:val="22"/>
                  </w:rPr>
                </w:rPrChange>
              </w:rPr>
              <w:pPrChange w:id="6471" w:author="Chara Katiri" w:date="2015-05-12T13:05:00Z">
                <w:pPr>
                  <w:pStyle w:val="ListParagraph"/>
                  <w:spacing w:line="360" w:lineRule="auto"/>
                  <w:ind w:left="0"/>
                  <w:jc w:val="both"/>
                </w:pPr>
              </w:pPrChange>
            </w:pPr>
          </w:p>
        </w:tc>
        <w:tc>
          <w:tcPr>
            <w:tcW w:w="1169" w:type="dxa"/>
          </w:tcPr>
          <w:p w14:paraId="2119EE62" w14:textId="13D66DCC" w:rsidR="00810221" w:rsidRPr="00F758B3" w:rsidRDefault="00D71A41" w:rsidP="00F758B3">
            <w:pPr>
              <w:pStyle w:val="ListParagraph"/>
              <w:spacing w:line="360" w:lineRule="auto"/>
              <w:ind w:left="0"/>
              <w:jc w:val="both"/>
              <w:rPr>
                <w:ins w:id="6472" w:author="Chara Katiri" w:date="2015-04-12T15:37:00Z"/>
                <w:rFonts w:ascii="Times" w:hAnsi="Times" w:cs="Times New Roman"/>
                <w:sz w:val="22"/>
                <w:szCs w:val="22"/>
                <w:rPrChange w:id="6473" w:author="Chara Katiri" w:date="2015-05-12T13:05:00Z">
                  <w:rPr>
                    <w:ins w:id="6474" w:author="Chara Katiri" w:date="2015-04-12T15:37:00Z"/>
                    <w:rFonts w:ascii="Times" w:hAnsi="Times" w:cs="Times New Roman"/>
                    <w:sz w:val="22"/>
                    <w:szCs w:val="22"/>
                  </w:rPr>
                </w:rPrChange>
              </w:rPr>
              <w:pPrChange w:id="6475" w:author="Chara Katiri" w:date="2015-05-12T13:05:00Z">
                <w:pPr>
                  <w:pStyle w:val="ListParagraph"/>
                  <w:spacing w:line="360" w:lineRule="auto"/>
                  <w:ind w:left="0"/>
                  <w:jc w:val="both"/>
                </w:pPr>
              </w:pPrChange>
            </w:pPr>
            <w:ins w:id="6476" w:author="Chara Katiri" w:date="2015-04-12T15:37:00Z">
              <w:r w:rsidRPr="00F758B3">
                <w:rPr>
                  <w:rFonts w:ascii="Times" w:hAnsi="Times" w:cs="Times New Roman"/>
                  <w:sz w:val="22"/>
                  <w:szCs w:val="22"/>
                  <w:rPrChange w:id="6477" w:author="Chara Katiri" w:date="2015-05-12T13:05:00Z">
                    <w:rPr>
                      <w:rFonts w:ascii="Times" w:hAnsi="Times" w:cs="Times New Roman"/>
                      <w:sz w:val="22"/>
                      <w:szCs w:val="22"/>
                    </w:rPr>
                  </w:rPrChange>
                </w:rPr>
                <w:t>C</w:t>
              </w:r>
            </w:ins>
          </w:p>
        </w:tc>
      </w:tr>
      <w:tr w:rsidR="00810221" w:rsidRPr="00F758B3" w14:paraId="4B6C534B" w14:textId="77777777" w:rsidTr="00A9540C">
        <w:tblPrEx>
          <w:tblPrExChange w:id="6478" w:author="Chara Katiri" w:date="2015-04-12T14:47:00Z">
            <w:tblPrEx>
              <w:tblW w:w="9128" w:type="dxa"/>
            </w:tblPrEx>
          </w:tblPrExChange>
        </w:tblPrEx>
        <w:trPr>
          <w:ins w:id="6479" w:author="Chara Katiri" w:date="2015-04-12T14:47:00Z"/>
          <w:trPrChange w:id="6480" w:author="Chara Katiri" w:date="2015-04-12T14:47:00Z">
            <w:trPr>
              <w:gridBefore w:val="1"/>
              <w:gridAfter w:val="0"/>
            </w:trPr>
          </w:trPrChange>
        </w:trPr>
        <w:tc>
          <w:tcPr>
            <w:tcW w:w="1116" w:type="dxa"/>
            <w:shd w:val="clear" w:color="auto" w:fill="4F81BD" w:themeFill="accent1"/>
            <w:tcPrChange w:id="6481" w:author="Chara Katiri" w:date="2015-04-12T14:47:00Z">
              <w:tcPr>
                <w:tcW w:w="1116" w:type="dxa"/>
                <w:gridSpan w:val="2"/>
              </w:tcPr>
            </w:tcPrChange>
          </w:tcPr>
          <w:p w14:paraId="49A09F58" w14:textId="77777777" w:rsidR="00810221" w:rsidRPr="00F758B3" w:rsidRDefault="00810221" w:rsidP="00F758B3">
            <w:pPr>
              <w:pStyle w:val="ListParagraph"/>
              <w:spacing w:line="360" w:lineRule="auto"/>
              <w:ind w:left="0"/>
              <w:jc w:val="both"/>
              <w:rPr>
                <w:ins w:id="6482" w:author="Chara Katiri" w:date="2015-04-12T14:47:00Z"/>
                <w:rFonts w:ascii="Times" w:hAnsi="Times" w:cs="Times New Roman"/>
                <w:sz w:val="22"/>
                <w:szCs w:val="22"/>
                <w:rPrChange w:id="6483" w:author="Chara Katiri" w:date="2015-05-12T13:05:00Z">
                  <w:rPr>
                    <w:ins w:id="6484" w:author="Chara Katiri" w:date="2015-04-12T14:47:00Z"/>
                    <w:rFonts w:ascii="Times" w:hAnsi="Times" w:cs="Times New Roman"/>
                    <w:sz w:val="22"/>
                    <w:szCs w:val="22"/>
                  </w:rPr>
                </w:rPrChange>
              </w:rPr>
              <w:pPrChange w:id="6485" w:author="Chara Katiri" w:date="2015-05-12T13:05:00Z">
                <w:pPr>
                  <w:pStyle w:val="ListParagraph"/>
                  <w:spacing w:line="360" w:lineRule="auto"/>
                  <w:ind w:left="0"/>
                  <w:jc w:val="both"/>
                </w:pPr>
              </w:pPrChange>
            </w:pPr>
          </w:p>
        </w:tc>
        <w:tc>
          <w:tcPr>
            <w:tcW w:w="3960" w:type="dxa"/>
            <w:shd w:val="clear" w:color="auto" w:fill="4F81BD" w:themeFill="accent1"/>
            <w:tcPrChange w:id="6486" w:author="Chara Katiri" w:date="2015-04-12T14:47:00Z">
              <w:tcPr>
                <w:tcW w:w="3960" w:type="dxa"/>
                <w:gridSpan w:val="2"/>
              </w:tcPr>
            </w:tcPrChange>
          </w:tcPr>
          <w:p w14:paraId="320DD67A" w14:textId="5B6B326D" w:rsidR="00810221" w:rsidRPr="00AC7486" w:rsidRDefault="00810221" w:rsidP="00F758B3">
            <w:pPr>
              <w:pStyle w:val="ListParagraph"/>
              <w:spacing w:line="360" w:lineRule="auto"/>
              <w:ind w:left="0"/>
              <w:jc w:val="both"/>
              <w:rPr>
                <w:ins w:id="6487" w:author="Chara Katiri" w:date="2015-04-12T14:47:00Z"/>
                <w:rFonts w:ascii="Times" w:hAnsi="Times" w:cs="Times New Roman"/>
                <w:b/>
                <w:color w:val="FFFFFF" w:themeColor="background1"/>
                <w:sz w:val="22"/>
                <w:szCs w:val="22"/>
                <w:rPrChange w:id="6488" w:author="Chara Katiri" w:date="2015-05-12T15:00:00Z">
                  <w:rPr>
                    <w:ins w:id="6489" w:author="Chara Katiri" w:date="2015-04-12T14:47:00Z"/>
                    <w:rFonts w:ascii="Times" w:hAnsi="Times" w:cs="Times New Roman"/>
                    <w:sz w:val="22"/>
                    <w:szCs w:val="22"/>
                  </w:rPr>
                </w:rPrChange>
              </w:rPr>
              <w:pPrChange w:id="6490" w:author="Chara Katiri" w:date="2015-05-12T13:05:00Z">
                <w:pPr>
                  <w:pStyle w:val="ListParagraph"/>
                  <w:spacing w:line="360" w:lineRule="auto"/>
                  <w:ind w:left="0"/>
                  <w:jc w:val="both"/>
                </w:pPr>
              </w:pPrChange>
            </w:pPr>
            <w:ins w:id="6491" w:author="Chara Katiri" w:date="2015-04-12T15:34:00Z">
              <w:r w:rsidRPr="00AC7486">
                <w:rPr>
                  <w:rFonts w:ascii="Times" w:hAnsi="Times" w:cs="Times New Roman"/>
                  <w:b/>
                  <w:color w:val="FFFFFF" w:themeColor="background1"/>
                  <w:sz w:val="22"/>
                  <w:szCs w:val="22"/>
                  <w:rPrChange w:id="6492" w:author="Chara Katiri" w:date="2015-05-12T15:00:00Z">
                    <w:rPr>
                      <w:rFonts w:ascii="Times" w:hAnsi="Times" w:cs="Times New Roman"/>
                      <w:sz w:val="22"/>
                      <w:szCs w:val="22"/>
                    </w:rPr>
                  </w:rPrChange>
                </w:rPr>
                <w:t xml:space="preserve">Favourites </w:t>
              </w:r>
            </w:ins>
          </w:p>
        </w:tc>
        <w:tc>
          <w:tcPr>
            <w:tcW w:w="1274" w:type="dxa"/>
            <w:shd w:val="clear" w:color="auto" w:fill="4F81BD" w:themeFill="accent1"/>
            <w:tcPrChange w:id="6493" w:author="Chara Katiri" w:date="2015-04-12T14:47:00Z">
              <w:tcPr>
                <w:tcW w:w="1274" w:type="dxa"/>
              </w:tcPr>
            </w:tcPrChange>
          </w:tcPr>
          <w:p w14:paraId="57E9C230" w14:textId="77777777" w:rsidR="00810221" w:rsidRPr="00F758B3" w:rsidRDefault="00810221" w:rsidP="00F758B3">
            <w:pPr>
              <w:pStyle w:val="ListParagraph"/>
              <w:spacing w:line="360" w:lineRule="auto"/>
              <w:ind w:left="0"/>
              <w:jc w:val="both"/>
              <w:rPr>
                <w:ins w:id="6494" w:author="Chara Katiri" w:date="2015-04-12T14:47:00Z"/>
                <w:rFonts w:ascii="Times" w:hAnsi="Times" w:cs="Times New Roman"/>
                <w:sz w:val="22"/>
                <w:szCs w:val="22"/>
                <w:rPrChange w:id="6495" w:author="Chara Katiri" w:date="2015-05-12T13:05:00Z">
                  <w:rPr>
                    <w:ins w:id="6496" w:author="Chara Katiri" w:date="2015-04-12T14:47:00Z"/>
                    <w:rFonts w:ascii="Times" w:hAnsi="Times" w:cs="Times New Roman"/>
                    <w:sz w:val="22"/>
                    <w:szCs w:val="22"/>
                  </w:rPr>
                </w:rPrChange>
              </w:rPr>
              <w:pPrChange w:id="6497" w:author="Chara Katiri" w:date="2015-05-12T13:05:00Z">
                <w:pPr>
                  <w:pStyle w:val="ListParagraph"/>
                  <w:spacing w:line="360" w:lineRule="auto"/>
                  <w:ind w:left="0"/>
                  <w:jc w:val="both"/>
                </w:pPr>
              </w:pPrChange>
            </w:pPr>
          </w:p>
        </w:tc>
        <w:tc>
          <w:tcPr>
            <w:tcW w:w="1609" w:type="dxa"/>
            <w:shd w:val="clear" w:color="auto" w:fill="4F81BD" w:themeFill="accent1"/>
            <w:tcPrChange w:id="6498" w:author="Chara Katiri" w:date="2015-04-12T14:47:00Z">
              <w:tcPr>
                <w:tcW w:w="1609" w:type="dxa"/>
                <w:gridSpan w:val="3"/>
              </w:tcPr>
            </w:tcPrChange>
          </w:tcPr>
          <w:p w14:paraId="3DCB8A4C" w14:textId="77777777" w:rsidR="00810221" w:rsidRPr="00F758B3" w:rsidRDefault="00810221" w:rsidP="00F758B3">
            <w:pPr>
              <w:pStyle w:val="ListParagraph"/>
              <w:spacing w:line="360" w:lineRule="auto"/>
              <w:ind w:left="0"/>
              <w:jc w:val="both"/>
              <w:rPr>
                <w:ins w:id="6499" w:author="Chara Katiri" w:date="2015-04-12T14:47:00Z"/>
                <w:rFonts w:ascii="Times" w:hAnsi="Times" w:cs="Times New Roman"/>
                <w:sz w:val="22"/>
                <w:szCs w:val="22"/>
                <w:rPrChange w:id="6500" w:author="Chara Katiri" w:date="2015-05-12T13:05:00Z">
                  <w:rPr>
                    <w:ins w:id="6501" w:author="Chara Katiri" w:date="2015-04-12T14:47:00Z"/>
                    <w:rFonts w:ascii="Times" w:hAnsi="Times" w:cs="Times New Roman"/>
                    <w:sz w:val="22"/>
                    <w:szCs w:val="22"/>
                  </w:rPr>
                </w:rPrChange>
              </w:rPr>
              <w:pPrChange w:id="6502" w:author="Chara Katiri" w:date="2015-05-12T13:05:00Z">
                <w:pPr>
                  <w:pStyle w:val="ListParagraph"/>
                  <w:spacing w:line="360" w:lineRule="auto"/>
                  <w:ind w:left="0"/>
                  <w:jc w:val="both"/>
                </w:pPr>
              </w:pPrChange>
            </w:pPr>
          </w:p>
        </w:tc>
        <w:tc>
          <w:tcPr>
            <w:tcW w:w="1169" w:type="dxa"/>
            <w:shd w:val="clear" w:color="auto" w:fill="4F81BD" w:themeFill="accent1"/>
            <w:tcPrChange w:id="6503" w:author="Chara Katiri" w:date="2015-04-12T14:47:00Z">
              <w:tcPr>
                <w:tcW w:w="1169" w:type="dxa"/>
                <w:gridSpan w:val="2"/>
              </w:tcPr>
            </w:tcPrChange>
          </w:tcPr>
          <w:p w14:paraId="44855DCD" w14:textId="77777777" w:rsidR="00810221" w:rsidRPr="00F758B3" w:rsidRDefault="00810221" w:rsidP="00F758B3">
            <w:pPr>
              <w:pStyle w:val="ListParagraph"/>
              <w:spacing w:line="360" w:lineRule="auto"/>
              <w:ind w:left="0"/>
              <w:jc w:val="both"/>
              <w:rPr>
                <w:ins w:id="6504" w:author="Chara Katiri" w:date="2015-04-12T14:47:00Z"/>
                <w:rFonts w:ascii="Times" w:hAnsi="Times" w:cs="Times New Roman"/>
                <w:sz w:val="22"/>
                <w:szCs w:val="22"/>
                <w:rPrChange w:id="6505" w:author="Chara Katiri" w:date="2015-05-12T13:05:00Z">
                  <w:rPr>
                    <w:ins w:id="6506" w:author="Chara Katiri" w:date="2015-04-12T14:47:00Z"/>
                    <w:rFonts w:ascii="Times" w:hAnsi="Times" w:cs="Times New Roman"/>
                    <w:sz w:val="22"/>
                    <w:szCs w:val="22"/>
                  </w:rPr>
                </w:rPrChange>
              </w:rPr>
              <w:pPrChange w:id="6507" w:author="Chara Katiri" w:date="2015-05-12T13:05:00Z">
                <w:pPr>
                  <w:pStyle w:val="ListParagraph"/>
                  <w:spacing w:line="360" w:lineRule="auto"/>
                  <w:ind w:left="0"/>
                  <w:jc w:val="both"/>
                </w:pPr>
              </w:pPrChange>
            </w:pPr>
          </w:p>
        </w:tc>
      </w:tr>
      <w:tr w:rsidR="00810221" w:rsidRPr="00F758B3" w14:paraId="7CFB4DC8" w14:textId="77777777" w:rsidTr="00810221">
        <w:trPr>
          <w:ins w:id="6508" w:author="Chara Katiri" w:date="2015-04-12T15:34:00Z"/>
        </w:trPr>
        <w:tc>
          <w:tcPr>
            <w:tcW w:w="1116" w:type="dxa"/>
          </w:tcPr>
          <w:p w14:paraId="2CF7090A" w14:textId="4B0D10A6" w:rsidR="00810221" w:rsidRPr="00F758B3" w:rsidRDefault="00810221" w:rsidP="00F758B3">
            <w:pPr>
              <w:pStyle w:val="ListParagraph"/>
              <w:spacing w:line="360" w:lineRule="auto"/>
              <w:ind w:left="0"/>
              <w:jc w:val="both"/>
              <w:rPr>
                <w:ins w:id="6509" w:author="Chara Katiri" w:date="2015-04-12T15:34:00Z"/>
                <w:rFonts w:ascii="Times" w:hAnsi="Times" w:cs="Times New Roman"/>
                <w:sz w:val="22"/>
                <w:szCs w:val="22"/>
                <w:rPrChange w:id="6510" w:author="Chara Katiri" w:date="2015-05-12T13:05:00Z">
                  <w:rPr>
                    <w:ins w:id="6511" w:author="Chara Katiri" w:date="2015-04-12T15:34:00Z"/>
                    <w:rFonts w:ascii="Times" w:hAnsi="Times" w:cs="Times New Roman"/>
                    <w:sz w:val="22"/>
                    <w:szCs w:val="22"/>
                  </w:rPr>
                </w:rPrChange>
              </w:rPr>
              <w:pPrChange w:id="6512" w:author="Chara Katiri" w:date="2015-05-12T13:05:00Z">
                <w:pPr>
                  <w:pStyle w:val="ListParagraph"/>
                  <w:spacing w:line="360" w:lineRule="auto"/>
                  <w:ind w:left="0"/>
                  <w:jc w:val="both"/>
                </w:pPr>
              </w:pPrChange>
            </w:pPr>
            <w:ins w:id="6513" w:author="Chara Katiri" w:date="2015-04-12T15:34:00Z">
              <w:r w:rsidRPr="00F758B3">
                <w:rPr>
                  <w:rFonts w:ascii="Times" w:hAnsi="Times" w:cs="Times New Roman"/>
                  <w:sz w:val="22"/>
                  <w:szCs w:val="22"/>
                  <w:rPrChange w:id="6514" w:author="Chara Katiri" w:date="2015-05-12T13:05:00Z">
                    <w:rPr>
                      <w:rFonts w:ascii="Times" w:hAnsi="Times" w:cs="Times New Roman"/>
                      <w:sz w:val="22"/>
                      <w:szCs w:val="22"/>
                    </w:rPr>
                  </w:rPrChange>
                </w:rPr>
                <w:t>1</w:t>
              </w:r>
              <w:r w:rsidR="00F758B3">
                <w:rPr>
                  <w:rFonts w:ascii="Times" w:hAnsi="Times" w:cs="Times New Roman"/>
                  <w:sz w:val="22"/>
                  <w:szCs w:val="22"/>
                  <w:rPrChange w:id="6515" w:author="Chara Katiri" w:date="2015-05-12T13:05:00Z">
                    <w:rPr>
                      <w:rFonts w:ascii="Times" w:hAnsi="Times" w:cs="Times New Roman"/>
                      <w:sz w:val="22"/>
                      <w:szCs w:val="22"/>
                    </w:rPr>
                  </w:rPrChange>
                </w:rPr>
                <w:t>5</w:t>
              </w:r>
            </w:ins>
          </w:p>
        </w:tc>
        <w:tc>
          <w:tcPr>
            <w:tcW w:w="3960" w:type="dxa"/>
          </w:tcPr>
          <w:p w14:paraId="1C229602" w14:textId="77777777" w:rsidR="00810221" w:rsidRPr="00F758B3" w:rsidRDefault="00810221" w:rsidP="00F758B3">
            <w:pPr>
              <w:pStyle w:val="ListParagraph"/>
              <w:spacing w:line="360" w:lineRule="auto"/>
              <w:ind w:left="0"/>
              <w:jc w:val="both"/>
              <w:rPr>
                <w:ins w:id="6516" w:author="Chara Katiri" w:date="2015-04-12T15:34:00Z"/>
                <w:rFonts w:ascii="Times" w:hAnsi="Times" w:cs="Times New Roman"/>
                <w:sz w:val="22"/>
                <w:szCs w:val="22"/>
                <w:rPrChange w:id="6517" w:author="Chara Katiri" w:date="2015-05-12T13:05:00Z">
                  <w:rPr>
                    <w:ins w:id="6518" w:author="Chara Katiri" w:date="2015-04-12T15:34:00Z"/>
                    <w:rFonts w:ascii="Times" w:hAnsi="Times" w:cs="Times New Roman"/>
                    <w:sz w:val="22"/>
                    <w:szCs w:val="22"/>
                  </w:rPr>
                </w:rPrChange>
              </w:rPr>
              <w:pPrChange w:id="6519" w:author="Chara Katiri" w:date="2015-05-12T13:05:00Z">
                <w:pPr>
                  <w:pStyle w:val="ListParagraph"/>
                  <w:spacing w:line="360" w:lineRule="auto"/>
                  <w:ind w:left="0"/>
                  <w:jc w:val="both"/>
                </w:pPr>
              </w:pPrChange>
            </w:pPr>
            <w:ins w:id="6520" w:author="Chara Katiri" w:date="2015-04-12T15:34:00Z">
              <w:r w:rsidRPr="00F758B3">
                <w:rPr>
                  <w:rFonts w:ascii="Times" w:hAnsi="Times" w:cs="Times New Roman"/>
                  <w:sz w:val="22"/>
                  <w:szCs w:val="22"/>
                  <w:rPrChange w:id="6521" w:author="Chara Katiri" w:date="2015-05-12T13:05:00Z">
                    <w:rPr>
                      <w:rFonts w:ascii="Times" w:hAnsi="Times" w:cs="Times New Roman"/>
                      <w:sz w:val="22"/>
                      <w:szCs w:val="22"/>
                    </w:rPr>
                  </w:rPrChange>
                </w:rPr>
                <w:t xml:space="preserve">The system should allow users to bookmark items as ‘Favourites’.   </w:t>
              </w:r>
            </w:ins>
          </w:p>
        </w:tc>
        <w:tc>
          <w:tcPr>
            <w:tcW w:w="1274" w:type="dxa"/>
          </w:tcPr>
          <w:p w14:paraId="75E1883D" w14:textId="77777777" w:rsidR="00810221" w:rsidRPr="00F758B3" w:rsidRDefault="00810221" w:rsidP="00F758B3">
            <w:pPr>
              <w:pStyle w:val="ListParagraph"/>
              <w:spacing w:line="360" w:lineRule="auto"/>
              <w:ind w:left="0"/>
              <w:jc w:val="both"/>
              <w:rPr>
                <w:ins w:id="6522" w:author="Chara Katiri" w:date="2015-04-12T15:34:00Z"/>
                <w:rFonts w:ascii="Times" w:hAnsi="Times" w:cs="Times New Roman"/>
                <w:sz w:val="22"/>
                <w:szCs w:val="22"/>
                <w:rPrChange w:id="6523" w:author="Chara Katiri" w:date="2015-05-12T13:05:00Z">
                  <w:rPr>
                    <w:ins w:id="6524" w:author="Chara Katiri" w:date="2015-04-12T15:34:00Z"/>
                    <w:rFonts w:ascii="Times" w:hAnsi="Times" w:cs="Times New Roman"/>
                    <w:sz w:val="22"/>
                    <w:szCs w:val="22"/>
                  </w:rPr>
                </w:rPrChange>
              </w:rPr>
              <w:pPrChange w:id="6525" w:author="Chara Katiri" w:date="2015-05-12T13:05:00Z">
                <w:pPr>
                  <w:pStyle w:val="ListParagraph"/>
                  <w:spacing w:line="360" w:lineRule="auto"/>
                  <w:ind w:left="0"/>
                  <w:jc w:val="both"/>
                </w:pPr>
              </w:pPrChange>
            </w:pPr>
            <w:ins w:id="6526" w:author="Chara Katiri" w:date="2015-04-12T15:34:00Z">
              <w:r w:rsidRPr="00F758B3">
                <w:rPr>
                  <w:rFonts w:ascii="Times" w:hAnsi="Times" w:cs="Times New Roman"/>
                  <w:sz w:val="22"/>
                  <w:szCs w:val="22"/>
                  <w:rPrChange w:id="6527" w:author="Chara Katiri" w:date="2015-05-12T13:05:00Z">
                    <w:rPr>
                      <w:rFonts w:ascii="Times" w:hAnsi="Times" w:cs="Times New Roman"/>
                      <w:sz w:val="22"/>
                      <w:szCs w:val="22"/>
                    </w:rPr>
                  </w:rPrChange>
                </w:rPr>
                <w:t>Functional</w:t>
              </w:r>
            </w:ins>
          </w:p>
        </w:tc>
        <w:tc>
          <w:tcPr>
            <w:tcW w:w="1609" w:type="dxa"/>
          </w:tcPr>
          <w:p w14:paraId="6834913B" w14:textId="3363C8F2" w:rsidR="00810221" w:rsidRPr="00F758B3" w:rsidRDefault="00810221" w:rsidP="00F758B3">
            <w:pPr>
              <w:pStyle w:val="ListParagraph"/>
              <w:spacing w:line="360" w:lineRule="auto"/>
              <w:ind w:left="0"/>
              <w:jc w:val="both"/>
              <w:rPr>
                <w:ins w:id="6528" w:author="Chara Katiri" w:date="2015-04-12T15:34:00Z"/>
                <w:rFonts w:ascii="Times" w:hAnsi="Times" w:cs="Times New Roman"/>
                <w:sz w:val="22"/>
                <w:szCs w:val="22"/>
                <w:rPrChange w:id="6529" w:author="Chara Katiri" w:date="2015-05-12T13:05:00Z">
                  <w:rPr>
                    <w:ins w:id="6530" w:author="Chara Katiri" w:date="2015-04-12T15:34:00Z"/>
                    <w:rFonts w:ascii="Times" w:hAnsi="Times" w:cs="Times New Roman"/>
                    <w:sz w:val="22"/>
                    <w:szCs w:val="22"/>
                  </w:rPr>
                </w:rPrChange>
              </w:rPr>
              <w:pPrChange w:id="6531" w:author="Chara Katiri" w:date="2015-05-12T13:05:00Z">
                <w:pPr>
                  <w:pStyle w:val="ListParagraph"/>
                  <w:spacing w:line="360" w:lineRule="auto"/>
                  <w:ind w:left="0"/>
                  <w:jc w:val="both"/>
                </w:pPr>
              </w:pPrChange>
            </w:pPr>
          </w:p>
        </w:tc>
        <w:tc>
          <w:tcPr>
            <w:tcW w:w="1169" w:type="dxa"/>
          </w:tcPr>
          <w:p w14:paraId="43B4750D" w14:textId="77777777" w:rsidR="00810221" w:rsidRPr="00F758B3" w:rsidRDefault="00810221" w:rsidP="00F758B3">
            <w:pPr>
              <w:pStyle w:val="ListParagraph"/>
              <w:spacing w:line="360" w:lineRule="auto"/>
              <w:ind w:left="0"/>
              <w:jc w:val="both"/>
              <w:rPr>
                <w:ins w:id="6532" w:author="Chara Katiri" w:date="2015-04-12T15:34:00Z"/>
                <w:rFonts w:ascii="Times" w:hAnsi="Times" w:cs="Times New Roman"/>
                <w:sz w:val="22"/>
                <w:szCs w:val="22"/>
                <w:rPrChange w:id="6533" w:author="Chara Katiri" w:date="2015-05-12T13:05:00Z">
                  <w:rPr>
                    <w:ins w:id="6534" w:author="Chara Katiri" w:date="2015-04-12T15:34:00Z"/>
                    <w:rFonts w:ascii="Times" w:hAnsi="Times" w:cs="Times New Roman"/>
                    <w:sz w:val="22"/>
                    <w:szCs w:val="22"/>
                  </w:rPr>
                </w:rPrChange>
              </w:rPr>
              <w:pPrChange w:id="6535" w:author="Chara Katiri" w:date="2015-05-12T13:05:00Z">
                <w:pPr>
                  <w:pStyle w:val="ListParagraph"/>
                  <w:spacing w:line="360" w:lineRule="auto"/>
                  <w:ind w:left="0"/>
                  <w:jc w:val="both"/>
                </w:pPr>
              </w:pPrChange>
            </w:pPr>
            <w:ins w:id="6536" w:author="Chara Katiri" w:date="2015-04-12T15:34:00Z">
              <w:r w:rsidRPr="00F758B3">
                <w:rPr>
                  <w:rFonts w:ascii="Times" w:hAnsi="Times" w:cs="Times New Roman"/>
                  <w:sz w:val="22"/>
                  <w:szCs w:val="22"/>
                  <w:rPrChange w:id="6537" w:author="Chara Katiri" w:date="2015-05-12T13:05:00Z">
                    <w:rPr>
                      <w:rFonts w:ascii="Times" w:hAnsi="Times" w:cs="Times New Roman"/>
                      <w:sz w:val="22"/>
                      <w:szCs w:val="22"/>
                    </w:rPr>
                  </w:rPrChange>
                </w:rPr>
                <w:t>M</w:t>
              </w:r>
            </w:ins>
          </w:p>
        </w:tc>
      </w:tr>
      <w:tr w:rsidR="00810221" w:rsidRPr="00F758B3" w14:paraId="1311B325" w14:textId="77777777" w:rsidTr="00810221">
        <w:trPr>
          <w:ins w:id="6538" w:author="Chara Katiri" w:date="2015-04-12T15:34:00Z"/>
        </w:trPr>
        <w:tc>
          <w:tcPr>
            <w:tcW w:w="1116" w:type="dxa"/>
          </w:tcPr>
          <w:p w14:paraId="4FE3FE99" w14:textId="15126C7E" w:rsidR="00810221" w:rsidRPr="00F758B3" w:rsidRDefault="00810221" w:rsidP="00F758B3">
            <w:pPr>
              <w:pStyle w:val="ListParagraph"/>
              <w:spacing w:line="360" w:lineRule="auto"/>
              <w:ind w:left="0"/>
              <w:jc w:val="both"/>
              <w:rPr>
                <w:ins w:id="6539" w:author="Chara Katiri" w:date="2015-04-12T15:34:00Z"/>
                <w:rFonts w:ascii="Times" w:hAnsi="Times" w:cs="Times New Roman"/>
                <w:sz w:val="22"/>
                <w:szCs w:val="22"/>
                <w:rPrChange w:id="6540" w:author="Chara Katiri" w:date="2015-05-12T13:05:00Z">
                  <w:rPr>
                    <w:ins w:id="6541" w:author="Chara Katiri" w:date="2015-04-12T15:34:00Z"/>
                    <w:rFonts w:ascii="Times" w:hAnsi="Times" w:cs="Times New Roman"/>
                    <w:sz w:val="22"/>
                    <w:szCs w:val="22"/>
                  </w:rPr>
                </w:rPrChange>
              </w:rPr>
              <w:pPrChange w:id="6542" w:author="Chara Katiri" w:date="2015-05-12T13:05:00Z">
                <w:pPr>
                  <w:pStyle w:val="ListParagraph"/>
                  <w:spacing w:line="360" w:lineRule="auto"/>
                  <w:ind w:left="0"/>
                  <w:jc w:val="both"/>
                </w:pPr>
              </w:pPrChange>
            </w:pPr>
            <w:ins w:id="6543" w:author="Chara Katiri" w:date="2015-04-12T15:34:00Z">
              <w:r w:rsidRPr="00F758B3">
                <w:rPr>
                  <w:rFonts w:ascii="Times" w:hAnsi="Times" w:cs="Times New Roman"/>
                  <w:sz w:val="22"/>
                  <w:szCs w:val="22"/>
                  <w:rPrChange w:id="6544" w:author="Chara Katiri" w:date="2015-05-12T13:05:00Z">
                    <w:rPr>
                      <w:rFonts w:ascii="Times" w:hAnsi="Times" w:cs="Times New Roman"/>
                      <w:sz w:val="22"/>
                      <w:szCs w:val="22"/>
                    </w:rPr>
                  </w:rPrChange>
                </w:rPr>
                <w:t>1</w:t>
              </w:r>
              <w:r w:rsidR="00F758B3">
                <w:rPr>
                  <w:rFonts w:ascii="Times" w:hAnsi="Times" w:cs="Times New Roman"/>
                  <w:sz w:val="22"/>
                  <w:szCs w:val="22"/>
                  <w:rPrChange w:id="6545" w:author="Chara Katiri" w:date="2015-05-12T13:05:00Z">
                    <w:rPr>
                      <w:rFonts w:ascii="Times" w:hAnsi="Times" w:cs="Times New Roman"/>
                      <w:sz w:val="22"/>
                      <w:szCs w:val="22"/>
                    </w:rPr>
                  </w:rPrChange>
                </w:rPr>
                <w:t>6</w:t>
              </w:r>
            </w:ins>
          </w:p>
        </w:tc>
        <w:tc>
          <w:tcPr>
            <w:tcW w:w="3960" w:type="dxa"/>
          </w:tcPr>
          <w:p w14:paraId="78AB00AE" w14:textId="49EA5444" w:rsidR="00810221" w:rsidRPr="00F758B3" w:rsidRDefault="00230C64" w:rsidP="00F758B3">
            <w:pPr>
              <w:pStyle w:val="ListParagraph"/>
              <w:spacing w:line="360" w:lineRule="auto"/>
              <w:ind w:left="0"/>
              <w:jc w:val="both"/>
              <w:rPr>
                <w:ins w:id="6546" w:author="Chara Katiri" w:date="2015-04-12T15:34:00Z"/>
                <w:rFonts w:ascii="Times" w:hAnsi="Times" w:cs="Times New Roman"/>
                <w:sz w:val="22"/>
                <w:szCs w:val="22"/>
                <w:rPrChange w:id="6547" w:author="Chara Katiri" w:date="2015-05-12T13:05:00Z">
                  <w:rPr>
                    <w:ins w:id="6548" w:author="Chara Katiri" w:date="2015-04-12T15:34:00Z"/>
                    <w:rFonts w:ascii="Times" w:hAnsi="Times" w:cs="Times New Roman"/>
                    <w:sz w:val="22"/>
                    <w:szCs w:val="22"/>
                  </w:rPr>
                </w:rPrChange>
              </w:rPr>
              <w:pPrChange w:id="6549" w:author="Chara Katiri" w:date="2015-05-12T13:05:00Z">
                <w:pPr>
                  <w:pStyle w:val="ListParagraph"/>
                  <w:spacing w:line="360" w:lineRule="auto"/>
                  <w:ind w:left="0"/>
                  <w:jc w:val="both"/>
                </w:pPr>
              </w:pPrChange>
            </w:pPr>
            <w:ins w:id="6550" w:author="Chara Katiri" w:date="2015-05-02T17:08:00Z">
              <w:r w:rsidRPr="00F758B3">
                <w:rPr>
                  <w:rFonts w:ascii="Times" w:hAnsi="Times" w:cs="Times New Roman"/>
                  <w:sz w:val="22"/>
                  <w:szCs w:val="22"/>
                  <w:rPrChange w:id="6551" w:author="Chara Katiri" w:date="2015-05-12T13:05:00Z">
                    <w:rPr>
                      <w:rFonts w:ascii="Times" w:hAnsi="Times" w:cs="Times New Roman"/>
                      <w:sz w:val="22"/>
                      <w:szCs w:val="22"/>
                    </w:rPr>
                  </w:rPrChange>
                </w:rPr>
                <w:t>The list of</w:t>
              </w:r>
            </w:ins>
            <w:ins w:id="6552" w:author="Chara Katiri" w:date="2015-05-02T17:07:00Z">
              <w:r w:rsidRPr="00F758B3">
                <w:rPr>
                  <w:rFonts w:ascii="Times" w:hAnsi="Times" w:cs="Times New Roman"/>
                  <w:sz w:val="22"/>
                  <w:szCs w:val="22"/>
                  <w:rPrChange w:id="6553" w:author="Chara Katiri" w:date="2015-05-12T13:05:00Z">
                    <w:rPr>
                      <w:rFonts w:ascii="Times" w:hAnsi="Times" w:cs="Times New Roman"/>
                      <w:sz w:val="22"/>
                      <w:szCs w:val="22"/>
                    </w:rPr>
                  </w:rPrChange>
                </w:rPr>
                <w:t xml:space="preserve"> </w:t>
              </w:r>
            </w:ins>
            <w:ins w:id="6554" w:author="Chara Katiri" w:date="2015-05-02T17:09:00Z">
              <w:r w:rsidRPr="00F758B3">
                <w:rPr>
                  <w:rFonts w:ascii="Times" w:hAnsi="Times" w:cs="Times New Roman"/>
                  <w:sz w:val="22"/>
                  <w:szCs w:val="22"/>
                  <w:rPrChange w:id="6555" w:author="Chara Katiri" w:date="2015-05-12T13:05:00Z">
                    <w:rPr>
                      <w:rFonts w:ascii="Times" w:hAnsi="Times" w:cs="Times New Roman"/>
                      <w:sz w:val="22"/>
                      <w:szCs w:val="22"/>
                    </w:rPr>
                  </w:rPrChange>
                </w:rPr>
                <w:t xml:space="preserve">Favourites must be private and not </w:t>
              </w:r>
            </w:ins>
            <w:ins w:id="6556" w:author="Chara Katiri" w:date="2015-05-02T17:11:00Z">
              <w:r w:rsidRPr="00F758B3">
                <w:rPr>
                  <w:rFonts w:ascii="Times" w:hAnsi="Times" w:cs="Times New Roman"/>
                  <w:sz w:val="22"/>
                  <w:szCs w:val="22"/>
                  <w:rPrChange w:id="6557" w:author="Chara Katiri" w:date="2015-05-12T13:05:00Z">
                    <w:rPr>
                      <w:rFonts w:ascii="Times" w:hAnsi="Times" w:cs="Times New Roman"/>
                      <w:sz w:val="22"/>
                      <w:szCs w:val="22"/>
                    </w:rPr>
                  </w:rPrChange>
                </w:rPr>
                <w:t>visible</w:t>
              </w:r>
            </w:ins>
            <w:ins w:id="6558" w:author="Chara Katiri" w:date="2015-05-02T17:09:00Z">
              <w:r w:rsidRPr="00F758B3">
                <w:rPr>
                  <w:rFonts w:ascii="Times" w:hAnsi="Times" w:cs="Times New Roman"/>
                  <w:sz w:val="22"/>
                  <w:szCs w:val="22"/>
                  <w:rPrChange w:id="6559" w:author="Chara Katiri" w:date="2015-05-12T13:05:00Z">
                    <w:rPr>
                      <w:rFonts w:ascii="Times" w:hAnsi="Times" w:cs="Times New Roman"/>
                      <w:sz w:val="22"/>
                      <w:szCs w:val="22"/>
                    </w:rPr>
                  </w:rPrChange>
                </w:rPr>
                <w:t xml:space="preserve"> </w:t>
              </w:r>
            </w:ins>
            <w:ins w:id="6560" w:author="Chara Katiri" w:date="2015-05-02T17:12:00Z">
              <w:r w:rsidR="002042E5" w:rsidRPr="00F758B3">
                <w:rPr>
                  <w:rFonts w:ascii="Times" w:hAnsi="Times" w:cs="Times New Roman"/>
                  <w:sz w:val="22"/>
                  <w:szCs w:val="22"/>
                  <w:rPrChange w:id="6561" w:author="Chara Katiri" w:date="2015-05-12T13:05:00Z">
                    <w:rPr>
                      <w:rFonts w:ascii="Times" w:hAnsi="Times" w:cs="Times New Roman"/>
                      <w:sz w:val="22"/>
                      <w:szCs w:val="22"/>
                    </w:rPr>
                  </w:rPrChange>
                </w:rPr>
                <w:t>to</w:t>
              </w:r>
            </w:ins>
            <w:ins w:id="6562" w:author="Chara Katiri" w:date="2015-05-02T17:09:00Z">
              <w:r w:rsidR="002042E5" w:rsidRPr="00F758B3">
                <w:rPr>
                  <w:rFonts w:ascii="Times" w:hAnsi="Times" w:cs="Times New Roman"/>
                  <w:sz w:val="22"/>
                  <w:szCs w:val="22"/>
                  <w:rPrChange w:id="6563" w:author="Chara Katiri" w:date="2015-05-12T13:05:00Z">
                    <w:rPr>
                      <w:rFonts w:ascii="Times" w:hAnsi="Times" w:cs="Times New Roman"/>
                      <w:sz w:val="22"/>
                      <w:szCs w:val="22"/>
                    </w:rPr>
                  </w:rPrChange>
                </w:rPr>
                <w:t xml:space="preserve"> others </w:t>
              </w:r>
              <w:r w:rsidRPr="00F758B3">
                <w:rPr>
                  <w:rFonts w:ascii="Times" w:hAnsi="Times" w:cs="Times New Roman"/>
                  <w:sz w:val="22"/>
                  <w:szCs w:val="22"/>
                  <w:rPrChange w:id="6564" w:author="Chara Katiri" w:date="2015-05-12T13:05:00Z">
                    <w:rPr>
                      <w:rFonts w:ascii="Times" w:hAnsi="Times" w:cs="Times New Roman"/>
                      <w:sz w:val="22"/>
                      <w:szCs w:val="22"/>
                    </w:rPr>
                  </w:rPrChange>
                </w:rPr>
                <w:t xml:space="preserve">apart from the </w:t>
              </w:r>
            </w:ins>
            <w:ins w:id="6565" w:author="Chara Katiri" w:date="2015-05-02T17:12:00Z">
              <w:r w:rsidR="002042E5" w:rsidRPr="00F758B3">
                <w:rPr>
                  <w:rFonts w:ascii="Times" w:hAnsi="Times" w:cs="Times New Roman"/>
                  <w:sz w:val="22"/>
                  <w:szCs w:val="22"/>
                  <w:rPrChange w:id="6566" w:author="Chara Katiri" w:date="2015-05-12T13:05:00Z">
                    <w:rPr>
                      <w:rFonts w:ascii="Times" w:hAnsi="Times" w:cs="Times New Roman"/>
                      <w:sz w:val="22"/>
                      <w:szCs w:val="22"/>
                    </w:rPr>
                  </w:rPrChange>
                </w:rPr>
                <w:t>user</w:t>
              </w:r>
            </w:ins>
            <w:ins w:id="6567" w:author="Chara Katiri" w:date="2015-05-02T17:09:00Z">
              <w:r w:rsidRPr="00F758B3">
                <w:rPr>
                  <w:rFonts w:ascii="Times" w:hAnsi="Times" w:cs="Times New Roman"/>
                  <w:sz w:val="22"/>
                  <w:szCs w:val="22"/>
                  <w:rPrChange w:id="6568" w:author="Chara Katiri" w:date="2015-05-12T13:05:00Z">
                    <w:rPr>
                      <w:rFonts w:ascii="Times" w:hAnsi="Times" w:cs="Times New Roman"/>
                      <w:sz w:val="22"/>
                      <w:szCs w:val="22"/>
                    </w:rPr>
                  </w:rPrChange>
                </w:rPr>
                <w:t xml:space="preserve"> who created the personal Favourite. </w:t>
              </w:r>
            </w:ins>
            <w:ins w:id="6569" w:author="Chara Katiri" w:date="2015-04-12T15:34:00Z">
              <w:r w:rsidR="00810221" w:rsidRPr="00F758B3">
                <w:rPr>
                  <w:rFonts w:ascii="Times" w:hAnsi="Times" w:cs="Times New Roman"/>
                  <w:sz w:val="22"/>
                  <w:szCs w:val="22"/>
                  <w:rPrChange w:id="6570" w:author="Chara Katiri" w:date="2015-05-12T13:05:00Z">
                    <w:rPr>
                      <w:rFonts w:ascii="Times" w:hAnsi="Times" w:cs="Times New Roman"/>
                      <w:sz w:val="22"/>
                      <w:szCs w:val="22"/>
                    </w:rPr>
                  </w:rPrChange>
                </w:rPr>
                <w:t xml:space="preserve"> </w:t>
              </w:r>
            </w:ins>
          </w:p>
        </w:tc>
        <w:tc>
          <w:tcPr>
            <w:tcW w:w="1274" w:type="dxa"/>
          </w:tcPr>
          <w:p w14:paraId="53460FE4" w14:textId="77777777" w:rsidR="00810221" w:rsidRPr="00F758B3" w:rsidRDefault="00810221" w:rsidP="00F758B3">
            <w:pPr>
              <w:pStyle w:val="ListParagraph"/>
              <w:spacing w:line="360" w:lineRule="auto"/>
              <w:ind w:left="0"/>
              <w:jc w:val="both"/>
              <w:rPr>
                <w:ins w:id="6571" w:author="Chara Katiri" w:date="2015-04-12T15:34:00Z"/>
                <w:rFonts w:ascii="Times" w:hAnsi="Times" w:cs="Times New Roman"/>
                <w:sz w:val="22"/>
                <w:szCs w:val="22"/>
                <w:rPrChange w:id="6572" w:author="Chara Katiri" w:date="2015-05-12T13:05:00Z">
                  <w:rPr>
                    <w:ins w:id="6573" w:author="Chara Katiri" w:date="2015-04-12T15:34:00Z"/>
                    <w:rFonts w:ascii="Times" w:hAnsi="Times" w:cs="Times New Roman"/>
                    <w:sz w:val="22"/>
                    <w:szCs w:val="22"/>
                  </w:rPr>
                </w:rPrChange>
              </w:rPr>
              <w:pPrChange w:id="6574" w:author="Chara Katiri" w:date="2015-05-12T13:05:00Z">
                <w:pPr>
                  <w:pStyle w:val="ListParagraph"/>
                  <w:spacing w:line="360" w:lineRule="auto"/>
                  <w:ind w:left="0"/>
                  <w:jc w:val="both"/>
                </w:pPr>
              </w:pPrChange>
            </w:pPr>
            <w:ins w:id="6575" w:author="Chara Katiri" w:date="2015-04-12T15:34:00Z">
              <w:r w:rsidRPr="00F758B3">
                <w:rPr>
                  <w:rFonts w:ascii="Times" w:hAnsi="Times" w:cs="Times New Roman"/>
                  <w:sz w:val="22"/>
                  <w:szCs w:val="22"/>
                  <w:rPrChange w:id="6576" w:author="Chara Katiri" w:date="2015-05-12T13:05:00Z">
                    <w:rPr>
                      <w:rFonts w:ascii="Times" w:hAnsi="Times" w:cs="Times New Roman"/>
                      <w:sz w:val="22"/>
                      <w:szCs w:val="22"/>
                    </w:rPr>
                  </w:rPrChange>
                </w:rPr>
                <w:t>Non-functional</w:t>
              </w:r>
            </w:ins>
          </w:p>
        </w:tc>
        <w:tc>
          <w:tcPr>
            <w:tcW w:w="1609" w:type="dxa"/>
          </w:tcPr>
          <w:p w14:paraId="41DC8142" w14:textId="77777777" w:rsidR="00810221" w:rsidRPr="00F758B3" w:rsidRDefault="00810221" w:rsidP="00F758B3">
            <w:pPr>
              <w:pStyle w:val="ListParagraph"/>
              <w:spacing w:line="360" w:lineRule="auto"/>
              <w:ind w:left="0"/>
              <w:jc w:val="both"/>
              <w:rPr>
                <w:ins w:id="6577" w:author="Chara Katiri" w:date="2015-04-12T15:34:00Z"/>
                <w:rFonts w:ascii="Times" w:hAnsi="Times" w:cs="Times New Roman"/>
                <w:sz w:val="22"/>
                <w:szCs w:val="22"/>
                <w:rPrChange w:id="6578" w:author="Chara Katiri" w:date="2015-05-12T13:05:00Z">
                  <w:rPr>
                    <w:ins w:id="6579" w:author="Chara Katiri" w:date="2015-04-12T15:34:00Z"/>
                    <w:rFonts w:ascii="Times" w:hAnsi="Times" w:cs="Times New Roman"/>
                    <w:sz w:val="22"/>
                    <w:szCs w:val="22"/>
                  </w:rPr>
                </w:rPrChange>
              </w:rPr>
              <w:pPrChange w:id="6580" w:author="Chara Katiri" w:date="2015-05-12T13:05:00Z">
                <w:pPr>
                  <w:pStyle w:val="ListParagraph"/>
                  <w:spacing w:line="360" w:lineRule="auto"/>
                  <w:ind w:left="0"/>
                  <w:jc w:val="both"/>
                </w:pPr>
              </w:pPrChange>
            </w:pPr>
          </w:p>
        </w:tc>
        <w:tc>
          <w:tcPr>
            <w:tcW w:w="1169" w:type="dxa"/>
          </w:tcPr>
          <w:p w14:paraId="43579C3D" w14:textId="317308F8" w:rsidR="00810221" w:rsidRPr="00F758B3" w:rsidRDefault="00D71A41" w:rsidP="00F758B3">
            <w:pPr>
              <w:pStyle w:val="ListParagraph"/>
              <w:spacing w:line="360" w:lineRule="auto"/>
              <w:ind w:left="0"/>
              <w:jc w:val="both"/>
              <w:rPr>
                <w:ins w:id="6581" w:author="Chara Katiri" w:date="2015-04-12T15:34:00Z"/>
                <w:rFonts w:ascii="Times" w:hAnsi="Times" w:cs="Times New Roman"/>
                <w:sz w:val="22"/>
                <w:szCs w:val="22"/>
                <w:rPrChange w:id="6582" w:author="Chara Katiri" w:date="2015-05-12T13:05:00Z">
                  <w:rPr>
                    <w:ins w:id="6583" w:author="Chara Katiri" w:date="2015-04-12T15:34:00Z"/>
                    <w:rFonts w:ascii="Times" w:hAnsi="Times" w:cs="Times New Roman"/>
                    <w:sz w:val="22"/>
                    <w:szCs w:val="22"/>
                  </w:rPr>
                </w:rPrChange>
              </w:rPr>
              <w:pPrChange w:id="6584" w:author="Chara Katiri" w:date="2015-05-12T13:05:00Z">
                <w:pPr>
                  <w:pStyle w:val="ListParagraph"/>
                  <w:spacing w:line="360" w:lineRule="auto"/>
                  <w:ind w:left="0"/>
                  <w:jc w:val="both"/>
                </w:pPr>
              </w:pPrChange>
            </w:pPr>
            <w:ins w:id="6585" w:author="Chara Katiri" w:date="2015-04-12T15:34:00Z">
              <w:r w:rsidRPr="00F758B3">
                <w:rPr>
                  <w:rFonts w:ascii="Times" w:hAnsi="Times" w:cs="Times New Roman"/>
                  <w:sz w:val="22"/>
                  <w:szCs w:val="22"/>
                  <w:rPrChange w:id="6586" w:author="Chara Katiri" w:date="2015-05-12T13:05:00Z">
                    <w:rPr>
                      <w:rFonts w:ascii="Times" w:hAnsi="Times" w:cs="Times New Roman"/>
                      <w:sz w:val="22"/>
                      <w:szCs w:val="22"/>
                    </w:rPr>
                  </w:rPrChange>
                </w:rPr>
                <w:t>M</w:t>
              </w:r>
            </w:ins>
          </w:p>
        </w:tc>
      </w:tr>
    </w:tbl>
    <w:p w14:paraId="3ACE17BC" w14:textId="6BD5C764" w:rsidR="00FB7C9A" w:rsidRPr="00F758B3" w:rsidRDefault="00F758B3" w:rsidP="00F758B3">
      <w:pPr>
        <w:spacing w:after="240" w:line="360" w:lineRule="auto"/>
        <w:contextualSpacing/>
        <w:jc w:val="both"/>
        <w:rPr>
          <w:rFonts w:ascii="Times" w:eastAsia="Times New Roman" w:hAnsi="Times" w:cs="Times New Roman"/>
          <w:b/>
          <w:sz w:val="22"/>
          <w:szCs w:val="22"/>
          <w:lang w:val="en-GB"/>
          <w:rPrChange w:id="6587" w:author="Chara Katiri" w:date="2015-05-12T13:05:00Z">
            <w:rPr>
              <w:rFonts w:ascii="Times" w:eastAsia="Times New Roman" w:hAnsi="Times" w:cs="Times New Roman"/>
              <w:b/>
              <w:sz w:val="22"/>
              <w:szCs w:val="22"/>
              <w:lang w:val="en-GB"/>
            </w:rPr>
          </w:rPrChange>
        </w:rPr>
        <w:pPrChange w:id="6588" w:author="Chara Katiri" w:date="2015-05-12T13:05:00Z">
          <w:pPr>
            <w:spacing w:after="240" w:line="360" w:lineRule="auto"/>
            <w:contextualSpacing/>
            <w:jc w:val="both"/>
          </w:pPr>
        </w:pPrChange>
      </w:pPr>
      <w:customXmlDelRangeStart w:id="6589" w:author="Chara Katiri" w:date="2015-05-12T13:21:00Z"/>
      <w:sdt>
        <w:sdtPr>
          <w:rPr>
            <w:rFonts w:ascii="Times" w:eastAsia="Times New Roman" w:hAnsi="Times" w:cs="Times New Roman"/>
            <w:i/>
            <w:iCs/>
            <w:sz w:val="22"/>
            <w:szCs w:val="22"/>
            <w:lang w:val="en-GB"/>
            <w:rPrChange w:id="6590" w:author="Chara Katiri" w:date="2015-05-12T13:05:00Z">
              <w:rPr>
                <w:rFonts w:ascii="Times" w:eastAsia="Times New Roman" w:hAnsi="Times" w:cs="Times New Roman"/>
                <w:i/>
                <w:iCs/>
                <w:sz w:val="22"/>
                <w:szCs w:val="22"/>
                <w:lang w:val="en-GB"/>
              </w:rPr>
            </w:rPrChange>
          </w:rPr>
          <w:id w:val="765888566"/>
          <w:citation/>
        </w:sdtPr>
        <w:sdtContent>
          <w:customXmlDelRangeEnd w:id="6589"/>
          <w:del w:id="6591" w:author="Chara Katiri" w:date="2015-05-12T13:21:00Z">
            <w:r w:rsidR="00140463" w:rsidRPr="00F758B3" w:rsidDel="00F758B3">
              <w:rPr>
                <w:rFonts w:ascii="Times" w:eastAsia="Times New Roman" w:hAnsi="Times" w:cs="Times New Roman"/>
                <w:i/>
                <w:iCs/>
                <w:sz w:val="22"/>
                <w:szCs w:val="22"/>
                <w:lang w:val="en-GB"/>
                <w:rPrChange w:id="6592" w:author="Chara Katiri" w:date="2015-05-12T13:05:00Z">
                  <w:rPr>
                    <w:rFonts w:ascii="Times" w:eastAsia="Times New Roman" w:hAnsi="Times" w:cs="Times New Roman"/>
                    <w:i/>
                    <w:iCs/>
                    <w:sz w:val="22"/>
                    <w:szCs w:val="22"/>
                    <w:lang w:val="en-GB"/>
                  </w:rPr>
                </w:rPrChange>
              </w:rPr>
              <w:fldChar w:fldCharType="begin"/>
            </w:r>
            <w:r w:rsidR="00140463" w:rsidRPr="00F758B3" w:rsidDel="00F758B3">
              <w:rPr>
                <w:rFonts w:ascii="Times" w:eastAsia="Times New Roman" w:hAnsi="Times" w:cs="Times New Roman"/>
                <w:iCs/>
                <w:sz w:val="22"/>
                <w:szCs w:val="22"/>
                <w:rPrChange w:id="6593" w:author="Chara Katiri" w:date="2015-05-12T13:05:00Z">
                  <w:rPr>
                    <w:rFonts w:ascii="Times" w:eastAsia="Times New Roman" w:hAnsi="Times" w:cs="Times New Roman"/>
                    <w:iCs/>
                    <w:sz w:val="22"/>
                    <w:szCs w:val="22"/>
                  </w:rPr>
                </w:rPrChange>
              </w:rPr>
              <w:delInstrText xml:space="preserve"> CITATION Leg15 \l 1033 </w:delInstrText>
            </w:r>
            <w:r w:rsidR="00140463" w:rsidRPr="00F758B3" w:rsidDel="00F758B3">
              <w:rPr>
                <w:rFonts w:ascii="Times" w:eastAsia="Times New Roman" w:hAnsi="Times" w:cs="Times New Roman"/>
                <w:i/>
                <w:iCs/>
                <w:sz w:val="22"/>
                <w:szCs w:val="22"/>
                <w:lang w:val="en-GB"/>
                <w:rPrChange w:id="6594" w:author="Chara Katiri" w:date="2015-05-12T13:05:00Z">
                  <w:rPr>
                    <w:rFonts w:ascii="Times" w:eastAsia="Times New Roman" w:hAnsi="Times" w:cs="Times New Roman"/>
                    <w:i/>
                    <w:iCs/>
                    <w:sz w:val="22"/>
                    <w:szCs w:val="22"/>
                    <w:lang w:val="en-GB"/>
                  </w:rPr>
                </w:rPrChange>
              </w:rPr>
              <w:fldChar w:fldCharType="separate"/>
            </w:r>
            <w:r w:rsidR="00B7160F" w:rsidRPr="00F758B3" w:rsidDel="00F758B3">
              <w:rPr>
                <w:rFonts w:ascii="Times" w:eastAsia="Times New Roman" w:hAnsi="Times" w:cs="Times New Roman"/>
                <w:noProof/>
                <w:sz w:val="22"/>
                <w:szCs w:val="22"/>
                <w:rPrChange w:id="6595" w:author="Chara Katiri" w:date="2015-05-12T13:05:00Z">
                  <w:rPr>
                    <w:rFonts w:ascii="Times" w:eastAsia="Times New Roman" w:hAnsi="Times" w:cs="Times New Roman"/>
                    <w:noProof/>
                    <w:sz w:val="22"/>
                    <w:szCs w:val="22"/>
                  </w:rPr>
                </w:rPrChange>
              </w:rPr>
              <w:delText>[</w:delText>
            </w:r>
            <w:r w:rsidR="00B7160F" w:rsidRPr="00F758B3" w:rsidDel="00F758B3">
              <w:rPr>
                <w:rFonts w:ascii="Times" w:eastAsia="Times New Roman" w:hAnsi="Times" w:cs="Times New Roman"/>
                <w:noProof/>
                <w:sz w:val="22"/>
                <w:szCs w:val="22"/>
                <w:rPrChange w:id="6596" w:author="Chara Katiri" w:date="2015-05-12T13:05:00Z">
                  <w:rPr>
                    <w:rFonts w:ascii="Times" w:eastAsia="Times New Roman" w:hAnsi="Times" w:cs="Times New Roman"/>
                    <w:noProof/>
                    <w:sz w:val="22"/>
                    <w:szCs w:val="22"/>
                  </w:rPr>
                </w:rPrChange>
              </w:rPr>
              <w:fldChar w:fldCharType="begin"/>
            </w:r>
            <w:r w:rsidR="00B7160F" w:rsidRPr="00F758B3" w:rsidDel="00F758B3">
              <w:rPr>
                <w:rFonts w:ascii="Times" w:eastAsia="Times New Roman" w:hAnsi="Times" w:cs="Times New Roman"/>
                <w:noProof/>
                <w:sz w:val="22"/>
                <w:szCs w:val="22"/>
                <w:rPrChange w:id="6597" w:author="Chara Katiri" w:date="2015-05-12T13:05:00Z">
                  <w:rPr>
                    <w:rFonts w:ascii="Times" w:eastAsia="Times New Roman" w:hAnsi="Times" w:cs="Times New Roman"/>
                    <w:noProof/>
                    <w:sz w:val="22"/>
                    <w:szCs w:val="22"/>
                  </w:rPr>
                </w:rPrChange>
              </w:rPr>
              <w:delInstrText xml:space="preserve"> HYPERLINK "" \l "Leg15" </w:delInstrText>
            </w:r>
            <w:r w:rsidR="00B7160F" w:rsidRPr="00F758B3" w:rsidDel="00F758B3">
              <w:rPr>
                <w:rFonts w:ascii="Times" w:eastAsia="Times New Roman" w:hAnsi="Times" w:cs="Times New Roman"/>
                <w:noProof/>
                <w:sz w:val="22"/>
                <w:szCs w:val="22"/>
                <w:rPrChange w:id="6598" w:author="Chara Katiri" w:date="2015-05-12T13:05:00Z">
                  <w:rPr>
                    <w:rFonts w:ascii="Times" w:eastAsia="Times New Roman" w:hAnsi="Times" w:cs="Times New Roman"/>
                    <w:noProof/>
                    <w:sz w:val="22"/>
                    <w:szCs w:val="22"/>
                  </w:rPr>
                </w:rPrChange>
              </w:rPr>
              <w:fldChar w:fldCharType="separate"/>
            </w:r>
            <w:r w:rsidR="00B7160F" w:rsidRPr="00F758B3" w:rsidDel="00F758B3">
              <w:rPr>
                <w:rStyle w:val="Heading2Char"/>
                <w:rFonts w:ascii="Times" w:eastAsia="Times New Roman" w:hAnsi="Times" w:cs="Times New Roman"/>
                <w:noProof/>
                <w:color w:val="auto"/>
                <w:sz w:val="22"/>
                <w:szCs w:val="22"/>
                <w:rPrChange w:id="6599" w:author="Chara Katiri" w:date="2015-05-12T13:05:00Z">
                  <w:rPr>
                    <w:rStyle w:val="Heading2Char"/>
                    <w:rFonts w:ascii="Times" w:eastAsia="Times New Roman" w:hAnsi="Times" w:cs="Times New Roman"/>
                    <w:noProof/>
                    <w:color w:val="auto"/>
                    <w:sz w:val="22"/>
                    <w:szCs w:val="22"/>
                  </w:rPr>
                </w:rPrChange>
              </w:rPr>
              <w:delText>28</w:delText>
            </w:r>
            <w:r w:rsidR="00B7160F" w:rsidRPr="00F758B3" w:rsidDel="00F758B3">
              <w:rPr>
                <w:rFonts w:ascii="Times" w:eastAsia="Times New Roman" w:hAnsi="Times" w:cs="Times New Roman"/>
                <w:noProof/>
                <w:sz w:val="22"/>
                <w:szCs w:val="22"/>
                <w:rPrChange w:id="6600" w:author="Chara Katiri" w:date="2015-05-12T13:05:00Z">
                  <w:rPr>
                    <w:rFonts w:ascii="Times" w:eastAsia="Times New Roman" w:hAnsi="Times" w:cs="Times New Roman"/>
                    <w:noProof/>
                    <w:sz w:val="22"/>
                    <w:szCs w:val="22"/>
                  </w:rPr>
                </w:rPrChange>
              </w:rPr>
              <w:fldChar w:fldCharType="end"/>
            </w:r>
            <w:r w:rsidR="00B7160F" w:rsidRPr="00F758B3" w:rsidDel="00F758B3">
              <w:rPr>
                <w:rFonts w:ascii="Times" w:eastAsia="Times New Roman" w:hAnsi="Times" w:cs="Times New Roman"/>
                <w:noProof/>
                <w:sz w:val="22"/>
                <w:szCs w:val="22"/>
                <w:rPrChange w:id="6601" w:author="Chara Katiri" w:date="2015-05-12T13:05:00Z">
                  <w:rPr>
                    <w:rFonts w:ascii="Times" w:eastAsia="Times New Roman" w:hAnsi="Times" w:cs="Times New Roman"/>
                    <w:noProof/>
                    <w:sz w:val="22"/>
                    <w:szCs w:val="22"/>
                  </w:rPr>
                </w:rPrChange>
              </w:rPr>
              <w:delText>]</w:delText>
            </w:r>
            <w:r w:rsidR="00140463" w:rsidRPr="00F758B3" w:rsidDel="00F758B3">
              <w:rPr>
                <w:rFonts w:ascii="Times" w:eastAsia="Times New Roman" w:hAnsi="Times" w:cs="Times New Roman"/>
                <w:i/>
                <w:iCs/>
                <w:sz w:val="22"/>
                <w:szCs w:val="22"/>
                <w:lang w:val="en-GB"/>
                <w:rPrChange w:id="6602" w:author="Chara Katiri" w:date="2015-05-12T13:05:00Z">
                  <w:rPr>
                    <w:rFonts w:ascii="Times" w:eastAsia="Times New Roman" w:hAnsi="Times" w:cs="Times New Roman"/>
                    <w:i/>
                    <w:iCs/>
                    <w:sz w:val="22"/>
                    <w:szCs w:val="22"/>
                    <w:lang w:val="en-GB"/>
                  </w:rPr>
                </w:rPrChange>
              </w:rPr>
              <w:fldChar w:fldCharType="end"/>
            </w:r>
          </w:del>
          <w:customXmlDelRangeStart w:id="6603" w:author="Chara Katiri" w:date="2015-05-12T13:21:00Z"/>
        </w:sdtContent>
      </w:sdt>
      <w:customXmlDelRangeEnd w:id="6603"/>
      <w:customXmlDelRangeStart w:id="6604" w:author="Chara Katiri" w:date="2015-05-12T13:21:00Z"/>
      <w:sdt>
        <w:sdtPr>
          <w:rPr>
            <w:rFonts w:ascii="Times" w:eastAsia="Times New Roman" w:hAnsi="Times" w:cs="Times New Roman"/>
            <w:iCs/>
            <w:sz w:val="22"/>
            <w:szCs w:val="22"/>
            <w:lang w:val="en-GB"/>
            <w:rPrChange w:id="6605" w:author="Chara Katiri" w:date="2015-05-12T13:05:00Z">
              <w:rPr>
                <w:rFonts w:ascii="Times" w:eastAsia="Times New Roman" w:hAnsi="Times" w:cs="Times New Roman"/>
                <w:iCs/>
                <w:sz w:val="22"/>
                <w:szCs w:val="22"/>
                <w:lang w:val="en-GB"/>
              </w:rPr>
            </w:rPrChange>
          </w:rPr>
          <w:id w:val="-1434116363"/>
          <w:citation/>
        </w:sdtPr>
        <w:sdtContent>
          <w:customXmlDelRangeEnd w:id="6604"/>
          <w:del w:id="6606" w:author="Chara Katiri" w:date="2015-05-12T13:21:00Z">
            <w:r w:rsidR="00140463" w:rsidRPr="00F758B3" w:rsidDel="00F758B3">
              <w:rPr>
                <w:rFonts w:ascii="Times" w:eastAsia="Times New Roman" w:hAnsi="Times" w:cs="Times New Roman"/>
                <w:iCs/>
                <w:sz w:val="22"/>
                <w:szCs w:val="22"/>
                <w:lang w:val="en-GB"/>
                <w:rPrChange w:id="6607" w:author="Chara Katiri" w:date="2015-05-12T13:05:00Z">
                  <w:rPr>
                    <w:rFonts w:ascii="Times" w:eastAsia="Times New Roman" w:hAnsi="Times" w:cs="Times New Roman"/>
                    <w:iCs/>
                    <w:sz w:val="22"/>
                    <w:szCs w:val="22"/>
                    <w:lang w:val="en-GB"/>
                  </w:rPr>
                </w:rPrChange>
              </w:rPr>
              <w:fldChar w:fldCharType="begin"/>
            </w:r>
            <w:r w:rsidR="00140463" w:rsidRPr="00F758B3" w:rsidDel="00F758B3">
              <w:rPr>
                <w:rFonts w:ascii="Times" w:eastAsia="Times New Roman" w:hAnsi="Times" w:cs="Times New Roman"/>
                <w:iCs/>
                <w:sz w:val="22"/>
                <w:szCs w:val="22"/>
                <w:rPrChange w:id="6608" w:author="Chara Katiri" w:date="2015-05-12T13:05:00Z">
                  <w:rPr>
                    <w:rFonts w:ascii="Times" w:eastAsia="Times New Roman" w:hAnsi="Times" w:cs="Times New Roman"/>
                    <w:iCs/>
                    <w:sz w:val="22"/>
                    <w:szCs w:val="22"/>
                  </w:rPr>
                </w:rPrChange>
              </w:rPr>
              <w:delInstrText xml:space="preserve"> CITATION Gla15 \l 1033 </w:delInstrText>
            </w:r>
            <w:r w:rsidR="00140463" w:rsidRPr="00F758B3" w:rsidDel="00F758B3">
              <w:rPr>
                <w:rFonts w:ascii="Times" w:eastAsia="Times New Roman" w:hAnsi="Times" w:cs="Times New Roman"/>
                <w:iCs/>
                <w:sz w:val="22"/>
                <w:szCs w:val="22"/>
                <w:lang w:val="en-GB"/>
                <w:rPrChange w:id="6609" w:author="Chara Katiri" w:date="2015-05-12T13:05:00Z">
                  <w:rPr>
                    <w:rFonts w:ascii="Times" w:eastAsia="Times New Roman" w:hAnsi="Times" w:cs="Times New Roman"/>
                    <w:iCs/>
                    <w:sz w:val="22"/>
                    <w:szCs w:val="22"/>
                    <w:lang w:val="en-GB"/>
                  </w:rPr>
                </w:rPrChange>
              </w:rPr>
              <w:fldChar w:fldCharType="separate"/>
            </w:r>
            <w:r w:rsidR="00B7160F" w:rsidRPr="00F758B3" w:rsidDel="00F758B3">
              <w:rPr>
                <w:rFonts w:ascii="Times" w:eastAsia="Times New Roman" w:hAnsi="Times" w:cs="Times New Roman"/>
                <w:noProof/>
                <w:sz w:val="22"/>
                <w:szCs w:val="22"/>
                <w:rPrChange w:id="6610" w:author="Chara Katiri" w:date="2015-05-12T13:05:00Z">
                  <w:rPr>
                    <w:rFonts w:ascii="Times" w:eastAsia="Times New Roman" w:hAnsi="Times" w:cs="Times New Roman"/>
                    <w:noProof/>
                    <w:sz w:val="22"/>
                    <w:szCs w:val="22"/>
                  </w:rPr>
                </w:rPrChange>
              </w:rPr>
              <w:delText>[</w:delText>
            </w:r>
            <w:r w:rsidR="00B7160F" w:rsidRPr="00F758B3" w:rsidDel="00F758B3">
              <w:rPr>
                <w:rFonts w:ascii="Times" w:eastAsia="Times New Roman" w:hAnsi="Times" w:cs="Times New Roman"/>
                <w:noProof/>
                <w:sz w:val="22"/>
                <w:szCs w:val="22"/>
                <w:rPrChange w:id="6611" w:author="Chara Katiri" w:date="2015-05-12T13:05:00Z">
                  <w:rPr>
                    <w:rFonts w:ascii="Times" w:eastAsia="Times New Roman" w:hAnsi="Times" w:cs="Times New Roman"/>
                    <w:noProof/>
                    <w:sz w:val="22"/>
                    <w:szCs w:val="22"/>
                  </w:rPr>
                </w:rPrChange>
              </w:rPr>
              <w:fldChar w:fldCharType="begin"/>
            </w:r>
            <w:r w:rsidR="00B7160F" w:rsidRPr="00F758B3" w:rsidDel="00F758B3">
              <w:rPr>
                <w:rFonts w:ascii="Times" w:eastAsia="Times New Roman" w:hAnsi="Times" w:cs="Times New Roman"/>
                <w:noProof/>
                <w:sz w:val="22"/>
                <w:szCs w:val="22"/>
                <w:rPrChange w:id="6612" w:author="Chara Katiri" w:date="2015-05-12T13:05:00Z">
                  <w:rPr>
                    <w:rFonts w:ascii="Times" w:eastAsia="Times New Roman" w:hAnsi="Times" w:cs="Times New Roman"/>
                    <w:noProof/>
                    <w:sz w:val="22"/>
                    <w:szCs w:val="22"/>
                  </w:rPr>
                </w:rPrChange>
              </w:rPr>
              <w:delInstrText xml:space="preserve"> HYPERLINK "" \l "Gla15" </w:delInstrText>
            </w:r>
            <w:r w:rsidR="00B7160F" w:rsidRPr="00F758B3" w:rsidDel="00F758B3">
              <w:rPr>
                <w:rFonts w:ascii="Times" w:eastAsia="Times New Roman" w:hAnsi="Times" w:cs="Times New Roman"/>
                <w:noProof/>
                <w:sz w:val="22"/>
                <w:szCs w:val="22"/>
                <w:rPrChange w:id="6613" w:author="Chara Katiri" w:date="2015-05-12T13:05:00Z">
                  <w:rPr>
                    <w:rFonts w:ascii="Times" w:eastAsia="Times New Roman" w:hAnsi="Times" w:cs="Times New Roman"/>
                    <w:noProof/>
                    <w:sz w:val="22"/>
                    <w:szCs w:val="22"/>
                  </w:rPr>
                </w:rPrChange>
              </w:rPr>
              <w:fldChar w:fldCharType="separate"/>
            </w:r>
            <w:r w:rsidR="00B7160F" w:rsidRPr="00F758B3" w:rsidDel="00F758B3">
              <w:rPr>
                <w:rStyle w:val="Heading2Char"/>
                <w:rFonts w:ascii="Times" w:eastAsia="Times New Roman" w:hAnsi="Times" w:cs="Times New Roman"/>
                <w:noProof/>
                <w:color w:val="auto"/>
                <w:sz w:val="22"/>
                <w:szCs w:val="22"/>
                <w:rPrChange w:id="6614" w:author="Chara Katiri" w:date="2015-05-12T13:05:00Z">
                  <w:rPr>
                    <w:rStyle w:val="Heading2Char"/>
                    <w:rFonts w:ascii="Times" w:eastAsia="Times New Roman" w:hAnsi="Times" w:cs="Times New Roman"/>
                    <w:noProof/>
                    <w:color w:val="auto"/>
                    <w:sz w:val="22"/>
                    <w:szCs w:val="22"/>
                  </w:rPr>
                </w:rPrChange>
              </w:rPr>
              <w:delText>33</w:delText>
            </w:r>
            <w:r w:rsidR="00B7160F" w:rsidRPr="00F758B3" w:rsidDel="00F758B3">
              <w:rPr>
                <w:rFonts w:ascii="Times" w:eastAsia="Times New Roman" w:hAnsi="Times" w:cs="Times New Roman"/>
                <w:noProof/>
                <w:sz w:val="22"/>
                <w:szCs w:val="22"/>
                <w:rPrChange w:id="6615" w:author="Chara Katiri" w:date="2015-05-12T13:05:00Z">
                  <w:rPr>
                    <w:rFonts w:ascii="Times" w:eastAsia="Times New Roman" w:hAnsi="Times" w:cs="Times New Roman"/>
                    <w:noProof/>
                    <w:sz w:val="22"/>
                    <w:szCs w:val="22"/>
                  </w:rPr>
                </w:rPrChange>
              </w:rPr>
              <w:fldChar w:fldCharType="end"/>
            </w:r>
            <w:r w:rsidR="00B7160F" w:rsidRPr="00F758B3" w:rsidDel="00F758B3">
              <w:rPr>
                <w:rFonts w:ascii="Times" w:eastAsia="Times New Roman" w:hAnsi="Times" w:cs="Times New Roman"/>
                <w:noProof/>
                <w:sz w:val="22"/>
                <w:szCs w:val="22"/>
                <w:rPrChange w:id="6616" w:author="Chara Katiri" w:date="2015-05-12T13:05:00Z">
                  <w:rPr>
                    <w:rFonts w:ascii="Times" w:eastAsia="Times New Roman" w:hAnsi="Times" w:cs="Times New Roman"/>
                    <w:noProof/>
                    <w:sz w:val="22"/>
                    <w:szCs w:val="22"/>
                  </w:rPr>
                </w:rPrChange>
              </w:rPr>
              <w:delText>]</w:delText>
            </w:r>
            <w:r w:rsidR="00140463" w:rsidRPr="00F758B3" w:rsidDel="00F758B3">
              <w:rPr>
                <w:rFonts w:ascii="Times" w:eastAsia="Times New Roman" w:hAnsi="Times" w:cs="Times New Roman"/>
                <w:iCs/>
                <w:sz w:val="22"/>
                <w:szCs w:val="22"/>
                <w:lang w:val="en-GB"/>
                <w:rPrChange w:id="6617" w:author="Chara Katiri" w:date="2015-05-12T13:05:00Z">
                  <w:rPr>
                    <w:rFonts w:ascii="Times" w:eastAsia="Times New Roman" w:hAnsi="Times" w:cs="Times New Roman"/>
                    <w:iCs/>
                    <w:sz w:val="22"/>
                    <w:szCs w:val="22"/>
                    <w:lang w:val="en-GB"/>
                  </w:rPr>
                </w:rPrChange>
              </w:rPr>
              <w:fldChar w:fldCharType="end"/>
            </w:r>
          </w:del>
          <w:customXmlDelRangeStart w:id="6618" w:author="Chara Katiri" w:date="2015-05-12T13:21:00Z"/>
        </w:sdtContent>
      </w:sdt>
      <w:customXmlDelRangeEnd w:id="6618"/>
    </w:p>
    <w:p w14:paraId="343B40F1" w14:textId="77777777" w:rsidR="008D4B13" w:rsidRPr="00F758B3" w:rsidRDefault="008D4B13" w:rsidP="00F758B3">
      <w:pPr>
        <w:pStyle w:val="Heading2"/>
        <w:numPr>
          <w:ilvl w:val="2"/>
          <w:numId w:val="13"/>
        </w:numPr>
        <w:spacing w:line="360" w:lineRule="auto"/>
        <w:contextualSpacing/>
        <w:jc w:val="both"/>
        <w:rPr>
          <w:rFonts w:ascii="Times" w:hAnsi="Times" w:cs="Times New Roman"/>
          <w:color w:val="auto"/>
          <w:sz w:val="22"/>
          <w:szCs w:val="22"/>
          <w:lang w:val="en-GB"/>
          <w:rPrChange w:id="6619" w:author="Chara Katiri" w:date="2015-05-12T13:05:00Z">
            <w:rPr>
              <w:rFonts w:ascii="Times" w:hAnsi="Times" w:cs="Times New Roman"/>
              <w:color w:val="auto"/>
              <w:sz w:val="22"/>
              <w:szCs w:val="22"/>
              <w:lang w:val="en-GB"/>
            </w:rPr>
          </w:rPrChange>
        </w:rPr>
        <w:pPrChange w:id="6620" w:author="Chara Katiri" w:date="2015-05-12T13:05:00Z">
          <w:pPr>
            <w:pStyle w:val="Heading2"/>
            <w:numPr>
              <w:ilvl w:val="2"/>
              <w:numId w:val="13"/>
            </w:numPr>
            <w:spacing w:line="360" w:lineRule="auto"/>
            <w:ind w:left="1224" w:hanging="504"/>
            <w:contextualSpacing/>
            <w:jc w:val="both"/>
          </w:pPr>
        </w:pPrChange>
      </w:pPr>
      <w:bookmarkStart w:id="6621" w:name="_Toc292730854"/>
      <w:r w:rsidRPr="00F758B3">
        <w:rPr>
          <w:rFonts w:ascii="Times" w:hAnsi="Times" w:cs="Times New Roman"/>
          <w:color w:val="auto"/>
          <w:sz w:val="22"/>
          <w:szCs w:val="22"/>
          <w:lang w:val="en-GB"/>
          <w:rPrChange w:id="6622" w:author="Chara Katiri" w:date="2015-05-12T13:05:00Z">
            <w:rPr>
              <w:rFonts w:ascii="Times" w:hAnsi="Times" w:cs="Times New Roman"/>
              <w:color w:val="auto"/>
              <w:sz w:val="22"/>
              <w:szCs w:val="22"/>
              <w:lang w:val="en-GB"/>
            </w:rPr>
          </w:rPrChange>
        </w:rPr>
        <w:t>Feasibility analysis</w:t>
      </w:r>
      <w:bookmarkEnd w:id="6621"/>
    </w:p>
    <w:p w14:paraId="09AE6427" w14:textId="1016D71A" w:rsidR="008736CF" w:rsidRPr="00F758B3" w:rsidRDefault="0038407F" w:rsidP="00F758B3">
      <w:pPr>
        <w:spacing w:line="360" w:lineRule="auto"/>
        <w:ind w:left="360" w:firstLine="720"/>
        <w:contextualSpacing/>
        <w:jc w:val="both"/>
        <w:rPr>
          <w:rFonts w:ascii="Times" w:eastAsia="Times New Roman" w:hAnsi="Times" w:cs="Times New Roman"/>
          <w:sz w:val="22"/>
          <w:szCs w:val="22"/>
          <w:lang w:val="en-GB"/>
          <w:rPrChange w:id="6623" w:author="Chara Katiri" w:date="2015-05-12T13:05:00Z">
            <w:rPr>
              <w:rFonts w:ascii="Times" w:eastAsia="Times New Roman" w:hAnsi="Times" w:cs="Times New Roman"/>
              <w:sz w:val="22"/>
              <w:szCs w:val="22"/>
              <w:lang w:val="en-GB"/>
            </w:rPr>
          </w:rPrChange>
        </w:rPr>
        <w:pPrChange w:id="6624" w:author="Chara Katiri" w:date="2015-05-12T13:05:00Z">
          <w:pPr>
            <w:spacing w:line="360" w:lineRule="auto"/>
            <w:ind w:left="360" w:firstLine="720"/>
            <w:contextualSpacing/>
            <w:jc w:val="both"/>
          </w:pPr>
        </w:pPrChange>
      </w:pPr>
      <w:r w:rsidRPr="00F758B3">
        <w:rPr>
          <w:rFonts w:ascii="Times" w:eastAsia="Times New Roman" w:hAnsi="Times" w:cs="Times New Roman"/>
          <w:sz w:val="22"/>
          <w:szCs w:val="22"/>
          <w:lang w:val="en-GB"/>
          <w:rPrChange w:id="6625" w:author="Chara Katiri" w:date="2015-05-12T13:05:00Z">
            <w:rPr>
              <w:rFonts w:ascii="Times" w:eastAsia="Times New Roman" w:hAnsi="Times" w:cs="Times New Roman"/>
              <w:sz w:val="22"/>
              <w:szCs w:val="22"/>
              <w:lang w:val="en-GB"/>
            </w:rPr>
          </w:rPrChange>
        </w:rPr>
        <w:t>Feasibility study</w:t>
      </w:r>
      <w:r w:rsidR="00140463" w:rsidRPr="00F758B3">
        <w:rPr>
          <w:rFonts w:ascii="Times" w:eastAsia="Times New Roman" w:hAnsi="Times" w:cs="Times New Roman"/>
          <w:sz w:val="22"/>
          <w:szCs w:val="22"/>
          <w:lang w:val="en-GB"/>
          <w:rPrChange w:id="6626" w:author="Chara Katiri" w:date="2015-05-12T13:05: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6627" w:author="Chara Katiri" w:date="2015-05-12T13:05:00Z">
              <w:rPr>
                <w:rFonts w:ascii="Times" w:eastAsia="Times New Roman" w:hAnsi="Times" w:cs="Times New Roman"/>
                <w:sz w:val="22"/>
                <w:szCs w:val="22"/>
                <w:lang w:val="en-GB"/>
              </w:rPr>
            </w:rPrChange>
          </w:rPr>
          <w:id w:val="367104576"/>
          <w:citation/>
        </w:sdtPr>
        <w:sdtContent>
          <w:r w:rsidR="00140463" w:rsidRPr="00F758B3">
            <w:rPr>
              <w:rFonts w:ascii="Times" w:eastAsia="Times New Roman" w:hAnsi="Times" w:cs="Times New Roman"/>
              <w:sz w:val="22"/>
              <w:szCs w:val="22"/>
              <w:lang w:val="en-GB"/>
              <w:rPrChange w:id="6628" w:author="Chara Katiri" w:date="2015-05-12T13:05:00Z">
                <w:rPr>
                  <w:rFonts w:ascii="Times" w:eastAsia="Times New Roman" w:hAnsi="Times" w:cs="Times New Roman"/>
                  <w:sz w:val="22"/>
                  <w:szCs w:val="22"/>
                  <w:lang w:val="en-GB"/>
                </w:rPr>
              </w:rPrChange>
            </w:rPr>
            <w:fldChar w:fldCharType="begin"/>
          </w:r>
          <w:r w:rsidR="00140463" w:rsidRPr="00F758B3">
            <w:rPr>
              <w:rFonts w:ascii="Times" w:eastAsia="Times New Roman" w:hAnsi="Times" w:cs="Times New Roman"/>
              <w:sz w:val="22"/>
              <w:szCs w:val="22"/>
              <w:rPrChange w:id="6629" w:author="Chara Katiri" w:date="2015-05-12T13:05:00Z">
                <w:rPr>
                  <w:rFonts w:ascii="Times" w:eastAsia="Times New Roman" w:hAnsi="Times" w:cs="Times New Roman"/>
                  <w:sz w:val="22"/>
                  <w:szCs w:val="22"/>
                </w:rPr>
              </w:rPrChange>
            </w:rPr>
            <w:instrText xml:space="preserve"> CITATION Ext15 \l 1033 </w:instrText>
          </w:r>
          <w:r w:rsidR="00140463" w:rsidRPr="00F758B3">
            <w:rPr>
              <w:rFonts w:ascii="Times" w:eastAsia="Times New Roman" w:hAnsi="Times" w:cs="Times New Roman"/>
              <w:sz w:val="22"/>
              <w:szCs w:val="22"/>
              <w:lang w:val="en-GB"/>
              <w:rPrChange w:id="6630"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6631"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6632"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6633" w:author="Chara Katiri" w:date="2015-05-12T13:05:00Z">
                <w:rPr>
                  <w:rFonts w:ascii="Times" w:eastAsia="Times New Roman" w:hAnsi="Times" w:cs="Times New Roman"/>
                  <w:noProof/>
                  <w:sz w:val="22"/>
                  <w:szCs w:val="22"/>
                </w:rPr>
              </w:rPrChange>
            </w:rPr>
            <w:instrText xml:space="preserve"> HYPERLINK "" \l "Ext15" </w:instrText>
          </w:r>
          <w:r w:rsidR="00B7160F" w:rsidRPr="00F758B3">
            <w:rPr>
              <w:rFonts w:ascii="Times" w:eastAsia="Times New Roman" w:hAnsi="Times" w:cs="Times New Roman"/>
              <w:noProof/>
              <w:sz w:val="22"/>
              <w:szCs w:val="22"/>
              <w:rPrChange w:id="6634"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6635" w:author="Chara Katiri" w:date="2015-05-12T13:05:00Z">
                <w:rPr>
                  <w:rStyle w:val="Heading2Char"/>
                  <w:rFonts w:ascii="Times" w:eastAsia="Times New Roman" w:hAnsi="Times" w:cs="Times New Roman"/>
                  <w:noProof/>
                  <w:color w:val="auto"/>
                  <w:sz w:val="22"/>
                  <w:szCs w:val="22"/>
                </w:rPr>
              </w:rPrChange>
            </w:rPr>
            <w:t>34</w:t>
          </w:r>
          <w:r w:rsidR="00B7160F" w:rsidRPr="00F758B3">
            <w:rPr>
              <w:rFonts w:ascii="Times" w:eastAsia="Times New Roman" w:hAnsi="Times" w:cs="Times New Roman"/>
              <w:noProof/>
              <w:sz w:val="22"/>
              <w:szCs w:val="22"/>
              <w:rPrChange w:id="6636"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6637" w:author="Chara Katiri" w:date="2015-05-12T13:05:00Z">
                <w:rPr>
                  <w:rFonts w:ascii="Times" w:eastAsia="Times New Roman" w:hAnsi="Times" w:cs="Times New Roman"/>
                  <w:noProof/>
                  <w:sz w:val="22"/>
                  <w:szCs w:val="22"/>
                </w:rPr>
              </w:rPrChange>
            </w:rPr>
            <w:t>]</w:t>
          </w:r>
          <w:r w:rsidR="00140463" w:rsidRPr="00F758B3">
            <w:rPr>
              <w:rFonts w:ascii="Times" w:eastAsia="Times New Roman" w:hAnsi="Times" w:cs="Times New Roman"/>
              <w:sz w:val="22"/>
              <w:szCs w:val="22"/>
              <w:lang w:val="en-GB"/>
              <w:rPrChange w:id="6638" w:author="Chara Katiri" w:date="2015-05-12T13:05:00Z">
                <w:rPr>
                  <w:rFonts w:ascii="Times" w:eastAsia="Times New Roman" w:hAnsi="Times" w:cs="Times New Roman"/>
                  <w:sz w:val="22"/>
                  <w:szCs w:val="22"/>
                  <w:lang w:val="en-GB"/>
                </w:rPr>
              </w:rPrChange>
            </w:rPr>
            <w:fldChar w:fldCharType="end"/>
          </w:r>
        </w:sdtContent>
      </w:sdt>
      <w:r w:rsidRPr="00F758B3">
        <w:rPr>
          <w:rFonts w:ascii="Times" w:eastAsia="Times New Roman" w:hAnsi="Times" w:cs="Times New Roman"/>
          <w:sz w:val="22"/>
          <w:szCs w:val="22"/>
          <w:lang w:val="en-GB"/>
          <w:rPrChange w:id="6639" w:author="Chara Katiri" w:date="2015-05-12T13:05:00Z">
            <w:rPr>
              <w:rFonts w:ascii="Times" w:eastAsia="Times New Roman" w:hAnsi="Times" w:cs="Times New Roman"/>
              <w:sz w:val="22"/>
              <w:szCs w:val="22"/>
              <w:lang w:val="en-GB"/>
            </w:rPr>
          </w:rPrChange>
        </w:rPr>
        <w:t xml:space="preserve"> is conducted as part of the assessment process. The </w:t>
      </w:r>
      <w:r w:rsidR="005E7B05" w:rsidRPr="00F758B3">
        <w:rPr>
          <w:rFonts w:ascii="Times" w:eastAsia="Times New Roman" w:hAnsi="Times" w:cs="Times New Roman"/>
          <w:sz w:val="22"/>
          <w:szCs w:val="22"/>
          <w:lang w:val="en-GB"/>
          <w:rPrChange w:id="6640" w:author="Chara Katiri" w:date="2015-05-12T13:05:00Z">
            <w:rPr>
              <w:rFonts w:ascii="Times" w:eastAsia="Times New Roman" w:hAnsi="Times" w:cs="Times New Roman"/>
              <w:sz w:val="22"/>
              <w:szCs w:val="22"/>
              <w:lang w:val="en-GB"/>
            </w:rPr>
          </w:rPrChange>
        </w:rPr>
        <w:t xml:space="preserve">aim of the project analysis was to </w:t>
      </w:r>
      <w:r w:rsidRPr="00F758B3">
        <w:rPr>
          <w:rFonts w:ascii="Times" w:eastAsia="Times New Roman" w:hAnsi="Times" w:cs="Times New Roman"/>
          <w:sz w:val="22"/>
          <w:szCs w:val="22"/>
          <w:lang w:val="en-GB"/>
          <w:rPrChange w:id="6641" w:author="Chara Katiri" w:date="2015-05-12T13:05:00Z">
            <w:rPr>
              <w:rFonts w:ascii="Times" w:eastAsia="Times New Roman" w:hAnsi="Times" w:cs="Times New Roman"/>
              <w:sz w:val="22"/>
              <w:szCs w:val="22"/>
              <w:lang w:val="en-GB"/>
            </w:rPr>
          </w:rPrChange>
        </w:rPr>
        <w:t xml:space="preserve">identify </w:t>
      </w:r>
      <w:r w:rsidR="005E7B05" w:rsidRPr="00F758B3">
        <w:rPr>
          <w:rFonts w:ascii="Times" w:eastAsia="Times New Roman" w:hAnsi="Times" w:cs="Times New Roman"/>
          <w:sz w:val="22"/>
          <w:szCs w:val="22"/>
          <w:lang w:val="en-GB"/>
          <w:rPrChange w:id="6642" w:author="Chara Katiri" w:date="2015-05-12T13:05:00Z">
            <w:rPr>
              <w:rFonts w:ascii="Times" w:eastAsia="Times New Roman" w:hAnsi="Times" w:cs="Times New Roman"/>
              <w:sz w:val="22"/>
              <w:szCs w:val="22"/>
              <w:lang w:val="en-GB"/>
            </w:rPr>
          </w:rPrChange>
        </w:rPr>
        <w:t>trade-offs</w:t>
      </w:r>
      <w:r w:rsidRPr="00F758B3">
        <w:rPr>
          <w:rFonts w:ascii="Times" w:eastAsia="Times New Roman" w:hAnsi="Times" w:cs="Times New Roman"/>
          <w:sz w:val="22"/>
          <w:szCs w:val="22"/>
          <w:lang w:val="en-GB"/>
          <w:rPrChange w:id="6643" w:author="Chara Katiri" w:date="2015-05-12T13:05:00Z">
            <w:rPr>
              <w:rFonts w:ascii="Times" w:eastAsia="Times New Roman" w:hAnsi="Times" w:cs="Times New Roman"/>
              <w:sz w:val="22"/>
              <w:szCs w:val="22"/>
              <w:lang w:val="en-GB"/>
            </w:rPr>
          </w:rPrChange>
        </w:rPr>
        <w:t xml:space="preserve"> </w:t>
      </w:r>
      <w:r w:rsidR="005E7B05" w:rsidRPr="00F758B3">
        <w:rPr>
          <w:rFonts w:ascii="Times" w:eastAsia="Times New Roman" w:hAnsi="Times" w:cs="Times New Roman"/>
          <w:sz w:val="22"/>
          <w:szCs w:val="22"/>
          <w:lang w:val="en-GB"/>
          <w:rPrChange w:id="6644" w:author="Chara Katiri" w:date="2015-05-12T13:05:00Z">
            <w:rPr>
              <w:rFonts w:ascii="Times" w:eastAsia="Times New Roman" w:hAnsi="Times" w:cs="Times New Roman"/>
              <w:sz w:val="22"/>
              <w:szCs w:val="22"/>
              <w:lang w:val="en-GB"/>
            </w:rPr>
          </w:rPrChange>
        </w:rPr>
        <w:t>and</w:t>
      </w:r>
      <w:r w:rsidRPr="00F758B3">
        <w:rPr>
          <w:rFonts w:ascii="Times" w:eastAsia="Times New Roman" w:hAnsi="Times" w:cs="Times New Roman"/>
          <w:sz w:val="22"/>
          <w:szCs w:val="22"/>
          <w:lang w:val="en-GB"/>
          <w:rPrChange w:id="6645" w:author="Chara Katiri" w:date="2015-05-12T13:05:00Z">
            <w:rPr>
              <w:rFonts w:ascii="Times" w:eastAsia="Times New Roman" w:hAnsi="Times" w:cs="Times New Roman"/>
              <w:sz w:val="22"/>
              <w:szCs w:val="22"/>
              <w:lang w:val="en-GB"/>
            </w:rPr>
          </w:rPrChange>
        </w:rPr>
        <w:t xml:space="preserve"> </w:t>
      </w:r>
      <w:r w:rsidR="00603FEC" w:rsidRPr="00F758B3">
        <w:rPr>
          <w:rFonts w:ascii="Times" w:eastAsia="Times New Roman" w:hAnsi="Times" w:cs="Times New Roman"/>
          <w:sz w:val="22"/>
          <w:szCs w:val="22"/>
          <w:lang w:val="en-GB"/>
          <w:rPrChange w:id="6646" w:author="Chara Katiri" w:date="2015-05-12T13:05:00Z">
            <w:rPr>
              <w:rFonts w:ascii="Times" w:eastAsia="Times New Roman" w:hAnsi="Times" w:cs="Times New Roman"/>
              <w:sz w:val="22"/>
              <w:szCs w:val="22"/>
              <w:lang w:val="en-GB"/>
            </w:rPr>
          </w:rPrChange>
        </w:rPr>
        <w:t>outline alternative options</w:t>
      </w:r>
      <w:r w:rsidR="005E7B05" w:rsidRPr="00F758B3">
        <w:rPr>
          <w:rFonts w:ascii="Times" w:eastAsia="Times New Roman" w:hAnsi="Times" w:cs="Times New Roman"/>
          <w:sz w:val="22"/>
          <w:szCs w:val="22"/>
          <w:lang w:val="en-GB"/>
          <w:rPrChange w:id="6647" w:author="Chara Katiri" w:date="2015-05-12T13:05:00Z">
            <w:rPr>
              <w:rFonts w:ascii="Times" w:eastAsia="Times New Roman" w:hAnsi="Times" w:cs="Times New Roman"/>
              <w:sz w:val="22"/>
              <w:szCs w:val="22"/>
              <w:lang w:val="en-GB"/>
            </w:rPr>
          </w:rPrChange>
        </w:rPr>
        <w:t>. The feasibility analysis</w:t>
      </w:r>
      <w:r w:rsidRPr="00F758B3">
        <w:rPr>
          <w:rFonts w:ascii="Times" w:eastAsia="Times New Roman" w:hAnsi="Times" w:cs="Times New Roman"/>
          <w:sz w:val="22"/>
          <w:szCs w:val="22"/>
          <w:lang w:val="en-GB"/>
          <w:rPrChange w:id="6648" w:author="Chara Katiri" w:date="2015-05-12T13:05:00Z">
            <w:rPr>
              <w:rFonts w:ascii="Times" w:eastAsia="Times New Roman" w:hAnsi="Times" w:cs="Times New Roman"/>
              <w:sz w:val="22"/>
              <w:szCs w:val="22"/>
              <w:lang w:val="en-GB"/>
            </w:rPr>
          </w:rPrChange>
        </w:rPr>
        <w:t xml:space="preserve"> helped </w:t>
      </w:r>
      <w:r w:rsidR="005E7B05" w:rsidRPr="00F758B3">
        <w:rPr>
          <w:rFonts w:ascii="Times" w:eastAsia="Times New Roman" w:hAnsi="Times" w:cs="Times New Roman"/>
          <w:sz w:val="22"/>
          <w:szCs w:val="22"/>
          <w:lang w:val="en-GB"/>
          <w:rPrChange w:id="6649" w:author="Chara Katiri" w:date="2015-05-12T13:05:00Z">
            <w:rPr>
              <w:rFonts w:ascii="Times" w:eastAsia="Times New Roman" w:hAnsi="Times" w:cs="Times New Roman"/>
              <w:sz w:val="22"/>
              <w:szCs w:val="22"/>
              <w:lang w:val="en-GB"/>
            </w:rPr>
          </w:rPrChange>
        </w:rPr>
        <w:t>recognise</w:t>
      </w:r>
      <w:r w:rsidRPr="00F758B3">
        <w:rPr>
          <w:rFonts w:ascii="Times" w:eastAsia="Times New Roman" w:hAnsi="Times" w:cs="Times New Roman"/>
          <w:sz w:val="22"/>
          <w:szCs w:val="22"/>
          <w:lang w:val="en-GB"/>
          <w:rPrChange w:id="6650" w:author="Chara Katiri" w:date="2015-05-12T13:05:00Z">
            <w:rPr>
              <w:rFonts w:ascii="Times" w:eastAsia="Times New Roman" w:hAnsi="Times" w:cs="Times New Roman"/>
              <w:sz w:val="22"/>
              <w:szCs w:val="22"/>
              <w:lang w:val="en-GB"/>
            </w:rPr>
          </w:rPrChange>
        </w:rPr>
        <w:t xml:space="preserve"> issues and potential risks in the early stages of the software development system. </w:t>
      </w:r>
      <w:r w:rsidR="005E7B05" w:rsidRPr="00F758B3">
        <w:rPr>
          <w:rFonts w:ascii="Times" w:eastAsia="Times New Roman" w:hAnsi="Times" w:cs="Times New Roman"/>
          <w:sz w:val="22"/>
          <w:szCs w:val="22"/>
          <w:lang w:val="en-GB"/>
          <w:rPrChange w:id="6651" w:author="Chara Katiri" w:date="2015-05-12T13:05:00Z">
            <w:rPr>
              <w:rFonts w:ascii="Times" w:eastAsia="Times New Roman" w:hAnsi="Times" w:cs="Times New Roman"/>
              <w:sz w:val="22"/>
              <w:szCs w:val="22"/>
              <w:lang w:val="en-GB"/>
            </w:rPr>
          </w:rPrChange>
        </w:rPr>
        <w:t xml:space="preserve">One of the first risks identified was </w:t>
      </w:r>
      <w:r w:rsidR="00FF37FB" w:rsidRPr="00F758B3">
        <w:rPr>
          <w:rFonts w:ascii="Times" w:eastAsia="Times New Roman" w:hAnsi="Times" w:cs="Times New Roman"/>
          <w:sz w:val="22"/>
          <w:szCs w:val="22"/>
          <w:lang w:val="en-GB"/>
          <w:rPrChange w:id="6652" w:author="Chara Katiri" w:date="2015-05-12T13:05:00Z">
            <w:rPr>
              <w:rFonts w:ascii="Times" w:eastAsia="Times New Roman" w:hAnsi="Times" w:cs="Times New Roman"/>
              <w:sz w:val="22"/>
              <w:szCs w:val="22"/>
              <w:lang w:val="en-GB"/>
            </w:rPr>
          </w:rPrChange>
        </w:rPr>
        <w:t>that</w:t>
      </w:r>
      <w:r w:rsidRPr="00F758B3">
        <w:rPr>
          <w:rFonts w:ascii="Times" w:eastAsia="Times New Roman" w:hAnsi="Times" w:cs="Times New Roman"/>
          <w:sz w:val="22"/>
          <w:szCs w:val="22"/>
          <w:lang w:val="en-GB"/>
          <w:rPrChange w:id="6653" w:author="Chara Katiri" w:date="2015-05-12T13:05:00Z">
            <w:rPr>
              <w:rFonts w:ascii="Times" w:eastAsia="Times New Roman" w:hAnsi="Times" w:cs="Times New Roman"/>
              <w:sz w:val="22"/>
              <w:szCs w:val="22"/>
              <w:lang w:val="en-GB"/>
            </w:rPr>
          </w:rPrChange>
        </w:rPr>
        <w:t xml:space="preserve"> the Service Team might not accept the deployment of the website to the </w:t>
      </w:r>
      <w:r w:rsidR="00EC0BC2" w:rsidRPr="00F758B3">
        <w:rPr>
          <w:rFonts w:ascii="Times" w:eastAsia="Times New Roman" w:hAnsi="Times" w:cs="Times New Roman"/>
          <w:sz w:val="22"/>
          <w:szCs w:val="22"/>
          <w:lang w:val="en-GB"/>
          <w:rPrChange w:id="6654" w:author="Chara Katiri" w:date="2015-05-12T13:05:00Z">
            <w:rPr>
              <w:rFonts w:ascii="Times" w:eastAsia="Times New Roman" w:hAnsi="Times" w:cs="Times New Roman"/>
              <w:sz w:val="22"/>
              <w:szCs w:val="22"/>
              <w:lang w:val="en-GB"/>
            </w:rPr>
          </w:rPrChange>
        </w:rPr>
        <w:t>University</w:t>
      </w:r>
      <w:r w:rsidRPr="00F758B3">
        <w:rPr>
          <w:rFonts w:ascii="Times" w:eastAsia="Times New Roman" w:hAnsi="Times" w:cs="Times New Roman"/>
          <w:sz w:val="22"/>
          <w:szCs w:val="22"/>
          <w:lang w:val="en-GB"/>
          <w:rPrChange w:id="6655" w:author="Chara Katiri" w:date="2015-05-12T13:05:00Z">
            <w:rPr>
              <w:rFonts w:ascii="Times" w:eastAsia="Times New Roman" w:hAnsi="Times" w:cs="Times New Roman"/>
              <w:sz w:val="22"/>
              <w:szCs w:val="22"/>
              <w:lang w:val="en-GB"/>
            </w:rPr>
          </w:rPrChange>
        </w:rPr>
        <w:t xml:space="preserve"> of Surrey in</w:t>
      </w:r>
      <w:r w:rsidR="00603FEC" w:rsidRPr="00F758B3">
        <w:rPr>
          <w:rFonts w:ascii="Times" w:eastAsia="Times New Roman" w:hAnsi="Times" w:cs="Times New Roman"/>
          <w:sz w:val="22"/>
          <w:szCs w:val="22"/>
          <w:lang w:val="en-GB"/>
          <w:rPrChange w:id="6656" w:author="Chara Katiri" w:date="2015-05-12T13:05:00Z">
            <w:rPr>
              <w:rFonts w:ascii="Times" w:eastAsia="Times New Roman" w:hAnsi="Times" w:cs="Times New Roman"/>
              <w:sz w:val="22"/>
              <w:szCs w:val="22"/>
              <w:lang w:val="en-GB"/>
            </w:rPr>
          </w:rPrChange>
        </w:rPr>
        <w:t>tranet. After the discussion of the project with the Service Team, the feasibility of the project was also discussed with the project supervisor and the decision</w:t>
      </w:r>
      <w:r w:rsidR="00597D2D" w:rsidRPr="00F758B3">
        <w:rPr>
          <w:rFonts w:ascii="Times" w:eastAsia="Times New Roman" w:hAnsi="Times" w:cs="Times New Roman"/>
          <w:sz w:val="22"/>
          <w:szCs w:val="22"/>
          <w:lang w:val="en-GB"/>
          <w:rPrChange w:id="6657" w:author="Chara Katiri" w:date="2015-05-12T13:05:00Z">
            <w:rPr>
              <w:rFonts w:ascii="Times" w:eastAsia="Times New Roman" w:hAnsi="Times" w:cs="Times New Roman"/>
              <w:sz w:val="22"/>
              <w:szCs w:val="22"/>
              <w:lang w:val="en-GB"/>
            </w:rPr>
          </w:rPrChange>
        </w:rPr>
        <w:t xml:space="preserve"> made</w:t>
      </w:r>
      <w:r w:rsidR="00603FEC" w:rsidRPr="00F758B3">
        <w:rPr>
          <w:rFonts w:ascii="Times" w:eastAsia="Times New Roman" w:hAnsi="Times" w:cs="Times New Roman"/>
          <w:sz w:val="22"/>
          <w:szCs w:val="22"/>
          <w:lang w:val="en-GB"/>
          <w:rPrChange w:id="6658" w:author="Chara Katiri" w:date="2015-05-12T13:05:00Z">
            <w:rPr>
              <w:rFonts w:ascii="Times" w:eastAsia="Times New Roman" w:hAnsi="Times" w:cs="Times New Roman"/>
              <w:sz w:val="22"/>
              <w:szCs w:val="22"/>
              <w:lang w:val="en-GB"/>
            </w:rPr>
          </w:rPrChange>
        </w:rPr>
        <w:t xml:space="preserve"> was to go ahead</w:t>
      </w:r>
      <w:r w:rsidR="00FF37FB" w:rsidRPr="00F758B3">
        <w:rPr>
          <w:rFonts w:ascii="Times" w:eastAsia="Times New Roman" w:hAnsi="Times" w:cs="Times New Roman"/>
          <w:sz w:val="22"/>
          <w:szCs w:val="22"/>
          <w:lang w:val="en-GB"/>
          <w:rPrChange w:id="6659" w:author="Chara Katiri" w:date="2015-05-12T13:05:00Z">
            <w:rPr>
              <w:rFonts w:ascii="Times" w:eastAsia="Times New Roman" w:hAnsi="Times" w:cs="Times New Roman"/>
              <w:sz w:val="22"/>
              <w:szCs w:val="22"/>
              <w:lang w:val="en-GB"/>
            </w:rPr>
          </w:rPrChange>
        </w:rPr>
        <w:t xml:space="preserve"> with the development of the digital Pinboard</w:t>
      </w:r>
      <w:r w:rsidR="00603FEC" w:rsidRPr="00F758B3">
        <w:rPr>
          <w:rFonts w:ascii="Times" w:eastAsia="Times New Roman" w:hAnsi="Times" w:cs="Times New Roman"/>
          <w:sz w:val="22"/>
          <w:szCs w:val="22"/>
          <w:lang w:val="en-GB"/>
          <w:rPrChange w:id="6660" w:author="Chara Katiri" w:date="2015-05-12T13:05:00Z">
            <w:rPr>
              <w:rFonts w:ascii="Times" w:eastAsia="Times New Roman" w:hAnsi="Times" w:cs="Times New Roman"/>
              <w:sz w:val="22"/>
              <w:szCs w:val="22"/>
              <w:lang w:val="en-GB"/>
            </w:rPr>
          </w:rPrChange>
        </w:rPr>
        <w:t xml:space="preserve">. </w:t>
      </w:r>
    </w:p>
    <w:p w14:paraId="600EA6E9" w14:textId="739613B7" w:rsidR="00FF37FB" w:rsidRPr="00F758B3" w:rsidRDefault="00603FEC" w:rsidP="00F3236C">
      <w:pPr>
        <w:spacing w:line="360" w:lineRule="auto"/>
        <w:ind w:left="66" w:firstLine="501"/>
        <w:jc w:val="both"/>
        <w:rPr>
          <w:rFonts w:ascii="Times" w:eastAsia="Times New Roman" w:hAnsi="Times" w:cs="Times New Roman"/>
          <w:sz w:val="22"/>
          <w:szCs w:val="22"/>
          <w:lang w:val="en-GB"/>
          <w:rPrChange w:id="6661" w:author="Chara Katiri" w:date="2015-05-12T13:05:00Z">
            <w:rPr>
              <w:rFonts w:ascii="Times" w:eastAsia="Times New Roman" w:hAnsi="Times" w:cs="Times New Roman"/>
              <w:sz w:val="22"/>
              <w:szCs w:val="22"/>
              <w:lang w:val="en-GB"/>
            </w:rPr>
          </w:rPrChange>
        </w:rPr>
        <w:pPrChange w:id="6662" w:author="Chara Katiri" w:date="2015-05-12T15:23:00Z">
          <w:pPr>
            <w:spacing w:line="360" w:lineRule="auto"/>
            <w:ind w:left="360" w:firstLine="720"/>
            <w:contextualSpacing/>
            <w:jc w:val="both"/>
          </w:pPr>
        </w:pPrChange>
      </w:pPr>
      <w:commentRangeStart w:id="6663"/>
      <w:r w:rsidRPr="00F758B3">
        <w:rPr>
          <w:rFonts w:ascii="Times" w:eastAsia="Times New Roman" w:hAnsi="Times" w:cs="Times New Roman"/>
          <w:sz w:val="22"/>
          <w:szCs w:val="22"/>
          <w:lang w:val="en-GB"/>
          <w:rPrChange w:id="6664" w:author="Chara Katiri" w:date="2015-05-12T13:05:00Z">
            <w:rPr>
              <w:rFonts w:ascii="Times" w:eastAsia="Times New Roman" w:hAnsi="Times" w:cs="Times New Roman"/>
              <w:sz w:val="22"/>
              <w:szCs w:val="22"/>
              <w:lang w:val="en-GB"/>
            </w:rPr>
          </w:rPrChange>
        </w:rPr>
        <w:t>Even though the</w:t>
      </w:r>
      <w:r w:rsidR="00FF37FB" w:rsidRPr="00F758B3">
        <w:rPr>
          <w:rFonts w:ascii="Times" w:eastAsia="Times New Roman" w:hAnsi="Times" w:cs="Times New Roman"/>
          <w:sz w:val="22"/>
          <w:szCs w:val="22"/>
          <w:lang w:val="en-GB"/>
          <w:rPrChange w:id="6665" w:author="Chara Katiri" w:date="2015-05-12T13:05:00Z">
            <w:rPr>
              <w:rFonts w:ascii="Times" w:eastAsia="Times New Roman" w:hAnsi="Times" w:cs="Times New Roman"/>
              <w:sz w:val="22"/>
              <w:szCs w:val="22"/>
              <w:lang w:val="en-GB"/>
            </w:rPr>
          </w:rPrChange>
        </w:rPr>
        <w:t xml:space="preserve"> Pinboard</w:t>
      </w:r>
      <w:r w:rsidRPr="00F758B3">
        <w:rPr>
          <w:rFonts w:ascii="Times" w:eastAsia="Times New Roman" w:hAnsi="Times" w:cs="Times New Roman"/>
          <w:sz w:val="22"/>
          <w:szCs w:val="22"/>
          <w:lang w:val="en-GB"/>
          <w:rPrChange w:id="6666" w:author="Chara Katiri" w:date="2015-05-12T13:05:00Z">
            <w:rPr>
              <w:rFonts w:ascii="Times" w:eastAsia="Times New Roman" w:hAnsi="Times" w:cs="Times New Roman"/>
              <w:sz w:val="22"/>
              <w:szCs w:val="22"/>
              <w:lang w:val="en-GB"/>
            </w:rPr>
          </w:rPrChange>
        </w:rPr>
        <w:t xml:space="preserve"> website </w:t>
      </w:r>
      <w:commentRangeEnd w:id="6663"/>
      <w:r w:rsidR="00440D55" w:rsidRPr="00F3236C">
        <w:rPr>
          <w:rFonts w:eastAsia="Times New Roman" w:cs="Times New Roman"/>
          <w:lang w:val="en-GB"/>
          <w:rPrChange w:id="6667" w:author="Chara Katiri" w:date="2015-05-12T15:23:00Z">
            <w:rPr>
              <w:rStyle w:val="CommentReference"/>
              <w:rFonts w:ascii="Times" w:hAnsi="Times"/>
              <w:sz w:val="22"/>
              <w:szCs w:val="22"/>
            </w:rPr>
          </w:rPrChange>
        </w:rPr>
        <w:commentReference w:id="6663"/>
      </w:r>
      <w:ins w:id="6668" w:author="Chara Katiri" w:date="2015-04-11T06:24:00Z">
        <w:r w:rsidR="0030794C" w:rsidRPr="00F758B3">
          <w:rPr>
            <w:rFonts w:ascii="Times" w:eastAsia="Times New Roman" w:hAnsi="Times" w:cs="Times New Roman"/>
            <w:sz w:val="22"/>
            <w:szCs w:val="22"/>
            <w:lang w:val="en-GB"/>
            <w:rPrChange w:id="6669" w:author="Chara Katiri" w:date="2015-05-12T13:05:00Z">
              <w:rPr>
                <w:rFonts w:ascii="Times" w:eastAsia="Times New Roman" w:hAnsi="Times" w:cs="Times New Roman"/>
                <w:sz w:val="22"/>
                <w:szCs w:val="22"/>
                <w:lang w:val="en-GB"/>
              </w:rPr>
            </w:rPrChange>
          </w:rPr>
          <w:t xml:space="preserve">might </w:t>
        </w:r>
      </w:ins>
      <w:r w:rsidR="00FF37FB" w:rsidRPr="00F758B3">
        <w:rPr>
          <w:rFonts w:ascii="Times" w:eastAsia="Times New Roman" w:hAnsi="Times" w:cs="Times New Roman"/>
          <w:sz w:val="22"/>
          <w:szCs w:val="22"/>
          <w:lang w:val="en-GB"/>
          <w:rPrChange w:id="6670" w:author="Chara Katiri" w:date="2015-05-12T13:05:00Z">
            <w:rPr>
              <w:rFonts w:ascii="Times" w:eastAsia="Times New Roman" w:hAnsi="Times" w:cs="Times New Roman"/>
              <w:sz w:val="22"/>
              <w:szCs w:val="22"/>
              <w:lang w:val="en-GB"/>
            </w:rPr>
          </w:rPrChange>
        </w:rPr>
        <w:t>not</w:t>
      </w:r>
      <w:r w:rsidRPr="00F758B3">
        <w:rPr>
          <w:rFonts w:ascii="Times" w:eastAsia="Times New Roman" w:hAnsi="Times" w:cs="Times New Roman"/>
          <w:sz w:val="22"/>
          <w:szCs w:val="22"/>
          <w:lang w:val="en-GB"/>
          <w:rPrChange w:id="6671" w:author="Chara Katiri" w:date="2015-05-12T13:05:00Z">
            <w:rPr>
              <w:rFonts w:ascii="Times" w:eastAsia="Times New Roman" w:hAnsi="Times" w:cs="Times New Roman"/>
              <w:sz w:val="22"/>
              <w:szCs w:val="22"/>
              <w:lang w:val="en-GB"/>
            </w:rPr>
          </w:rPrChange>
        </w:rPr>
        <w:t xml:space="preserve"> be deployed on the </w:t>
      </w:r>
      <w:r w:rsidR="00EC0BC2" w:rsidRPr="00F758B3">
        <w:rPr>
          <w:rFonts w:ascii="Times" w:eastAsia="Times New Roman" w:hAnsi="Times" w:cs="Times New Roman"/>
          <w:sz w:val="22"/>
          <w:szCs w:val="22"/>
          <w:lang w:val="en-GB"/>
          <w:rPrChange w:id="6672" w:author="Chara Katiri" w:date="2015-05-12T13:05:00Z">
            <w:rPr>
              <w:rFonts w:ascii="Times" w:eastAsia="Times New Roman" w:hAnsi="Times" w:cs="Times New Roman"/>
              <w:sz w:val="22"/>
              <w:szCs w:val="22"/>
              <w:lang w:val="en-GB"/>
            </w:rPr>
          </w:rPrChange>
        </w:rPr>
        <w:t>University</w:t>
      </w:r>
      <w:r w:rsidR="00FF37FB" w:rsidRPr="00F758B3">
        <w:rPr>
          <w:rFonts w:ascii="Times" w:eastAsia="Times New Roman" w:hAnsi="Times" w:cs="Times New Roman"/>
          <w:sz w:val="22"/>
          <w:szCs w:val="22"/>
          <w:lang w:val="en-GB"/>
          <w:rPrChange w:id="6673" w:author="Chara Katiri" w:date="2015-05-12T13:05:00Z">
            <w:rPr>
              <w:rFonts w:ascii="Times" w:eastAsia="Times New Roman" w:hAnsi="Times" w:cs="Times New Roman"/>
              <w:sz w:val="22"/>
              <w:szCs w:val="22"/>
              <w:lang w:val="en-GB"/>
            </w:rPr>
          </w:rPrChange>
        </w:rPr>
        <w:t xml:space="preserve">’s intranet, it </w:t>
      </w:r>
      <w:ins w:id="6674" w:author="Chara Katiri" w:date="2015-04-11T06:24:00Z">
        <w:r w:rsidR="0030794C" w:rsidRPr="00F758B3">
          <w:rPr>
            <w:rFonts w:ascii="Times" w:eastAsia="Times New Roman" w:hAnsi="Times" w:cs="Times New Roman"/>
            <w:sz w:val="22"/>
            <w:szCs w:val="22"/>
            <w:lang w:val="en-GB"/>
            <w:rPrChange w:id="6675" w:author="Chara Katiri" w:date="2015-05-12T13:05:00Z">
              <w:rPr>
                <w:rFonts w:ascii="Times" w:eastAsia="Times New Roman" w:hAnsi="Times" w:cs="Times New Roman"/>
                <w:sz w:val="22"/>
                <w:szCs w:val="22"/>
                <w:lang w:val="en-GB"/>
              </w:rPr>
            </w:rPrChange>
          </w:rPr>
          <w:t xml:space="preserve">is </w:t>
        </w:r>
      </w:ins>
      <w:r w:rsidRPr="00F758B3">
        <w:rPr>
          <w:rFonts w:ascii="Times" w:eastAsia="Times New Roman" w:hAnsi="Times" w:cs="Times New Roman"/>
          <w:sz w:val="22"/>
          <w:szCs w:val="22"/>
          <w:lang w:val="en-GB"/>
          <w:rPrChange w:id="6676" w:author="Chara Katiri" w:date="2015-05-12T13:05:00Z">
            <w:rPr>
              <w:rFonts w:ascii="Times" w:eastAsia="Times New Roman" w:hAnsi="Times" w:cs="Times New Roman"/>
              <w:sz w:val="22"/>
              <w:szCs w:val="22"/>
              <w:lang w:val="en-GB"/>
            </w:rPr>
          </w:rPrChange>
        </w:rPr>
        <w:t xml:space="preserve">an opportunity for </w:t>
      </w:r>
      <w:r w:rsidR="00FF37FB" w:rsidRPr="00F758B3">
        <w:rPr>
          <w:rFonts w:ascii="Times" w:eastAsia="Times New Roman" w:hAnsi="Times" w:cs="Times New Roman"/>
          <w:sz w:val="22"/>
          <w:szCs w:val="22"/>
          <w:lang w:val="en-GB"/>
          <w:rPrChange w:id="6677" w:author="Chara Katiri" w:date="2015-05-12T13:05:00Z">
            <w:rPr>
              <w:rFonts w:ascii="Times" w:eastAsia="Times New Roman" w:hAnsi="Times" w:cs="Times New Roman"/>
              <w:sz w:val="22"/>
              <w:szCs w:val="22"/>
              <w:lang w:val="en-GB"/>
            </w:rPr>
          </w:rPrChange>
        </w:rPr>
        <w:t>the</w:t>
      </w:r>
      <w:r w:rsidRPr="00F758B3">
        <w:rPr>
          <w:rFonts w:ascii="Times" w:eastAsia="Times New Roman" w:hAnsi="Times" w:cs="Times New Roman"/>
          <w:sz w:val="22"/>
          <w:szCs w:val="22"/>
          <w:lang w:val="en-GB"/>
          <w:rPrChange w:id="6678" w:author="Chara Katiri" w:date="2015-05-12T13:05:00Z">
            <w:rPr>
              <w:rFonts w:ascii="Times" w:eastAsia="Times New Roman" w:hAnsi="Times" w:cs="Times New Roman"/>
              <w:sz w:val="22"/>
              <w:szCs w:val="22"/>
              <w:lang w:val="en-GB"/>
            </w:rPr>
          </w:rPrChange>
        </w:rPr>
        <w:t xml:space="preserve"> final year </w:t>
      </w:r>
      <w:r w:rsidR="00FF37FB" w:rsidRPr="00F758B3">
        <w:rPr>
          <w:rFonts w:ascii="Times" w:eastAsia="Times New Roman" w:hAnsi="Times" w:cs="Times New Roman"/>
          <w:sz w:val="22"/>
          <w:szCs w:val="22"/>
          <w:lang w:val="en-GB"/>
          <w:rPrChange w:id="6679" w:author="Chara Katiri" w:date="2015-05-12T13:05:00Z">
            <w:rPr>
              <w:rFonts w:ascii="Times" w:eastAsia="Times New Roman" w:hAnsi="Times" w:cs="Times New Roman"/>
              <w:sz w:val="22"/>
              <w:szCs w:val="22"/>
              <w:lang w:val="en-GB"/>
            </w:rPr>
          </w:rPrChange>
        </w:rPr>
        <w:t xml:space="preserve">computing </w:t>
      </w:r>
      <w:r w:rsidRPr="00F758B3">
        <w:rPr>
          <w:rFonts w:ascii="Times" w:eastAsia="Times New Roman" w:hAnsi="Times" w:cs="Times New Roman"/>
          <w:sz w:val="22"/>
          <w:szCs w:val="22"/>
          <w:lang w:val="en-GB"/>
          <w:rPrChange w:id="6680" w:author="Chara Katiri" w:date="2015-05-12T13:05:00Z">
            <w:rPr>
              <w:rFonts w:ascii="Times" w:eastAsia="Times New Roman" w:hAnsi="Times" w:cs="Times New Roman"/>
              <w:sz w:val="22"/>
              <w:szCs w:val="22"/>
              <w:lang w:val="en-GB"/>
            </w:rPr>
          </w:rPrChange>
        </w:rPr>
        <w:t xml:space="preserve">student to </w:t>
      </w:r>
      <w:r w:rsidR="00263B12" w:rsidRPr="00F758B3">
        <w:rPr>
          <w:rFonts w:ascii="Times" w:eastAsia="Times New Roman" w:hAnsi="Times" w:cs="Times New Roman"/>
          <w:sz w:val="22"/>
          <w:szCs w:val="22"/>
          <w:lang w:val="en-GB"/>
          <w:rPrChange w:id="6681" w:author="Chara Katiri" w:date="2015-05-12T13:05:00Z">
            <w:rPr>
              <w:rFonts w:ascii="Times" w:eastAsia="Times New Roman" w:hAnsi="Times" w:cs="Times New Roman"/>
              <w:sz w:val="22"/>
              <w:szCs w:val="22"/>
              <w:lang w:val="en-GB"/>
            </w:rPr>
          </w:rPrChange>
        </w:rPr>
        <w:t xml:space="preserve">plan and </w:t>
      </w:r>
      <w:r w:rsidR="007D5257" w:rsidRPr="00F758B3">
        <w:rPr>
          <w:rFonts w:ascii="Times" w:eastAsia="Times New Roman" w:hAnsi="Times" w:cs="Times New Roman"/>
          <w:sz w:val="22"/>
          <w:szCs w:val="22"/>
          <w:lang w:val="en-GB"/>
          <w:rPrChange w:id="6682" w:author="Chara Katiri" w:date="2015-05-12T13:05:00Z">
            <w:rPr>
              <w:rFonts w:ascii="Times" w:eastAsia="Times New Roman" w:hAnsi="Times" w:cs="Times New Roman"/>
              <w:sz w:val="22"/>
              <w:szCs w:val="22"/>
              <w:lang w:val="en-GB"/>
            </w:rPr>
          </w:rPrChange>
        </w:rPr>
        <w:t xml:space="preserve">deliver the project through the different phases </w:t>
      </w:r>
      <w:ins w:id="6683" w:author="Chara Katiri" w:date="2015-05-02T17:15:00Z">
        <w:r w:rsidR="00D80C95" w:rsidRPr="00F758B3">
          <w:rPr>
            <w:rFonts w:ascii="Times" w:eastAsia="Times New Roman" w:hAnsi="Times" w:cs="Times New Roman"/>
            <w:sz w:val="22"/>
            <w:szCs w:val="22"/>
            <w:lang w:val="en-GB"/>
            <w:rPrChange w:id="6684" w:author="Chara Katiri" w:date="2015-05-12T13:05:00Z">
              <w:rPr>
                <w:rFonts w:ascii="Times" w:eastAsia="Times New Roman" w:hAnsi="Times" w:cs="Times New Roman"/>
                <w:sz w:val="22"/>
                <w:szCs w:val="22"/>
                <w:lang w:val="en-GB"/>
              </w:rPr>
            </w:rPrChange>
          </w:rPr>
          <w:t xml:space="preserve">SDLC </w:t>
        </w:r>
      </w:ins>
      <w:r w:rsidR="007D5257" w:rsidRPr="00F758B3">
        <w:rPr>
          <w:rFonts w:ascii="Times" w:eastAsia="Times New Roman" w:hAnsi="Times" w:cs="Times New Roman"/>
          <w:sz w:val="22"/>
          <w:szCs w:val="22"/>
          <w:lang w:val="en-GB"/>
          <w:rPrChange w:id="6685" w:author="Chara Katiri" w:date="2015-05-12T13:05:00Z">
            <w:rPr>
              <w:rFonts w:ascii="Times" w:eastAsia="Times New Roman" w:hAnsi="Times" w:cs="Times New Roman"/>
              <w:sz w:val="22"/>
              <w:szCs w:val="22"/>
              <w:lang w:val="en-GB"/>
            </w:rPr>
          </w:rPrChange>
        </w:rPr>
        <w:t>of systems</w:t>
      </w:r>
      <w:del w:id="6686" w:author="Chara Katiri" w:date="2015-05-02T17:15:00Z">
        <w:r w:rsidR="007D5257" w:rsidRPr="00F758B3" w:rsidDel="00D80C95">
          <w:rPr>
            <w:rFonts w:ascii="Times" w:eastAsia="Times New Roman" w:hAnsi="Times" w:cs="Times New Roman"/>
            <w:sz w:val="22"/>
            <w:szCs w:val="22"/>
            <w:lang w:val="en-GB"/>
            <w:rPrChange w:id="6687" w:author="Chara Katiri" w:date="2015-05-12T13:05:00Z">
              <w:rPr>
                <w:rFonts w:ascii="Times" w:eastAsia="Times New Roman" w:hAnsi="Times" w:cs="Times New Roman"/>
                <w:sz w:val="22"/>
                <w:szCs w:val="22"/>
                <w:lang w:val="en-GB"/>
              </w:rPr>
            </w:rPrChange>
          </w:rPr>
          <w:delText>’</w:delText>
        </w:r>
      </w:del>
      <w:r w:rsidRPr="00F758B3">
        <w:rPr>
          <w:rFonts w:ascii="Times" w:eastAsia="Times New Roman" w:hAnsi="Times" w:cs="Times New Roman"/>
          <w:sz w:val="22"/>
          <w:szCs w:val="22"/>
          <w:lang w:val="en-GB"/>
          <w:rPrChange w:id="6688" w:author="Chara Katiri" w:date="2015-05-12T13:05:00Z">
            <w:rPr>
              <w:rFonts w:ascii="Times" w:eastAsia="Times New Roman" w:hAnsi="Times" w:cs="Times New Roman"/>
              <w:sz w:val="22"/>
              <w:szCs w:val="22"/>
              <w:lang w:val="en-GB"/>
            </w:rPr>
          </w:rPrChange>
        </w:rPr>
        <w:t xml:space="preserve"> development lifecycle. It </w:t>
      </w:r>
      <w:del w:id="6689" w:author="Chara Katiri" w:date="2015-05-12T13:27:00Z">
        <w:r w:rsidRPr="00F758B3" w:rsidDel="00457BD9">
          <w:rPr>
            <w:rFonts w:ascii="Times" w:eastAsia="Times New Roman" w:hAnsi="Times" w:cs="Times New Roman"/>
            <w:sz w:val="22"/>
            <w:szCs w:val="22"/>
            <w:lang w:val="en-GB"/>
            <w:rPrChange w:id="6690" w:author="Chara Katiri" w:date="2015-05-12T13:05:00Z">
              <w:rPr>
                <w:rFonts w:ascii="Times" w:eastAsia="Times New Roman" w:hAnsi="Times" w:cs="Times New Roman"/>
                <w:sz w:val="22"/>
                <w:szCs w:val="22"/>
                <w:lang w:val="en-GB"/>
              </w:rPr>
            </w:rPrChange>
          </w:rPr>
          <w:delText xml:space="preserve">was </w:delText>
        </w:r>
      </w:del>
      <w:ins w:id="6691" w:author="Chara Katiri" w:date="2015-05-12T13:27:00Z">
        <w:r w:rsidR="00457BD9">
          <w:rPr>
            <w:rFonts w:ascii="Times" w:eastAsia="Times New Roman" w:hAnsi="Times" w:cs="Times New Roman"/>
            <w:sz w:val="22"/>
            <w:szCs w:val="22"/>
            <w:lang w:val="en-GB"/>
          </w:rPr>
          <w:t>is</w:t>
        </w:r>
        <w:r w:rsidR="00457BD9" w:rsidRPr="00F758B3">
          <w:rPr>
            <w:rFonts w:ascii="Times" w:eastAsia="Times New Roman" w:hAnsi="Times" w:cs="Times New Roman"/>
            <w:sz w:val="22"/>
            <w:szCs w:val="22"/>
            <w:lang w:val="en-GB"/>
            <w:rPrChange w:id="6692"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6693" w:author="Chara Katiri" w:date="2015-05-12T13:05:00Z">
            <w:rPr>
              <w:rFonts w:ascii="Times" w:eastAsia="Times New Roman" w:hAnsi="Times" w:cs="Times New Roman"/>
              <w:sz w:val="22"/>
              <w:szCs w:val="22"/>
              <w:lang w:val="en-GB"/>
            </w:rPr>
          </w:rPrChange>
        </w:rPr>
        <w:t>also a</w:t>
      </w:r>
      <w:r w:rsidR="00597D2D" w:rsidRPr="00F758B3">
        <w:rPr>
          <w:rFonts w:ascii="Times" w:eastAsia="Times New Roman" w:hAnsi="Times" w:cs="Times New Roman"/>
          <w:sz w:val="22"/>
          <w:szCs w:val="22"/>
          <w:lang w:val="en-GB"/>
          <w:rPrChange w:id="6694" w:author="Chara Katiri" w:date="2015-05-12T13:05:00Z">
            <w:rPr>
              <w:rFonts w:ascii="Times" w:eastAsia="Times New Roman" w:hAnsi="Times" w:cs="Times New Roman"/>
              <w:sz w:val="22"/>
              <w:szCs w:val="22"/>
              <w:lang w:val="en-GB"/>
            </w:rPr>
          </w:rPrChange>
        </w:rPr>
        <w:t>n</w:t>
      </w:r>
      <w:r w:rsidRPr="00F758B3">
        <w:rPr>
          <w:rFonts w:ascii="Times" w:eastAsia="Times New Roman" w:hAnsi="Times" w:cs="Times New Roman"/>
          <w:sz w:val="22"/>
          <w:szCs w:val="22"/>
          <w:lang w:val="en-GB"/>
          <w:rPrChange w:id="6695" w:author="Chara Katiri" w:date="2015-05-12T13:05:00Z">
            <w:rPr>
              <w:rFonts w:ascii="Times" w:eastAsia="Times New Roman" w:hAnsi="Times" w:cs="Times New Roman"/>
              <w:sz w:val="22"/>
              <w:szCs w:val="22"/>
              <w:lang w:val="en-GB"/>
            </w:rPr>
          </w:rPrChange>
        </w:rPr>
        <w:t xml:space="preserve"> opportunity to achieve a challenge and develop a project </w:t>
      </w:r>
      <w:del w:id="6696" w:author="Chara Katiri" w:date="2015-05-12T13:28:00Z">
        <w:r w:rsidR="00597D2D" w:rsidRPr="00F758B3" w:rsidDel="00457BD9">
          <w:rPr>
            <w:rFonts w:ascii="Times" w:eastAsia="Times New Roman" w:hAnsi="Times" w:cs="Times New Roman"/>
            <w:sz w:val="22"/>
            <w:szCs w:val="22"/>
            <w:lang w:val="en-GB"/>
            <w:rPrChange w:id="6697" w:author="Chara Katiri" w:date="2015-05-12T13:05:00Z">
              <w:rPr>
                <w:rFonts w:ascii="Times" w:eastAsia="Times New Roman" w:hAnsi="Times" w:cs="Times New Roman"/>
                <w:sz w:val="22"/>
                <w:szCs w:val="22"/>
                <w:lang w:val="en-GB"/>
              </w:rPr>
            </w:rPrChange>
          </w:rPr>
          <w:delText xml:space="preserve">based </w:delText>
        </w:r>
      </w:del>
      <w:ins w:id="6698" w:author="Chara Katiri" w:date="2015-05-12T13:28:00Z">
        <w:r w:rsidR="00457BD9">
          <w:rPr>
            <w:rFonts w:ascii="Times" w:eastAsia="Times New Roman" w:hAnsi="Times" w:cs="Times New Roman"/>
            <w:sz w:val="22"/>
            <w:szCs w:val="22"/>
            <w:lang w:val="en-GB"/>
          </w:rPr>
          <w:t>using</w:t>
        </w:r>
        <w:r w:rsidR="00457BD9" w:rsidRPr="00F758B3">
          <w:rPr>
            <w:rFonts w:ascii="Times" w:eastAsia="Times New Roman" w:hAnsi="Times" w:cs="Times New Roman"/>
            <w:sz w:val="22"/>
            <w:szCs w:val="22"/>
            <w:lang w:val="en-GB"/>
            <w:rPrChange w:id="6699" w:author="Chara Katiri" w:date="2015-05-12T13:05:00Z">
              <w:rPr>
                <w:rFonts w:ascii="Times" w:eastAsia="Times New Roman" w:hAnsi="Times" w:cs="Times New Roman"/>
                <w:sz w:val="22"/>
                <w:szCs w:val="22"/>
                <w:lang w:val="en-GB"/>
              </w:rPr>
            </w:rPrChange>
          </w:rPr>
          <w:t xml:space="preserve"> </w:t>
        </w:r>
      </w:ins>
      <w:del w:id="6700" w:author="Chara Katiri" w:date="2015-05-12T13:28:00Z">
        <w:r w:rsidR="00597D2D" w:rsidRPr="00F758B3" w:rsidDel="00457BD9">
          <w:rPr>
            <w:rFonts w:ascii="Times" w:eastAsia="Times New Roman" w:hAnsi="Times" w:cs="Times New Roman"/>
            <w:sz w:val="22"/>
            <w:szCs w:val="22"/>
            <w:lang w:val="en-GB"/>
            <w:rPrChange w:id="6701" w:author="Chara Katiri" w:date="2015-05-12T13:05:00Z">
              <w:rPr>
                <w:rFonts w:ascii="Times" w:eastAsia="Times New Roman" w:hAnsi="Times" w:cs="Times New Roman"/>
                <w:sz w:val="22"/>
                <w:szCs w:val="22"/>
                <w:lang w:val="en-GB"/>
              </w:rPr>
            </w:rPrChange>
          </w:rPr>
          <w:delText xml:space="preserve">on </w:delText>
        </w:r>
      </w:del>
      <w:del w:id="6702" w:author="Chara Katiri" w:date="2015-05-12T13:29:00Z">
        <w:r w:rsidR="00597D2D" w:rsidRPr="00F758B3" w:rsidDel="00457BD9">
          <w:rPr>
            <w:rFonts w:ascii="Times" w:eastAsia="Times New Roman" w:hAnsi="Times" w:cs="Times New Roman"/>
            <w:sz w:val="22"/>
            <w:szCs w:val="22"/>
            <w:lang w:val="en-GB"/>
            <w:rPrChange w:id="6703" w:author="Chara Katiri" w:date="2015-05-12T13:05:00Z">
              <w:rPr>
                <w:rFonts w:ascii="Times" w:eastAsia="Times New Roman" w:hAnsi="Times" w:cs="Times New Roman"/>
                <w:sz w:val="22"/>
                <w:szCs w:val="22"/>
                <w:lang w:val="en-GB"/>
              </w:rPr>
            </w:rPrChange>
          </w:rPr>
          <w:delText xml:space="preserve">a new Framework without previous </w:delText>
        </w:r>
      </w:del>
      <w:r w:rsidR="00FF37FB" w:rsidRPr="00F758B3">
        <w:rPr>
          <w:rFonts w:ascii="Times" w:eastAsia="Times New Roman" w:hAnsi="Times" w:cs="Times New Roman"/>
          <w:sz w:val="22"/>
          <w:szCs w:val="22"/>
          <w:lang w:val="en-GB"/>
          <w:rPrChange w:id="6704" w:author="Chara Katiri" w:date="2015-05-12T13:05:00Z">
            <w:rPr>
              <w:rFonts w:ascii="Times" w:eastAsia="Times New Roman" w:hAnsi="Times" w:cs="Times New Roman"/>
              <w:sz w:val="22"/>
              <w:szCs w:val="22"/>
              <w:lang w:val="en-GB"/>
            </w:rPr>
          </w:rPrChange>
        </w:rPr>
        <w:t xml:space="preserve">Spring MVC </w:t>
      </w:r>
      <w:ins w:id="6705" w:author="Chara Katiri" w:date="2015-05-12T13:28:00Z">
        <w:r w:rsidR="00457BD9">
          <w:rPr>
            <w:rFonts w:ascii="Times" w:eastAsia="Times New Roman" w:hAnsi="Times" w:cs="Times New Roman"/>
            <w:sz w:val="22"/>
            <w:szCs w:val="22"/>
            <w:lang w:val="en-GB"/>
          </w:rPr>
          <w:t>Framework</w:t>
        </w:r>
      </w:ins>
      <w:ins w:id="6706" w:author="Chara Katiri" w:date="2015-05-12T13:30:00Z">
        <w:r w:rsidR="00457BD9">
          <w:rPr>
            <w:rFonts w:ascii="Times" w:eastAsia="Times New Roman" w:hAnsi="Times" w:cs="Times New Roman"/>
            <w:sz w:val="22"/>
            <w:szCs w:val="22"/>
            <w:lang w:val="en-GB"/>
          </w:rPr>
          <w:t xml:space="preserve"> </w:t>
        </w:r>
      </w:ins>
      <w:ins w:id="6707" w:author="Chara Katiri" w:date="2015-05-12T13:32:00Z">
        <w:r w:rsidR="007B355E">
          <w:rPr>
            <w:rFonts w:ascii="Times" w:eastAsia="Times New Roman" w:hAnsi="Times" w:cs="Times New Roman"/>
            <w:sz w:val="22"/>
            <w:szCs w:val="22"/>
            <w:lang w:val="en-GB"/>
          </w:rPr>
          <w:t xml:space="preserve">and </w:t>
        </w:r>
      </w:ins>
      <w:del w:id="6708" w:author="Chara Katiri" w:date="2015-05-12T13:29:00Z">
        <w:r w:rsidR="00597D2D" w:rsidRPr="00F758B3" w:rsidDel="00457BD9">
          <w:rPr>
            <w:rFonts w:ascii="Times" w:eastAsia="Times New Roman" w:hAnsi="Times" w:cs="Times New Roman"/>
            <w:sz w:val="22"/>
            <w:szCs w:val="22"/>
            <w:lang w:val="en-GB"/>
            <w:rPrChange w:id="6709" w:author="Chara Katiri" w:date="2015-05-12T13:05:00Z">
              <w:rPr>
                <w:rFonts w:ascii="Times" w:eastAsia="Times New Roman" w:hAnsi="Times" w:cs="Times New Roman"/>
                <w:sz w:val="22"/>
                <w:szCs w:val="22"/>
                <w:lang w:val="en-GB"/>
              </w:rPr>
            </w:rPrChange>
          </w:rPr>
          <w:delText>experience</w:delText>
        </w:r>
      </w:del>
      <w:ins w:id="6710" w:author="Chara Katiri" w:date="2015-05-12T13:29:00Z">
        <w:r w:rsidR="00457BD9">
          <w:rPr>
            <w:rFonts w:ascii="Times" w:eastAsia="Times New Roman" w:hAnsi="Times" w:cs="Times New Roman"/>
            <w:sz w:val="22"/>
            <w:szCs w:val="22"/>
            <w:lang w:val="en-GB"/>
          </w:rPr>
          <w:t xml:space="preserve"> </w:t>
        </w:r>
      </w:ins>
      <w:ins w:id="6711" w:author="Chara Katiri" w:date="2015-05-12T13:31:00Z">
        <w:r w:rsidR="007B355E">
          <w:rPr>
            <w:rFonts w:ascii="Times" w:eastAsia="Times New Roman" w:hAnsi="Times" w:cs="Times New Roman"/>
            <w:sz w:val="22"/>
            <w:szCs w:val="22"/>
            <w:lang w:val="en-GB"/>
          </w:rPr>
          <w:t xml:space="preserve">a </w:t>
        </w:r>
      </w:ins>
      <w:ins w:id="6712" w:author="Chara Katiri" w:date="2015-05-12T13:29:00Z">
        <w:r w:rsidR="00457BD9">
          <w:rPr>
            <w:rFonts w:ascii="Times" w:eastAsia="Times New Roman" w:hAnsi="Times" w:cs="Times New Roman"/>
            <w:sz w:val="22"/>
            <w:szCs w:val="22"/>
            <w:lang w:val="en-GB"/>
          </w:rPr>
          <w:t>combination of</w:t>
        </w:r>
      </w:ins>
      <w:ins w:id="6713" w:author="Chara Katiri" w:date="2015-05-12T13:32:00Z">
        <w:r w:rsidR="007B355E">
          <w:rPr>
            <w:rFonts w:ascii="Times" w:eastAsia="Times New Roman" w:hAnsi="Times" w:cs="Times New Roman"/>
            <w:sz w:val="22"/>
            <w:szCs w:val="22"/>
            <w:lang w:val="en-GB"/>
          </w:rPr>
          <w:t xml:space="preserve"> other</w:t>
        </w:r>
      </w:ins>
      <w:ins w:id="6714" w:author="Chara Katiri" w:date="2015-05-12T13:28:00Z">
        <w:r w:rsidR="00457BD9">
          <w:rPr>
            <w:rFonts w:ascii="Times" w:eastAsia="Times New Roman" w:hAnsi="Times" w:cs="Times New Roman"/>
            <w:sz w:val="22"/>
            <w:szCs w:val="22"/>
            <w:lang w:val="en-GB"/>
          </w:rPr>
          <w:t xml:space="preserve"> </w:t>
        </w:r>
      </w:ins>
      <w:ins w:id="6715" w:author="Chara Katiri" w:date="2015-05-12T13:30:00Z">
        <w:r w:rsidR="00457BD9">
          <w:rPr>
            <w:rFonts w:ascii="Times" w:eastAsia="Times New Roman" w:hAnsi="Times" w:cs="Times New Roman"/>
            <w:sz w:val="22"/>
            <w:szCs w:val="22"/>
            <w:lang w:val="en-GB"/>
          </w:rPr>
          <w:t>development tools</w:t>
        </w:r>
      </w:ins>
      <w:r w:rsidR="00FF37FB" w:rsidRPr="00F758B3">
        <w:rPr>
          <w:rFonts w:ascii="Times" w:eastAsia="Times New Roman" w:hAnsi="Times" w:cs="Times New Roman"/>
          <w:sz w:val="22"/>
          <w:szCs w:val="22"/>
          <w:lang w:val="en-GB"/>
          <w:rPrChange w:id="6716" w:author="Chara Katiri" w:date="2015-05-12T13:05:00Z">
            <w:rPr>
              <w:rFonts w:ascii="Times" w:eastAsia="Times New Roman" w:hAnsi="Times" w:cs="Times New Roman"/>
              <w:sz w:val="22"/>
              <w:szCs w:val="22"/>
              <w:lang w:val="en-GB"/>
            </w:rPr>
          </w:rPrChange>
        </w:rPr>
        <w:t xml:space="preserve">. </w:t>
      </w:r>
      <w:ins w:id="6717" w:author="Chara Katiri" w:date="2015-05-09T13:32:00Z">
        <w:r w:rsidR="0072137E" w:rsidRPr="00F3236C">
          <w:rPr>
            <w:rFonts w:ascii="Times" w:eastAsia="Times New Roman" w:hAnsi="Times" w:cs="Times New Roman"/>
            <w:sz w:val="22"/>
            <w:szCs w:val="22"/>
            <w:lang w:val="en-GB"/>
            <w:rPrChange w:id="6718" w:author="Chara Katiri" w:date="2015-05-12T15:23:00Z">
              <w:rPr>
                <w:rFonts w:ascii="Times" w:eastAsia="Times New Roman" w:hAnsi="Times" w:cs="Times New Roman"/>
                <w:sz w:val="22"/>
                <w:szCs w:val="22"/>
                <w:lang w:val="en-GB"/>
              </w:rPr>
            </w:rPrChange>
          </w:rPr>
          <w:t>(CK review this)</w:t>
        </w:r>
        <w:r w:rsidR="0072137E" w:rsidRPr="00F758B3">
          <w:rPr>
            <w:rFonts w:ascii="Times" w:eastAsia="Times New Roman" w:hAnsi="Times" w:cs="Times New Roman"/>
            <w:sz w:val="22"/>
            <w:szCs w:val="22"/>
            <w:lang w:val="en-GB"/>
            <w:rPrChange w:id="6719" w:author="Chara Katiri" w:date="2015-05-12T13:05:00Z">
              <w:rPr>
                <w:rFonts w:ascii="Times" w:eastAsia="Times New Roman" w:hAnsi="Times" w:cs="Times New Roman"/>
                <w:sz w:val="22"/>
                <w:szCs w:val="22"/>
                <w:lang w:val="en-GB"/>
              </w:rPr>
            </w:rPrChange>
          </w:rPr>
          <w:t xml:space="preserve"> </w:t>
        </w:r>
      </w:ins>
      <w:r w:rsidR="00FF37FB" w:rsidRPr="00F758B3">
        <w:rPr>
          <w:rFonts w:ascii="Times" w:eastAsia="Times New Roman" w:hAnsi="Times" w:cs="Times New Roman"/>
          <w:sz w:val="22"/>
          <w:szCs w:val="22"/>
          <w:lang w:val="en-GB"/>
          <w:rPrChange w:id="6720" w:author="Chara Katiri" w:date="2015-05-12T13:05:00Z">
            <w:rPr>
              <w:rFonts w:ascii="Times" w:eastAsia="Times New Roman" w:hAnsi="Times" w:cs="Times New Roman"/>
              <w:sz w:val="22"/>
              <w:szCs w:val="22"/>
              <w:lang w:val="en-GB"/>
            </w:rPr>
          </w:rPrChange>
        </w:rPr>
        <w:t xml:space="preserve"> </w:t>
      </w:r>
    </w:p>
    <w:p w14:paraId="26A95599" w14:textId="77777777" w:rsidR="00305226" w:rsidRPr="00F758B3" w:rsidRDefault="00305226" w:rsidP="00F758B3">
      <w:pPr>
        <w:spacing w:line="360" w:lineRule="auto"/>
        <w:ind w:firstLine="360"/>
        <w:contextualSpacing/>
        <w:jc w:val="both"/>
        <w:rPr>
          <w:rFonts w:ascii="Times" w:eastAsia="Times New Roman" w:hAnsi="Times" w:cs="Times New Roman"/>
          <w:sz w:val="22"/>
          <w:szCs w:val="22"/>
          <w:lang w:val="en-GB"/>
          <w:rPrChange w:id="6721" w:author="Chara Katiri" w:date="2015-05-12T13:05:00Z">
            <w:rPr>
              <w:rFonts w:ascii="Times" w:eastAsia="Times New Roman" w:hAnsi="Times" w:cs="Times New Roman"/>
              <w:sz w:val="22"/>
              <w:szCs w:val="22"/>
              <w:lang w:val="en-GB"/>
            </w:rPr>
          </w:rPrChange>
        </w:rPr>
        <w:pPrChange w:id="6722" w:author="Chara Katiri" w:date="2015-05-12T13:05:00Z">
          <w:pPr>
            <w:spacing w:line="360" w:lineRule="auto"/>
            <w:ind w:firstLine="360"/>
            <w:contextualSpacing/>
            <w:jc w:val="both"/>
          </w:pPr>
        </w:pPrChange>
      </w:pPr>
    </w:p>
    <w:p w14:paraId="500DAF48" w14:textId="77777777" w:rsidR="00F5699F" w:rsidRPr="00F758B3" w:rsidRDefault="00F5699F" w:rsidP="00F758B3">
      <w:pPr>
        <w:spacing w:line="360" w:lineRule="auto"/>
        <w:contextualSpacing/>
        <w:jc w:val="both"/>
        <w:rPr>
          <w:ins w:id="6723" w:author="Chara Katiri" w:date="2015-04-12T03:46:00Z"/>
          <w:rFonts w:ascii="Times" w:hAnsi="Times"/>
          <w:sz w:val="22"/>
          <w:szCs w:val="22"/>
          <w:rPrChange w:id="6724" w:author="Chara Katiri" w:date="2015-05-12T13:05:00Z">
            <w:rPr>
              <w:ins w:id="6725" w:author="Chara Katiri" w:date="2015-04-12T03:46:00Z"/>
              <w:rFonts w:ascii="Times" w:hAnsi="Times" w:cs="Times New Roman"/>
              <w:color w:val="auto"/>
              <w:sz w:val="22"/>
              <w:szCs w:val="22"/>
              <w:lang w:val="en-GB"/>
            </w:rPr>
          </w:rPrChange>
        </w:rPr>
        <w:pPrChange w:id="6726" w:author="Chara Katiri" w:date="2015-05-12T13:05:00Z">
          <w:pPr>
            <w:pStyle w:val="Heading2"/>
            <w:numPr>
              <w:numId w:val="13"/>
            </w:numPr>
            <w:spacing w:line="360" w:lineRule="auto"/>
            <w:ind w:left="792" w:hanging="432"/>
            <w:contextualSpacing/>
            <w:jc w:val="both"/>
          </w:pPr>
        </w:pPrChange>
      </w:pPr>
    </w:p>
    <w:p w14:paraId="50B385D9" w14:textId="7FDE46E1" w:rsidR="00E31113" w:rsidRPr="00F758B3" w:rsidRDefault="00F5699F" w:rsidP="00F758B3">
      <w:pPr>
        <w:pStyle w:val="Heading2"/>
        <w:numPr>
          <w:ilvl w:val="1"/>
          <w:numId w:val="13"/>
        </w:numPr>
        <w:spacing w:line="360" w:lineRule="auto"/>
        <w:contextualSpacing/>
        <w:jc w:val="both"/>
        <w:rPr>
          <w:rFonts w:ascii="Times" w:hAnsi="Times" w:cs="Times New Roman"/>
          <w:sz w:val="22"/>
          <w:szCs w:val="22"/>
          <w:rPrChange w:id="6727" w:author="Chara Katiri" w:date="2015-05-12T13:05:00Z">
            <w:rPr/>
          </w:rPrChange>
        </w:rPr>
        <w:pPrChange w:id="6728" w:author="Chara Katiri" w:date="2015-05-12T13:05:00Z">
          <w:pPr>
            <w:spacing w:line="360" w:lineRule="auto"/>
            <w:contextualSpacing/>
            <w:jc w:val="both"/>
          </w:pPr>
        </w:pPrChange>
      </w:pPr>
      <w:bookmarkStart w:id="6729" w:name="_Toc292730855"/>
      <w:r w:rsidRPr="00F758B3">
        <w:rPr>
          <w:rFonts w:ascii="Times" w:hAnsi="Times" w:cs="Times New Roman"/>
          <w:color w:val="auto"/>
          <w:sz w:val="22"/>
          <w:szCs w:val="22"/>
          <w:lang w:val="en-GB"/>
          <w:rPrChange w:id="6730" w:author="Chara Katiri" w:date="2015-05-12T13:05:00Z">
            <w:rPr>
              <w:rFonts w:ascii="Times" w:hAnsi="Times" w:cs="Times New Roman"/>
              <w:b/>
              <w:bCs/>
              <w:sz w:val="22"/>
              <w:szCs w:val="22"/>
              <w:lang w:val="en-GB"/>
            </w:rPr>
          </w:rPrChange>
        </w:rPr>
        <w:t>Summary of deliverables</w:t>
      </w:r>
      <w:bookmarkEnd w:id="6729"/>
      <w:r w:rsidRPr="00F758B3">
        <w:rPr>
          <w:rFonts w:ascii="Times" w:hAnsi="Times" w:cs="Times New Roman"/>
          <w:color w:val="auto"/>
          <w:sz w:val="22"/>
          <w:szCs w:val="22"/>
          <w:lang w:val="en-GB"/>
          <w:rPrChange w:id="6731" w:author="Chara Katiri" w:date="2015-05-12T13:05:00Z">
            <w:rPr>
              <w:rFonts w:ascii="Times" w:hAnsi="Times" w:cs="Times New Roman"/>
              <w:b/>
              <w:bCs/>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F758B3" w14:paraId="6B610C3E" w14:textId="77777777" w:rsidTr="009C3DD6">
        <w:tc>
          <w:tcPr>
            <w:tcW w:w="3652" w:type="dxa"/>
            <w:shd w:val="clear" w:color="auto" w:fill="548DD4" w:themeFill="text2" w:themeFillTint="99"/>
          </w:tcPr>
          <w:p w14:paraId="0F24ADE1" w14:textId="77777777" w:rsidR="00FF4608" w:rsidRPr="00F758B3" w:rsidRDefault="00FF4608" w:rsidP="00F758B3">
            <w:pPr>
              <w:spacing w:line="360" w:lineRule="auto"/>
              <w:contextualSpacing/>
              <w:jc w:val="both"/>
              <w:rPr>
                <w:rFonts w:ascii="Times" w:hAnsi="Times" w:cs="Times New Roman"/>
                <w:b/>
                <w:color w:val="FFFFFF" w:themeColor="background1"/>
                <w:sz w:val="22"/>
                <w:szCs w:val="22"/>
                <w:rPrChange w:id="6732" w:author="Chara Katiri" w:date="2015-05-12T13:05:00Z">
                  <w:rPr>
                    <w:rFonts w:ascii="Times" w:hAnsi="Times" w:cs="Times New Roman"/>
                    <w:b/>
                    <w:color w:val="FFFFFF" w:themeColor="background1"/>
                    <w:sz w:val="22"/>
                    <w:szCs w:val="22"/>
                  </w:rPr>
                </w:rPrChange>
              </w:rPr>
              <w:pPrChange w:id="6733" w:author="Chara Katiri" w:date="2015-05-12T13:05:00Z">
                <w:pPr>
                  <w:spacing w:line="360" w:lineRule="auto"/>
                  <w:contextualSpacing/>
                  <w:jc w:val="both"/>
                </w:pPr>
              </w:pPrChange>
            </w:pPr>
            <w:r w:rsidRPr="00F758B3">
              <w:rPr>
                <w:rFonts w:ascii="Times" w:hAnsi="Times" w:cs="Times New Roman"/>
                <w:b/>
                <w:bCs/>
                <w:color w:val="FFFFFF" w:themeColor="background1"/>
                <w:sz w:val="22"/>
                <w:szCs w:val="22"/>
                <w:lang w:val="en-GB"/>
                <w:rPrChange w:id="6734" w:author="Chara Katiri" w:date="2015-05-12T13:05:00Z">
                  <w:rPr>
                    <w:rFonts w:ascii="Times" w:hAnsi="Times" w:cs="Times New Roman"/>
                    <w:b/>
                    <w:bCs/>
                    <w:color w:val="FFFFFF" w:themeColor="background1"/>
                    <w:sz w:val="22"/>
                    <w:szCs w:val="22"/>
                    <w:lang w:val="en-GB"/>
                  </w:rPr>
                </w:rPrChange>
              </w:rPr>
              <w:t>Deliverable name</w:t>
            </w:r>
          </w:p>
        </w:tc>
        <w:tc>
          <w:tcPr>
            <w:tcW w:w="5528" w:type="dxa"/>
            <w:shd w:val="clear" w:color="auto" w:fill="548DD4" w:themeFill="text2" w:themeFillTint="99"/>
          </w:tcPr>
          <w:p w14:paraId="0D2F51C8" w14:textId="77777777" w:rsidR="00FF4608" w:rsidRPr="00F758B3" w:rsidRDefault="00FF4608" w:rsidP="00F758B3">
            <w:pPr>
              <w:spacing w:line="360" w:lineRule="auto"/>
              <w:contextualSpacing/>
              <w:jc w:val="both"/>
              <w:rPr>
                <w:rFonts w:ascii="Times" w:hAnsi="Times" w:cs="Times New Roman"/>
                <w:b/>
                <w:color w:val="FFFFFF" w:themeColor="background1"/>
                <w:sz w:val="22"/>
                <w:szCs w:val="22"/>
                <w:rPrChange w:id="6735" w:author="Chara Katiri" w:date="2015-05-12T13:05:00Z">
                  <w:rPr>
                    <w:rFonts w:ascii="Times" w:hAnsi="Times" w:cs="Times New Roman"/>
                    <w:b/>
                    <w:color w:val="FFFFFF" w:themeColor="background1"/>
                    <w:sz w:val="22"/>
                    <w:szCs w:val="22"/>
                  </w:rPr>
                </w:rPrChange>
              </w:rPr>
              <w:pPrChange w:id="6736" w:author="Chara Katiri" w:date="2015-05-12T13:05:00Z">
                <w:pPr>
                  <w:spacing w:line="360" w:lineRule="auto"/>
                  <w:contextualSpacing/>
                  <w:jc w:val="both"/>
                </w:pPr>
              </w:pPrChange>
            </w:pPr>
            <w:r w:rsidRPr="00F758B3">
              <w:rPr>
                <w:rFonts w:ascii="Times" w:hAnsi="Times" w:cs="Times New Roman"/>
                <w:b/>
                <w:bCs/>
                <w:color w:val="FFFFFF" w:themeColor="background1"/>
                <w:sz w:val="22"/>
                <w:szCs w:val="22"/>
                <w:lang w:val="en-GB"/>
                <w:rPrChange w:id="6737" w:author="Chara Katiri" w:date="2015-05-12T13:05:00Z">
                  <w:rPr>
                    <w:rFonts w:ascii="Times" w:hAnsi="Times" w:cs="Times New Roman"/>
                    <w:b/>
                    <w:bCs/>
                    <w:color w:val="FFFFFF" w:themeColor="background1"/>
                    <w:sz w:val="22"/>
                    <w:szCs w:val="22"/>
                    <w:lang w:val="en-GB"/>
                  </w:rPr>
                </w:rPrChange>
              </w:rPr>
              <w:t>Description</w:t>
            </w:r>
          </w:p>
        </w:tc>
      </w:tr>
      <w:tr w:rsidR="00C94669" w:rsidRPr="00F758B3" w14:paraId="77539768" w14:textId="77777777" w:rsidTr="009C3DD6">
        <w:trPr>
          <w:ins w:id="6738" w:author="Chara Katiri" w:date="2015-04-11T06:38:00Z"/>
        </w:trPr>
        <w:tc>
          <w:tcPr>
            <w:tcW w:w="3652" w:type="dxa"/>
          </w:tcPr>
          <w:p w14:paraId="58F36885" w14:textId="30549987" w:rsidR="00C94669" w:rsidRPr="00F758B3" w:rsidRDefault="00C94669" w:rsidP="00F758B3">
            <w:pPr>
              <w:spacing w:line="360" w:lineRule="auto"/>
              <w:contextualSpacing/>
              <w:jc w:val="both"/>
              <w:rPr>
                <w:ins w:id="6739" w:author="Chara Katiri" w:date="2015-04-11T06:38:00Z"/>
                <w:rFonts w:ascii="Times" w:hAnsi="Times" w:cs="Times New Roman"/>
                <w:sz w:val="22"/>
                <w:szCs w:val="22"/>
                <w:rPrChange w:id="6740" w:author="Chara Katiri" w:date="2015-05-12T13:05:00Z">
                  <w:rPr>
                    <w:ins w:id="6741" w:author="Chara Katiri" w:date="2015-04-11T06:38:00Z"/>
                    <w:rFonts w:ascii="Times" w:hAnsi="Times" w:cs="Times New Roman"/>
                    <w:sz w:val="22"/>
                    <w:szCs w:val="22"/>
                  </w:rPr>
                </w:rPrChange>
              </w:rPr>
              <w:pPrChange w:id="6742" w:author="Chara Katiri" w:date="2015-05-12T13:05:00Z">
                <w:pPr>
                  <w:spacing w:line="360" w:lineRule="auto"/>
                  <w:contextualSpacing/>
                  <w:jc w:val="both"/>
                </w:pPr>
              </w:pPrChange>
            </w:pPr>
            <w:ins w:id="6743" w:author="Chara Katiri" w:date="2015-04-11T06:39:00Z">
              <w:r w:rsidRPr="00F758B3">
                <w:rPr>
                  <w:rFonts w:ascii="Times" w:hAnsi="Times" w:cs="Times New Roman"/>
                  <w:sz w:val="22"/>
                  <w:szCs w:val="22"/>
                  <w:rPrChange w:id="6744" w:author="Chara Katiri" w:date="2015-05-12T13:05:00Z">
                    <w:rPr>
                      <w:rFonts w:ascii="Times" w:hAnsi="Times" w:cs="Times New Roman"/>
                      <w:sz w:val="22"/>
                      <w:szCs w:val="22"/>
                    </w:rPr>
                  </w:rPrChange>
                </w:rPr>
                <w:t>Project Report</w:t>
              </w:r>
            </w:ins>
          </w:p>
        </w:tc>
        <w:tc>
          <w:tcPr>
            <w:tcW w:w="5528" w:type="dxa"/>
          </w:tcPr>
          <w:p w14:paraId="0CFD9541" w14:textId="18CC108F" w:rsidR="00C94669" w:rsidRPr="00F758B3" w:rsidRDefault="00C94669" w:rsidP="00F758B3">
            <w:pPr>
              <w:spacing w:line="360" w:lineRule="auto"/>
              <w:contextualSpacing/>
              <w:jc w:val="both"/>
              <w:rPr>
                <w:ins w:id="6745" w:author="Chara Katiri" w:date="2015-04-11T06:38:00Z"/>
                <w:rFonts w:ascii="Times" w:hAnsi="Times" w:cs="Times New Roman"/>
                <w:sz w:val="22"/>
                <w:szCs w:val="22"/>
                <w:rPrChange w:id="6746" w:author="Chara Katiri" w:date="2015-05-12T13:05:00Z">
                  <w:rPr>
                    <w:ins w:id="6747" w:author="Chara Katiri" w:date="2015-04-11T06:38:00Z"/>
                    <w:rFonts w:ascii="Times" w:hAnsi="Times" w:cs="Times New Roman"/>
                    <w:sz w:val="22"/>
                    <w:szCs w:val="22"/>
                  </w:rPr>
                </w:rPrChange>
              </w:rPr>
              <w:pPrChange w:id="6748" w:author="Chara Katiri" w:date="2015-05-12T13:05:00Z">
                <w:pPr>
                  <w:spacing w:line="360" w:lineRule="auto"/>
                  <w:contextualSpacing/>
                  <w:jc w:val="both"/>
                </w:pPr>
              </w:pPrChange>
            </w:pPr>
            <w:ins w:id="6749" w:author="Chara Katiri" w:date="2015-04-11T06:39:00Z">
              <w:r w:rsidRPr="00F758B3">
                <w:rPr>
                  <w:rFonts w:ascii="Times" w:hAnsi="Times" w:cs="Times New Roman"/>
                  <w:sz w:val="22"/>
                  <w:szCs w:val="22"/>
                  <w:rPrChange w:id="6750" w:author="Chara Katiri" w:date="2015-05-12T13:05:00Z">
                    <w:rPr>
                      <w:rFonts w:ascii="Times" w:hAnsi="Times" w:cs="Times New Roman"/>
                      <w:sz w:val="22"/>
                      <w:szCs w:val="22"/>
                    </w:rPr>
                  </w:rPrChange>
                </w:rPr>
                <w:t xml:space="preserve">The project report provides detailed description of the project including literature review; </w:t>
              </w:r>
            </w:ins>
            <w:ins w:id="6751" w:author="Chara Katiri" w:date="2015-04-11T06:44:00Z">
              <w:r w:rsidR="007F68FD" w:rsidRPr="00F758B3">
                <w:rPr>
                  <w:rFonts w:ascii="Times" w:hAnsi="Times" w:cs="Times New Roman"/>
                  <w:sz w:val="22"/>
                  <w:szCs w:val="22"/>
                  <w:rPrChange w:id="6752" w:author="Chara Katiri" w:date="2015-05-12T13:05:00Z">
                    <w:rPr>
                      <w:rFonts w:ascii="Times" w:hAnsi="Times" w:cs="Times New Roman"/>
                      <w:sz w:val="22"/>
                      <w:szCs w:val="22"/>
                    </w:rPr>
                  </w:rPrChange>
                </w:rPr>
                <w:t xml:space="preserve">objectives; </w:t>
              </w:r>
            </w:ins>
            <w:ins w:id="6753" w:author="Chara Katiri" w:date="2015-04-11T06:39:00Z">
              <w:r w:rsidR="007F68FD" w:rsidRPr="00F758B3">
                <w:rPr>
                  <w:rFonts w:ascii="Times" w:hAnsi="Times" w:cs="Times New Roman"/>
                  <w:sz w:val="22"/>
                  <w:szCs w:val="22"/>
                  <w:rPrChange w:id="6754" w:author="Chara Katiri" w:date="2015-05-12T13:05:00Z">
                    <w:rPr>
                      <w:rFonts w:ascii="Times" w:hAnsi="Times" w:cs="Times New Roman"/>
                      <w:sz w:val="22"/>
                      <w:szCs w:val="22"/>
                    </w:rPr>
                  </w:rPrChange>
                </w:rPr>
                <w:t>system analysis, design and</w:t>
              </w:r>
            </w:ins>
            <w:ins w:id="6755" w:author="Chara Katiri" w:date="2015-04-11T06:40:00Z">
              <w:r w:rsidR="007F68FD" w:rsidRPr="00F758B3">
                <w:rPr>
                  <w:rFonts w:ascii="Times" w:hAnsi="Times" w:cs="Times New Roman"/>
                  <w:sz w:val="22"/>
                  <w:szCs w:val="22"/>
                  <w:rPrChange w:id="6756" w:author="Chara Katiri" w:date="2015-05-12T13:05:00Z">
                    <w:rPr>
                      <w:rFonts w:ascii="Times" w:hAnsi="Times" w:cs="Times New Roman"/>
                      <w:sz w:val="22"/>
                      <w:szCs w:val="22"/>
                    </w:rPr>
                  </w:rPrChange>
                </w:rPr>
                <w:t xml:space="preserve"> implementation; test and evaluation</w:t>
              </w:r>
            </w:ins>
            <w:ins w:id="6757" w:author="Chara Katiri" w:date="2015-04-11T06:44:00Z">
              <w:r w:rsidR="007F68FD" w:rsidRPr="00F758B3">
                <w:rPr>
                  <w:rFonts w:ascii="Times" w:hAnsi="Times" w:cs="Times New Roman"/>
                  <w:sz w:val="22"/>
                  <w:szCs w:val="22"/>
                  <w:rPrChange w:id="6758" w:author="Chara Katiri" w:date="2015-05-12T13:05:00Z">
                    <w:rPr>
                      <w:rFonts w:ascii="Times" w:hAnsi="Times" w:cs="Times New Roman"/>
                      <w:sz w:val="22"/>
                      <w:szCs w:val="22"/>
                    </w:rPr>
                  </w:rPrChange>
                </w:rPr>
                <w:t>;</w:t>
              </w:r>
            </w:ins>
            <w:ins w:id="6759" w:author="Chara Katiri" w:date="2015-04-11T06:40:00Z">
              <w:r w:rsidR="007F68FD" w:rsidRPr="00F758B3">
                <w:rPr>
                  <w:rFonts w:ascii="Times" w:hAnsi="Times" w:cs="Times New Roman"/>
                  <w:sz w:val="22"/>
                  <w:szCs w:val="22"/>
                  <w:rPrChange w:id="6760" w:author="Chara Katiri" w:date="2015-05-12T13:05:00Z">
                    <w:rPr>
                      <w:rFonts w:ascii="Times" w:hAnsi="Times" w:cs="Times New Roman"/>
                      <w:sz w:val="22"/>
                      <w:szCs w:val="22"/>
                    </w:rPr>
                  </w:rPrChange>
                </w:rPr>
                <w:t xml:space="preserve"> reflections</w:t>
              </w:r>
            </w:ins>
            <w:ins w:id="6761" w:author="Chara Katiri" w:date="2015-04-11T06:44:00Z">
              <w:r w:rsidR="007F68FD" w:rsidRPr="00F758B3">
                <w:rPr>
                  <w:rFonts w:ascii="Times" w:hAnsi="Times" w:cs="Times New Roman"/>
                  <w:sz w:val="22"/>
                  <w:szCs w:val="22"/>
                  <w:rPrChange w:id="6762" w:author="Chara Katiri" w:date="2015-05-12T13:05:00Z">
                    <w:rPr>
                      <w:rFonts w:ascii="Times" w:hAnsi="Times" w:cs="Times New Roman"/>
                      <w:sz w:val="22"/>
                      <w:szCs w:val="22"/>
                    </w:rPr>
                  </w:rPrChange>
                </w:rPr>
                <w:t xml:space="preserve"> and achievements</w:t>
              </w:r>
            </w:ins>
            <w:ins w:id="6763" w:author="Chara Katiri" w:date="2015-04-11T06:40:00Z">
              <w:r w:rsidR="007F68FD" w:rsidRPr="00F758B3">
                <w:rPr>
                  <w:rFonts w:ascii="Times" w:hAnsi="Times" w:cs="Times New Roman"/>
                  <w:sz w:val="22"/>
                  <w:szCs w:val="22"/>
                  <w:rPrChange w:id="6764" w:author="Chara Katiri" w:date="2015-05-12T13:05:00Z">
                    <w:rPr>
                      <w:rFonts w:ascii="Times" w:hAnsi="Times" w:cs="Times New Roman"/>
                      <w:sz w:val="22"/>
                      <w:szCs w:val="22"/>
                    </w:rPr>
                  </w:rPrChange>
                </w:rPr>
                <w:t xml:space="preserve">. </w:t>
              </w:r>
            </w:ins>
          </w:p>
        </w:tc>
      </w:tr>
      <w:tr w:rsidR="00FF4608" w:rsidRPr="00F758B3" w14:paraId="627B2621" w14:textId="77777777" w:rsidTr="009C3DD6">
        <w:tc>
          <w:tcPr>
            <w:tcW w:w="3652" w:type="dxa"/>
          </w:tcPr>
          <w:p w14:paraId="051F9545" w14:textId="77777777" w:rsidR="00FF4608" w:rsidRPr="00F758B3" w:rsidRDefault="00FF4608" w:rsidP="00F758B3">
            <w:pPr>
              <w:spacing w:line="360" w:lineRule="auto"/>
              <w:contextualSpacing/>
              <w:jc w:val="both"/>
              <w:rPr>
                <w:rFonts w:ascii="Times" w:hAnsi="Times" w:cs="Times New Roman"/>
                <w:sz w:val="22"/>
                <w:szCs w:val="22"/>
                <w:rPrChange w:id="6765" w:author="Chara Katiri" w:date="2015-05-12T13:05:00Z">
                  <w:rPr>
                    <w:rFonts w:ascii="Times" w:hAnsi="Times" w:cs="Times New Roman"/>
                    <w:sz w:val="22"/>
                    <w:szCs w:val="22"/>
                  </w:rPr>
                </w:rPrChange>
              </w:rPr>
              <w:pPrChange w:id="6766" w:author="Chara Katiri" w:date="2015-05-12T13:05:00Z">
                <w:pPr>
                  <w:spacing w:line="360" w:lineRule="auto"/>
                  <w:contextualSpacing/>
                  <w:jc w:val="both"/>
                </w:pPr>
              </w:pPrChange>
            </w:pPr>
            <w:r w:rsidRPr="00F758B3">
              <w:rPr>
                <w:rFonts w:ascii="Times" w:hAnsi="Times" w:cs="Times New Roman"/>
                <w:sz w:val="22"/>
                <w:szCs w:val="22"/>
                <w:rPrChange w:id="6767" w:author="Chara Katiri" w:date="2015-05-12T13:05:00Z">
                  <w:rPr>
                    <w:rFonts w:ascii="Times" w:hAnsi="Times" w:cs="Times New Roman"/>
                    <w:sz w:val="22"/>
                    <w:szCs w:val="22"/>
                  </w:rPr>
                </w:rPrChange>
              </w:rPr>
              <w:t xml:space="preserve">Project Design </w:t>
            </w:r>
          </w:p>
        </w:tc>
        <w:tc>
          <w:tcPr>
            <w:tcW w:w="5528" w:type="dxa"/>
          </w:tcPr>
          <w:p w14:paraId="27AE3D87" w14:textId="3B6E598E" w:rsidR="00FF4608" w:rsidRPr="00F758B3" w:rsidRDefault="00FF4608" w:rsidP="00F758B3">
            <w:pPr>
              <w:spacing w:line="360" w:lineRule="auto"/>
              <w:contextualSpacing/>
              <w:jc w:val="both"/>
              <w:rPr>
                <w:rFonts w:ascii="Times" w:hAnsi="Times" w:cs="Times New Roman"/>
                <w:sz w:val="22"/>
                <w:szCs w:val="22"/>
                <w:rPrChange w:id="6768" w:author="Chara Katiri" w:date="2015-05-12T13:05:00Z">
                  <w:rPr>
                    <w:rFonts w:ascii="Times" w:hAnsi="Times" w:cs="Times New Roman"/>
                    <w:sz w:val="22"/>
                    <w:szCs w:val="22"/>
                  </w:rPr>
                </w:rPrChange>
              </w:rPr>
              <w:pPrChange w:id="6769" w:author="Chara Katiri" w:date="2015-05-12T13:05:00Z">
                <w:pPr>
                  <w:spacing w:line="360" w:lineRule="auto"/>
                  <w:contextualSpacing/>
                  <w:jc w:val="both"/>
                </w:pPr>
              </w:pPrChange>
            </w:pPr>
            <w:r w:rsidRPr="00F758B3">
              <w:rPr>
                <w:rFonts w:ascii="Times" w:hAnsi="Times" w:cs="Times New Roman"/>
                <w:sz w:val="22"/>
                <w:szCs w:val="22"/>
                <w:rPrChange w:id="6770" w:author="Chara Katiri" w:date="2015-05-12T13:05:00Z">
                  <w:rPr>
                    <w:rFonts w:ascii="Times" w:hAnsi="Times" w:cs="Times New Roman"/>
                    <w:sz w:val="22"/>
                    <w:szCs w:val="22"/>
                  </w:rPr>
                </w:rPrChange>
              </w:rPr>
              <w:t xml:space="preserve">The </w:t>
            </w:r>
            <w:r w:rsidR="0043543D" w:rsidRPr="00F758B3">
              <w:rPr>
                <w:rFonts w:ascii="Times" w:hAnsi="Times" w:cs="Times New Roman"/>
                <w:sz w:val="22"/>
                <w:szCs w:val="22"/>
                <w:rPrChange w:id="6771" w:author="Chara Katiri" w:date="2015-05-12T13:05:00Z">
                  <w:rPr>
                    <w:rFonts w:ascii="Times" w:hAnsi="Times" w:cs="Times New Roman"/>
                    <w:sz w:val="22"/>
                    <w:szCs w:val="22"/>
                  </w:rPr>
                </w:rPrChange>
              </w:rPr>
              <w:t xml:space="preserve">structure </w:t>
            </w:r>
            <w:r w:rsidR="007D5257" w:rsidRPr="00F758B3">
              <w:rPr>
                <w:rFonts w:ascii="Times" w:hAnsi="Times" w:cs="Times New Roman"/>
                <w:sz w:val="22"/>
                <w:szCs w:val="22"/>
                <w:rPrChange w:id="6772" w:author="Chara Katiri" w:date="2015-05-12T13:05:00Z">
                  <w:rPr>
                    <w:rFonts w:ascii="Times" w:hAnsi="Times" w:cs="Times New Roman"/>
                    <w:sz w:val="22"/>
                    <w:szCs w:val="22"/>
                  </w:rPr>
                </w:rPrChange>
              </w:rPr>
              <w:t xml:space="preserve">of the solution </w:t>
            </w:r>
            <w:r w:rsidR="0043543D" w:rsidRPr="00F758B3">
              <w:rPr>
                <w:rFonts w:ascii="Times" w:hAnsi="Times" w:cs="Times New Roman"/>
                <w:sz w:val="22"/>
                <w:szCs w:val="22"/>
                <w:rPrChange w:id="6773" w:author="Chara Katiri" w:date="2015-05-12T13:05:00Z">
                  <w:rPr>
                    <w:rFonts w:ascii="Times" w:hAnsi="Times" w:cs="Times New Roman"/>
                    <w:sz w:val="22"/>
                    <w:szCs w:val="22"/>
                  </w:rPr>
                </w:rPrChange>
              </w:rPr>
              <w:t xml:space="preserve">and the plan to implement </w:t>
            </w:r>
            <w:r w:rsidR="007D5257" w:rsidRPr="00F758B3">
              <w:rPr>
                <w:rFonts w:ascii="Times" w:hAnsi="Times" w:cs="Times New Roman"/>
                <w:sz w:val="22"/>
                <w:szCs w:val="22"/>
                <w:rPrChange w:id="6774" w:author="Chara Katiri" w:date="2015-05-12T13:05:00Z">
                  <w:rPr>
                    <w:rFonts w:ascii="Times" w:hAnsi="Times" w:cs="Times New Roman"/>
                    <w:sz w:val="22"/>
                    <w:szCs w:val="22"/>
                  </w:rPr>
                </w:rPrChange>
              </w:rPr>
              <w:t xml:space="preserve">the </w:t>
            </w:r>
            <w:r w:rsidR="0043543D" w:rsidRPr="00F758B3">
              <w:rPr>
                <w:rFonts w:ascii="Times" w:hAnsi="Times" w:cs="Times New Roman"/>
                <w:sz w:val="22"/>
                <w:szCs w:val="22"/>
                <w:rPrChange w:id="6775" w:author="Chara Katiri" w:date="2015-05-12T13:05:00Z">
                  <w:rPr>
                    <w:rFonts w:ascii="Times" w:hAnsi="Times" w:cs="Times New Roman"/>
                    <w:sz w:val="22"/>
                    <w:szCs w:val="22"/>
                  </w:rPr>
                </w:rPrChange>
              </w:rPr>
              <w:t>functional and non-functional requirements in order to meet the project objectives</w:t>
            </w:r>
            <w:r w:rsidR="007D5257" w:rsidRPr="00F758B3">
              <w:rPr>
                <w:rFonts w:ascii="Times" w:hAnsi="Times" w:cs="Times New Roman"/>
                <w:sz w:val="22"/>
                <w:szCs w:val="22"/>
                <w:rPrChange w:id="6776" w:author="Chara Katiri" w:date="2015-05-12T13:05:00Z">
                  <w:rPr>
                    <w:rFonts w:ascii="Times" w:hAnsi="Times" w:cs="Times New Roman"/>
                    <w:sz w:val="22"/>
                    <w:szCs w:val="22"/>
                  </w:rPr>
                </w:rPrChange>
              </w:rPr>
              <w:t>.</w:t>
            </w:r>
          </w:p>
        </w:tc>
      </w:tr>
      <w:tr w:rsidR="003933E4" w:rsidRPr="00F758B3" w14:paraId="452A281C" w14:textId="77777777" w:rsidTr="009C3DD6">
        <w:trPr>
          <w:ins w:id="6777" w:author="Chara Katiri" w:date="2015-04-11T06:31:00Z"/>
        </w:trPr>
        <w:tc>
          <w:tcPr>
            <w:tcW w:w="3652" w:type="dxa"/>
          </w:tcPr>
          <w:p w14:paraId="361B5074" w14:textId="7D518C24" w:rsidR="003933E4" w:rsidRPr="00F758B3" w:rsidRDefault="003933E4" w:rsidP="00F758B3">
            <w:pPr>
              <w:spacing w:line="360" w:lineRule="auto"/>
              <w:contextualSpacing/>
              <w:jc w:val="both"/>
              <w:rPr>
                <w:ins w:id="6778" w:author="Chara Katiri" w:date="2015-04-11T06:31:00Z"/>
                <w:rFonts w:ascii="Times" w:hAnsi="Times" w:cs="Times New Roman"/>
                <w:sz w:val="22"/>
                <w:szCs w:val="22"/>
                <w:rPrChange w:id="6779" w:author="Chara Katiri" w:date="2015-05-12T13:05:00Z">
                  <w:rPr>
                    <w:ins w:id="6780" w:author="Chara Katiri" w:date="2015-04-11T06:31:00Z"/>
                    <w:rFonts w:ascii="Times" w:hAnsi="Times" w:cs="Times New Roman"/>
                    <w:sz w:val="22"/>
                    <w:szCs w:val="22"/>
                  </w:rPr>
                </w:rPrChange>
              </w:rPr>
              <w:pPrChange w:id="6781" w:author="Chara Katiri" w:date="2015-05-12T13:05:00Z">
                <w:pPr>
                  <w:spacing w:line="360" w:lineRule="auto"/>
                  <w:contextualSpacing/>
                  <w:jc w:val="both"/>
                </w:pPr>
              </w:pPrChange>
            </w:pPr>
            <w:ins w:id="6782" w:author="Chara Katiri" w:date="2015-04-11T06:31:00Z">
              <w:r w:rsidRPr="00F758B3">
                <w:rPr>
                  <w:rFonts w:ascii="Times" w:hAnsi="Times" w:cs="Times New Roman"/>
                  <w:sz w:val="22"/>
                  <w:szCs w:val="22"/>
                  <w:rPrChange w:id="6783" w:author="Chara Katiri" w:date="2015-05-12T13:05:00Z">
                    <w:rPr>
                      <w:rFonts w:ascii="Times" w:hAnsi="Times" w:cs="Times New Roman"/>
                      <w:sz w:val="22"/>
                      <w:szCs w:val="22"/>
                    </w:rPr>
                  </w:rPrChange>
                </w:rPr>
                <w:t>Project Video</w:t>
              </w:r>
            </w:ins>
          </w:p>
        </w:tc>
        <w:tc>
          <w:tcPr>
            <w:tcW w:w="5528" w:type="dxa"/>
          </w:tcPr>
          <w:p w14:paraId="50EA3CC5" w14:textId="1F81C537" w:rsidR="003933E4" w:rsidRPr="00F758B3" w:rsidRDefault="007F68FD" w:rsidP="00F758B3">
            <w:pPr>
              <w:spacing w:line="360" w:lineRule="auto"/>
              <w:contextualSpacing/>
              <w:jc w:val="both"/>
              <w:rPr>
                <w:ins w:id="6784" w:author="Chara Katiri" w:date="2015-04-11T06:31:00Z"/>
                <w:rFonts w:ascii="Times" w:hAnsi="Times" w:cs="Times New Roman"/>
                <w:sz w:val="22"/>
                <w:szCs w:val="22"/>
                <w:rPrChange w:id="6785" w:author="Chara Katiri" w:date="2015-05-12T13:05:00Z">
                  <w:rPr>
                    <w:ins w:id="6786" w:author="Chara Katiri" w:date="2015-04-11T06:31:00Z"/>
                    <w:rFonts w:ascii="Times" w:hAnsi="Times" w:cs="Times New Roman"/>
                    <w:sz w:val="22"/>
                    <w:szCs w:val="22"/>
                  </w:rPr>
                </w:rPrChange>
              </w:rPr>
              <w:pPrChange w:id="6787" w:author="Chara Katiri" w:date="2015-05-12T13:05:00Z">
                <w:pPr>
                  <w:spacing w:line="360" w:lineRule="auto"/>
                  <w:contextualSpacing/>
                  <w:jc w:val="both"/>
                </w:pPr>
              </w:pPrChange>
            </w:pPr>
            <w:ins w:id="6788" w:author="Chara Katiri" w:date="2015-04-11T06:41:00Z">
              <w:r w:rsidRPr="00F758B3">
                <w:rPr>
                  <w:rFonts w:ascii="Times" w:hAnsi="Times" w:cs="Times New Roman"/>
                  <w:sz w:val="22"/>
                  <w:szCs w:val="22"/>
                  <w:rPrChange w:id="6789" w:author="Chara Katiri" w:date="2015-05-12T13:05:00Z">
                    <w:rPr>
                      <w:rFonts w:ascii="Times" w:hAnsi="Times" w:cs="Times New Roman"/>
                      <w:sz w:val="22"/>
                      <w:szCs w:val="22"/>
                    </w:rPr>
                  </w:rPrChange>
                </w:rPr>
                <w:t xml:space="preserve">The project video </w:t>
              </w:r>
            </w:ins>
            <w:ins w:id="6790" w:author="Chara Katiri" w:date="2015-04-11T06:45:00Z">
              <w:r w:rsidRPr="00F758B3">
                <w:rPr>
                  <w:rFonts w:ascii="Times" w:hAnsi="Times" w:cs="Times New Roman"/>
                  <w:sz w:val="22"/>
                  <w:szCs w:val="22"/>
                  <w:rPrChange w:id="6791" w:author="Chara Katiri" w:date="2015-05-12T13:05:00Z">
                    <w:rPr>
                      <w:rFonts w:ascii="Times" w:hAnsi="Times" w:cs="Times New Roman"/>
                      <w:sz w:val="22"/>
                      <w:szCs w:val="22"/>
                    </w:rPr>
                  </w:rPrChange>
                </w:rPr>
                <w:t>presents</w:t>
              </w:r>
            </w:ins>
            <w:ins w:id="6792" w:author="Chara Katiri" w:date="2015-04-11T06:41:00Z">
              <w:r w:rsidRPr="00F758B3">
                <w:rPr>
                  <w:rFonts w:ascii="Times" w:hAnsi="Times" w:cs="Times New Roman"/>
                  <w:sz w:val="22"/>
                  <w:szCs w:val="22"/>
                  <w:rPrChange w:id="6793" w:author="Chara Katiri" w:date="2015-05-12T13:05:00Z">
                    <w:rPr>
                      <w:rFonts w:ascii="Times" w:hAnsi="Times" w:cs="Times New Roman"/>
                      <w:sz w:val="22"/>
                      <w:szCs w:val="22"/>
                    </w:rPr>
                  </w:rPrChange>
                </w:rPr>
                <w:t xml:space="preserve"> the key functionalities offered by the system created. </w:t>
              </w:r>
            </w:ins>
          </w:p>
        </w:tc>
      </w:tr>
      <w:tr w:rsidR="00FF4608" w:rsidRPr="00F758B3" w14:paraId="55E15DE3" w14:textId="77777777" w:rsidTr="009C3DD6">
        <w:tc>
          <w:tcPr>
            <w:tcW w:w="3652" w:type="dxa"/>
          </w:tcPr>
          <w:p w14:paraId="2972A1C5" w14:textId="1CC2E039" w:rsidR="00FF4608" w:rsidRPr="00F758B3" w:rsidRDefault="0043543D" w:rsidP="00F758B3">
            <w:pPr>
              <w:spacing w:line="360" w:lineRule="auto"/>
              <w:contextualSpacing/>
              <w:jc w:val="both"/>
              <w:rPr>
                <w:rFonts w:ascii="Times" w:hAnsi="Times" w:cs="Times New Roman"/>
                <w:sz w:val="22"/>
                <w:szCs w:val="22"/>
                <w:rPrChange w:id="6794" w:author="Chara Katiri" w:date="2015-05-12T13:05:00Z">
                  <w:rPr>
                    <w:rFonts w:ascii="Times" w:hAnsi="Times" w:cs="Times New Roman"/>
                    <w:sz w:val="22"/>
                    <w:szCs w:val="22"/>
                  </w:rPr>
                </w:rPrChange>
              </w:rPr>
              <w:pPrChange w:id="6795" w:author="Chara Katiri" w:date="2015-05-12T13:05:00Z">
                <w:pPr>
                  <w:spacing w:line="360" w:lineRule="auto"/>
                  <w:contextualSpacing/>
                  <w:jc w:val="both"/>
                </w:pPr>
              </w:pPrChange>
            </w:pPr>
            <w:commentRangeStart w:id="6796"/>
            <w:r w:rsidRPr="00F758B3">
              <w:rPr>
                <w:rFonts w:ascii="Times" w:hAnsi="Times" w:cs="Times New Roman"/>
                <w:sz w:val="22"/>
                <w:szCs w:val="22"/>
                <w:rPrChange w:id="6797" w:author="Chara Katiri" w:date="2015-05-12T13:05:00Z">
                  <w:rPr>
                    <w:rFonts w:ascii="Times" w:hAnsi="Times" w:cs="Times New Roman"/>
                    <w:sz w:val="22"/>
                    <w:szCs w:val="22"/>
                  </w:rPr>
                </w:rPrChange>
              </w:rPr>
              <w:t xml:space="preserve">Definition of functionalities and services </w:t>
            </w:r>
            <w:commentRangeEnd w:id="6796"/>
            <w:r w:rsidR="00D80C95" w:rsidRPr="00F758B3">
              <w:rPr>
                <w:rStyle w:val="CommentReference"/>
                <w:rFonts w:ascii="Times" w:hAnsi="Times"/>
                <w:sz w:val="22"/>
                <w:szCs w:val="22"/>
                <w:rPrChange w:id="6798" w:author="Chara Katiri" w:date="2015-05-12T13:05:00Z">
                  <w:rPr>
                    <w:rStyle w:val="CommentReference"/>
                    <w:rFonts w:ascii="Times" w:hAnsi="Times"/>
                    <w:sz w:val="22"/>
                    <w:szCs w:val="22"/>
                  </w:rPr>
                </w:rPrChange>
              </w:rPr>
              <w:commentReference w:id="6796"/>
            </w:r>
            <w:ins w:id="6799" w:author="Chara Katiri" w:date="2015-05-09T13:32:00Z">
              <w:r w:rsidR="0072137E" w:rsidRPr="00F758B3">
                <w:rPr>
                  <w:rFonts w:ascii="Times" w:hAnsi="Times" w:cs="Times New Roman"/>
                  <w:sz w:val="22"/>
                  <w:szCs w:val="22"/>
                  <w:rPrChange w:id="6800" w:author="Chara Katiri" w:date="2015-05-12T13:05:00Z">
                    <w:rPr>
                      <w:rFonts w:ascii="Times" w:hAnsi="Times" w:cs="Times New Roman"/>
                      <w:sz w:val="22"/>
                      <w:szCs w:val="22"/>
                    </w:rPr>
                  </w:rPrChange>
                </w:rPr>
                <w:t xml:space="preserve"> </w:t>
              </w:r>
              <w:r w:rsidR="0072137E" w:rsidRPr="00F758B3">
                <w:rPr>
                  <w:rFonts w:ascii="Times" w:hAnsi="Times" w:cs="Times New Roman"/>
                  <w:sz w:val="22"/>
                  <w:szCs w:val="22"/>
                  <w:highlight w:val="yellow"/>
                  <w:rPrChange w:id="6801" w:author="Chara Katiri" w:date="2015-05-12T13:05:00Z">
                    <w:rPr>
                      <w:rFonts w:ascii="Times" w:hAnsi="Times" w:cs="Times New Roman"/>
                      <w:sz w:val="22"/>
                      <w:szCs w:val="22"/>
                    </w:rPr>
                  </w:rPrChange>
                </w:rPr>
                <w:t>(CK: revisit this, might not needed)</w:t>
              </w:r>
              <w:r w:rsidR="0072137E" w:rsidRPr="00F758B3">
                <w:rPr>
                  <w:rFonts w:ascii="Times" w:hAnsi="Times" w:cs="Times New Roman"/>
                  <w:sz w:val="22"/>
                  <w:szCs w:val="22"/>
                  <w:rPrChange w:id="6802" w:author="Chara Katiri" w:date="2015-05-12T13:05:00Z">
                    <w:rPr>
                      <w:rFonts w:ascii="Times" w:hAnsi="Times" w:cs="Times New Roman"/>
                      <w:sz w:val="22"/>
                      <w:szCs w:val="22"/>
                    </w:rPr>
                  </w:rPrChange>
                </w:rPr>
                <w:t xml:space="preserve"> </w:t>
              </w:r>
            </w:ins>
          </w:p>
        </w:tc>
        <w:tc>
          <w:tcPr>
            <w:tcW w:w="5528" w:type="dxa"/>
          </w:tcPr>
          <w:p w14:paraId="2DB4DDFB" w14:textId="136E7BD3" w:rsidR="0043543D" w:rsidRPr="00F758B3" w:rsidRDefault="0043543D" w:rsidP="00F758B3">
            <w:pPr>
              <w:spacing w:line="360" w:lineRule="auto"/>
              <w:contextualSpacing/>
              <w:jc w:val="both"/>
              <w:rPr>
                <w:rFonts w:ascii="Times" w:hAnsi="Times" w:cs="Times New Roman"/>
                <w:sz w:val="22"/>
                <w:szCs w:val="22"/>
                <w:rPrChange w:id="6803" w:author="Chara Katiri" w:date="2015-05-12T13:05:00Z">
                  <w:rPr>
                    <w:rFonts w:ascii="Times" w:hAnsi="Times" w:cs="Times New Roman"/>
                    <w:sz w:val="22"/>
                    <w:szCs w:val="22"/>
                  </w:rPr>
                </w:rPrChange>
              </w:rPr>
              <w:pPrChange w:id="6804" w:author="Chara Katiri" w:date="2015-05-12T13:05:00Z">
                <w:pPr>
                  <w:spacing w:line="360" w:lineRule="auto"/>
                  <w:contextualSpacing/>
                  <w:jc w:val="both"/>
                </w:pPr>
              </w:pPrChange>
            </w:pPr>
            <w:r w:rsidRPr="00F758B3">
              <w:rPr>
                <w:rFonts w:ascii="Times" w:hAnsi="Times" w:cs="Times New Roman"/>
                <w:sz w:val="22"/>
                <w:szCs w:val="22"/>
                <w:rPrChange w:id="6805" w:author="Chara Katiri" w:date="2015-05-12T13:05:00Z">
                  <w:rPr>
                    <w:rFonts w:ascii="Times" w:hAnsi="Times" w:cs="Times New Roman"/>
                    <w:sz w:val="22"/>
                    <w:szCs w:val="22"/>
                  </w:rPr>
                </w:rPrChange>
              </w:rPr>
              <w:t>The services delivered by the project should be clearly defined for the benefit of</w:t>
            </w:r>
            <w:r w:rsidR="007D5257" w:rsidRPr="00F758B3">
              <w:rPr>
                <w:rFonts w:ascii="Times" w:hAnsi="Times" w:cs="Times New Roman"/>
                <w:sz w:val="22"/>
                <w:szCs w:val="22"/>
                <w:rPrChange w:id="6806" w:author="Chara Katiri" w:date="2015-05-12T13:05:00Z">
                  <w:rPr>
                    <w:rFonts w:ascii="Times" w:hAnsi="Times" w:cs="Times New Roman"/>
                    <w:sz w:val="22"/>
                    <w:szCs w:val="22"/>
                  </w:rPr>
                </w:rPrChange>
              </w:rPr>
              <w:t>:</w:t>
            </w:r>
            <w:r w:rsidRPr="00F758B3">
              <w:rPr>
                <w:rFonts w:ascii="Times" w:hAnsi="Times" w:cs="Times New Roman"/>
                <w:sz w:val="22"/>
                <w:szCs w:val="22"/>
                <w:rPrChange w:id="6807" w:author="Chara Katiri" w:date="2015-05-12T13:05:00Z">
                  <w:rPr>
                    <w:rFonts w:ascii="Times" w:hAnsi="Times" w:cs="Times New Roman"/>
                    <w:sz w:val="22"/>
                    <w:szCs w:val="22"/>
                  </w:rPr>
                </w:rPrChange>
              </w:rPr>
              <w:t xml:space="preserve"> </w:t>
            </w:r>
          </w:p>
          <w:p w14:paraId="0EB4B0BE" w14:textId="17DD6FA6" w:rsidR="0043543D" w:rsidRPr="00F758B3" w:rsidRDefault="007D5257" w:rsidP="00F758B3">
            <w:pPr>
              <w:spacing w:line="360" w:lineRule="auto"/>
              <w:contextualSpacing/>
              <w:jc w:val="both"/>
              <w:rPr>
                <w:rFonts w:ascii="Times" w:hAnsi="Times" w:cs="Times New Roman"/>
                <w:sz w:val="22"/>
                <w:szCs w:val="22"/>
                <w:rPrChange w:id="6808" w:author="Chara Katiri" w:date="2015-05-12T13:05:00Z">
                  <w:rPr>
                    <w:rFonts w:ascii="Times" w:hAnsi="Times" w:cs="Times New Roman"/>
                    <w:sz w:val="22"/>
                    <w:szCs w:val="22"/>
                  </w:rPr>
                </w:rPrChange>
              </w:rPr>
              <w:pPrChange w:id="6809" w:author="Chara Katiri" w:date="2015-05-12T13:05:00Z">
                <w:pPr>
                  <w:spacing w:line="360" w:lineRule="auto"/>
                  <w:contextualSpacing/>
                  <w:jc w:val="both"/>
                </w:pPr>
              </w:pPrChange>
            </w:pPr>
            <w:r w:rsidRPr="00F758B3">
              <w:rPr>
                <w:rFonts w:ascii="Times" w:hAnsi="Times" w:cs="Times New Roman"/>
                <w:sz w:val="22"/>
                <w:szCs w:val="22"/>
                <w:rPrChange w:id="6810" w:author="Chara Katiri" w:date="2015-05-12T13:05:00Z">
                  <w:rPr>
                    <w:rFonts w:ascii="Times" w:hAnsi="Times" w:cs="Times New Roman"/>
                    <w:sz w:val="22"/>
                    <w:szCs w:val="22"/>
                  </w:rPr>
                </w:rPrChange>
              </w:rPr>
              <w:t xml:space="preserve">i) </w:t>
            </w:r>
            <w:del w:id="6811" w:author="Chara Katiri" w:date="2015-05-02T17:17:00Z">
              <w:r w:rsidRPr="00F758B3" w:rsidDel="00D80C95">
                <w:rPr>
                  <w:rFonts w:ascii="Times" w:hAnsi="Times" w:cs="Times New Roman"/>
                  <w:sz w:val="22"/>
                  <w:szCs w:val="22"/>
                  <w:rPrChange w:id="6812" w:author="Chara Katiri" w:date="2015-05-12T13:05:00Z">
                    <w:rPr>
                      <w:rFonts w:ascii="Times" w:hAnsi="Times" w:cs="Times New Roman"/>
                      <w:sz w:val="22"/>
                      <w:szCs w:val="22"/>
                    </w:rPr>
                  </w:rPrChange>
                </w:rPr>
                <w:delText>the</w:delText>
              </w:r>
            </w:del>
            <w:ins w:id="6813" w:author="Chara Katiri" w:date="2015-05-02T17:17:00Z">
              <w:r w:rsidR="00D80C95" w:rsidRPr="00F758B3">
                <w:rPr>
                  <w:rFonts w:ascii="Times" w:hAnsi="Times" w:cs="Times New Roman"/>
                  <w:sz w:val="22"/>
                  <w:szCs w:val="22"/>
                  <w:rPrChange w:id="6814" w:author="Chara Katiri" w:date="2015-05-12T13:05:00Z">
                    <w:rPr>
                      <w:rFonts w:ascii="Times" w:hAnsi="Times" w:cs="Times New Roman"/>
                      <w:sz w:val="22"/>
                      <w:szCs w:val="22"/>
                    </w:rPr>
                  </w:rPrChange>
                </w:rPr>
                <w:t>The</w:t>
              </w:r>
            </w:ins>
            <w:r w:rsidRPr="00F758B3">
              <w:rPr>
                <w:rFonts w:ascii="Times" w:hAnsi="Times" w:cs="Times New Roman"/>
                <w:sz w:val="22"/>
                <w:szCs w:val="22"/>
                <w:rPrChange w:id="6815" w:author="Chara Katiri" w:date="2015-05-12T13:05:00Z">
                  <w:rPr>
                    <w:rFonts w:ascii="Times" w:hAnsi="Times" w:cs="Times New Roman"/>
                    <w:sz w:val="22"/>
                    <w:szCs w:val="22"/>
                  </w:rPr>
                </w:rPrChange>
              </w:rPr>
              <w:t xml:space="preserve"> customer:</w:t>
            </w:r>
            <w:r w:rsidR="0043543D" w:rsidRPr="00F758B3">
              <w:rPr>
                <w:rFonts w:ascii="Times" w:hAnsi="Times" w:cs="Times New Roman"/>
                <w:sz w:val="22"/>
                <w:szCs w:val="22"/>
                <w:rPrChange w:id="6816" w:author="Chara Katiri" w:date="2015-05-12T13:05:00Z">
                  <w:rPr>
                    <w:rFonts w:ascii="Times" w:hAnsi="Times" w:cs="Times New Roman"/>
                    <w:sz w:val="22"/>
                    <w:szCs w:val="22"/>
                  </w:rPr>
                </w:rPrChange>
              </w:rPr>
              <w:t xml:space="preserve"> to describe how navigate thought and use the website</w:t>
            </w:r>
            <w:del w:id="6817" w:author="Chara Katiri" w:date="2015-05-02T17:17:00Z">
              <w:r w:rsidRPr="00F758B3" w:rsidDel="00D80C95">
                <w:rPr>
                  <w:rFonts w:ascii="Times" w:hAnsi="Times" w:cs="Times New Roman"/>
                  <w:sz w:val="22"/>
                  <w:szCs w:val="22"/>
                  <w:rPrChange w:id="6818" w:author="Chara Katiri" w:date="2015-05-12T13:05:00Z">
                    <w:rPr>
                      <w:rFonts w:ascii="Times" w:hAnsi="Times" w:cs="Times New Roman"/>
                      <w:sz w:val="22"/>
                      <w:szCs w:val="22"/>
                    </w:rPr>
                  </w:rPrChange>
                </w:rPr>
                <w:delText>;</w:delText>
              </w:r>
            </w:del>
            <w:r w:rsidR="0043543D" w:rsidRPr="00F758B3">
              <w:rPr>
                <w:rFonts w:ascii="Times" w:hAnsi="Times" w:cs="Times New Roman"/>
                <w:sz w:val="22"/>
                <w:szCs w:val="22"/>
                <w:rPrChange w:id="6819" w:author="Chara Katiri" w:date="2015-05-12T13:05:00Z">
                  <w:rPr>
                    <w:rFonts w:ascii="Times" w:hAnsi="Times" w:cs="Times New Roman"/>
                    <w:sz w:val="22"/>
                    <w:szCs w:val="22"/>
                  </w:rPr>
                </w:rPrChange>
              </w:rPr>
              <w:t xml:space="preserve"> </w:t>
            </w:r>
          </w:p>
          <w:p w14:paraId="44ED123C" w14:textId="173E1821" w:rsidR="00FF4608" w:rsidRPr="00F758B3" w:rsidRDefault="0043543D" w:rsidP="00F758B3">
            <w:pPr>
              <w:spacing w:line="360" w:lineRule="auto"/>
              <w:contextualSpacing/>
              <w:jc w:val="both"/>
              <w:rPr>
                <w:rFonts w:ascii="Times" w:hAnsi="Times" w:cs="Times New Roman"/>
                <w:sz w:val="22"/>
                <w:szCs w:val="22"/>
                <w:rPrChange w:id="6820" w:author="Chara Katiri" w:date="2015-05-12T13:05:00Z">
                  <w:rPr>
                    <w:rFonts w:ascii="Times" w:hAnsi="Times" w:cs="Times New Roman"/>
                    <w:sz w:val="22"/>
                    <w:szCs w:val="22"/>
                  </w:rPr>
                </w:rPrChange>
              </w:rPr>
              <w:pPrChange w:id="6821" w:author="Chara Katiri" w:date="2015-05-12T13:05:00Z">
                <w:pPr>
                  <w:spacing w:line="360" w:lineRule="auto"/>
                  <w:contextualSpacing/>
                  <w:jc w:val="both"/>
                </w:pPr>
              </w:pPrChange>
            </w:pPr>
            <w:r w:rsidRPr="00F758B3">
              <w:rPr>
                <w:rFonts w:ascii="Times" w:hAnsi="Times" w:cs="Times New Roman"/>
                <w:sz w:val="22"/>
                <w:szCs w:val="22"/>
                <w:rPrChange w:id="6822" w:author="Chara Katiri" w:date="2015-05-12T13:05:00Z">
                  <w:rPr>
                    <w:rFonts w:ascii="Times" w:hAnsi="Times" w:cs="Times New Roman"/>
                    <w:sz w:val="22"/>
                    <w:szCs w:val="22"/>
                  </w:rPr>
                </w:rPrChange>
              </w:rPr>
              <w:t xml:space="preserve">ii) </w:t>
            </w:r>
            <w:del w:id="6823" w:author="Chara Katiri" w:date="2015-05-02T17:17:00Z">
              <w:r w:rsidRPr="00F758B3" w:rsidDel="00D80C95">
                <w:rPr>
                  <w:rFonts w:ascii="Times" w:hAnsi="Times" w:cs="Times New Roman"/>
                  <w:sz w:val="22"/>
                  <w:szCs w:val="22"/>
                  <w:rPrChange w:id="6824" w:author="Chara Katiri" w:date="2015-05-12T13:05:00Z">
                    <w:rPr>
                      <w:rFonts w:ascii="Times" w:hAnsi="Times" w:cs="Times New Roman"/>
                      <w:sz w:val="22"/>
                      <w:szCs w:val="22"/>
                    </w:rPr>
                  </w:rPrChange>
                </w:rPr>
                <w:delText>the</w:delText>
              </w:r>
            </w:del>
            <w:ins w:id="6825" w:author="Chara Katiri" w:date="2015-05-02T17:17:00Z">
              <w:r w:rsidR="00D80C95" w:rsidRPr="00F758B3">
                <w:rPr>
                  <w:rFonts w:ascii="Times" w:hAnsi="Times" w:cs="Times New Roman"/>
                  <w:sz w:val="22"/>
                  <w:szCs w:val="22"/>
                  <w:rPrChange w:id="6826" w:author="Chara Katiri" w:date="2015-05-12T13:05:00Z">
                    <w:rPr>
                      <w:rFonts w:ascii="Times" w:hAnsi="Times" w:cs="Times New Roman"/>
                      <w:sz w:val="22"/>
                      <w:szCs w:val="22"/>
                    </w:rPr>
                  </w:rPrChange>
                </w:rPr>
                <w:t>The</w:t>
              </w:r>
            </w:ins>
            <w:r w:rsidRPr="00F758B3">
              <w:rPr>
                <w:rFonts w:ascii="Times" w:hAnsi="Times" w:cs="Times New Roman"/>
                <w:sz w:val="22"/>
                <w:szCs w:val="22"/>
                <w:rPrChange w:id="6827" w:author="Chara Katiri" w:date="2015-05-12T13:05:00Z">
                  <w:rPr>
                    <w:rFonts w:ascii="Times" w:hAnsi="Times" w:cs="Times New Roman"/>
                    <w:sz w:val="22"/>
                    <w:szCs w:val="22"/>
                  </w:rPr>
                </w:rPrChange>
              </w:rPr>
              <w:t xml:space="preserve"> IT team</w:t>
            </w:r>
            <w:r w:rsidR="007D5257" w:rsidRPr="00F758B3">
              <w:rPr>
                <w:rFonts w:ascii="Times" w:hAnsi="Times" w:cs="Times New Roman"/>
                <w:sz w:val="22"/>
                <w:szCs w:val="22"/>
                <w:rPrChange w:id="6828" w:author="Chara Katiri" w:date="2015-05-12T13:05:00Z">
                  <w:rPr>
                    <w:rFonts w:ascii="Times" w:hAnsi="Times" w:cs="Times New Roman"/>
                    <w:sz w:val="22"/>
                    <w:szCs w:val="22"/>
                  </w:rPr>
                </w:rPrChange>
              </w:rPr>
              <w:t>:</w:t>
            </w:r>
            <w:r w:rsidRPr="00F758B3">
              <w:rPr>
                <w:rFonts w:ascii="Times" w:hAnsi="Times" w:cs="Times New Roman"/>
                <w:sz w:val="22"/>
                <w:szCs w:val="22"/>
                <w:rPrChange w:id="6829" w:author="Chara Katiri" w:date="2015-05-12T13:05:00Z">
                  <w:rPr>
                    <w:rFonts w:ascii="Times" w:hAnsi="Times" w:cs="Times New Roman"/>
                    <w:sz w:val="22"/>
                    <w:szCs w:val="22"/>
                  </w:rPr>
                </w:rPrChange>
              </w:rPr>
              <w:t xml:space="preserve"> that </w:t>
            </w:r>
            <w:r w:rsidR="007D5257" w:rsidRPr="00F758B3">
              <w:rPr>
                <w:rFonts w:ascii="Times" w:hAnsi="Times" w:cs="Times New Roman"/>
                <w:sz w:val="22"/>
                <w:szCs w:val="22"/>
                <w:rPrChange w:id="6830" w:author="Chara Katiri" w:date="2015-05-12T13:05:00Z">
                  <w:rPr>
                    <w:rFonts w:ascii="Times" w:hAnsi="Times" w:cs="Times New Roman"/>
                    <w:sz w:val="22"/>
                    <w:szCs w:val="22"/>
                  </w:rPr>
                </w:rPrChange>
              </w:rPr>
              <w:t>will be</w:t>
            </w:r>
            <w:r w:rsidRPr="00F758B3">
              <w:rPr>
                <w:rFonts w:ascii="Times" w:hAnsi="Times" w:cs="Times New Roman"/>
                <w:sz w:val="22"/>
                <w:szCs w:val="22"/>
                <w:rPrChange w:id="6831" w:author="Chara Katiri" w:date="2015-05-12T13:05:00Z">
                  <w:rPr>
                    <w:rFonts w:ascii="Times" w:hAnsi="Times" w:cs="Times New Roman"/>
                    <w:sz w:val="22"/>
                    <w:szCs w:val="22"/>
                  </w:rPr>
                </w:rPrChange>
              </w:rPr>
              <w:t xml:space="preserve"> responsible for the maintenance of the website</w:t>
            </w:r>
            <w:r w:rsidR="007D5257" w:rsidRPr="00F758B3">
              <w:rPr>
                <w:rFonts w:ascii="Times" w:hAnsi="Times" w:cs="Times New Roman"/>
                <w:sz w:val="22"/>
                <w:szCs w:val="22"/>
                <w:rPrChange w:id="6832" w:author="Chara Katiri" w:date="2015-05-12T13:05:00Z">
                  <w:rPr>
                    <w:rFonts w:ascii="Times" w:hAnsi="Times" w:cs="Times New Roman"/>
                    <w:sz w:val="22"/>
                    <w:szCs w:val="22"/>
                  </w:rPr>
                </w:rPrChange>
              </w:rPr>
              <w:t xml:space="preserve"> if the deployment of the solution is accepted</w:t>
            </w:r>
            <w:r w:rsidRPr="00F758B3">
              <w:rPr>
                <w:rFonts w:ascii="Times" w:hAnsi="Times" w:cs="Times New Roman"/>
                <w:sz w:val="22"/>
                <w:szCs w:val="22"/>
                <w:rPrChange w:id="6833" w:author="Chara Katiri" w:date="2015-05-12T13:05:00Z">
                  <w:rPr>
                    <w:rFonts w:ascii="Times" w:hAnsi="Times" w:cs="Times New Roman"/>
                    <w:sz w:val="22"/>
                    <w:szCs w:val="22"/>
                  </w:rPr>
                </w:rPrChange>
              </w:rPr>
              <w:t xml:space="preserve">. </w:t>
            </w:r>
            <w:r w:rsidR="00FF4608" w:rsidRPr="00F758B3">
              <w:rPr>
                <w:rFonts w:ascii="Times" w:hAnsi="Times" w:cs="Times New Roman"/>
                <w:sz w:val="22"/>
                <w:szCs w:val="22"/>
                <w:rPrChange w:id="6834" w:author="Chara Katiri" w:date="2015-05-12T13:05:00Z">
                  <w:rPr>
                    <w:rFonts w:ascii="Times" w:hAnsi="Times" w:cs="Times New Roman"/>
                    <w:sz w:val="22"/>
                    <w:szCs w:val="22"/>
                  </w:rPr>
                </w:rPrChange>
              </w:rPr>
              <w:t xml:space="preserve"> </w:t>
            </w:r>
          </w:p>
        </w:tc>
      </w:tr>
      <w:tr w:rsidR="00FF4608" w:rsidRPr="00F758B3" w14:paraId="7E87FB95" w14:textId="77777777" w:rsidTr="009C3DD6">
        <w:tc>
          <w:tcPr>
            <w:tcW w:w="3652" w:type="dxa"/>
          </w:tcPr>
          <w:p w14:paraId="41DBC25A" w14:textId="2C0CCBE7" w:rsidR="00FF4608" w:rsidRPr="00F758B3" w:rsidRDefault="0043543D" w:rsidP="00F758B3">
            <w:pPr>
              <w:spacing w:line="360" w:lineRule="auto"/>
              <w:contextualSpacing/>
              <w:jc w:val="both"/>
              <w:rPr>
                <w:rFonts w:ascii="Times" w:hAnsi="Times" w:cs="Times New Roman"/>
                <w:sz w:val="22"/>
                <w:szCs w:val="22"/>
                <w:rPrChange w:id="6835" w:author="Chara Katiri" w:date="2015-05-12T13:05:00Z">
                  <w:rPr>
                    <w:rFonts w:ascii="Times" w:hAnsi="Times" w:cs="Times New Roman"/>
                    <w:sz w:val="22"/>
                    <w:szCs w:val="22"/>
                  </w:rPr>
                </w:rPrChange>
              </w:rPr>
              <w:pPrChange w:id="6836" w:author="Chara Katiri" w:date="2015-05-12T13:05:00Z">
                <w:pPr>
                  <w:spacing w:line="360" w:lineRule="auto"/>
                  <w:contextualSpacing/>
                  <w:jc w:val="both"/>
                </w:pPr>
              </w:pPrChange>
            </w:pPr>
            <w:commentRangeStart w:id="6837"/>
            <w:r w:rsidRPr="00F758B3">
              <w:rPr>
                <w:rFonts w:ascii="Times" w:hAnsi="Times" w:cs="Times New Roman"/>
                <w:sz w:val="22"/>
                <w:szCs w:val="22"/>
                <w:rPrChange w:id="6838" w:author="Chara Katiri" w:date="2015-05-12T13:05:00Z">
                  <w:rPr>
                    <w:rFonts w:ascii="Times" w:hAnsi="Times" w:cs="Times New Roman"/>
                    <w:sz w:val="22"/>
                    <w:szCs w:val="22"/>
                  </w:rPr>
                </w:rPrChange>
              </w:rPr>
              <w:t xml:space="preserve">Specification of Roles and responsibilities </w:t>
            </w:r>
            <w:commentRangeEnd w:id="6837"/>
            <w:r w:rsidR="00D80C95" w:rsidRPr="00F758B3">
              <w:rPr>
                <w:rStyle w:val="CommentReference"/>
                <w:rFonts w:ascii="Times" w:hAnsi="Times"/>
                <w:sz w:val="22"/>
                <w:szCs w:val="22"/>
                <w:rPrChange w:id="6839" w:author="Chara Katiri" w:date="2015-05-12T13:05:00Z">
                  <w:rPr>
                    <w:rStyle w:val="CommentReference"/>
                    <w:rFonts w:ascii="Times" w:hAnsi="Times"/>
                    <w:sz w:val="22"/>
                    <w:szCs w:val="22"/>
                  </w:rPr>
                </w:rPrChange>
              </w:rPr>
              <w:commentReference w:id="6837"/>
            </w:r>
            <w:ins w:id="6840" w:author="Chara Katiri" w:date="2015-05-09T13:32:00Z">
              <w:r w:rsidR="0072137E" w:rsidRPr="00F758B3">
                <w:rPr>
                  <w:rFonts w:ascii="Times" w:hAnsi="Times" w:cs="Times New Roman"/>
                  <w:sz w:val="22"/>
                  <w:szCs w:val="22"/>
                  <w:rPrChange w:id="6841" w:author="Chara Katiri" w:date="2015-05-12T13:05:00Z">
                    <w:rPr>
                      <w:rFonts w:ascii="Times" w:hAnsi="Times" w:cs="Times New Roman"/>
                      <w:sz w:val="22"/>
                      <w:szCs w:val="22"/>
                    </w:rPr>
                  </w:rPrChange>
                </w:rPr>
                <w:t xml:space="preserve"> </w:t>
              </w:r>
              <w:r w:rsidR="0072137E" w:rsidRPr="00F758B3">
                <w:rPr>
                  <w:rFonts w:ascii="Times" w:hAnsi="Times" w:cs="Times New Roman"/>
                  <w:sz w:val="22"/>
                  <w:szCs w:val="22"/>
                  <w:highlight w:val="yellow"/>
                  <w:rPrChange w:id="6842" w:author="Chara Katiri" w:date="2015-05-12T13:05:00Z">
                    <w:rPr>
                      <w:rFonts w:ascii="Times" w:hAnsi="Times" w:cs="Times New Roman"/>
                      <w:sz w:val="22"/>
                      <w:szCs w:val="22"/>
                      <w:highlight w:val="yellow"/>
                    </w:rPr>
                  </w:rPrChange>
                </w:rPr>
                <w:t>(CK: revisit this, might not needed)</w:t>
              </w:r>
            </w:ins>
          </w:p>
        </w:tc>
        <w:tc>
          <w:tcPr>
            <w:tcW w:w="5528" w:type="dxa"/>
          </w:tcPr>
          <w:p w14:paraId="26BBDE53" w14:textId="77777777" w:rsidR="00FF4608" w:rsidRPr="00F758B3" w:rsidRDefault="0043543D" w:rsidP="00F758B3">
            <w:pPr>
              <w:spacing w:line="360" w:lineRule="auto"/>
              <w:contextualSpacing/>
              <w:jc w:val="both"/>
              <w:rPr>
                <w:rFonts w:ascii="Times" w:hAnsi="Times" w:cs="Times New Roman"/>
                <w:sz w:val="22"/>
                <w:szCs w:val="22"/>
                <w:rPrChange w:id="6843" w:author="Chara Katiri" w:date="2015-05-12T13:05:00Z">
                  <w:rPr>
                    <w:rFonts w:ascii="Times" w:hAnsi="Times" w:cs="Times New Roman"/>
                    <w:sz w:val="22"/>
                    <w:szCs w:val="22"/>
                  </w:rPr>
                </w:rPrChange>
              </w:rPr>
              <w:pPrChange w:id="6844" w:author="Chara Katiri" w:date="2015-05-12T13:05:00Z">
                <w:pPr>
                  <w:spacing w:line="360" w:lineRule="auto"/>
                  <w:contextualSpacing/>
                  <w:jc w:val="both"/>
                </w:pPr>
              </w:pPrChange>
            </w:pPr>
            <w:r w:rsidRPr="00F758B3">
              <w:rPr>
                <w:rFonts w:ascii="Times" w:hAnsi="Times" w:cs="Times New Roman"/>
                <w:sz w:val="22"/>
                <w:szCs w:val="22"/>
                <w:rPrChange w:id="6845" w:author="Chara Katiri" w:date="2015-05-12T13:05:00Z">
                  <w:rPr>
                    <w:rFonts w:ascii="Times" w:hAnsi="Times" w:cs="Times New Roman"/>
                    <w:sz w:val="22"/>
                    <w:szCs w:val="22"/>
                  </w:rPr>
                </w:rPrChange>
              </w:rPr>
              <w:t>Clear specification of roles and responsibilities of:</w:t>
            </w:r>
          </w:p>
          <w:p w14:paraId="104CD1A6" w14:textId="0FE00000" w:rsidR="0043543D" w:rsidRPr="00F758B3" w:rsidRDefault="0043543D" w:rsidP="00F758B3">
            <w:pPr>
              <w:spacing w:line="360" w:lineRule="auto"/>
              <w:contextualSpacing/>
              <w:jc w:val="both"/>
              <w:rPr>
                <w:rFonts w:ascii="Times" w:hAnsi="Times" w:cs="Times New Roman"/>
                <w:sz w:val="22"/>
                <w:szCs w:val="22"/>
                <w:rPrChange w:id="6846" w:author="Chara Katiri" w:date="2015-05-12T13:05:00Z">
                  <w:rPr>
                    <w:rFonts w:ascii="Times" w:hAnsi="Times" w:cs="Times New Roman"/>
                    <w:sz w:val="22"/>
                    <w:szCs w:val="22"/>
                  </w:rPr>
                </w:rPrChange>
              </w:rPr>
              <w:pPrChange w:id="6847" w:author="Chara Katiri" w:date="2015-05-12T13:05:00Z">
                <w:pPr>
                  <w:spacing w:line="360" w:lineRule="auto"/>
                  <w:contextualSpacing/>
                  <w:jc w:val="both"/>
                </w:pPr>
              </w:pPrChange>
            </w:pPr>
            <w:r w:rsidRPr="00F758B3">
              <w:rPr>
                <w:rFonts w:ascii="Times" w:hAnsi="Times" w:cs="Times New Roman"/>
                <w:sz w:val="22"/>
                <w:szCs w:val="22"/>
                <w:rPrChange w:id="6848" w:author="Chara Katiri" w:date="2015-05-12T13:05:00Z">
                  <w:rPr>
                    <w:rFonts w:ascii="Times" w:hAnsi="Times" w:cs="Times New Roman"/>
                    <w:sz w:val="22"/>
                    <w:szCs w:val="22"/>
                  </w:rPr>
                </w:rPrChange>
              </w:rPr>
              <w:t xml:space="preserve">i) </w:t>
            </w:r>
            <w:del w:id="6849" w:author="Chara Katiri" w:date="2015-05-02T17:17:00Z">
              <w:r w:rsidRPr="00F758B3" w:rsidDel="00D80C95">
                <w:rPr>
                  <w:rFonts w:ascii="Times" w:hAnsi="Times" w:cs="Times New Roman"/>
                  <w:sz w:val="22"/>
                  <w:szCs w:val="22"/>
                  <w:rPrChange w:id="6850" w:author="Chara Katiri" w:date="2015-05-12T13:05:00Z">
                    <w:rPr>
                      <w:rFonts w:ascii="Times" w:hAnsi="Times" w:cs="Times New Roman"/>
                      <w:sz w:val="22"/>
                      <w:szCs w:val="22"/>
                    </w:rPr>
                  </w:rPrChange>
                </w:rPr>
                <w:delText>the</w:delText>
              </w:r>
            </w:del>
            <w:ins w:id="6851" w:author="Chara Katiri" w:date="2015-05-02T17:17:00Z">
              <w:r w:rsidR="00D80C95" w:rsidRPr="00F758B3">
                <w:rPr>
                  <w:rFonts w:ascii="Times" w:hAnsi="Times" w:cs="Times New Roman"/>
                  <w:sz w:val="22"/>
                  <w:szCs w:val="22"/>
                  <w:rPrChange w:id="6852" w:author="Chara Katiri" w:date="2015-05-12T13:05:00Z">
                    <w:rPr>
                      <w:rFonts w:ascii="Times" w:hAnsi="Times" w:cs="Times New Roman"/>
                      <w:sz w:val="22"/>
                      <w:szCs w:val="22"/>
                    </w:rPr>
                  </w:rPrChange>
                </w:rPr>
                <w:t>The</w:t>
              </w:r>
            </w:ins>
            <w:r w:rsidRPr="00F758B3">
              <w:rPr>
                <w:rFonts w:ascii="Times" w:hAnsi="Times" w:cs="Times New Roman"/>
                <w:sz w:val="22"/>
                <w:szCs w:val="22"/>
                <w:rPrChange w:id="6853" w:author="Chara Katiri" w:date="2015-05-12T13:05:00Z">
                  <w:rPr>
                    <w:rFonts w:ascii="Times" w:hAnsi="Times" w:cs="Times New Roman"/>
                    <w:sz w:val="22"/>
                    <w:szCs w:val="22"/>
                  </w:rPr>
                </w:rPrChange>
              </w:rPr>
              <w:t xml:space="preserve"> user and </w:t>
            </w:r>
            <w:r w:rsidR="008736CF" w:rsidRPr="00F758B3">
              <w:rPr>
                <w:rFonts w:ascii="Times" w:hAnsi="Times" w:cs="Times New Roman"/>
                <w:sz w:val="22"/>
                <w:szCs w:val="22"/>
                <w:rPrChange w:id="6854" w:author="Chara Katiri" w:date="2015-05-12T13:05:00Z">
                  <w:rPr>
                    <w:rFonts w:ascii="Times" w:hAnsi="Times" w:cs="Times New Roman"/>
                    <w:sz w:val="22"/>
                    <w:szCs w:val="22"/>
                  </w:rPr>
                </w:rPrChange>
              </w:rPr>
              <w:t>the policies that must adhere</w:t>
            </w:r>
            <w:del w:id="6855" w:author="Chara Katiri" w:date="2015-05-02T17:17:00Z">
              <w:r w:rsidR="007D5257" w:rsidRPr="00F758B3" w:rsidDel="00D80C95">
                <w:rPr>
                  <w:rFonts w:ascii="Times" w:hAnsi="Times" w:cs="Times New Roman"/>
                  <w:sz w:val="22"/>
                  <w:szCs w:val="22"/>
                  <w:rPrChange w:id="6856" w:author="Chara Katiri" w:date="2015-05-12T13:05:00Z">
                    <w:rPr>
                      <w:rFonts w:ascii="Times" w:hAnsi="Times" w:cs="Times New Roman"/>
                      <w:sz w:val="22"/>
                      <w:szCs w:val="22"/>
                    </w:rPr>
                  </w:rPrChange>
                </w:rPr>
                <w:delText>;</w:delText>
              </w:r>
            </w:del>
          </w:p>
          <w:p w14:paraId="6E138952" w14:textId="26E38FDE" w:rsidR="008736CF" w:rsidRPr="00F758B3" w:rsidRDefault="008736CF" w:rsidP="00F758B3">
            <w:pPr>
              <w:spacing w:line="360" w:lineRule="auto"/>
              <w:contextualSpacing/>
              <w:jc w:val="both"/>
              <w:rPr>
                <w:rFonts w:ascii="Times" w:hAnsi="Times" w:cs="Times New Roman"/>
                <w:sz w:val="22"/>
                <w:szCs w:val="22"/>
                <w:rPrChange w:id="6857" w:author="Chara Katiri" w:date="2015-05-12T13:05:00Z">
                  <w:rPr>
                    <w:rFonts w:ascii="Times" w:hAnsi="Times" w:cs="Times New Roman"/>
                    <w:sz w:val="22"/>
                    <w:szCs w:val="22"/>
                  </w:rPr>
                </w:rPrChange>
              </w:rPr>
              <w:pPrChange w:id="6858" w:author="Chara Katiri" w:date="2015-05-12T13:05:00Z">
                <w:pPr>
                  <w:spacing w:line="360" w:lineRule="auto"/>
                  <w:contextualSpacing/>
                  <w:jc w:val="both"/>
                </w:pPr>
              </w:pPrChange>
            </w:pPr>
            <w:r w:rsidRPr="00F758B3">
              <w:rPr>
                <w:rFonts w:ascii="Times" w:hAnsi="Times" w:cs="Times New Roman"/>
                <w:sz w:val="22"/>
                <w:szCs w:val="22"/>
                <w:rPrChange w:id="6859" w:author="Chara Katiri" w:date="2015-05-12T13:05:00Z">
                  <w:rPr>
                    <w:rFonts w:ascii="Times" w:hAnsi="Times" w:cs="Times New Roman"/>
                    <w:sz w:val="22"/>
                    <w:szCs w:val="22"/>
                  </w:rPr>
                </w:rPrChange>
              </w:rPr>
              <w:t xml:space="preserve">ii) </w:t>
            </w:r>
            <w:del w:id="6860" w:author="Chara Katiri" w:date="2015-05-02T17:17:00Z">
              <w:r w:rsidRPr="00F758B3" w:rsidDel="00D80C95">
                <w:rPr>
                  <w:rFonts w:ascii="Times" w:hAnsi="Times" w:cs="Times New Roman"/>
                  <w:sz w:val="22"/>
                  <w:szCs w:val="22"/>
                  <w:rPrChange w:id="6861" w:author="Chara Katiri" w:date="2015-05-12T13:05:00Z">
                    <w:rPr>
                      <w:rFonts w:ascii="Times" w:hAnsi="Times" w:cs="Times New Roman"/>
                      <w:sz w:val="22"/>
                      <w:szCs w:val="22"/>
                    </w:rPr>
                  </w:rPrChange>
                </w:rPr>
                <w:delText>the</w:delText>
              </w:r>
            </w:del>
            <w:ins w:id="6862" w:author="Chara Katiri" w:date="2015-05-02T17:17:00Z">
              <w:r w:rsidR="00D80C95" w:rsidRPr="00F758B3">
                <w:rPr>
                  <w:rFonts w:ascii="Times" w:hAnsi="Times" w:cs="Times New Roman"/>
                  <w:sz w:val="22"/>
                  <w:szCs w:val="22"/>
                  <w:rPrChange w:id="6863" w:author="Chara Katiri" w:date="2015-05-12T13:05:00Z">
                    <w:rPr>
                      <w:rFonts w:ascii="Times" w:hAnsi="Times" w:cs="Times New Roman"/>
                      <w:sz w:val="22"/>
                      <w:szCs w:val="22"/>
                    </w:rPr>
                  </w:rPrChange>
                </w:rPr>
                <w:t>The</w:t>
              </w:r>
            </w:ins>
            <w:r w:rsidRPr="00F758B3">
              <w:rPr>
                <w:rFonts w:ascii="Times" w:hAnsi="Times" w:cs="Times New Roman"/>
                <w:sz w:val="22"/>
                <w:szCs w:val="22"/>
                <w:rPrChange w:id="6864" w:author="Chara Katiri" w:date="2015-05-12T13:05:00Z">
                  <w:rPr>
                    <w:rFonts w:ascii="Times" w:hAnsi="Times" w:cs="Times New Roman"/>
                    <w:sz w:val="22"/>
                    <w:szCs w:val="22"/>
                  </w:rPr>
                </w:rPrChange>
              </w:rPr>
              <w:t xml:space="preserve"> IT Team that </w:t>
            </w:r>
            <w:r w:rsidR="007D5257" w:rsidRPr="00F758B3">
              <w:rPr>
                <w:rFonts w:ascii="Times" w:hAnsi="Times" w:cs="Times New Roman"/>
                <w:sz w:val="22"/>
                <w:szCs w:val="22"/>
                <w:rPrChange w:id="6865" w:author="Chara Katiri" w:date="2015-05-12T13:05:00Z">
                  <w:rPr>
                    <w:rFonts w:ascii="Times" w:hAnsi="Times" w:cs="Times New Roman"/>
                    <w:sz w:val="22"/>
                    <w:szCs w:val="22"/>
                  </w:rPr>
                </w:rPrChange>
              </w:rPr>
              <w:t>will be</w:t>
            </w:r>
            <w:r w:rsidRPr="00F758B3">
              <w:rPr>
                <w:rFonts w:ascii="Times" w:hAnsi="Times" w:cs="Times New Roman"/>
                <w:sz w:val="22"/>
                <w:szCs w:val="22"/>
                <w:rPrChange w:id="6866" w:author="Chara Katiri" w:date="2015-05-12T13:05:00Z">
                  <w:rPr>
                    <w:rFonts w:ascii="Times" w:hAnsi="Times" w:cs="Times New Roman"/>
                    <w:sz w:val="22"/>
                    <w:szCs w:val="22"/>
                  </w:rPr>
                </w:rPrChange>
              </w:rPr>
              <w:t xml:space="preserve"> responsible for the maintenance of the website</w:t>
            </w:r>
            <w:r w:rsidR="007D5257" w:rsidRPr="00F758B3">
              <w:rPr>
                <w:rFonts w:ascii="Times" w:hAnsi="Times" w:cs="Times New Roman"/>
                <w:sz w:val="22"/>
                <w:szCs w:val="22"/>
                <w:rPrChange w:id="6867" w:author="Chara Katiri" w:date="2015-05-12T13:05:00Z">
                  <w:rPr>
                    <w:rFonts w:ascii="Times" w:hAnsi="Times" w:cs="Times New Roman"/>
                    <w:sz w:val="22"/>
                    <w:szCs w:val="22"/>
                  </w:rPr>
                </w:rPrChange>
              </w:rPr>
              <w:t xml:space="preserve"> if the deployment of the solution is accepted</w:t>
            </w:r>
            <w:r w:rsidRPr="00F758B3">
              <w:rPr>
                <w:rFonts w:ascii="Times" w:hAnsi="Times" w:cs="Times New Roman"/>
                <w:sz w:val="22"/>
                <w:szCs w:val="22"/>
                <w:rPrChange w:id="6868" w:author="Chara Katiri" w:date="2015-05-12T13:05:00Z">
                  <w:rPr>
                    <w:rFonts w:ascii="Times" w:hAnsi="Times" w:cs="Times New Roman"/>
                    <w:sz w:val="22"/>
                    <w:szCs w:val="22"/>
                  </w:rPr>
                </w:rPrChange>
              </w:rPr>
              <w:t>.</w:t>
            </w:r>
          </w:p>
        </w:tc>
      </w:tr>
    </w:tbl>
    <w:p w14:paraId="13BD4364" w14:textId="77777777" w:rsidR="003E52AD" w:rsidRPr="00F758B3" w:rsidRDefault="003E52AD" w:rsidP="00F758B3">
      <w:pPr>
        <w:spacing w:after="240" w:line="360" w:lineRule="auto"/>
        <w:contextualSpacing/>
        <w:jc w:val="both"/>
        <w:rPr>
          <w:rFonts w:ascii="Times" w:eastAsia="Times New Roman" w:hAnsi="Times" w:cs="Times New Roman"/>
          <w:sz w:val="22"/>
          <w:szCs w:val="22"/>
          <w:lang w:val="en-GB"/>
          <w:rPrChange w:id="6869" w:author="Chara Katiri" w:date="2015-05-12T13:05:00Z">
            <w:rPr>
              <w:rFonts w:ascii="Times" w:eastAsia="Times New Roman" w:hAnsi="Times" w:cs="Times New Roman"/>
              <w:sz w:val="22"/>
              <w:szCs w:val="22"/>
              <w:lang w:val="en-GB"/>
            </w:rPr>
          </w:rPrChange>
        </w:rPr>
        <w:pPrChange w:id="6870" w:author="Chara Katiri" w:date="2015-05-12T13:05:00Z">
          <w:pPr>
            <w:spacing w:after="240" w:line="360" w:lineRule="auto"/>
            <w:contextualSpacing/>
            <w:jc w:val="both"/>
          </w:pPr>
        </w:pPrChange>
      </w:pPr>
    </w:p>
    <w:p w14:paraId="14ACD3A1" w14:textId="1BD0E5ED" w:rsidR="008D4B13" w:rsidRPr="00F758B3" w:rsidRDefault="003F330E" w:rsidP="00F758B3">
      <w:pPr>
        <w:pStyle w:val="Heading2"/>
        <w:numPr>
          <w:ilvl w:val="1"/>
          <w:numId w:val="13"/>
        </w:numPr>
        <w:spacing w:line="360" w:lineRule="auto"/>
        <w:contextualSpacing/>
        <w:jc w:val="both"/>
        <w:rPr>
          <w:rFonts w:ascii="Times" w:hAnsi="Times" w:cs="Times New Roman"/>
          <w:color w:val="auto"/>
          <w:sz w:val="22"/>
          <w:szCs w:val="22"/>
          <w:lang w:val="en-GB"/>
          <w:rPrChange w:id="6871" w:author="Chara Katiri" w:date="2015-05-12T13:05:00Z">
            <w:rPr>
              <w:rFonts w:ascii="Times" w:hAnsi="Times" w:cs="Times New Roman"/>
              <w:color w:val="auto"/>
              <w:sz w:val="22"/>
              <w:szCs w:val="22"/>
              <w:lang w:val="en-GB"/>
            </w:rPr>
          </w:rPrChange>
        </w:rPr>
        <w:pPrChange w:id="6872" w:author="Chara Katiri" w:date="2015-05-12T13:05:00Z">
          <w:pPr>
            <w:pStyle w:val="Heading2"/>
            <w:numPr>
              <w:numId w:val="13"/>
            </w:numPr>
            <w:spacing w:line="360" w:lineRule="auto"/>
            <w:ind w:left="792" w:hanging="432"/>
            <w:contextualSpacing/>
            <w:jc w:val="both"/>
          </w:pPr>
        </w:pPrChange>
      </w:pPr>
      <w:bookmarkStart w:id="6873" w:name="_Toc292730856"/>
      <w:r w:rsidRPr="00F758B3">
        <w:rPr>
          <w:rFonts w:ascii="Times" w:hAnsi="Times" w:cs="Times New Roman"/>
          <w:color w:val="auto"/>
          <w:sz w:val="22"/>
          <w:szCs w:val="22"/>
          <w:lang w:val="en-GB"/>
          <w:rPrChange w:id="6874" w:author="Chara Katiri" w:date="2015-05-12T13:05:00Z">
            <w:rPr>
              <w:rFonts w:ascii="Times" w:hAnsi="Times" w:cs="Times New Roman"/>
              <w:color w:val="auto"/>
              <w:sz w:val="22"/>
              <w:szCs w:val="22"/>
              <w:lang w:val="en-GB"/>
            </w:rPr>
          </w:rPrChange>
        </w:rPr>
        <w:t>Stakeholders</w:t>
      </w:r>
      <w:bookmarkEnd w:id="6873"/>
    </w:p>
    <w:p w14:paraId="45E34E6A" w14:textId="298C2930" w:rsidR="008736CF" w:rsidRPr="00F758B3" w:rsidRDefault="00140463" w:rsidP="00F758B3">
      <w:pPr>
        <w:spacing w:line="360" w:lineRule="auto"/>
        <w:ind w:firstLine="720"/>
        <w:contextualSpacing/>
        <w:jc w:val="both"/>
        <w:rPr>
          <w:rFonts w:ascii="Times" w:eastAsia="Times New Roman" w:hAnsi="Times" w:cs="Times New Roman"/>
          <w:sz w:val="22"/>
          <w:szCs w:val="22"/>
          <w:lang w:val="en-GB"/>
          <w:rPrChange w:id="6875" w:author="Chara Katiri" w:date="2015-05-12T13:05:00Z">
            <w:rPr>
              <w:rFonts w:ascii="Times" w:eastAsia="Times New Roman" w:hAnsi="Times" w:cs="Times New Roman"/>
              <w:sz w:val="22"/>
              <w:szCs w:val="22"/>
              <w:lang w:val="en-GB"/>
            </w:rPr>
          </w:rPrChange>
        </w:rPr>
        <w:pPrChange w:id="6876" w:author="Chara Katiri" w:date="2015-05-12T13:05:00Z">
          <w:pPr>
            <w:spacing w:line="360" w:lineRule="auto"/>
            <w:ind w:firstLine="720"/>
            <w:contextualSpacing/>
            <w:jc w:val="both"/>
          </w:pPr>
        </w:pPrChange>
      </w:pPr>
      <w:r w:rsidRPr="00F758B3">
        <w:rPr>
          <w:rFonts w:ascii="Times" w:eastAsia="Times New Roman" w:hAnsi="Times" w:cs="Times New Roman"/>
          <w:sz w:val="22"/>
          <w:szCs w:val="22"/>
          <w:lang w:val="en-GB"/>
          <w:rPrChange w:id="6877" w:author="Chara Katiri" w:date="2015-05-12T13:05:00Z">
            <w:rPr>
              <w:rFonts w:ascii="Times" w:eastAsia="Times New Roman" w:hAnsi="Times" w:cs="Times New Roman"/>
              <w:sz w:val="22"/>
              <w:szCs w:val="22"/>
              <w:lang w:val="en-GB"/>
            </w:rPr>
          </w:rPrChange>
        </w:rPr>
        <w:t xml:space="preserve">Stakeholders </w:t>
      </w:r>
      <w:sdt>
        <w:sdtPr>
          <w:rPr>
            <w:rFonts w:ascii="Times" w:eastAsia="Times New Roman" w:hAnsi="Times" w:cs="Times New Roman"/>
            <w:sz w:val="22"/>
            <w:szCs w:val="22"/>
            <w:lang w:val="en-GB"/>
            <w:rPrChange w:id="6878" w:author="Chara Katiri" w:date="2015-05-12T13:05:00Z">
              <w:rPr>
                <w:rFonts w:ascii="Times" w:eastAsia="Times New Roman" w:hAnsi="Times" w:cs="Times New Roman"/>
                <w:sz w:val="22"/>
                <w:szCs w:val="22"/>
                <w:lang w:val="en-GB"/>
              </w:rPr>
            </w:rPrChange>
          </w:rPr>
          <w:id w:val="-2128848659"/>
          <w:citation/>
        </w:sdtPr>
        <w:sdtContent>
          <w:r w:rsidRPr="00F758B3">
            <w:rPr>
              <w:rFonts w:ascii="Times" w:eastAsia="Times New Roman" w:hAnsi="Times" w:cs="Times New Roman"/>
              <w:sz w:val="22"/>
              <w:szCs w:val="22"/>
              <w:lang w:val="en-GB"/>
              <w:rPrChange w:id="6879" w:author="Chara Katiri" w:date="2015-05-12T13:05:00Z">
                <w:rPr>
                  <w:rFonts w:ascii="Times" w:eastAsia="Times New Roman" w:hAnsi="Times" w:cs="Times New Roman"/>
                  <w:sz w:val="22"/>
                  <w:szCs w:val="22"/>
                  <w:lang w:val="en-GB"/>
                </w:rPr>
              </w:rPrChange>
            </w:rPr>
            <w:fldChar w:fldCharType="begin"/>
          </w:r>
          <w:r w:rsidRPr="00F758B3">
            <w:rPr>
              <w:rFonts w:ascii="Times" w:eastAsia="Times New Roman" w:hAnsi="Times" w:cs="Times New Roman"/>
              <w:sz w:val="22"/>
              <w:szCs w:val="22"/>
              <w:rPrChange w:id="6880" w:author="Chara Katiri" w:date="2015-05-12T13:05:00Z">
                <w:rPr>
                  <w:rFonts w:ascii="Times" w:eastAsia="Times New Roman" w:hAnsi="Times" w:cs="Times New Roman"/>
                  <w:sz w:val="22"/>
                  <w:szCs w:val="22"/>
                </w:rPr>
              </w:rPrChange>
            </w:rPr>
            <w:instrText xml:space="preserve"> CITATION Dic15 \l 1033 </w:instrText>
          </w:r>
          <w:r w:rsidRPr="00F758B3">
            <w:rPr>
              <w:rFonts w:ascii="Times" w:eastAsia="Times New Roman" w:hAnsi="Times" w:cs="Times New Roman"/>
              <w:sz w:val="22"/>
              <w:szCs w:val="22"/>
              <w:lang w:val="en-GB"/>
              <w:rPrChange w:id="6881"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6882"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6883"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6884" w:author="Chara Katiri" w:date="2015-05-12T13:05:00Z">
                <w:rPr>
                  <w:rFonts w:ascii="Times" w:eastAsia="Times New Roman" w:hAnsi="Times" w:cs="Times New Roman"/>
                  <w:noProof/>
                  <w:sz w:val="22"/>
                  <w:szCs w:val="22"/>
                </w:rPr>
              </w:rPrChange>
            </w:rPr>
            <w:instrText xml:space="preserve"> HYPERLINK "" \l "Dic15" </w:instrText>
          </w:r>
          <w:r w:rsidR="00B7160F" w:rsidRPr="00F758B3">
            <w:rPr>
              <w:rFonts w:ascii="Times" w:eastAsia="Times New Roman" w:hAnsi="Times" w:cs="Times New Roman"/>
              <w:noProof/>
              <w:sz w:val="22"/>
              <w:szCs w:val="22"/>
              <w:rPrChange w:id="6885"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6886" w:author="Chara Katiri" w:date="2015-05-12T13:05:00Z">
                <w:rPr>
                  <w:rStyle w:val="Heading2Char"/>
                  <w:rFonts w:ascii="Times" w:eastAsia="Times New Roman" w:hAnsi="Times" w:cs="Times New Roman"/>
                  <w:noProof/>
                  <w:color w:val="auto"/>
                  <w:sz w:val="22"/>
                  <w:szCs w:val="22"/>
                </w:rPr>
              </w:rPrChange>
            </w:rPr>
            <w:t>35</w:t>
          </w:r>
          <w:r w:rsidR="00B7160F" w:rsidRPr="00F758B3">
            <w:rPr>
              <w:rFonts w:ascii="Times" w:eastAsia="Times New Roman" w:hAnsi="Times" w:cs="Times New Roman"/>
              <w:noProof/>
              <w:sz w:val="22"/>
              <w:szCs w:val="22"/>
              <w:rPrChange w:id="6887"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6888" w:author="Chara Katiri" w:date="2015-05-12T13:05:00Z">
                <w:rPr>
                  <w:rFonts w:ascii="Times" w:eastAsia="Times New Roman" w:hAnsi="Times" w:cs="Times New Roman"/>
                  <w:noProof/>
                  <w:sz w:val="22"/>
                  <w:szCs w:val="22"/>
                </w:rPr>
              </w:rPrChange>
            </w:rPr>
            <w:t>]</w:t>
          </w:r>
          <w:r w:rsidRPr="00F758B3">
            <w:rPr>
              <w:rFonts w:ascii="Times" w:eastAsia="Times New Roman" w:hAnsi="Times" w:cs="Times New Roman"/>
              <w:sz w:val="22"/>
              <w:szCs w:val="22"/>
              <w:lang w:val="en-GB"/>
              <w:rPrChange w:id="6889" w:author="Chara Katiri" w:date="2015-05-12T13:05:00Z">
                <w:rPr>
                  <w:rFonts w:ascii="Times" w:eastAsia="Times New Roman" w:hAnsi="Times" w:cs="Times New Roman"/>
                  <w:sz w:val="22"/>
                  <w:szCs w:val="22"/>
                  <w:lang w:val="en-GB"/>
                </w:rPr>
              </w:rPrChange>
            </w:rPr>
            <w:fldChar w:fldCharType="end"/>
          </w:r>
        </w:sdtContent>
      </w:sdt>
      <w:r w:rsidR="008736CF" w:rsidRPr="00F758B3">
        <w:rPr>
          <w:rFonts w:ascii="Times" w:eastAsia="Times New Roman" w:hAnsi="Times" w:cs="Times New Roman"/>
          <w:sz w:val="22"/>
          <w:szCs w:val="22"/>
          <w:lang w:val="en-GB"/>
          <w:rPrChange w:id="6890" w:author="Chara Katiri" w:date="2015-05-12T13:05:00Z">
            <w:rPr>
              <w:rFonts w:ascii="Times" w:eastAsia="Times New Roman" w:hAnsi="Times" w:cs="Times New Roman"/>
              <w:sz w:val="22"/>
              <w:szCs w:val="22"/>
              <w:lang w:val="en-GB"/>
            </w:rPr>
          </w:rPrChange>
        </w:rPr>
        <w:t xml:space="preserve">are </w:t>
      </w:r>
      <w:r w:rsidR="008736CF" w:rsidRPr="00F758B3">
        <w:rPr>
          <w:rFonts w:ascii="Times" w:eastAsia="Times New Roman" w:hAnsi="Times" w:cs="Times New Roman"/>
          <w:sz w:val="22"/>
          <w:szCs w:val="22"/>
          <w:shd w:val="clear" w:color="auto" w:fill="FFFFFF"/>
          <w:lang w:val="en-GB"/>
          <w:rPrChange w:id="6891" w:author="Chara Katiri" w:date="2015-05-12T13:05:00Z">
            <w:rPr>
              <w:rFonts w:ascii="Times" w:eastAsia="Times New Roman" w:hAnsi="Times" w:cs="Times New Roman"/>
              <w:sz w:val="22"/>
              <w:szCs w:val="22"/>
              <w:shd w:val="clear" w:color="auto" w:fill="FFFFFF"/>
              <w:lang w:val="en-GB"/>
            </w:rPr>
          </w:rPrChange>
        </w:rPr>
        <w:t>individuals</w:t>
      </w:r>
      <w:r w:rsidR="008736CF" w:rsidRPr="00F758B3">
        <w:rPr>
          <w:rFonts w:ascii="Times" w:eastAsia="Times New Roman" w:hAnsi="Times" w:cs="Times New Roman"/>
          <w:sz w:val="22"/>
          <w:szCs w:val="22"/>
          <w:lang w:val="en-GB"/>
          <w:rPrChange w:id="6892" w:author="Chara Katiri" w:date="2015-05-12T13:05:00Z">
            <w:rPr>
              <w:rFonts w:ascii="Times" w:eastAsia="Times New Roman" w:hAnsi="Times" w:cs="Times New Roman"/>
              <w:sz w:val="22"/>
              <w:szCs w:val="22"/>
              <w:lang w:val="en-GB"/>
            </w:rPr>
          </w:rPrChange>
        </w:rPr>
        <w:t xml:space="preserve"> or organizations with interest in a project. Typically they are internal or external investors, employees, customers and suppliers. </w:t>
      </w:r>
      <w:r w:rsidR="00B94870" w:rsidRPr="00F758B3">
        <w:rPr>
          <w:rFonts w:ascii="Times" w:eastAsia="Times New Roman" w:hAnsi="Times" w:cs="Times New Roman"/>
          <w:sz w:val="22"/>
          <w:szCs w:val="22"/>
          <w:lang w:val="en-GB"/>
          <w:rPrChange w:id="6893" w:author="Chara Katiri" w:date="2015-05-12T13:05:00Z">
            <w:rPr>
              <w:rFonts w:ascii="Times" w:eastAsia="Times New Roman" w:hAnsi="Times" w:cs="Times New Roman"/>
              <w:sz w:val="22"/>
              <w:szCs w:val="22"/>
              <w:lang w:val="en-GB"/>
            </w:rPr>
          </w:rPrChange>
        </w:rPr>
        <w:t>Stakeholders</w:t>
      </w:r>
      <w:r w:rsidR="008A51D7" w:rsidRPr="00F758B3">
        <w:rPr>
          <w:rFonts w:ascii="Times" w:eastAsia="Times New Roman" w:hAnsi="Times" w:cs="Times New Roman"/>
          <w:sz w:val="22"/>
          <w:szCs w:val="22"/>
          <w:lang w:val="en-GB"/>
          <w:rPrChange w:id="6894" w:author="Chara Katiri" w:date="2015-05-12T13:05:00Z">
            <w:rPr>
              <w:rFonts w:ascii="Times" w:eastAsia="Times New Roman" w:hAnsi="Times" w:cs="Times New Roman"/>
              <w:sz w:val="22"/>
              <w:szCs w:val="22"/>
              <w:lang w:val="en-GB"/>
            </w:rPr>
          </w:rPrChange>
        </w:rPr>
        <w:t xml:space="preserve"> of the digital Pinboard solution</w:t>
      </w:r>
      <w:r w:rsidR="00B94870" w:rsidRPr="00F758B3">
        <w:rPr>
          <w:rFonts w:ascii="Times" w:eastAsia="Times New Roman" w:hAnsi="Times" w:cs="Times New Roman"/>
          <w:sz w:val="22"/>
          <w:szCs w:val="22"/>
          <w:lang w:val="en-GB"/>
          <w:rPrChange w:id="6895" w:author="Chara Katiri" w:date="2015-05-12T13:05:00Z">
            <w:rPr>
              <w:rFonts w:ascii="Times" w:eastAsia="Times New Roman" w:hAnsi="Times" w:cs="Times New Roman"/>
              <w:sz w:val="22"/>
              <w:szCs w:val="22"/>
              <w:lang w:val="en-GB"/>
            </w:rPr>
          </w:rPrChange>
        </w:rPr>
        <w:t xml:space="preserve"> include the target audience,</w:t>
      </w:r>
      <w:r w:rsidR="008A51D7" w:rsidRPr="00F758B3">
        <w:rPr>
          <w:rFonts w:ascii="Times" w:eastAsia="Times New Roman" w:hAnsi="Times" w:cs="Times New Roman"/>
          <w:sz w:val="22"/>
          <w:szCs w:val="22"/>
          <w:lang w:val="en-GB"/>
          <w:rPrChange w:id="6896" w:author="Chara Katiri" w:date="2015-05-12T13:05:00Z">
            <w:rPr>
              <w:rFonts w:ascii="Times" w:eastAsia="Times New Roman" w:hAnsi="Times" w:cs="Times New Roman"/>
              <w:sz w:val="22"/>
              <w:szCs w:val="22"/>
              <w:lang w:val="en-GB"/>
            </w:rPr>
          </w:rPrChange>
        </w:rPr>
        <w:t xml:space="preserve"> which is a subset of students; sellers </w:t>
      </w:r>
      <w:r w:rsidR="00B94870" w:rsidRPr="00F758B3">
        <w:rPr>
          <w:rFonts w:ascii="Times" w:eastAsia="Times New Roman" w:hAnsi="Times" w:cs="Times New Roman"/>
          <w:sz w:val="22"/>
          <w:szCs w:val="22"/>
          <w:lang w:val="en-GB"/>
          <w:rPrChange w:id="6897" w:author="Chara Katiri" w:date="2015-05-12T13:05:00Z">
            <w:rPr>
              <w:rFonts w:ascii="Times" w:eastAsia="Times New Roman" w:hAnsi="Times" w:cs="Times New Roman"/>
              <w:sz w:val="22"/>
              <w:szCs w:val="22"/>
              <w:lang w:val="en-GB"/>
            </w:rPr>
          </w:rPrChange>
        </w:rPr>
        <w:t xml:space="preserve">of </w:t>
      </w:r>
      <w:r w:rsidR="008A51D7" w:rsidRPr="00F758B3">
        <w:rPr>
          <w:rFonts w:ascii="Times" w:eastAsia="Times New Roman" w:hAnsi="Times" w:cs="Times New Roman"/>
          <w:sz w:val="22"/>
          <w:szCs w:val="22"/>
          <w:lang w:val="en-GB"/>
          <w:rPrChange w:id="6898" w:author="Chara Katiri" w:date="2015-05-12T13:05:00Z">
            <w:rPr>
              <w:rFonts w:ascii="Times" w:eastAsia="Times New Roman" w:hAnsi="Times" w:cs="Times New Roman"/>
              <w:sz w:val="22"/>
              <w:szCs w:val="22"/>
              <w:lang w:val="en-GB"/>
            </w:rPr>
          </w:rPrChange>
        </w:rPr>
        <w:t>second-hand</w:t>
      </w:r>
      <w:r w:rsidR="00B94870" w:rsidRPr="00F758B3">
        <w:rPr>
          <w:rFonts w:ascii="Times" w:eastAsia="Times New Roman" w:hAnsi="Times" w:cs="Times New Roman"/>
          <w:sz w:val="22"/>
          <w:szCs w:val="22"/>
          <w:lang w:val="en-GB"/>
          <w:rPrChange w:id="6899" w:author="Chara Katiri" w:date="2015-05-12T13:05:00Z">
            <w:rPr>
              <w:rFonts w:ascii="Times" w:eastAsia="Times New Roman" w:hAnsi="Times" w:cs="Times New Roman"/>
              <w:sz w:val="22"/>
              <w:szCs w:val="22"/>
              <w:lang w:val="en-GB"/>
            </w:rPr>
          </w:rPrChange>
        </w:rPr>
        <w:t xml:space="preserve"> books and </w:t>
      </w:r>
      <w:del w:id="6900" w:author="Chara Katiri" w:date="2015-05-02T17:25:00Z">
        <w:r w:rsidR="00B94870" w:rsidRPr="00F758B3" w:rsidDel="00581F9A">
          <w:rPr>
            <w:rFonts w:ascii="Times" w:eastAsia="Times New Roman" w:hAnsi="Times" w:cs="Times New Roman"/>
            <w:sz w:val="22"/>
            <w:szCs w:val="22"/>
            <w:lang w:val="en-GB"/>
            <w:rPrChange w:id="6901" w:author="Chara Katiri" w:date="2015-05-12T13:05:00Z">
              <w:rPr>
                <w:rFonts w:ascii="Times" w:eastAsia="Times New Roman" w:hAnsi="Times" w:cs="Times New Roman"/>
                <w:sz w:val="22"/>
                <w:szCs w:val="22"/>
                <w:lang w:val="en-GB"/>
              </w:rPr>
            </w:rPrChange>
          </w:rPr>
          <w:delText xml:space="preserve">seekers </w:delText>
        </w:r>
      </w:del>
      <w:ins w:id="6902" w:author="Chara Katiri" w:date="2015-05-02T17:25:00Z">
        <w:r w:rsidR="00581F9A" w:rsidRPr="00F758B3">
          <w:rPr>
            <w:rFonts w:ascii="Times" w:eastAsia="Times New Roman" w:hAnsi="Times" w:cs="Times New Roman"/>
            <w:sz w:val="22"/>
            <w:szCs w:val="22"/>
            <w:lang w:val="en-GB"/>
            <w:rPrChange w:id="6903" w:author="Chara Katiri" w:date="2015-05-12T13:05:00Z">
              <w:rPr>
                <w:rFonts w:ascii="Times" w:eastAsia="Times New Roman" w:hAnsi="Times" w:cs="Times New Roman"/>
                <w:sz w:val="22"/>
                <w:szCs w:val="22"/>
                <w:lang w:val="en-GB"/>
              </w:rPr>
            </w:rPrChange>
          </w:rPr>
          <w:t xml:space="preserve">those who wish to </w:t>
        </w:r>
      </w:ins>
      <w:del w:id="6904" w:author="Chara Katiri" w:date="2015-05-02T17:25:00Z">
        <w:r w:rsidR="00B94870" w:rsidRPr="00F758B3" w:rsidDel="00581F9A">
          <w:rPr>
            <w:rFonts w:ascii="Times" w:eastAsia="Times New Roman" w:hAnsi="Times" w:cs="Times New Roman"/>
            <w:sz w:val="22"/>
            <w:szCs w:val="22"/>
            <w:lang w:val="en-GB"/>
            <w:rPrChange w:id="6905" w:author="Chara Katiri" w:date="2015-05-12T13:05:00Z">
              <w:rPr>
                <w:rFonts w:ascii="Times" w:eastAsia="Times New Roman" w:hAnsi="Times" w:cs="Times New Roman"/>
                <w:sz w:val="22"/>
                <w:szCs w:val="22"/>
                <w:lang w:val="en-GB"/>
              </w:rPr>
            </w:rPrChange>
          </w:rPr>
          <w:delText xml:space="preserve">of room </w:delText>
        </w:r>
      </w:del>
      <w:r w:rsidR="008A51D7" w:rsidRPr="00F758B3">
        <w:rPr>
          <w:rFonts w:ascii="Times" w:eastAsia="Times New Roman" w:hAnsi="Times" w:cs="Times New Roman"/>
          <w:sz w:val="22"/>
          <w:szCs w:val="22"/>
          <w:lang w:val="en-GB"/>
          <w:rPrChange w:id="6906" w:author="Chara Katiri" w:date="2015-05-12T13:05:00Z">
            <w:rPr>
              <w:rFonts w:ascii="Times" w:eastAsia="Times New Roman" w:hAnsi="Times" w:cs="Times New Roman"/>
              <w:sz w:val="22"/>
              <w:szCs w:val="22"/>
              <w:lang w:val="en-GB"/>
            </w:rPr>
          </w:rPrChange>
        </w:rPr>
        <w:t>swap</w:t>
      </w:r>
      <w:r w:rsidR="00B94870" w:rsidRPr="00F758B3">
        <w:rPr>
          <w:rFonts w:ascii="Times" w:eastAsia="Times New Roman" w:hAnsi="Times" w:cs="Times New Roman"/>
          <w:sz w:val="22"/>
          <w:szCs w:val="22"/>
          <w:lang w:val="en-GB"/>
          <w:rPrChange w:id="6907" w:author="Chara Katiri" w:date="2015-05-12T13:05:00Z">
            <w:rPr>
              <w:rFonts w:ascii="Times" w:eastAsia="Times New Roman" w:hAnsi="Times" w:cs="Times New Roman"/>
              <w:sz w:val="22"/>
              <w:szCs w:val="22"/>
              <w:lang w:val="en-GB"/>
            </w:rPr>
          </w:rPrChange>
        </w:rPr>
        <w:t xml:space="preserve"> </w:t>
      </w:r>
      <w:ins w:id="6908" w:author="Chara Katiri" w:date="2015-05-02T17:26:00Z">
        <w:r w:rsidR="00581F9A" w:rsidRPr="00F758B3">
          <w:rPr>
            <w:rFonts w:ascii="Times" w:eastAsia="Times New Roman" w:hAnsi="Times" w:cs="Times New Roman"/>
            <w:sz w:val="22"/>
            <w:szCs w:val="22"/>
            <w:lang w:val="en-GB"/>
            <w:rPrChange w:id="6909" w:author="Chara Katiri" w:date="2015-05-12T13:05:00Z">
              <w:rPr>
                <w:rFonts w:ascii="Times" w:eastAsia="Times New Roman" w:hAnsi="Times" w:cs="Times New Roman"/>
                <w:sz w:val="22"/>
                <w:szCs w:val="22"/>
                <w:lang w:val="en-GB"/>
              </w:rPr>
            </w:rPrChange>
          </w:rPr>
          <w:t xml:space="preserve">rooms </w:t>
        </w:r>
      </w:ins>
      <w:r w:rsidR="00B94870" w:rsidRPr="00F758B3">
        <w:rPr>
          <w:rFonts w:ascii="Times" w:eastAsia="Times New Roman" w:hAnsi="Times" w:cs="Times New Roman"/>
          <w:sz w:val="22"/>
          <w:szCs w:val="22"/>
          <w:lang w:val="en-GB"/>
          <w:rPrChange w:id="6910" w:author="Chara Katiri" w:date="2015-05-12T13:05:00Z">
            <w:rPr>
              <w:rFonts w:ascii="Times" w:eastAsia="Times New Roman" w:hAnsi="Times" w:cs="Times New Roman"/>
              <w:sz w:val="22"/>
              <w:szCs w:val="22"/>
              <w:lang w:val="en-GB"/>
            </w:rPr>
          </w:rPrChange>
        </w:rPr>
        <w:t xml:space="preserve">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F758B3"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F758B3" w:rsidRDefault="008736CF" w:rsidP="00F758B3">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Change w:id="6911" w:author="Chara Katiri" w:date="2015-05-12T13:05:00Z">
                  <w:rPr>
                    <w:rFonts w:ascii="Times" w:hAnsi="Times" w:cs="Times New Roman"/>
                    <w:color w:val="FFFFFF" w:themeColor="background1"/>
                    <w:sz w:val="22"/>
                    <w:szCs w:val="22"/>
                  </w:rPr>
                </w:rPrChange>
              </w:rPr>
              <w:pPrChange w:id="6912" w:author="Chara Katiri" w:date="2015-05-12T13:05:00Z">
                <w:pPr>
                  <w:widowControl w:val="0"/>
                  <w:autoSpaceDE w:val="0"/>
                  <w:autoSpaceDN w:val="0"/>
                  <w:adjustRightInd w:val="0"/>
                  <w:spacing w:after="240" w:line="360" w:lineRule="auto"/>
                  <w:contextualSpacing/>
                  <w:jc w:val="both"/>
                </w:pPr>
              </w:pPrChange>
            </w:pPr>
            <w:r w:rsidRPr="00F758B3">
              <w:rPr>
                <w:rFonts w:ascii="Times" w:hAnsi="Times" w:cs="Times New Roman"/>
                <w:b/>
                <w:bCs/>
                <w:color w:val="FFFFFF" w:themeColor="background1"/>
                <w:sz w:val="22"/>
                <w:szCs w:val="22"/>
                <w:rPrChange w:id="6913" w:author="Chara Katiri" w:date="2015-05-12T13:05:00Z">
                  <w:rPr>
                    <w:rFonts w:ascii="Times" w:hAnsi="Times" w:cs="Times New Roman"/>
                    <w:b/>
                    <w:bCs/>
                    <w:color w:val="FFFFFF" w:themeColor="background1"/>
                    <w:sz w:val="22"/>
                    <w:szCs w:val="22"/>
                  </w:rPr>
                </w:rPrChange>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F758B3" w:rsidRDefault="008736CF" w:rsidP="00F758B3">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Change w:id="6914" w:author="Chara Katiri" w:date="2015-05-12T13:05:00Z">
                  <w:rPr>
                    <w:rFonts w:ascii="Times" w:hAnsi="Times" w:cs="Times New Roman"/>
                    <w:color w:val="FFFFFF" w:themeColor="background1"/>
                    <w:sz w:val="22"/>
                    <w:szCs w:val="22"/>
                  </w:rPr>
                </w:rPrChange>
              </w:rPr>
              <w:pPrChange w:id="6915" w:author="Chara Katiri" w:date="2015-05-12T13:05:00Z">
                <w:pPr>
                  <w:widowControl w:val="0"/>
                  <w:autoSpaceDE w:val="0"/>
                  <w:autoSpaceDN w:val="0"/>
                  <w:adjustRightInd w:val="0"/>
                  <w:spacing w:after="240" w:line="360" w:lineRule="auto"/>
                  <w:contextualSpacing/>
                  <w:jc w:val="both"/>
                </w:pPr>
              </w:pPrChange>
            </w:pPr>
            <w:r w:rsidRPr="00F758B3">
              <w:rPr>
                <w:rFonts w:ascii="Times" w:hAnsi="Times" w:cs="Times New Roman"/>
                <w:b/>
                <w:bCs/>
                <w:color w:val="FFFFFF" w:themeColor="background1"/>
                <w:sz w:val="22"/>
                <w:szCs w:val="22"/>
                <w:rPrChange w:id="6916" w:author="Chara Katiri" w:date="2015-05-12T13:05:00Z">
                  <w:rPr>
                    <w:rFonts w:ascii="Times" w:hAnsi="Times" w:cs="Times New Roman"/>
                    <w:b/>
                    <w:bCs/>
                    <w:color w:val="FFFFFF" w:themeColor="background1"/>
                    <w:sz w:val="22"/>
                    <w:szCs w:val="22"/>
                  </w:rPr>
                </w:rPrChange>
              </w:rPr>
              <w:t>Support Role</w:t>
            </w:r>
          </w:p>
        </w:tc>
      </w:tr>
      <w:tr w:rsidR="008736CF" w:rsidRPr="00F758B3"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0EC48A0E"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17" w:author="Chara Katiri" w:date="2015-05-12T13:05:00Z">
                  <w:rPr>
                    <w:rFonts w:ascii="Times" w:hAnsi="Times" w:cs="Times New Roman"/>
                    <w:sz w:val="22"/>
                    <w:szCs w:val="22"/>
                  </w:rPr>
                </w:rPrChange>
              </w:rPr>
              <w:pPrChange w:id="6918"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19" w:author="Chara Katiri" w:date="2015-05-12T13:05:00Z">
                  <w:rPr>
                    <w:rFonts w:ascii="Times" w:hAnsi="Times" w:cs="Times New Roman"/>
                    <w:noProof/>
                    <w:sz w:val="22"/>
                    <w:szCs w:val="22"/>
                  </w:rPr>
                </w:rPrChange>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Change w:id="6920" w:author="Chara Katiri" w:date="2015-05-12T13:05:00Z">
                  <w:rPr>
                    <w:rFonts w:ascii="Times" w:hAnsi="Times" w:cs="Times New Roman"/>
                    <w:sz w:val="22"/>
                    <w:szCs w:val="22"/>
                  </w:rPr>
                </w:rPrChange>
              </w:rPr>
              <w:t xml:space="preserve">A subset of </w:t>
            </w:r>
            <w:r w:rsidR="00EC0BC2" w:rsidRPr="00F758B3">
              <w:rPr>
                <w:rFonts w:ascii="Times" w:hAnsi="Times" w:cs="Times New Roman"/>
                <w:sz w:val="22"/>
                <w:szCs w:val="22"/>
                <w:rPrChange w:id="6921" w:author="Chara Katiri" w:date="2015-05-12T13:05:00Z">
                  <w:rPr>
                    <w:rFonts w:ascii="Times" w:hAnsi="Times" w:cs="Times New Roman"/>
                    <w:sz w:val="22"/>
                    <w:szCs w:val="22"/>
                  </w:rPr>
                </w:rPrChange>
              </w:rPr>
              <w:t>University</w:t>
            </w:r>
            <w:r w:rsidRPr="00F758B3">
              <w:rPr>
                <w:rFonts w:ascii="Times" w:hAnsi="Times" w:cs="Times New Roman"/>
                <w:sz w:val="22"/>
                <w:szCs w:val="22"/>
                <w:rPrChange w:id="6922" w:author="Chara Katiri" w:date="2015-05-12T13:05:00Z">
                  <w:rPr>
                    <w:rFonts w:ascii="Times" w:hAnsi="Times" w:cs="Times New Roman"/>
                    <w:sz w:val="22"/>
                    <w:szCs w:val="22"/>
                  </w:rPr>
                </w:rPrChange>
              </w:rPr>
              <w:t xml:space="preserve"> of Surrey students </w:t>
            </w:r>
            <w:del w:id="6923" w:author="Chara Katiri" w:date="2015-05-02T17:21:00Z">
              <w:r w:rsidRPr="00F758B3" w:rsidDel="009530EF">
                <w:rPr>
                  <w:rFonts w:ascii="Times" w:hAnsi="Times" w:cs="Times New Roman"/>
                  <w:sz w:val="22"/>
                  <w:szCs w:val="22"/>
                  <w:rPrChange w:id="6924" w:author="Chara Katiri" w:date="2015-05-12T13:05:00Z">
                    <w:rPr>
                      <w:rFonts w:ascii="Times" w:hAnsi="Times" w:cs="Times New Roman"/>
                      <w:sz w:val="22"/>
                      <w:szCs w:val="22"/>
                    </w:rPr>
                  </w:rPrChange>
                </w:rPr>
                <w:delText>/</w:delText>
              </w:r>
            </w:del>
            <w:r w:rsidRPr="00F758B3">
              <w:rPr>
                <w:rFonts w:ascii="Times" w:hAnsi="Times" w:cs="Times New Roman"/>
                <w:sz w:val="22"/>
                <w:szCs w:val="22"/>
                <w:rPrChange w:id="6925" w:author="Chara Katiri" w:date="2015-05-12T13:05:00Z">
                  <w:rPr>
                    <w:rFonts w:ascii="Times" w:hAnsi="Times" w:cs="Times New Roman"/>
                    <w:sz w:val="22"/>
                    <w:szCs w:val="22"/>
                  </w:rPr>
                </w:rPrChange>
              </w:rPr>
              <w:t>and academics</w:t>
            </w:r>
            <w:ins w:id="6926" w:author="Chara Katiri" w:date="2015-05-02T17:21:00Z">
              <w:r w:rsidR="009530EF" w:rsidRPr="00F758B3">
                <w:rPr>
                  <w:rFonts w:ascii="Times" w:hAnsi="Times" w:cs="Times New Roman"/>
                  <w:sz w:val="22"/>
                  <w:szCs w:val="22"/>
                  <w:rPrChange w:id="6927" w:author="Chara Katiri" w:date="2015-05-12T13:05:00Z">
                    <w:rPr>
                      <w:rFonts w:ascii="Times" w:hAnsi="Times" w:cs="Times New Roman"/>
                      <w:sz w:val="22"/>
                      <w:szCs w:val="22"/>
                    </w:rPr>
                  </w:rPrChange>
                </w:rPr>
                <w:t>.</w:t>
              </w:r>
            </w:ins>
            <w:r w:rsidRPr="00F758B3">
              <w:rPr>
                <w:rFonts w:ascii="Times" w:hAnsi="Times" w:cs="Times New Roman"/>
                <w:sz w:val="22"/>
                <w:szCs w:val="22"/>
                <w:rPrChange w:id="6928" w:author="Chara Katiri" w:date="2015-05-12T13:05: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29" w:author="Chara Katiri" w:date="2015-05-12T13:05:00Z">
                  <w:rPr>
                    <w:rFonts w:ascii="Times" w:hAnsi="Times" w:cs="Times New Roman"/>
                    <w:sz w:val="22"/>
                    <w:szCs w:val="22"/>
                  </w:rPr>
                </w:rPrChange>
              </w:rPr>
              <w:pPrChange w:id="6930"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31" w:author="Chara Katiri" w:date="2015-05-12T13:05:00Z">
                  <w:rPr>
                    <w:rFonts w:ascii="Times" w:hAnsi="Times" w:cs="Times New Roman"/>
                    <w:noProof/>
                    <w:sz w:val="22"/>
                    <w:szCs w:val="22"/>
                  </w:rPr>
                </w:rPrChange>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Change w:id="6932" w:author="Chara Katiri" w:date="2015-05-12T13:05:00Z">
                  <w:rPr>
                    <w:rFonts w:ascii="Times" w:hAnsi="Times" w:cs="Times New Roman"/>
                    <w:sz w:val="22"/>
                    <w:szCs w:val="22"/>
                  </w:rPr>
                </w:rPrChange>
              </w:rPr>
              <w:t xml:space="preserve">A group of volunteers that wish to test the application and are interested in the functionalities that the application offers. </w:t>
            </w:r>
          </w:p>
        </w:tc>
      </w:tr>
      <w:tr w:rsidR="008736CF" w:rsidRPr="00F758B3"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23BBD91E"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33" w:author="Chara Katiri" w:date="2015-05-12T13:05:00Z">
                  <w:rPr>
                    <w:rFonts w:ascii="Times" w:hAnsi="Times" w:cs="Times New Roman"/>
                    <w:sz w:val="22"/>
                    <w:szCs w:val="22"/>
                  </w:rPr>
                </w:rPrChange>
              </w:rPr>
              <w:pPrChange w:id="6934"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35" w:author="Chara Katiri" w:date="2015-05-12T13:05:00Z">
                  <w:rPr>
                    <w:rFonts w:ascii="Times" w:hAnsi="Times" w:cs="Times New Roman"/>
                    <w:noProof/>
                    <w:sz w:val="22"/>
                    <w:szCs w:val="22"/>
                  </w:rPr>
                </w:rPrChange>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F758B3">
              <w:rPr>
                <w:rFonts w:ascii="Times" w:hAnsi="Times" w:cs="Times New Roman"/>
                <w:sz w:val="22"/>
                <w:szCs w:val="22"/>
                <w:rPrChange w:id="6936" w:author="Chara Katiri" w:date="2015-05-12T13:05:00Z">
                  <w:rPr>
                    <w:rFonts w:ascii="Times" w:hAnsi="Times" w:cs="Times New Roman"/>
                    <w:sz w:val="22"/>
                    <w:szCs w:val="22"/>
                  </w:rPr>
                </w:rPrChange>
              </w:rPr>
              <w:t>University</w:t>
            </w:r>
            <w:r w:rsidRPr="00F758B3">
              <w:rPr>
                <w:rFonts w:ascii="Times" w:hAnsi="Times" w:cs="Times New Roman"/>
                <w:sz w:val="22"/>
                <w:szCs w:val="22"/>
                <w:rPrChange w:id="6937" w:author="Chara Katiri" w:date="2015-05-12T13:05:00Z">
                  <w:rPr>
                    <w:rFonts w:ascii="Times" w:hAnsi="Times" w:cs="Times New Roman"/>
                    <w:sz w:val="22"/>
                    <w:szCs w:val="22"/>
                  </w:rPr>
                </w:rPrChange>
              </w:rPr>
              <w:t xml:space="preserve"> of Surrey IT and Service Desk</w:t>
            </w:r>
            <w:ins w:id="6938" w:author="Chara Katiri" w:date="2015-05-02T17:21:00Z">
              <w:r w:rsidR="009530EF" w:rsidRPr="00F758B3">
                <w:rPr>
                  <w:rFonts w:ascii="Times" w:hAnsi="Times" w:cs="Times New Roman"/>
                  <w:sz w:val="22"/>
                  <w:szCs w:val="22"/>
                  <w:rPrChange w:id="6939" w:author="Chara Katiri" w:date="2015-05-12T13:05:00Z">
                    <w:rPr>
                      <w:rFonts w:ascii="Times" w:hAnsi="Times" w:cs="Times New Roman"/>
                      <w:sz w:val="22"/>
                      <w:szCs w:val="22"/>
                    </w:rPr>
                  </w:rPrChange>
                </w:rPr>
                <w:t>.</w:t>
              </w:r>
            </w:ins>
            <w:r w:rsidRPr="00F758B3">
              <w:rPr>
                <w:rFonts w:ascii="Times" w:hAnsi="Times" w:cs="Times New Roman"/>
                <w:sz w:val="22"/>
                <w:szCs w:val="22"/>
                <w:rPrChange w:id="6940" w:author="Chara Katiri" w:date="2015-05-12T13:05:00Z">
                  <w:rPr>
                    <w:rFonts w:ascii="Times" w:hAnsi="Times" w:cs="Times New Roman"/>
                    <w:sz w:val="22"/>
                    <w:szCs w:val="22"/>
                  </w:rPr>
                </w:rPrChange>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41" w:author="Chara Katiri" w:date="2015-05-12T13:05:00Z">
                  <w:rPr>
                    <w:rFonts w:ascii="Times" w:hAnsi="Times" w:cs="Times New Roman"/>
                    <w:sz w:val="22"/>
                    <w:szCs w:val="22"/>
                  </w:rPr>
                </w:rPrChange>
              </w:rPr>
              <w:pPrChange w:id="6942"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43" w:author="Chara Katiri" w:date="2015-05-12T13:05:00Z">
                  <w:rPr>
                    <w:rFonts w:ascii="Times" w:hAnsi="Times" w:cs="Times New Roman"/>
                    <w:noProof/>
                    <w:sz w:val="22"/>
                    <w:szCs w:val="22"/>
                  </w:rPr>
                </w:rPrChange>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Change w:id="6944" w:author="Chara Katiri" w:date="2015-05-12T13:05:00Z">
                  <w:rPr>
                    <w:rFonts w:ascii="Times" w:hAnsi="Times" w:cs="Times New Roman"/>
                    <w:sz w:val="22"/>
                    <w:szCs w:val="22"/>
                  </w:rPr>
                </w:rPrChange>
              </w:rPr>
              <w:t>The support team</w:t>
            </w:r>
            <w:r w:rsidR="00910986" w:rsidRPr="00F758B3">
              <w:rPr>
                <w:rFonts w:ascii="Times" w:hAnsi="Times" w:cs="Times New Roman"/>
                <w:sz w:val="22"/>
                <w:szCs w:val="22"/>
                <w:rPrChange w:id="6945" w:author="Chara Katiri" w:date="2015-05-12T13:05:00Z">
                  <w:rPr>
                    <w:rFonts w:ascii="Times" w:hAnsi="Times" w:cs="Times New Roman"/>
                    <w:sz w:val="22"/>
                    <w:szCs w:val="22"/>
                  </w:rPr>
                </w:rPrChange>
              </w:rPr>
              <w:t xml:space="preserve"> if the deployment of the solution is accepted</w:t>
            </w:r>
            <w:r w:rsidRPr="00F758B3">
              <w:rPr>
                <w:rFonts w:ascii="Times" w:hAnsi="Times" w:cs="Times New Roman"/>
                <w:sz w:val="22"/>
                <w:szCs w:val="22"/>
                <w:rPrChange w:id="6946" w:author="Chara Katiri" w:date="2015-05-12T13:05:00Z">
                  <w:rPr>
                    <w:rFonts w:ascii="Times" w:hAnsi="Times" w:cs="Times New Roman"/>
                    <w:sz w:val="22"/>
                    <w:szCs w:val="22"/>
                  </w:rPr>
                </w:rPrChange>
              </w:rPr>
              <w:t xml:space="preserve">. </w:t>
            </w:r>
          </w:p>
        </w:tc>
      </w:tr>
      <w:tr w:rsidR="008736CF" w:rsidRPr="00F758B3"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47" w:author="Chara Katiri" w:date="2015-05-12T13:05:00Z">
                  <w:rPr>
                    <w:rFonts w:ascii="Times" w:hAnsi="Times" w:cs="Times New Roman"/>
                    <w:sz w:val="22"/>
                    <w:szCs w:val="22"/>
                  </w:rPr>
                </w:rPrChange>
              </w:rPr>
              <w:pPrChange w:id="6948"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49" w:author="Chara Katiri" w:date="2015-05-12T13:05:00Z">
                  <w:rPr>
                    <w:rFonts w:ascii="Times" w:hAnsi="Times" w:cs="Times New Roman"/>
                    <w:noProof/>
                    <w:sz w:val="22"/>
                    <w:szCs w:val="22"/>
                  </w:rPr>
                </w:rPrChange>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Change w:id="6950" w:author="Chara Katiri" w:date="2015-05-12T13:05:00Z">
                  <w:rPr>
                    <w:rFonts w:ascii="Times" w:hAnsi="Times" w:cs="Times New Roman"/>
                    <w:sz w:val="22"/>
                    <w:szCs w:val="22"/>
                  </w:rPr>
                </w:rPrChange>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F758B3" w:rsidRDefault="008736CF" w:rsidP="00F758B3">
            <w:pPr>
              <w:widowControl w:val="0"/>
              <w:autoSpaceDE w:val="0"/>
              <w:autoSpaceDN w:val="0"/>
              <w:adjustRightInd w:val="0"/>
              <w:spacing w:line="360" w:lineRule="auto"/>
              <w:contextualSpacing/>
              <w:jc w:val="both"/>
              <w:rPr>
                <w:rFonts w:ascii="Times" w:hAnsi="Times" w:cs="Times New Roman"/>
                <w:sz w:val="22"/>
                <w:szCs w:val="22"/>
                <w:rPrChange w:id="6951" w:author="Chara Katiri" w:date="2015-05-12T13:05:00Z">
                  <w:rPr>
                    <w:rFonts w:ascii="Times" w:hAnsi="Times" w:cs="Times New Roman"/>
                    <w:sz w:val="22"/>
                    <w:szCs w:val="22"/>
                  </w:rPr>
                </w:rPrChange>
              </w:rPr>
              <w:pPrChange w:id="6952" w:author="Chara Katiri" w:date="2015-05-12T13:05:00Z">
                <w:pPr>
                  <w:widowControl w:val="0"/>
                  <w:autoSpaceDE w:val="0"/>
                  <w:autoSpaceDN w:val="0"/>
                  <w:adjustRightInd w:val="0"/>
                  <w:spacing w:line="360" w:lineRule="auto"/>
                  <w:contextualSpacing/>
                  <w:jc w:val="both"/>
                </w:pPr>
              </w:pPrChange>
            </w:pPr>
            <w:r w:rsidRPr="00F758B3">
              <w:rPr>
                <w:rFonts w:ascii="Times" w:hAnsi="Times" w:cs="Times New Roman"/>
                <w:noProof/>
                <w:sz w:val="22"/>
                <w:szCs w:val="22"/>
                <w:rPrChange w:id="6953" w:author="Chara Katiri" w:date="2015-05-12T13:05:00Z">
                  <w:rPr>
                    <w:rFonts w:ascii="Times" w:hAnsi="Times" w:cs="Times New Roman"/>
                    <w:noProof/>
                    <w:sz w:val="22"/>
                    <w:szCs w:val="22"/>
                  </w:rPr>
                </w:rPrChange>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758B3">
              <w:rPr>
                <w:rFonts w:ascii="Times" w:hAnsi="Times" w:cs="Times New Roman"/>
                <w:sz w:val="22"/>
                <w:szCs w:val="22"/>
                <w:rPrChange w:id="6954" w:author="Chara Katiri" w:date="2015-05-12T13:05:00Z">
                  <w:rPr>
                    <w:rFonts w:ascii="Times" w:hAnsi="Times" w:cs="Times New Roman"/>
                    <w:sz w:val="22"/>
                    <w:szCs w:val="22"/>
                  </w:rPr>
                </w:rPrChange>
              </w:rPr>
              <w:t xml:space="preserve">Computer Science Student, the developer. </w:t>
            </w:r>
          </w:p>
        </w:tc>
      </w:tr>
      <w:tr w:rsidR="008736CF" w:rsidRPr="00F758B3"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F758B3" w:rsidRDefault="008736CF" w:rsidP="00F758B3">
            <w:pPr>
              <w:widowControl w:val="0"/>
              <w:autoSpaceDE w:val="0"/>
              <w:autoSpaceDN w:val="0"/>
              <w:adjustRightInd w:val="0"/>
              <w:spacing w:after="240" w:line="360" w:lineRule="auto"/>
              <w:contextualSpacing/>
              <w:jc w:val="both"/>
              <w:rPr>
                <w:rFonts w:ascii="Times" w:hAnsi="Times" w:cs="Times New Roman"/>
                <w:sz w:val="22"/>
                <w:szCs w:val="22"/>
                <w:rPrChange w:id="6955" w:author="Chara Katiri" w:date="2015-05-12T13:05:00Z">
                  <w:rPr>
                    <w:rFonts w:ascii="Times" w:hAnsi="Times" w:cs="Times New Roman"/>
                    <w:sz w:val="22"/>
                    <w:szCs w:val="22"/>
                  </w:rPr>
                </w:rPrChange>
              </w:rPr>
              <w:pPrChange w:id="6956" w:author="Chara Katiri" w:date="2015-05-12T13:05:00Z">
                <w:pPr>
                  <w:widowControl w:val="0"/>
                  <w:autoSpaceDE w:val="0"/>
                  <w:autoSpaceDN w:val="0"/>
                  <w:adjustRightInd w:val="0"/>
                  <w:spacing w:after="240" w:line="360" w:lineRule="auto"/>
                  <w:contextualSpacing/>
                  <w:jc w:val="both"/>
                </w:pPr>
              </w:pPrChange>
            </w:pPr>
            <w:r w:rsidRPr="00F758B3">
              <w:rPr>
                <w:rFonts w:ascii="Times" w:hAnsi="Times" w:cs="Times New Roman"/>
                <w:sz w:val="22"/>
                <w:szCs w:val="22"/>
                <w:rPrChange w:id="6957" w:author="Chara Katiri" w:date="2015-05-12T13:05:00Z">
                  <w:rPr>
                    <w:rFonts w:ascii="Times" w:hAnsi="Times" w:cs="Times New Roman"/>
                    <w:sz w:val="22"/>
                    <w:szCs w:val="22"/>
                  </w:rPr>
                </w:rPrChange>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F758B3" w:rsidRDefault="008736CF" w:rsidP="00F758B3">
            <w:pPr>
              <w:widowControl w:val="0"/>
              <w:autoSpaceDE w:val="0"/>
              <w:autoSpaceDN w:val="0"/>
              <w:adjustRightInd w:val="0"/>
              <w:spacing w:after="240" w:line="360" w:lineRule="auto"/>
              <w:contextualSpacing/>
              <w:jc w:val="both"/>
              <w:rPr>
                <w:rFonts w:ascii="Times" w:hAnsi="Times" w:cs="Times New Roman"/>
                <w:sz w:val="22"/>
                <w:szCs w:val="22"/>
                <w:rPrChange w:id="6958" w:author="Chara Katiri" w:date="2015-05-12T13:05:00Z">
                  <w:rPr>
                    <w:rFonts w:ascii="Times" w:hAnsi="Times" w:cs="Times New Roman"/>
                    <w:sz w:val="22"/>
                    <w:szCs w:val="22"/>
                  </w:rPr>
                </w:rPrChange>
              </w:rPr>
              <w:pPrChange w:id="6959" w:author="Chara Katiri" w:date="2015-05-12T13:05:00Z">
                <w:pPr>
                  <w:widowControl w:val="0"/>
                  <w:autoSpaceDE w:val="0"/>
                  <w:autoSpaceDN w:val="0"/>
                  <w:adjustRightInd w:val="0"/>
                  <w:spacing w:after="240" w:line="360" w:lineRule="auto"/>
                  <w:contextualSpacing/>
                  <w:jc w:val="both"/>
                </w:pPr>
              </w:pPrChange>
            </w:pPr>
            <w:r w:rsidRPr="00F758B3">
              <w:rPr>
                <w:rFonts w:ascii="Times" w:hAnsi="Times" w:cs="Times New Roman"/>
                <w:sz w:val="22"/>
                <w:szCs w:val="22"/>
                <w:rPrChange w:id="6960" w:author="Chara Katiri" w:date="2015-05-12T13:05:00Z">
                  <w:rPr>
                    <w:rFonts w:ascii="Times" w:hAnsi="Times" w:cs="Times New Roman"/>
                    <w:sz w:val="22"/>
                    <w:szCs w:val="22"/>
                  </w:rPr>
                </w:rPrChange>
              </w:rPr>
              <w:t>Professional proje</w:t>
            </w:r>
            <w:r w:rsidR="00910986" w:rsidRPr="00F758B3">
              <w:rPr>
                <w:rFonts w:ascii="Times" w:hAnsi="Times" w:cs="Times New Roman"/>
                <w:sz w:val="22"/>
                <w:szCs w:val="22"/>
                <w:rPrChange w:id="6961" w:author="Chara Katiri" w:date="2015-05-12T13:05:00Z">
                  <w:rPr>
                    <w:rFonts w:ascii="Times" w:hAnsi="Times" w:cs="Times New Roman"/>
                    <w:sz w:val="22"/>
                    <w:szCs w:val="22"/>
                  </w:rPr>
                </w:rPrChange>
              </w:rPr>
              <w:t>ct supervisor and coordinator.</w:t>
            </w:r>
          </w:p>
        </w:tc>
      </w:tr>
    </w:tbl>
    <w:p w14:paraId="0E9105DD" w14:textId="77777777" w:rsidR="00A0554B" w:rsidRPr="00F758B3" w:rsidRDefault="00A0554B" w:rsidP="00F758B3">
      <w:pPr>
        <w:spacing w:after="240" w:line="360" w:lineRule="auto"/>
        <w:ind w:left="360"/>
        <w:contextualSpacing/>
        <w:jc w:val="both"/>
        <w:rPr>
          <w:rFonts w:ascii="Times" w:eastAsia="Times New Roman" w:hAnsi="Times" w:cs="Times New Roman"/>
          <w:b/>
          <w:sz w:val="22"/>
          <w:szCs w:val="22"/>
          <w:lang w:val="en-GB"/>
          <w:rPrChange w:id="6962" w:author="Chara Katiri" w:date="2015-05-12T13:05:00Z">
            <w:rPr>
              <w:rFonts w:ascii="Times" w:eastAsia="Times New Roman" w:hAnsi="Times" w:cs="Times New Roman"/>
              <w:b/>
              <w:sz w:val="22"/>
              <w:szCs w:val="22"/>
              <w:lang w:val="en-GB"/>
            </w:rPr>
          </w:rPrChange>
        </w:rPr>
        <w:pPrChange w:id="6963" w:author="Chara Katiri" w:date="2015-05-12T13:05:00Z">
          <w:pPr>
            <w:spacing w:after="240" w:line="360" w:lineRule="auto"/>
            <w:ind w:left="360"/>
            <w:contextualSpacing/>
            <w:jc w:val="both"/>
          </w:pPr>
        </w:pPrChange>
      </w:pPr>
    </w:p>
    <w:p w14:paraId="6C9A9D4A" w14:textId="77777777" w:rsidR="008736CF" w:rsidRPr="00F758B3" w:rsidRDefault="00A0554B" w:rsidP="00F758B3">
      <w:pPr>
        <w:spacing w:line="360" w:lineRule="auto"/>
        <w:contextualSpacing/>
        <w:jc w:val="both"/>
        <w:rPr>
          <w:rFonts w:ascii="Times" w:eastAsia="Times New Roman" w:hAnsi="Times" w:cs="Times New Roman"/>
          <w:b/>
          <w:sz w:val="22"/>
          <w:szCs w:val="22"/>
          <w:lang w:val="en-GB"/>
          <w:rPrChange w:id="6964" w:author="Chara Katiri" w:date="2015-05-12T13:05:00Z">
            <w:rPr>
              <w:rFonts w:ascii="Times" w:eastAsia="Times New Roman" w:hAnsi="Times" w:cs="Times New Roman"/>
              <w:b/>
              <w:sz w:val="22"/>
              <w:szCs w:val="22"/>
              <w:lang w:val="en-GB"/>
            </w:rPr>
          </w:rPrChange>
        </w:rPr>
        <w:pPrChange w:id="6965" w:author="Chara Katiri" w:date="2015-05-12T13:05:00Z">
          <w:pPr>
            <w:spacing w:line="360" w:lineRule="auto"/>
            <w:contextualSpacing/>
            <w:jc w:val="both"/>
          </w:pPr>
        </w:pPrChange>
      </w:pPr>
      <w:r w:rsidRPr="00F758B3">
        <w:rPr>
          <w:rFonts w:ascii="Times" w:eastAsia="Times New Roman" w:hAnsi="Times" w:cs="Times New Roman"/>
          <w:b/>
          <w:sz w:val="22"/>
          <w:szCs w:val="22"/>
          <w:lang w:val="en-GB"/>
          <w:rPrChange w:id="6966" w:author="Chara Katiri" w:date="2015-05-12T13:05:00Z">
            <w:rPr>
              <w:rFonts w:ascii="Times" w:eastAsia="Times New Roman" w:hAnsi="Times" w:cs="Times New Roman"/>
              <w:b/>
              <w:sz w:val="22"/>
              <w:szCs w:val="22"/>
              <w:lang w:val="en-GB"/>
            </w:rPr>
          </w:rPrChange>
        </w:rPr>
        <w:br w:type="page"/>
      </w:r>
    </w:p>
    <w:p w14:paraId="1F7D9702" w14:textId="77777777" w:rsidR="003F330E" w:rsidRPr="00F758B3" w:rsidRDefault="003F330E" w:rsidP="00F758B3">
      <w:pPr>
        <w:pStyle w:val="Heading1"/>
        <w:numPr>
          <w:ilvl w:val="0"/>
          <w:numId w:val="13"/>
        </w:numPr>
        <w:spacing w:line="360" w:lineRule="auto"/>
        <w:contextualSpacing/>
        <w:jc w:val="both"/>
        <w:rPr>
          <w:rFonts w:ascii="Times" w:hAnsi="Times" w:cs="Times New Roman"/>
          <w:color w:val="auto"/>
          <w:sz w:val="22"/>
          <w:szCs w:val="22"/>
          <w:lang w:val="en-GB"/>
          <w:rPrChange w:id="6967" w:author="Chara Katiri" w:date="2015-05-12T13:05:00Z">
            <w:rPr>
              <w:rFonts w:ascii="Times" w:hAnsi="Times" w:cs="Times New Roman"/>
              <w:color w:val="auto"/>
              <w:sz w:val="22"/>
              <w:szCs w:val="22"/>
              <w:lang w:val="en-GB"/>
            </w:rPr>
          </w:rPrChange>
        </w:rPr>
        <w:pPrChange w:id="6968" w:author="Chara Katiri" w:date="2015-05-12T13:05:00Z">
          <w:pPr>
            <w:pStyle w:val="Heading1"/>
            <w:numPr>
              <w:numId w:val="13"/>
            </w:numPr>
            <w:spacing w:line="360" w:lineRule="auto"/>
            <w:ind w:left="360" w:hanging="360"/>
            <w:contextualSpacing/>
            <w:jc w:val="both"/>
          </w:pPr>
        </w:pPrChange>
      </w:pPr>
      <w:bookmarkStart w:id="6969" w:name="_Toc292730857"/>
      <w:r w:rsidRPr="00F758B3">
        <w:rPr>
          <w:rFonts w:ascii="Times" w:hAnsi="Times" w:cs="Times New Roman"/>
          <w:color w:val="auto"/>
          <w:sz w:val="22"/>
          <w:szCs w:val="22"/>
          <w:lang w:val="en-GB"/>
          <w:rPrChange w:id="6970" w:author="Chara Katiri" w:date="2015-05-12T13:05:00Z">
            <w:rPr>
              <w:rFonts w:ascii="Times" w:hAnsi="Times" w:cs="Times New Roman"/>
              <w:color w:val="auto"/>
              <w:sz w:val="22"/>
              <w:szCs w:val="22"/>
              <w:lang w:val="en-GB"/>
            </w:rPr>
          </w:rPrChange>
        </w:rPr>
        <w:t>System design</w:t>
      </w:r>
      <w:bookmarkEnd w:id="6969"/>
      <w:r w:rsidRPr="00F758B3">
        <w:rPr>
          <w:rFonts w:ascii="Times" w:hAnsi="Times" w:cs="Times New Roman"/>
          <w:color w:val="auto"/>
          <w:sz w:val="22"/>
          <w:szCs w:val="22"/>
          <w:lang w:val="en-GB"/>
          <w:rPrChange w:id="6971" w:author="Chara Katiri" w:date="2015-05-12T13:05:00Z">
            <w:rPr>
              <w:rFonts w:ascii="Times" w:hAnsi="Times" w:cs="Times New Roman"/>
              <w:color w:val="auto"/>
              <w:sz w:val="22"/>
              <w:szCs w:val="22"/>
              <w:lang w:val="en-GB"/>
            </w:rPr>
          </w:rPrChange>
        </w:rPr>
        <w:t xml:space="preserve"> </w:t>
      </w:r>
    </w:p>
    <w:p w14:paraId="3016E0D3" w14:textId="77777777" w:rsidR="003F330E" w:rsidRPr="00F758B3" w:rsidRDefault="003F330E" w:rsidP="00F758B3">
      <w:pPr>
        <w:pStyle w:val="Heading2"/>
        <w:numPr>
          <w:ilvl w:val="1"/>
          <w:numId w:val="13"/>
        </w:numPr>
        <w:spacing w:line="360" w:lineRule="auto"/>
        <w:contextualSpacing/>
        <w:jc w:val="both"/>
        <w:rPr>
          <w:rFonts w:ascii="Times" w:hAnsi="Times" w:cs="Times New Roman"/>
          <w:color w:val="auto"/>
          <w:sz w:val="22"/>
          <w:szCs w:val="22"/>
          <w:lang w:val="en-GB"/>
          <w:rPrChange w:id="6972" w:author="Chara Katiri" w:date="2015-05-12T13:05:00Z">
            <w:rPr>
              <w:rFonts w:ascii="Times" w:hAnsi="Times" w:cs="Times New Roman"/>
              <w:color w:val="auto"/>
              <w:sz w:val="22"/>
              <w:szCs w:val="22"/>
              <w:lang w:val="en-GB"/>
            </w:rPr>
          </w:rPrChange>
        </w:rPr>
        <w:pPrChange w:id="6973" w:author="Chara Katiri" w:date="2015-05-12T13:05:00Z">
          <w:pPr>
            <w:pStyle w:val="Heading2"/>
            <w:numPr>
              <w:numId w:val="13"/>
            </w:numPr>
            <w:spacing w:line="360" w:lineRule="auto"/>
            <w:ind w:left="792" w:hanging="432"/>
            <w:contextualSpacing/>
            <w:jc w:val="both"/>
          </w:pPr>
        </w:pPrChange>
      </w:pPr>
      <w:bookmarkStart w:id="6974" w:name="_Toc292730858"/>
      <w:r w:rsidRPr="00F758B3">
        <w:rPr>
          <w:rFonts w:ascii="Times" w:hAnsi="Times" w:cs="Times New Roman"/>
          <w:color w:val="auto"/>
          <w:sz w:val="22"/>
          <w:szCs w:val="22"/>
          <w:lang w:val="en-GB"/>
          <w:rPrChange w:id="6975" w:author="Chara Katiri" w:date="2015-05-12T13:05:00Z">
            <w:rPr>
              <w:rFonts w:ascii="Times" w:hAnsi="Times" w:cs="Times New Roman"/>
              <w:color w:val="auto"/>
              <w:sz w:val="22"/>
              <w:szCs w:val="22"/>
              <w:lang w:val="en-GB"/>
            </w:rPr>
          </w:rPrChange>
        </w:rPr>
        <w:t>Design method</w:t>
      </w:r>
      <w:bookmarkEnd w:id="6974"/>
    </w:p>
    <w:p w14:paraId="7C90EE4E" w14:textId="79A65441" w:rsidR="00E718CA" w:rsidRPr="00F758B3" w:rsidRDefault="00242865" w:rsidP="00F758B3">
      <w:pPr>
        <w:spacing w:line="360" w:lineRule="auto"/>
        <w:ind w:firstLine="720"/>
        <w:contextualSpacing/>
        <w:jc w:val="both"/>
        <w:rPr>
          <w:ins w:id="6976" w:author="Chara Katiri" w:date="2015-04-11T17:07:00Z"/>
          <w:rFonts w:ascii="Times" w:eastAsia="Times New Roman" w:hAnsi="Times" w:cs="Times New Roman"/>
          <w:sz w:val="22"/>
          <w:szCs w:val="22"/>
          <w:lang w:val="en-GB"/>
          <w:rPrChange w:id="6977" w:author="Chara Katiri" w:date="2015-05-12T13:05:00Z">
            <w:rPr>
              <w:ins w:id="6978" w:author="Chara Katiri" w:date="2015-04-11T17:07:00Z"/>
              <w:rFonts w:ascii="Times" w:eastAsia="Times New Roman" w:hAnsi="Times" w:cs="Times New Roman"/>
              <w:sz w:val="22"/>
              <w:szCs w:val="22"/>
              <w:lang w:val="en-GB"/>
            </w:rPr>
          </w:rPrChange>
        </w:rPr>
        <w:pPrChange w:id="6979" w:author="Chara Katiri" w:date="2015-05-12T13:05:00Z">
          <w:pPr>
            <w:spacing w:line="360" w:lineRule="auto"/>
            <w:ind w:firstLine="720"/>
            <w:contextualSpacing/>
            <w:jc w:val="both"/>
          </w:pPr>
        </w:pPrChange>
      </w:pPr>
      <w:commentRangeStart w:id="6980"/>
      <w:ins w:id="6981" w:author="Chara Katiri" w:date="2015-04-11T06:52:00Z">
        <w:r w:rsidRPr="00F758B3">
          <w:rPr>
            <w:rFonts w:ascii="Times" w:eastAsia="Times New Roman" w:hAnsi="Times" w:cs="Times New Roman"/>
            <w:sz w:val="22"/>
            <w:szCs w:val="22"/>
            <w:lang w:val="en-GB"/>
            <w:rPrChange w:id="6982" w:author="Chara Katiri" w:date="2015-05-12T13:05:00Z">
              <w:rPr>
                <w:rFonts w:ascii="Times" w:eastAsia="Times New Roman" w:hAnsi="Times" w:cs="Times New Roman"/>
                <w:sz w:val="22"/>
                <w:szCs w:val="22"/>
                <w:lang w:val="en-GB"/>
              </w:rPr>
            </w:rPrChange>
          </w:rPr>
          <w:t xml:space="preserve">Waterfall </w:t>
        </w:r>
        <w:commentRangeEnd w:id="6980"/>
        <w:r w:rsidRPr="00F758B3">
          <w:rPr>
            <w:rStyle w:val="CommentReference"/>
            <w:rFonts w:ascii="Times" w:hAnsi="Times" w:cs="Times New Roman"/>
            <w:sz w:val="22"/>
            <w:szCs w:val="22"/>
            <w:rPrChange w:id="6983" w:author="Chara Katiri" w:date="2015-05-12T13:05:00Z">
              <w:rPr>
                <w:rStyle w:val="CommentReference"/>
                <w:rFonts w:ascii="Times" w:hAnsi="Times" w:cs="Times New Roman"/>
                <w:sz w:val="22"/>
                <w:szCs w:val="22"/>
              </w:rPr>
            </w:rPrChange>
          </w:rPr>
          <w:commentReference w:id="6980"/>
        </w:r>
      </w:ins>
      <w:ins w:id="6984" w:author="Chara Katiri" w:date="2015-04-11T16:59:00Z">
        <w:r w:rsidR="00110498" w:rsidRPr="00F758B3">
          <w:rPr>
            <w:rFonts w:ascii="Times" w:eastAsia="Times New Roman" w:hAnsi="Times" w:cs="Times New Roman"/>
            <w:sz w:val="22"/>
            <w:szCs w:val="22"/>
            <w:lang w:val="en-GB"/>
            <w:rPrChange w:id="6985" w:author="Chara Katiri" w:date="2015-05-12T13:05:00Z">
              <w:rPr>
                <w:rFonts w:ascii="Times" w:eastAsia="Times New Roman" w:hAnsi="Times" w:cs="Times New Roman"/>
                <w:sz w:val="22"/>
                <w:szCs w:val="22"/>
                <w:lang w:val="en-GB"/>
              </w:rPr>
            </w:rPrChange>
          </w:rPr>
          <w:t xml:space="preserve">methodology </w:t>
        </w:r>
      </w:ins>
      <w:ins w:id="6986" w:author="Chara Katiri" w:date="2015-04-11T06:52:00Z">
        <w:r w:rsidRPr="00F758B3">
          <w:rPr>
            <w:rFonts w:ascii="Times" w:eastAsia="Times New Roman" w:hAnsi="Times" w:cs="Times New Roman"/>
            <w:sz w:val="22"/>
            <w:szCs w:val="22"/>
            <w:lang w:val="en-GB"/>
            <w:rPrChange w:id="6987" w:author="Chara Katiri" w:date="2015-05-12T13:05:00Z">
              <w:rPr>
                <w:rFonts w:ascii="Times" w:eastAsia="Times New Roman" w:hAnsi="Times" w:cs="Times New Roman"/>
                <w:sz w:val="22"/>
                <w:szCs w:val="22"/>
                <w:lang w:val="en-GB"/>
              </w:rPr>
            </w:rPrChange>
          </w:rPr>
          <w:t xml:space="preserve">was chosen </w:t>
        </w:r>
      </w:ins>
      <w:ins w:id="6988" w:author="Chara Katiri" w:date="2015-04-11T06:53:00Z">
        <w:r w:rsidRPr="00F758B3">
          <w:rPr>
            <w:rFonts w:ascii="Times" w:eastAsia="Times New Roman" w:hAnsi="Times" w:cs="Times New Roman"/>
            <w:sz w:val="22"/>
            <w:szCs w:val="22"/>
            <w:lang w:val="en-GB"/>
            <w:rPrChange w:id="6989" w:author="Chara Katiri" w:date="2015-05-12T13:05:00Z">
              <w:rPr>
                <w:rFonts w:ascii="Times" w:eastAsia="Times New Roman" w:hAnsi="Times" w:cs="Times New Roman"/>
                <w:sz w:val="22"/>
                <w:szCs w:val="22"/>
                <w:lang w:val="en-GB"/>
              </w:rPr>
            </w:rPrChange>
          </w:rPr>
          <w:t xml:space="preserve">over Agile </w:t>
        </w:r>
      </w:ins>
      <w:ins w:id="6990" w:author="Chara Katiri" w:date="2015-04-11T06:52:00Z">
        <w:r w:rsidRPr="00F758B3">
          <w:rPr>
            <w:rFonts w:ascii="Times" w:eastAsia="Times New Roman" w:hAnsi="Times" w:cs="Times New Roman"/>
            <w:sz w:val="22"/>
            <w:szCs w:val="22"/>
            <w:lang w:val="en-GB"/>
            <w:rPrChange w:id="6991" w:author="Chara Katiri" w:date="2015-05-12T13:05:00Z">
              <w:rPr>
                <w:rFonts w:ascii="Times" w:eastAsia="Times New Roman" w:hAnsi="Times" w:cs="Times New Roman"/>
                <w:sz w:val="22"/>
                <w:szCs w:val="22"/>
                <w:lang w:val="en-GB"/>
              </w:rPr>
            </w:rPrChange>
          </w:rPr>
          <w:t xml:space="preserve">as the </w:t>
        </w:r>
      </w:ins>
      <w:r w:rsidR="00A0554B" w:rsidRPr="00F758B3">
        <w:rPr>
          <w:rFonts w:ascii="Times" w:eastAsia="Times New Roman" w:hAnsi="Times" w:cs="Times New Roman"/>
          <w:sz w:val="22"/>
          <w:szCs w:val="22"/>
          <w:lang w:val="en-GB"/>
          <w:rPrChange w:id="6992" w:author="Chara Katiri" w:date="2015-05-12T13:05:00Z">
            <w:rPr>
              <w:rFonts w:ascii="Times" w:eastAsia="Times New Roman" w:hAnsi="Times" w:cs="Times New Roman"/>
              <w:sz w:val="22"/>
              <w:szCs w:val="22"/>
              <w:lang w:val="en-GB"/>
            </w:rPr>
          </w:rPrChange>
        </w:rPr>
        <w:t xml:space="preserve">development </w:t>
      </w:r>
      <w:ins w:id="6993" w:author="Chara Katiri" w:date="2015-04-11T06:53:00Z">
        <w:r w:rsidR="00A83E53" w:rsidRPr="00F758B3">
          <w:rPr>
            <w:rFonts w:ascii="Times" w:eastAsia="Times New Roman" w:hAnsi="Times" w:cs="Times New Roman"/>
            <w:sz w:val="22"/>
            <w:szCs w:val="22"/>
            <w:lang w:val="en-GB"/>
            <w:rPrChange w:id="6994" w:author="Chara Katiri" w:date="2015-05-12T13:05:00Z">
              <w:rPr>
                <w:rFonts w:ascii="Times" w:eastAsia="Times New Roman" w:hAnsi="Times" w:cs="Times New Roman"/>
                <w:sz w:val="22"/>
                <w:szCs w:val="22"/>
                <w:lang w:val="en-GB"/>
              </w:rPr>
            </w:rPrChange>
          </w:rPr>
          <w:t xml:space="preserve">approach. </w:t>
        </w:r>
      </w:ins>
      <w:r w:rsidR="00F10A69" w:rsidRPr="00F758B3">
        <w:rPr>
          <w:rFonts w:ascii="Times" w:eastAsia="Times New Roman" w:hAnsi="Times" w:cs="Times New Roman"/>
          <w:sz w:val="22"/>
          <w:szCs w:val="22"/>
          <w:lang w:val="en-GB"/>
          <w:rPrChange w:id="6995" w:author="Chara Katiri" w:date="2015-05-12T13:05:00Z">
            <w:rPr>
              <w:rFonts w:ascii="Times" w:eastAsia="Times New Roman" w:hAnsi="Times" w:cs="Times New Roman"/>
              <w:sz w:val="22"/>
              <w:szCs w:val="22"/>
              <w:lang w:val="en-GB"/>
            </w:rPr>
          </w:rPrChange>
        </w:rPr>
        <w:t xml:space="preserve">In the project environment, Waterfall methodology can be easily understood not only by the </w:t>
      </w:r>
      <w:r w:rsidR="00663C46" w:rsidRPr="00F758B3">
        <w:rPr>
          <w:rFonts w:ascii="Times" w:eastAsia="Times New Roman" w:hAnsi="Times" w:cs="Times New Roman"/>
          <w:sz w:val="22"/>
          <w:szCs w:val="22"/>
          <w:lang w:val="en-GB"/>
          <w:rPrChange w:id="6996" w:author="Chara Katiri" w:date="2015-05-12T13:05:00Z">
            <w:rPr>
              <w:rFonts w:ascii="Times" w:eastAsia="Times New Roman" w:hAnsi="Times" w:cs="Times New Roman"/>
              <w:sz w:val="22"/>
              <w:szCs w:val="22"/>
              <w:lang w:val="en-GB"/>
            </w:rPr>
          </w:rPrChange>
        </w:rPr>
        <w:t>developer</w:t>
      </w:r>
      <w:r w:rsidR="00F10A69" w:rsidRPr="00F758B3">
        <w:rPr>
          <w:rFonts w:ascii="Times" w:eastAsia="Times New Roman" w:hAnsi="Times" w:cs="Times New Roman"/>
          <w:sz w:val="22"/>
          <w:szCs w:val="22"/>
          <w:lang w:val="en-GB"/>
          <w:rPrChange w:id="6997" w:author="Chara Katiri" w:date="2015-05-12T13:05:00Z">
            <w:rPr>
              <w:rFonts w:ascii="Times" w:eastAsia="Times New Roman" w:hAnsi="Times" w:cs="Times New Roman"/>
              <w:sz w:val="22"/>
              <w:szCs w:val="22"/>
              <w:lang w:val="en-GB"/>
            </w:rPr>
          </w:rPrChange>
        </w:rPr>
        <w:t xml:space="preserve"> but also the client</w:t>
      </w:r>
      <w:ins w:id="6998" w:author="Chara Katiri" w:date="2015-04-11T06:54:00Z">
        <w:r w:rsidR="00A83E53" w:rsidRPr="00F758B3">
          <w:rPr>
            <w:rFonts w:ascii="Times" w:eastAsia="Times New Roman" w:hAnsi="Times" w:cs="Times New Roman"/>
            <w:sz w:val="22"/>
            <w:szCs w:val="22"/>
            <w:lang w:val="en-GB"/>
            <w:rPrChange w:id="6999" w:author="Chara Katiri" w:date="2015-05-12T13:05:00Z">
              <w:rPr>
                <w:rFonts w:ascii="Times" w:eastAsia="Times New Roman" w:hAnsi="Times" w:cs="Times New Roman"/>
                <w:sz w:val="22"/>
                <w:szCs w:val="22"/>
                <w:lang w:val="en-GB"/>
              </w:rPr>
            </w:rPrChange>
          </w:rPr>
          <w:t xml:space="preserve"> due to the </w:t>
        </w:r>
      </w:ins>
      <w:ins w:id="7000" w:author="Chara Katiri" w:date="2015-04-11T17:11:00Z">
        <w:r w:rsidR="00AA6363" w:rsidRPr="00F758B3">
          <w:rPr>
            <w:rFonts w:ascii="Times" w:eastAsia="Times New Roman" w:hAnsi="Times" w:cs="Times New Roman"/>
            <w:sz w:val="22"/>
            <w:szCs w:val="22"/>
            <w:lang w:val="en-GB"/>
            <w:rPrChange w:id="7001" w:author="Chara Katiri" w:date="2015-05-12T13:05:00Z">
              <w:rPr>
                <w:rFonts w:ascii="Times" w:eastAsia="Times New Roman" w:hAnsi="Times" w:cs="Times New Roman"/>
                <w:sz w:val="22"/>
                <w:szCs w:val="22"/>
                <w:lang w:val="en-GB"/>
              </w:rPr>
            </w:rPrChange>
          </w:rPr>
          <w:t xml:space="preserve">clarity of the </w:t>
        </w:r>
      </w:ins>
      <w:ins w:id="7002" w:author="Chara Katiri" w:date="2015-04-11T16:56:00Z">
        <w:r w:rsidR="00110498" w:rsidRPr="00F758B3">
          <w:rPr>
            <w:rFonts w:ascii="Times" w:eastAsia="Times New Roman" w:hAnsi="Times" w:cs="Times New Roman"/>
            <w:sz w:val="22"/>
            <w:szCs w:val="22"/>
            <w:lang w:val="en-GB"/>
            <w:rPrChange w:id="7003" w:author="Chara Katiri" w:date="2015-05-12T13:05:00Z">
              <w:rPr>
                <w:rFonts w:ascii="Times" w:eastAsia="Times New Roman" w:hAnsi="Times" w:cs="Times New Roman"/>
                <w:sz w:val="22"/>
                <w:szCs w:val="22"/>
                <w:lang w:val="en-GB"/>
              </w:rPr>
            </w:rPrChange>
          </w:rPr>
          <w:t xml:space="preserve">linear </w:t>
        </w:r>
      </w:ins>
      <w:ins w:id="7004" w:author="Chara Katiri" w:date="2015-04-11T06:54:00Z">
        <w:r w:rsidR="00A83E53" w:rsidRPr="00F758B3">
          <w:rPr>
            <w:rFonts w:ascii="Times" w:eastAsia="Times New Roman" w:hAnsi="Times" w:cs="Times New Roman"/>
            <w:sz w:val="22"/>
            <w:szCs w:val="22"/>
            <w:lang w:val="en-GB"/>
            <w:rPrChange w:id="7005" w:author="Chara Katiri" w:date="2015-05-12T13:05:00Z">
              <w:rPr>
                <w:rFonts w:ascii="Times" w:eastAsia="Times New Roman" w:hAnsi="Times" w:cs="Times New Roman"/>
                <w:sz w:val="22"/>
                <w:szCs w:val="22"/>
                <w:lang w:val="en-GB"/>
              </w:rPr>
            </w:rPrChange>
          </w:rPr>
          <w:t>sequence</w:t>
        </w:r>
      </w:ins>
      <w:ins w:id="7006" w:author="Chara Katiri" w:date="2015-04-11T17:31:00Z">
        <w:r w:rsidR="001F1D98" w:rsidRPr="00F758B3">
          <w:rPr>
            <w:rFonts w:ascii="Times" w:eastAsia="Times New Roman" w:hAnsi="Times" w:cs="Times New Roman"/>
            <w:sz w:val="22"/>
            <w:szCs w:val="22"/>
            <w:lang w:val="en-GB"/>
            <w:rPrChange w:id="7007" w:author="Chara Katiri" w:date="2015-05-12T13:05:00Z">
              <w:rPr>
                <w:rFonts w:ascii="Times" w:eastAsia="Times New Roman" w:hAnsi="Times" w:cs="Times New Roman"/>
                <w:sz w:val="22"/>
                <w:szCs w:val="22"/>
                <w:lang w:val="en-GB"/>
              </w:rPr>
            </w:rPrChange>
          </w:rPr>
          <w:t>.</w:t>
        </w:r>
      </w:ins>
      <w:ins w:id="7008" w:author="Chara Katiri" w:date="2015-04-11T06:54:00Z">
        <w:r w:rsidR="00A83E53" w:rsidRPr="00F758B3">
          <w:rPr>
            <w:rFonts w:ascii="Times" w:eastAsia="Times New Roman" w:hAnsi="Times" w:cs="Times New Roman"/>
            <w:sz w:val="22"/>
            <w:szCs w:val="22"/>
            <w:lang w:val="en-GB"/>
            <w:rPrChange w:id="7009" w:author="Chara Katiri" w:date="2015-05-12T13:05:00Z">
              <w:rPr>
                <w:rFonts w:ascii="Times" w:eastAsia="Times New Roman" w:hAnsi="Times" w:cs="Times New Roman"/>
                <w:sz w:val="22"/>
                <w:szCs w:val="22"/>
                <w:lang w:val="en-GB"/>
              </w:rPr>
            </w:rPrChange>
          </w:rPr>
          <w:t xml:space="preserve"> </w:t>
        </w:r>
      </w:ins>
    </w:p>
    <w:p w14:paraId="7E7C82B7" w14:textId="07B2B36E" w:rsidR="00110498" w:rsidRPr="00F758B3" w:rsidRDefault="00A53F78" w:rsidP="00F3236C">
      <w:pPr>
        <w:spacing w:line="360" w:lineRule="auto"/>
        <w:ind w:left="66" w:firstLine="501"/>
        <w:jc w:val="both"/>
        <w:rPr>
          <w:ins w:id="7010" w:author="Chara Katiri" w:date="2015-04-11T16:57:00Z"/>
          <w:rFonts w:ascii="Times" w:eastAsia="Times New Roman" w:hAnsi="Times" w:cs="Times New Roman"/>
          <w:sz w:val="22"/>
          <w:szCs w:val="22"/>
          <w:lang w:val="en-GB"/>
          <w:rPrChange w:id="7011" w:author="Chara Katiri" w:date="2015-05-12T13:05:00Z">
            <w:rPr>
              <w:ins w:id="7012" w:author="Chara Katiri" w:date="2015-04-11T16:57:00Z"/>
              <w:rFonts w:ascii="Times" w:eastAsia="Times New Roman" w:hAnsi="Times" w:cs="Times New Roman"/>
              <w:sz w:val="22"/>
              <w:szCs w:val="22"/>
              <w:lang w:val="en-GB"/>
            </w:rPr>
          </w:rPrChange>
        </w:rPr>
        <w:pPrChange w:id="7013" w:author="Chara Katiri" w:date="2015-05-12T15:23:00Z">
          <w:pPr>
            <w:spacing w:line="360" w:lineRule="auto"/>
            <w:ind w:firstLine="720"/>
            <w:contextualSpacing/>
            <w:jc w:val="both"/>
          </w:pPr>
        </w:pPrChange>
      </w:pPr>
      <w:r w:rsidRPr="00F758B3">
        <w:rPr>
          <w:rFonts w:ascii="Times" w:eastAsia="Times New Roman" w:hAnsi="Times" w:cs="Times New Roman"/>
          <w:sz w:val="22"/>
          <w:szCs w:val="22"/>
          <w:lang w:val="en-GB"/>
          <w:rPrChange w:id="7014" w:author="Chara Katiri" w:date="2015-05-12T13:05:00Z">
            <w:rPr>
              <w:rFonts w:ascii="Times" w:eastAsia="Times New Roman" w:hAnsi="Times" w:cs="Times New Roman"/>
              <w:sz w:val="22"/>
              <w:szCs w:val="22"/>
              <w:lang w:val="en-GB"/>
            </w:rPr>
          </w:rPrChange>
        </w:rPr>
        <w:t xml:space="preserve">In contrast </w:t>
      </w:r>
      <w:r w:rsidR="00D72463" w:rsidRPr="00F758B3">
        <w:rPr>
          <w:rFonts w:ascii="Times" w:eastAsia="Times New Roman" w:hAnsi="Times" w:cs="Times New Roman"/>
          <w:sz w:val="22"/>
          <w:szCs w:val="22"/>
          <w:lang w:val="en-GB"/>
          <w:rPrChange w:id="7015" w:author="Chara Katiri" w:date="2015-05-12T13:05:00Z">
            <w:rPr>
              <w:rFonts w:ascii="Times" w:eastAsia="Times New Roman" w:hAnsi="Times" w:cs="Times New Roman"/>
              <w:sz w:val="22"/>
              <w:szCs w:val="22"/>
              <w:lang w:val="en-GB"/>
            </w:rPr>
          </w:rPrChange>
        </w:rPr>
        <w:t>to</w:t>
      </w:r>
      <w:r w:rsidRPr="00F758B3">
        <w:rPr>
          <w:rFonts w:ascii="Times" w:eastAsia="Times New Roman" w:hAnsi="Times" w:cs="Times New Roman"/>
          <w:sz w:val="22"/>
          <w:szCs w:val="22"/>
          <w:lang w:val="en-GB"/>
          <w:rPrChange w:id="7016" w:author="Chara Katiri" w:date="2015-05-12T13:05:00Z">
            <w:rPr>
              <w:rFonts w:ascii="Times" w:eastAsia="Times New Roman" w:hAnsi="Times" w:cs="Times New Roman"/>
              <w:sz w:val="22"/>
              <w:szCs w:val="22"/>
              <w:lang w:val="en-GB"/>
            </w:rPr>
          </w:rPrChange>
        </w:rPr>
        <w:t xml:space="preserve"> Agile methodology, </w:t>
      </w:r>
      <w:ins w:id="7017" w:author="Chara Katiri" w:date="2015-04-11T18:00:00Z">
        <w:r w:rsidR="00EA0B0C" w:rsidRPr="00F758B3">
          <w:rPr>
            <w:rFonts w:ascii="Times" w:eastAsia="Times New Roman" w:hAnsi="Times" w:cs="Times New Roman"/>
            <w:sz w:val="22"/>
            <w:szCs w:val="22"/>
            <w:lang w:val="en-GB"/>
            <w:rPrChange w:id="7018" w:author="Chara Katiri" w:date="2015-05-12T13:05:00Z">
              <w:rPr>
                <w:rFonts w:ascii="Times" w:eastAsia="Times New Roman" w:hAnsi="Times" w:cs="Times New Roman"/>
                <w:sz w:val="22"/>
                <w:szCs w:val="22"/>
                <w:lang w:val="en-GB"/>
              </w:rPr>
            </w:rPrChange>
          </w:rPr>
          <w:t xml:space="preserve">in </w:t>
        </w:r>
      </w:ins>
      <w:r w:rsidRPr="00F758B3">
        <w:rPr>
          <w:rFonts w:ascii="Times" w:eastAsia="Times New Roman" w:hAnsi="Times" w:cs="Times New Roman"/>
          <w:sz w:val="22"/>
          <w:szCs w:val="22"/>
          <w:lang w:val="en-GB"/>
          <w:rPrChange w:id="7019" w:author="Chara Katiri" w:date="2015-05-12T13:05:00Z">
            <w:rPr>
              <w:rFonts w:ascii="Times" w:eastAsia="Times New Roman" w:hAnsi="Times" w:cs="Times New Roman"/>
              <w:sz w:val="22"/>
              <w:szCs w:val="22"/>
              <w:lang w:val="en-GB"/>
            </w:rPr>
          </w:rPrChange>
        </w:rPr>
        <w:t>Waterfall</w:t>
      </w:r>
      <w:ins w:id="7020" w:author="Chara Katiri" w:date="2015-04-11T18:00:00Z">
        <w:r w:rsidR="00EA0B0C" w:rsidRPr="00F758B3">
          <w:rPr>
            <w:rFonts w:ascii="Times" w:eastAsia="Times New Roman" w:hAnsi="Times" w:cs="Times New Roman"/>
            <w:sz w:val="22"/>
            <w:szCs w:val="22"/>
            <w:lang w:val="en-GB"/>
            <w:rPrChange w:id="7021" w:author="Chara Katiri" w:date="2015-05-12T13:05:00Z">
              <w:rPr>
                <w:rFonts w:ascii="Times" w:eastAsia="Times New Roman" w:hAnsi="Times" w:cs="Times New Roman"/>
                <w:sz w:val="22"/>
                <w:szCs w:val="22"/>
                <w:lang w:val="en-GB"/>
              </w:rPr>
            </w:rPrChange>
          </w:rPr>
          <w:t>,</w:t>
        </w:r>
      </w:ins>
      <w:r w:rsidRPr="00F758B3">
        <w:rPr>
          <w:rFonts w:ascii="Times" w:eastAsia="Times New Roman" w:hAnsi="Times" w:cs="Times New Roman"/>
          <w:sz w:val="22"/>
          <w:szCs w:val="22"/>
          <w:lang w:val="en-GB"/>
          <w:rPrChange w:id="7022" w:author="Chara Katiri" w:date="2015-05-12T13:05:00Z">
            <w:rPr>
              <w:rFonts w:ascii="Times" w:eastAsia="Times New Roman" w:hAnsi="Times" w:cs="Times New Roman"/>
              <w:sz w:val="22"/>
              <w:szCs w:val="22"/>
              <w:lang w:val="en-GB"/>
            </w:rPr>
          </w:rPrChange>
        </w:rPr>
        <w:t xml:space="preserve"> </w:t>
      </w:r>
      <w:ins w:id="7023" w:author="Chara Katiri" w:date="2015-04-11T18:00:00Z">
        <w:r w:rsidR="00EA0B0C" w:rsidRPr="00F758B3">
          <w:rPr>
            <w:rFonts w:ascii="Times" w:eastAsia="Times New Roman" w:hAnsi="Times" w:cs="Times New Roman"/>
            <w:sz w:val="22"/>
            <w:szCs w:val="22"/>
            <w:lang w:val="en-GB"/>
            <w:rPrChange w:id="7024" w:author="Chara Katiri" w:date="2015-05-12T13:05:00Z">
              <w:rPr>
                <w:rFonts w:ascii="Times" w:eastAsia="Times New Roman" w:hAnsi="Times" w:cs="Times New Roman"/>
                <w:sz w:val="22"/>
                <w:szCs w:val="22"/>
                <w:lang w:val="en-GB"/>
              </w:rPr>
            </w:rPrChange>
          </w:rPr>
          <w:t xml:space="preserve">the </w:t>
        </w:r>
      </w:ins>
      <w:r w:rsidR="00D72463" w:rsidRPr="00F758B3">
        <w:rPr>
          <w:rFonts w:ascii="Times" w:eastAsia="Times New Roman" w:hAnsi="Times" w:cs="Times New Roman"/>
          <w:sz w:val="22"/>
          <w:szCs w:val="22"/>
          <w:lang w:val="en-GB"/>
          <w:rPrChange w:id="7025" w:author="Chara Katiri" w:date="2015-05-12T13:05:00Z">
            <w:rPr>
              <w:rFonts w:ascii="Times" w:eastAsia="Times New Roman" w:hAnsi="Times" w:cs="Times New Roman"/>
              <w:sz w:val="22"/>
              <w:szCs w:val="22"/>
              <w:lang w:val="en-GB"/>
            </w:rPr>
          </w:rPrChange>
        </w:rPr>
        <w:t>complete</w:t>
      </w:r>
      <w:r w:rsidRPr="00F758B3">
        <w:rPr>
          <w:rFonts w:ascii="Times" w:eastAsia="Times New Roman" w:hAnsi="Times" w:cs="Times New Roman"/>
          <w:sz w:val="22"/>
          <w:szCs w:val="22"/>
          <w:lang w:val="en-GB"/>
          <w:rPrChange w:id="7026" w:author="Chara Katiri" w:date="2015-05-12T13:05:00Z">
            <w:rPr>
              <w:rFonts w:ascii="Times" w:eastAsia="Times New Roman" w:hAnsi="Times" w:cs="Times New Roman"/>
              <w:sz w:val="22"/>
              <w:szCs w:val="22"/>
              <w:lang w:val="en-GB"/>
            </w:rPr>
          </w:rPrChange>
        </w:rPr>
        <w:t xml:space="preserve"> scope of </w:t>
      </w:r>
      <w:r w:rsidR="00D72463" w:rsidRPr="00F758B3">
        <w:rPr>
          <w:rFonts w:ascii="Times" w:eastAsia="Times New Roman" w:hAnsi="Times" w:cs="Times New Roman"/>
          <w:sz w:val="22"/>
          <w:szCs w:val="22"/>
          <w:lang w:val="en-GB"/>
          <w:rPrChange w:id="7027" w:author="Chara Katiri" w:date="2015-05-12T13:05:00Z">
            <w:rPr>
              <w:rFonts w:ascii="Times" w:eastAsia="Times New Roman" w:hAnsi="Times" w:cs="Times New Roman"/>
              <w:sz w:val="22"/>
              <w:szCs w:val="22"/>
              <w:lang w:val="en-GB"/>
            </w:rPr>
          </w:rPrChange>
        </w:rPr>
        <w:t>requirements is</w:t>
      </w:r>
      <w:r w:rsidRPr="00F758B3">
        <w:rPr>
          <w:rFonts w:ascii="Times" w:eastAsia="Times New Roman" w:hAnsi="Times" w:cs="Times New Roman"/>
          <w:sz w:val="22"/>
          <w:szCs w:val="22"/>
          <w:lang w:val="en-GB"/>
          <w:rPrChange w:id="7028" w:author="Chara Katiri" w:date="2015-05-12T13:05:00Z">
            <w:rPr>
              <w:rFonts w:ascii="Times" w:eastAsia="Times New Roman" w:hAnsi="Times" w:cs="Times New Roman"/>
              <w:sz w:val="22"/>
              <w:szCs w:val="22"/>
              <w:lang w:val="en-GB"/>
            </w:rPr>
          </w:rPrChange>
        </w:rPr>
        <w:t xml:space="preserve"> known in advance</w:t>
      </w:r>
      <w:ins w:id="7029" w:author="Chara Katiri" w:date="2015-04-11T16:56:00Z">
        <w:r w:rsidR="00110498" w:rsidRPr="00F758B3">
          <w:rPr>
            <w:rFonts w:ascii="Times" w:eastAsia="Times New Roman" w:hAnsi="Times" w:cs="Times New Roman"/>
            <w:sz w:val="22"/>
            <w:szCs w:val="22"/>
            <w:lang w:val="en-GB"/>
            <w:rPrChange w:id="7030" w:author="Chara Katiri" w:date="2015-05-12T13:05:00Z">
              <w:rPr>
                <w:rFonts w:ascii="Times" w:eastAsia="Times New Roman" w:hAnsi="Times" w:cs="Times New Roman"/>
                <w:sz w:val="22"/>
                <w:szCs w:val="22"/>
                <w:lang w:val="en-GB"/>
              </w:rPr>
            </w:rPrChange>
          </w:rPr>
          <w:t xml:space="preserve"> and therefore </w:t>
        </w:r>
      </w:ins>
      <w:ins w:id="7031" w:author="Chara Katiri" w:date="2015-04-11T16:57:00Z">
        <w:r w:rsidR="00110498" w:rsidRPr="00F758B3">
          <w:rPr>
            <w:rFonts w:ascii="Times" w:eastAsia="Times New Roman" w:hAnsi="Times" w:cs="Times New Roman"/>
            <w:sz w:val="22"/>
            <w:szCs w:val="22"/>
            <w:lang w:val="en-GB"/>
            <w:rPrChange w:id="7032" w:author="Chara Katiri" w:date="2015-05-12T13:05:00Z">
              <w:rPr>
                <w:rFonts w:ascii="Times" w:eastAsia="Times New Roman" w:hAnsi="Times" w:cs="Times New Roman"/>
                <w:sz w:val="22"/>
                <w:szCs w:val="22"/>
                <w:lang w:val="en-GB"/>
              </w:rPr>
            </w:rPrChange>
          </w:rPr>
          <w:t xml:space="preserve">each </w:t>
        </w:r>
      </w:ins>
      <w:ins w:id="7033" w:author="Chara Katiri" w:date="2015-04-11T17:56:00Z">
        <w:r w:rsidR="00EA0B0C" w:rsidRPr="00F758B3">
          <w:rPr>
            <w:rFonts w:ascii="Times" w:eastAsia="Times New Roman" w:hAnsi="Times" w:cs="Times New Roman"/>
            <w:sz w:val="22"/>
            <w:szCs w:val="22"/>
            <w:lang w:val="en-GB"/>
            <w:rPrChange w:id="7034" w:author="Chara Katiri" w:date="2015-05-12T13:05:00Z">
              <w:rPr>
                <w:rFonts w:ascii="Times" w:eastAsia="Times New Roman" w:hAnsi="Times" w:cs="Times New Roman"/>
                <w:sz w:val="22"/>
                <w:szCs w:val="22"/>
                <w:lang w:val="en-GB"/>
              </w:rPr>
            </w:rPrChange>
          </w:rPr>
          <w:t>phase</w:t>
        </w:r>
      </w:ins>
      <w:ins w:id="7035" w:author="Chara Katiri" w:date="2015-04-11T16:57:00Z">
        <w:r w:rsidR="00110498" w:rsidRPr="00F758B3">
          <w:rPr>
            <w:rFonts w:ascii="Times" w:eastAsia="Times New Roman" w:hAnsi="Times" w:cs="Times New Roman"/>
            <w:sz w:val="22"/>
            <w:szCs w:val="22"/>
            <w:lang w:val="en-GB"/>
            <w:rPrChange w:id="7036" w:author="Chara Katiri" w:date="2015-05-12T13:05:00Z">
              <w:rPr>
                <w:rFonts w:ascii="Times" w:eastAsia="Times New Roman" w:hAnsi="Times" w:cs="Times New Roman"/>
                <w:sz w:val="22"/>
                <w:szCs w:val="22"/>
                <w:lang w:val="en-GB"/>
              </w:rPr>
            </w:rPrChange>
          </w:rPr>
          <w:t xml:space="preserve"> </w:t>
        </w:r>
      </w:ins>
      <w:ins w:id="7037" w:author="Chara Katiri" w:date="2015-04-11T18:01:00Z">
        <w:r w:rsidR="00EA0B0C" w:rsidRPr="00F758B3">
          <w:rPr>
            <w:rFonts w:ascii="Times" w:eastAsia="Times New Roman" w:hAnsi="Times" w:cs="Times New Roman"/>
            <w:sz w:val="22"/>
            <w:szCs w:val="22"/>
            <w:lang w:val="en-GB"/>
            <w:rPrChange w:id="7038" w:author="Chara Katiri" w:date="2015-05-12T13:05:00Z">
              <w:rPr>
                <w:rFonts w:ascii="Times" w:eastAsia="Times New Roman" w:hAnsi="Times" w:cs="Times New Roman"/>
                <w:sz w:val="22"/>
                <w:szCs w:val="22"/>
                <w:lang w:val="en-GB"/>
              </w:rPr>
            </w:rPrChange>
          </w:rPr>
          <w:t>must be</w:t>
        </w:r>
      </w:ins>
      <w:ins w:id="7039" w:author="Chara Katiri" w:date="2015-04-11T16:57:00Z">
        <w:r w:rsidR="00110498" w:rsidRPr="00F758B3">
          <w:rPr>
            <w:rFonts w:ascii="Times" w:eastAsia="Times New Roman" w:hAnsi="Times" w:cs="Times New Roman"/>
            <w:sz w:val="22"/>
            <w:szCs w:val="22"/>
            <w:lang w:val="en-GB"/>
            <w:rPrChange w:id="7040" w:author="Chara Katiri" w:date="2015-05-12T13:05:00Z">
              <w:rPr>
                <w:rFonts w:ascii="Times" w:eastAsia="Times New Roman" w:hAnsi="Times" w:cs="Times New Roman"/>
                <w:sz w:val="22"/>
                <w:szCs w:val="22"/>
                <w:lang w:val="en-GB"/>
              </w:rPr>
            </w:rPrChange>
          </w:rPr>
          <w:t xml:space="preserve"> </w:t>
        </w:r>
      </w:ins>
      <w:ins w:id="7041" w:author="Chara Katiri" w:date="2015-04-11T16:58:00Z">
        <w:r w:rsidR="00110498" w:rsidRPr="00F758B3">
          <w:rPr>
            <w:rFonts w:ascii="Times" w:eastAsia="Times New Roman" w:hAnsi="Times" w:cs="Times New Roman"/>
            <w:sz w:val="22"/>
            <w:szCs w:val="22"/>
            <w:lang w:val="en-GB"/>
            <w:rPrChange w:id="7042" w:author="Chara Katiri" w:date="2015-05-12T13:05:00Z">
              <w:rPr>
                <w:rFonts w:ascii="Times" w:eastAsia="Times New Roman" w:hAnsi="Times" w:cs="Times New Roman"/>
                <w:sz w:val="22"/>
                <w:szCs w:val="22"/>
                <w:lang w:val="en-GB"/>
              </w:rPr>
            </w:rPrChange>
          </w:rPr>
          <w:t xml:space="preserve">fully </w:t>
        </w:r>
      </w:ins>
      <w:ins w:id="7043" w:author="Chara Katiri" w:date="2015-04-11T17:56:00Z">
        <w:r w:rsidR="00EA0B0C" w:rsidRPr="00F758B3">
          <w:rPr>
            <w:rFonts w:ascii="Times" w:eastAsia="Times New Roman" w:hAnsi="Times" w:cs="Times New Roman"/>
            <w:sz w:val="22"/>
            <w:szCs w:val="22"/>
            <w:lang w:val="en-GB"/>
            <w:rPrChange w:id="7044" w:author="Chara Katiri" w:date="2015-05-12T13:05:00Z">
              <w:rPr>
                <w:rFonts w:ascii="Times" w:eastAsia="Times New Roman" w:hAnsi="Times" w:cs="Times New Roman"/>
                <w:sz w:val="22"/>
                <w:szCs w:val="22"/>
                <w:lang w:val="en-GB"/>
              </w:rPr>
            </w:rPrChange>
          </w:rPr>
          <w:t>developed</w:t>
        </w:r>
      </w:ins>
      <w:ins w:id="7045" w:author="Chara Katiri" w:date="2015-04-11T16:58:00Z">
        <w:r w:rsidR="00110498" w:rsidRPr="00F758B3">
          <w:rPr>
            <w:rFonts w:ascii="Times" w:eastAsia="Times New Roman" w:hAnsi="Times" w:cs="Times New Roman"/>
            <w:sz w:val="22"/>
            <w:szCs w:val="22"/>
            <w:lang w:val="en-GB"/>
            <w:rPrChange w:id="7046" w:author="Chara Katiri" w:date="2015-05-12T13:05:00Z">
              <w:rPr>
                <w:rFonts w:ascii="Times" w:eastAsia="Times New Roman" w:hAnsi="Times" w:cs="Times New Roman"/>
                <w:sz w:val="22"/>
                <w:szCs w:val="22"/>
                <w:lang w:val="en-GB"/>
              </w:rPr>
            </w:rPrChange>
          </w:rPr>
          <w:t xml:space="preserve"> </w:t>
        </w:r>
      </w:ins>
      <w:ins w:id="7047" w:author="Chara Katiri" w:date="2015-04-11T17:56:00Z">
        <w:r w:rsidR="00EA0B0C" w:rsidRPr="00F758B3">
          <w:rPr>
            <w:rFonts w:ascii="Times" w:eastAsia="Times New Roman" w:hAnsi="Times" w:cs="Times New Roman"/>
            <w:sz w:val="22"/>
            <w:szCs w:val="22"/>
            <w:lang w:val="en-GB"/>
            <w:rPrChange w:id="7048" w:author="Chara Katiri" w:date="2015-05-12T13:05:00Z">
              <w:rPr>
                <w:rFonts w:ascii="Times" w:eastAsia="Times New Roman" w:hAnsi="Times" w:cs="Times New Roman"/>
                <w:sz w:val="22"/>
                <w:szCs w:val="22"/>
                <w:lang w:val="en-GB"/>
              </w:rPr>
            </w:rPrChange>
          </w:rPr>
          <w:t xml:space="preserve">and delivered </w:t>
        </w:r>
      </w:ins>
      <w:ins w:id="7049" w:author="Chara Katiri" w:date="2015-04-11T16:57:00Z">
        <w:r w:rsidR="00110498" w:rsidRPr="00F758B3">
          <w:rPr>
            <w:rFonts w:ascii="Times" w:eastAsia="Times New Roman" w:hAnsi="Times" w:cs="Times New Roman"/>
            <w:sz w:val="22"/>
            <w:szCs w:val="22"/>
            <w:lang w:val="en-GB"/>
            <w:rPrChange w:id="7050" w:author="Chara Katiri" w:date="2015-05-12T13:05:00Z">
              <w:rPr>
                <w:rFonts w:ascii="Times" w:eastAsia="Times New Roman" w:hAnsi="Times" w:cs="Times New Roman"/>
                <w:sz w:val="22"/>
                <w:szCs w:val="22"/>
                <w:lang w:val="en-GB"/>
              </w:rPr>
            </w:rPrChange>
          </w:rPr>
          <w:t xml:space="preserve">before the developer moves to the next </w:t>
        </w:r>
      </w:ins>
      <w:ins w:id="7051" w:author="Chara Katiri" w:date="2015-04-11T18:01:00Z">
        <w:r w:rsidR="00EA0B0C" w:rsidRPr="00F758B3">
          <w:rPr>
            <w:rFonts w:ascii="Times" w:eastAsia="Times New Roman" w:hAnsi="Times" w:cs="Times New Roman"/>
            <w:sz w:val="22"/>
            <w:szCs w:val="22"/>
            <w:lang w:val="en-GB"/>
            <w:rPrChange w:id="7052" w:author="Chara Katiri" w:date="2015-05-12T13:05:00Z">
              <w:rPr>
                <w:rFonts w:ascii="Times" w:eastAsia="Times New Roman" w:hAnsi="Times" w:cs="Times New Roman"/>
                <w:sz w:val="22"/>
                <w:szCs w:val="22"/>
                <w:lang w:val="en-GB"/>
              </w:rPr>
            </w:rPrChange>
          </w:rPr>
          <w:t>one</w:t>
        </w:r>
      </w:ins>
      <w:ins w:id="7053" w:author="Chara Katiri" w:date="2015-04-11T16:57:00Z">
        <w:r w:rsidR="00110498" w:rsidRPr="00F758B3">
          <w:rPr>
            <w:rFonts w:ascii="Times" w:eastAsia="Times New Roman" w:hAnsi="Times" w:cs="Times New Roman"/>
            <w:sz w:val="22"/>
            <w:szCs w:val="22"/>
            <w:lang w:val="en-GB"/>
            <w:rPrChange w:id="7054" w:author="Chara Katiri" w:date="2015-05-12T13:05:00Z">
              <w:rPr>
                <w:rFonts w:ascii="Times" w:eastAsia="Times New Roman" w:hAnsi="Times" w:cs="Times New Roman"/>
                <w:sz w:val="22"/>
                <w:szCs w:val="22"/>
                <w:lang w:val="en-GB"/>
              </w:rPr>
            </w:rPrChange>
          </w:rPr>
          <w:t xml:space="preserve">. </w:t>
        </w:r>
      </w:ins>
      <w:ins w:id="7055" w:author="Chara Katiri" w:date="2015-04-11T17:58:00Z">
        <w:r w:rsidR="00EA0B0C" w:rsidRPr="00F758B3">
          <w:rPr>
            <w:rFonts w:ascii="Times" w:eastAsia="Times New Roman" w:hAnsi="Times" w:cs="Times New Roman"/>
            <w:sz w:val="22"/>
            <w:szCs w:val="22"/>
            <w:lang w:val="en-GB"/>
            <w:rPrChange w:id="7056" w:author="Chara Katiri" w:date="2015-05-12T13:05:00Z">
              <w:rPr>
                <w:rFonts w:ascii="Times" w:eastAsia="Times New Roman" w:hAnsi="Times" w:cs="Times New Roman"/>
                <w:sz w:val="22"/>
                <w:szCs w:val="22"/>
                <w:lang w:val="en-GB"/>
              </w:rPr>
            </w:rPrChange>
          </w:rPr>
          <w:t>Tasks are divided chronologically in achievable chunks and delivered in a number of phases. Specific deliverables and review process makes each phase easy to manage</w:t>
        </w:r>
      </w:ins>
      <w:ins w:id="7057" w:author="Chara Katiri" w:date="2015-04-11T18:08:00Z">
        <w:r w:rsidR="00833900" w:rsidRPr="00F758B3">
          <w:rPr>
            <w:rFonts w:ascii="Times" w:eastAsia="Times New Roman" w:hAnsi="Times" w:cs="Times New Roman"/>
            <w:sz w:val="22"/>
            <w:szCs w:val="22"/>
            <w:lang w:val="en-GB"/>
            <w:rPrChange w:id="7058" w:author="Chara Katiri" w:date="2015-05-12T13:05: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7059" w:author="Chara Katiri" w:date="2015-05-12T13:05:00Z">
              <w:rPr>
                <w:rFonts w:ascii="Times" w:eastAsia="Times New Roman" w:hAnsi="Times" w:cs="Times New Roman"/>
                <w:sz w:val="22"/>
                <w:szCs w:val="22"/>
                <w:lang w:val="en-GB"/>
              </w:rPr>
            </w:rPrChange>
          </w:rPr>
          <w:id w:val="1881273325"/>
          <w:citation/>
        </w:sdtPr>
        <w:sdtContent>
          <w:r w:rsidR="00140463" w:rsidRPr="00F758B3">
            <w:rPr>
              <w:rFonts w:ascii="Times" w:eastAsia="Times New Roman" w:hAnsi="Times" w:cs="Times New Roman"/>
              <w:sz w:val="22"/>
              <w:szCs w:val="22"/>
              <w:lang w:val="en-GB"/>
              <w:rPrChange w:id="7060" w:author="Chara Katiri" w:date="2015-05-12T13:05:00Z">
                <w:rPr>
                  <w:rFonts w:ascii="Times" w:eastAsia="Times New Roman" w:hAnsi="Times" w:cs="Times New Roman"/>
                  <w:sz w:val="22"/>
                  <w:szCs w:val="22"/>
                  <w:lang w:val="en-GB"/>
                </w:rPr>
              </w:rPrChange>
            </w:rPr>
            <w:fldChar w:fldCharType="begin"/>
          </w:r>
          <w:r w:rsidR="00140463" w:rsidRPr="00F3236C">
            <w:rPr>
              <w:rFonts w:ascii="Times" w:eastAsia="Times New Roman" w:hAnsi="Times" w:cs="Times New Roman"/>
              <w:sz w:val="22"/>
              <w:szCs w:val="22"/>
              <w:lang w:val="en-GB"/>
              <w:rPrChange w:id="7061" w:author="Chara Katiri" w:date="2015-05-12T15:23:00Z">
                <w:rPr>
                  <w:rFonts w:ascii="Times" w:eastAsia="Times New Roman" w:hAnsi="Times" w:cs="Times New Roman"/>
                  <w:sz w:val="22"/>
                  <w:szCs w:val="22"/>
                </w:rPr>
              </w:rPrChange>
            </w:rPr>
            <w:instrText xml:space="preserve"> CITATION stq15 \l 1033 </w:instrText>
          </w:r>
          <w:r w:rsidR="00140463" w:rsidRPr="00F758B3">
            <w:rPr>
              <w:rFonts w:ascii="Times" w:eastAsia="Times New Roman" w:hAnsi="Times" w:cs="Times New Roman"/>
              <w:sz w:val="22"/>
              <w:szCs w:val="22"/>
              <w:lang w:val="en-GB"/>
              <w:rPrChange w:id="7062" w:author="Chara Katiri" w:date="2015-05-12T13:05:00Z">
                <w:rPr>
                  <w:rFonts w:ascii="Times" w:eastAsia="Times New Roman" w:hAnsi="Times" w:cs="Times New Roman"/>
                  <w:sz w:val="22"/>
                  <w:szCs w:val="22"/>
                  <w:lang w:val="en-GB"/>
                </w:rPr>
              </w:rPrChange>
            </w:rPr>
            <w:fldChar w:fldCharType="separate"/>
          </w:r>
          <w:r w:rsidR="00B7160F" w:rsidRPr="00F3236C">
            <w:rPr>
              <w:rFonts w:ascii="Times" w:eastAsia="Times New Roman" w:hAnsi="Times" w:cs="Times New Roman"/>
              <w:sz w:val="22"/>
              <w:szCs w:val="22"/>
              <w:lang w:val="en-GB"/>
              <w:rPrChange w:id="7063" w:author="Chara Katiri" w:date="2015-05-12T15:23:00Z">
                <w:rPr>
                  <w:rFonts w:ascii="Times" w:eastAsia="Times New Roman" w:hAnsi="Times" w:cs="Times New Roman"/>
                  <w:noProof/>
                  <w:sz w:val="22"/>
                  <w:szCs w:val="22"/>
                </w:rPr>
              </w:rPrChange>
            </w:rPr>
            <w:t>[</w:t>
          </w:r>
          <w:r w:rsidR="00B7160F" w:rsidRPr="00F3236C">
            <w:rPr>
              <w:rFonts w:ascii="Times" w:eastAsia="Times New Roman" w:hAnsi="Times" w:cs="Times New Roman"/>
              <w:sz w:val="22"/>
              <w:szCs w:val="22"/>
              <w:lang w:val="en-GB"/>
              <w:rPrChange w:id="7064" w:author="Chara Katiri" w:date="2015-05-12T15:23:00Z">
                <w:rPr>
                  <w:rFonts w:ascii="Times" w:eastAsia="Times New Roman" w:hAnsi="Times" w:cs="Times New Roman"/>
                  <w:noProof/>
                  <w:sz w:val="22"/>
                  <w:szCs w:val="22"/>
                </w:rPr>
              </w:rPrChange>
            </w:rPr>
            <w:fldChar w:fldCharType="begin"/>
          </w:r>
          <w:r w:rsidR="00B7160F" w:rsidRPr="00F3236C">
            <w:rPr>
              <w:rFonts w:ascii="Times" w:eastAsia="Times New Roman" w:hAnsi="Times" w:cs="Times New Roman"/>
              <w:sz w:val="22"/>
              <w:szCs w:val="22"/>
              <w:lang w:val="en-GB"/>
              <w:rPrChange w:id="7065" w:author="Chara Katiri" w:date="2015-05-12T15:23:00Z">
                <w:rPr>
                  <w:rFonts w:ascii="Times" w:eastAsia="Times New Roman" w:hAnsi="Times" w:cs="Times New Roman"/>
                  <w:noProof/>
                  <w:sz w:val="22"/>
                  <w:szCs w:val="22"/>
                </w:rPr>
              </w:rPrChange>
            </w:rPr>
            <w:instrText xml:space="preserve"> HYPERLINK "" \l "stq15" </w:instrText>
          </w:r>
          <w:r w:rsidR="00B7160F" w:rsidRPr="00F3236C">
            <w:rPr>
              <w:rFonts w:ascii="Times" w:eastAsia="Times New Roman" w:hAnsi="Times" w:cs="Times New Roman"/>
              <w:sz w:val="22"/>
              <w:szCs w:val="22"/>
              <w:lang w:val="en-GB"/>
              <w:rPrChange w:id="7066" w:author="Chara Katiri" w:date="2015-05-12T15:23:00Z">
                <w:rPr>
                  <w:rFonts w:ascii="Times" w:eastAsia="Times New Roman" w:hAnsi="Times" w:cs="Times New Roman"/>
                  <w:noProof/>
                  <w:sz w:val="22"/>
                  <w:szCs w:val="22"/>
                </w:rPr>
              </w:rPrChange>
            </w:rPr>
            <w:fldChar w:fldCharType="separate"/>
          </w:r>
          <w:r w:rsidR="00B7160F" w:rsidRPr="00F3236C">
            <w:rPr>
              <w:lang w:val="en-GB"/>
              <w:rPrChange w:id="7067" w:author="Chara Katiri" w:date="2015-05-12T15:23:00Z">
                <w:rPr>
                  <w:rStyle w:val="Heading2Char"/>
                  <w:rFonts w:ascii="Times" w:eastAsia="Times New Roman" w:hAnsi="Times" w:cs="Times New Roman"/>
                  <w:noProof/>
                  <w:color w:val="auto"/>
                  <w:sz w:val="22"/>
                  <w:szCs w:val="22"/>
                </w:rPr>
              </w:rPrChange>
            </w:rPr>
            <w:t>36</w:t>
          </w:r>
          <w:r w:rsidR="00B7160F" w:rsidRPr="00F3236C">
            <w:rPr>
              <w:rFonts w:ascii="Times" w:eastAsia="Times New Roman" w:hAnsi="Times" w:cs="Times New Roman"/>
              <w:sz w:val="22"/>
              <w:szCs w:val="22"/>
              <w:lang w:val="en-GB"/>
              <w:rPrChange w:id="7068" w:author="Chara Katiri" w:date="2015-05-12T15:23:00Z">
                <w:rPr>
                  <w:rFonts w:ascii="Times" w:eastAsia="Times New Roman" w:hAnsi="Times" w:cs="Times New Roman"/>
                  <w:noProof/>
                  <w:sz w:val="22"/>
                  <w:szCs w:val="22"/>
                </w:rPr>
              </w:rPrChange>
            </w:rPr>
            <w:fldChar w:fldCharType="end"/>
          </w:r>
          <w:r w:rsidR="00B7160F" w:rsidRPr="00F3236C">
            <w:rPr>
              <w:rFonts w:ascii="Times" w:eastAsia="Times New Roman" w:hAnsi="Times" w:cs="Times New Roman"/>
              <w:sz w:val="22"/>
              <w:szCs w:val="22"/>
              <w:lang w:val="en-GB"/>
              <w:rPrChange w:id="7069" w:author="Chara Katiri" w:date="2015-05-12T15:23:00Z">
                <w:rPr>
                  <w:rFonts w:ascii="Times" w:eastAsia="Times New Roman" w:hAnsi="Times" w:cs="Times New Roman"/>
                  <w:noProof/>
                  <w:sz w:val="22"/>
                  <w:szCs w:val="22"/>
                </w:rPr>
              </w:rPrChange>
            </w:rPr>
            <w:t>]</w:t>
          </w:r>
          <w:r w:rsidR="00140463" w:rsidRPr="00F758B3">
            <w:rPr>
              <w:rFonts w:ascii="Times" w:eastAsia="Times New Roman" w:hAnsi="Times" w:cs="Times New Roman"/>
              <w:sz w:val="22"/>
              <w:szCs w:val="22"/>
              <w:lang w:val="en-GB"/>
              <w:rPrChange w:id="7070" w:author="Chara Katiri" w:date="2015-05-12T13:05:00Z">
                <w:rPr>
                  <w:rFonts w:ascii="Times" w:eastAsia="Times New Roman" w:hAnsi="Times" w:cs="Times New Roman"/>
                  <w:sz w:val="22"/>
                  <w:szCs w:val="22"/>
                  <w:lang w:val="en-GB"/>
                </w:rPr>
              </w:rPrChange>
            </w:rPr>
            <w:fldChar w:fldCharType="end"/>
          </w:r>
        </w:sdtContent>
      </w:sdt>
      <w:ins w:id="7071" w:author="Chara Katiri" w:date="2015-04-11T17:58:00Z">
        <w:r w:rsidR="00EA0B0C" w:rsidRPr="00F758B3">
          <w:rPr>
            <w:rFonts w:ascii="Times" w:eastAsia="Times New Roman" w:hAnsi="Times" w:cs="Times New Roman"/>
            <w:sz w:val="22"/>
            <w:szCs w:val="22"/>
            <w:lang w:val="en-GB"/>
            <w:rPrChange w:id="7072" w:author="Chara Katiri" w:date="2015-05-12T13:05:00Z">
              <w:rPr>
                <w:rFonts w:ascii="Times" w:eastAsia="Times New Roman" w:hAnsi="Times" w:cs="Times New Roman"/>
                <w:sz w:val="22"/>
                <w:szCs w:val="22"/>
                <w:lang w:val="en-GB"/>
              </w:rPr>
            </w:rPrChange>
          </w:rPr>
          <w:t>.</w:t>
        </w:r>
      </w:ins>
    </w:p>
    <w:p w14:paraId="2B47909D" w14:textId="77777777" w:rsidR="00F3236C" w:rsidRDefault="00F3236C" w:rsidP="00F3236C">
      <w:pPr>
        <w:spacing w:line="360" w:lineRule="auto"/>
        <w:ind w:left="66" w:firstLine="501"/>
        <w:jc w:val="both"/>
        <w:rPr>
          <w:ins w:id="7073" w:author="Chara Katiri" w:date="2015-05-12T15:23:00Z"/>
          <w:rFonts w:ascii="Times" w:eastAsia="Times New Roman" w:hAnsi="Times" w:cs="Times New Roman"/>
          <w:sz w:val="22"/>
          <w:szCs w:val="22"/>
          <w:lang w:val="en-GB"/>
        </w:rPr>
        <w:pPrChange w:id="7074" w:author="Chara Katiri" w:date="2015-05-12T15:23:00Z">
          <w:pPr>
            <w:spacing w:line="360" w:lineRule="auto"/>
            <w:contextualSpacing/>
            <w:jc w:val="both"/>
          </w:pPr>
        </w:pPrChange>
      </w:pPr>
    </w:p>
    <w:p w14:paraId="4B1ADF31" w14:textId="084ECC28" w:rsidR="00833900" w:rsidRPr="00F758B3" w:rsidRDefault="00833900" w:rsidP="00F3236C">
      <w:pPr>
        <w:spacing w:line="360" w:lineRule="auto"/>
        <w:ind w:left="66" w:firstLine="501"/>
        <w:jc w:val="both"/>
        <w:rPr>
          <w:ins w:id="7075" w:author="Chara Katiri" w:date="2015-04-11T18:09:00Z"/>
          <w:rFonts w:ascii="Times" w:eastAsia="Times New Roman" w:hAnsi="Times" w:cs="Times New Roman"/>
          <w:sz w:val="22"/>
          <w:szCs w:val="22"/>
          <w:lang w:val="en-GB"/>
          <w:rPrChange w:id="7076" w:author="Chara Katiri" w:date="2015-05-12T13:05:00Z">
            <w:rPr>
              <w:ins w:id="7077" w:author="Chara Katiri" w:date="2015-04-11T18:09:00Z"/>
              <w:rFonts w:ascii="Times" w:eastAsia="Times New Roman" w:hAnsi="Times" w:cs="Times New Roman"/>
              <w:sz w:val="22"/>
              <w:szCs w:val="22"/>
              <w:lang w:val="en-GB"/>
            </w:rPr>
          </w:rPrChange>
        </w:rPr>
        <w:pPrChange w:id="7078" w:author="Chara Katiri" w:date="2015-05-12T15:23:00Z">
          <w:pPr>
            <w:spacing w:line="360" w:lineRule="auto"/>
            <w:contextualSpacing/>
            <w:jc w:val="both"/>
          </w:pPr>
        </w:pPrChange>
      </w:pPr>
      <w:ins w:id="7079" w:author="Chara Katiri" w:date="2015-04-11T18:09:00Z">
        <w:r w:rsidRPr="00F758B3">
          <w:rPr>
            <w:rFonts w:ascii="Times" w:eastAsia="Times New Roman" w:hAnsi="Times" w:cs="Times New Roman"/>
            <w:sz w:val="22"/>
            <w:szCs w:val="22"/>
            <w:lang w:val="en-GB"/>
            <w:rPrChange w:id="7080" w:author="Chara Katiri" w:date="2015-05-12T13:05:00Z">
              <w:rPr>
                <w:rFonts w:ascii="Times" w:eastAsia="Times New Roman" w:hAnsi="Times" w:cs="Times New Roman"/>
                <w:sz w:val="22"/>
                <w:szCs w:val="22"/>
                <w:lang w:val="en-GB"/>
              </w:rPr>
            </w:rPrChange>
          </w:rPr>
          <w:t xml:space="preserve">The diagram below </w:t>
        </w:r>
      </w:ins>
      <w:ins w:id="7081" w:author="Chara Katiri" w:date="2015-05-12T14:00:00Z">
        <w:r w:rsidR="002C7F76">
          <w:rPr>
            <w:rFonts w:ascii="Times" w:eastAsia="Times New Roman" w:hAnsi="Times" w:cs="Times New Roman"/>
            <w:sz w:val="22"/>
            <w:szCs w:val="22"/>
            <w:lang w:val="en-GB"/>
          </w:rPr>
          <w:t>illustrates</w:t>
        </w:r>
      </w:ins>
      <w:ins w:id="7082" w:author="Chara Katiri" w:date="2015-04-11T18:09:00Z">
        <w:r w:rsidRPr="00F758B3">
          <w:rPr>
            <w:rFonts w:ascii="Times" w:eastAsia="Times New Roman" w:hAnsi="Times" w:cs="Times New Roman"/>
            <w:sz w:val="22"/>
            <w:szCs w:val="22"/>
            <w:lang w:val="en-GB"/>
            <w:rPrChange w:id="7083" w:author="Chara Katiri" w:date="2015-05-12T13:05:00Z">
              <w:rPr>
                <w:rFonts w:ascii="Times" w:eastAsia="Times New Roman" w:hAnsi="Times" w:cs="Times New Roman"/>
                <w:sz w:val="22"/>
                <w:szCs w:val="22"/>
                <w:lang w:val="en-GB"/>
              </w:rPr>
            </w:rPrChange>
          </w:rPr>
          <w:t xml:space="preserve"> the Waterfall Software Development Life Cycle (SDLC) and the tasks required in each phase:</w:t>
        </w:r>
      </w:ins>
    </w:p>
    <w:p w14:paraId="453DA4FB" w14:textId="64549B52" w:rsidR="00F147DD" w:rsidRPr="00F758B3" w:rsidRDefault="00F147DD" w:rsidP="00F758B3">
      <w:pPr>
        <w:spacing w:line="360" w:lineRule="auto"/>
        <w:ind w:firstLine="720"/>
        <w:contextualSpacing/>
        <w:jc w:val="both"/>
        <w:rPr>
          <w:ins w:id="7084" w:author="Chara Katiri" w:date="2015-05-02T13:42:00Z"/>
          <w:rFonts w:ascii="Times" w:eastAsia="Times New Roman" w:hAnsi="Times" w:cs="Times New Roman"/>
          <w:sz w:val="22"/>
          <w:szCs w:val="22"/>
          <w:lang w:val="en-GB"/>
          <w:rPrChange w:id="7085" w:author="Chara Katiri" w:date="2015-05-12T13:05:00Z">
            <w:rPr>
              <w:ins w:id="7086" w:author="Chara Katiri" w:date="2015-05-02T13:42:00Z"/>
              <w:rFonts w:ascii="Times" w:eastAsia="Times New Roman" w:hAnsi="Times" w:cs="Times New Roman"/>
              <w:sz w:val="22"/>
              <w:szCs w:val="22"/>
              <w:lang w:val="en-GB"/>
            </w:rPr>
          </w:rPrChange>
        </w:rPr>
        <w:pPrChange w:id="7087" w:author="Chara Katiri" w:date="2015-05-12T13:05:00Z">
          <w:pPr>
            <w:spacing w:line="360" w:lineRule="auto"/>
            <w:ind w:firstLine="720"/>
            <w:contextualSpacing/>
            <w:jc w:val="both"/>
          </w:pPr>
        </w:pPrChange>
      </w:pPr>
    </w:p>
    <w:p w14:paraId="54F1B37B" w14:textId="77777777" w:rsidR="00667557" w:rsidRPr="00F758B3" w:rsidRDefault="00304713" w:rsidP="00F758B3">
      <w:pPr>
        <w:keepNext/>
        <w:spacing w:line="360" w:lineRule="auto"/>
        <w:ind w:firstLine="720"/>
        <w:contextualSpacing/>
        <w:jc w:val="both"/>
        <w:rPr>
          <w:ins w:id="7088" w:author="Chara Katiri" w:date="2015-05-09T13:16:00Z"/>
          <w:rFonts w:ascii="Times" w:hAnsi="Times"/>
          <w:sz w:val="22"/>
          <w:szCs w:val="22"/>
          <w:rPrChange w:id="7089" w:author="Chara Katiri" w:date="2015-05-12T13:05:00Z">
            <w:rPr>
              <w:ins w:id="7090" w:author="Chara Katiri" w:date="2015-05-09T13:16:00Z"/>
            </w:rPr>
          </w:rPrChange>
        </w:rPr>
        <w:pPrChange w:id="7091" w:author="Chara Katiri" w:date="2015-05-12T13:05:00Z">
          <w:pPr>
            <w:spacing w:line="360" w:lineRule="auto"/>
            <w:ind w:firstLine="720"/>
            <w:contextualSpacing/>
            <w:jc w:val="both"/>
          </w:pPr>
        </w:pPrChange>
      </w:pPr>
      <w:ins w:id="7092" w:author="Chara Katiri" w:date="2015-05-02T13:57:00Z">
        <w:r w:rsidRPr="00F758B3">
          <w:rPr>
            <w:rFonts w:ascii="Times" w:eastAsia="Times New Roman" w:hAnsi="Times" w:cs="Times New Roman"/>
            <w:noProof/>
            <w:sz w:val="22"/>
            <w:szCs w:val="22"/>
            <w:rPrChange w:id="7093" w:author="Chara Katiri" w:date="2015-05-12T13:05:00Z">
              <w:rPr>
                <w:noProof/>
              </w:rPr>
            </w:rPrChange>
          </w:rPr>
          <w:drawing>
            <wp:inline distT="0" distB="0" distL="0" distR="0" wp14:anchorId="5839DB6D" wp14:editId="289308BD">
              <wp:extent cx="5715000" cy="2840990"/>
              <wp:effectExtent l="0" t="0" r="0" b="3810"/>
              <wp:docPr id="25" name="Picture 25" descr="Macintosh HD:Users:CharaKatiri:Desktop:Screen Shot 2015-05-02 at 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Screen Shot 2015-05-02 at 13.5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40990"/>
                      </a:xfrm>
                      <a:prstGeom prst="rect">
                        <a:avLst/>
                      </a:prstGeom>
                      <a:noFill/>
                      <a:ln>
                        <a:noFill/>
                      </a:ln>
                    </pic:spPr>
                  </pic:pic>
                </a:graphicData>
              </a:graphic>
            </wp:inline>
          </w:drawing>
        </w:r>
      </w:ins>
    </w:p>
    <w:p w14:paraId="6A0843B2" w14:textId="23BDACEB" w:rsidR="007E6964" w:rsidRPr="00F758B3" w:rsidRDefault="00667557" w:rsidP="00F758B3">
      <w:pPr>
        <w:pStyle w:val="Caption"/>
        <w:spacing w:line="360" w:lineRule="auto"/>
        <w:contextualSpacing/>
        <w:jc w:val="both"/>
        <w:rPr>
          <w:rFonts w:ascii="Times" w:eastAsia="Times New Roman" w:hAnsi="Times" w:cs="Times New Roman"/>
          <w:sz w:val="22"/>
          <w:szCs w:val="22"/>
          <w:lang w:val="en-GB"/>
          <w:rPrChange w:id="7094" w:author="Chara Katiri" w:date="2015-05-12T13:05:00Z">
            <w:rPr>
              <w:rFonts w:ascii="Times" w:eastAsia="Times New Roman" w:hAnsi="Times" w:cs="Times New Roman"/>
              <w:sz w:val="22"/>
              <w:szCs w:val="22"/>
              <w:lang w:val="en-GB"/>
            </w:rPr>
          </w:rPrChange>
        </w:rPr>
        <w:pPrChange w:id="7095" w:author="Chara Katiri" w:date="2015-05-12T13:05:00Z">
          <w:pPr>
            <w:spacing w:line="360" w:lineRule="auto"/>
            <w:ind w:firstLine="720"/>
            <w:contextualSpacing/>
            <w:jc w:val="both"/>
          </w:pPr>
        </w:pPrChange>
      </w:pPr>
      <w:ins w:id="7096" w:author="Chara Katiri" w:date="2015-05-09T13:16:00Z">
        <w:r w:rsidRPr="00F758B3">
          <w:rPr>
            <w:rFonts w:ascii="Times" w:hAnsi="Times"/>
            <w:sz w:val="22"/>
            <w:szCs w:val="22"/>
            <w:rPrChange w:id="7097" w:author="Chara Katiri" w:date="2015-05-12T13:05:00Z">
              <w:rPr/>
            </w:rPrChange>
          </w:rPr>
          <w:t xml:space="preserve">Figure 9: Waterfall Software Development Life Cycle </w:t>
        </w:r>
      </w:ins>
    </w:p>
    <w:p w14:paraId="7D2B8BDC" w14:textId="77777777" w:rsidR="00A0554B" w:rsidRPr="00F758B3" w:rsidRDefault="00A0554B" w:rsidP="00F758B3">
      <w:pPr>
        <w:spacing w:line="360" w:lineRule="auto"/>
        <w:contextualSpacing/>
        <w:jc w:val="both"/>
        <w:rPr>
          <w:rFonts w:ascii="Times" w:eastAsia="Times New Roman" w:hAnsi="Times" w:cs="Times New Roman"/>
          <w:sz w:val="22"/>
          <w:szCs w:val="22"/>
          <w:lang w:val="en-GB"/>
          <w:rPrChange w:id="7098" w:author="Chara Katiri" w:date="2015-05-12T13:05:00Z">
            <w:rPr>
              <w:rFonts w:ascii="Times" w:eastAsia="Times New Roman" w:hAnsi="Times" w:cs="Times New Roman"/>
              <w:sz w:val="22"/>
              <w:szCs w:val="22"/>
              <w:lang w:val="en-GB"/>
            </w:rPr>
          </w:rPrChange>
        </w:rPr>
        <w:pPrChange w:id="7099" w:author="Chara Katiri" w:date="2015-05-12T13:05:00Z">
          <w:pPr>
            <w:spacing w:line="360" w:lineRule="auto"/>
            <w:ind w:firstLine="360"/>
            <w:contextualSpacing/>
            <w:jc w:val="both"/>
          </w:pPr>
        </w:pPrChange>
      </w:pPr>
    </w:p>
    <w:p w14:paraId="3517A2D3" w14:textId="77777777" w:rsidR="003F330E" w:rsidRPr="00F758B3" w:rsidRDefault="003F330E" w:rsidP="00F758B3">
      <w:pPr>
        <w:pStyle w:val="Heading2"/>
        <w:numPr>
          <w:ilvl w:val="1"/>
          <w:numId w:val="13"/>
        </w:numPr>
        <w:spacing w:line="360" w:lineRule="auto"/>
        <w:contextualSpacing/>
        <w:jc w:val="both"/>
        <w:rPr>
          <w:rFonts w:ascii="Times" w:hAnsi="Times" w:cs="Times New Roman"/>
          <w:color w:val="auto"/>
          <w:sz w:val="22"/>
          <w:szCs w:val="22"/>
          <w:lang w:val="en-GB"/>
          <w:rPrChange w:id="7100" w:author="Chara Katiri" w:date="2015-05-12T13:05:00Z">
            <w:rPr>
              <w:rFonts w:ascii="Times" w:hAnsi="Times" w:cs="Times New Roman"/>
              <w:color w:val="auto"/>
              <w:sz w:val="22"/>
              <w:szCs w:val="22"/>
              <w:lang w:val="en-GB"/>
            </w:rPr>
          </w:rPrChange>
        </w:rPr>
        <w:pPrChange w:id="7101" w:author="Chara Katiri" w:date="2015-05-12T13:05:00Z">
          <w:pPr>
            <w:pStyle w:val="Heading2"/>
            <w:numPr>
              <w:numId w:val="13"/>
            </w:numPr>
            <w:spacing w:line="360" w:lineRule="auto"/>
            <w:ind w:left="792" w:hanging="432"/>
            <w:contextualSpacing/>
            <w:jc w:val="both"/>
          </w:pPr>
        </w:pPrChange>
      </w:pPr>
      <w:bookmarkStart w:id="7102" w:name="_Toc292730859"/>
      <w:commentRangeStart w:id="7103"/>
      <w:r w:rsidRPr="00F758B3">
        <w:rPr>
          <w:rFonts w:ascii="Times" w:hAnsi="Times" w:cs="Times New Roman"/>
          <w:color w:val="auto"/>
          <w:sz w:val="22"/>
          <w:szCs w:val="22"/>
          <w:lang w:val="en-GB"/>
          <w:rPrChange w:id="7104" w:author="Chara Katiri" w:date="2015-05-12T13:05:00Z">
            <w:rPr>
              <w:rFonts w:ascii="Times" w:hAnsi="Times" w:cs="Times New Roman"/>
              <w:color w:val="auto"/>
              <w:sz w:val="22"/>
              <w:szCs w:val="22"/>
              <w:lang w:val="en-GB"/>
            </w:rPr>
          </w:rPrChange>
        </w:rPr>
        <w:t>Design plan</w:t>
      </w:r>
      <w:commentRangeEnd w:id="7103"/>
      <w:r w:rsidR="00E931AA" w:rsidRPr="00F758B3">
        <w:rPr>
          <w:rStyle w:val="CommentReference"/>
          <w:rFonts w:ascii="Times" w:eastAsiaTheme="minorEastAsia" w:hAnsi="Times" w:cs="Times New Roman"/>
          <w:b w:val="0"/>
          <w:bCs w:val="0"/>
          <w:color w:val="auto"/>
          <w:sz w:val="22"/>
          <w:szCs w:val="22"/>
          <w:rPrChange w:id="7105" w:author="Chara Katiri" w:date="2015-05-12T13:05:00Z">
            <w:rPr>
              <w:rStyle w:val="CommentReference"/>
              <w:rFonts w:ascii="Times" w:eastAsiaTheme="minorEastAsia" w:hAnsi="Times" w:cs="Times New Roman"/>
              <w:b w:val="0"/>
              <w:bCs w:val="0"/>
              <w:color w:val="auto"/>
              <w:sz w:val="22"/>
              <w:szCs w:val="22"/>
            </w:rPr>
          </w:rPrChange>
        </w:rPr>
        <w:commentReference w:id="7103"/>
      </w:r>
      <w:bookmarkEnd w:id="7102"/>
    </w:p>
    <w:p w14:paraId="05A012C4" w14:textId="1AC196C1" w:rsidR="000655FD" w:rsidRPr="00F758B3" w:rsidRDefault="00833900" w:rsidP="00F3236C">
      <w:pPr>
        <w:spacing w:line="360" w:lineRule="auto"/>
        <w:ind w:firstLine="709"/>
        <w:contextualSpacing/>
        <w:jc w:val="both"/>
        <w:rPr>
          <w:ins w:id="7106" w:author="Chara Katiri" w:date="2015-04-11T18:49:00Z"/>
          <w:rFonts w:ascii="Times" w:eastAsia="Times New Roman" w:hAnsi="Times" w:cs="Times New Roman"/>
          <w:sz w:val="22"/>
          <w:szCs w:val="22"/>
          <w:lang w:val="en-GB"/>
          <w:rPrChange w:id="7107" w:author="Chara Katiri" w:date="2015-05-12T13:05:00Z">
            <w:rPr>
              <w:ins w:id="7108" w:author="Chara Katiri" w:date="2015-04-11T18:49:00Z"/>
              <w:rFonts w:ascii="Times" w:eastAsia="Times New Roman" w:hAnsi="Times" w:cs="Times New Roman"/>
              <w:sz w:val="22"/>
              <w:szCs w:val="22"/>
              <w:lang w:val="en-GB"/>
            </w:rPr>
          </w:rPrChange>
        </w:rPr>
        <w:pPrChange w:id="7109" w:author="Chara Katiri" w:date="2015-05-12T13:05:00Z">
          <w:pPr>
            <w:spacing w:line="360" w:lineRule="auto"/>
            <w:contextualSpacing/>
            <w:jc w:val="both"/>
          </w:pPr>
        </w:pPrChange>
      </w:pPr>
      <w:ins w:id="7110" w:author="Chara Katiri" w:date="2015-04-11T18:10:00Z">
        <w:r w:rsidRPr="00F758B3">
          <w:rPr>
            <w:rFonts w:ascii="Times" w:eastAsia="Times New Roman" w:hAnsi="Times" w:cs="Times New Roman"/>
            <w:sz w:val="22"/>
            <w:szCs w:val="22"/>
            <w:lang w:val="en-GB"/>
            <w:rPrChange w:id="7111" w:author="Chara Katiri" w:date="2015-05-12T13:05:00Z">
              <w:rPr>
                <w:rFonts w:ascii="Times" w:eastAsia="Times New Roman" w:hAnsi="Times" w:cs="Times New Roman"/>
                <w:sz w:val="22"/>
                <w:szCs w:val="22"/>
                <w:lang w:val="en-GB"/>
              </w:rPr>
            </w:rPrChange>
          </w:rPr>
          <w:t xml:space="preserve">The purpose of the design </w:t>
        </w:r>
      </w:ins>
      <w:ins w:id="7112" w:author="Chara Katiri" w:date="2015-04-11T18:11:00Z">
        <w:r w:rsidRPr="00F758B3">
          <w:rPr>
            <w:rFonts w:ascii="Times" w:eastAsia="Times New Roman" w:hAnsi="Times" w:cs="Times New Roman"/>
            <w:sz w:val="22"/>
            <w:szCs w:val="22"/>
            <w:lang w:val="en-GB"/>
            <w:rPrChange w:id="7113" w:author="Chara Katiri" w:date="2015-05-12T13:05:00Z">
              <w:rPr>
                <w:rFonts w:ascii="Times" w:eastAsia="Times New Roman" w:hAnsi="Times" w:cs="Times New Roman"/>
                <w:sz w:val="22"/>
                <w:szCs w:val="22"/>
                <w:lang w:val="en-GB"/>
              </w:rPr>
            </w:rPrChange>
          </w:rPr>
          <w:t xml:space="preserve">phase </w:t>
        </w:r>
      </w:ins>
      <w:ins w:id="7114" w:author="Chara Katiri" w:date="2015-04-11T18:13:00Z">
        <w:r w:rsidR="004C4C08" w:rsidRPr="00F758B3">
          <w:rPr>
            <w:rFonts w:ascii="Times" w:eastAsia="Times New Roman" w:hAnsi="Times" w:cs="Times New Roman"/>
            <w:sz w:val="22"/>
            <w:szCs w:val="22"/>
            <w:lang w:val="en-GB"/>
            <w:rPrChange w:id="7115" w:author="Chara Katiri" w:date="2015-05-12T13:05:00Z">
              <w:rPr>
                <w:rFonts w:ascii="Times" w:eastAsia="Times New Roman" w:hAnsi="Times" w:cs="Times New Roman"/>
                <w:sz w:val="22"/>
                <w:szCs w:val="22"/>
                <w:lang w:val="en-GB"/>
              </w:rPr>
            </w:rPrChange>
          </w:rPr>
          <w:t>was</w:t>
        </w:r>
      </w:ins>
      <w:ins w:id="7116" w:author="Chara Katiri" w:date="2015-04-11T18:11:00Z">
        <w:r w:rsidRPr="00F758B3">
          <w:rPr>
            <w:rFonts w:ascii="Times" w:eastAsia="Times New Roman" w:hAnsi="Times" w:cs="Times New Roman"/>
            <w:sz w:val="22"/>
            <w:szCs w:val="22"/>
            <w:lang w:val="en-GB"/>
            <w:rPrChange w:id="7117" w:author="Chara Katiri" w:date="2015-05-12T13:05:00Z">
              <w:rPr>
                <w:rFonts w:ascii="Times" w:eastAsia="Times New Roman" w:hAnsi="Times" w:cs="Times New Roman"/>
                <w:sz w:val="22"/>
                <w:szCs w:val="22"/>
                <w:lang w:val="en-GB"/>
              </w:rPr>
            </w:rPrChange>
          </w:rPr>
          <w:t xml:space="preserve"> to define </w:t>
        </w:r>
      </w:ins>
      <w:ins w:id="7118" w:author="Chara Katiri" w:date="2015-04-11T18:46:00Z">
        <w:r w:rsidR="000655FD" w:rsidRPr="00F758B3">
          <w:rPr>
            <w:rFonts w:ascii="Times" w:eastAsia="Times New Roman" w:hAnsi="Times" w:cs="Times New Roman"/>
            <w:sz w:val="22"/>
            <w:szCs w:val="22"/>
            <w:lang w:val="en-GB"/>
            <w:rPrChange w:id="7119" w:author="Chara Katiri" w:date="2015-05-12T13:05:00Z">
              <w:rPr>
                <w:rFonts w:ascii="Times" w:eastAsia="Times New Roman" w:hAnsi="Times" w:cs="Times New Roman"/>
                <w:sz w:val="22"/>
                <w:szCs w:val="22"/>
                <w:lang w:val="en-GB"/>
              </w:rPr>
            </w:rPrChange>
          </w:rPr>
          <w:t>i) the Architectural design, ii) the High-Level design and iii) the Low-Level design</w:t>
        </w:r>
      </w:ins>
      <w:ins w:id="7120" w:author="Chara Katiri" w:date="2015-04-11T19:30:00Z">
        <w:r w:rsidR="004F4BD6" w:rsidRPr="00F758B3">
          <w:rPr>
            <w:rFonts w:ascii="Times" w:eastAsia="Times New Roman" w:hAnsi="Times" w:cs="Times New Roman"/>
            <w:sz w:val="22"/>
            <w:szCs w:val="22"/>
            <w:lang w:val="en-GB"/>
            <w:rPrChange w:id="7121" w:author="Chara Katiri" w:date="2015-05-12T13:05: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7122" w:author="Chara Katiri" w:date="2015-05-12T13:05:00Z">
              <w:rPr>
                <w:rFonts w:ascii="Times" w:eastAsia="Times New Roman" w:hAnsi="Times" w:cs="Times New Roman"/>
                <w:sz w:val="22"/>
                <w:szCs w:val="22"/>
                <w:lang w:val="en-GB"/>
              </w:rPr>
            </w:rPrChange>
          </w:rPr>
          <w:id w:val="1542014799"/>
          <w:citation/>
        </w:sdtPr>
        <w:sdtContent>
          <w:r w:rsidR="00140463" w:rsidRPr="00F758B3">
            <w:rPr>
              <w:rFonts w:ascii="Times" w:eastAsia="Times New Roman" w:hAnsi="Times" w:cs="Times New Roman"/>
              <w:sz w:val="22"/>
              <w:szCs w:val="22"/>
              <w:lang w:val="en-GB"/>
              <w:rPrChange w:id="7123" w:author="Chara Katiri" w:date="2015-05-12T13:05:00Z">
                <w:rPr>
                  <w:rFonts w:ascii="Times" w:eastAsia="Times New Roman" w:hAnsi="Times" w:cs="Times New Roman"/>
                  <w:sz w:val="22"/>
                  <w:szCs w:val="22"/>
                  <w:lang w:val="en-GB"/>
                </w:rPr>
              </w:rPrChange>
            </w:rPr>
            <w:fldChar w:fldCharType="begin"/>
          </w:r>
          <w:r w:rsidR="00140463" w:rsidRPr="00F758B3">
            <w:rPr>
              <w:rFonts w:ascii="Times" w:eastAsia="Times New Roman" w:hAnsi="Times" w:cs="Times New Roman"/>
              <w:sz w:val="22"/>
              <w:szCs w:val="22"/>
              <w:rPrChange w:id="7124" w:author="Chara Katiri" w:date="2015-05-12T13:05:00Z">
                <w:rPr>
                  <w:rFonts w:ascii="Times" w:eastAsia="Times New Roman" w:hAnsi="Times" w:cs="Times New Roman"/>
                  <w:sz w:val="22"/>
                  <w:szCs w:val="22"/>
                </w:rPr>
              </w:rPrChange>
            </w:rPr>
            <w:instrText xml:space="preserve"> CITATION Cso15 \l 1033 </w:instrText>
          </w:r>
          <w:r w:rsidR="00140463" w:rsidRPr="00F758B3">
            <w:rPr>
              <w:rFonts w:ascii="Times" w:eastAsia="Times New Roman" w:hAnsi="Times" w:cs="Times New Roman"/>
              <w:sz w:val="22"/>
              <w:szCs w:val="22"/>
              <w:lang w:val="en-GB"/>
              <w:rPrChange w:id="7125"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7126"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7127"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7128" w:author="Chara Katiri" w:date="2015-05-12T13:05:00Z">
                <w:rPr>
                  <w:rFonts w:ascii="Times" w:eastAsia="Times New Roman" w:hAnsi="Times" w:cs="Times New Roman"/>
                  <w:noProof/>
                  <w:sz w:val="22"/>
                  <w:szCs w:val="22"/>
                </w:rPr>
              </w:rPrChange>
            </w:rPr>
            <w:instrText xml:space="preserve"> HYPERLINK "" \l "Cso15" </w:instrText>
          </w:r>
          <w:r w:rsidR="00B7160F" w:rsidRPr="00F758B3">
            <w:rPr>
              <w:rFonts w:ascii="Times" w:eastAsia="Times New Roman" w:hAnsi="Times" w:cs="Times New Roman"/>
              <w:noProof/>
              <w:sz w:val="22"/>
              <w:szCs w:val="22"/>
              <w:rPrChange w:id="7129"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7130" w:author="Chara Katiri" w:date="2015-05-12T13:05:00Z">
                <w:rPr>
                  <w:rStyle w:val="Heading2Char"/>
                  <w:rFonts w:ascii="Times" w:eastAsia="Times New Roman" w:hAnsi="Times" w:cs="Times New Roman"/>
                  <w:noProof/>
                  <w:color w:val="auto"/>
                  <w:sz w:val="22"/>
                  <w:szCs w:val="22"/>
                </w:rPr>
              </w:rPrChange>
            </w:rPr>
            <w:t>37</w:t>
          </w:r>
          <w:r w:rsidR="00B7160F" w:rsidRPr="00F758B3">
            <w:rPr>
              <w:rFonts w:ascii="Times" w:eastAsia="Times New Roman" w:hAnsi="Times" w:cs="Times New Roman"/>
              <w:noProof/>
              <w:sz w:val="22"/>
              <w:szCs w:val="22"/>
              <w:rPrChange w:id="7131"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7132" w:author="Chara Katiri" w:date="2015-05-12T13:05:00Z">
                <w:rPr>
                  <w:rFonts w:ascii="Times" w:eastAsia="Times New Roman" w:hAnsi="Times" w:cs="Times New Roman"/>
                  <w:noProof/>
                  <w:sz w:val="22"/>
                  <w:szCs w:val="22"/>
                </w:rPr>
              </w:rPrChange>
            </w:rPr>
            <w:t>]</w:t>
          </w:r>
          <w:r w:rsidR="00140463" w:rsidRPr="00F758B3">
            <w:rPr>
              <w:rFonts w:ascii="Times" w:eastAsia="Times New Roman" w:hAnsi="Times" w:cs="Times New Roman"/>
              <w:sz w:val="22"/>
              <w:szCs w:val="22"/>
              <w:lang w:val="en-GB"/>
              <w:rPrChange w:id="7133" w:author="Chara Katiri" w:date="2015-05-12T13:05:00Z">
                <w:rPr>
                  <w:rFonts w:ascii="Times" w:eastAsia="Times New Roman" w:hAnsi="Times" w:cs="Times New Roman"/>
                  <w:sz w:val="22"/>
                  <w:szCs w:val="22"/>
                  <w:lang w:val="en-GB"/>
                </w:rPr>
              </w:rPrChange>
            </w:rPr>
            <w:fldChar w:fldCharType="end"/>
          </w:r>
        </w:sdtContent>
      </w:sdt>
      <w:ins w:id="7134" w:author="Chara Katiri" w:date="2015-04-11T18:46:00Z">
        <w:r w:rsidR="000655FD" w:rsidRPr="00F758B3">
          <w:rPr>
            <w:rFonts w:ascii="Times" w:eastAsia="Times New Roman" w:hAnsi="Times" w:cs="Times New Roman"/>
            <w:sz w:val="22"/>
            <w:szCs w:val="22"/>
            <w:lang w:val="en-GB"/>
            <w:rPrChange w:id="7135" w:author="Chara Katiri" w:date="2015-05-12T13:05:00Z">
              <w:rPr>
                <w:rFonts w:ascii="Times" w:eastAsia="Times New Roman" w:hAnsi="Times" w:cs="Times New Roman"/>
                <w:sz w:val="22"/>
                <w:szCs w:val="22"/>
                <w:lang w:val="en-GB"/>
              </w:rPr>
            </w:rPrChange>
          </w:rPr>
          <w:t xml:space="preserve">. </w:t>
        </w:r>
      </w:ins>
    </w:p>
    <w:p w14:paraId="05784ADB" w14:textId="41B48A7B" w:rsidR="000655FD" w:rsidRPr="00F758B3" w:rsidRDefault="000655FD" w:rsidP="00F3236C">
      <w:pPr>
        <w:spacing w:line="360" w:lineRule="auto"/>
        <w:ind w:left="66" w:firstLine="501"/>
        <w:jc w:val="both"/>
        <w:rPr>
          <w:ins w:id="7136" w:author="Chara Katiri" w:date="2015-04-11T18:51:00Z"/>
          <w:rFonts w:ascii="Times" w:eastAsia="Times New Roman" w:hAnsi="Times" w:cs="Times New Roman"/>
          <w:sz w:val="22"/>
          <w:szCs w:val="22"/>
          <w:lang w:val="en-GB"/>
          <w:rPrChange w:id="7137" w:author="Chara Katiri" w:date="2015-05-12T13:05:00Z">
            <w:rPr>
              <w:ins w:id="7138" w:author="Chara Katiri" w:date="2015-04-11T18:51:00Z"/>
              <w:rFonts w:ascii="Times" w:eastAsia="Times New Roman" w:hAnsi="Times" w:cs="Times New Roman"/>
              <w:sz w:val="22"/>
              <w:szCs w:val="22"/>
              <w:lang w:val="en-GB"/>
            </w:rPr>
          </w:rPrChange>
        </w:rPr>
        <w:pPrChange w:id="7139" w:author="Chara Katiri" w:date="2015-05-12T15:23:00Z">
          <w:pPr>
            <w:spacing w:line="360" w:lineRule="auto"/>
            <w:contextualSpacing/>
            <w:jc w:val="both"/>
          </w:pPr>
        </w:pPrChange>
      </w:pPr>
      <w:ins w:id="7140" w:author="Chara Katiri" w:date="2015-04-11T18:49:00Z">
        <w:r w:rsidRPr="00F758B3">
          <w:rPr>
            <w:rFonts w:ascii="Times" w:eastAsia="Times New Roman" w:hAnsi="Times" w:cs="Times New Roman"/>
            <w:sz w:val="22"/>
            <w:szCs w:val="22"/>
            <w:lang w:val="en-GB"/>
            <w:rPrChange w:id="7141" w:author="Chara Katiri" w:date="2015-05-12T13:05:00Z">
              <w:rPr>
                <w:rFonts w:ascii="Times" w:eastAsia="Times New Roman" w:hAnsi="Times" w:cs="Times New Roman"/>
                <w:sz w:val="22"/>
                <w:szCs w:val="22"/>
                <w:lang w:val="en-GB"/>
              </w:rPr>
            </w:rPrChange>
          </w:rPr>
          <w:t>The Architectural design</w:t>
        </w:r>
        <w:r w:rsidR="00792297" w:rsidRPr="00F758B3">
          <w:rPr>
            <w:rFonts w:ascii="Times" w:eastAsia="Times New Roman" w:hAnsi="Times" w:cs="Times New Roman"/>
            <w:sz w:val="22"/>
            <w:szCs w:val="22"/>
            <w:lang w:val="en-GB"/>
            <w:rPrChange w:id="7142" w:author="Chara Katiri" w:date="2015-05-12T13:05:00Z">
              <w:rPr>
                <w:rFonts w:ascii="Times" w:eastAsia="Times New Roman" w:hAnsi="Times" w:cs="Times New Roman"/>
                <w:sz w:val="22"/>
                <w:szCs w:val="22"/>
                <w:lang w:val="en-GB"/>
              </w:rPr>
            </w:rPrChange>
          </w:rPr>
          <w:t xml:space="preserve"> phase aimed</w:t>
        </w:r>
        <w:r w:rsidRPr="00F758B3">
          <w:rPr>
            <w:rFonts w:ascii="Times" w:eastAsia="Times New Roman" w:hAnsi="Times" w:cs="Times New Roman"/>
            <w:sz w:val="22"/>
            <w:szCs w:val="22"/>
            <w:lang w:val="en-GB"/>
            <w:rPrChange w:id="7143" w:author="Chara Katiri" w:date="2015-05-12T13:05:00Z">
              <w:rPr>
                <w:rFonts w:ascii="Times" w:eastAsia="Times New Roman" w:hAnsi="Times" w:cs="Times New Roman"/>
                <w:sz w:val="22"/>
                <w:szCs w:val="22"/>
                <w:lang w:val="en-GB"/>
              </w:rPr>
            </w:rPrChange>
          </w:rPr>
          <w:t xml:space="preserve"> to answer the most </w:t>
        </w:r>
      </w:ins>
      <w:ins w:id="7144" w:author="Chara Katiri" w:date="2015-04-11T18:16:00Z">
        <w:r w:rsidR="004C4C08" w:rsidRPr="00F758B3">
          <w:rPr>
            <w:rFonts w:ascii="Times" w:eastAsia="Times New Roman" w:hAnsi="Times" w:cs="Times New Roman"/>
            <w:sz w:val="22"/>
            <w:szCs w:val="22"/>
            <w:lang w:val="en-GB"/>
            <w:rPrChange w:id="7145" w:author="Chara Katiri" w:date="2015-05-12T13:05:00Z">
              <w:rPr>
                <w:rFonts w:ascii="Times" w:eastAsia="Times New Roman" w:hAnsi="Times" w:cs="Times New Roman"/>
                <w:sz w:val="22"/>
                <w:szCs w:val="22"/>
                <w:lang w:val="en-GB"/>
              </w:rPr>
            </w:rPrChange>
          </w:rPr>
          <w:t xml:space="preserve">fundamental </w:t>
        </w:r>
      </w:ins>
      <w:ins w:id="7146" w:author="Chara Katiri" w:date="2015-04-11T18:17:00Z">
        <w:r w:rsidR="004C4C08" w:rsidRPr="00F758B3">
          <w:rPr>
            <w:rFonts w:ascii="Times" w:eastAsia="Times New Roman" w:hAnsi="Times" w:cs="Times New Roman"/>
            <w:sz w:val="22"/>
            <w:szCs w:val="22"/>
            <w:lang w:val="en-GB"/>
            <w:rPrChange w:id="7147" w:author="Chara Katiri" w:date="2015-05-12T13:05:00Z">
              <w:rPr>
                <w:rFonts w:ascii="Times" w:eastAsia="Times New Roman" w:hAnsi="Times" w:cs="Times New Roman"/>
                <w:sz w:val="22"/>
                <w:szCs w:val="22"/>
                <w:lang w:val="en-GB"/>
              </w:rPr>
            </w:rPrChange>
          </w:rPr>
          <w:t>questions</w:t>
        </w:r>
      </w:ins>
      <w:ins w:id="7148" w:author="Chara Katiri" w:date="2015-04-11T18:16:00Z">
        <w:r w:rsidR="004C4C08" w:rsidRPr="00F758B3">
          <w:rPr>
            <w:rFonts w:ascii="Times" w:eastAsia="Times New Roman" w:hAnsi="Times" w:cs="Times New Roman"/>
            <w:sz w:val="22"/>
            <w:szCs w:val="22"/>
            <w:lang w:val="en-GB"/>
            <w:rPrChange w:id="7149" w:author="Chara Katiri" w:date="2015-05-12T13:05:00Z">
              <w:rPr>
                <w:rFonts w:ascii="Times" w:eastAsia="Times New Roman" w:hAnsi="Times" w:cs="Times New Roman"/>
                <w:sz w:val="22"/>
                <w:szCs w:val="22"/>
                <w:lang w:val="en-GB"/>
              </w:rPr>
            </w:rPrChange>
          </w:rPr>
          <w:t xml:space="preserve"> </w:t>
        </w:r>
      </w:ins>
      <w:ins w:id="7150" w:author="Chara Katiri" w:date="2015-04-11T18:18:00Z">
        <w:r w:rsidR="004C4C08" w:rsidRPr="00F758B3">
          <w:rPr>
            <w:rFonts w:ascii="Times" w:eastAsia="Times New Roman" w:hAnsi="Times" w:cs="Times New Roman"/>
            <w:sz w:val="22"/>
            <w:szCs w:val="22"/>
            <w:lang w:val="en-GB"/>
            <w:rPrChange w:id="7151" w:author="Chara Katiri" w:date="2015-05-12T13:05:00Z">
              <w:rPr>
                <w:rFonts w:ascii="Times" w:eastAsia="Times New Roman" w:hAnsi="Times" w:cs="Times New Roman"/>
                <w:sz w:val="22"/>
                <w:szCs w:val="22"/>
                <w:lang w:val="en-GB"/>
              </w:rPr>
            </w:rPrChange>
          </w:rPr>
          <w:t>that affect the system as a whole</w:t>
        </w:r>
      </w:ins>
      <w:ins w:id="7152" w:author="Chara Katiri" w:date="2015-04-11T18:52:00Z">
        <w:r w:rsidR="00792297" w:rsidRPr="00F758B3">
          <w:rPr>
            <w:rFonts w:ascii="Times" w:eastAsia="Times New Roman" w:hAnsi="Times" w:cs="Times New Roman"/>
            <w:sz w:val="22"/>
            <w:szCs w:val="22"/>
            <w:lang w:val="en-GB"/>
            <w:rPrChange w:id="7153" w:author="Chara Katiri" w:date="2015-05-12T13:05:00Z">
              <w:rPr>
                <w:rFonts w:ascii="Times" w:eastAsia="Times New Roman" w:hAnsi="Times" w:cs="Times New Roman"/>
                <w:sz w:val="22"/>
                <w:szCs w:val="22"/>
                <w:lang w:val="en-GB"/>
              </w:rPr>
            </w:rPrChange>
          </w:rPr>
          <w:t xml:space="preserve">. </w:t>
        </w:r>
      </w:ins>
      <w:ins w:id="7154" w:author="Chara Katiri" w:date="2015-04-11T19:04:00Z">
        <w:r w:rsidR="00F07A43" w:rsidRPr="00F758B3">
          <w:rPr>
            <w:rFonts w:ascii="Times" w:eastAsia="Times New Roman" w:hAnsi="Times" w:cs="Times New Roman"/>
            <w:sz w:val="22"/>
            <w:szCs w:val="22"/>
            <w:lang w:val="en-GB"/>
            <w:rPrChange w:id="7155" w:author="Chara Katiri" w:date="2015-05-12T13:05:00Z">
              <w:rPr>
                <w:rFonts w:ascii="Times" w:eastAsia="Times New Roman" w:hAnsi="Times" w:cs="Times New Roman"/>
                <w:sz w:val="22"/>
                <w:szCs w:val="22"/>
                <w:lang w:val="en-GB"/>
              </w:rPr>
            </w:rPrChange>
          </w:rPr>
          <w:t xml:space="preserve">Some of the decisions </w:t>
        </w:r>
      </w:ins>
      <w:ins w:id="7156" w:author="Chara Katiri" w:date="2015-04-11T19:05:00Z">
        <w:r w:rsidR="00F07A43" w:rsidRPr="00F758B3">
          <w:rPr>
            <w:rFonts w:ascii="Times" w:eastAsia="Times New Roman" w:hAnsi="Times" w:cs="Times New Roman"/>
            <w:sz w:val="22"/>
            <w:szCs w:val="22"/>
            <w:lang w:val="en-GB"/>
            <w:rPrChange w:id="7157" w:author="Chara Katiri" w:date="2015-05-12T13:05:00Z">
              <w:rPr>
                <w:rFonts w:ascii="Times" w:eastAsia="Times New Roman" w:hAnsi="Times" w:cs="Times New Roman"/>
                <w:sz w:val="22"/>
                <w:szCs w:val="22"/>
                <w:lang w:val="en-GB"/>
              </w:rPr>
            </w:rPrChange>
          </w:rPr>
          <w:t>made in this phase include</w:t>
        </w:r>
      </w:ins>
      <w:ins w:id="7158" w:author="Chara Katiri" w:date="2015-05-02T17:23:00Z">
        <w:r w:rsidR="00581F9A" w:rsidRPr="00F758B3">
          <w:rPr>
            <w:rFonts w:ascii="Times" w:eastAsia="Times New Roman" w:hAnsi="Times" w:cs="Times New Roman"/>
            <w:sz w:val="22"/>
            <w:szCs w:val="22"/>
            <w:lang w:val="en-GB"/>
            <w:rPrChange w:id="7159" w:author="Chara Katiri" w:date="2015-05-12T13:05:00Z">
              <w:rPr>
                <w:rFonts w:ascii="Times" w:eastAsia="Times New Roman" w:hAnsi="Times" w:cs="Times New Roman"/>
                <w:sz w:val="22"/>
                <w:szCs w:val="22"/>
                <w:lang w:val="en-GB"/>
              </w:rPr>
            </w:rPrChange>
          </w:rPr>
          <w:t>d</w:t>
        </w:r>
      </w:ins>
      <w:ins w:id="7160" w:author="Chara Katiri" w:date="2015-04-11T19:01:00Z">
        <w:r w:rsidR="00792297" w:rsidRPr="00F758B3">
          <w:rPr>
            <w:rFonts w:ascii="Times" w:eastAsia="Times New Roman" w:hAnsi="Times" w:cs="Times New Roman"/>
            <w:sz w:val="22"/>
            <w:szCs w:val="22"/>
            <w:lang w:val="en-GB"/>
            <w:rPrChange w:id="7161" w:author="Chara Katiri" w:date="2015-05-12T13:05:00Z">
              <w:rPr>
                <w:rFonts w:ascii="Times" w:eastAsia="Times New Roman" w:hAnsi="Times" w:cs="Times New Roman"/>
                <w:sz w:val="22"/>
                <w:szCs w:val="22"/>
                <w:lang w:val="en-GB"/>
              </w:rPr>
            </w:rPrChange>
          </w:rPr>
          <w:t>:</w:t>
        </w:r>
      </w:ins>
      <w:ins w:id="7162" w:author="Chara Katiri" w:date="2015-04-11T19:02:00Z">
        <w:r w:rsidR="00792297" w:rsidRPr="00F758B3">
          <w:rPr>
            <w:rFonts w:ascii="Times" w:eastAsia="Times New Roman" w:hAnsi="Times" w:cs="Times New Roman"/>
            <w:sz w:val="22"/>
            <w:szCs w:val="22"/>
            <w:lang w:val="en-GB"/>
            <w:rPrChange w:id="7163" w:author="Chara Katiri" w:date="2015-05-12T13:05:00Z">
              <w:rPr>
                <w:rFonts w:ascii="Times" w:eastAsia="Times New Roman" w:hAnsi="Times" w:cs="Times New Roman"/>
                <w:sz w:val="22"/>
                <w:szCs w:val="22"/>
                <w:lang w:val="en-GB"/>
              </w:rPr>
            </w:rPrChange>
          </w:rPr>
          <w:t xml:space="preserve"> use of a database instead of regular files to </w:t>
        </w:r>
      </w:ins>
      <w:ins w:id="7164" w:author="Chara Katiri" w:date="2015-04-11T18:52:00Z">
        <w:r w:rsidRPr="00F758B3">
          <w:rPr>
            <w:rFonts w:ascii="Times" w:eastAsia="Times New Roman" w:hAnsi="Times" w:cs="Times New Roman"/>
            <w:sz w:val="22"/>
            <w:szCs w:val="22"/>
            <w:lang w:val="en-GB"/>
            <w:rPrChange w:id="7165" w:author="Chara Katiri" w:date="2015-05-12T13:05:00Z">
              <w:rPr>
                <w:rFonts w:ascii="Times" w:eastAsia="Times New Roman" w:hAnsi="Times" w:cs="Times New Roman"/>
                <w:sz w:val="22"/>
                <w:szCs w:val="22"/>
                <w:lang w:val="en-GB"/>
              </w:rPr>
            </w:rPrChange>
          </w:rPr>
          <w:t>store the c</w:t>
        </w:r>
        <w:r w:rsidR="00F07A43" w:rsidRPr="00F758B3">
          <w:rPr>
            <w:rFonts w:ascii="Times" w:eastAsia="Times New Roman" w:hAnsi="Times" w:cs="Times New Roman"/>
            <w:sz w:val="22"/>
            <w:szCs w:val="22"/>
            <w:lang w:val="en-GB"/>
            <w:rPrChange w:id="7166" w:author="Chara Katiri" w:date="2015-05-12T13:05:00Z">
              <w:rPr>
                <w:rFonts w:ascii="Times" w:eastAsia="Times New Roman" w:hAnsi="Times" w:cs="Times New Roman"/>
                <w:sz w:val="22"/>
                <w:szCs w:val="22"/>
                <w:lang w:val="en-GB"/>
              </w:rPr>
            </w:rPrChange>
          </w:rPr>
          <w:t>ontent that the system</w:t>
        </w:r>
      </w:ins>
      <w:ins w:id="7167" w:author="Chara Katiri" w:date="2015-05-02T17:23:00Z">
        <w:r w:rsidR="00581F9A" w:rsidRPr="00F758B3">
          <w:rPr>
            <w:rFonts w:ascii="Times" w:eastAsia="Times New Roman" w:hAnsi="Times" w:cs="Times New Roman"/>
            <w:sz w:val="22"/>
            <w:szCs w:val="22"/>
            <w:lang w:val="en-GB"/>
            <w:rPrChange w:id="7168" w:author="Chara Katiri" w:date="2015-05-12T13:05:00Z">
              <w:rPr>
                <w:rFonts w:ascii="Times" w:eastAsia="Times New Roman" w:hAnsi="Times" w:cs="Times New Roman"/>
                <w:sz w:val="22"/>
                <w:szCs w:val="22"/>
                <w:lang w:val="en-GB"/>
              </w:rPr>
            </w:rPrChange>
          </w:rPr>
          <w:t xml:space="preserve"> will</w:t>
        </w:r>
      </w:ins>
      <w:ins w:id="7169" w:author="Chara Katiri" w:date="2015-04-11T18:52:00Z">
        <w:r w:rsidR="00F07A43" w:rsidRPr="00F758B3">
          <w:rPr>
            <w:rFonts w:ascii="Times" w:eastAsia="Times New Roman" w:hAnsi="Times" w:cs="Times New Roman"/>
            <w:sz w:val="22"/>
            <w:szCs w:val="22"/>
            <w:lang w:val="en-GB"/>
            <w:rPrChange w:id="7170" w:author="Chara Katiri" w:date="2015-05-12T13:05:00Z">
              <w:rPr>
                <w:rFonts w:ascii="Times" w:eastAsia="Times New Roman" w:hAnsi="Times" w:cs="Times New Roman"/>
                <w:sz w:val="22"/>
                <w:szCs w:val="22"/>
                <w:lang w:val="en-GB"/>
              </w:rPr>
            </w:rPrChange>
          </w:rPr>
          <w:t xml:space="preserve"> </w:t>
        </w:r>
      </w:ins>
      <w:ins w:id="7171" w:author="Chara Katiri" w:date="2015-04-11T19:05:00Z">
        <w:r w:rsidR="00F07A43" w:rsidRPr="00F758B3">
          <w:rPr>
            <w:rFonts w:ascii="Times" w:eastAsia="Times New Roman" w:hAnsi="Times" w:cs="Times New Roman"/>
            <w:sz w:val="22"/>
            <w:szCs w:val="22"/>
            <w:lang w:val="en-GB"/>
            <w:rPrChange w:id="7172" w:author="Chara Katiri" w:date="2015-05-12T13:05:00Z">
              <w:rPr>
                <w:rFonts w:ascii="Times" w:eastAsia="Times New Roman" w:hAnsi="Times" w:cs="Times New Roman"/>
                <w:sz w:val="22"/>
                <w:szCs w:val="22"/>
                <w:lang w:val="en-GB"/>
              </w:rPr>
            </w:rPrChange>
          </w:rPr>
          <w:t>make use/generate</w:t>
        </w:r>
      </w:ins>
      <w:ins w:id="7173" w:author="Chara Katiri" w:date="2015-05-02T17:23:00Z">
        <w:r w:rsidR="00581F9A" w:rsidRPr="00F758B3">
          <w:rPr>
            <w:rFonts w:ascii="Times" w:eastAsia="Times New Roman" w:hAnsi="Times" w:cs="Times New Roman"/>
            <w:sz w:val="22"/>
            <w:szCs w:val="22"/>
            <w:lang w:val="en-GB"/>
            <w:rPrChange w:id="7174" w:author="Chara Katiri" w:date="2015-05-12T13:05:00Z">
              <w:rPr>
                <w:rFonts w:ascii="Times" w:eastAsia="Times New Roman" w:hAnsi="Times" w:cs="Times New Roman"/>
                <w:sz w:val="22"/>
                <w:szCs w:val="22"/>
                <w:lang w:val="en-GB"/>
              </w:rPr>
            </w:rPrChange>
          </w:rPr>
          <w:t>;</w:t>
        </w:r>
      </w:ins>
      <w:ins w:id="7175" w:author="Chara Katiri" w:date="2015-04-11T18:52:00Z">
        <w:r w:rsidR="00F07A43" w:rsidRPr="00F758B3">
          <w:rPr>
            <w:rFonts w:ascii="Times" w:eastAsia="Times New Roman" w:hAnsi="Times" w:cs="Times New Roman"/>
            <w:sz w:val="22"/>
            <w:szCs w:val="22"/>
            <w:lang w:val="en-GB"/>
            <w:rPrChange w:id="7176" w:author="Chara Katiri" w:date="2015-05-12T13:05:00Z">
              <w:rPr>
                <w:rFonts w:ascii="Times" w:eastAsia="Times New Roman" w:hAnsi="Times" w:cs="Times New Roman"/>
                <w:sz w:val="22"/>
                <w:szCs w:val="22"/>
                <w:lang w:val="en-GB"/>
              </w:rPr>
            </w:rPrChange>
          </w:rPr>
          <w:t xml:space="preserve"> </w:t>
        </w:r>
      </w:ins>
      <w:ins w:id="7177" w:author="Chara Katiri" w:date="2015-04-11T18:55:00Z">
        <w:r w:rsidR="00792297" w:rsidRPr="00F758B3">
          <w:rPr>
            <w:rFonts w:ascii="Times" w:eastAsia="Times New Roman" w:hAnsi="Times" w:cs="Times New Roman"/>
            <w:sz w:val="22"/>
            <w:szCs w:val="22"/>
            <w:lang w:val="en-GB"/>
            <w:rPrChange w:id="7178" w:author="Chara Katiri" w:date="2015-05-12T13:05:00Z">
              <w:rPr>
                <w:rFonts w:ascii="Times" w:eastAsia="Times New Roman" w:hAnsi="Times" w:cs="Times New Roman"/>
                <w:sz w:val="22"/>
                <w:szCs w:val="22"/>
                <w:lang w:val="en-GB"/>
              </w:rPr>
            </w:rPrChange>
          </w:rPr>
          <w:t xml:space="preserve">use of a computer </w:t>
        </w:r>
      </w:ins>
      <w:ins w:id="7179" w:author="Chara Katiri" w:date="2015-04-11T19:03:00Z">
        <w:r w:rsidR="00792297" w:rsidRPr="00F758B3">
          <w:rPr>
            <w:rFonts w:ascii="Times" w:eastAsia="Times New Roman" w:hAnsi="Times" w:cs="Times New Roman"/>
            <w:sz w:val="22"/>
            <w:szCs w:val="22"/>
            <w:lang w:val="en-GB"/>
            <w:rPrChange w:id="7180" w:author="Chara Katiri" w:date="2015-05-12T13:05:00Z">
              <w:rPr>
                <w:rFonts w:ascii="Times" w:eastAsia="Times New Roman" w:hAnsi="Times" w:cs="Times New Roman"/>
                <w:sz w:val="22"/>
                <w:szCs w:val="22"/>
                <w:lang w:val="en-GB"/>
              </w:rPr>
            </w:rPrChange>
          </w:rPr>
          <w:t>instead of</w:t>
        </w:r>
      </w:ins>
      <w:ins w:id="7181" w:author="Chara Katiri" w:date="2015-04-11T18:55:00Z">
        <w:r w:rsidR="00792297" w:rsidRPr="00F758B3">
          <w:rPr>
            <w:rFonts w:ascii="Times" w:eastAsia="Times New Roman" w:hAnsi="Times" w:cs="Times New Roman"/>
            <w:sz w:val="22"/>
            <w:szCs w:val="22"/>
            <w:lang w:val="en-GB"/>
            <w:rPrChange w:id="7182" w:author="Chara Katiri" w:date="2015-05-12T13:05:00Z">
              <w:rPr>
                <w:rFonts w:ascii="Times" w:eastAsia="Times New Roman" w:hAnsi="Times" w:cs="Times New Roman"/>
                <w:sz w:val="22"/>
                <w:szCs w:val="22"/>
                <w:lang w:val="en-GB"/>
              </w:rPr>
            </w:rPrChange>
          </w:rPr>
          <w:t xml:space="preserve"> a distributed system of numerous computers to run the system</w:t>
        </w:r>
      </w:ins>
      <w:ins w:id="7183" w:author="Chara Katiri" w:date="2015-04-11T18:57:00Z">
        <w:r w:rsidR="00792297" w:rsidRPr="00F758B3">
          <w:rPr>
            <w:rFonts w:ascii="Times" w:eastAsia="Times New Roman" w:hAnsi="Times" w:cs="Times New Roman"/>
            <w:sz w:val="22"/>
            <w:szCs w:val="22"/>
            <w:lang w:val="en-GB"/>
            <w:rPrChange w:id="7184" w:author="Chara Katiri" w:date="2015-05-12T13:05:00Z">
              <w:rPr>
                <w:rFonts w:ascii="Times" w:eastAsia="Times New Roman" w:hAnsi="Times" w:cs="Times New Roman"/>
                <w:sz w:val="22"/>
                <w:szCs w:val="22"/>
                <w:lang w:val="en-GB"/>
              </w:rPr>
            </w:rPrChange>
          </w:rPr>
          <w:t xml:space="preserve">. </w:t>
        </w:r>
      </w:ins>
    </w:p>
    <w:p w14:paraId="1980EA69" w14:textId="1342A380" w:rsidR="004C4C08" w:rsidRPr="00F758B3" w:rsidRDefault="00792297" w:rsidP="00F758B3">
      <w:pPr>
        <w:spacing w:line="360" w:lineRule="auto"/>
        <w:ind w:firstLine="720"/>
        <w:contextualSpacing/>
        <w:jc w:val="both"/>
        <w:rPr>
          <w:ins w:id="7185" w:author="Chara Katiri" w:date="2015-04-11T19:00:00Z"/>
          <w:rFonts w:ascii="Times" w:eastAsia="Times New Roman" w:hAnsi="Times" w:cs="Times New Roman"/>
          <w:sz w:val="22"/>
          <w:szCs w:val="22"/>
          <w:lang w:val="en-GB"/>
          <w:rPrChange w:id="7186" w:author="Chara Katiri" w:date="2015-05-12T13:05:00Z">
            <w:rPr>
              <w:ins w:id="7187" w:author="Chara Katiri" w:date="2015-04-11T19:00:00Z"/>
              <w:rFonts w:ascii="Times" w:eastAsia="Times New Roman" w:hAnsi="Times" w:cs="Times New Roman"/>
              <w:sz w:val="22"/>
              <w:szCs w:val="22"/>
              <w:lang w:val="en-GB"/>
            </w:rPr>
          </w:rPrChange>
        </w:rPr>
        <w:pPrChange w:id="7188" w:author="Chara Katiri" w:date="2015-05-12T13:05:00Z">
          <w:pPr>
            <w:spacing w:line="360" w:lineRule="auto"/>
            <w:contextualSpacing/>
            <w:jc w:val="both"/>
          </w:pPr>
        </w:pPrChange>
      </w:pPr>
      <w:ins w:id="7189" w:author="Chara Katiri" w:date="2015-04-11T18:58:00Z">
        <w:r w:rsidRPr="00F758B3">
          <w:rPr>
            <w:rFonts w:ascii="Times" w:eastAsia="Times New Roman" w:hAnsi="Times" w:cs="Times New Roman"/>
            <w:sz w:val="22"/>
            <w:szCs w:val="22"/>
            <w:lang w:val="en-GB"/>
            <w:rPrChange w:id="7190" w:author="Chara Katiri" w:date="2015-05-12T13:05:00Z">
              <w:rPr>
                <w:rFonts w:ascii="Times" w:eastAsia="Times New Roman" w:hAnsi="Times" w:cs="Times New Roman"/>
                <w:sz w:val="22"/>
                <w:szCs w:val="22"/>
                <w:lang w:val="en-GB"/>
              </w:rPr>
            </w:rPrChange>
          </w:rPr>
          <w:t>In</w:t>
        </w:r>
      </w:ins>
      <w:ins w:id="7191" w:author="Chara Katiri" w:date="2015-04-11T18:50:00Z">
        <w:r w:rsidR="000655FD" w:rsidRPr="00F758B3">
          <w:rPr>
            <w:rFonts w:ascii="Times" w:eastAsia="Times New Roman" w:hAnsi="Times" w:cs="Times New Roman"/>
            <w:sz w:val="22"/>
            <w:szCs w:val="22"/>
            <w:lang w:val="en-GB"/>
            <w:rPrChange w:id="7192" w:author="Chara Katiri" w:date="2015-05-12T13:05:00Z">
              <w:rPr>
                <w:rFonts w:ascii="Times" w:eastAsia="Times New Roman" w:hAnsi="Times" w:cs="Times New Roman"/>
                <w:sz w:val="22"/>
                <w:szCs w:val="22"/>
                <w:lang w:val="en-GB"/>
              </w:rPr>
            </w:rPrChange>
          </w:rPr>
          <w:t xml:space="preserve"> High-Level design</w:t>
        </w:r>
      </w:ins>
      <w:ins w:id="7193" w:author="Chara Katiri" w:date="2015-04-11T19:19:00Z">
        <w:r w:rsidR="00472836" w:rsidRPr="00F758B3">
          <w:rPr>
            <w:rFonts w:ascii="Times" w:eastAsia="Times New Roman" w:hAnsi="Times" w:cs="Times New Roman"/>
            <w:sz w:val="22"/>
            <w:szCs w:val="22"/>
            <w:lang w:val="en-GB"/>
            <w:rPrChange w:id="7194" w:author="Chara Katiri" w:date="2015-05-12T13:05:00Z">
              <w:rPr>
                <w:rFonts w:ascii="Times" w:eastAsia="Times New Roman" w:hAnsi="Times" w:cs="Times New Roman"/>
                <w:sz w:val="22"/>
                <w:szCs w:val="22"/>
                <w:lang w:val="en-GB"/>
              </w:rPr>
            </w:rPrChange>
          </w:rPr>
          <w:t xml:space="preserve"> (HLD)</w:t>
        </w:r>
      </w:ins>
      <w:ins w:id="7195" w:author="Chara Katiri" w:date="2015-04-11T18:50:00Z">
        <w:r w:rsidR="000655FD" w:rsidRPr="00F758B3">
          <w:rPr>
            <w:rFonts w:ascii="Times" w:eastAsia="Times New Roman" w:hAnsi="Times" w:cs="Times New Roman"/>
            <w:sz w:val="22"/>
            <w:szCs w:val="22"/>
            <w:lang w:val="en-GB"/>
            <w:rPrChange w:id="7196" w:author="Chara Katiri" w:date="2015-05-12T13:05:00Z">
              <w:rPr>
                <w:rFonts w:ascii="Times" w:eastAsia="Times New Roman" w:hAnsi="Times" w:cs="Times New Roman"/>
                <w:sz w:val="22"/>
                <w:szCs w:val="22"/>
                <w:lang w:val="en-GB"/>
              </w:rPr>
            </w:rPrChange>
          </w:rPr>
          <w:t xml:space="preserve"> </w:t>
        </w:r>
      </w:ins>
      <w:ins w:id="7197" w:author="Chara Katiri" w:date="2015-04-11T18:58:00Z">
        <w:r w:rsidRPr="00F758B3">
          <w:rPr>
            <w:rFonts w:ascii="Times" w:eastAsia="Times New Roman" w:hAnsi="Times" w:cs="Times New Roman"/>
            <w:sz w:val="22"/>
            <w:szCs w:val="22"/>
            <w:lang w:val="en-GB"/>
            <w:rPrChange w:id="7198" w:author="Chara Katiri" w:date="2015-05-12T13:05:00Z">
              <w:rPr>
                <w:rFonts w:ascii="Times" w:eastAsia="Times New Roman" w:hAnsi="Times" w:cs="Times New Roman"/>
                <w:sz w:val="22"/>
                <w:szCs w:val="22"/>
                <w:lang w:val="en-GB"/>
              </w:rPr>
            </w:rPrChange>
          </w:rPr>
          <w:t xml:space="preserve">phase the system </w:t>
        </w:r>
      </w:ins>
      <w:ins w:id="7199" w:author="Chara Katiri" w:date="2015-04-11T19:14:00Z">
        <w:r w:rsidR="00472836" w:rsidRPr="00F758B3">
          <w:rPr>
            <w:rFonts w:ascii="Times" w:eastAsia="Times New Roman" w:hAnsi="Times" w:cs="Times New Roman"/>
            <w:sz w:val="22"/>
            <w:szCs w:val="22"/>
            <w:lang w:val="en-GB"/>
            <w:rPrChange w:id="7200" w:author="Chara Katiri" w:date="2015-05-12T13:05:00Z">
              <w:rPr>
                <w:rFonts w:ascii="Times" w:eastAsia="Times New Roman" w:hAnsi="Times" w:cs="Times New Roman"/>
                <w:sz w:val="22"/>
                <w:szCs w:val="22"/>
                <w:lang w:val="en-GB"/>
              </w:rPr>
            </w:rPrChange>
          </w:rPr>
          <w:t>was</w:t>
        </w:r>
      </w:ins>
      <w:ins w:id="7201" w:author="Chara Katiri" w:date="2015-04-11T18:58:00Z">
        <w:r w:rsidRPr="00F758B3">
          <w:rPr>
            <w:rFonts w:ascii="Times" w:eastAsia="Times New Roman" w:hAnsi="Times" w:cs="Times New Roman"/>
            <w:sz w:val="22"/>
            <w:szCs w:val="22"/>
            <w:lang w:val="en-GB"/>
            <w:rPrChange w:id="7202" w:author="Chara Katiri" w:date="2015-05-12T13:05:00Z">
              <w:rPr>
                <w:rFonts w:ascii="Times" w:eastAsia="Times New Roman" w:hAnsi="Times" w:cs="Times New Roman"/>
                <w:sz w:val="22"/>
                <w:szCs w:val="22"/>
                <w:lang w:val="en-GB"/>
              </w:rPr>
            </w:rPrChange>
          </w:rPr>
          <w:t xml:space="preserve"> divided into </w:t>
        </w:r>
      </w:ins>
      <w:ins w:id="7203" w:author="Chara Katiri" w:date="2015-04-11T19:10:00Z">
        <w:r w:rsidR="001C459D" w:rsidRPr="00F758B3">
          <w:rPr>
            <w:rFonts w:ascii="Times" w:eastAsia="Times New Roman" w:hAnsi="Times" w:cs="Times New Roman"/>
            <w:sz w:val="22"/>
            <w:szCs w:val="22"/>
            <w:lang w:val="en-GB"/>
            <w:rPrChange w:id="7204" w:author="Chara Katiri" w:date="2015-05-12T13:05:00Z">
              <w:rPr>
                <w:rFonts w:ascii="Times" w:eastAsia="Times New Roman" w:hAnsi="Times" w:cs="Times New Roman"/>
                <w:sz w:val="22"/>
                <w:szCs w:val="22"/>
                <w:lang w:val="en-GB"/>
              </w:rPr>
            </w:rPrChange>
          </w:rPr>
          <w:t xml:space="preserve">a </w:t>
        </w:r>
      </w:ins>
      <w:ins w:id="7205" w:author="Chara Katiri" w:date="2015-04-11T19:14:00Z">
        <w:r w:rsidR="00472836" w:rsidRPr="00F758B3">
          <w:rPr>
            <w:rFonts w:ascii="Times" w:eastAsia="Times New Roman" w:hAnsi="Times" w:cs="Times New Roman"/>
            <w:sz w:val="22"/>
            <w:szCs w:val="22"/>
            <w:lang w:val="en-GB"/>
            <w:rPrChange w:id="7206" w:author="Chara Katiri" w:date="2015-05-12T13:05:00Z">
              <w:rPr>
                <w:rFonts w:ascii="Times" w:eastAsia="Times New Roman" w:hAnsi="Times" w:cs="Times New Roman"/>
                <w:sz w:val="22"/>
                <w:szCs w:val="22"/>
                <w:lang w:val="en-GB"/>
              </w:rPr>
            </w:rPrChange>
          </w:rPr>
          <w:t>number</w:t>
        </w:r>
      </w:ins>
      <w:ins w:id="7207" w:author="Chara Katiri" w:date="2015-04-11T19:10:00Z">
        <w:r w:rsidR="001C459D" w:rsidRPr="00F758B3">
          <w:rPr>
            <w:rFonts w:ascii="Times" w:eastAsia="Times New Roman" w:hAnsi="Times" w:cs="Times New Roman"/>
            <w:sz w:val="22"/>
            <w:szCs w:val="22"/>
            <w:lang w:val="en-GB"/>
            <w:rPrChange w:id="7208" w:author="Chara Katiri" w:date="2015-05-12T13:05:00Z">
              <w:rPr>
                <w:rFonts w:ascii="Times" w:eastAsia="Times New Roman" w:hAnsi="Times" w:cs="Times New Roman"/>
                <w:sz w:val="22"/>
                <w:szCs w:val="22"/>
                <w:lang w:val="en-GB"/>
              </w:rPr>
            </w:rPrChange>
          </w:rPr>
          <w:t xml:space="preserve"> of </w:t>
        </w:r>
      </w:ins>
      <w:ins w:id="7209" w:author="Chara Katiri" w:date="2015-04-11T18:58:00Z">
        <w:r w:rsidRPr="00F758B3">
          <w:rPr>
            <w:rFonts w:ascii="Times" w:eastAsia="Times New Roman" w:hAnsi="Times" w:cs="Times New Roman"/>
            <w:sz w:val="22"/>
            <w:szCs w:val="22"/>
            <w:lang w:val="en-GB"/>
            <w:rPrChange w:id="7210" w:author="Chara Katiri" w:date="2015-05-12T13:05:00Z">
              <w:rPr>
                <w:rFonts w:ascii="Times" w:eastAsia="Times New Roman" w:hAnsi="Times" w:cs="Times New Roman"/>
                <w:sz w:val="22"/>
                <w:szCs w:val="22"/>
                <w:lang w:val="en-GB"/>
              </w:rPr>
            </w:rPrChange>
          </w:rPr>
          <w:t>modules</w:t>
        </w:r>
      </w:ins>
      <w:ins w:id="7211" w:author="Chara Katiri" w:date="2015-04-11T18:59:00Z">
        <w:r w:rsidR="00472836" w:rsidRPr="00F758B3">
          <w:rPr>
            <w:rFonts w:ascii="Times" w:eastAsia="Times New Roman" w:hAnsi="Times" w:cs="Times New Roman"/>
            <w:sz w:val="22"/>
            <w:szCs w:val="22"/>
            <w:lang w:val="en-GB"/>
            <w:rPrChange w:id="7212" w:author="Chara Katiri" w:date="2015-05-12T13:05:00Z">
              <w:rPr>
                <w:rFonts w:ascii="Times" w:eastAsia="Times New Roman" w:hAnsi="Times" w:cs="Times New Roman"/>
                <w:sz w:val="22"/>
                <w:szCs w:val="22"/>
                <w:lang w:val="en-GB"/>
              </w:rPr>
            </w:rPrChange>
          </w:rPr>
          <w:t xml:space="preserve"> </w:t>
        </w:r>
      </w:ins>
      <w:ins w:id="7213" w:author="Chara Katiri" w:date="2015-04-11T19:14:00Z">
        <w:r w:rsidR="00472836" w:rsidRPr="00F758B3">
          <w:rPr>
            <w:rFonts w:ascii="Times" w:eastAsia="Times New Roman" w:hAnsi="Times" w:cs="Times New Roman"/>
            <w:sz w:val="22"/>
            <w:szCs w:val="22"/>
            <w:lang w:val="en-GB"/>
            <w:rPrChange w:id="7214" w:author="Chara Katiri" w:date="2015-05-12T13:05:00Z">
              <w:rPr>
                <w:rFonts w:ascii="Times" w:eastAsia="Times New Roman" w:hAnsi="Times" w:cs="Times New Roman"/>
                <w:sz w:val="22"/>
                <w:szCs w:val="22"/>
                <w:lang w:val="en-GB"/>
              </w:rPr>
            </w:rPrChange>
          </w:rPr>
          <w:t xml:space="preserve">to </w:t>
        </w:r>
      </w:ins>
      <w:ins w:id="7215" w:author="Chara Katiri" w:date="2015-04-11T19:24:00Z">
        <w:r w:rsidR="004F4BD6" w:rsidRPr="00F758B3">
          <w:rPr>
            <w:rFonts w:ascii="Times" w:eastAsia="Times New Roman" w:hAnsi="Times" w:cs="Times New Roman"/>
            <w:sz w:val="22"/>
            <w:szCs w:val="22"/>
            <w:lang w:val="en-GB"/>
            <w:rPrChange w:id="7216" w:author="Chara Katiri" w:date="2015-05-12T13:05:00Z">
              <w:rPr>
                <w:rFonts w:ascii="Times" w:eastAsia="Times New Roman" w:hAnsi="Times" w:cs="Times New Roman"/>
                <w:sz w:val="22"/>
                <w:szCs w:val="22"/>
                <w:lang w:val="en-GB"/>
              </w:rPr>
            </w:rPrChange>
          </w:rPr>
          <w:t>enable</w:t>
        </w:r>
      </w:ins>
      <w:ins w:id="7217" w:author="Chara Katiri" w:date="2015-04-11T19:16:00Z">
        <w:r w:rsidR="00472836" w:rsidRPr="00F758B3">
          <w:rPr>
            <w:rFonts w:ascii="Times" w:eastAsia="Times New Roman" w:hAnsi="Times" w:cs="Times New Roman"/>
            <w:sz w:val="22"/>
            <w:szCs w:val="22"/>
            <w:lang w:val="en-GB"/>
            <w:rPrChange w:id="7218" w:author="Chara Katiri" w:date="2015-05-12T13:05:00Z">
              <w:rPr>
                <w:rFonts w:ascii="Times" w:eastAsia="Times New Roman" w:hAnsi="Times" w:cs="Times New Roman"/>
                <w:sz w:val="22"/>
                <w:szCs w:val="22"/>
                <w:lang w:val="en-GB"/>
              </w:rPr>
            </w:rPrChange>
          </w:rPr>
          <w:t xml:space="preserve"> delivery of tasks in achievable chucks</w:t>
        </w:r>
      </w:ins>
      <w:ins w:id="7219" w:author="Chara Katiri" w:date="2015-04-11T19:25:00Z">
        <w:r w:rsidR="004F4BD6" w:rsidRPr="00F758B3">
          <w:rPr>
            <w:rFonts w:ascii="Times" w:eastAsia="Times New Roman" w:hAnsi="Times" w:cs="Times New Roman"/>
            <w:sz w:val="22"/>
            <w:szCs w:val="22"/>
            <w:lang w:val="en-GB"/>
            <w:rPrChange w:id="7220" w:author="Chara Katiri" w:date="2015-05-12T13:05:00Z">
              <w:rPr>
                <w:rFonts w:ascii="Times" w:eastAsia="Times New Roman" w:hAnsi="Times" w:cs="Times New Roman"/>
                <w:sz w:val="22"/>
                <w:szCs w:val="22"/>
                <w:lang w:val="en-GB"/>
              </w:rPr>
            </w:rPrChange>
          </w:rPr>
          <w:t xml:space="preserve"> and therefore make the system more manageable</w:t>
        </w:r>
      </w:ins>
      <w:ins w:id="7221" w:author="Chara Katiri" w:date="2015-04-11T18:59:00Z">
        <w:r w:rsidR="00472836" w:rsidRPr="00F758B3">
          <w:rPr>
            <w:rFonts w:ascii="Times" w:eastAsia="Times New Roman" w:hAnsi="Times" w:cs="Times New Roman"/>
            <w:sz w:val="22"/>
            <w:szCs w:val="22"/>
            <w:lang w:val="en-GB"/>
            <w:rPrChange w:id="7222" w:author="Chara Katiri" w:date="2015-05-12T13:05:00Z">
              <w:rPr>
                <w:rFonts w:ascii="Times" w:eastAsia="Times New Roman" w:hAnsi="Times" w:cs="Times New Roman"/>
                <w:sz w:val="22"/>
                <w:szCs w:val="22"/>
                <w:lang w:val="en-GB"/>
              </w:rPr>
            </w:rPrChange>
          </w:rPr>
          <w:t>.</w:t>
        </w:r>
      </w:ins>
      <w:ins w:id="7223" w:author="Chara Katiri" w:date="2015-04-11T19:14:00Z">
        <w:r w:rsidR="00472836" w:rsidRPr="00F758B3">
          <w:rPr>
            <w:rFonts w:ascii="Times" w:eastAsia="Times New Roman" w:hAnsi="Times" w:cs="Times New Roman"/>
            <w:sz w:val="22"/>
            <w:szCs w:val="22"/>
            <w:lang w:val="en-GB"/>
            <w:rPrChange w:id="7224" w:author="Chara Katiri" w:date="2015-05-12T13:05:00Z">
              <w:rPr>
                <w:rFonts w:ascii="Times" w:eastAsia="Times New Roman" w:hAnsi="Times" w:cs="Times New Roman"/>
                <w:sz w:val="22"/>
                <w:szCs w:val="22"/>
                <w:lang w:val="en-GB"/>
              </w:rPr>
            </w:rPrChange>
          </w:rPr>
          <w:t xml:space="preserve"> </w:t>
        </w:r>
      </w:ins>
    </w:p>
    <w:p w14:paraId="39297F7F" w14:textId="3527E7BB" w:rsidR="00792297" w:rsidRPr="00F758B3" w:rsidRDefault="00792297" w:rsidP="00F758B3">
      <w:pPr>
        <w:spacing w:line="360" w:lineRule="auto"/>
        <w:ind w:firstLine="720"/>
        <w:contextualSpacing/>
        <w:jc w:val="both"/>
        <w:rPr>
          <w:ins w:id="7225" w:author="Chara Katiri" w:date="2015-04-11T18:17:00Z"/>
          <w:rFonts w:ascii="Times" w:eastAsia="Times New Roman" w:hAnsi="Times" w:cs="Times New Roman"/>
          <w:sz w:val="22"/>
          <w:szCs w:val="22"/>
          <w:lang w:val="en-GB"/>
          <w:rPrChange w:id="7226" w:author="Chara Katiri" w:date="2015-05-12T13:05:00Z">
            <w:rPr>
              <w:ins w:id="7227" w:author="Chara Katiri" w:date="2015-04-11T18:17:00Z"/>
              <w:rFonts w:ascii="Times" w:eastAsia="Times New Roman" w:hAnsi="Times" w:cs="Times New Roman"/>
              <w:sz w:val="22"/>
              <w:szCs w:val="22"/>
              <w:lang w:val="en-GB"/>
            </w:rPr>
          </w:rPrChange>
        </w:rPr>
        <w:pPrChange w:id="7228" w:author="Chara Katiri" w:date="2015-05-12T13:05:00Z">
          <w:pPr>
            <w:spacing w:line="360" w:lineRule="auto"/>
            <w:contextualSpacing/>
            <w:jc w:val="both"/>
          </w:pPr>
        </w:pPrChange>
      </w:pPr>
      <w:ins w:id="7229" w:author="Chara Katiri" w:date="2015-04-11T19:00:00Z">
        <w:r w:rsidRPr="00F758B3">
          <w:rPr>
            <w:rFonts w:ascii="Times" w:eastAsia="Times New Roman" w:hAnsi="Times" w:cs="Times New Roman"/>
            <w:sz w:val="22"/>
            <w:szCs w:val="22"/>
            <w:lang w:val="en-GB"/>
            <w:rPrChange w:id="7230" w:author="Chara Katiri" w:date="2015-05-12T13:05:00Z">
              <w:rPr>
                <w:rFonts w:ascii="Times" w:eastAsia="Times New Roman" w:hAnsi="Times" w:cs="Times New Roman"/>
                <w:sz w:val="22"/>
                <w:szCs w:val="22"/>
                <w:lang w:val="en-GB"/>
              </w:rPr>
            </w:rPrChange>
          </w:rPr>
          <w:t xml:space="preserve">Finally, </w:t>
        </w:r>
      </w:ins>
      <w:ins w:id="7231" w:author="Chara Katiri" w:date="2015-04-11T19:18:00Z">
        <w:r w:rsidR="00472836" w:rsidRPr="00F758B3">
          <w:rPr>
            <w:rFonts w:ascii="Times" w:eastAsia="Times New Roman" w:hAnsi="Times" w:cs="Times New Roman"/>
            <w:sz w:val="22"/>
            <w:szCs w:val="22"/>
            <w:lang w:val="en-GB"/>
            <w:rPrChange w:id="7232" w:author="Chara Katiri" w:date="2015-05-12T13:05:00Z">
              <w:rPr>
                <w:rFonts w:ascii="Times" w:eastAsia="Times New Roman" w:hAnsi="Times" w:cs="Times New Roman"/>
                <w:sz w:val="22"/>
                <w:szCs w:val="22"/>
                <w:lang w:val="en-GB"/>
              </w:rPr>
            </w:rPrChange>
          </w:rPr>
          <w:t>in</w:t>
        </w:r>
      </w:ins>
      <w:ins w:id="7233" w:author="Chara Katiri" w:date="2015-04-11T19:17:00Z">
        <w:r w:rsidR="00472836" w:rsidRPr="00F758B3">
          <w:rPr>
            <w:rFonts w:ascii="Times" w:eastAsia="Times New Roman" w:hAnsi="Times" w:cs="Times New Roman"/>
            <w:sz w:val="22"/>
            <w:szCs w:val="22"/>
            <w:lang w:val="en-GB"/>
            <w:rPrChange w:id="7234" w:author="Chara Katiri" w:date="2015-05-12T13:05:00Z">
              <w:rPr>
                <w:rFonts w:ascii="Times" w:eastAsia="Times New Roman" w:hAnsi="Times" w:cs="Times New Roman"/>
                <w:sz w:val="22"/>
                <w:szCs w:val="22"/>
                <w:lang w:val="en-GB"/>
              </w:rPr>
            </w:rPrChange>
          </w:rPr>
          <w:t xml:space="preserve"> </w:t>
        </w:r>
      </w:ins>
      <w:ins w:id="7235" w:author="Chara Katiri" w:date="2015-04-11T19:00:00Z">
        <w:r w:rsidRPr="00F758B3">
          <w:rPr>
            <w:rFonts w:ascii="Times" w:eastAsia="Times New Roman" w:hAnsi="Times" w:cs="Times New Roman"/>
            <w:sz w:val="22"/>
            <w:szCs w:val="22"/>
            <w:lang w:val="en-GB"/>
            <w:rPrChange w:id="7236" w:author="Chara Katiri" w:date="2015-05-12T13:05:00Z">
              <w:rPr>
                <w:rFonts w:ascii="Times" w:eastAsia="Times New Roman" w:hAnsi="Times" w:cs="Times New Roman"/>
                <w:sz w:val="22"/>
                <w:szCs w:val="22"/>
                <w:lang w:val="en-GB"/>
              </w:rPr>
            </w:rPrChange>
          </w:rPr>
          <w:t xml:space="preserve">Low-Level </w:t>
        </w:r>
      </w:ins>
      <w:ins w:id="7237" w:author="Chara Katiri" w:date="2015-04-11T19:27:00Z">
        <w:r w:rsidR="004F4BD6" w:rsidRPr="00F758B3">
          <w:rPr>
            <w:rFonts w:ascii="Times" w:eastAsia="Times New Roman" w:hAnsi="Times" w:cs="Times New Roman"/>
            <w:sz w:val="22"/>
            <w:szCs w:val="22"/>
            <w:lang w:val="en-GB"/>
            <w:rPrChange w:id="7238" w:author="Chara Katiri" w:date="2015-05-12T13:05:00Z">
              <w:rPr>
                <w:rFonts w:ascii="Times" w:eastAsia="Times New Roman" w:hAnsi="Times" w:cs="Times New Roman"/>
                <w:sz w:val="22"/>
                <w:szCs w:val="22"/>
                <w:lang w:val="en-GB"/>
              </w:rPr>
            </w:rPrChange>
          </w:rPr>
          <w:t xml:space="preserve">design </w:t>
        </w:r>
      </w:ins>
      <w:ins w:id="7239" w:author="Chara Katiri" w:date="2015-04-11T19:19:00Z">
        <w:r w:rsidR="00472836" w:rsidRPr="00F758B3">
          <w:rPr>
            <w:rFonts w:ascii="Times" w:eastAsia="Times New Roman" w:hAnsi="Times" w:cs="Times New Roman"/>
            <w:sz w:val="22"/>
            <w:szCs w:val="22"/>
            <w:lang w:val="en-GB"/>
            <w:rPrChange w:id="7240" w:author="Chara Katiri" w:date="2015-05-12T13:05:00Z">
              <w:rPr>
                <w:rFonts w:ascii="Times" w:eastAsia="Times New Roman" w:hAnsi="Times" w:cs="Times New Roman"/>
                <w:sz w:val="22"/>
                <w:szCs w:val="22"/>
                <w:lang w:val="en-GB"/>
              </w:rPr>
            </w:rPrChange>
          </w:rPr>
          <w:t>(LLD)</w:t>
        </w:r>
      </w:ins>
      <w:ins w:id="7241" w:author="Chara Katiri" w:date="2015-04-11T19:27:00Z">
        <w:r w:rsidR="004F4BD6" w:rsidRPr="00F758B3">
          <w:rPr>
            <w:rFonts w:ascii="Times" w:eastAsia="Times New Roman" w:hAnsi="Times" w:cs="Times New Roman"/>
            <w:sz w:val="22"/>
            <w:szCs w:val="22"/>
            <w:lang w:val="en-GB"/>
            <w:rPrChange w:id="7242" w:author="Chara Katiri" w:date="2015-05-12T13:05:00Z">
              <w:rPr>
                <w:rFonts w:ascii="Times" w:eastAsia="Times New Roman" w:hAnsi="Times" w:cs="Times New Roman"/>
                <w:sz w:val="22"/>
                <w:szCs w:val="22"/>
                <w:lang w:val="en-GB"/>
              </w:rPr>
            </w:rPrChange>
          </w:rPr>
          <w:t xml:space="preserve"> phase</w:t>
        </w:r>
      </w:ins>
      <w:ins w:id="7243" w:author="Chara Katiri" w:date="2015-04-11T19:19:00Z">
        <w:r w:rsidR="00472836" w:rsidRPr="00F758B3">
          <w:rPr>
            <w:rFonts w:ascii="Times" w:eastAsia="Times New Roman" w:hAnsi="Times" w:cs="Times New Roman"/>
            <w:sz w:val="22"/>
            <w:szCs w:val="22"/>
            <w:lang w:val="en-GB"/>
            <w:rPrChange w:id="7244" w:author="Chara Katiri" w:date="2015-05-12T13:05:00Z">
              <w:rPr>
                <w:rFonts w:ascii="Times" w:eastAsia="Times New Roman" w:hAnsi="Times" w:cs="Times New Roman"/>
                <w:sz w:val="22"/>
                <w:szCs w:val="22"/>
                <w:lang w:val="en-GB"/>
              </w:rPr>
            </w:rPrChange>
          </w:rPr>
          <w:t xml:space="preserve"> </w:t>
        </w:r>
      </w:ins>
      <w:ins w:id="7245" w:author="Chara Katiri" w:date="2015-04-11T19:18:00Z">
        <w:r w:rsidR="00472836" w:rsidRPr="00F758B3">
          <w:rPr>
            <w:rFonts w:ascii="Times" w:eastAsia="Times New Roman" w:hAnsi="Times" w:cs="Times New Roman"/>
            <w:sz w:val="22"/>
            <w:szCs w:val="22"/>
            <w:lang w:val="en-GB"/>
            <w:rPrChange w:id="7246" w:author="Chara Katiri" w:date="2015-05-12T13:05:00Z">
              <w:rPr>
                <w:rFonts w:ascii="Times" w:eastAsia="Times New Roman" w:hAnsi="Times" w:cs="Times New Roman"/>
                <w:sz w:val="22"/>
                <w:szCs w:val="22"/>
                <w:lang w:val="en-GB"/>
              </w:rPr>
            </w:rPrChange>
          </w:rPr>
          <w:t>the data structure</w:t>
        </w:r>
      </w:ins>
      <w:ins w:id="7247" w:author="Chara Katiri" w:date="2015-04-11T19:27:00Z">
        <w:r w:rsidR="004F4BD6" w:rsidRPr="00F758B3">
          <w:rPr>
            <w:rFonts w:ascii="Times" w:eastAsia="Times New Roman" w:hAnsi="Times" w:cs="Times New Roman"/>
            <w:sz w:val="22"/>
            <w:szCs w:val="22"/>
            <w:lang w:val="en-GB"/>
            <w:rPrChange w:id="7248" w:author="Chara Katiri" w:date="2015-05-12T13:05:00Z">
              <w:rPr>
                <w:rFonts w:ascii="Times" w:eastAsia="Times New Roman" w:hAnsi="Times" w:cs="Times New Roman"/>
                <w:sz w:val="22"/>
                <w:szCs w:val="22"/>
                <w:lang w:val="en-GB"/>
              </w:rPr>
            </w:rPrChange>
          </w:rPr>
          <w:t>, logic</w:t>
        </w:r>
      </w:ins>
      <w:ins w:id="7249" w:author="Chara Katiri" w:date="2015-04-11T19:18:00Z">
        <w:r w:rsidR="00472836" w:rsidRPr="00F758B3">
          <w:rPr>
            <w:rFonts w:ascii="Times" w:eastAsia="Times New Roman" w:hAnsi="Times" w:cs="Times New Roman"/>
            <w:sz w:val="22"/>
            <w:szCs w:val="22"/>
            <w:lang w:val="en-GB"/>
            <w:rPrChange w:id="7250" w:author="Chara Katiri" w:date="2015-05-12T13:05:00Z">
              <w:rPr>
                <w:rFonts w:ascii="Times" w:eastAsia="Times New Roman" w:hAnsi="Times" w:cs="Times New Roman"/>
                <w:sz w:val="22"/>
                <w:szCs w:val="22"/>
                <w:lang w:val="en-GB"/>
              </w:rPr>
            </w:rPrChange>
          </w:rPr>
          <w:t xml:space="preserve"> and algorithms for each module were </w:t>
        </w:r>
      </w:ins>
      <w:ins w:id="7251" w:author="Chara Katiri" w:date="2015-04-11T19:26:00Z">
        <w:r w:rsidR="004F4BD6" w:rsidRPr="00F758B3">
          <w:rPr>
            <w:rFonts w:ascii="Times" w:eastAsia="Times New Roman" w:hAnsi="Times" w:cs="Times New Roman"/>
            <w:sz w:val="22"/>
            <w:szCs w:val="22"/>
            <w:lang w:val="en-GB"/>
            <w:rPrChange w:id="7252" w:author="Chara Katiri" w:date="2015-05-12T13:05:00Z">
              <w:rPr>
                <w:rFonts w:ascii="Times" w:eastAsia="Times New Roman" w:hAnsi="Times" w:cs="Times New Roman"/>
                <w:sz w:val="22"/>
                <w:szCs w:val="22"/>
                <w:lang w:val="en-GB"/>
              </w:rPr>
            </w:rPrChange>
          </w:rPr>
          <w:t>defined for each module</w:t>
        </w:r>
      </w:ins>
      <w:ins w:id="7253" w:author="Chara Katiri" w:date="2015-04-11T19:27:00Z">
        <w:r w:rsidR="004F4BD6" w:rsidRPr="00F758B3">
          <w:rPr>
            <w:rFonts w:ascii="Times" w:eastAsia="Times New Roman" w:hAnsi="Times" w:cs="Times New Roman"/>
            <w:sz w:val="22"/>
            <w:szCs w:val="22"/>
            <w:lang w:val="en-GB"/>
            <w:rPrChange w:id="7254" w:author="Chara Katiri" w:date="2015-05-12T13:05:00Z">
              <w:rPr>
                <w:rFonts w:ascii="Times" w:eastAsia="Times New Roman" w:hAnsi="Times" w:cs="Times New Roman"/>
                <w:sz w:val="22"/>
                <w:szCs w:val="22"/>
                <w:lang w:val="en-GB"/>
              </w:rPr>
            </w:rPrChange>
          </w:rPr>
          <w:t xml:space="preserve"> and class diagrams were created</w:t>
        </w:r>
      </w:ins>
      <w:ins w:id="7255" w:author="Chara Katiri" w:date="2015-04-11T19:18:00Z">
        <w:r w:rsidR="00472836" w:rsidRPr="00F758B3">
          <w:rPr>
            <w:rFonts w:ascii="Times" w:eastAsia="Times New Roman" w:hAnsi="Times" w:cs="Times New Roman"/>
            <w:sz w:val="22"/>
            <w:szCs w:val="22"/>
            <w:lang w:val="en-GB"/>
            <w:rPrChange w:id="7256" w:author="Chara Katiri" w:date="2015-05-12T13:05:00Z">
              <w:rPr>
                <w:rFonts w:ascii="Times" w:eastAsia="Times New Roman" w:hAnsi="Times" w:cs="Times New Roman"/>
                <w:sz w:val="22"/>
                <w:szCs w:val="22"/>
                <w:lang w:val="en-GB"/>
              </w:rPr>
            </w:rPrChange>
          </w:rPr>
          <w:t xml:space="preserve">. </w:t>
        </w:r>
      </w:ins>
    </w:p>
    <w:p w14:paraId="54247C63" w14:textId="64033020" w:rsidR="004F4BD6" w:rsidRPr="00F758B3" w:rsidRDefault="004F4BD6" w:rsidP="00F758B3">
      <w:pPr>
        <w:spacing w:line="360" w:lineRule="auto"/>
        <w:contextualSpacing/>
        <w:jc w:val="both"/>
        <w:rPr>
          <w:ins w:id="7257" w:author="Chara Katiri" w:date="2015-04-11T19:31:00Z"/>
          <w:rFonts w:ascii="Times" w:eastAsia="Times New Roman" w:hAnsi="Times" w:cs="Times New Roman"/>
          <w:sz w:val="22"/>
          <w:szCs w:val="22"/>
          <w:lang w:val="en-GB"/>
          <w:rPrChange w:id="7258" w:author="Chara Katiri" w:date="2015-05-12T13:05:00Z">
            <w:rPr>
              <w:ins w:id="7259" w:author="Chara Katiri" w:date="2015-04-11T19:31:00Z"/>
              <w:rFonts w:ascii="Times" w:eastAsia="Times New Roman" w:hAnsi="Times" w:cs="Times New Roman"/>
              <w:sz w:val="22"/>
              <w:szCs w:val="22"/>
              <w:lang w:val="en-GB"/>
            </w:rPr>
          </w:rPrChange>
        </w:rPr>
        <w:pPrChange w:id="7260" w:author="Chara Katiri" w:date="2015-05-12T13:05:00Z">
          <w:pPr>
            <w:spacing w:line="360" w:lineRule="auto"/>
            <w:contextualSpacing/>
            <w:jc w:val="both"/>
          </w:pPr>
        </w:pPrChange>
      </w:pPr>
      <w:ins w:id="7261" w:author="Chara Katiri" w:date="2015-04-11T19:31:00Z">
        <w:r w:rsidRPr="00F758B3">
          <w:rPr>
            <w:rFonts w:ascii="Times" w:eastAsia="Times New Roman" w:hAnsi="Times" w:cs="Times New Roman"/>
            <w:sz w:val="22"/>
            <w:szCs w:val="22"/>
            <w:lang w:val="en-GB"/>
            <w:rPrChange w:id="7262" w:author="Chara Katiri" w:date="2015-05-12T13:05:00Z">
              <w:rPr>
                <w:rFonts w:ascii="Times" w:eastAsia="Times New Roman" w:hAnsi="Times" w:cs="Times New Roman"/>
                <w:sz w:val="22"/>
                <w:szCs w:val="22"/>
                <w:lang w:val="en-GB"/>
              </w:rPr>
            </w:rPrChange>
          </w:rPr>
          <w:t>The main resource that the development plan was based on is the final year student - developer (CK) and the supervisor (SW) that support</w:t>
        </w:r>
      </w:ins>
      <w:ins w:id="7263" w:author="Chara Katiri" w:date="2015-05-02T17:24:00Z">
        <w:r w:rsidR="00581F9A" w:rsidRPr="00F758B3">
          <w:rPr>
            <w:rFonts w:ascii="Times" w:eastAsia="Times New Roman" w:hAnsi="Times" w:cs="Times New Roman"/>
            <w:sz w:val="22"/>
            <w:szCs w:val="22"/>
            <w:lang w:val="en-GB"/>
            <w:rPrChange w:id="7264" w:author="Chara Katiri" w:date="2015-05-12T13:05:00Z">
              <w:rPr>
                <w:rFonts w:ascii="Times" w:eastAsia="Times New Roman" w:hAnsi="Times" w:cs="Times New Roman"/>
                <w:sz w:val="22"/>
                <w:szCs w:val="22"/>
                <w:lang w:val="en-GB"/>
              </w:rPr>
            </w:rPrChange>
          </w:rPr>
          <w:t>ed</w:t>
        </w:r>
      </w:ins>
      <w:ins w:id="7265" w:author="Chara Katiri" w:date="2015-04-11T19:31:00Z">
        <w:r w:rsidR="00581F9A" w:rsidRPr="00F758B3">
          <w:rPr>
            <w:rFonts w:ascii="Times" w:eastAsia="Times New Roman" w:hAnsi="Times" w:cs="Times New Roman"/>
            <w:sz w:val="22"/>
            <w:szCs w:val="22"/>
            <w:lang w:val="en-GB"/>
            <w:rPrChange w:id="7266" w:author="Chara Katiri" w:date="2015-05-12T13:05:00Z">
              <w:rPr>
                <w:rFonts w:ascii="Times" w:eastAsia="Times New Roman" w:hAnsi="Times" w:cs="Times New Roman"/>
                <w:sz w:val="22"/>
                <w:szCs w:val="22"/>
                <w:lang w:val="en-GB"/>
              </w:rPr>
            </w:rPrChange>
          </w:rPr>
          <w:t xml:space="preserve"> and guided</w:t>
        </w:r>
        <w:r w:rsidRPr="00F758B3">
          <w:rPr>
            <w:rFonts w:ascii="Times" w:eastAsia="Times New Roman" w:hAnsi="Times" w:cs="Times New Roman"/>
            <w:sz w:val="22"/>
            <w:szCs w:val="22"/>
            <w:lang w:val="en-GB"/>
            <w:rPrChange w:id="7267" w:author="Chara Katiri" w:date="2015-05-12T13:05:00Z">
              <w:rPr>
                <w:rFonts w:ascii="Times" w:eastAsia="Times New Roman" w:hAnsi="Times" w:cs="Times New Roman"/>
                <w:sz w:val="22"/>
                <w:szCs w:val="22"/>
                <w:lang w:val="en-GB"/>
              </w:rPr>
            </w:rPrChange>
          </w:rPr>
          <w:t xml:space="preserve"> the project. </w:t>
        </w:r>
      </w:ins>
    </w:p>
    <w:p w14:paraId="7834382D" w14:textId="77777777" w:rsidR="004C4C08" w:rsidRPr="00F758B3" w:rsidRDefault="004C4C08" w:rsidP="00F758B3">
      <w:pPr>
        <w:spacing w:line="360" w:lineRule="auto"/>
        <w:contextualSpacing/>
        <w:jc w:val="both"/>
        <w:rPr>
          <w:ins w:id="7268" w:author="Chara Katiri" w:date="2015-04-11T18:17:00Z"/>
          <w:rFonts w:ascii="Times" w:eastAsia="Times New Roman" w:hAnsi="Times" w:cs="Times New Roman"/>
          <w:sz w:val="22"/>
          <w:szCs w:val="22"/>
          <w:lang w:val="en-GB"/>
          <w:rPrChange w:id="7269" w:author="Chara Katiri" w:date="2015-05-12T13:05:00Z">
            <w:rPr>
              <w:ins w:id="7270" w:author="Chara Katiri" w:date="2015-04-11T18:17:00Z"/>
              <w:rFonts w:ascii="Times" w:eastAsia="Times New Roman" w:hAnsi="Times" w:cs="Times New Roman"/>
              <w:sz w:val="22"/>
              <w:szCs w:val="22"/>
              <w:lang w:val="en-GB"/>
            </w:rPr>
          </w:rPrChange>
        </w:rPr>
        <w:pPrChange w:id="7271" w:author="Chara Katiri" w:date="2015-05-12T13:05:00Z">
          <w:pPr>
            <w:spacing w:line="360" w:lineRule="auto"/>
            <w:contextualSpacing/>
            <w:jc w:val="both"/>
          </w:pPr>
        </w:pPrChange>
      </w:pPr>
    </w:p>
    <w:p w14:paraId="4EBA9063" w14:textId="5ABF6E3B" w:rsidR="009527DF" w:rsidRPr="00F758B3" w:rsidRDefault="007E68D7" w:rsidP="00F758B3">
      <w:pPr>
        <w:pStyle w:val="Heading2"/>
        <w:numPr>
          <w:ilvl w:val="1"/>
          <w:numId w:val="13"/>
        </w:numPr>
        <w:spacing w:line="360" w:lineRule="auto"/>
        <w:contextualSpacing/>
        <w:jc w:val="both"/>
        <w:rPr>
          <w:rFonts w:ascii="Times" w:hAnsi="Times" w:cs="Times New Roman"/>
          <w:color w:val="auto"/>
          <w:sz w:val="22"/>
          <w:szCs w:val="22"/>
          <w:lang w:val="en-GB"/>
          <w:rPrChange w:id="7272" w:author="Chara Katiri" w:date="2015-05-12T13:05:00Z">
            <w:rPr>
              <w:rFonts w:ascii="Times" w:hAnsi="Times" w:cs="Times New Roman"/>
              <w:color w:val="auto"/>
              <w:sz w:val="22"/>
              <w:szCs w:val="22"/>
              <w:lang w:val="en-GB"/>
            </w:rPr>
          </w:rPrChange>
        </w:rPr>
        <w:pPrChange w:id="7273" w:author="Chara Katiri" w:date="2015-05-12T13:05:00Z">
          <w:pPr>
            <w:pStyle w:val="Heading2"/>
            <w:numPr>
              <w:numId w:val="13"/>
            </w:numPr>
            <w:spacing w:line="360" w:lineRule="auto"/>
            <w:ind w:left="792" w:hanging="432"/>
            <w:contextualSpacing/>
            <w:jc w:val="both"/>
          </w:pPr>
        </w:pPrChange>
      </w:pPr>
      <w:bookmarkStart w:id="7274" w:name="_Toc292730860"/>
      <w:r w:rsidRPr="00F758B3">
        <w:rPr>
          <w:rFonts w:ascii="Times" w:hAnsi="Times" w:cs="Times New Roman"/>
          <w:color w:val="auto"/>
          <w:sz w:val="22"/>
          <w:szCs w:val="22"/>
          <w:lang w:val="en-GB"/>
          <w:rPrChange w:id="7275" w:author="Chara Katiri" w:date="2015-05-12T13:05:00Z">
            <w:rPr>
              <w:rFonts w:ascii="Times" w:hAnsi="Times" w:cs="Times New Roman"/>
              <w:color w:val="auto"/>
              <w:sz w:val="22"/>
              <w:szCs w:val="22"/>
              <w:lang w:val="en-GB"/>
            </w:rPr>
          </w:rPrChange>
        </w:rPr>
        <w:t>Diagrams</w:t>
      </w:r>
      <w:bookmarkEnd w:id="7274"/>
      <w:r w:rsidRPr="00F758B3">
        <w:rPr>
          <w:rFonts w:ascii="Times" w:hAnsi="Times" w:cs="Times New Roman"/>
          <w:color w:val="auto"/>
          <w:sz w:val="22"/>
          <w:szCs w:val="22"/>
          <w:lang w:val="en-GB"/>
          <w:rPrChange w:id="7276" w:author="Chara Katiri" w:date="2015-05-12T13:05:00Z">
            <w:rPr>
              <w:rFonts w:ascii="Times" w:hAnsi="Times" w:cs="Times New Roman"/>
              <w:color w:val="auto"/>
              <w:sz w:val="22"/>
              <w:szCs w:val="22"/>
              <w:lang w:val="en-GB"/>
            </w:rPr>
          </w:rPrChange>
        </w:rPr>
        <w:t xml:space="preserve"> </w:t>
      </w:r>
    </w:p>
    <w:p w14:paraId="2A543345" w14:textId="29CDD236" w:rsidR="007E68D7" w:rsidRPr="00F758B3" w:rsidRDefault="007E68D7" w:rsidP="00F758B3">
      <w:pPr>
        <w:pStyle w:val="Heading2"/>
        <w:numPr>
          <w:ilvl w:val="2"/>
          <w:numId w:val="13"/>
        </w:numPr>
        <w:spacing w:line="360" w:lineRule="auto"/>
        <w:contextualSpacing/>
        <w:jc w:val="both"/>
        <w:rPr>
          <w:ins w:id="7277" w:author="Chara Katiri" w:date="2015-04-12T02:25:00Z"/>
          <w:rFonts w:ascii="Times" w:hAnsi="Times" w:cs="Times New Roman"/>
          <w:color w:val="auto"/>
          <w:sz w:val="22"/>
          <w:szCs w:val="22"/>
          <w:lang w:val="en-GB"/>
          <w:rPrChange w:id="7278" w:author="Chara Katiri" w:date="2015-05-12T13:05:00Z">
            <w:rPr>
              <w:ins w:id="7279" w:author="Chara Katiri" w:date="2015-04-12T02:25:00Z"/>
              <w:rFonts w:ascii="Times" w:hAnsi="Times" w:cs="Times New Roman"/>
              <w:color w:val="auto"/>
              <w:sz w:val="22"/>
              <w:szCs w:val="22"/>
              <w:lang w:val="en-GB"/>
            </w:rPr>
          </w:rPrChange>
        </w:rPr>
        <w:pPrChange w:id="7280" w:author="Chara Katiri" w:date="2015-05-12T13:05:00Z">
          <w:pPr>
            <w:pStyle w:val="Heading2"/>
            <w:numPr>
              <w:ilvl w:val="2"/>
              <w:numId w:val="13"/>
            </w:numPr>
            <w:spacing w:line="360" w:lineRule="auto"/>
            <w:ind w:left="1224" w:hanging="504"/>
            <w:contextualSpacing/>
            <w:jc w:val="both"/>
          </w:pPr>
        </w:pPrChange>
      </w:pPr>
      <w:bookmarkStart w:id="7281" w:name="_Toc292730861"/>
      <w:r w:rsidRPr="00F758B3">
        <w:rPr>
          <w:rFonts w:ascii="Times" w:hAnsi="Times" w:cs="Times New Roman"/>
          <w:color w:val="auto"/>
          <w:sz w:val="22"/>
          <w:szCs w:val="22"/>
          <w:lang w:val="en-GB"/>
          <w:rPrChange w:id="7282" w:author="Chara Katiri" w:date="2015-05-12T13:05:00Z">
            <w:rPr>
              <w:rFonts w:ascii="Times" w:hAnsi="Times" w:cs="Times New Roman"/>
              <w:color w:val="auto"/>
              <w:sz w:val="22"/>
              <w:szCs w:val="22"/>
              <w:lang w:val="en-GB"/>
            </w:rPr>
          </w:rPrChange>
        </w:rPr>
        <w:t>Class diagram</w:t>
      </w:r>
      <w:bookmarkEnd w:id="7281"/>
    </w:p>
    <w:p w14:paraId="7B377718" w14:textId="77777777" w:rsidR="00855909" w:rsidRPr="00F758B3" w:rsidRDefault="002C7C8A" w:rsidP="00F3236C">
      <w:pPr>
        <w:spacing w:line="360" w:lineRule="auto"/>
        <w:ind w:firstLine="1134"/>
        <w:contextualSpacing/>
        <w:jc w:val="both"/>
        <w:rPr>
          <w:ins w:id="7283" w:author="Chara Katiri" w:date="2015-04-12T20:08:00Z"/>
          <w:rFonts w:ascii="Times" w:hAnsi="Times"/>
          <w:sz w:val="22"/>
          <w:szCs w:val="22"/>
          <w:rPrChange w:id="7284" w:author="Chara Katiri" w:date="2015-05-12T13:05:00Z">
            <w:rPr>
              <w:ins w:id="7285" w:author="Chara Katiri" w:date="2015-04-12T20:08:00Z"/>
              <w:rFonts w:ascii="Times" w:hAnsi="Times"/>
              <w:sz w:val="22"/>
              <w:szCs w:val="22"/>
            </w:rPr>
          </w:rPrChange>
        </w:rPr>
        <w:pPrChange w:id="7286" w:author="Chara Katiri" w:date="2015-05-12T13:05:00Z">
          <w:pPr/>
        </w:pPrChange>
      </w:pPr>
      <w:ins w:id="7287" w:author="Chara Katiri" w:date="2015-04-12T19:51:00Z">
        <w:r w:rsidRPr="00F758B3">
          <w:rPr>
            <w:rFonts w:ascii="Times" w:hAnsi="Times"/>
            <w:sz w:val="22"/>
            <w:szCs w:val="22"/>
            <w:rPrChange w:id="7288" w:author="Chara Katiri" w:date="2015-05-12T13:05:00Z">
              <w:rPr>
                <w:rFonts w:ascii="Times" w:hAnsi="Times"/>
                <w:sz w:val="22"/>
                <w:szCs w:val="22"/>
              </w:rPr>
            </w:rPrChange>
          </w:rPr>
          <w:t xml:space="preserve">A class diagram </w:t>
        </w:r>
      </w:ins>
      <w:ins w:id="7289" w:author="Chara Katiri" w:date="2015-04-12T19:52:00Z">
        <w:r w:rsidRPr="00F758B3">
          <w:rPr>
            <w:rFonts w:ascii="Times" w:hAnsi="Times"/>
            <w:sz w:val="22"/>
            <w:szCs w:val="22"/>
            <w:rPrChange w:id="7290" w:author="Chara Katiri" w:date="2015-05-12T13:05:00Z">
              <w:rPr>
                <w:rFonts w:ascii="Times" w:hAnsi="Times"/>
                <w:sz w:val="22"/>
                <w:szCs w:val="22"/>
              </w:rPr>
            </w:rPrChange>
          </w:rPr>
          <w:t>was</w:t>
        </w:r>
      </w:ins>
      <w:ins w:id="7291" w:author="Chara Katiri" w:date="2015-04-12T19:51:00Z">
        <w:r w:rsidRPr="00F758B3">
          <w:rPr>
            <w:rFonts w:ascii="Times" w:hAnsi="Times"/>
            <w:sz w:val="22"/>
            <w:szCs w:val="22"/>
            <w:rPrChange w:id="7292" w:author="Chara Katiri" w:date="2015-05-12T13:05:00Z">
              <w:rPr>
                <w:rFonts w:ascii="Times" w:hAnsi="Times"/>
                <w:sz w:val="22"/>
                <w:szCs w:val="22"/>
              </w:rPr>
            </w:rPrChange>
          </w:rPr>
          <w:t xml:space="preserve"> created </w:t>
        </w:r>
      </w:ins>
      <w:ins w:id="7293" w:author="Chara Katiri" w:date="2015-04-12T19:54:00Z">
        <w:r w:rsidRPr="00F758B3">
          <w:rPr>
            <w:rFonts w:ascii="Times" w:hAnsi="Times"/>
            <w:sz w:val="22"/>
            <w:szCs w:val="22"/>
            <w:rPrChange w:id="7294" w:author="Chara Katiri" w:date="2015-05-12T13:05:00Z">
              <w:rPr>
                <w:rFonts w:ascii="Times" w:hAnsi="Times"/>
                <w:sz w:val="22"/>
                <w:szCs w:val="22"/>
              </w:rPr>
            </w:rPrChange>
          </w:rPr>
          <w:t xml:space="preserve">as a modeling technique </w:t>
        </w:r>
      </w:ins>
      <w:ins w:id="7295" w:author="Chara Katiri" w:date="2015-04-12T19:52:00Z">
        <w:r w:rsidRPr="00F758B3">
          <w:rPr>
            <w:rFonts w:ascii="Times" w:hAnsi="Times"/>
            <w:sz w:val="22"/>
            <w:szCs w:val="22"/>
            <w:rPrChange w:id="7296" w:author="Chara Katiri" w:date="2015-05-12T13:05:00Z">
              <w:rPr>
                <w:rFonts w:ascii="Times" w:hAnsi="Times"/>
                <w:sz w:val="22"/>
                <w:szCs w:val="22"/>
              </w:rPr>
            </w:rPrChange>
          </w:rPr>
          <w:t xml:space="preserve">to help visualize the </w:t>
        </w:r>
      </w:ins>
      <w:ins w:id="7297" w:author="Chara Katiri" w:date="2015-04-12T19:54:00Z">
        <w:r w:rsidRPr="00F758B3">
          <w:rPr>
            <w:rFonts w:ascii="Times" w:hAnsi="Times"/>
            <w:sz w:val="22"/>
            <w:szCs w:val="22"/>
            <w:rPrChange w:id="7298" w:author="Chara Katiri" w:date="2015-05-12T13:05:00Z">
              <w:rPr>
                <w:rFonts w:ascii="Times" w:hAnsi="Times"/>
                <w:sz w:val="22"/>
                <w:szCs w:val="22"/>
              </w:rPr>
            </w:rPrChange>
          </w:rPr>
          <w:t xml:space="preserve">relationship </w:t>
        </w:r>
      </w:ins>
      <w:ins w:id="7299" w:author="Chara Katiri" w:date="2015-04-12T19:55:00Z">
        <w:r w:rsidRPr="00F758B3">
          <w:rPr>
            <w:rFonts w:ascii="Times" w:hAnsi="Times"/>
            <w:sz w:val="22"/>
            <w:szCs w:val="22"/>
            <w:rPrChange w:id="7300" w:author="Chara Katiri" w:date="2015-05-12T13:05:00Z">
              <w:rPr>
                <w:rFonts w:ascii="Times" w:hAnsi="Times"/>
                <w:sz w:val="22"/>
                <w:szCs w:val="22"/>
              </w:rPr>
            </w:rPrChange>
          </w:rPr>
          <w:t xml:space="preserve">between </w:t>
        </w:r>
        <w:r w:rsidR="006060C1" w:rsidRPr="00F758B3">
          <w:rPr>
            <w:rFonts w:ascii="Times" w:hAnsi="Times"/>
            <w:sz w:val="22"/>
            <w:szCs w:val="22"/>
            <w:rPrChange w:id="7301" w:author="Chara Katiri" w:date="2015-05-12T13:05:00Z">
              <w:rPr>
                <w:rFonts w:ascii="Times" w:hAnsi="Times"/>
                <w:sz w:val="22"/>
                <w:szCs w:val="22"/>
              </w:rPr>
            </w:rPrChange>
          </w:rPr>
          <w:t xml:space="preserve">different types of </w:t>
        </w:r>
        <w:r w:rsidRPr="00F758B3">
          <w:rPr>
            <w:rFonts w:ascii="Times" w:hAnsi="Times"/>
            <w:sz w:val="22"/>
            <w:szCs w:val="22"/>
            <w:rPrChange w:id="7302" w:author="Chara Katiri" w:date="2015-05-12T13:05:00Z">
              <w:rPr>
                <w:rFonts w:ascii="Times" w:hAnsi="Times"/>
                <w:sz w:val="22"/>
                <w:szCs w:val="22"/>
              </w:rPr>
            </w:rPrChange>
          </w:rPr>
          <w:t>objects</w:t>
        </w:r>
      </w:ins>
      <w:ins w:id="7303" w:author="Chara Katiri" w:date="2015-04-12T19:57:00Z">
        <w:r w:rsidR="006060C1" w:rsidRPr="00F758B3">
          <w:rPr>
            <w:rFonts w:ascii="Times" w:hAnsi="Times"/>
            <w:sz w:val="22"/>
            <w:szCs w:val="22"/>
            <w:rPrChange w:id="7304" w:author="Chara Katiri" w:date="2015-05-12T13:05:00Z">
              <w:rPr>
                <w:rFonts w:ascii="Times" w:hAnsi="Times"/>
                <w:sz w:val="22"/>
                <w:szCs w:val="22"/>
              </w:rPr>
            </w:rPrChange>
          </w:rPr>
          <w:t xml:space="preserve"> and classes</w:t>
        </w:r>
      </w:ins>
      <w:ins w:id="7305" w:author="Chara Katiri" w:date="2015-04-12T19:55:00Z">
        <w:r w:rsidRPr="00F758B3">
          <w:rPr>
            <w:rFonts w:ascii="Times" w:hAnsi="Times"/>
            <w:sz w:val="22"/>
            <w:szCs w:val="22"/>
            <w:rPrChange w:id="7306" w:author="Chara Katiri" w:date="2015-05-12T13:05:00Z">
              <w:rPr>
                <w:rFonts w:ascii="Times" w:hAnsi="Times"/>
                <w:sz w:val="22"/>
                <w:szCs w:val="22"/>
              </w:rPr>
            </w:rPrChange>
          </w:rPr>
          <w:t xml:space="preserve">. </w:t>
        </w:r>
      </w:ins>
    </w:p>
    <w:p w14:paraId="043B6794" w14:textId="77777777" w:rsidR="00855909" w:rsidRPr="00F758B3" w:rsidRDefault="00855909" w:rsidP="00F758B3">
      <w:pPr>
        <w:spacing w:line="360" w:lineRule="auto"/>
        <w:contextualSpacing/>
        <w:jc w:val="both"/>
        <w:rPr>
          <w:ins w:id="7307" w:author="Chara Katiri" w:date="2015-04-12T20:08:00Z"/>
          <w:rFonts w:ascii="Times" w:hAnsi="Times"/>
          <w:sz w:val="22"/>
          <w:szCs w:val="22"/>
          <w:rPrChange w:id="7308" w:author="Chara Katiri" w:date="2015-05-12T13:05:00Z">
            <w:rPr>
              <w:ins w:id="7309" w:author="Chara Katiri" w:date="2015-04-12T20:08:00Z"/>
              <w:rFonts w:ascii="Times" w:hAnsi="Times"/>
              <w:sz w:val="22"/>
              <w:szCs w:val="22"/>
            </w:rPr>
          </w:rPrChange>
        </w:rPr>
        <w:pPrChange w:id="7310" w:author="Chara Katiri" w:date="2015-05-12T13:05:00Z">
          <w:pPr/>
        </w:pPrChange>
      </w:pPr>
    </w:p>
    <w:p w14:paraId="43C96AAE" w14:textId="77777777" w:rsidR="00855909" w:rsidRPr="00F758B3" w:rsidRDefault="00855909" w:rsidP="00F758B3">
      <w:pPr>
        <w:spacing w:line="360" w:lineRule="auto"/>
        <w:contextualSpacing/>
        <w:jc w:val="both"/>
        <w:rPr>
          <w:ins w:id="7311" w:author="Chara Katiri" w:date="2015-04-12T20:09:00Z"/>
          <w:rFonts w:ascii="Times" w:hAnsi="Times"/>
          <w:sz w:val="22"/>
          <w:szCs w:val="22"/>
          <w:rPrChange w:id="7312" w:author="Chara Katiri" w:date="2015-05-12T13:05:00Z">
            <w:rPr>
              <w:ins w:id="7313" w:author="Chara Katiri" w:date="2015-04-12T20:09:00Z"/>
              <w:rFonts w:ascii="Times" w:hAnsi="Times"/>
              <w:sz w:val="22"/>
              <w:szCs w:val="22"/>
            </w:rPr>
          </w:rPrChange>
        </w:rPr>
        <w:pPrChange w:id="7314" w:author="Chara Katiri" w:date="2015-05-12T13:05:00Z">
          <w:pPr/>
        </w:pPrChange>
      </w:pPr>
      <w:ins w:id="7315" w:author="Chara Katiri" w:date="2015-04-12T20:08:00Z">
        <w:r w:rsidRPr="00F758B3">
          <w:rPr>
            <w:rFonts w:ascii="Times" w:hAnsi="Times"/>
            <w:sz w:val="22"/>
            <w:szCs w:val="22"/>
            <w:highlight w:val="yellow"/>
            <w:rPrChange w:id="7316" w:author="Chara Katiri" w:date="2015-05-12T13:05:00Z">
              <w:rPr>
                <w:rFonts w:ascii="Times" w:hAnsi="Times"/>
                <w:sz w:val="22"/>
                <w:szCs w:val="22"/>
              </w:rPr>
            </w:rPrChange>
          </w:rPr>
          <w:t>The Pinboard class diagram is shown below.</w:t>
        </w:r>
        <w:r w:rsidRPr="00F758B3">
          <w:rPr>
            <w:rFonts w:ascii="Times" w:hAnsi="Times"/>
            <w:sz w:val="22"/>
            <w:szCs w:val="22"/>
            <w:rPrChange w:id="7317" w:author="Chara Katiri" w:date="2015-05-12T13:05:00Z">
              <w:rPr>
                <w:rFonts w:ascii="Times" w:hAnsi="Times"/>
                <w:sz w:val="22"/>
                <w:szCs w:val="22"/>
              </w:rPr>
            </w:rPrChange>
          </w:rPr>
          <w:t xml:space="preserve"> </w:t>
        </w:r>
      </w:ins>
    </w:p>
    <w:p w14:paraId="412BFF64" w14:textId="77777777" w:rsidR="00855909" w:rsidRPr="00F758B3" w:rsidRDefault="00855909" w:rsidP="00F758B3">
      <w:pPr>
        <w:spacing w:line="360" w:lineRule="auto"/>
        <w:contextualSpacing/>
        <w:jc w:val="both"/>
        <w:rPr>
          <w:ins w:id="7318" w:author="Chara Katiri" w:date="2015-04-12T20:08:00Z"/>
          <w:rFonts w:ascii="Times" w:hAnsi="Times"/>
          <w:sz w:val="22"/>
          <w:szCs w:val="22"/>
          <w:rPrChange w:id="7319" w:author="Chara Katiri" w:date="2015-05-12T13:05:00Z">
            <w:rPr>
              <w:ins w:id="7320" w:author="Chara Katiri" w:date="2015-04-12T20:08:00Z"/>
              <w:rFonts w:ascii="Times" w:hAnsi="Times"/>
              <w:sz w:val="22"/>
              <w:szCs w:val="22"/>
            </w:rPr>
          </w:rPrChange>
        </w:rPr>
        <w:pPrChange w:id="7321" w:author="Chara Katiri" w:date="2015-05-12T13:05:00Z">
          <w:pPr/>
        </w:pPrChange>
      </w:pPr>
    </w:p>
    <w:p w14:paraId="738F5B27" w14:textId="25AEF2D9" w:rsidR="002C7C8A" w:rsidRPr="00F758B3" w:rsidRDefault="002C7C8A" w:rsidP="00F758B3">
      <w:pPr>
        <w:spacing w:line="360" w:lineRule="auto"/>
        <w:contextualSpacing/>
        <w:jc w:val="both"/>
        <w:rPr>
          <w:ins w:id="7322" w:author="Chara Katiri" w:date="2015-04-12T20:09:00Z"/>
          <w:rFonts w:ascii="Times" w:hAnsi="Times"/>
          <w:sz w:val="22"/>
          <w:szCs w:val="22"/>
          <w:rPrChange w:id="7323" w:author="Chara Katiri" w:date="2015-05-12T13:05:00Z">
            <w:rPr>
              <w:ins w:id="7324" w:author="Chara Katiri" w:date="2015-04-12T20:09:00Z"/>
              <w:rFonts w:ascii="Times" w:hAnsi="Times"/>
              <w:sz w:val="22"/>
              <w:szCs w:val="22"/>
            </w:rPr>
          </w:rPrChange>
        </w:rPr>
        <w:pPrChange w:id="7325" w:author="Chara Katiri" w:date="2015-05-12T13:05:00Z">
          <w:pPr/>
        </w:pPrChange>
      </w:pPr>
      <w:ins w:id="7326" w:author="Chara Katiri" w:date="2015-04-12T19:54:00Z">
        <w:r w:rsidRPr="00F758B3">
          <w:rPr>
            <w:rFonts w:ascii="Times" w:hAnsi="Times"/>
            <w:sz w:val="22"/>
            <w:szCs w:val="22"/>
            <w:rPrChange w:id="7327" w:author="Chara Katiri" w:date="2015-05-12T13:05:00Z">
              <w:rPr>
                <w:rFonts w:ascii="Times" w:hAnsi="Times"/>
                <w:sz w:val="22"/>
                <w:szCs w:val="22"/>
              </w:rPr>
            </w:rPrChange>
          </w:rPr>
          <w:t xml:space="preserve"> </w:t>
        </w:r>
      </w:ins>
      <w:ins w:id="7328" w:author="Chara Katiri" w:date="2015-04-12T20:09:00Z">
        <w:r w:rsidR="00855909" w:rsidRPr="00F758B3">
          <w:rPr>
            <w:rFonts w:ascii="Times" w:hAnsi="Times"/>
            <w:sz w:val="22"/>
            <w:szCs w:val="22"/>
            <w:rPrChange w:id="7329" w:author="Chara Katiri" w:date="2015-05-12T13:05:00Z">
              <w:rPr>
                <w:rFonts w:ascii="Times" w:hAnsi="Times"/>
                <w:sz w:val="22"/>
                <w:szCs w:val="22"/>
              </w:rPr>
            </w:rPrChange>
          </w:rPr>
          <w:t>Relationship between classes: (</w:t>
        </w:r>
        <w:r w:rsidR="00855909" w:rsidRPr="00F758B3">
          <w:rPr>
            <w:rFonts w:ascii="Times" w:hAnsi="Times"/>
            <w:sz w:val="22"/>
            <w:szCs w:val="22"/>
            <w:highlight w:val="yellow"/>
            <w:rPrChange w:id="7330" w:author="Chara Katiri" w:date="2015-05-12T13:05:00Z">
              <w:rPr>
                <w:rFonts w:ascii="Times" w:hAnsi="Times"/>
                <w:sz w:val="22"/>
                <w:szCs w:val="22"/>
              </w:rPr>
            </w:rPrChange>
          </w:rPr>
          <w:t>to be completed</w:t>
        </w:r>
        <w:r w:rsidR="00855909" w:rsidRPr="00F758B3">
          <w:rPr>
            <w:rFonts w:ascii="Times" w:hAnsi="Times"/>
            <w:sz w:val="22"/>
            <w:szCs w:val="22"/>
            <w:rPrChange w:id="7331" w:author="Chara Katiri" w:date="2015-05-12T13:05:00Z">
              <w:rPr>
                <w:rFonts w:ascii="Times" w:hAnsi="Times"/>
                <w:sz w:val="22"/>
                <w:szCs w:val="22"/>
              </w:rPr>
            </w:rPrChange>
          </w:rPr>
          <w:t xml:space="preserve">) </w:t>
        </w:r>
      </w:ins>
    </w:p>
    <w:p w14:paraId="749EE3AE" w14:textId="77777777" w:rsidR="00F758B3" w:rsidRPr="00F758B3" w:rsidRDefault="00F758B3" w:rsidP="00F758B3">
      <w:pPr>
        <w:spacing w:line="360" w:lineRule="auto"/>
        <w:contextualSpacing/>
        <w:jc w:val="both"/>
        <w:rPr>
          <w:ins w:id="7332" w:author="Chara Katiri" w:date="2015-04-12T02:26:00Z"/>
          <w:rFonts w:ascii="Times" w:hAnsi="Times"/>
          <w:sz w:val="22"/>
          <w:szCs w:val="22"/>
          <w:rPrChange w:id="7333" w:author="Chara Katiri" w:date="2015-05-12T13:05:00Z">
            <w:rPr>
              <w:ins w:id="7334" w:author="Chara Katiri" w:date="2015-04-12T02:26:00Z"/>
            </w:rPr>
          </w:rPrChange>
        </w:rPr>
        <w:sectPr w:rsidR="00F758B3" w:rsidRPr="00F758B3" w:rsidSect="009448FB">
          <w:pgSz w:w="11900" w:h="16840"/>
          <w:pgMar w:top="1440" w:right="1440" w:bottom="1440" w:left="1440" w:header="708" w:footer="708" w:gutter="0"/>
          <w:cols w:space="708"/>
          <w:titlePg/>
          <w:docGrid w:linePitch="360"/>
          <w:sectPrChange w:id="7335" w:author="Chara Katiri" w:date="2015-05-12T14:54:00Z">
            <w:sectPr w:rsidR="00F758B3" w:rsidRPr="00F758B3" w:rsidSect="009448FB">
              <w:pgMar w:top="1440" w:right="1440" w:bottom="1440" w:left="1440" w:header="708" w:footer="708" w:gutter="0"/>
            </w:sectPr>
          </w:sectPrChange>
        </w:sectPr>
        <w:pPrChange w:id="7336" w:author="Chara Katiri" w:date="2015-05-12T13:05:00Z">
          <w:pPr/>
        </w:pPrChange>
      </w:pPr>
    </w:p>
    <w:p w14:paraId="3B8AEFB6" w14:textId="28CBD8D1" w:rsidR="00E554F2" w:rsidRPr="00F758B3" w:rsidRDefault="00F65A8D" w:rsidP="00F758B3">
      <w:pPr>
        <w:pStyle w:val="Heading2"/>
        <w:numPr>
          <w:ilvl w:val="2"/>
          <w:numId w:val="13"/>
        </w:numPr>
        <w:spacing w:line="360" w:lineRule="auto"/>
        <w:contextualSpacing/>
        <w:jc w:val="both"/>
        <w:rPr>
          <w:ins w:id="7337" w:author="Chara Katiri" w:date="2015-04-12T18:21:00Z"/>
          <w:rFonts w:ascii="Times" w:hAnsi="Times" w:cs="Times New Roman"/>
          <w:sz w:val="22"/>
          <w:szCs w:val="22"/>
          <w:lang w:val="en-GB"/>
          <w:rPrChange w:id="7338" w:author="Chara Katiri" w:date="2015-05-12T13:05:00Z">
            <w:rPr>
              <w:ins w:id="7339" w:author="Chara Katiri" w:date="2015-04-12T18:21:00Z"/>
            </w:rPr>
          </w:rPrChange>
        </w:rPr>
        <w:pPrChange w:id="7340" w:author="Chara Katiri" w:date="2015-05-12T13:05:00Z">
          <w:pPr>
            <w:spacing w:line="360" w:lineRule="auto"/>
            <w:ind w:left="720"/>
            <w:jc w:val="both"/>
          </w:pPr>
        </w:pPrChange>
      </w:pPr>
      <w:bookmarkStart w:id="7341" w:name="_Toc292730862"/>
      <w:ins w:id="7342" w:author="Chara Katiri" w:date="2015-04-12T15:15:00Z">
        <w:r w:rsidRPr="00F758B3">
          <w:rPr>
            <w:rFonts w:ascii="Times" w:hAnsi="Times" w:cs="Times New Roman"/>
            <w:color w:val="auto"/>
            <w:sz w:val="22"/>
            <w:szCs w:val="22"/>
            <w:lang w:val="en-GB"/>
            <w:rPrChange w:id="7343" w:author="Chara Katiri" w:date="2015-05-12T13:05:00Z">
              <w:rPr>
                <w:rFonts w:ascii="Times" w:hAnsi="Times" w:cs="Times New Roman"/>
                <w:sz w:val="22"/>
                <w:szCs w:val="22"/>
                <w:lang w:val="en-GB"/>
              </w:rPr>
            </w:rPrChange>
          </w:rPr>
          <w:t>Use case diagram</w:t>
        </w:r>
        <w:bookmarkEnd w:id="7341"/>
        <w:r w:rsidRPr="00F758B3">
          <w:rPr>
            <w:rFonts w:ascii="Times" w:hAnsi="Times" w:cs="Times New Roman"/>
            <w:color w:val="auto"/>
            <w:sz w:val="22"/>
            <w:szCs w:val="22"/>
            <w:lang w:val="en-GB"/>
            <w:rPrChange w:id="7344" w:author="Chara Katiri" w:date="2015-05-12T13:05:00Z">
              <w:rPr>
                <w:rFonts w:ascii="Times" w:hAnsi="Times" w:cs="Times New Roman"/>
                <w:sz w:val="22"/>
                <w:szCs w:val="22"/>
                <w:lang w:val="en-GB"/>
              </w:rPr>
            </w:rPrChange>
          </w:rPr>
          <w:t xml:space="preserve"> </w:t>
        </w:r>
      </w:ins>
    </w:p>
    <w:p w14:paraId="5DE01598" w14:textId="1EEB4BAA" w:rsidR="00E554F2" w:rsidRPr="00F758B3" w:rsidRDefault="00E554F2" w:rsidP="00F3236C">
      <w:pPr>
        <w:spacing w:line="360" w:lineRule="auto"/>
        <w:ind w:firstLine="567"/>
        <w:contextualSpacing/>
        <w:jc w:val="both"/>
        <w:rPr>
          <w:ins w:id="7345" w:author="Chara Katiri" w:date="2015-04-12T18:21:00Z"/>
          <w:rFonts w:ascii="Times" w:hAnsi="Times"/>
          <w:sz w:val="22"/>
          <w:szCs w:val="22"/>
          <w:rPrChange w:id="7346" w:author="Chara Katiri" w:date="2015-05-12T13:05:00Z">
            <w:rPr>
              <w:ins w:id="7347" w:author="Chara Katiri" w:date="2015-04-12T18:21:00Z"/>
              <w:rFonts w:ascii="Times" w:hAnsi="Times"/>
              <w:sz w:val="22"/>
              <w:szCs w:val="22"/>
            </w:rPr>
          </w:rPrChange>
        </w:rPr>
        <w:pPrChange w:id="7348" w:author="Chara Katiri" w:date="2015-05-12T13:05:00Z">
          <w:pPr>
            <w:spacing w:line="360" w:lineRule="auto"/>
            <w:ind w:left="720"/>
            <w:jc w:val="both"/>
          </w:pPr>
        </w:pPrChange>
      </w:pPr>
      <w:ins w:id="7349" w:author="Chara Katiri" w:date="2015-04-12T18:21:00Z">
        <w:r w:rsidRPr="00F758B3">
          <w:rPr>
            <w:rFonts w:ascii="Times" w:hAnsi="Times"/>
            <w:sz w:val="22"/>
            <w:szCs w:val="22"/>
            <w:rPrChange w:id="7350" w:author="Chara Katiri" w:date="2015-05-12T13:05:00Z">
              <w:rPr>
                <w:rFonts w:ascii="Times" w:hAnsi="Times"/>
                <w:sz w:val="22"/>
                <w:szCs w:val="22"/>
              </w:rPr>
            </w:rPrChange>
          </w:rPr>
          <w:t xml:space="preserve">Main actors of the system: </w:t>
        </w:r>
      </w:ins>
      <w:ins w:id="7351" w:author="Chara Katiri" w:date="2015-04-12T18:48:00Z">
        <w:r w:rsidR="009B3145" w:rsidRPr="00F758B3">
          <w:rPr>
            <w:rFonts w:ascii="Times" w:hAnsi="Times"/>
            <w:sz w:val="22"/>
            <w:szCs w:val="22"/>
            <w:rPrChange w:id="7352" w:author="Chara Katiri" w:date="2015-05-12T13:05:00Z">
              <w:rPr>
                <w:rFonts w:ascii="Times" w:hAnsi="Times"/>
                <w:sz w:val="22"/>
                <w:szCs w:val="22"/>
              </w:rPr>
            </w:rPrChange>
          </w:rPr>
          <w:t>Admin and standard user</w:t>
        </w:r>
      </w:ins>
      <w:ins w:id="7353" w:author="Chara Katiri" w:date="2015-04-12T19:03:00Z">
        <w:r w:rsidR="009B3145" w:rsidRPr="00F758B3">
          <w:rPr>
            <w:rFonts w:ascii="Times" w:hAnsi="Times"/>
            <w:sz w:val="22"/>
            <w:szCs w:val="22"/>
            <w:rPrChange w:id="7354" w:author="Chara Katiri" w:date="2015-05-12T13:05:00Z">
              <w:rPr>
                <w:rFonts w:ascii="Times" w:hAnsi="Times"/>
                <w:sz w:val="22"/>
                <w:szCs w:val="22"/>
              </w:rPr>
            </w:rPrChange>
          </w:rPr>
          <w:t>s</w:t>
        </w:r>
      </w:ins>
      <w:ins w:id="7355" w:author="Chara Katiri" w:date="2015-04-12T18:48:00Z">
        <w:r w:rsidR="009B3145" w:rsidRPr="00F758B3">
          <w:rPr>
            <w:rFonts w:ascii="Times" w:hAnsi="Times"/>
            <w:sz w:val="22"/>
            <w:szCs w:val="22"/>
            <w:rPrChange w:id="7356" w:author="Chara Katiri" w:date="2015-05-12T13:05:00Z">
              <w:rPr>
                <w:rFonts w:ascii="Times" w:hAnsi="Times"/>
                <w:sz w:val="22"/>
                <w:szCs w:val="22"/>
              </w:rPr>
            </w:rPrChange>
          </w:rPr>
          <w:t xml:space="preserve"> (sellers and b</w:t>
        </w:r>
        <w:r w:rsidR="007E3D22" w:rsidRPr="00F758B3">
          <w:rPr>
            <w:rFonts w:ascii="Times" w:hAnsi="Times"/>
            <w:sz w:val="22"/>
            <w:szCs w:val="22"/>
            <w:rPrChange w:id="7357" w:author="Chara Katiri" w:date="2015-05-12T13:05:00Z">
              <w:rPr>
                <w:rFonts w:ascii="Times" w:hAnsi="Times"/>
                <w:sz w:val="22"/>
                <w:szCs w:val="22"/>
              </w:rPr>
            </w:rPrChange>
          </w:rPr>
          <w:t>uyers</w:t>
        </w:r>
      </w:ins>
      <w:ins w:id="7358" w:author="Chara Katiri" w:date="2015-04-12T19:03:00Z">
        <w:r w:rsidR="009B3145" w:rsidRPr="00F758B3">
          <w:rPr>
            <w:rFonts w:ascii="Times" w:hAnsi="Times"/>
            <w:sz w:val="22"/>
            <w:szCs w:val="22"/>
            <w:rPrChange w:id="7359" w:author="Chara Katiri" w:date="2015-05-12T13:05:00Z">
              <w:rPr>
                <w:rFonts w:ascii="Times" w:hAnsi="Times"/>
                <w:sz w:val="22"/>
                <w:szCs w:val="22"/>
              </w:rPr>
            </w:rPrChange>
          </w:rPr>
          <w:t>)</w:t>
        </w:r>
      </w:ins>
      <w:ins w:id="7360" w:author="Chara Katiri" w:date="2015-04-12T18:48:00Z">
        <w:r w:rsidR="007E3D22" w:rsidRPr="00F758B3">
          <w:rPr>
            <w:rFonts w:ascii="Times" w:hAnsi="Times"/>
            <w:sz w:val="22"/>
            <w:szCs w:val="22"/>
            <w:rPrChange w:id="7361" w:author="Chara Katiri" w:date="2015-05-12T13:05:00Z">
              <w:rPr>
                <w:rFonts w:ascii="Times" w:hAnsi="Times"/>
                <w:sz w:val="22"/>
                <w:szCs w:val="22"/>
              </w:rPr>
            </w:rPrChange>
          </w:rPr>
          <w:t xml:space="preserve"> are the key stakeholders of they </w:t>
        </w:r>
      </w:ins>
      <w:ins w:id="7362" w:author="Chara Katiri" w:date="2015-04-12T18:49:00Z">
        <w:r w:rsidR="007E3D22" w:rsidRPr="00F758B3">
          <w:rPr>
            <w:rFonts w:ascii="Times" w:hAnsi="Times"/>
            <w:sz w:val="22"/>
            <w:szCs w:val="22"/>
            <w:rPrChange w:id="7363" w:author="Chara Katiri" w:date="2015-05-12T13:05:00Z">
              <w:rPr>
                <w:rFonts w:ascii="Times" w:hAnsi="Times"/>
                <w:sz w:val="22"/>
                <w:szCs w:val="22"/>
              </w:rPr>
            </w:rPrChange>
          </w:rPr>
          <w:t>system</w:t>
        </w:r>
      </w:ins>
      <w:ins w:id="7364" w:author="Chara Katiri" w:date="2015-04-12T18:48:00Z">
        <w:r w:rsidR="007E3D22" w:rsidRPr="00F758B3">
          <w:rPr>
            <w:rFonts w:ascii="Times" w:hAnsi="Times"/>
            <w:sz w:val="22"/>
            <w:szCs w:val="22"/>
            <w:rPrChange w:id="7365" w:author="Chara Katiri" w:date="2015-05-12T13:05:00Z">
              <w:rPr>
                <w:rFonts w:ascii="Times" w:hAnsi="Times"/>
                <w:sz w:val="22"/>
                <w:szCs w:val="22"/>
              </w:rPr>
            </w:rPrChange>
          </w:rPr>
          <w:t xml:space="preserve"> </w:t>
        </w:r>
      </w:ins>
      <w:ins w:id="7366" w:author="Chara Katiri" w:date="2015-04-12T18:49:00Z">
        <w:r w:rsidR="007E3D22" w:rsidRPr="00F758B3">
          <w:rPr>
            <w:rFonts w:ascii="Times" w:hAnsi="Times"/>
            <w:sz w:val="22"/>
            <w:szCs w:val="22"/>
            <w:rPrChange w:id="7367" w:author="Chara Katiri" w:date="2015-05-12T13:05:00Z">
              <w:rPr>
                <w:rFonts w:ascii="Times" w:hAnsi="Times"/>
                <w:sz w:val="22"/>
                <w:szCs w:val="22"/>
              </w:rPr>
            </w:rPrChange>
          </w:rPr>
          <w:t xml:space="preserve">and they interact with each other. </w:t>
        </w:r>
      </w:ins>
    </w:p>
    <w:p w14:paraId="1B91E9FB" w14:textId="77777777" w:rsidR="00F3236C" w:rsidRDefault="00F3236C" w:rsidP="00F3236C">
      <w:pPr>
        <w:spacing w:line="360" w:lineRule="auto"/>
        <w:jc w:val="both"/>
        <w:rPr>
          <w:ins w:id="7368" w:author="Chara Katiri" w:date="2015-05-12T15:25:00Z"/>
          <w:rFonts w:ascii="Times" w:eastAsia="Times New Roman" w:hAnsi="Times" w:cs="Times New Roman"/>
          <w:i/>
          <w:sz w:val="22"/>
          <w:szCs w:val="22"/>
          <w:lang w:val="en-GB"/>
        </w:rPr>
        <w:pPrChange w:id="7369" w:author="Chara Katiri" w:date="2015-05-12T15:25:00Z">
          <w:pPr>
            <w:spacing w:line="360" w:lineRule="auto"/>
            <w:ind w:left="720"/>
            <w:jc w:val="both"/>
          </w:pPr>
        </w:pPrChange>
      </w:pPr>
    </w:p>
    <w:p w14:paraId="36537B42" w14:textId="77777777" w:rsidR="00F3236C" w:rsidRPr="00F3236C" w:rsidRDefault="00E554F2" w:rsidP="00F3236C">
      <w:pPr>
        <w:spacing w:line="360" w:lineRule="auto"/>
        <w:jc w:val="both"/>
        <w:rPr>
          <w:ins w:id="7370" w:author="Chara Katiri" w:date="2015-05-12T15:24:00Z"/>
          <w:rFonts w:ascii="Times" w:eastAsia="Times New Roman" w:hAnsi="Times" w:cs="Times New Roman"/>
          <w:i/>
          <w:sz w:val="22"/>
          <w:szCs w:val="22"/>
          <w:lang w:val="en-GB"/>
          <w:rPrChange w:id="7371" w:author="Chara Katiri" w:date="2015-05-12T15:25:00Z">
            <w:rPr>
              <w:ins w:id="7372" w:author="Chara Katiri" w:date="2015-05-12T15:24:00Z"/>
              <w:rFonts w:ascii="Times" w:eastAsia="Times New Roman" w:hAnsi="Times" w:cs="Times New Roman"/>
              <w:sz w:val="22"/>
              <w:szCs w:val="22"/>
              <w:lang w:val="en-GB"/>
            </w:rPr>
          </w:rPrChange>
        </w:rPr>
        <w:pPrChange w:id="7373" w:author="Chara Katiri" w:date="2015-05-12T15:25:00Z">
          <w:pPr>
            <w:spacing w:line="360" w:lineRule="auto"/>
            <w:ind w:left="720"/>
            <w:jc w:val="both"/>
          </w:pPr>
        </w:pPrChange>
      </w:pPr>
      <w:ins w:id="7374" w:author="Chara Katiri" w:date="2015-04-12T18:24:00Z">
        <w:r w:rsidRPr="00F3236C">
          <w:rPr>
            <w:rFonts w:ascii="Times" w:eastAsia="Times New Roman" w:hAnsi="Times" w:cs="Times New Roman"/>
            <w:i/>
            <w:sz w:val="22"/>
            <w:szCs w:val="22"/>
            <w:lang w:val="en-GB"/>
            <w:rPrChange w:id="7375" w:author="Chara Katiri" w:date="2015-05-12T15:25:00Z">
              <w:rPr/>
            </w:rPrChange>
          </w:rPr>
          <w:t>Admin</w:t>
        </w:r>
      </w:ins>
      <w:ins w:id="7376" w:author="Chara Katiri" w:date="2015-04-12T18:54:00Z">
        <w:r w:rsidR="007E3D22" w:rsidRPr="00F3236C">
          <w:rPr>
            <w:rFonts w:ascii="Times" w:eastAsia="Times New Roman" w:hAnsi="Times" w:cs="Times New Roman"/>
            <w:i/>
            <w:sz w:val="22"/>
            <w:szCs w:val="22"/>
            <w:lang w:val="en-GB"/>
            <w:rPrChange w:id="7377" w:author="Chara Katiri" w:date="2015-05-12T15:25:00Z">
              <w:rPr>
                <w:rFonts w:ascii="Times" w:hAnsi="Times"/>
                <w:sz w:val="22"/>
                <w:szCs w:val="22"/>
              </w:rPr>
            </w:rPrChange>
          </w:rPr>
          <w:t xml:space="preserve">: </w:t>
        </w:r>
      </w:ins>
    </w:p>
    <w:p w14:paraId="36712703" w14:textId="5B2DC7A8" w:rsidR="00E554F2" w:rsidRPr="00F758B3" w:rsidRDefault="00F3236C" w:rsidP="00F3236C">
      <w:pPr>
        <w:pStyle w:val="ListParagraph"/>
        <w:spacing w:line="360" w:lineRule="auto"/>
        <w:ind w:left="0" w:firstLine="567"/>
        <w:jc w:val="both"/>
        <w:rPr>
          <w:ins w:id="7378" w:author="Chara Katiri" w:date="2015-04-12T18:24:00Z"/>
          <w:rFonts w:ascii="Times" w:eastAsia="Times New Roman" w:hAnsi="Times" w:cs="Times New Roman"/>
          <w:sz w:val="22"/>
          <w:szCs w:val="22"/>
          <w:lang w:val="en-GB"/>
          <w:rPrChange w:id="7379" w:author="Chara Katiri" w:date="2015-05-12T13:05:00Z">
            <w:rPr>
              <w:ins w:id="7380" w:author="Chara Katiri" w:date="2015-04-12T18:24:00Z"/>
            </w:rPr>
          </w:rPrChange>
        </w:rPr>
        <w:pPrChange w:id="7381" w:author="Chara Katiri" w:date="2015-05-12T15:24:00Z">
          <w:pPr>
            <w:spacing w:line="360" w:lineRule="auto"/>
            <w:ind w:left="720"/>
            <w:jc w:val="both"/>
          </w:pPr>
        </w:pPrChange>
      </w:pPr>
      <w:ins w:id="7382" w:author="Chara Katiri" w:date="2015-04-12T18:54:00Z">
        <w:r>
          <w:rPr>
            <w:rFonts w:ascii="Times" w:eastAsia="Times New Roman" w:hAnsi="Times" w:cs="Times New Roman"/>
            <w:sz w:val="22"/>
            <w:szCs w:val="22"/>
            <w:lang w:val="en-GB"/>
            <w:rPrChange w:id="7383" w:author="Chara Katiri" w:date="2015-05-12T13:05:00Z">
              <w:rPr>
                <w:rFonts w:ascii="Times" w:eastAsia="Times New Roman" w:hAnsi="Times" w:cs="Times New Roman"/>
                <w:sz w:val="22"/>
                <w:szCs w:val="22"/>
                <w:lang w:val="en-GB"/>
              </w:rPr>
            </w:rPrChange>
          </w:rPr>
          <w:t>T</w:t>
        </w:r>
        <w:r w:rsidR="007E3D22" w:rsidRPr="00F758B3">
          <w:rPr>
            <w:rFonts w:ascii="Times" w:eastAsia="Times New Roman" w:hAnsi="Times" w:cs="Times New Roman"/>
            <w:sz w:val="22"/>
            <w:szCs w:val="22"/>
            <w:lang w:val="en-GB"/>
            <w:rPrChange w:id="7384" w:author="Chara Katiri" w:date="2015-05-12T13:05:00Z">
              <w:rPr>
                <w:rFonts w:ascii="Times" w:hAnsi="Times"/>
                <w:sz w:val="22"/>
                <w:szCs w:val="22"/>
              </w:rPr>
            </w:rPrChange>
          </w:rPr>
          <w:t>he admin has full control over the system</w:t>
        </w:r>
        <w:r w:rsidR="009B3145" w:rsidRPr="00F758B3">
          <w:rPr>
            <w:rFonts w:ascii="Times" w:eastAsia="Times New Roman" w:hAnsi="Times" w:cs="Times New Roman"/>
            <w:sz w:val="22"/>
            <w:szCs w:val="22"/>
            <w:lang w:val="en-GB"/>
            <w:rPrChange w:id="7385" w:author="Chara Katiri" w:date="2015-05-12T13:05:00Z">
              <w:rPr>
                <w:rFonts w:ascii="Times" w:hAnsi="Times"/>
                <w:sz w:val="22"/>
                <w:szCs w:val="22"/>
              </w:rPr>
            </w:rPrChange>
          </w:rPr>
          <w:t>.</w:t>
        </w:r>
      </w:ins>
      <w:ins w:id="7386" w:author="Chara Katiri" w:date="2015-04-12T18:55:00Z">
        <w:r w:rsidR="009B3145" w:rsidRPr="00F758B3">
          <w:rPr>
            <w:rFonts w:ascii="Times" w:eastAsia="Times New Roman" w:hAnsi="Times" w:cs="Times New Roman"/>
            <w:sz w:val="22"/>
            <w:szCs w:val="22"/>
            <w:lang w:val="en-GB"/>
            <w:rPrChange w:id="7387" w:author="Chara Katiri" w:date="2015-05-12T13:05:00Z">
              <w:rPr>
                <w:rFonts w:ascii="Times" w:hAnsi="Times"/>
                <w:sz w:val="22"/>
                <w:szCs w:val="22"/>
              </w:rPr>
            </w:rPrChange>
          </w:rPr>
          <w:t xml:space="preserve"> He is responsible for </w:t>
        </w:r>
      </w:ins>
      <w:ins w:id="7388" w:author="Chara Katiri" w:date="2015-04-12T18:56:00Z">
        <w:r w:rsidR="009B3145" w:rsidRPr="00F758B3">
          <w:rPr>
            <w:rFonts w:ascii="Times" w:eastAsia="Times New Roman" w:hAnsi="Times" w:cs="Times New Roman"/>
            <w:sz w:val="22"/>
            <w:szCs w:val="22"/>
            <w:lang w:val="en-GB"/>
            <w:rPrChange w:id="7389" w:author="Chara Katiri" w:date="2015-05-12T13:05:00Z">
              <w:rPr>
                <w:rFonts w:ascii="Times" w:hAnsi="Times"/>
                <w:sz w:val="22"/>
                <w:szCs w:val="22"/>
              </w:rPr>
            </w:rPrChange>
          </w:rPr>
          <w:t>maintenance, he provides</w:t>
        </w:r>
      </w:ins>
      <w:ins w:id="7390" w:author="Chara Katiri" w:date="2015-04-12T18:55:00Z">
        <w:r w:rsidR="009B3145" w:rsidRPr="00F758B3">
          <w:rPr>
            <w:rFonts w:ascii="Times" w:eastAsia="Times New Roman" w:hAnsi="Times" w:cs="Times New Roman"/>
            <w:sz w:val="22"/>
            <w:szCs w:val="22"/>
            <w:lang w:val="en-GB"/>
            <w:rPrChange w:id="7391" w:author="Chara Katiri" w:date="2015-05-12T13:05:00Z">
              <w:rPr>
                <w:rFonts w:ascii="Times" w:hAnsi="Times"/>
                <w:sz w:val="22"/>
                <w:szCs w:val="22"/>
              </w:rPr>
            </w:rPrChange>
          </w:rPr>
          <w:t xml:space="preserve"> </w:t>
        </w:r>
      </w:ins>
      <w:ins w:id="7392" w:author="Chara Katiri" w:date="2015-04-12T18:56:00Z">
        <w:r w:rsidR="009B3145" w:rsidRPr="00F758B3">
          <w:rPr>
            <w:rFonts w:ascii="Times" w:eastAsia="Times New Roman" w:hAnsi="Times" w:cs="Times New Roman"/>
            <w:sz w:val="22"/>
            <w:szCs w:val="22"/>
            <w:lang w:val="en-GB"/>
            <w:rPrChange w:id="7393" w:author="Chara Katiri" w:date="2015-05-12T13:05:00Z">
              <w:rPr>
                <w:rFonts w:ascii="Times" w:hAnsi="Times"/>
                <w:sz w:val="22"/>
                <w:szCs w:val="22"/>
              </w:rPr>
            </w:rPrChange>
          </w:rPr>
          <w:t xml:space="preserve">user </w:t>
        </w:r>
      </w:ins>
      <w:ins w:id="7394" w:author="Chara Katiri" w:date="2015-04-12T18:55:00Z">
        <w:r w:rsidR="009B3145" w:rsidRPr="00F758B3">
          <w:rPr>
            <w:rFonts w:ascii="Times" w:eastAsia="Times New Roman" w:hAnsi="Times" w:cs="Times New Roman"/>
            <w:sz w:val="22"/>
            <w:szCs w:val="22"/>
            <w:lang w:val="en-GB"/>
            <w:rPrChange w:id="7395" w:author="Chara Katiri" w:date="2015-05-12T13:05:00Z">
              <w:rPr>
                <w:rFonts w:ascii="Times" w:hAnsi="Times"/>
                <w:sz w:val="22"/>
                <w:szCs w:val="22"/>
              </w:rPr>
            </w:rPrChange>
          </w:rPr>
          <w:t>support w</w:t>
        </w:r>
      </w:ins>
      <w:ins w:id="7396" w:author="Chara Katiri" w:date="2015-04-12T18:56:00Z">
        <w:r w:rsidR="009B3145" w:rsidRPr="00F758B3">
          <w:rPr>
            <w:rFonts w:ascii="Times" w:eastAsia="Times New Roman" w:hAnsi="Times" w:cs="Times New Roman"/>
            <w:sz w:val="22"/>
            <w:szCs w:val="22"/>
            <w:lang w:val="en-GB"/>
            <w:rPrChange w:id="7397" w:author="Chara Katiri" w:date="2015-05-12T13:05:00Z">
              <w:rPr>
                <w:rFonts w:ascii="Times" w:hAnsi="Times"/>
                <w:sz w:val="22"/>
                <w:szCs w:val="22"/>
              </w:rPr>
            </w:rPrChange>
          </w:rPr>
          <w:t xml:space="preserve">hen required </w:t>
        </w:r>
      </w:ins>
      <w:ins w:id="7398" w:author="Chara Katiri" w:date="2015-04-12T18:57:00Z">
        <w:r w:rsidR="009B3145" w:rsidRPr="00F758B3">
          <w:rPr>
            <w:rFonts w:ascii="Times" w:eastAsia="Times New Roman" w:hAnsi="Times" w:cs="Times New Roman"/>
            <w:sz w:val="22"/>
            <w:szCs w:val="22"/>
            <w:lang w:val="en-GB"/>
            <w:rPrChange w:id="7399" w:author="Chara Katiri" w:date="2015-05-12T13:05:00Z">
              <w:rPr>
                <w:rFonts w:ascii="Times" w:hAnsi="Times"/>
                <w:sz w:val="22"/>
                <w:szCs w:val="22"/>
              </w:rPr>
            </w:rPrChange>
          </w:rPr>
          <w:t>and can</w:t>
        </w:r>
      </w:ins>
      <w:ins w:id="7400" w:author="Chara Katiri" w:date="2015-04-12T18:54:00Z">
        <w:r w:rsidR="009B3145" w:rsidRPr="00F758B3">
          <w:rPr>
            <w:rFonts w:ascii="Times" w:eastAsia="Times New Roman" w:hAnsi="Times" w:cs="Times New Roman"/>
            <w:sz w:val="22"/>
            <w:szCs w:val="22"/>
            <w:lang w:val="en-GB"/>
            <w:rPrChange w:id="7401" w:author="Chara Katiri" w:date="2015-05-12T13:05:00Z">
              <w:rPr>
                <w:rFonts w:ascii="Times" w:hAnsi="Times"/>
                <w:sz w:val="22"/>
                <w:szCs w:val="22"/>
              </w:rPr>
            </w:rPrChange>
          </w:rPr>
          <w:t xml:space="preserve"> delete users and </w:t>
        </w:r>
      </w:ins>
      <w:ins w:id="7402" w:author="Chara Katiri" w:date="2015-04-12T18:55:00Z">
        <w:r w:rsidR="009B3145" w:rsidRPr="00F758B3">
          <w:rPr>
            <w:rFonts w:ascii="Times" w:eastAsia="Times New Roman" w:hAnsi="Times" w:cs="Times New Roman"/>
            <w:sz w:val="22"/>
            <w:szCs w:val="22"/>
            <w:lang w:val="en-GB"/>
            <w:rPrChange w:id="7403" w:author="Chara Katiri" w:date="2015-05-12T13:05:00Z">
              <w:rPr>
                <w:rFonts w:ascii="Times" w:hAnsi="Times"/>
                <w:sz w:val="22"/>
                <w:szCs w:val="22"/>
              </w:rPr>
            </w:rPrChange>
          </w:rPr>
          <w:t>adverts</w:t>
        </w:r>
      </w:ins>
      <w:ins w:id="7404" w:author="Chara Katiri" w:date="2015-04-12T18:54:00Z">
        <w:r w:rsidR="009B3145" w:rsidRPr="00F758B3">
          <w:rPr>
            <w:rFonts w:ascii="Times" w:eastAsia="Times New Roman" w:hAnsi="Times" w:cs="Times New Roman"/>
            <w:sz w:val="22"/>
            <w:szCs w:val="22"/>
            <w:lang w:val="en-GB"/>
            <w:rPrChange w:id="7405" w:author="Chara Katiri" w:date="2015-05-12T13:05:00Z">
              <w:rPr>
                <w:rFonts w:ascii="Times" w:hAnsi="Times"/>
                <w:sz w:val="22"/>
                <w:szCs w:val="22"/>
              </w:rPr>
            </w:rPrChange>
          </w:rPr>
          <w:t xml:space="preserve"> </w:t>
        </w:r>
      </w:ins>
      <w:ins w:id="7406" w:author="Chara Katiri" w:date="2015-04-12T18:57:00Z">
        <w:r w:rsidR="009B3145" w:rsidRPr="00F758B3">
          <w:rPr>
            <w:rFonts w:ascii="Times" w:eastAsia="Times New Roman" w:hAnsi="Times" w:cs="Times New Roman"/>
            <w:sz w:val="22"/>
            <w:szCs w:val="22"/>
            <w:lang w:val="en-GB"/>
            <w:rPrChange w:id="7407" w:author="Chara Katiri" w:date="2015-05-12T13:05:00Z">
              <w:rPr>
                <w:rFonts w:ascii="Times" w:hAnsi="Times"/>
                <w:sz w:val="22"/>
                <w:szCs w:val="22"/>
              </w:rPr>
            </w:rPrChange>
          </w:rPr>
          <w:t>if required.</w:t>
        </w:r>
      </w:ins>
    </w:p>
    <w:p w14:paraId="1EB71837" w14:textId="77777777" w:rsidR="00F3236C" w:rsidRDefault="00F3236C" w:rsidP="00F3236C">
      <w:pPr>
        <w:spacing w:line="360" w:lineRule="auto"/>
        <w:jc w:val="both"/>
        <w:rPr>
          <w:ins w:id="7408" w:author="Chara Katiri" w:date="2015-05-12T15:25:00Z"/>
          <w:rFonts w:ascii="Times" w:eastAsia="Times New Roman" w:hAnsi="Times" w:cs="Times New Roman"/>
          <w:sz w:val="22"/>
          <w:szCs w:val="22"/>
          <w:lang w:val="en-GB"/>
        </w:rPr>
        <w:pPrChange w:id="7409" w:author="Chara Katiri" w:date="2015-05-12T15:25:00Z">
          <w:pPr>
            <w:spacing w:line="360" w:lineRule="auto"/>
            <w:ind w:left="720"/>
            <w:jc w:val="both"/>
          </w:pPr>
        </w:pPrChange>
      </w:pPr>
    </w:p>
    <w:p w14:paraId="7128AEEC" w14:textId="6890B18E" w:rsidR="00F3236C" w:rsidRPr="00F3236C" w:rsidRDefault="009B3145" w:rsidP="00F3236C">
      <w:pPr>
        <w:spacing w:line="360" w:lineRule="auto"/>
        <w:jc w:val="both"/>
        <w:rPr>
          <w:ins w:id="7410" w:author="Chara Katiri" w:date="2015-05-12T15:25:00Z"/>
          <w:rFonts w:ascii="Times" w:eastAsia="Times New Roman" w:hAnsi="Times" w:cs="Times New Roman"/>
          <w:i/>
          <w:sz w:val="22"/>
          <w:szCs w:val="22"/>
          <w:lang w:val="en-GB"/>
          <w:rPrChange w:id="7411" w:author="Chara Katiri" w:date="2015-05-12T15:25:00Z">
            <w:rPr>
              <w:ins w:id="7412" w:author="Chara Katiri" w:date="2015-05-12T15:25:00Z"/>
              <w:rFonts w:ascii="Times" w:eastAsia="Times New Roman" w:hAnsi="Times" w:cs="Times New Roman"/>
              <w:sz w:val="22"/>
              <w:szCs w:val="22"/>
              <w:lang w:val="en-GB"/>
            </w:rPr>
          </w:rPrChange>
        </w:rPr>
        <w:pPrChange w:id="7413" w:author="Chara Katiri" w:date="2015-05-12T15:25:00Z">
          <w:pPr>
            <w:spacing w:line="360" w:lineRule="auto"/>
            <w:ind w:left="720"/>
            <w:jc w:val="both"/>
          </w:pPr>
        </w:pPrChange>
      </w:pPr>
      <w:ins w:id="7414" w:author="Chara Katiri" w:date="2015-04-12T19:03:00Z">
        <w:r w:rsidRPr="00F3236C">
          <w:rPr>
            <w:rFonts w:ascii="Times" w:eastAsia="Times New Roman" w:hAnsi="Times" w:cs="Times New Roman"/>
            <w:i/>
            <w:sz w:val="22"/>
            <w:szCs w:val="22"/>
            <w:lang w:val="en-GB"/>
            <w:rPrChange w:id="7415" w:author="Chara Katiri" w:date="2015-05-12T15:25:00Z">
              <w:rPr>
                <w:rFonts w:ascii="Times" w:hAnsi="Times"/>
                <w:sz w:val="22"/>
                <w:szCs w:val="22"/>
              </w:rPr>
            </w:rPrChange>
          </w:rPr>
          <w:t>Standard</w:t>
        </w:r>
        <w:r w:rsidR="00F3236C">
          <w:rPr>
            <w:rFonts w:ascii="Times" w:eastAsia="Times New Roman" w:hAnsi="Times" w:cs="Times New Roman"/>
            <w:i/>
            <w:sz w:val="22"/>
            <w:szCs w:val="22"/>
            <w:lang w:val="en-GB"/>
            <w:rPrChange w:id="7416" w:author="Chara Katiri" w:date="2015-05-12T15:25:00Z">
              <w:rPr>
                <w:rFonts w:ascii="Times" w:eastAsia="Times New Roman" w:hAnsi="Times" w:cs="Times New Roman"/>
                <w:i/>
                <w:sz w:val="22"/>
                <w:szCs w:val="22"/>
                <w:lang w:val="en-GB"/>
              </w:rPr>
            </w:rPrChange>
          </w:rPr>
          <w:t xml:space="preserve"> users can be buyers or sellers:</w:t>
        </w:r>
      </w:ins>
      <w:ins w:id="7417" w:author="Chara Katiri" w:date="2015-05-02T17:25:00Z">
        <w:r w:rsidR="00581F9A" w:rsidRPr="00F3236C">
          <w:rPr>
            <w:rFonts w:ascii="Times" w:eastAsia="Times New Roman" w:hAnsi="Times" w:cs="Times New Roman"/>
            <w:i/>
            <w:sz w:val="22"/>
            <w:szCs w:val="22"/>
            <w:lang w:val="en-GB"/>
            <w:rPrChange w:id="7418" w:author="Chara Katiri" w:date="2015-05-12T15:25:00Z">
              <w:rPr>
                <w:rFonts w:ascii="Times" w:hAnsi="Times"/>
                <w:sz w:val="22"/>
                <w:szCs w:val="22"/>
              </w:rPr>
            </w:rPrChange>
          </w:rPr>
          <w:t xml:space="preserve"> </w:t>
        </w:r>
      </w:ins>
    </w:p>
    <w:p w14:paraId="78A94BDF" w14:textId="40CB95BC" w:rsidR="00E554F2" w:rsidRPr="00F3236C" w:rsidRDefault="00E554F2" w:rsidP="00F3236C">
      <w:pPr>
        <w:spacing w:line="360" w:lineRule="auto"/>
        <w:ind w:firstLine="567"/>
        <w:jc w:val="both"/>
        <w:rPr>
          <w:ins w:id="7419" w:author="Chara Katiri" w:date="2015-04-12T18:24:00Z"/>
          <w:rFonts w:ascii="Times" w:eastAsia="Times New Roman" w:hAnsi="Times" w:cs="Times New Roman"/>
          <w:sz w:val="22"/>
          <w:szCs w:val="22"/>
          <w:lang w:val="en-GB"/>
          <w:rPrChange w:id="7420" w:author="Chara Katiri" w:date="2015-05-12T15:25:00Z">
            <w:rPr>
              <w:ins w:id="7421" w:author="Chara Katiri" w:date="2015-04-12T18:24:00Z"/>
            </w:rPr>
          </w:rPrChange>
        </w:rPr>
        <w:pPrChange w:id="7422" w:author="Chara Katiri" w:date="2015-05-12T15:25:00Z">
          <w:pPr>
            <w:spacing w:line="360" w:lineRule="auto"/>
            <w:ind w:left="720"/>
            <w:jc w:val="both"/>
          </w:pPr>
        </w:pPrChange>
      </w:pPr>
      <w:ins w:id="7423" w:author="Chara Katiri" w:date="2015-04-12T18:24:00Z">
        <w:r w:rsidRPr="00F3236C">
          <w:rPr>
            <w:rFonts w:ascii="Times" w:eastAsia="Times New Roman" w:hAnsi="Times" w:cs="Times New Roman"/>
            <w:sz w:val="22"/>
            <w:szCs w:val="22"/>
            <w:lang w:val="en-GB"/>
            <w:rPrChange w:id="7424" w:author="Chara Katiri" w:date="2015-05-12T15:25:00Z">
              <w:rPr/>
            </w:rPrChange>
          </w:rPr>
          <w:t xml:space="preserve">Seller: the seller </w:t>
        </w:r>
      </w:ins>
      <w:ins w:id="7425" w:author="Chara Katiri" w:date="2015-04-12T18:32:00Z">
        <w:r w:rsidR="001A4463" w:rsidRPr="00F3236C">
          <w:rPr>
            <w:rFonts w:ascii="Times" w:eastAsia="Times New Roman" w:hAnsi="Times" w:cs="Times New Roman"/>
            <w:sz w:val="22"/>
            <w:szCs w:val="22"/>
            <w:lang w:val="en-GB"/>
            <w:rPrChange w:id="7426" w:author="Chara Katiri" w:date="2015-05-12T15:25:00Z">
              <w:rPr/>
            </w:rPrChange>
          </w:rPr>
          <w:t xml:space="preserve">makes use of the system to </w:t>
        </w:r>
      </w:ins>
      <w:ins w:id="7427" w:author="Chara Katiri" w:date="2015-04-12T18:24:00Z">
        <w:r w:rsidR="001A4463" w:rsidRPr="00F3236C">
          <w:rPr>
            <w:rFonts w:ascii="Times" w:eastAsia="Times New Roman" w:hAnsi="Times" w:cs="Times New Roman"/>
            <w:sz w:val="22"/>
            <w:szCs w:val="22"/>
            <w:lang w:val="en-GB"/>
            <w:rPrChange w:id="7428" w:author="Chara Katiri" w:date="2015-05-12T15:25:00Z">
              <w:rPr/>
            </w:rPrChange>
          </w:rPr>
          <w:t xml:space="preserve">post </w:t>
        </w:r>
      </w:ins>
      <w:ins w:id="7429" w:author="Chara Katiri" w:date="2015-04-12T18:26:00Z">
        <w:r w:rsidR="001A4463" w:rsidRPr="00F3236C">
          <w:rPr>
            <w:rFonts w:ascii="Times" w:eastAsia="Times New Roman" w:hAnsi="Times" w:cs="Times New Roman"/>
            <w:sz w:val="22"/>
            <w:szCs w:val="22"/>
            <w:lang w:val="en-GB"/>
            <w:rPrChange w:id="7430" w:author="Chara Katiri" w:date="2015-05-12T15:25:00Z">
              <w:rPr/>
            </w:rPrChange>
          </w:rPr>
          <w:t xml:space="preserve">advertisements and supply information about the </w:t>
        </w:r>
      </w:ins>
      <w:ins w:id="7431" w:author="Chara Katiri" w:date="2015-04-12T18:24:00Z">
        <w:r w:rsidR="001A4463" w:rsidRPr="00F3236C">
          <w:rPr>
            <w:rFonts w:ascii="Times" w:eastAsia="Times New Roman" w:hAnsi="Times" w:cs="Times New Roman"/>
            <w:sz w:val="22"/>
            <w:szCs w:val="22"/>
            <w:lang w:val="en-GB"/>
            <w:rPrChange w:id="7432" w:author="Chara Katiri" w:date="2015-05-12T15:25:00Z">
              <w:rPr/>
            </w:rPrChange>
          </w:rPr>
          <w:t xml:space="preserve">items </w:t>
        </w:r>
      </w:ins>
      <w:ins w:id="7433" w:author="Chara Katiri" w:date="2015-04-12T18:25:00Z">
        <w:r w:rsidR="001A4463" w:rsidRPr="00F3236C">
          <w:rPr>
            <w:rFonts w:ascii="Times" w:eastAsia="Times New Roman" w:hAnsi="Times" w:cs="Times New Roman"/>
            <w:sz w:val="22"/>
            <w:szCs w:val="22"/>
            <w:lang w:val="en-GB"/>
            <w:rPrChange w:id="7434" w:author="Chara Katiri" w:date="2015-05-12T15:25:00Z">
              <w:rPr/>
            </w:rPrChange>
          </w:rPr>
          <w:t>available</w:t>
        </w:r>
      </w:ins>
      <w:ins w:id="7435" w:author="Chara Katiri" w:date="2015-04-12T18:24:00Z">
        <w:r w:rsidR="001A4463" w:rsidRPr="00F3236C">
          <w:rPr>
            <w:rFonts w:ascii="Times" w:eastAsia="Times New Roman" w:hAnsi="Times" w:cs="Times New Roman"/>
            <w:sz w:val="22"/>
            <w:szCs w:val="22"/>
            <w:lang w:val="en-GB"/>
            <w:rPrChange w:id="7436" w:author="Chara Katiri" w:date="2015-05-12T15:25:00Z">
              <w:rPr/>
            </w:rPrChange>
          </w:rPr>
          <w:t xml:space="preserve"> </w:t>
        </w:r>
      </w:ins>
      <w:ins w:id="7437" w:author="Chara Katiri" w:date="2015-04-12T18:25:00Z">
        <w:r w:rsidR="001A4463" w:rsidRPr="00F3236C">
          <w:rPr>
            <w:rFonts w:ascii="Times" w:eastAsia="Times New Roman" w:hAnsi="Times" w:cs="Times New Roman"/>
            <w:sz w:val="22"/>
            <w:szCs w:val="22"/>
            <w:lang w:val="en-GB"/>
            <w:rPrChange w:id="7438" w:author="Chara Katiri" w:date="2015-05-12T15:25:00Z">
              <w:rPr/>
            </w:rPrChange>
          </w:rPr>
          <w:t xml:space="preserve">for sale. When the item is sold the seller deletes the </w:t>
        </w:r>
      </w:ins>
      <w:ins w:id="7439" w:author="Chara Katiri" w:date="2015-04-12T18:30:00Z">
        <w:r w:rsidR="001A4463" w:rsidRPr="00F3236C">
          <w:rPr>
            <w:rFonts w:ascii="Times" w:eastAsia="Times New Roman" w:hAnsi="Times" w:cs="Times New Roman"/>
            <w:sz w:val="22"/>
            <w:szCs w:val="22"/>
            <w:lang w:val="en-GB"/>
            <w:rPrChange w:id="7440" w:author="Chara Katiri" w:date="2015-05-12T15:25:00Z">
              <w:rPr/>
            </w:rPrChange>
          </w:rPr>
          <w:t>advert</w:t>
        </w:r>
      </w:ins>
      <w:ins w:id="7441" w:author="Chara Katiri" w:date="2015-04-12T18:25:00Z">
        <w:r w:rsidR="001A4463" w:rsidRPr="00F3236C">
          <w:rPr>
            <w:rFonts w:ascii="Times" w:eastAsia="Times New Roman" w:hAnsi="Times" w:cs="Times New Roman"/>
            <w:sz w:val="22"/>
            <w:szCs w:val="22"/>
            <w:lang w:val="en-GB"/>
            <w:rPrChange w:id="7442" w:author="Chara Katiri" w:date="2015-05-12T15:25:00Z">
              <w:rPr/>
            </w:rPrChange>
          </w:rPr>
          <w:t xml:space="preserve"> for </w:t>
        </w:r>
      </w:ins>
      <w:ins w:id="7443" w:author="Chara Katiri" w:date="2015-04-12T18:30:00Z">
        <w:r w:rsidR="001A4463" w:rsidRPr="00F3236C">
          <w:rPr>
            <w:rFonts w:ascii="Times" w:eastAsia="Times New Roman" w:hAnsi="Times" w:cs="Times New Roman"/>
            <w:sz w:val="22"/>
            <w:szCs w:val="22"/>
            <w:lang w:val="en-GB"/>
            <w:rPrChange w:id="7444" w:author="Chara Katiri" w:date="2015-05-12T15:25:00Z">
              <w:rPr/>
            </w:rPrChange>
          </w:rPr>
          <w:t>that item</w:t>
        </w:r>
      </w:ins>
      <w:ins w:id="7445" w:author="Chara Katiri" w:date="2015-04-12T18:25:00Z">
        <w:r w:rsidR="001A4463" w:rsidRPr="00F3236C">
          <w:rPr>
            <w:rFonts w:ascii="Times" w:eastAsia="Times New Roman" w:hAnsi="Times" w:cs="Times New Roman"/>
            <w:sz w:val="22"/>
            <w:szCs w:val="22"/>
            <w:lang w:val="en-GB"/>
            <w:rPrChange w:id="7446" w:author="Chara Katiri" w:date="2015-05-12T15:25:00Z">
              <w:rPr/>
            </w:rPrChange>
          </w:rPr>
          <w:t>.</w:t>
        </w:r>
      </w:ins>
    </w:p>
    <w:p w14:paraId="531ACF6C" w14:textId="63A3EDFE" w:rsidR="00581F9A" w:rsidRPr="00F3236C" w:rsidRDefault="00E554F2" w:rsidP="00F3236C">
      <w:pPr>
        <w:spacing w:line="360" w:lineRule="auto"/>
        <w:ind w:firstLine="567"/>
        <w:jc w:val="both"/>
        <w:rPr>
          <w:ins w:id="7447" w:author="Chara Katiri" w:date="2015-05-02T17:30:00Z"/>
          <w:rFonts w:ascii="Times" w:eastAsia="Times New Roman" w:hAnsi="Times" w:cs="Times New Roman"/>
          <w:sz w:val="22"/>
          <w:szCs w:val="22"/>
          <w:lang w:val="en-GB"/>
          <w:rPrChange w:id="7448" w:author="Chara Katiri" w:date="2015-05-12T15:25:00Z">
            <w:rPr>
              <w:ins w:id="7449" w:author="Chara Katiri" w:date="2015-05-02T17:30:00Z"/>
              <w:rFonts w:ascii="Times" w:hAnsi="Times"/>
              <w:sz w:val="22"/>
              <w:szCs w:val="22"/>
            </w:rPr>
          </w:rPrChange>
        </w:rPr>
        <w:pPrChange w:id="7450" w:author="Chara Katiri" w:date="2015-05-12T15:25:00Z">
          <w:pPr>
            <w:spacing w:line="360" w:lineRule="auto"/>
            <w:ind w:left="720"/>
            <w:jc w:val="both"/>
          </w:pPr>
        </w:pPrChange>
      </w:pPr>
      <w:ins w:id="7451" w:author="Chara Katiri" w:date="2015-04-12T18:24:00Z">
        <w:r w:rsidRPr="00F3236C">
          <w:rPr>
            <w:rFonts w:ascii="Times" w:eastAsia="Times New Roman" w:hAnsi="Times" w:cs="Times New Roman"/>
            <w:sz w:val="22"/>
            <w:szCs w:val="22"/>
            <w:lang w:val="en-GB"/>
            <w:rPrChange w:id="7452" w:author="Chara Katiri" w:date="2015-05-12T15:25:00Z">
              <w:rPr/>
            </w:rPrChange>
          </w:rPr>
          <w:t>Buyer</w:t>
        </w:r>
      </w:ins>
      <w:ins w:id="7453" w:author="Chara Katiri" w:date="2015-04-12T18:26:00Z">
        <w:r w:rsidR="001A4463" w:rsidRPr="00F3236C">
          <w:rPr>
            <w:rFonts w:ascii="Times" w:eastAsia="Times New Roman" w:hAnsi="Times" w:cs="Times New Roman"/>
            <w:sz w:val="22"/>
            <w:szCs w:val="22"/>
            <w:lang w:val="en-GB"/>
            <w:rPrChange w:id="7454" w:author="Chara Katiri" w:date="2015-05-12T15:25:00Z">
              <w:rPr/>
            </w:rPrChange>
          </w:rPr>
          <w:t xml:space="preserve">: the buyer </w:t>
        </w:r>
      </w:ins>
      <w:ins w:id="7455" w:author="Chara Katiri" w:date="2015-04-12T18:30:00Z">
        <w:r w:rsidR="001A4463" w:rsidRPr="00F3236C">
          <w:rPr>
            <w:rFonts w:ascii="Times" w:eastAsia="Times New Roman" w:hAnsi="Times" w:cs="Times New Roman"/>
            <w:sz w:val="22"/>
            <w:szCs w:val="22"/>
            <w:lang w:val="en-GB"/>
            <w:rPrChange w:id="7456" w:author="Chara Katiri" w:date="2015-05-12T15:25:00Z">
              <w:rPr/>
            </w:rPrChange>
          </w:rPr>
          <w:t xml:space="preserve">uses the </w:t>
        </w:r>
      </w:ins>
      <w:ins w:id="7457" w:author="Chara Katiri" w:date="2015-04-12T18:31:00Z">
        <w:r w:rsidR="001A4463" w:rsidRPr="00F3236C">
          <w:rPr>
            <w:rFonts w:ascii="Times" w:eastAsia="Times New Roman" w:hAnsi="Times" w:cs="Times New Roman"/>
            <w:sz w:val="22"/>
            <w:szCs w:val="22"/>
            <w:lang w:val="en-GB"/>
            <w:rPrChange w:id="7458" w:author="Chara Katiri" w:date="2015-05-12T15:25:00Z">
              <w:rPr/>
            </w:rPrChange>
          </w:rPr>
          <w:t>information</w:t>
        </w:r>
      </w:ins>
      <w:ins w:id="7459" w:author="Chara Katiri" w:date="2015-04-12T18:30:00Z">
        <w:r w:rsidR="001A4463" w:rsidRPr="00F3236C">
          <w:rPr>
            <w:rFonts w:ascii="Times" w:eastAsia="Times New Roman" w:hAnsi="Times" w:cs="Times New Roman"/>
            <w:sz w:val="22"/>
            <w:szCs w:val="22"/>
            <w:lang w:val="en-GB"/>
            <w:rPrChange w:id="7460" w:author="Chara Katiri" w:date="2015-05-12T15:25:00Z">
              <w:rPr/>
            </w:rPrChange>
          </w:rPr>
          <w:t xml:space="preserve"> </w:t>
        </w:r>
      </w:ins>
      <w:ins w:id="7461" w:author="Chara Katiri" w:date="2015-04-12T18:31:00Z">
        <w:r w:rsidR="001A4463" w:rsidRPr="00F3236C">
          <w:rPr>
            <w:rFonts w:ascii="Times" w:eastAsia="Times New Roman" w:hAnsi="Times" w:cs="Times New Roman"/>
            <w:sz w:val="22"/>
            <w:szCs w:val="22"/>
            <w:lang w:val="en-GB"/>
            <w:rPrChange w:id="7462" w:author="Chara Katiri" w:date="2015-05-12T15:25:00Z">
              <w:rPr/>
            </w:rPrChange>
          </w:rPr>
          <w:t xml:space="preserve">supplied by the seller to decide which item to buy. </w:t>
        </w:r>
      </w:ins>
      <w:ins w:id="7463" w:author="Chara Katiri" w:date="2015-04-12T18:50:00Z">
        <w:r w:rsidR="007E3D22" w:rsidRPr="00F3236C">
          <w:rPr>
            <w:rFonts w:ascii="Times" w:eastAsia="Times New Roman" w:hAnsi="Times" w:cs="Times New Roman"/>
            <w:sz w:val="22"/>
            <w:szCs w:val="22"/>
            <w:lang w:val="en-GB"/>
            <w:rPrChange w:id="7464" w:author="Chara Katiri" w:date="2015-05-12T15:25:00Z">
              <w:rPr>
                <w:rFonts w:ascii="Times" w:hAnsi="Times"/>
                <w:sz w:val="22"/>
                <w:szCs w:val="22"/>
              </w:rPr>
            </w:rPrChange>
          </w:rPr>
          <w:t>The most useful feature</w:t>
        </w:r>
      </w:ins>
      <w:ins w:id="7465" w:author="Chara Katiri" w:date="2015-05-02T17:28:00Z">
        <w:r w:rsidR="00581F9A" w:rsidRPr="00F3236C">
          <w:rPr>
            <w:rFonts w:ascii="Times" w:eastAsia="Times New Roman" w:hAnsi="Times" w:cs="Times New Roman"/>
            <w:sz w:val="22"/>
            <w:szCs w:val="22"/>
            <w:lang w:val="en-GB"/>
            <w:rPrChange w:id="7466" w:author="Chara Katiri" w:date="2015-05-12T15:25:00Z">
              <w:rPr>
                <w:rFonts w:ascii="Times" w:hAnsi="Times"/>
                <w:sz w:val="22"/>
                <w:szCs w:val="22"/>
              </w:rPr>
            </w:rPrChange>
          </w:rPr>
          <w:t>s</w:t>
        </w:r>
      </w:ins>
      <w:ins w:id="7467" w:author="Chara Katiri" w:date="2015-04-12T18:50:00Z">
        <w:r w:rsidR="007E3D22" w:rsidRPr="00F3236C">
          <w:rPr>
            <w:rFonts w:ascii="Times" w:eastAsia="Times New Roman" w:hAnsi="Times" w:cs="Times New Roman"/>
            <w:sz w:val="22"/>
            <w:szCs w:val="22"/>
            <w:lang w:val="en-GB"/>
            <w:rPrChange w:id="7468" w:author="Chara Katiri" w:date="2015-05-12T15:25:00Z">
              <w:rPr>
                <w:rFonts w:ascii="Times" w:hAnsi="Times"/>
                <w:sz w:val="22"/>
                <w:szCs w:val="22"/>
              </w:rPr>
            </w:rPrChange>
          </w:rPr>
          <w:t xml:space="preserve"> for the buyer </w:t>
        </w:r>
      </w:ins>
      <w:ins w:id="7469" w:author="Chara Katiri" w:date="2015-04-12T18:52:00Z">
        <w:r w:rsidR="00581F9A" w:rsidRPr="00F3236C">
          <w:rPr>
            <w:rFonts w:ascii="Times" w:eastAsia="Times New Roman" w:hAnsi="Times" w:cs="Times New Roman"/>
            <w:sz w:val="22"/>
            <w:szCs w:val="22"/>
            <w:lang w:val="en-GB"/>
            <w:rPrChange w:id="7470" w:author="Chara Katiri" w:date="2015-05-12T15:25:00Z">
              <w:rPr>
                <w:rFonts w:ascii="Times" w:hAnsi="Times"/>
                <w:sz w:val="22"/>
                <w:szCs w:val="22"/>
              </w:rPr>
            </w:rPrChange>
          </w:rPr>
          <w:t>are</w:t>
        </w:r>
      </w:ins>
      <w:ins w:id="7471" w:author="Chara Katiri" w:date="2015-05-02T17:29:00Z">
        <w:r w:rsidR="00581F9A" w:rsidRPr="00F3236C">
          <w:rPr>
            <w:rFonts w:ascii="Times" w:eastAsia="Times New Roman" w:hAnsi="Times" w:cs="Times New Roman"/>
            <w:sz w:val="22"/>
            <w:szCs w:val="22"/>
            <w:lang w:val="en-GB"/>
            <w:rPrChange w:id="7472" w:author="Chara Katiri" w:date="2015-05-12T15:25:00Z">
              <w:rPr>
                <w:rFonts w:ascii="Times" w:hAnsi="Times"/>
                <w:sz w:val="22"/>
                <w:szCs w:val="22"/>
              </w:rPr>
            </w:rPrChange>
          </w:rPr>
          <w:t>:</w:t>
        </w:r>
      </w:ins>
      <w:ins w:id="7473" w:author="Chara Katiri" w:date="2015-04-12T18:52:00Z">
        <w:r w:rsidR="007E3D22" w:rsidRPr="00F3236C">
          <w:rPr>
            <w:rFonts w:ascii="Times" w:eastAsia="Times New Roman" w:hAnsi="Times" w:cs="Times New Roman"/>
            <w:sz w:val="22"/>
            <w:szCs w:val="22"/>
            <w:lang w:val="en-GB"/>
            <w:rPrChange w:id="7474" w:author="Chara Katiri" w:date="2015-05-12T15:25:00Z">
              <w:rPr>
                <w:rFonts w:ascii="Times" w:hAnsi="Times"/>
                <w:sz w:val="22"/>
                <w:szCs w:val="22"/>
              </w:rPr>
            </w:rPrChange>
          </w:rPr>
          <w:t xml:space="preserve"> </w:t>
        </w:r>
      </w:ins>
    </w:p>
    <w:p w14:paraId="5EEFB469" w14:textId="317E79CF" w:rsidR="00581F9A" w:rsidRPr="00F758B3" w:rsidRDefault="00581F9A" w:rsidP="00F3236C">
      <w:pPr>
        <w:pStyle w:val="ListParagraph"/>
        <w:numPr>
          <w:ilvl w:val="0"/>
          <w:numId w:val="75"/>
        </w:numPr>
        <w:spacing w:line="360" w:lineRule="auto"/>
        <w:ind w:left="0" w:firstLine="0"/>
        <w:jc w:val="both"/>
        <w:rPr>
          <w:ins w:id="7475" w:author="Chara Katiri" w:date="2015-05-02T17:30:00Z"/>
          <w:rFonts w:ascii="Times" w:hAnsi="Times"/>
          <w:sz w:val="22"/>
          <w:szCs w:val="22"/>
          <w:rPrChange w:id="7476" w:author="Chara Katiri" w:date="2015-05-12T13:05:00Z">
            <w:rPr>
              <w:ins w:id="7477" w:author="Chara Katiri" w:date="2015-05-02T17:30:00Z"/>
              <w:rFonts w:ascii="Times" w:hAnsi="Times"/>
              <w:sz w:val="22"/>
              <w:szCs w:val="22"/>
            </w:rPr>
          </w:rPrChange>
        </w:rPr>
        <w:pPrChange w:id="7478" w:author="Chara Katiri" w:date="2015-05-12T15:26:00Z">
          <w:pPr>
            <w:spacing w:line="360" w:lineRule="auto"/>
            <w:ind w:left="720"/>
            <w:jc w:val="both"/>
          </w:pPr>
        </w:pPrChange>
      </w:pPr>
      <w:ins w:id="7479" w:author="Chara Katiri" w:date="2015-05-02T17:29:00Z">
        <w:r w:rsidRPr="00F758B3">
          <w:rPr>
            <w:rFonts w:ascii="Times" w:hAnsi="Times"/>
            <w:i/>
            <w:sz w:val="22"/>
            <w:szCs w:val="22"/>
            <w:rPrChange w:id="7480" w:author="Chara Katiri" w:date="2015-05-12T13:05:00Z">
              <w:rPr>
                <w:rFonts w:ascii="Times" w:hAnsi="Times"/>
                <w:sz w:val="22"/>
                <w:szCs w:val="22"/>
              </w:rPr>
            </w:rPrChange>
          </w:rPr>
          <w:t>Books</w:t>
        </w:r>
      </w:ins>
      <w:ins w:id="7481" w:author="Chara Katiri" w:date="2015-05-02T17:28:00Z">
        <w:r w:rsidRPr="00F758B3">
          <w:rPr>
            <w:rFonts w:ascii="Times" w:hAnsi="Times"/>
            <w:i/>
            <w:sz w:val="22"/>
            <w:szCs w:val="22"/>
            <w:rPrChange w:id="7482" w:author="Chara Katiri" w:date="2015-05-12T13:05:00Z">
              <w:rPr>
                <w:rFonts w:ascii="Times" w:hAnsi="Times"/>
                <w:sz w:val="22"/>
                <w:szCs w:val="22"/>
              </w:rPr>
            </w:rPrChange>
          </w:rPr>
          <w:t xml:space="preserve"> and Rooms</w:t>
        </w:r>
        <w:r w:rsidRPr="00F758B3">
          <w:rPr>
            <w:rFonts w:ascii="Times" w:hAnsi="Times"/>
            <w:sz w:val="22"/>
            <w:szCs w:val="22"/>
            <w:rPrChange w:id="7483" w:author="Chara Katiri" w:date="2015-05-12T13:05:00Z">
              <w:rPr>
                <w:rFonts w:ascii="Times" w:hAnsi="Times"/>
                <w:sz w:val="22"/>
                <w:szCs w:val="22"/>
              </w:rPr>
            </w:rPrChange>
          </w:rPr>
          <w:t xml:space="preserve"> categories that allow </w:t>
        </w:r>
      </w:ins>
      <w:ins w:id="7484" w:author="Chara Katiri" w:date="2015-05-02T17:31:00Z">
        <w:r w:rsidRPr="00F758B3">
          <w:rPr>
            <w:rFonts w:ascii="Times" w:hAnsi="Times"/>
            <w:sz w:val="22"/>
            <w:szCs w:val="22"/>
            <w:rPrChange w:id="7485" w:author="Chara Katiri" w:date="2015-05-12T13:05:00Z">
              <w:rPr>
                <w:rFonts w:ascii="Times" w:hAnsi="Times"/>
                <w:sz w:val="22"/>
                <w:szCs w:val="22"/>
              </w:rPr>
            </w:rPrChange>
          </w:rPr>
          <w:t>him</w:t>
        </w:r>
      </w:ins>
      <w:ins w:id="7486" w:author="Chara Katiri" w:date="2015-05-02T17:28:00Z">
        <w:r w:rsidRPr="00F758B3">
          <w:rPr>
            <w:rFonts w:ascii="Times" w:hAnsi="Times"/>
            <w:sz w:val="22"/>
            <w:szCs w:val="22"/>
            <w:rPrChange w:id="7487" w:author="Chara Katiri" w:date="2015-05-12T13:05:00Z">
              <w:rPr>
                <w:rFonts w:ascii="Times" w:hAnsi="Times"/>
                <w:sz w:val="22"/>
                <w:szCs w:val="22"/>
              </w:rPr>
            </w:rPrChange>
          </w:rPr>
          <w:t xml:space="preserve"> to search items by category </w:t>
        </w:r>
      </w:ins>
    </w:p>
    <w:p w14:paraId="1C322118" w14:textId="439FA555" w:rsidR="00581F9A" w:rsidRPr="00F3236C" w:rsidRDefault="00581F9A" w:rsidP="00F3236C">
      <w:pPr>
        <w:pStyle w:val="ListParagraph"/>
        <w:numPr>
          <w:ilvl w:val="0"/>
          <w:numId w:val="75"/>
        </w:numPr>
        <w:spacing w:line="360" w:lineRule="auto"/>
        <w:ind w:left="0" w:firstLine="0"/>
        <w:jc w:val="both"/>
        <w:rPr>
          <w:ins w:id="7488" w:author="Chara Katiri" w:date="2015-05-02T17:27:00Z"/>
          <w:rFonts w:ascii="Times" w:hAnsi="Times"/>
          <w:i/>
          <w:sz w:val="22"/>
          <w:szCs w:val="22"/>
          <w:rPrChange w:id="7489" w:author="Chara Katiri" w:date="2015-05-12T15:26:00Z">
            <w:rPr>
              <w:ins w:id="7490" w:author="Chara Katiri" w:date="2015-05-02T17:27:00Z"/>
              <w:rFonts w:ascii="Times" w:hAnsi="Times"/>
              <w:sz w:val="22"/>
              <w:szCs w:val="22"/>
            </w:rPr>
          </w:rPrChange>
        </w:rPr>
        <w:pPrChange w:id="7491" w:author="Chara Katiri" w:date="2015-05-12T15:26:00Z">
          <w:pPr>
            <w:spacing w:line="360" w:lineRule="auto"/>
            <w:ind w:left="720"/>
            <w:jc w:val="both"/>
          </w:pPr>
        </w:pPrChange>
      </w:pPr>
      <w:ins w:id="7492" w:author="Chara Katiri" w:date="2015-05-02T17:31:00Z">
        <w:r w:rsidRPr="00F758B3">
          <w:rPr>
            <w:rFonts w:ascii="Times" w:hAnsi="Times"/>
            <w:i/>
            <w:sz w:val="22"/>
            <w:szCs w:val="22"/>
            <w:rPrChange w:id="7493" w:author="Chara Katiri" w:date="2015-05-12T13:05:00Z">
              <w:rPr>
                <w:rFonts w:ascii="Times" w:hAnsi="Times"/>
                <w:i/>
                <w:sz w:val="22"/>
                <w:szCs w:val="22"/>
              </w:rPr>
            </w:rPrChange>
          </w:rPr>
          <w:t>Search</w:t>
        </w:r>
      </w:ins>
      <w:ins w:id="7494" w:author="Chara Katiri" w:date="2015-05-02T17:29:00Z">
        <w:r w:rsidRPr="00F758B3">
          <w:rPr>
            <w:rFonts w:ascii="Times" w:hAnsi="Times"/>
            <w:i/>
            <w:sz w:val="22"/>
            <w:szCs w:val="22"/>
            <w:rPrChange w:id="7495" w:author="Chara Katiri" w:date="2015-05-12T13:05:00Z">
              <w:rPr>
                <w:rFonts w:ascii="Times" w:hAnsi="Times"/>
                <w:sz w:val="22"/>
                <w:szCs w:val="22"/>
              </w:rPr>
            </w:rPrChange>
          </w:rPr>
          <w:t xml:space="preserve"> box</w:t>
        </w:r>
        <w:r w:rsidRPr="00F3236C">
          <w:rPr>
            <w:rFonts w:ascii="Times" w:hAnsi="Times"/>
            <w:i/>
            <w:sz w:val="22"/>
            <w:szCs w:val="22"/>
            <w:rPrChange w:id="7496" w:author="Chara Katiri" w:date="2015-05-12T15:26:00Z">
              <w:rPr>
                <w:rFonts w:ascii="Times" w:hAnsi="Times"/>
                <w:sz w:val="22"/>
                <w:szCs w:val="22"/>
              </w:rPr>
            </w:rPrChange>
          </w:rPr>
          <w:t xml:space="preserve"> </w:t>
        </w:r>
        <w:r w:rsidRPr="00F3236C">
          <w:rPr>
            <w:rFonts w:ascii="Times" w:hAnsi="Times"/>
            <w:sz w:val="22"/>
            <w:szCs w:val="22"/>
            <w:rPrChange w:id="7497" w:author="Chara Katiri" w:date="2015-05-12T15:26:00Z">
              <w:rPr>
                <w:rFonts w:ascii="Times" w:hAnsi="Times"/>
                <w:sz w:val="22"/>
                <w:szCs w:val="22"/>
              </w:rPr>
            </w:rPrChange>
          </w:rPr>
          <w:t xml:space="preserve">that allow </w:t>
        </w:r>
      </w:ins>
      <w:ins w:id="7498" w:author="Chara Katiri" w:date="2015-05-02T17:31:00Z">
        <w:r w:rsidRPr="00F3236C">
          <w:rPr>
            <w:rFonts w:ascii="Times" w:hAnsi="Times"/>
            <w:sz w:val="22"/>
            <w:szCs w:val="22"/>
            <w:rPrChange w:id="7499" w:author="Chara Katiri" w:date="2015-05-12T15:26:00Z">
              <w:rPr>
                <w:rFonts w:ascii="Times" w:hAnsi="Times"/>
                <w:sz w:val="22"/>
                <w:szCs w:val="22"/>
              </w:rPr>
            </w:rPrChange>
          </w:rPr>
          <w:t>him</w:t>
        </w:r>
      </w:ins>
      <w:ins w:id="7500" w:author="Chara Katiri" w:date="2015-05-02T17:29:00Z">
        <w:r w:rsidRPr="00F3236C">
          <w:rPr>
            <w:rFonts w:ascii="Times" w:hAnsi="Times"/>
            <w:sz w:val="22"/>
            <w:szCs w:val="22"/>
            <w:rPrChange w:id="7501" w:author="Chara Katiri" w:date="2015-05-12T15:26:00Z">
              <w:rPr>
                <w:rFonts w:ascii="Times" w:hAnsi="Times"/>
                <w:sz w:val="22"/>
                <w:szCs w:val="22"/>
              </w:rPr>
            </w:rPrChange>
          </w:rPr>
          <w:t xml:space="preserve"> to search by keyword </w:t>
        </w:r>
      </w:ins>
    </w:p>
    <w:p w14:paraId="3795026E" w14:textId="4F06F958" w:rsidR="00581F9A" w:rsidRPr="00F3236C" w:rsidRDefault="00581F9A" w:rsidP="00F3236C">
      <w:pPr>
        <w:pStyle w:val="ListParagraph"/>
        <w:numPr>
          <w:ilvl w:val="0"/>
          <w:numId w:val="75"/>
        </w:numPr>
        <w:spacing w:line="360" w:lineRule="auto"/>
        <w:ind w:left="0" w:firstLine="0"/>
        <w:jc w:val="both"/>
        <w:rPr>
          <w:ins w:id="7502" w:author="Chara Katiri" w:date="2015-05-02T17:31:00Z"/>
          <w:rFonts w:ascii="Times" w:hAnsi="Times"/>
          <w:i/>
          <w:sz w:val="22"/>
          <w:szCs w:val="22"/>
          <w:rPrChange w:id="7503" w:author="Chara Katiri" w:date="2015-05-12T15:26:00Z">
            <w:rPr>
              <w:ins w:id="7504" w:author="Chara Katiri" w:date="2015-05-02T17:31:00Z"/>
              <w:rFonts w:ascii="Times" w:hAnsi="Times"/>
              <w:sz w:val="22"/>
              <w:szCs w:val="22"/>
            </w:rPr>
          </w:rPrChange>
        </w:rPr>
        <w:pPrChange w:id="7505" w:author="Chara Katiri" w:date="2015-05-12T15:26:00Z">
          <w:pPr>
            <w:spacing w:line="360" w:lineRule="auto"/>
            <w:ind w:left="720"/>
            <w:jc w:val="both"/>
          </w:pPr>
        </w:pPrChange>
      </w:pPr>
      <w:ins w:id="7506" w:author="Chara Katiri" w:date="2015-05-02T17:29:00Z">
        <w:r w:rsidRPr="00F758B3">
          <w:rPr>
            <w:rFonts w:ascii="Times" w:hAnsi="Times"/>
            <w:i/>
            <w:sz w:val="22"/>
            <w:szCs w:val="22"/>
            <w:rPrChange w:id="7507" w:author="Chara Katiri" w:date="2015-05-12T13:05:00Z">
              <w:rPr>
                <w:rFonts w:ascii="Times" w:hAnsi="Times"/>
                <w:sz w:val="22"/>
                <w:szCs w:val="22"/>
              </w:rPr>
            </w:rPrChange>
          </w:rPr>
          <w:t>Favourites</w:t>
        </w:r>
        <w:r w:rsidRPr="00F3236C">
          <w:rPr>
            <w:rFonts w:ascii="Times" w:hAnsi="Times"/>
            <w:i/>
            <w:sz w:val="22"/>
            <w:szCs w:val="22"/>
            <w:rPrChange w:id="7508" w:author="Chara Katiri" w:date="2015-05-12T15:26:00Z">
              <w:rPr>
                <w:rFonts w:ascii="Times" w:hAnsi="Times"/>
                <w:sz w:val="22"/>
                <w:szCs w:val="22"/>
              </w:rPr>
            </w:rPrChange>
          </w:rPr>
          <w:t xml:space="preserve"> </w:t>
        </w:r>
        <w:r w:rsidRPr="00F3236C">
          <w:rPr>
            <w:rFonts w:ascii="Times" w:hAnsi="Times"/>
            <w:sz w:val="22"/>
            <w:szCs w:val="22"/>
            <w:rPrChange w:id="7509" w:author="Chara Katiri" w:date="2015-05-12T15:26:00Z">
              <w:rPr>
                <w:rFonts w:ascii="Times" w:hAnsi="Times"/>
                <w:sz w:val="22"/>
                <w:szCs w:val="22"/>
              </w:rPr>
            </w:rPrChange>
          </w:rPr>
          <w:t xml:space="preserve">that allow </w:t>
        </w:r>
      </w:ins>
      <w:ins w:id="7510" w:author="Chara Katiri" w:date="2015-05-02T17:32:00Z">
        <w:r w:rsidRPr="00F3236C">
          <w:rPr>
            <w:rFonts w:ascii="Times" w:hAnsi="Times"/>
            <w:sz w:val="22"/>
            <w:szCs w:val="22"/>
            <w:rPrChange w:id="7511" w:author="Chara Katiri" w:date="2015-05-12T15:26:00Z">
              <w:rPr>
                <w:rFonts w:ascii="Times" w:hAnsi="Times"/>
                <w:sz w:val="22"/>
                <w:szCs w:val="22"/>
              </w:rPr>
            </w:rPrChange>
          </w:rPr>
          <w:t>him</w:t>
        </w:r>
      </w:ins>
      <w:ins w:id="7512" w:author="Chara Katiri" w:date="2015-05-02T17:29:00Z">
        <w:r w:rsidRPr="00F3236C">
          <w:rPr>
            <w:rFonts w:ascii="Times" w:hAnsi="Times"/>
            <w:sz w:val="22"/>
            <w:szCs w:val="22"/>
            <w:rPrChange w:id="7513" w:author="Chara Katiri" w:date="2015-05-12T15:26:00Z">
              <w:rPr>
                <w:rFonts w:ascii="Times" w:hAnsi="Times"/>
                <w:sz w:val="22"/>
                <w:szCs w:val="22"/>
              </w:rPr>
            </w:rPrChange>
          </w:rPr>
          <w:t xml:space="preserve"> to </w:t>
        </w:r>
      </w:ins>
      <w:ins w:id="7514" w:author="Chara Katiri" w:date="2015-04-12T19:01:00Z">
        <w:r w:rsidRPr="00F3236C">
          <w:rPr>
            <w:rFonts w:ascii="Times" w:hAnsi="Times"/>
            <w:sz w:val="22"/>
            <w:szCs w:val="22"/>
            <w:rPrChange w:id="7515" w:author="Chara Katiri" w:date="2015-05-12T15:26:00Z">
              <w:rPr>
                <w:rFonts w:ascii="Times" w:hAnsi="Times"/>
                <w:sz w:val="22"/>
                <w:szCs w:val="22"/>
              </w:rPr>
            </w:rPrChange>
          </w:rPr>
          <w:t>bookmark items as favorites</w:t>
        </w:r>
      </w:ins>
      <w:ins w:id="7516" w:author="Chara Katiri" w:date="2015-04-12T19:00:00Z">
        <w:r w:rsidR="009B3145" w:rsidRPr="00F3236C">
          <w:rPr>
            <w:rFonts w:ascii="Times" w:hAnsi="Times"/>
            <w:sz w:val="22"/>
            <w:szCs w:val="22"/>
            <w:rPrChange w:id="7517" w:author="Chara Katiri" w:date="2015-05-12T15:26:00Z">
              <w:rPr>
                <w:rFonts w:ascii="Times" w:hAnsi="Times"/>
                <w:sz w:val="22"/>
                <w:szCs w:val="22"/>
              </w:rPr>
            </w:rPrChange>
          </w:rPr>
          <w:t>.</w:t>
        </w:r>
        <w:r w:rsidR="009B3145" w:rsidRPr="00F3236C">
          <w:rPr>
            <w:rFonts w:ascii="Times" w:hAnsi="Times"/>
            <w:i/>
            <w:sz w:val="22"/>
            <w:szCs w:val="22"/>
            <w:rPrChange w:id="7518" w:author="Chara Katiri" w:date="2015-05-12T15:26:00Z">
              <w:rPr>
                <w:rFonts w:ascii="Times" w:hAnsi="Times"/>
                <w:sz w:val="22"/>
                <w:szCs w:val="22"/>
              </w:rPr>
            </w:rPrChange>
          </w:rPr>
          <w:t xml:space="preserve"> </w:t>
        </w:r>
      </w:ins>
    </w:p>
    <w:p w14:paraId="0EB43C62" w14:textId="5D8C1F91" w:rsidR="009B3145" w:rsidRPr="00F758B3" w:rsidRDefault="007E3D22" w:rsidP="00F3236C">
      <w:pPr>
        <w:spacing w:line="360" w:lineRule="auto"/>
        <w:contextualSpacing/>
        <w:jc w:val="both"/>
        <w:rPr>
          <w:ins w:id="7519" w:author="Chara Katiri" w:date="2015-04-12T18:33:00Z"/>
          <w:rFonts w:ascii="Times" w:hAnsi="Times"/>
          <w:sz w:val="22"/>
          <w:szCs w:val="22"/>
          <w:rPrChange w:id="7520" w:author="Chara Katiri" w:date="2015-05-12T13:05:00Z">
            <w:rPr>
              <w:ins w:id="7521" w:author="Chara Katiri" w:date="2015-04-12T18:33:00Z"/>
            </w:rPr>
          </w:rPrChange>
        </w:rPr>
        <w:pPrChange w:id="7522" w:author="Chara Katiri" w:date="2015-05-12T15:26:00Z">
          <w:pPr>
            <w:spacing w:line="360" w:lineRule="auto"/>
            <w:ind w:left="720"/>
            <w:jc w:val="both"/>
          </w:pPr>
        </w:pPrChange>
      </w:pPr>
      <w:ins w:id="7523" w:author="Chara Katiri" w:date="2015-04-12T18:53:00Z">
        <w:r w:rsidRPr="00F758B3">
          <w:rPr>
            <w:rFonts w:ascii="Times" w:hAnsi="Times"/>
            <w:sz w:val="22"/>
            <w:szCs w:val="22"/>
            <w:rPrChange w:id="7524" w:author="Chara Katiri" w:date="2015-05-12T13:05:00Z">
              <w:rPr/>
            </w:rPrChange>
          </w:rPr>
          <w:t>These feature</w:t>
        </w:r>
        <w:r w:rsidR="009B3145" w:rsidRPr="00F758B3">
          <w:rPr>
            <w:rFonts w:ascii="Times" w:hAnsi="Times"/>
            <w:sz w:val="22"/>
            <w:szCs w:val="22"/>
            <w:rPrChange w:id="7525" w:author="Chara Katiri" w:date="2015-05-12T13:05:00Z">
              <w:rPr/>
            </w:rPrChange>
          </w:rPr>
          <w:t>s help the buyer</w:t>
        </w:r>
      </w:ins>
      <w:ins w:id="7526" w:author="Chara Katiri" w:date="2015-05-02T17:31:00Z">
        <w:r w:rsidR="00581F9A" w:rsidRPr="00F758B3">
          <w:rPr>
            <w:rFonts w:ascii="Times" w:hAnsi="Times"/>
            <w:sz w:val="22"/>
            <w:szCs w:val="22"/>
            <w:rPrChange w:id="7527" w:author="Chara Katiri" w:date="2015-05-12T13:05:00Z">
              <w:rPr>
                <w:rFonts w:ascii="Times" w:hAnsi="Times"/>
                <w:sz w:val="22"/>
                <w:szCs w:val="22"/>
              </w:rPr>
            </w:rPrChange>
          </w:rPr>
          <w:t>s</w:t>
        </w:r>
      </w:ins>
      <w:ins w:id="7528" w:author="Chara Katiri" w:date="2015-04-12T18:53:00Z">
        <w:r w:rsidR="009B3145" w:rsidRPr="00F758B3">
          <w:rPr>
            <w:rFonts w:ascii="Times" w:hAnsi="Times"/>
            <w:sz w:val="22"/>
            <w:szCs w:val="22"/>
            <w:rPrChange w:id="7529" w:author="Chara Katiri" w:date="2015-05-12T13:05:00Z">
              <w:rPr/>
            </w:rPrChange>
          </w:rPr>
          <w:t xml:space="preserve"> navigate faster</w:t>
        </w:r>
        <w:r w:rsidRPr="00F758B3">
          <w:rPr>
            <w:rFonts w:ascii="Times" w:hAnsi="Times"/>
            <w:sz w:val="22"/>
            <w:szCs w:val="22"/>
            <w:rPrChange w:id="7530" w:author="Chara Katiri" w:date="2015-05-12T13:05:00Z">
              <w:rPr/>
            </w:rPrChange>
          </w:rPr>
          <w:t xml:space="preserve"> to the item he is interested in buying. </w:t>
        </w:r>
      </w:ins>
      <w:ins w:id="7531" w:author="Chara Katiri" w:date="2015-04-12T18:58:00Z">
        <w:r w:rsidR="009B3145" w:rsidRPr="00F758B3">
          <w:rPr>
            <w:rFonts w:ascii="Times" w:hAnsi="Times"/>
            <w:sz w:val="22"/>
            <w:szCs w:val="22"/>
            <w:rPrChange w:id="7532" w:author="Chara Katiri" w:date="2015-05-12T13:05:00Z">
              <w:rPr/>
            </w:rPrChange>
          </w:rPr>
          <w:t>The buyer has no permission</w:t>
        </w:r>
      </w:ins>
      <w:ins w:id="7533" w:author="Chara Katiri" w:date="2015-04-12T18:59:00Z">
        <w:r w:rsidR="009B3145" w:rsidRPr="00F758B3">
          <w:rPr>
            <w:rFonts w:ascii="Times" w:hAnsi="Times"/>
            <w:sz w:val="22"/>
            <w:szCs w:val="22"/>
            <w:rPrChange w:id="7534" w:author="Chara Katiri" w:date="2015-05-12T13:05:00Z">
              <w:rPr/>
            </w:rPrChange>
          </w:rPr>
          <w:t>s</w:t>
        </w:r>
      </w:ins>
      <w:ins w:id="7535" w:author="Chara Katiri" w:date="2015-04-12T18:58:00Z">
        <w:r w:rsidR="009B3145" w:rsidRPr="00F758B3">
          <w:rPr>
            <w:rFonts w:ascii="Times" w:hAnsi="Times"/>
            <w:sz w:val="22"/>
            <w:szCs w:val="22"/>
            <w:rPrChange w:id="7536" w:author="Chara Katiri" w:date="2015-05-12T13:05:00Z">
              <w:rPr/>
            </w:rPrChange>
          </w:rPr>
          <w:t xml:space="preserve"> to </w:t>
        </w:r>
      </w:ins>
      <w:ins w:id="7537" w:author="Chara Katiri" w:date="2015-04-12T18:59:00Z">
        <w:r w:rsidR="009B3145" w:rsidRPr="00F758B3">
          <w:rPr>
            <w:rFonts w:ascii="Times" w:hAnsi="Times"/>
            <w:sz w:val="22"/>
            <w:szCs w:val="22"/>
            <w:rPrChange w:id="7538" w:author="Chara Katiri" w:date="2015-05-12T13:05:00Z">
              <w:rPr/>
            </w:rPrChange>
          </w:rPr>
          <w:t xml:space="preserve">modify or delete any of the items listed for sale. </w:t>
        </w:r>
      </w:ins>
      <w:ins w:id="7539" w:author="Chara Katiri" w:date="2015-04-12T18:58:00Z">
        <w:r w:rsidR="009B3145" w:rsidRPr="00F758B3">
          <w:rPr>
            <w:rFonts w:ascii="Times" w:hAnsi="Times"/>
            <w:sz w:val="22"/>
            <w:szCs w:val="22"/>
            <w:rPrChange w:id="7540" w:author="Chara Katiri" w:date="2015-05-12T13:05:00Z">
              <w:rPr/>
            </w:rPrChange>
          </w:rPr>
          <w:t xml:space="preserve"> </w:t>
        </w:r>
      </w:ins>
    </w:p>
    <w:p w14:paraId="64EDC5CB" w14:textId="77777777" w:rsidR="00E65CA5" w:rsidRPr="00F758B3" w:rsidRDefault="00E65CA5" w:rsidP="00F3236C">
      <w:pPr>
        <w:spacing w:line="360" w:lineRule="auto"/>
        <w:ind w:firstLine="567"/>
        <w:contextualSpacing/>
        <w:jc w:val="both"/>
        <w:rPr>
          <w:ins w:id="7541" w:author="Chara Katiri" w:date="2015-04-12T19:33:00Z"/>
          <w:rFonts w:ascii="Times" w:hAnsi="Times"/>
          <w:sz w:val="22"/>
          <w:szCs w:val="22"/>
          <w:rPrChange w:id="7542" w:author="Chara Katiri" w:date="2015-05-12T13:05:00Z">
            <w:rPr>
              <w:ins w:id="7543" w:author="Chara Katiri" w:date="2015-04-12T19:33:00Z"/>
              <w:rFonts w:ascii="Times" w:hAnsi="Times"/>
              <w:sz w:val="22"/>
              <w:szCs w:val="22"/>
            </w:rPr>
          </w:rPrChange>
        </w:rPr>
        <w:pPrChange w:id="7544" w:author="Chara Katiri" w:date="2015-05-12T13:05:00Z">
          <w:pPr>
            <w:spacing w:line="360" w:lineRule="auto"/>
            <w:ind w:left="504" w:firstLine="720"/>
            <w:contextualSpacing/>
            <w:jc w:val="both"/>
          </w:pPr>
        </w:pPrChange>
      </w:pPr>
    </w:p>
    <w:p w14:paraId="63659B17" w14:textId="4BFB9C9E" w:rsidR="009B3145" w:rsidRPr="00F3236C" w:rsidRDefault="009B3145" w:rsidP="00F3236C">
      <w:pPr>
        <w:spacing w:line="360" w:lineRule="auto"/>
        <w:jc w:val="both"/>
        <w:rPr>
          <w:ins w:id="7545" w:author="Chara Katiri" w:date="2015-04-12T19:04:00Z"/>
          <w:rFonts w:ascii="Times" w:eastAsia="Times New Roman" w:hAnsi="Times" w:cs="Times New Roman"/>
          <w:i/>
          <w:sz w:val="22"/>
          <w:szCs w:val="22"/>
          <w:lang w:val="en-GB"/>
          <w:rPrChange w:id="7546" w:author="Chara Katiri" w:date="2015-05-12T15:26:00Z">
            <w:rPr>
              <w:ins w:id="7547" w:author="Chara Katiri" w:date="2015-04-12T19:04:00Z"/>
              <w:rFonts w:ascii="Times" w:hAnsi="Times"/>
              <w:sz w:val="22"/>
              <w:szCs w:val="22"/>
            </w:rPr>
          </w:rPrChange>
        </w:rPr>
        <w:pPrChange w:id="7548" w:author="Chara Katiri" w:date="2015-05-12T15:26:00Z">
          <w:pPr>
            <w:spacing w:line="360" w:lineRule="auto"/>
            <w:ind w:left="504" w:firstLine="720"/>
            <w:contextualSpacing/>
            <w:jc w:val="both"/>
          </w:pPr>
        </w:pPrChange>
      </w:pPr>
      <w:ins w:id="7549" w:author="Chara Katiri" w:date="2015-04-12T19:04:00Z">
        <w:r w:rsidRPr="00F3236C">
          <w:rPr>
            <w:rFonts w:ascii="Times" w:eastAsia="Times New Roman" w:hAnsi="Times" w:cs="Times New Roman"/>
            <w:i/>
            <w:sz w:val="22"/>
            <w:szCs w:val="22"/>
            <w:lang w:val="en-GB"/>
            <w:rPrChange w:id="7550" w:author="Chara Katiri" w:date="2015-05-12T15:26:00Z">
              <w:rPr>
                <w:rFonts w:ascii="Times" w:hAnsi="Times"/>
                <w:sz w:val="22"/>
                <w:szCs w:val="22"/>
              </w:rPr>
            </w:rPrChange>
          </w:rPr>
          <w:t>Pre-conditions:</w:t>
        </w:r>
      </w:ins>
    </w:p>
    <w:p w14:paraId="3A37010D" w14:textId="056D7FB8" w:rsidR="00E65CA5" w:rsidRPr="00F3236C" w:rsidRDefault="00385F50" w:rsidP="00F3236C">
      <w:pPr>
        <w:spacing w:line="360" w:lineRule="auto"/>
        <w:ind w:firstLine="567"/>
        <w:jc w:val="both"/>
        <w:rPr>
          <w:ins w:id="7551" w:author="Chara Katiri" w:date="2015-04-12T19:32:00Z"/>
          <w:rFonts w:ascii="Times" w:eastAsia="Times New Roman" w:hAnsi="Times" w:cs="Times New Roman"/>
          <w:sz w:val="22"/>
          <w:szCs w:val="22"/>
          <w:lang w:val="en-GB"/>
          <w:rPrChange w:id="7552" w:author="Chara Katiri" w:date="2015-05-12T15:26:00Z">
            <w:rPr>
              <w:ins w:id="7553" w:author="Chara Katiri" w:date="2015-04-12T19:32:00Z"/>
              <w:rFonts w:ascii="Times" w:hAnsi="Times"/>
              <w:sz w:val="22"/>
              <w:szCs w:val="22"/>
            </w:rPr>
          </w:rPrChange>
        </w:rPr>
        <w:pPrChange w:id="7554" w:author="Chara Katiri" w:date="2015-05-12T15:26:00Z">
          <w:pPr>
            <w:spacing w:line="360" w:lineRule="auto"/>
            <w:ind w:left="504" w:firstLine="720"/>
            <w:contextualSpacing/>
            <w:jc w:val="both"/>
          </w:pPr>
        </w:pPrChange>
      </w:pPr>
      <w:ins w:id="7555" w:author="Chara Katiri" w:date="2015-04-12T19:18:00Z">
        <w:r w:rsidRPr="00F3236C">
          <w:rPr>
            <w:rFonts w:ascii="Times" w:eastAsia="Times New Roman" w:hAnsi="Times" w:cs="Times New Roman"/>
            <w:sz w:val="22"/>
            <w:szCs w:val="22"/>
            <w:lang w:val="en-GB"/>
            <w:rPrChange w:id="7556" w:author="Chara Katiri" w:date="2015-05-12T15:26:00Z">
              <w:rPr>
                <w:rFonts w:ascii="Times" w:hAnsi="Times"/>
                <w:sz w:val="22"/>
                <w:szCs w:val="22"/>
              </w:rPr>
            </w:rPrChange>
          </w:rPr>
          <w:t xml:space="preserve">The user is a UoS student or </w:t>
        </w:r>
      </w:ins>
      <w:ins w:id="7557" w:author="Chara Katiri" w:date="2015-05-02T14:32:00Z">
        <w:r w:rsidR="006C3C9B" w:rsidRPr="00F3236C">
          <w:rPr>
            <w:rFonts w:ascii="Times" w:eastAsia="Times New Roman" w:hAnsi="Times" w:cs="Times New Roman"/>
            <w:sz w:val="22"/>
            <w:szCs w:val="22"/>
            <w:lang w:val="en-GB"/>
            <w:rPrChange w:id="7558" w:author="Chara Katiri" w:date="2015-05-12T15:26:00Z">
              <w:rPr>
                <w:rFonts w:ascii="Times" w:hAnsi="Times"/>
                <w:sz w:val="22"/>
                <w:szCs w:val="22"/>
              </w:rPr>
            </w:rPrChange>
          </w:rPr>
          <w:t>academic</w:t>
        </w:r>
      </w:ins>
      <w:ins w:id="7559" w:author="Chara Katiri" w:date="2015-04-12T19:21:00Z">
        <w:r w:rsidRPr="00F3236C">
          <w:rPr>
            <w:rFonts w:ascii="Times" w:eastAsia="Times New Roman" w:hAnsi="Times" w:cs="Times New Roman"/>
            <w:sz w:val="22"/>
            <w:szCs w:val="22"/>
            <w:lang w:val="en-GB"/>
            <w:rPrChange w:id="7560" w:author="Chara Katiri" w:date="2015-05-12T15:26:00Z">
              <w:rPr>
                <w:rFonts w:ascii="Times" w:hAnsi="Times"/>
                <w:sz w:val="22"/>
                <w:szCs w:val="22"/>
              </w:rPr>
            </w:rPrChange>
          </w:rPr>
          <w:t xml:space="preserve"> (or admin)</w:t>
        </w:r>
      </w:ins>
      <w:ins w:id="7561" w:author="Chara Katiri" w:date="2015-04-12T19:18:00Z">
        <w:r w:rsidRPr="00F3236C">
          <w:rPr>
            <w:rFonts w:ascii="Times" w:eastAsia="Times New Roman" w:hAnsi="Times" w:cs="Times New Roman"/>
            <w:sz w:val="22"/>
            <w:szCs w:val="22"/>
            <w:lang w:val="en-GB"/>
            <w:rPrChange w:id="7562" w:author="Chara Katiri" w:date="2015-05-12T15:26:00Z">
              <w:rPr>
                <w:rFonts w:ascii="Times" w:hAnsi="Times"/>
                <w:sz w:val="22"/>
                <w:szCs w:val="22"/>
              </w:rPr>
            </w:rPrChange>
          </w:rPr>
          <w:t xml:space="preserve"> and therefore </w:t>
        </w:r>
      </w:ins>
      <w:ins w:id="7563" w:author="Chara Katiri" w:date="2015-04-12T19:19:00Z">
        <w:r w:rsidRPr="00F3236C">
          <w:rPr>
            <w:rFonts w:ascii="Times" w:eastAsia="Times New Roman" w:hAnsi="Times" w:cs="Times New Roman"/>
            <w:sz w:val="22"/>
            <w:szCs w:val="22"/>
            <w:lang w:val="en-GB"/>
            <w:rPrChange w:id="7564" w:author="Chara Katiri" w:date="2015-05-12T15:26:00Z">
              <w:rPr>
                <w:rFonts w:ascii="Times" w:hAnsi="Times"/>
                <w:sz w:val="22"/>
                <w:szCs w:val="22"/>
              </w:rPr>
            </w:rPrChange>
          </w:rPr>
          <w:t>has</w:t>
        </w:r>
      </w:ins>
      <w:ins w:id="7565" w:author="Chara Katiri" w:date="2015-04-12T19:18:00Z">
        <w:r w:rsidRPr="00F3236C">
          <w:rPr>
            <w:rFonts w:ascii="Times" w:eastAsia="Times New Roman" w:hAnsi="Times" w:cs="Times New Roman"/>
            <w:sz w:val="22"/>
            <w:szCs w:val="22"/>
            <w:lang w:val="en-GB"/>
            <w:rPrChange w:id="7566" w:author="Chara Katiri" w:date="2015-05-12T15:26:00Z">
              <w:rPr>
                <w:rFonts w:ascii="Times" w:hAnsi="Times"/>
                <w:sz w:val="22"/>
                <w:szCs w:val="22"/>
              </w:rPr>
            </w:rPrChange>
          </w:rPr>
          <w:t xml:space="preserve"> a UoS </w:t>
        </w:r>
      </w:ins>
      <w:ins w:id="7567" w:author="Chara Katiri" w:date="2015-04-12T19:31:00Z">
        <w:r w:rsidR="00E65CA5" w:rsidRPr="00F3236C">
          <w:rPr>
            <w:rFonts w:ascii="Times" w:eastAsia="Times New Roman" w:hAnsi="Times" w:cs="Times New Roman"/>
            <w:sz w:val="22"/>
            <w:szCs w:val="22"/>
            <w:lang w:val="en-GB"/>
            <w:rPrChange w:id="7568" w:author="Chara Katiri" w:date="2015-05-12T15:26:00Z">
              <w:rPr>
                <w:rFonts w:ascii="Times" w:hAnsi="Times"/>
                <w:sz w:val="22"/>
                <w:szCs w:val="22"/>
              </w:rPr>
            </w:rPrChange>
          </w:rPr>
          <w:t xml:space="preserve">username and email address. </w:t>
        </w:r>
      </w:ins>
    </w:p>
    <w:p w14:paraId="4A927719" w14:textId="77777777" w:rsidR="00E65CA5" w:rsidRPr="00F758B3" w:rsidRDefault="00E65CA5" w:rsidP="00F3236C">
      <w:pPr>
        <w:spacing w:line="360" w:lineRule="auto"/>
        <w:ind w:firstLine="567"/>
        <w:contextualSpacing/>
        <w:jc w:val="both"/>
        <w:rPr>
          <w:ins w:id="7569" w:author="Chara Katiri" w:date="2015-04-12T19:32:00Z"/>
          <w:rFonts w:ascii="Times" w:hAnsi="Times"/>
          <w:sz w:val="22"/>
          <w:szCs w:val="22"/>
          <w:rPrChange w:id="7570" w:author="Chara Katiri" w:date="2015-05-12T13:05:00Z">
            <w:rPr>
              <w:ins w:id="7571" w:author="Chara Katiri" w:date="2015-04-12T19:32:00Z"/>
              <w:rFonts w:ascii="Times" w:hAnsi="Times"/>
              <w:sz w:val="22"/>
              <w:szCs w:val="22"/>
            </w:rPr>
          </w:rPrChange>
        </w:rPr>
        <w:pPrChange w:id="7572" w:author="Chara Katiri" w:date="2015-05-12T13:05:00Z">
          <w:pPr>
            <w:spacing w:line="360" w:lineRule="auto"/>
            <w:ind w:left="504" w:firstLine="720"/>
            <w:contextualSpacing/>
            <w:jc w:val="both"/>
          </w:pPr>
        </w:pPrChange>
      </w:pPr>
    </w:p>
    <w:p w14:paraId="36B9E096" w14:textId="1ABB7AD7" w:rsidR="00E65CA5" w:rsidRPr="00D714A5" w:rsidRDefault="00E65CA5" w:rsidP="00F3236C">
      <w:pPr>
        <w:spacing w:line="360" w:lineRule="auto"/>
        <w:contextualSpacing/>
        <w:jc w:val="both"/>
        <w:rPr>
          <w:ins w:id="7573" w:author="Chara Katiri" w:date="2015-04-12T19:33:00Z"/>
          <w:rFonts w:ascii="Times" w:hAnsi="Times"/>
          <w:i/>
          <w:sz w:val="22"/>
          <w:szCs w:val="22"/>
          <w:rPrChange w:id="7574" w:author="Chara Katiri" w:date="2015-05-12T16:10:00Z">
            <w:rPr>
              <w:ins w:id="7575" w:author="Chara Katiri" w:date="2015-04-12T19:33:00Z"/>
              <w:rFonts w:ascii="Times" w:hAnsi="Times"/>
              <w:sz w:val="22"/>
              <w:szCs w:val="22"/>
            </w:rPr>
          </w:rPrChange>
        </w:rPr>
        <w:pPrChange w:id="7576" w:author="Chara Katiri" w:date="2015-05-12T15:27:00Z">
          <w:pPr>
            <w:spacing w:line="360" w:lineRule="auto"/>
            <w:ind w:left="504" w:firstLine="720"/>
            <w:contextualSpacing/>
            <w:jc w:val="both"/>
          </w:pPr>
        </w:pPrChange>
      </w:pPr>
      <w:ins w:id="7577" w:author="Chara Katiri" w:date="2015-04-12T19:33:00Z">
        <w:r w:rsidRPr="00D714A5">
          <w:rPr>
            <w:rFonts w:ascii="Times" w:hAnsi="Times"/>
            <w:i/>
            <w:sz w:val="22"/>
            <w:szCs w:val="22"/>
            <w:rPrChange w:id="7578" w:author="Chara Katiri" w:date="2015-05-12T16:10:00Z">
              <w:rPr>
                <w:rFonts w:ascii="Times" w:hAnsi="Times"/>
                <w:sz w:val="22"/>
                <w:szCs w:val="22"/>
              </w:rPr>
            </w:rPrChange>
          </w:rPr>
          <w:t xml:space="preserve">Basic flow: </w:t>
        </w:r>
      </w:ins>
    </w:p>
    <w:p w14:paraId="34826281" w14:textId="48DCBC37" w:rsidR="00E65CA5" w:rsidRPr="00F758B3" w:rsidRDefault="00E65CA5" w:rsidP="00F3236C">
      <w:pPr>
        <w:pStyle w:val="ListParagraph"/>
        <w:numPr>
          <w:ilvl w:val="0"/>
          <w:numId w:val="72"/>
        </w:numPr>
        <w:spacing w:line="360" w:lineRule="auto"/>
        <w:ind w:left="0" w:firstLine="0"/>
        <w:jc w:val="both"/>
        <w:rPr>
          <w:ins w:id="7579" w:author="Chara Katiri" w:date="2015-04-12T19:33:00Z"/>
          <w:rFonts w:ascii="Times" w:hAnsi="Times"/>
          <w:sz w:val="22"/>
          <w:szCs w:val="22"/>
          <w:rPrChange w:id="7580" w:author="Chara Katiri" w:date="2015-05-12T13:05:00Z">
            <w:rPr>
              <w:ins w:id="7581" w:author="Chara Katiri" w:date="2015-04-12T19:33:00Z"/>
              <w:rFonts w:ascii="Times" w:hAnsi="Times"/>
              <w:sz w:val="22"/>
              <w:szCs w:val="22"/>
            </w:rPr>
          </w:rPrChange>
        </w:rPr>
        <w:pPrChange w:id="7582" w:author="Chara Katiri" w:date="2015-05-12T15:27:00Z">
          <w:pPr>
            <w:spacing w:line="360" w:lineRule="auto"/>
            <w:ind w:left="504" w:firstLine="720"/>
            <w:contextualSpacing/>
            <w:jc w:val="both"/>
          </w:pPr>
        </w:pPrChange>
      </w:pPr>
      <w:ins w:id="7583" w:author="Chara Katiri" w:date="2015-04-12T19:33:00Z">
        <w:r w:rsidRPr="00F758B3">
          <w:rPr>
            <w:rFonts w:ascii="Times" w:hAnsi="Times"/>
            <w:sz w:val="22"/>
            <w:szCs w:val="22"/>
            <w:rPrChange w:id="7584" w:author="Chara Katiri" w:date="2015-05-12T13:05:00Z">
              <w:rPr>
                <w:rFonts w:ascii="Times" w:hAnsi="Times"/>
                <w:sz w:val="22"/>
                <w:szCs w:val="22"/>
              </w:rPr>
            </w:rPrChange>
          </w:rPr>
          <w:t>The user log</w:t>
        </w:r>
      </w:ins>
      <w:ins w:id="7585" w:author="Chara Katiri" w:date="2015-04-12T19:34:00Z">
        <w:r w:rsidRPr="00F758B3">
          <w:rPr>
            <w:rFonts w:ascii="Times" w:hAnsi="Times"/>
            <w:sz w:val="22"/>
            <w:szCs w:val="22"/>
            <w:rPrChange w:id="7586" w:author="Chara Katiri" w:date="2015-05-12T13:05:00Z">
              <w:rPr>
                <w:rFonts w:ascii="Times" w:hAnsi="Times"/>
                <w:sz w:val="22"/>
                <w:szCs w:val="22"/>
              </w:rPr>
            </w:rPrChange>
          </w:rPr>
          <w:t xml:space="preserve">s </w:t>
        </w:r>
      </w:ins>
      <w:ins w:id="7587" w:author="Chara Katiri" w:date="2015-04-12T19:33:00Z">
        <w:r w:rsidRPr="00F758B3">
          <w:rPr>
            <w:rFonts w:ascii="Times" w:hAnsi="Times"/>
            <w:sz w:val="22"/>
            <w:szCs w:val="22"/>
            <w:rPrChange w:id="7588" w:author="Chara Katiri" w:date="2015-05-12T13:05:00Z">
              <w:rPr>
                <w:rFonts w:ascii="Times" w:hAnsi="Times"/>
                <w:sz w:val="22"/>
                <w:szCs w:val="22"/>
              </w:rPr>
            </w:rPrChange>
          </w:rPr>
          <w:t>in using his UoS username.</w:t>
        </w:r>
      </w:ins>
    </w:p>
    <w:p w14:paraId="6021BBEE" w14:textId="5A661216" w:rsidR="00E65CA5" w:rsidRPr="00F758B3" w:rsidRDefault="00E65CA5" w:rsidP="00F3236C">
      <w:pPr>
        <w:pStyle w:val="ListParagraph"/>
        <w:numPr>
          <w:ilvl w:val="0"/>
          <w:numId w:val="72"/>
        </w:numPr>
        <w:spacing w:line="360" w:lineRule="auto"/>
        <w:ind w:left="0" w:firstLine="0"/>
        <w:jc w:val="both"/>
        <w:rPr>
          <w:ins w:id="7589" w:author="Chara Katiri" w:date="2015-04-12T19:38:00Z"/>
          <w:rFonts w:ascii="Times" w:hAnsi="Times"/>
          <w:sz w:val="22"/>
          <w:szCs w:val="22"/>
          <w:rPrChange w:id="7590" w:author="Chara Katiri" w:date="2015-05-12T13:05:00Z">
            <w:rPr>
              <w:ins w:id="7591" w:author="Chara Katiri" w:date="2015-04-12T19:38:00Z"/>
              <w:rFonts w:ascii="Times" w:hAnsi="Times"/>
              <w:sz w:val="22"/>
              <w:szCs w:val="22"/>
            </w:rPr>
          </w:rPrChange>
        </w:rPr>
        <w:pPrChange w:id="7592" w:author="Chara Katiri" w:date="2015-05-12T15:27:00Z">
          <w:pPr>
            <w:spacing w:line="360" w:lineRule="auto"/>
            <w:ind w:left="504" w:firstLine="720"/>
            <w:contextualSpacing/>
            <w:jc w:val="both"/>
          </w:pPr>
        </w:pPrChange>
      </w:pPr>
      <w:ins w:id="7593" w:author="Chara Katiri" w:date="2015-04-12T19:35:00Z">
        <w:r w:rsidRPr="00F758B3">
          <w:rPr>
            <w:rFonts w:ascii="Times" w:hAnsi="Times"/>
            <w:sz w:val="22"/>
            <w:szCs w:val="22"/>
            <w:rPrChange w:id="7594" w:author="Chara Katiri" w:date="2015-05-12T13:05:00Z">
              <w:rPr>
                <w:rFonts w:ascii="Times" w:hAnsi="Times"/>
                <w:sz w:val="22"/>
                <w:szCs w:val="22"/>
              </w:rPr>
            </w:rPrChange>
          </w:rPr>
          <w:t xml:space="preserve">The </w:t>
        </w:r>
        <w:r w:rsidR="00837A3F" w:rsidRPr="00F758B3">
          <w:rPr>
            <w:rFonts w:ascii="Times" w:hAnsi="Times"/>
            <w:sz w:val="22"/>
            <w:szCs w:val="22"/>
            <w:rPrChange w:id="7595" w:author="Chara Katiri" w:date="2015-05-12T13:05:00Z">
              <w:rPr>
                <w:rFonts w:ascii="Times" w:hAnsi="Times"/>
                <w:sz w:val="22"/>
                <w:szCs w:val="22"/>
              </w:rPr>
            </w:rPrChange>
          </w:rPr>
          <w:t>seller posts adverts such as second</w:t>
        </w:r>
      </w:ins>
      <w:ins w:id="7596" w:author="Chara Katiri" w:date="2015-04-12T19:40:00Z">
        <w:r w:rsidR="00837A3F" w:rsidRPr="00F758B3">
          <w:rPr>
            <w:rFonts w:ascii="Times" w:hAnsi="Times"/>
            <w:sz w:val="22"/>
            <w:szCs w:val="22"/>
            <w:rPrChange w:id="7597" w:author="Chara Katiri" w:date="2015-05-12T13:05:00Z">
              <w:rPr>
                <w:rFonts w:ascii="Times" w:hAnsi="Times"/>
                <w:sz w:val="22"/>
                <w:szCs w:val="22"/>
              </w:rPr>
            </w:rPrChange>
          </w:rPr>
          <w:t>-hand</w:t>
        </w:r>
      </w:ins>
      <w:ins w:id="7598" w:author="Chara Katiri" w:date="2015-04-12T19:35:00Z">
        <w:r w:rsidR="00837A3F" w:rsidRPr="00F758B3">
          <w:rPr>
            <w:rFonts w:ascii="Times" w:hAnsi="Times"/>
            <w:sz w:val="22"/>
            <w:szCs w:val="22"/>
            <w:rPrChange w:id="7599" w:author="Chara Katiri" w:date="2015-05-12T13:05:00Z">
              <w:rPr>
                <w:rFonts w:ascii="Times" w:hAnsi="Times"/>
                <w:sz w:val="22"/>
                <w:szCs w:val="22"/>
              </w:rPr>
            </w:rPrChange>
          </w:rPr>
          <w:t xml:space="preserve"> books </w:t>
        </w:r>
      </w:ins>
      <w:ins w:id="7600" w:author="Chara Katiri" w:date="2015-04-12T19:37:00Z">
        <w:r w:rsidR="00837A3F" w:rsidRPr="00F758B3">
          <w:rPr>
            <w:rFonts w:ascii="Times" w:hAnsi="Times"/>
            <w:sz w:val="22"/>
            <w:szCs w:val="22"/>
            <w:rPrChange w:id="7601" w:author="Chara Katiri" w:date="2015-05-12T13:05:00Z">
              <w:rPr>
                <w:rFonts w:ascii="Times" w:hAnsi="Times"/>
                <w:sz w:val="22"/>
                <w:szCs w:val="22"/>
              </w:rPr>
            </w:rPrChange>
          </w:rPr>
          <w:t>available</w:t>
        </w:r>
      </w:ins>
      <w:ins w:id="7602" w:author="Chara Katiri" w:date="2015-04-12T19:35:00Z">
        <w:r w:rsidR="00837A3F" w:rsidRPr="00F758B3">
          <w:rPr>
            <w:rFonts w:ascii="Times" w:hAnsi="Times"/>
            <w:sz w:val="22"/>
            <w:szCs w:val="22"/>
            <w:rPrChange w:id="7603" w:author="Chara Katiri" w:date="2015-05-12T13:05:00Z">
              <w:rPr>
                <w:rFonts w:ascii="Times" w:hAnsi="Times"/>
                <w:sz w:val="22"/>
                <w:szCs w:val="22"/>
              </w:rPr>
            </w:rPrChange>
          </w:rPr>
          <w:t xml:space="preserve"> </w:t>
        </w:r>
      </w:ins>
      <w:ins w:id="7604" w:author="Chara Katiri" w:date="2015-04-12T19:37:00Z">
        <w:r w:rsidR="00837A3F" w:rsidRPr="00F758B3">
          <w:rPr>
            <w:rFonts w:ascii="Times" w:hAnsi="Times"/>
            <w:sz w:val="22"/>
            <w:szCs w:val="22"/>
            <w:rPrChange w:id="7605" w:author="Chara Katiri" w:date="2015-05-12T13:05:00Z">
              <w:rPr>
                <w:rFonts w:ascii="Times" w:hAnsi="Times"/>
                <w:sz w:val="22"/>
                <w:szCs w:val="22"/>
              </w:rPr>
            </w:rPrChange>
          </w:rPr>
          <w:t xml:space="preserve">for sale or </w:t>
        </w:r>
      </w:ins>
      <w:ins w:id="7606" w:author="Chara Katiri" w:date="2015-04-12T19:38:00Z">
        <w:r w:rsidR="00837A3F" w:rsidRPr="00F758B3">
          <w:rPr>
            <w:rFonts w:ascii="Times" w:hAnsi="Times"/>
            <w:sz w:val="22"/>
            <w:szCs w:val="22"/>
            <w:rPrChange w:id="7607" w:author="Chara Katiri" w:date="2015-05-12T13:05:00Z">
              <w:rPr>
                <w:rFonts w:ascii="Times" w:hAnsi="Times"/>
                <w:sz w:val="22"/>
                <w:szCs w:val="22"/>
              </w:rPr>
            </w:rPrChange>
          </w:rPr>
          <w:t xml:space="preserve">room swaps requests. </w:t>
        </w:r>
      </w:ins>
    </w:p>
    <w:p w14:paraId="3B010548" w14:textId="4ABE3A2D" w:rsidR="00837A3F" w:rsidRPr="00F758B3" w:rsidRDefault="00837A3F" w:rsidP="00F3236C">
      <w:pPr>
        <w:pStyle w:val="ListParagraph"/>
        <w:numPr>
          <w:ilvl w:val="0"/>
          <w:numId w:val="72"/>
        </w:numPr>
        <w:spacing w:line="360" w:lineRule="auto"/>
        <w:ind w:left="0" w:firstLine="0"/>
        <w:jc w:val="both"/>
        <w:rPr>
          <w:ins w:id="7608" w:author="Chara Katiri" w:date="2015-04-12T19:38:00Z"/>
          <w:rFonts w:ascii="Times" w:hAnsi="Times"/>
          <w:sz w:val="22"/>
          <w:szCs w:val="22"/>
          <w:rPrChange w:id="7609" w:author="Chara Katiri" w:date="2015-05-12T13:05:00Z">
            <w:rPr>
              <w:ins w:id="7610" w:author="Chara Katiri" w:date="2015-04-12T19:38:00Z"/>
              <w:rFonts w:ascii="Times" w:hAnsi="Times"/>
              <w:sz w:val="22"/>
              <w:szCs w:val="22"/>
            </w:rPr>
          </w:rPrChange>
        </w:rPr>
        <w:pPrChange w:id="7611" w:author="Chara Katiri" w:date="2015-05-12T15:27:00Z">
          <w:pPr>
            <w:spacing w:line="360" w:lineRule="auto"/>
            <w:ind w:left="504" w:firstLine="720"/>
            <w:contextualSpacing/>
            <w:jc w:val="both"/>
          </w:pPr>
        </w:pPrChange>
      </w:pPr>
      <w:ins w:id="7612" w:author="Chara Katiri" w:date="2015-04-12T19:38:00Z">
        <w:r w:rsidRPr="00F758B3">
          <w:rPr>
            <w:rFonts w:ascii="Times" w:hAnsi="Times"/>
            <w:sz w:val="22"/>
            <w:szCs w:val="22"/>
            <w:rPrChange w:id="7613" w:author="Chara Katiri" w:date="2015-05-12T13:05:00Z">
              <w:rPr>
                <w:rFonts w:ascii="Times" w:hAnsi="Times"/>
                <w:sz w:val="22"/>
                <w:szCs w:val="22"/>
              </w:rPr>
            </w:rPrChange>
          </w:rPr>
          <w:t xml:space="preserve">The buyer searches the catalogue of available items. </w:t>
        </w:r>
      </w:ins>
    </w:p>
    <w:p w14:paraId="450A5283" w14:textId="11FC3CFD" w:rsidR="00E65CA5" w:rsidRPr="00F758B3" w:rsidRDefault="00837A3F" w:rsidP="00F3236C">
      <w:pPr>
        <w:pStyle w:val="ListParagraph"/>
        <w:numPr>
          <w:ilvl w:val="0"/>
          <w:numId w:val="72"/>
        </w:numPr>
        <w:spacing w:line="360" w:lineRule="auto"/>
        <w:ind w:left="0" w:firstLine="0"/>
        <w:jc w:val="both"/>
        <w:rPr>
          <w:ins w:id="7614" w:author="Chara Katiri" w:date="2015-04-12T19:41:00Z"/>
          <w:rFonts w:ascii="Times" w:hAnsi="Times"/>
          <w:sz w:val="22"/>
          <w:szCs w:val="22"/>
          <w:rPrChange w:id="7615" w:author="Chara Katiri" w:date="2015-05-12T13:05:00Z">
            <w:rPr>
              <w:ins w:id="7616" w:author="Chara Katiri" w:date="2015-04-12T19:41:00Z"/>
              <w:rFonts w:ascii="Times" w:hAnsi="Times"/>
              <w:sz w:val="22"/>
              <w:szCs w:val="22"/>
            </w:rPr>
          </w:rPrChange>
        </w:rPr>
        <w:pPrChange w:id="7617" w:author="Chara Katiri" w:date="2015-05-12T15:27:00Z">
          <w:pPr>
            <w:spacing w:line="360" w:lineRule="auto"/>
            <w:ind w:left="504" w:firstLine="720"/>
            <w:contextualSpacing/>
            <w:jc w:val="both"/>
          </w:pPr>
        </w:pPrChange>
      </w:pPr>
      <w:ins w:id="7618" w:author="Chara Katiri" w:date="2015-04-12T19:38:00Z">
        <w:r w:rsidRPr="00F758B3">
          <w:rPr>
            <w:rFonts w:ascii="Times" w:hAnsi="Times"/>
            <w:sz w:val="22"/>
            <w:szCs w:val="22"/>
            <w:rPrChange w:id="7619" w:author="Chara Katiri" w:date="2015-05-12T13:05:00Z">
              <w:rPr>
                <w:rFonts w:ascii="Times" w:hAnsi="Times"/>
                <w:sz w:val="22"/>
                <w:szCs w:val="22"/>
              </w:rPr>
            </w:rPrChange>
          </w:rPr>
          <w:t xml:space="preserve">The buyer can create bookmarks for items he is interested in and </w:t>
        </w:r>
      </w:ins>
      <w:ins w:id="7620" w:author="Chara Katiri" w:date="2015-04-12T19:40:00Z">
        <w:r w:rsidRPr="00F758B3">
          <w:rPr>
            <w:rFonts w:ascii="Times" w:hAnsi="Times"/>
            <w:sz w:val="22"/>
            <w:szCs w:val="22"/>
            <w:rPrChange w:id="7621" w:author="Chara Katiri" w:date="2015-05-12T13:05:00Z">
              <w:rPr>
                <w:rFonts w:ascii="Times" w:hAnsi="Times"/>
                <w:sz w:val="22"/>
                <w:szCs w:val="22"/>
              </w:rPr>
            </w:rPrChange>
          </w:rPr>
          <w:t>also view</w:t>
        </w:r>
      </w:ins>
      <w:ins w:id="7622" w:author="Chara Katiri" w:date="2015-04-12T19:38:00Z">
        <w:r w:rsidRPr="00F758B3">
          <w:rPr>
            <w:rFonts w:ascii="Times" w:hAnsi="Times"/>
            <w:sz w:val="22"/>
            <w:szCs w:val="22"/>
            <w:rPrChange w:id="7623" w:author="Chara Katiri" w:date="2015-05-12T13:05:00Z">
              <w:rPr>
                <w:rFonts w:ascii="Times" w:hAnsi="Times"/>
                <w:sz w:val="22"/>
                <w:szCs w:val="22"/>
              </w:rPr>
            </w:rPrChange>
          </w:rPr>
          <w:t xml:space="preserve"> </w:t>
        </w:r>
      </w:ins>
      <w:ins w:id="7624" w:author="Chara Katiri" w:date="2015-04-12T19:40:00Z">
        <w:r w:rsidRPr="00F758B3">
          <w:rPr>
            <w:rFonts w:ascii="Times" w:hAnsi="Times"/>
            <w:sz w:val="22"/>
            <w:szCs w:val="22"/>
            <w:rPrChange w:id="7625" w:author="Chara Katiri" w:date="2015-05-12T13:05:00Z">
              <w:rPr>
                <w:rFonts w:ascii="Times" w:hAnsi="Times"/>
                <w:sz w:val="22"/>
                <w:szCs w:val="22"/>
              </w:rPr>
            </w:rPrChange>
          </w:rPr>
          <w:t xml:space="preserve">those bookmarks in a list. </w:t>
        </w:r>
      </w:ins>
    </w:p>
    <w:p w14:paraId="046D45E2" w14:textId="14382129" w:rsidR="00837A3F" w:rsidRPr="00F758B3" w:rsidRDefault="00837A3F" w:rsidP="00F3236C">
      <w:pPr>
        <w:pStyle w:val="ListParagraph"/>
        <w:numPr>
          <w:ilvl w:val="0"/>
          <w:numId w:val="72"/>
        </w:numPr>
        <w:spacing w:line="360" w:lineRule="auto"/>
        <w:ind w:left="0" w:firstLine="0"/>
        <w:jc w:val="both"/>
        <w:rPr>
          <w:ins w:id="7626" w:author="Chara Katiri" w:date="2015-04-12T19:42:00Z"/>
          <w:rFonts w:ascii="Times" w:hAnsi="Times"/>
          <w:sz w:val="22"/>
          <w:szCs w:val="22"/>
          <w:rPrChange w:id="7627" w:author="Chara Katiri" w:date="2015-05-12T13:05:00Z">
            <w:rPr>
              <w:ins w:id="7628" w:author="Chara Katiri" w:date="2015-04-12T19:42:00Z"/>
              <w:rFonts w:ascii="Times" w:hAnsi="Times"/>
              <w:sz w:val="22"/>
              <w:szCs w:val="22"/>
            </w:rPr>
          </w:rPrChange>
        </w:rPr>
        <w:pPrChange w:id="7629" w:author="Chara Katiri" w:date="2015-05-12T15:27:00Z">
          <w:pPr>
            <w:spacing w:line="360" w:lineRule="auto"/>
            <w:ind w:left="504" w:firstLine="720"/>
            <w:contextualSpacing/>
            <w:jc w:val="both"/>
          </w:pPr>
        </w:pPrChange>
      </w:pPr>
      <w:ins w:id="7630" w:author="Chara Katiri" w:date="2015-04-12T19:41:00Z">
        <w:r w:rsidRPr="00F758B3">
          <w:rPr>
            <w:rFonts w:ascii="Times" w:hAnsi="Times"/>
            <w:sz w:val="22"/>
            <w:szCs w:val="22"/>
            <w:rPrChange w:id="7631" w:author="Chara Katiri" w:date="2015-05-12T13:05:00Z">
              <w:rPr>
                <w:rFonts w:ascii="Times" w:hAnsi="Times"/>
                <w:sz w:val="22"/>
                <w:szCs w:val="22"/>
              </w:rPr>
            </w:rPrChange>
          </w:rPr>
          <w:t xml:space="preserve">The buyer decides which item to buy and gets in touch with the seller </w:t>
        </w:r>
      </w:ins>
      <w:ins w:id="7632" w:author="Chara Katiri" w:date="2015-04-12T19:42:00Z">
        <w:r w:rsidRPr="00F758B3">
          <w:rPr>
            <w:rFonts w:ascii="Times" w:hAnsi="Times"/>
            <w:sz w:val="22"/>
            <w:szCs w:val="22"/>
            <w:rPrChange w:id="7633" w:author="Chara Katiri" w:date="2015-05-12T13:05:00Z">
              <w:rPr>
                <w:rFonts w:ascii="Times" w:hAnsi="Times"/>
                <w:sz w:val="22"/>
                <w:szCs w:val="22"/>
              </w:rPr>
            </w:rPrChange>
          </w:rPr>
          <w:t xml:space="preserve">via email or a phone call. </w:t>
        </w:r>
      </w:ins>
    </w:p>
    <w:p w14:paraId="77B251A4" w14:textId="77777777" w:rsidR="00837A3F" w:rsidRPr="00F758B3" w:rsidRDefault="00837A3F" w:rsidP="00F3236C">
      <w:pPr>
        <w:pStyle w:val="ListParagraph"/>
        <w:numPr>
          <w:ilvl w:val="0"/>
          <w:numId w:val="72"/>
        </w:numPr>
        <w:spacing w:line="360" w:lineRule="auto"/>
        <w:ind w:left="0" w:firstLine="0"/>
        <w:jc w:val="both"/>
        <w:rPr>
          <w:ins w:id="7634" w:author="Chara Katiri" w:date="2015-04-12T19:43:00Z"/>
          <w:rFonts w:ascii="Times" w:hAnsi="Times"/>
          <w:sz w:val="22"/>
          <w:szCs w:val="22"/>
          <w:rPrChange w:id="7635" w:author="Chara Katiri" w:date="2015-05-12T13:05:00Z">
            <w:rPr>
              <w:ins w:id="7636" w:author="Chara Katiri" w:date="2015-04-12T19:43:00Z"/>
              <w:rFonts w:ascii="Times" w:hAnsi="Times"/>
              <w:sz w:val="22"/>
              <w:szCs w:val="22"/>
            </w:rPr>
          </w:rPrChange>
        </w:rPr>
        <w:pPrChange w:id="7637" w:author="Chara Katiri" w:date="2015-05-12T15:27:00Z">
          <w:pPr>
            <w:spacing w:line="360" w:lineRule="auto"/>
            <w:ind w:left="504" w:firstLine="720"/>
            <w:contextualSpacing/>
            <w:jc w:val="both"/>
          </w:pPr>
        </w:pPrChange>
      </w:pPr>
      <w:ins w:id="7638" w:author="Chara Katiri" w:date="2015-04-12T19:43:00Z">
        <w:r w:rsidRPr="00F758B3">
          <w:rPr>
            <w:rFonts w:ascii="Times" w:hAnsi="Times"/>
            <w:sz w:val="22"/>
            <w:szCs w:val="22"/>
            <w:rPrChange w:id="7639" w:author="Chara Katiri" w:date="2015-05-12T13:05:00Z">
              <w:rPr>
                <w:rFonts w:ascii="Times" w:hAnsi="Times"/>
                <w:sz w:val="22"/>
                <w:szCs w:val="22"/>
              </w:rPr>
            </w:rPrChange>
          </w:rPr>
          <w:t xml:space="preserve">The seller meets the buyer to deliver the item and collect the payment from the buyer. </w:t>
        </w:r>
      </w:ins>
    </w:p>
    <w:p w14:paraId="5978BE89" w14:textId="5D556F1E" w:rsidR="00837A3F" w:rsidRPr="00F758B3" w:rsidRDefault="00837A3F" w:rsidP="00F3236C">
      <w:pPr>
        <w:pStyle w:val="ListParagraph"/>
        <w:numPr>
          <w:ilvl w:val="0"/>
          <w:numId w:val="72"/>
        </w:numPr>
        <w:spacing w:line="360" w:lineRule="auto"/>
        <w:ind w:left="0" w:firstLine="0"/>
        <w:jc w:val="both"/>
        <w:rPr>
          <w:ins w:id="7640" w:author="Chara Katiri" w:date="2015-04-12T19:44:00Z"/>
          <w:rFonts w:ascii="Times" w:hAnsi="Times"/>
          <w:sz w:val="22"/>
          <w:szCs w:val="22"/>
          <w:rPrChange w:id="7641" w:author="Chara Katiri" w:date="2015-05-12T13:05:00Z">
            <w:rPr>
              <w:ins w:id="7642" w:author="Chara Katiri" w:date="2015-04-12T19:44:00Z"/>
              <w:rFonts w:ascii="Times" w:hAnsi="Times"/>
              <w:sz w:val="22"/>
              <w:szCs w:val="22"/>
            </w:rPr>
          </w:rPrChange>
        </w:rPr>
        <w:pPrChange w:id="7643" w:author="Chara Katiri" w:date="2015-05-12T15:27:00Z">
          <w:pPr>
            <w:spacing w:line="360" w:lineRule="auto"/>
            <w:ind w:left="504" w:firstLine="720"/>
            <w:contextualSpacing/>
            <w:jc w:val="both"/>
          </w:pPr>
        </w:pPrChange>
      </w:pPr>
      <w:ins w:id="7644" w:author="Chara Katiri" w:date="2015-04-12T19:43:00Z">
        <w:r w:rsidRPr="00F758B3">
          <w:rPr>
            <w:rFonts w:ascii="Times" w:hAnsi="Times"/>
            <w:sz w:val="22"/>
            <w:szCs w:val="22"/>
            <w:rPrChange w:id="7645" w:author="Chara Katiri" w:date="2015-05-12T13:05:00Z">
              <w:rPr>
                <w:rFonts w:ascii="Times" w:hAnsi="Times"/>
                <w:sz w:val="22"/>
                <w:szCs w:val="22"/>
              </w:rPr>
            </w:rPrChange>
          </w:rPr>
          <w:t xml:space="preserve">The </w:t>
        </w:r>
      </w:ins>
      <w:ins w:id="7646" w:author="Chara Katiri" w:date="2015-04-12T19:44:00Z">
        <w:r w:rsidRPr="00F758B3">
          <w:rPr>
            <w:rFonts w:ascii="Times" w:hAnsi="Times"/>
            <w:sz w:val="22"/>
            <w:szCs w:val="22"/>
            <w:rPrChange w:id="7647" w:author="Chara Katiri" w:date="2015-05-12T13:05:00Z">
              <w:rPr>
                <w:rFonts w:ascii="Times" w:hAnsi="Times"/>
                <w:sz w:val="22"/>
                <w:szCs w:val="22"/>
              </w:rPr>
            </w:rPrChange>
          </w:rPr>
          <w:t>seller</w:t>
        </w:r>
      </w:ins>
      <w:ins w:id="7648" w:author="Chara Katiri" w:date="2015-04-12T19:43:00Z">
        <w:r w:rsidRPr="00F758B3">
          <w:rPr>
            <w:rFonts w:ascii="Times" w:hAnsi="Times"/>
            <w:sz w:val="22"/>
            <w:szCs w:val="22"/>
            <w:rPrChange w:id="7649" w:author="Chara Katiri" w:date="2015-05-12T13:05:00Z">
              <w:rPr>
                <w:rFonts w:ascii="Times" w:hAnsi="Times"/>
                <w:sz w:val="22"/>
                <w:szCs w:val="22"/>
              </w:rPr>
            </w:rPrChange>
          </w:rPr>
          <w:t xml:space="preserve"> deletes the advert for the item sold </w:t>
        </w:r>
      </w:ins>
      <w:ins w:id="7650" w:author="Chara Katiri" w:date="2015-04-12T19:44:00Z">
        <w:r w:rsidRPr="00F758B3">
          <w:rPr>
            <w:rFonts w:ascii="Times" w:hAnsi="Times"/>
            <w:sz w:val="22"/>
            <w:szCs w:val="22"/>
            <w:rPrChange w:id="7651" w:author="Chara Katiri" w:date="2015-05-12T13:05:00Z">
              <w:rPr>
                <w:rFonts w:ascii="Times" w:hAnsi="Times"/>
                <w:sz w:val="22"/>
                <w:szCs w:val="22"/>
              </w:rPr>
            </w:rPrChange>
          </w:rPr>
          <w:t>as</w:t>
        </w:r>
      </w:ins>
      <w:ins w:id="7652" w:author="Chara Katiri" w:date="2015-04-12T19:43:00Z">
        <w:r w:rsidRPr="00F758B3">
          <w:rPr>
            <w:rFonts w:ascii="Times" w:hAnsi="Times"/>
            <w:sz w:val="22"/>
            <w:szCs w:val="22"/>
            <w:rPrChange w:id="7653" w:author="Chara Katiri" w:date="2015-05-12T13:05:00Z">
              <w:rPr>
                <w:rFonts w:ascii="Times" w:hAnsi="Times"/>
                <w:sz w:val="22"/>
                <w:szCs w:val="22"/>
              </w:rPr>
            </w:rPrChange>
          </w:rPr>
          <w:t xml:space="preserve"> is no longer available. </w:t>
        </w:r>
      </w:ins>
    </w:p>
    <w:p w14:paraId="1C3EA5E2" w14:textId="01E3E22E" w:rsidR="00837A3F" w:rsidRPr="00F758B3" w:rsidRDefault="00837A3F" w:rsidP="00F3236C">
      <w:pPr>
        <w:pStyle w:val="ListParagraph"/>
        <w:numPr>
          <w:ilvl w:val="0"/>
          <w:numId w:val="72"/>
        </w:numPr>
        <w:spacing w:line="360" w:lineRule="auto"/>
        <w:ind w:left="0" w:firstLine="0"/>
        <w:jc w:val="both"/>
        <w:rPr>
          <w:ins w:id="7654" w:author="Chara Katiri" w:date="2015-04-12T19:46:00Z"/>
          <w:rFonts w:ascii="Times" w:hAnsi="Times"/>
          <w:sz w:val="22"/>
          <w:szCs w:val="22"/>
          <w:rPrChange w:id="7655" w:author="Chara Katiri" w:date="2015-05-12T13:05:00Z">
            <w:rPr>
              <w:ins w:id="7656" w:author="Chara Katiri" w:date="2015-04-12T19:46:00Z"/>
              <w:rFonts w:ascii="Times" w:hAnsi="Times"/>
              <w:sz w:val="22"/>
              <w:szCs w:val="22"/>
            </w:rPr>
          </w:rPrChange>
        </w:rPr>
        <w:pPrChange w:id="7657" w:author="Chara Katiri" w:date="2015-05-12T15:27:00Z">
          <w:pPr>
            <w:spacing w:line="360" w:lineRule="auto"/>
            <w:ind w:left="504" w:firstLine="720"/>
            <w:contextualSpacing/>
            <w:jc w:val="both"/>
          </w:pPr>
        </w:pPrChange>
      </w:pPr>
      <w:ins w:id="7658" w:author="Chara Katiri" w:date="2015-04-12T19:45:00Z">
        <w:r w:rsidRPr="00F758B3">
          <w:rPr>
            <w:rFonts w:ascii="Times" w:hAnsi="Times"/>
            <w:sz w:val="22"/>
            <w:szCs w:val="22"/>
            <w:rPrChange w:id="7659" w:author="Chara Katiri" w:date="2015-05-12T13:05:00Z">
              <w:rPr>
                <w:rFonts w:ascii="Times" w:hAnsi="Times"/>
                <w:sz w:val="22"/>
                <w:szCs w:val="22"/>
              </w:rPr>
            </w:rPrChange>
          </w:rPr>
          <w:t xml:space="preserve">If required, </w:t>
        </w:r>
      </w:ins>
      <w:ins w:id="7660" w:author="Chara Katiri" w:date="2015-04-12T19:44:00Z">
        <w:r w:rsidRPr="00F758B3">
          <w:rPr>
            <w:rFonts w:ascii="Times" w:hAnsi="Times"/>
            <w:sz w:val="22"/>
            <w:szCs w:val="22"/>
            <w:rPrChange w:id="7661" w:author="Chara Katiri" w:date="2015-05-12T13:05:00Z">
              <w:rPr>
                <w:rFonts w:ascii="Times" w:hAnsi="Times"/>
                <w:sz w:val="22"/>
                <w:szCs w:val="22"/>
              </w:rPr>
            </w:rPrChange>
          </w:rPr>
          <w:t xml:space="preserve">the admin has permissions to delete a user or an advert at any stage of this process. </w:t>
        </w:r>
      </w:ins>
    </w:p>
    <w:p w14:paraId="18B21E24" w14:textId="77777777" w:rsidR="004604ED" w:rsidRPr="00F758B3" w:rsidRDefault="004604ED" w:rsidP="00F3236C">
      <w:pPr>
        <w:spacing w:line="360" w:lineRule="auto"/>
        <w:ind w:firstLine="567"/>
        <w:contextualSpacing/>
        <w:jc w:val="both"/>
        <w:rPr>
          <w:ins w:id="7662" w:author="Chara Katiri" w:date="2015-04-12T19:46:00Z"/>
          <w:rFonts w:ascii="Times" w:hAnsi="Times"/>
          <w:sz w:val="22"/>
          <w:szCs w:val="22"/>
          <w:rPrChange w:id="7663" w:author="Chara Katiri" w:date="2015-05-12T13:05:00Z">
            <w:rPr>
              <w:ins w:id="7664" w:author="Chara Katiri" w:date="2015-04-12T19:46:00Z"/>
              <w:rFonts w:ascii="Times" w:hAnsi="Times"/>
              <w:sz w:val="22"/>
              <w:szCs w:val="22"/>
            </w:rPr>
          </w:rPrChange>
        </w:rPr>
        <w:pPrChange w:id="7665" w:author="Chara Katiri" w:date="2015-05-12T13:05:00Z">
          <w:pPr>
            <w:spacing w:line="360" w:lineRule="auto"/>
            <w:ind w:left="504" w:firstLine="720"/>
            <w:contextualSpacing/>
            <w:jc w:val="both"/>
          </w:pPr>
        </w:pPrChange>
      </w:pPr>
    </w:p>
    <w:p w14:paraId="5FAB48E7" w14:textId="77777777" w:rsidR="002314C5" w:rsidRPr="00F758B3" w:rsidRDefault="002314C5" w:rsidP="00F3236C">
      <w:pPr>
        <w:spacing w:line="360" w:lineRule="auto"/>
        <w:ind w:firstLine="567"/>
        <w:contextualSpacing/>
        <w:jc w:val="both"/>
        <w:rPr>
          <w:ins w:id="7666" w:author="Chara Katiri" w:date="2015-04-12T19:32:00Z"/>
          <w:rFonts w:ascii="Times" w:hAnsi="Times"/>
          <w:sz w:val="22"/>
          <w:szCs w:val="22"/>
          <w:rPrChange w:id="7667" w:author="Chara Katiri" w:date="2015-05-12T13:05:00Z">
            <w:rPr>
              <w:ins w:id="7668" w:author="Chara Katiri" w:date="2015-04-12T19:32:00Z"/>
            </w:rPr>
          </w:rPrChange>
        </w:rPr>
        <w:pPrChange w:id="7669" w:author="Chara Katiri" w:date="2015-05-12T13:05:00Z">
          <w:pPr>
            <w:spacing w:line="360" w:lineRule="auto"/>
            <w:ind w:left="504" w:firstLine="720"/>
            <w:contextualSpacing/>
            <w:jc w:val="both"/>
          </w:pPr>
        </w:pPrChange>
      </w:pPr>
    </w:p>
    <w:p w14:paraId="68617E3D" w14:textId="1FB4FDC5" w:rsidR="00E65CA5" w:rsidRPr="00F758B3" w:rsidRDefault="004604ED" w:rsidP="00F3236C">
      <w:pPr>
        <w:spacing w:line="360" w:lineRule="auto"/>
        <w:ind w:firstLine="567"/>
        <w:contextualSpacing/>
        <w:jc w:val="both"/>
        <w:rPr>
          <w:ins w:id="7670" w:author="Chara Katiri" w:date="2015-04-12T19:32:00Z"/>
          <w:rFonts w:ascii="Times" w:hAnsi="Times"/>
          <w:sz w:val="22"/>
          <w:szCs w:val="22"/>
          <w:rPrChange w:id="7671" w:author="Chara Katiri" w:date="2015-05-12T13:05:00Z">
            <w:rPr>
              <w:ins w:id="7672" w:author="Chara Katiri" w:date="2015-04-12T19:32:00Z"/>
              <w:rFonts w:ascii="Times" w:hAnsi="Times"/>
              <w:sz w:val="22"/>
              <w:szCs w:val="22"/>
            </w:rPr>
          </w:rPrChange>
        </w:rPr>
        <w:pPrChange w:id="7673" w:author="Chara Katiri" w:date="2015-05-12T13:05:00Z">
          <w:pPr>
            <w:spacing w:line="360" w:lineRule="auto"/>
            <w:ind w:left="720"/>
            <w:contextualSpacing/>
            <w:jc w:val="both"/>
          </w:pPr>
        </w:pPrChange>
      </w:pPr>
      <w:commentRangeStart w:id="7674"/>
      <w:ins w:id="7675" w:author="Chara Katiri" w:date="2015-04-12T19:32:00Z">
        <w:r w:rsidRPr="00F758B3">
          <w:rPr>
            <w:rFonts w:ascii="Times" w:hAnsi="Times"/>
            <w:sz w:val="22"/>
            <w:szCs w:val="22"/>
            <w:highlight w:val="yellow"/>
            <w:rPrChange w:id="7676" w:author="Chara Katiri" w:date="2015-05-12T13:05:00Z">
              <w:rPr>
                <w:rFonts w:ascii="Times" w:hAnsi="Times"/>
                <w:sz w:val="22"/>
                <w:szCs w:val="22"/>
                <w:highlight w:val="yellow"/>
              </w:rPr>
            </w:rPrChange>
          </w:rPr>
          <w:t>The use-</w:t>
        </w:r>
        <w:r w:rsidR="00E65CA5" w:rsidRPr="00F758B3">
          <w:rPr>
            <w:rFonts w:ascii="Times" w:hAnsi="Times"/>
            <w:sz w:val="22"/>
            <w:szCs w:val="22"/>
            <w:highlight w:val="yellow"/>
            <w:rPrChange w:id="7677" w:author="Chara Katiri" w:date="2015-05-12T13:05:00Z">
              <w:rPr>
                <w:rFonts w:ascii="Times" w:hAnsi="Times"/>
                <w:sz w:val="22"/>
                <w:szCs w:val="22"/>
              </w:rPr>
            </w:rPrChange>
          </w:rPr>
          <w:t xml:space="preserve">case diagram below </w:t>
        </w:r>
      </w:ins>
      <w:ins w:id="7678" w:author="Chara Katiri" w:date="2015-05-12T14:00:00Z">
        <w:r w:rsidR="002C7F76">
          <w:rPr>
            <w:rFonts w:ascii="Times" w:hAnsi="Times"/>
            <w:sz w:val="22"/>
            <w:szCs w:val="22"/>
            <w:highlight w:val="yellow"/>
          </w:rPr>
          <w:t>illustrates</w:t>
        </w:r>
      </w:ins>
      <w:ins w:id="7679" w:author="Chara Katiri" w:date="2015-04-12T19:32:00Z">
        <w:r w:rsidR="00E65CA5" w:rsidRPr="00F758B3">
          <w:rPr>
            <w:rFonts w:ascii="Times" w:hAnsi="Times"/>
            <w:sz w:val="22"/>
            <w:szCs w:val="22"/>
            <w:highlight w:val="yellow"/>
            <w:rPrChange w:id="7680" w:author="Chara Katiri" w:date="2015-05-12T13:05:00Z">
              <w:rPr>
                <w:rFonts w:ascii="Times" w:hAnsi="Times"/>
                <w:sz w:val="22"/>
                <w:szCs w:val="22"/>
              </w:rPr>
            </w:rPrChange>
          </w:rPr>
          <w:t xml:space="preserve"> the main functions of the system.</w:t>
        </w:r>
      </w:ins>
      <w:commentRangeEnd w:id="7674"/>
      <w:ins w:id="7681" w:author="Chara Katiri" w:date="2015-04-12T19:50:00Z">
        <w:r w:rsidRPr="00F758B3">
          <w:rPr>
            <w:rStyle w:val="CommentReference"/>
            <w:rFonts w:ascii="Times" w:hAnsi="Times"/>
            <w:sz w:val="22"/>
            <w:szCs w:val="22"/>
            <w:rPrChange w:id="7682" w:author="Chara Katiri" w:date="2015-05-12T13:05:00Z">
              <w:rPr>
                <w:rStyle w:val="CommentReference"/>
              </w:rPr>
            </w:rPrChange>
          </w:rPr>
          <w:commentReference w:id="7674"/>
        </w:r>
      </w:ins>
      <w:ins w:id="7683" w:author="Chara Katiri" w:date="2015-05-09T13:34:00Z">
        <w:r w:rsidR="0072137E" w:rsidRPr="00F758B3">
          <w:rPr>
            <w:rFonts w:ascii="Times" w:hAnsi="Times"/>
            <w:sz w:val="22"/>
            <w:szCs w:val="22"/>
            <w:rPrChange w:id="7684" w:author="Chara Katiri" w:date="2015-05-12T13:05:00Z">
              <w:rPr>
                <w:rFonts w:ascii="Times" w:hAnsi="Times"/>
                <w:sz w:val="22"/>
                <w:szCs w:val="22"/>
              </w:rPr>
            </w:rPrChange>
          </w:rPr>
          <w:t xml:space="preserve"> </w:t>
        </w:r>
        <w:r w:rsidR="0072137E" w:rsidRPr="00F758B3">
          <w:rPr>
            <w:rFonts w:ascii="Times" w:hAnsi="Times"/>
            <w:sz w:val="22"/>
            <w:szCs w:val="22"/>
            <w:highlight w:val="yellow"/>
            <w:rPrChange w:id="7685" w:author="Chara Katiri" w:date="2015-05-12T13:05:00Z">
              <w:rPr>
                <w:rFonts w:ascii="Times" w:hAnsi="Times"/>
                <w:sz w:val="22"/>
                <w:szCs w:val="22"/>
              </w:rPr>
            </w:rPrChange>
          </w:rPr>
          <w:t>(CK: to be updated using software specific for use case diagrams).</w:t>
        </w:r>
      </w:ins>
    </w:p>
    <w:p w14:paraId="367D78A9" w14:textId="77777777" w:rsidR="009B3145" w:rsidRPr="00F758B3" w:rsidRDefault="009B3145" w:rsidP="00F758B3">
      <w:pPr>
        <w:spacing w:line="360" w:lineRule="auto"/>
        <w:contextualSpacing/>
        <w:jc w:val="both"/>
        <w:rPr>
          <w:ins w:id="7686" w:author="Chara Katiri" w:date="2015-04-12T19:04:00Z"/>
          <w:rFonts w:ascii="Times" w:hAnsi="Times"/>
          <w:sz w:val="22"/>
          <w:szCs w:val="22"/>
          <w:rPrChange w:id="7687" w:author="Chara Katiri" w:date="2015-05-12T13:05:00Z">
            <w:rPr>
              <w:ins w:id="7688" w:author="Chara Katiri" w:date="2015-04-12T19:04:00Z"/>
            </w:rPr>
          </w:rPrChange>
        </w:rPr>
        <w:pPrChange w:id="7689" w:author="Chara Katiri" w:date="2015-05-12T13:05:00Z">
          <w:pPr>
            <w:spacing w:line="360" w:lineRule="auto"/>
            <w:ind w:left="720"/>
            <w:jc w:val="both"/>
          </w:pPr>
        </w:pPrChange>
      </w:pPr>
    </w:p>
    <w:p w14:paraId="3CC83583" w14:textId="001D1055" w:rsidR="003F330E" w:rsidRPr="00F758B3" w:rsidRDefault="006A172B" w:rsidP="00F758B3">
      <w:pPr>
        <w:pStyle w:val="Heading2"/>
        <w:numPr>
          <w:ilvl w:val="1"/>
          <w:numId w:val="13"/>
        </w:numPr>
        <w:spacing w:line="360" w:lineRule="auto"/>
        <w:contextualSpacing/>
        <w:jc w:val="both"/>
        <w:rPr>
          <w:rFonts w:ascii="Times" w:hAnsi="Times" w:cs="Times New Roman"/>
          <w:color w:val="auto"/>
          <w:sz w:val="22"/>
          <w:szCs w:val="22"/>
          <w:lang w:val="en-GB"/>
          <w:rPrChange w:id="7690" w:author="Chara Katiri" w:date="2015-05-12T13:05:00Z">
            <w:rPr>
              <w:rFonts w:ascii="Times" w:hAnsi="Times" w:cs="Times New Roman"/>
              <w:color w:val="auto"/>
              <w:sz w:val="22"/>
              <w:szCs w:val="22"/>
              <w:lang w:val="en-GB"/>
            </w:rPr>
          </w:rPrChange>
        </w:rPr>
        <w:pPrChange w:id="7691" w:author="Chara Katiri" w:date="2015-05-12T13:05:00Z">
          <w:pPr>
            <w:pStyle w:val="Heading2"/>
            <w:numPr>
              <w:ilvl w:val="2"/>
              <w:numId w:val="13"/>
            </w:numPr>
            <w:spacing w:line="360" w:lineRule="auto"/>
            <w:ind w:left="1224" w:hanging="504"/>
            <w:contextualSpacing/>
            <w:jc w:val="both"/>
          </w:pPr>
        </w:pPrChange>
      </w:pPr>
      <w:bookmarkStart w:id="7692" w:name="_Toc292730863"/>
      <w:ins w:id="7693" w:author="Chara Katiri" w:date="2015-05-10T09:28:00Z">
        <w:r w:rsidRPr="00F758B3">
          <w:rPr>
            <w:rFonts w:ascii="Times" w:hAnsi="Times" w:cs="Times New Roman"/>
            <w:color w:val="auto"/>
            <w:sz w:val="22"/>
            <w:szCs w:val="22"/>
            <w:lang w:val="en-GB"/>
            <w:rPrChange w:id="7694" w:author="Chara Katiri" w:date="2015-05-12T13:05:00Z">
              <w:rPr>
                <w:rFonts w:ascii="Times" w:hAnsi="Times" w:cs="Times New Roman"/>
                <w:color w:val="auto"/>
                <w:sz w:val="22"/>
                <w:szCs w:val="22"/>
                <w:lang w:val="en-GB"/>
              </w:rPr>
            </w:rPrChange>
          </w:rPr>
          <w:t xml:space="preserve"> System a</w:t>
        </w:r>
      </w:ins>
      <w:del w:id="7695" w:author="Chara Katiri" w:date="2015-05-10T09:28:00Z">
        <w:r w:rsidR="003F330E" w:rsidRPr="00F758B3" w:rsidDel="006A172B">
          <w:rPr>
            <w:rFonts w:ascii="Times" w:hAnsi="Times" w:cs="Times New Roman"/>
            <w:color w:val="auto"/>
            <w:sz w:val="22"/>
            <w:szCs w:val="22"/>
            <w:lang w:val="en-GB"/>
            <w:rPrChange w:id="7696" w:author="Chara Katiri" w:date="2015-05-12T13:05:00Z">
              <w:rPr>
                <w:rFonts w:ascii="Times" w:hAnsi="Times" w:cs="Times New Roman"/>
                <w:color w:val="auto"/>
                <w:sz w:val="22"/>
                <w:szCs w:val="22"/>
                <w:lang w:val="en-GB"/>
              </w:rPr>
            </w:rPrChange>
          </w:rPr>
          <w:delText>A</w:delText>
        </w:r>
      </w:del>
      <w:r w:rsidR="003F330E" w:rsidRPr="00F758B3">
        <w:rPr>
          <w:rFonts w:ascii="Times" w:hAnsi="Times" w:cs="Times New Roman"/>
          <w:color w:val="auto"/>
          <w:sz w:val="22"/>
          <w:szCs w:val="22"/>
          <w:lang w:val="en-GB"/>
          <w:rPrChange w:id="7697" w:author="Chara Katiri" w:date="2015-05-12T13:05:00Z">
            <w:rPr>
              <w:rFonts w:ascii="Times" w:hAnsi="Times" w:cs="Times New Roman"/>
              <w:color w:val="auto"/>
              <w:sz w:val="22"/>
              <w:szCs w:val="22"/>
              <w:lang w:val="en-GB"/>
            </w:rPr>
          </w:rPrChange>
        </w:rPr>
        <w:t xml:space="preserve">rchitecture </w:t>
      </w:r>
      <w:del w:id="7698" w:author="Chara Katiri" w:date="2015-05-10T09:29:00Z">
        <w:r w:rsidR="003F330E" w:rsidRPr="00F758B3" w:rsidDel="006A172B">
          <w:rPr>
            <w:rFonts w:ascii="Times" w:hAnsi="Times" w:cs="Times New Roman"/>
            <w:color w:val="auto"/>
            <w:sz w:val="22"/>
            <w:szCs w:val="22"/>
            <w:lang w:val="en-GB"/>
            <w:rPrChange w:id="7699" w:author="Chara Katiri" w:date="2015-05-12T13:05:00Z">
              <w:rPr>
                <w:rFonts w:ascii="Times" w:hAnsi="Times" w:cs="Times New Roman"/>
                <w:color w:val="auto"/>
                <w:sz w:val="22"/>
                <w:szCs w:val="22"/>
                <w:lang w:val="en-GB"/>
              </w:rPr>
            </w:rPrChange>
          </w:rPr>
          <w:delText>and programming language</w:delText>
        </w:r>
      </w:del>
      <w:bookmarkEnd w:id="7692"/>
    </w:p>
    <w:p w14:paraId="179C78DF" w14:textId="4C68AED9" w:rsidR="00805ABE" w:rsidRPr="00F758B3" w:rsidDel="006A172B" w:rsidRDefault="00805ABE" w:rsidP="00F758B3">
      <w:pPr>
        <w:spacing w:after="240" w:line="360" w:lineRule="auto"/>
        <w:ind w:left="864" w:firstLine="360"/>
        <w:contextualSpacing/>
        <w:jc w:val="both"/>
        <w:rPr>
          <w:del w:id="7700" w:author="Chara Katiri" w:date="2015-05-10T09:30:00Z"/>
          <w:rFonts w:ascii="Times" w:eastAsia="Times New Roman" w:hAnsi="Times" w:cs="Times New Roman"/>
          <w:sz w:val="22"/>
          <w:szCs w:val="22"/>
          <w:lang w:val="en-GB"/>
          <w:rPrChange w:id="7701" w:author="Chara Katiri" w:date="2015-05-12T13:05:00Z">
            <w:rPr>
              <w:del w:id="7702" w:author="Chara Katiri" w:date="2015-05-10T09:30:00Z"/>
              <w:rFonts w:ascii="Times" w:eastAsia="Times New Roman" w:hAnsi="Times" w:cs="Times New Roman"/>
              <w:sz w:val="22"/>
              <w:szCs w:val="22"/>
              <w:lang w:val="en-GB"/>
            </w:rPr>
          </w:rPrChange>
        </w:rPr>
        <w:pPrChange w:id="7703" w:author="Chara Katiri" w:date="2015-05-12T13:05:00Z">
          <w:pPr>
            <w:spacing w:after="240" w:line="360" w:lineRule="auto"/>
            <w:ind w:left="864" w:firstLine="360"/>
            <w:contextualSpacing/>
            <w:jc w:val="both"/>
          </w:pPr>
        </w:pPrChange>
      </w:pPr>
      <w:del w:id="7704" w:author="Chara Katiri" w:date="2015-05-10T09:30:00Z">
        <w:r w:rsidRPr="00F758B3" w:rsidDel="006A172B">
          <w:rPr>
            <w:rFonts w:ascii="Times" w:eastAsia="Times New Roman" w:hAnsi="Times" w:cs="Times New Roman"/>
            <w:sz w:val="22"/>
            <w:szCs w:val="22"/>
            <w:lang w:val="en-GB"/>
            <w:rPrChange w:id="7705" w:author="Chara Katiri" w:date="2015-05-12T13:05:00Z">
              <w:rPr>
                <w:rFonts w:ascii="Times" w:eastAsia="Times New Roman" w:hAnsi="Times" w:cs="Times New Roman"/>
                <w:sz w:val="22"/>
                <w:szCs w:val="22"/>
                <w:lang w:val="en-GB"/>
              </w:rPr>
            </w:rPrChange>
          </w:rPr>
          <w:delText xml:space="preserve">The system architecture is separated in several layers to </w:delText>
        </w:r>
        <w:r w:rsidR="00981657" w:rsidRPr="00F758B3" w:rsidDel="006A172B">
          <w:rPr>
            <w:rFonts w:ascii="Times" w:eastAsia="Times New Roman" w:hAnsi="Times" w:cs="Times New Roman"/>
            <w:sz w:val="22"/>
            <w:szCs w:val="22"/>
            <w:lang w:val="en-GB"/>
            <w:rPrChange w:id="7706" w:author="Chara Katiri" w:date="2015-05-12T13:05:00Z">
              <w:rPr>
                <w:rFonts w:ascii="Times" w:eastAsia="Times New Roman" w:hAnsi="Times" w:cs="Times New Roman"/>
                <w:sz w:val="22"/>
                <w:szCs w:val="22"/>
                <w:lang w:val="en-GB"/>
              </w:rPr>
            </w:rPrChange>
          </w:rPr>
          <w:delText>achieve efficiency and maintainability of the website</w:delText>
        </w:r>
        <w:r w:rsidRPr="00F758B3" w:rsidDel="006A172B">
          <w:rPr>
            <w:rFonts w:ascii="Times" w:eastAsia="Times New Roman" w:hAnsi="Times" w:cs="Times New Roman"/>
            <w:sz w:val="22"/>
            <w:szCs w:val="22"/>
            <w:lang w:val="en-GB"/>
            <w:rPrChange w:id="7707" w:author="Chara Katiri" w:date="2015-05-12T13:05:00Z">
              <w:rPr>
                <w:rFonts w:ascii="Times" w:eastAsia="Times New Roman" w:hAnsi="Times" w:cs="Times New Roman"/>
                <w:sz w:val="22"/>
                <w:szCs w:val="22"/>
                <w:lang w:val="en-GB"/>
              </w:rPr>
            </w:rPrChange>
          </w:rPr>
          <w:delText>.</w:delText>
        </w:r>
      </w:del>
    </w:p>
    <w:p w14:paraId="5A5915A0" w14:textId="6A52E242" w:rsidR="00673F5C" w:rsidRPr="00F758B3" w:rsidDel="006A172B" w:rsidRDefault="000750D5" w:rsidP="00F758B3">
      <w:pPr>
        <w:pStyle w:val="ListParagraph"/>
        <w:numPr>
          <w:ilvl w:val="0"/>
          <w:numId w:val="5"/>
        </w:numPr>
        <w:spacing w:line="360" w:lineRule="auto"/>
        <w:ind w:left="709" w:hanging="283"/>
        <w:jc w:val="both"/>
        <w:rPr>
          <w:del w:id="7708" w:author="Chara Katiri" w:date="2015-05-10T09:30:00Z"/>
          <w:rFonts w:ascii="Times" w:eastAsia="Times New Roman" w:hAnsi="Times" w:cs="Times New Roman"/>
          <w:i/>
          <w:sz w:val="22"/>
          <w:szCs w:val="22"/>
          <w:shd w:val="clear" w:color="auto" w:fill="FFFFFF"/>
          <w:lang w:val="en-GB"/>
          <w:rPrChange w:id="7709" w:author="Chara Katiri" w:date="2015-05-12T13:05:00Z">
            <w:rPr>
              <w:del w:id="7710" w:author="Chara Katiri" w:date="2015-05-10T09:30:00Z"/>
              <w:rFonts w:ascii="Times" w:eastAsia="Times New Roman" w:hAnsi="Times" w:cs="Times New Roman"/>
              <w:i/>
              <w:sz w:val="22"/>
              <w:szCs w:val="22"/>
              <w:shd w:val="clear" w:color="auto" w:fill="FFFFFF"/>
              <w:lang w:val="en-GB"/>
            </w:rPr>
          </w:rPrChange>
        </w:rPr>
        <w:pPrChange w:id="7711" w:author="Chara Katiri" w:date="2015-05-12T13:05:00Z">
          <w:pPr>
            <w:pStyle w:val="ListParagraph"/>
            <w:numPr>
              <w:numId w:val="5"/>
            </w:numPr>
            <w:spacing w:line="360" w:lineRule="auto"/>
            <w:ind w:left="709" w:hanging="283"/>
            <w:jc w:val="both"/>
          </w:pPr>
        </w:pPrChange>
      </w:pPr>
      <w:del w:id="7712" w:author="Chara Katiri" w:date="2015-05-10T09:30:00Z">
        <w:r w:rsidRPr="00F758B3" w:rsidDel="006A172B">
          <w:rPr>
            <w:rFonts w:ascii="Times" w:eastAsia="Times New Roman" w:hAnsi="Times" w:cs="Times New Roman"/>
            <w:i/>
            <w:sz w:val="22"/>
            <w:szCs w:val="22"/>
            <w:shd w:val="clear" w:color="auto" w:fill="FFFFFF"/>
            <w:lang w:val="en-GB"/>
            <w:rPrChange w:id="7713" w:author="Chara Katiri" w:date="2015-05-12T13:05:00Z">
              <w:rPr>
                <w:rFonts w:ascii="Times" w:eastAsia="Times New Roman" w:hAnsi="Times" w:cs="Times New Roman"/>
                <w:i/>
                <w:sz w:val="22"/>
                <w:szCs w:val="22"/>
                <w:shd w:val="clear" w:color="auto" w:fill="FFFFFF"/>
                <w:lang w:val="en-GB"/>
              </w:rPr>
            </w:rPrChange>
          </w:rPr>
          <w:delText>Presentation layer</w:delText>
        </w:r>
        <w:r w:rsidR="00E02134" w:rsidRPr="00F758B3" w:rsidDel="006A172B">
          <w:rPr>
            <w:rFonts w:ascii="Times" w:eastAsia="Times New Roman" w:hAnsi="Times" w:cs="Times New Roman"/>
            <w:i/>
            <w:sz w:val="22"/>
            <w:szCs w:val="22"/>
            <w:shd w:val="clear" w:color="auto" w:fill="FFFFFF"/>
            <w:lang w:val="en-GB"/>
            <w:rPrChange w:id="7714" w:author="Chara Katiri" w:date="2015-05-12T13:05:00Z">
              <w:rPr>
                <w:rFonts w:ascii="Times" w:eastAsia="Times New Roman" w:hAnsi="Times" w:cs="Times New Roman"/>
                <w:i/>
                <w:sz w:val="22"/>
                <w:szCs w:val="22"/>
                <w:shd w:val="clear" w:color="auto" w:fill="FFFFFF"/>
                <w:lang w:val="en-GB"/>
              </w:rPr>
            </w:rPrChange>
          </w:rPr>
          <w:delText>:</w:delText>
        </w:r>
        <w:r w:rsidR="009F09BC" w:rsidRPr="00F758B3" w:rsidDel="006A172B">
          <w:rPr>
            <w:rFonts w:ascii="Times" w:eastAsia="Times New Roman" w:hAnsi="Times" w:cs="Times New Roman"/>
            <w:sz w:val="22"/>
            <w:szCs w:val="22"/>
            <w:shd w:val="clear" w:color="auto" w:fill="FFFFFF"/>
            <w:lang w:val="en-GB"/>
            <w:rPrChange w:id="7715" w:author="Chara Katiri" w:date="2015-05-12T13:05:00Z">
              <w:rPr>
                <w:rFonts w:ascii="Times" w:eastAsia="Times New Roman" w:hAnsi="Times" w:cs="Times New Roman"/>
                <w:sz w:val="22"/>
                <w:szCs w:val="22"/>
                <w:shd w:val="clear" w:color="auto" w:fill="FFFFFF"/>
                <w:lang w:val="en-GB"/>
              </w:rPr>
            </w:rPrChange>
          </w:rPr>
          <w:delText xml:space="preserve"> </w:delText>
        </w:r>
        <w:r w:rsidR="008A50AC" w:rsidRPr="00F758B3" w:rsidDel="006A172B">
          <w:rPr>
            <w:rFonts w:ascii="Times" w:eastAsia="Times New Roman" w:hAnsi="Times" w:cs="Times New Roman"/>
            <w:sz w:val="22"/>
            <w:szCs w:val="22"/>
            <w:shd w:val="clear" w:color="auto" w:fill="FFFFFF"/>
            <w:lang w:val="en-GB"/>
            <w:rPrChange w:id="7716" w:author="Chara Katiri" w:date="2015-05-12T13:05:00Z">
              <w:rPr>
                <w:rFonts w:ascii="Times" w:eastAsia="Times New Roman" w:hAnsi="Times" w:cs="Times New Roman"/>
                <w:sz w:val="22"/>
                <w:szCs w:val="22"/>
                <w:shd w:val="clear" w:color="auto" w:fill="FFFFFF"/>
                <w:lang w:val="en-GB"/>
              </w:rPr>
            </w:rPrChange>
          </w:rPr>
          <w:delText>is responsible for the</w:delText>
        </w:r>
        <w:r w:rsidR="009F09BC" w:rsidRPr="00F758B3" w:rsidDel="006A172B">
          <w:rPr>
            <w:rFonts w:ascii="Times" w:eastAsia="Times New Roman" w:hAnsi="Times" w:cs="Times New Roman"/>
            <w:sz w:val="22"/>
            <w:szCs w:val="22"/>
            <w:shd w:val="clear" w:color="auto" w:fill="FFFFFF"/>
            <w:lang w:val="en-GB"/>
            <w:rPrChange w:id="7717" w:author="Chara Katiri" w:date="2015-05-12T13:05:00Z">
              <w:rPr>
                <w:rFonts w:ascii="Times" w:eastAsia="Times New Roman" w:hAnsi="Times" w:cs="Times New Roman"/>
                <w:sz w:val="22"/>
                <w:szCs w:val="22"/>
                <w:shd w:val="clear" w:color="auto" w:fill="FFFFFF"/>
                <w:lang w:val="en-GB"/>
              </w:rPr>
            </w:rPrChange>
          </w:rPr>
          <w:delText xml:space="preserve"> </w:delText>
        </w:r>
        <w:r w:rsidR="00160954" w:rsidRPr="00F758B3" w:rsidDel="006A172B">
          <w:rPr>
            <w:rFonts w:ascii="Times" w:eastAsia="Times New Roman" w:hAnsi="Times" w:cs="Times New Roman"/>
            <w:sz w:val="22"/>
            <w:szCs w:val="22"/>
            <w:shd w:val="clear" w:color="auto" w:fill="FFFFFF"/>
            <w:lang w:val="en-GB"/>
            <w:rPrChange w:id="7718" w:author="Chara Katiri" w:date="2015-05-12T13:05:00Z">
              <w:rPr>
                <w:rFonts w:ascii="Times" w:eastAsia="Times New Roman" w:hAnsi="Times" w:cs="Times New Roman"/>
                <w:sz w:val="22"/>
                <w:szCs w:val="22"/>
                <w:shd w:val="clear" w:color="auto" w:fill="FFFFFF"/>
                <w:lang w:val="en-GB"/>
              </w:rPr>
            </w:rPrChange>
          </w:rPr>
          <w:delText xml:space="preserve"> (i) </w:delText>
        </w:r>
        <w:r w:rsidR="009F09BC" w:rsidRPr="00F758B3" w:rsidDel="006A172B">
          <w:rPr>
            <w:rFonts w:ascii="Times" w:eastAsia="Times New Roman" w:hAnsi="Times" w:cs="Times New Roman"/>
            <w:sz w:val="22"/>
            <w:szCs w:val="22"/>
            <w:shd w:val="clear" w:color="auto" w:fill="FFFFFF"/>
            <w:lang w:val="en-GB"/>
            <w:rPrChange w:id="7719" w:author="Chara Katiri" w:date="2015-05-12T13:05:00Z">
              <w:rPr>
                <w:rFonts w:ascii="Times" w:eastAsia="Times New Roman" w:hAnsi="Times" w:cs="Times New Roman"/>
                <w:sz w:val="22"/>
                <w:szCs w:val="22"/>
                <w:shd w:val="clear" w:color="auto" w:fill="FFFFFF"/>
                <w:lang w:val="en-GB"/>
              </w:rPr>
            </w:rPrChange>
          </w:rPr>
          <w:delText>View</w:delText>
        </w:r>
        <w:r w:rsidR="008A50AC" w:rsidRPr="00F758B3" w:rsidDel="006A172B">
          <w:rPr>
            <w:rFonts w:ascii="Times" w:eastAsia="Times New Roman" w:hAnsi="Times" w:cs="Times New Roman"/>
            <w:sz w:val="22"/>
            <w:szCs w:val="22"/>
            <w:shd w:val="clear" w:color="auto" w:fill="FFFFFF"/>
            <w:lang w:val="en-GB"/>
            <w:rPrChange w:id="7720" w:author="Chara Katiri" w:date="2015-05-12T13:05:00Z">
              <w:rPr>
                <w:rFonts w:ascii="Times" w:eastAsia="Times New Roman" w:hAnsi="Times" w:cs="Times New Roman"/>
                <w:sz w:val="22"/>
                <w:szCs w:val="22"/>
                <w:shd w:val="clear" w:color="auto" w:fill="FFFFFF"/>
                <w:lang w:val="en-GB"/>
              </w:rPr>
            </w:rPrChange>
          </w:rPr>
          <w:delText xml:space="preserve"> and </w:delText>
        </w:r>
        <w:r w:rsidR="00160954" w:rsidRPr="00F758B3" w:rsidDel="006A172B">
          <w:rPr>
            <w:rFonts w:ascii="Times" w:eastAsia="Times New Roman" w:hAnsi="Times" w:cs="Times New Roman"/>
            <w:sz w:val="22"/>
            <w:szCs w:val="22"/>
            <w:shd w:val="clear" w:color="auto" w:fill="FFFFFF"/>
            <w:lang w:val="en-GB"/>
            <w:rPrChange w:id="7721" w:author="Chara Katiri" w:date="2015-05-12T13:05:00Z">
              <w:rPr>
                <w:rFonts w:ascii="Times" w:eastAsia="Times New Roman" w:hAnsi="Times" w:cs="Times New Roman"/>
                <w:sz w:val="22"/>
                <w:szCs w:val="22"/>
                <w:shd w:val="clear" w:color="auto" w:fill="FFFFFF"/>
                <w:lang w:val="en-GB"/>
              </w:rPr>
            </w:rPrChange>
          </w:rPr>
          <w:delText xml:space="preserve">(ii) </w:delText>
        </w:r>
        <w:r w:rsidR="008A50AC" w:rsidRPr="00F758B3" w:rsidDel="006A172B">
          <w:rPr>
            <w:rFonts w:ascii="Times" w:eastAsia="Times New Roman" w:hAnsi="Times" w:cs="Times New Roman"/>
            <w:sz w:val="22"/>
            <w:szCs w:val="22"/>
            <w:shd w:val="clear" w:color="auto" w:fill="FFFFFF"/>
            <w:lang w:val="en-GB"/>
            <w:rPrChange w:id="7722" w:author="Chara Katiri" w:date="2015-05-12T13:05:00Z">
              <w:rPr>
                <w:rFonts w:ascii="Times" w:eastAsia="Times New Roman" w:hAnsi="Times" w:cs="Times New Roman"/>
                <w:sz w:val="22"/>
                <w:szCs w:val="22"/>
                <w:shd w:val="clear" w:color="auto" w:fill="FFFFFF"/>
                <w:lang w:val="en-GB"/>
              </w:rPr>
            </w:rPrChange>
          </w:rPr>
          <w:delText xml:space="preserve">the presentation of data.  </w:delText>
        </w:r>
      </w:del>
    </w:p>
    <w:p w14:paraId="4F093162" w14:textId="02D861E0" w:rsidR="00673F5C" w:rsidRPr="00F758B3" w:rsidDel="006A172B" w:rsidRDefault="008A50AC" w:rsidP="00F758B3">
      <w:pPr>
        <w:pStyle w:val="ListParagraph"/>
        <w:numPr>
          <w:ilvl w:val="0"/>
          <w:numId w:val="29"/>
        </w:numPr>
        <w:spacing w:line="360" w:lineRule="auto"/>
        <w:ind w:left="1843" w:hanging="425"/>
        <w:jc w:val="both"/>
        <w:rPr>
          <w:del w:id="7723" w:author="Chara Katiri" w:date="2015-05-10T09:30:00Z"/>
          <w:rFonts w:ascii="Times" w:eastAsia="Times New Roman" w:hAnsi="Times" w:cs="Times New Roman"/>
          <w:sz w:val="22"/>
          <w:szCs w:val="22"/>
          <w:shd w:val="clear" w:color="auto" w:fill="FFFFFF"/>
          <w:lang w:val="en-GB"/>
          <w:rPrChange w:id="7724" w:author="Chara Katiri" w:date="2015-05-12T13:05:00Z">
            <w:rPr>
              <w:del w:id="7725" w:author="Chara Katiri" w:date="2015-05-10T09:30:00Z"/>
              <w:rFonts w:ascii="Times" w:eastAsia="Times New Roman" w:hAnsi="Times" w:cs="Times New Roman"/>
              <w:sz w:val="22"/>
              <w:szCs w:val="22"/>
              <w:shd w:val="clear" w:color="auto" w:fill="FFFFFF"/>
              <w:lang w:val="en-GB"/>
            </w:rPr>
          </w:rPrChange>
        </w:rPr>
        <w:pPrChange w:id="7726" w:author="Chara Katiri" w:date="2015-05-12T13:05:00Z">
          <w:pPr>
            <w:pStyle w:val="ListParagraph"/>
            <w:numPr>
              <w:numId w:val="29"/>
            </w:numPr>
            <w:spacing w:line="360" w:lineRule="auto"/>
            <w:ind w:left="1843" w:hanging="425"/>
            <w:jc w:val="both"/>
          </w:pPr>
        </w:pPrChange>
      </w:pPr>
      <w:del w:id="7727" w:author="Chara Katiri" w:date="2015-05-10T09:30:00Z">
        <w:r w:rsidRPr="00F758B3" w:rsidDel="006A172B">
          <w:rPr>
            <w:rFonts w:ascii="Times" w:eastAsia="Times New Roman" w:hAnsi="Times" w:cs="Times New Roman"/>
            <w:sz w:val="22"/>
            <w:szCs w:val="22"/>
            <w:shd w:val="clear" w:color="auto" w:fill="FFFFFF"/>
            <w:lang w:val="en-GB"/>
            <w:rPrChange w:id="7728" w:author="Chara Katiri" w:date="2015-05-12T13:05:00Z">
              <w:rPr>
                <w:rFonts w:ascii="Times" w:eastAsia="Times New Roman" w:hAnsi="Times" w:cs="Times New Roman"/>
                <w:sz w:val="22"/>
                <w:szCs w:val="22"/>
                <w:shd w:val="clear" w:color="auto" w:fill="FFFFFF"/>
                <w:lang w:val="en-GB"/>
              </w:rPr>
            </w:rPrChange>
          </w:rPr>
          <w:delText xml:space="preserve">The </w:delText>
        </w:r>
        <w:r w:rsidR="00AD0C37" w:rsidRPr="00F758B3" w:rsidDel="006A172B">
          <w:rPr>
            <w:rFonts w:ascii="Times" w:eastAsia="Times New Roman" w:hAnsi="Times" w:cs="Times New Roman"/>
            <w:sz w:val="22"/>
            <w:szCs w:val="22"/>
            <w:shd w:val="clear" w:color="auto" w:fill="FFFFFF"/>
            <w:lang w:val="en-GB"/>
            <w:rPrChange w:id="7729" w:author="Chara Katiri" w:date="2015-05-12T13:05:00Z">
              <w:rPr>
                <w:rFonts w:ascii="Times" w:eastAsia="Times New Roman" w:hAnsi="Times" w:cs="Times New Roman"/>
                <w:sz w:val="22"/>
                <w:szCs w:val="22"/>
                <w:shd w:val="clear" w:color="auto" w:fill="FFFFFF"/>
                <w:lang w:val="en-GB"/>
              </w:rPr>
            </w:rPrChange>
          </w:rPr>
          <w:delText xml:space="preserve">View, which </w:delText>
        </w:r>
        <w:r w:rsidRPr="00F758B3" w:rsidDel="006A172B">
          <w:rPr>
            <w:rFonts w:ascii="Times" w:eastAsia="Times New Roman" w:hAnsi="Times" w:cs="Times New Roman"/>
            <w:sz w:val="22"/>
            <w:szCs w:val="22"/>
            <w:shd w:val="clear" w:color="auto" w:fill="FFFFFF"/>
            <w:lang w:val="en-GB"/>
            <w:rPrChange w:id="7730" w:author="Chara Katiri" w:date="2015-05-12T13:05:00Z">
              <w:rPr>
                <w:rFonts w:ascii="Times" w:eastAsia="Times New Roman" w:hAnsi="Times" w:cs="Times New Roman"/>
                <w:sz w:val="22"/>
                <w:szCs w:val="22"/>
                <w:shd w:val="clear" w:color="auto" w:fill="FFFFFF"/>
                <w:lang w:val="en-GB"/>
              </w:rPr>
            </w:rPrChange>
          </w:rPr>
          <w:delText>is also known as JSP pages in Web MVC terminology</w:delText>
        </w:r>
        <w:r w:rsidR="00AD0C37" w:rsidRPr="00F758B3" w:rsidDel="006A172B">
          <w:rPr>
            <w:rFonts w:ascii="Times" w:eastAsia="Times New Roman" w:hAnsi="Times" w:cs="Times New Roman"/>
            <w:sz w:val="22"/>
            <w:szCs w:val="22"/>
            <w:shd w:val="clear" w:color="auto" w:fill="FFFFFF"/>
            <w:lang w:val="en-GB"/>
            <w:rPrChange w:id="7731" w:author="Chara Katiri" w:date="2015-05-12T13:05:00Z">
              <w:rPr>
                <w:rFonts w:ascii="Times" w:eastAsia="Times New Roman" w:hAnsi="Times" w:cs="Times New Roman"/>
                <w:sz w:val="22"/>
                <w:szCs w:val="22"/>
                <w:shd w:val="clear" w:color="auto" w:fill="FFFFFF"/>
                <w:lang w:val="en-GB"/>
              </w:rPr>
            </w:rPrChange>
          </w:rPr>
          <w:delText xml:space="preserve">, generates responses and forwards them to </w:delText>
        </w:r>
        <w:r w:rsidR="00160954" w:rsidRPr="00F758B3" w:rsidDel="006A172B">
          <w:rPr>
            <w:rFonts w:ascii="Times" w:eastAsia="Times New Roman" w:hAnsi="Times" w:cs="Times New Roman"/>
            <w:sz w:val="22"/>
            <w:szCs w:val="22"/>
            <w:shd w:val="clear" w:color="auto" w:fill="FFFFFF"/>
            <w:lang w:val="en-GB"/>
            <w:rPrChange w:id="7732" w:author="Chara Katiri" w:date="2015-05-12T13:05:00Z">
              <w:rPr>
                <w:rFonts w:ascii="Times" w:eastAsia="Times New Roman" w:hAnsi="Times" w:cs="Times New Roman"/>
                <w:sz w:val="22"/>
                <w:szCs w:val="22"/>
                <w:shd w:val="clear" w:color="auto" w:fill="FFFFFF"/>
                <w:lang w:val="en-GB"/>
              </w:rPr>
            </w:rPrChange>
          </w:rPr>
          <w:delText xml:space="preserve">the controller. The controller than sends the response to the </w:delText>
        </w:r>
        <w:r w:rsidR="00AD0C37" w:rsidRPr="00F758B3" w:rsidDel="006A172B">
          <w:rPr>
            <w:rFonts w:ascii="Times" w:eastAsia="Times New Roman" w:hAnsi="Times" w:cs="Times New Roman"/>
            <w:sz w:val="22"/>
            <w:szCs w:val="22"/>
            <w:shd w:val="clear" w:color="auto" w:fill="FFFFFF"/>
            <w:lang w:val="en-GB"/>
            <w:rPrChange w:id="7733" w:author="Chara Katiri" w:date="2015-05-12T13:05:00Z">
              <w:rPr>
                <w:rFonts w:ascii="Times" w:eastAsia="Times New Roman" w:hAnsi="Times" w:cs="Times New Roman"/>
                <w:sz w:val="22"/>
                <w:szCs w:val="22"/>
                <w:shd w:val="clear" w:color="auto" w:fill="FFFFFF"/>
                <w:lang w:val="en-GB"/>
              </w:rPr>
            </w:rPrChange>
          </w:rPr>
          <w:delText xml:space="preserve">client.  </w:delText>
        </w:r>
      </w:del>
    </w:p>
    <w:p w14:paraId="23904B70" w14:textId="198A3F9A" w:rsidR="00940B23" w:rsidRPr="00F758B3" w:rsidDel="006A172B" w:rsidRDefault="00940B23" w:rsidP="00F758B3">
      <w:pPr>
        <w:pStyle w:val="ListParagraph"/>
        <w:spacing w:line="360" w:lineRule="auto"/>
        <w:ind w:left="1843"/>
        <w:jc w:val="both"/>
        <w:rPr>
          <w:del w:id="7734" w:author="Chara Katiri" w:date="2015-05-10T09:30:00Z"/>
          <w:rFonts w:ascii="Times" w:eastAsia="Times New Roman" w:hAnsi="Times" w:cs="Times New Roman"/>
          <w:sz w:val="22"/>
          <w:szCs w:val="22"/>
          <w:shd w:val="clear" w:color="auto" w:fill="FFFFFF"/>
          <w:lang w:val="en-GB"/>
          <w:rPrChange w:id="7735" w:author="Chara Katiri" w:date="2015-05-12T13:05:00Z">
            <w:rPr>
              <w:del w:id="7736" w:author="Chara Katiri" w:date="2015-05-10T09:30:00Z"/>
              <w:rFonts w:ascii="Times" w:eastAsia="Times New Roman" w:hAnsi="Times" w:cs="Times New Roman"/>
              <w:sz w:val="22"/>
              <w:szCs w:val="22"/>
              <w:shd w:val="clear" w:color="auto" w:fill="FFFFFF"/>
              <w:lang w:val="en-GB"/>
            </w:rPr>
          </w:rPrChange>
        </w:rPr>
        <w:pPrChange w:id="7737" w:author="Chara Katiri" w:date="2015-05-12T13:05:00Z">
          <w:pPr>
            <w:pStyle w:val="ListParagraph"/>
            <w:spacing w:line="360" w:lineRule="auto"/>
            <w:ind w:left="1843"/>
            <w:jc w:val="both"/>
          </w:pPr>
        </w:pPrChange>
      </w:pPr>
      <w:del w:id="7738" w:author="Chara Katiri" w:date="2015-05-10T09:30:00Z">
        <w:r w:rsidRPr="00F758B3" w:rsidDel="006A172B">
          <w:rPr>
            <w:rFonts w:ascii="Times" w:eastAsia="Times New Roman" w:hAnsi="Times" w:cs="Times New Roman"/>
            <w:noProof/>
            <w:sz w:val="22"/>
            <w:szCs w:val="22"/>
            <w:shd w:val="clear" w:color="auto" w:fill="FFFFFF"/>
            <w:rPrChange w:id="7739" w:author="Chara Katiri" w:date="2015-05-12T13:05:00Z">
              <w:rPr>
                <w:rFonts w:ascii="Times" w:eastAsia="Times New Roman" w:hAnsi="Times" w:cs="Times New Roman"/>
                <w:noProof/>
                <w:sz w:val="22"/>
                <w:szCs w:val="22"/>
                <w:shd w:val="clear" w:color="auto" w:fill="FFFFFF"/>
              </w:rPr>
            </w:rPrChange>
          </w:rPr>
          <w:drawing>
            <wp:anchor distT="0" distB="0" distL="114300" distR="114300" simplePos="0" relativeHeight="251671552" behindDoc="0" locked="0" layoutInCell="1" allowOverlap="1" wp14:anchorId="3C510B37" wp14:editId="45250599">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3108EC0" w14:textId="749EF6A4" w:rsidR="005127FC" w:rsidRPr="00F758B3" w:rsidDel="006A172B" w:rsidRDefault="00160954" w:rsidP="00F758B3">
      <w:pPr>
        <w:pStyle w:val="ListParagraph"/>
        <w:numPr>
          <w:ilvl w:val="0"/>
          <w:numId w:val="29"/>
        </w:numPr>
        <w:spacing w:line="360" w:lineRule="auto"/>
        <w:ind w:left="1843" w:hanging="425"/>
        <w:jc w:val="both"/>
        <w:rPr>
          <w:del w:id="7740" w:author="Chara Katiri" w:date="2015-05-10T09:30:00Z"/>
          <w:rFonts w:ascii="Times" w:eastAsia="Times New Roman" w:hAnsi="Times" w:cs="Times New Roman"/>
          <w:i/>
          <w:sz w:val="22"/>
          <w:szCs w:val="22"/>
          <w:shd w:val="clear" w:color="auto" w:fill="FFFFFF"/>
          <w:lang w:val="en-GB"/>
          <w:rPrChange w:id="7741" w:author="Chara Katiri" w:date="2015-05-12T13:05:00Z">
            <w:rPr>
              <w:del w:id="7742" w:author="Chara Katiri" w:date="2015-05-10T09:30:00Z"/>
              <w:rFonts w:ascii="Times" w:eastAsia="Times New Roman" w:hAnsi="Times" w:cs="Times New Roman"/>
              <w:i/>
              <w:sz w:val="22"/>
              <w:szCs w:val="22"/>
              <w:shd w:val="clear" w:color="auto" w:fill="FFFFFF"/>
              <w:lang w:val="en-GB"/>
            </w:rPr>
          </w:rPrChange>
        </w:rPr>
        <w:pPrChange w:id="7743" w:author="Chara Katiri" w:date="2015-05-12T13:05:00Z">
          <w:pPr>
            <w:pStyle w:val="ListParagraph"/>
            <w:numPr>
              <w:numId w:val="29"/>
            </w:numPr>
            <w:spacing w:line="360" w:lineRule="auto"/>
            <w:ind w:left="1843" w:hanging="425"/>
            <w:jc w:val="both"/>
          </w:pPr>
        </w:pPrChange>
      </w:pPr>
      <w:del w:id="7744" w:author="Chara Katiri" w:date="2015-05-10T09:30:00Z">
        <w:r w:rsidRPr="00F758B3" w:rsidDel="006A172B">
          <w:rPr>
            <w:rFonts w:ascii="Times" w:eastAsia="Times New Roman" w:hAnsi="Times" w:cs="Times New Roman"/>
            <w:sz w:val="22"/>
            <w:szCs w:val="22"/>
            <w:shd w:val="clear" w:color="auto" w:fill="FFFFFF"/>
            <w:lang w:val="en-GB"/>
            <w:rPrChange w:id="7745" w:author="Chara Katiri" w:date="2015-05-12T13:05:00Z">
              <w:rPr>
                <w:rFonts w:ascii="Times" w:eastAsia="Times New Roman" w:hAnsi="Times" w:cs="Times New Roman"/>
                <w:sz w:val="22"/>
                <w:szCs w:val="22"/>
                <w:shd w:val="clear" w:color="auto" w:fill="FFFFFF"/>
                <w:lang w:val="en-GB"/>
              </w:rPr>
            </w:rPrChange>
          </w:rPr>
          <w:delText>The presentation of data</w:delText>
        </w:r>
        <w:r w:rsidR="00FA36AE" w:rsidRPr="00F758B3" w:rsidDel="006A172B">
          <w:rPr>
            <w:rFonts w:ascii="Times" w:eastAsia="Times New Roman" w:hAnsi="Times" w:cs="Times New Roman"/>
            <w:sz w:val="22"/>
            <w:szCs w:val="22"/>
            <w:shd w:val="clear" w:color="auto" w:fill="FFFFFF"/>
            <w:lang w:val="en-GB"/>
            <w:rPrChange w:id="7746" w:author="Chara Katiri" w:date="2015-05-12T13:05:00Z">
              <w:rPr>
                <w:rFonts w:ascii="Times" w:eastAsia="Times New Roman" w:hAnsi="Times" w:cs="Times New Roman"/>
                <w:sz w:val="22"/>
                <w:szCs w:val="22"/>
                <w:shd w:val="clear" w:color="auto" w:fill="FFFFFF"/>
                <w:lang w:val="en-GB"/>
              </w:rPr>
            </w:rPrChange>
          </w:rPr>
          <w:delText xml:space="preserve"> </w:delText>
        </w:r>
        <w:r w:rsidR="005127FC" w:rsidRPr="00F758B3" w:rsidDel="006A172B">
          <w:rPr>
            <w:rFonts w:ascii="Times" w:eastAsia="Times New Roman" w:hAnsi="Times" w:cs="Times New Roman"/>
            <w:sz w:val="22"/>
            <w:szCs w:val="22"/>
            <w:shd w:val="clear" w:color="auto" w:fill="FFFFFF"/>
            <w:lang w:val="en-GB"/>
            <w:rPrChange w:id="7747" w:author="Chara Katiri" w:date="2015-05-12T13:05:00Z">
              <w:rPr>
                <w:rFonts w:ascii="Times" w:eastAsia="Times New Roman" w:hAnsi="Times" w:cs="Times New Roman"/>
                <w:sz w:val="22"/>
                <w:szCs w:val="22"/>
                <w:shd w:val="clear" w:color="auto" w:fill="FFFFFF"/>
                <w:lang w:val="en-GB"/>
              </w:rPr>
            </w:rPrChange>
          </w:rPr>
          <w:delText>is archived</w:delText>
        </w:r>
        <w:r w:rsidR="00FA36AE" w:rsidRPr="00F758B3" w:rsidDel="006A172B">
          <w:rPr>
            <w:rFonts w:ascii="Times" w:eastAsia="Times New Roman" w:hAnsi="Times" w:cs="Times New Roman"/>
            <w:sz w:val="22"/>
            <w:szCs w:val="22"/>
            <w:shd w:val="clear" w:color="auto" w:fill="FFFFFF"/>
            <w:lang w:val="en-GB"/>
            <w:rPrChange w:id="7748" w:author="Chara Katiri" w:date="2015-05-12T13:05:00Z">
              <w:rPr>
                <w:rFonts w:ascii="Times" w:eastAsia="Times New Roman" w:hAnsi="Times" w:cs="Times New Roman"/>
                <w:sz w:val="22"/>
                <w:szCs w:val="22"/>
                <w:shd w:val="clear" w:color="auto" w:fill="FFFFFF"/>
                <w:lang w:val="en-GB"/>
              </w:rPr>
            </w:rPrChange>
          </w:rPr>
          <w:delText xml:space="preserve"> </w:delText>
        </w:r>
        <w:r w:rsidR="005127FC" w:rsidRPr="00F758B3" w:rsidDel="006A172B">
          <w:rPr>
            <w:rFonts w:ascii="Times" w:eastAsia="Times New Roman" w:hAnsi="Times" w:cs="Times New Roman"/>
            <w:sz w:val="22"/>
            <w:szCs w:val="22"/>
            <w:shd w:val="clear" w:color="auto" w:fill="FFFFFF"/>
            <w:lang w:val="en-GB"/>
            <w:rPrChange w:id="7749" w:author="Chara Katiri" w:date="2015-05-12T13:05:00Z">
              <w:rPr>
                <w:rFonts w:ascii="Times" w:eastAsia="Times New Roman" w:hAnsi="Times" w:cs="Times New Roman"/>
                <w:sz w:val="22"/>
                <w:szCs w:val="22"/>
                <w:shd w:val="clear" w:color="auto" w:fill="FFFFFF"/>
                <w:lang w:val="en-GB"/>
              </w:rPr>
            </w:rPrChange>
          </w:rPr>
          <w:delText>by</w:delText>
        </w:r>
        <w:r w:rsidR="00FA36AE" w:rsidRPr="00F758B3" w:rsidDel="006A172B">
          <w:rPr>
            <w:rFonts w:ascii="Times" w:eastAsia="Times New Roman" w:hAnsi="Times" w:cs="Times New Roman"/>
            <w:sz w:val="22"/>
            <w:szCs w:val="22"/>
            <w:shd w:val="clear" w:color="auto" w:fill="FFFFFF"/>
            <w:lang w:val="en-GB"/>
            <w:rPrChange w:id="7750" w:author="Chara Katiri" w:date="2015-05-12T13:05:00Z">
              <w:rPr>
                <w:rFonts w:ascii="Times" w:eastAsia="Times New Roman" w:hAnsi="Times" w:cs="Times New Roman"/>
                <w:sz w:val="22"/>
                <w:szCs w:val="22"/>
                <w:shd w:val="clear" w:color="auto" w:fill="FFFFFF"/>
                <w:lang w:val="en-GB"/>
              </w:rPr>
            </w:rPrChange>
          </w:rPr>
          <w:delText xml:space="preserve"> </w:delText>
        </w:r>
        <w:r w:rsidR="00673F5C" w:rsidRPr="00F758B3" w:rsidDel="006A172B">
          <w:rPr>
            <w:rFonts w:ascii="Times" w:eastAsia="Times New Roman" w:hAnsi="Times" w:cs="Times New Roman"/>
            <w:sz w:val="22"/>
            <w:szCs w:val="22"/>
            <w:shd w:val="clear" w:color="auto" w:fill="FFFFFF"/>
            <w:lang w:val="en-GB"/>
            <w:rPrChange w:id="7751" w:author="Chara Katiri" w:date="2015-05-12T13:05:00Z">
              <w:rPr>
                <w:rFonts w:ascii="Times" w:eastAsia="Times New Roman" w:hAnsi="Times" w:cs="Times New Roman"/>
                <w:sz w:val="22"/>
                <w:szCs w:val="22"/>
                <w:shd w:val="clear" w:color="auto" w:fill="FFFFFF"/>
                <w:lang w:val="en-GB"/>
              </w:rPr>
            </w:rPrChange>
          </w:rPr>
          <w:delText>HTML</w:delText>
        </w:r>
        <w:r w:rsidR="00F82530" w:rsidRPr="00F758B3" w:rsidDel="006A172B">
          <w:rPr>
            <w:rFonts w:ascii="Times" w:eastAsia="Times New Roman" w:hAnsi="Times" w:cs="Times New Roman"/>
            <w:sz w:val="22"/>
            <w:szCs w:val="22"/>
            <w:shd w:val="clear" w:color="auto" w:fill="FFFFFF"/>
            <w:lang w:val="en-GB"/>
            <w:rPrChange w:id="7752" w:author="Chara Katiri" w:date="2015-05-12T13:05:00Z">
              <w:rPr>
                <w:rFonts w:ascii="Times" w:eastAsia="Times New Roman" w:hAnsi="Times" w:cs="Times New Roman"/>
                <w:sz w:val="22"/>
                <w:szCs w:val="22"/>
                <w:shd w:val="clear" w:color="auto" w:fill="FFFFFF"/>
                <w:lang w:val="en-GB"/>
              </w:rPr>
            </w:rPrChange>
          </w:rPr>
          <w:delText>5</w:delText>
        </w:r>
        <w:r w:rsidR="00673F5C" w:rsidRPr="00F758B3" w:rsidDel="006A172B">
          <w:rPr>
            <w:rFonts w:ascii="Times" w:eastAsia="Times New Roman" w:hAnsi="Times" w:cs="Times New Roman"/>
            <w:sz w:val="22"/>
            <w:szCs w:val="22"/>
            <w:shd w:val="clear" w:color="auto" w:fill="FFFFFF"/>
            <w:lang w:val="en-GB"/>
            <w:rPrChange w:id="7753" w:author="Chara Katiri" w:date="2015-05-12T13:05:00Z">
              <w:rPr>
                <w:rFonts w:ascii="Times" w:eastAsia="Times New Roman" w:hAnsi="Times" w:cs="Times New Roman"/>
                <w:sz w:val="22"/>
                <w:szCs w:val="22"/>
                <w:shd w:val="clear" w:color="auto" w:fill="FFFFFF"/>
                <w:lang w:val="en-GB"/>
              </w:rPr>
            </w:rPrChange>
          </w:rPr>
          <w:delText xml:space="preserve"> and CSS. </w:delText>
        </w:r>
        <w:r w:rsidR="00D07A2F" w:rsidRPr="00F758B3" w:rsidDel="006A172B">
          <w:rPr>
            <w:rFonts w:ascii="Times" w:eastAsia="Times New Roman" w:hAnsi="Times" w:cs="Times New Roman"/>
            <w:sz w:val="22"/>
            <w:szCs w:val="22"/>
            <w:shd w:val="clear" w:color="auto" w:fill="FFFFFF"/>
            <w:lang w:val="en-GB"/>
            <w:rPrChange w:id="7754" w:author="Chara Katiri" w:date="2015-05-12T13:05:00Z">
              <w:rPr>
                <w:rFonts w:ascii="Times" w:eastAsia="Times New Roman" w:hAnsi="Times" w:cs="Times New Roman"/>
                <w:sz w:val="22"/>
                <w:szCs w:val="22"/>
                <w:shd w:val="clear" w:color="auto" w:fill="FFFFFF"/>
                <w:lang w:val="en-GB"/>
              </w:rPr>
            </w:rPrChange>
          </w:rPr>
          <w:delText>In order to ease maintenance and achie</w:delText>
        </w:r>
        <w:r w:rsidR="00981657" w:rsidRPr="00F758B3" w:rsidDel="006A172B">
          <w:rPr>
            <w:rFonts w:ascii="Times" w:eastAsia="Times New Roman" w:hAnsi="Times" w:cs="Times New Roman"/>
            <w:sz w:val="22"/>
            <w:szCs w:val="22"/>
            <w:shd w:val="clear" w:color="auto" w:fill="FFFFFF"/>
            <w:lang w:val="en-GB"/>
            <w:rPrChange w:id="7755" w:author="Chara Katiri" w:date="2015-05-12T13:05:00Z">
              <w:rPr>
                <w:rFonts w:ascii="Times" w:eastAsia="Times New Roman" w:hAnsi="Times" w:cs="Times New Roman"/>
                <w:sz w:val="22"/>
                <w:szCs w:val="22"/>
                <w:shd w:val="clear" w:color="auto" w:fill="FFFFFF"/>
                <w:lang w:val="en-GB"/>
              </w:rPr>
            </w:rPrChange>
          </w:rPr>
          <w:delText>ve maximum efficiency, the Style, Behaviour and S</w:delText>
        </w:r>
        <w:r w:rsidR="00D07A2F" w:rsidRPr="00F758B3" w:rsidDel="006A172B">
          <w:rPr>
            <w:rFonts w:ascii="Times" w:eastAsia="Times New Roman" w:hAnsi="Times" w:cs="Times New Roman"/>
            <w:sz w:val="22"/>
            <w:szCs w:val="22"/>
            <w:shd w:val="clear" w:color="auto" w:fill="FFFFFF"/>
            <w:lang w:val="en-GB"/>
            <w:rPrChange w:id="7756" w:author="Chara Katiri" w:date="2015-05-12T13:05:00Z">
              <w:rPr>
                <w:rFonts w:ascii="Times" w:eastAsia="Times New Roman" w:hAnsi="Times" w:cs="Times New Roman"/>
                <w:sz w:val="22"/>
                <w:szCs w:val="22"/>
                <w:shd w:val="clear" w:color="auto" w:fill="FFFFFF"/>
                <w:lang w:val="en-GB"/>
              </w:rPr>
            </w:rPrChange>
          </w:rPr>
          <w:delText xml:space="preserve">tructure are clearly separated. </w:delText>
        </w:r>
        <w:r w:rsidR="005127FC" w:rsidRPr="00F758B3" w:rsidDel="006A172B">
          <w:rPr>
            <w:rFonts w:ascii="Times" w:eastAsia="Times New Roman" w:hAnsi="Times" w:cs="Times New Roman"/>
            <w:sz w:val="22"/>
            <w:szCs w:val="22"/>
            <w:shd w:val="clear" w:color="auto" w:fill="FFFFFF"/>
            <w:lang w:val="en-GB"/>
            <w:rPrChange w:id="7757" w:author="Chara Katiri" w:date="2015-05-12T13:05:00Z">
              <w:rPr>
                <w:rFonts w:ascii="Times" w:eastAsia="Times New Roman" w:hAnsi="Times" w:cs="Times New Roman"/>
                <w:sz w:val="22"/>
                <w:szCs w:val="22"/>
                <w:shd w:val="clear" w:color="auto" w:fill="FFFFFF"/>
                <w:lang w:val="en-GB"/>
              </w:rPr>
            </w:rPrChange>
          </w:rPr>
          <w:delText>The S</w:delText>
        </w:r>
        <w:r w:rsidR="00FA36AE" w:rsidRPr="00F758B3" w:rsidDel="006A172B">
          <w:rPr>
            <w:rFonts w:ascii="Times" w:eastAsia="Times New Roman" w:hAnsi="Times" w:cs="Times New Roman"/>
            <w:sz w:val="22"/>
            <w:szCs w:val="22"/>
            <w:shd w:val="clear" w:color="auto" w:fill="FFFFFF"/>
            <w:lang w:val="en-GB"/>
            <w:rPrChange w:id="7758" w:author="Chara Katiri" w:date="2015-05-12T13:05:00Z">
              <w:rPr>
                <w:rFonts w:ascii="Times" w:eastAsia="Times New Roman" w:hAnsi="Times" w:cs="Times New Roman"/>
                <w:sz w:val="22"/>
                <w:szCs w:val="22"/>
                <w:shd w:val="clear" w:color="auto" w:fill="FFFFFF"/>
                <w:lang w:val="en-GB"/>
              </w:rPr>
            </w:rPrChange>
          </w:rPr>
          <w:delText>tyle</w:delText>
        </w:r>
        <w:r w:rsidR="00D07A2F" w:rsidRPr="00F758B3" w:rsidDel="006A172B">
          <w:rPr>
            <w:rFonts w:ascii="Times" w:eastAsia="Times New Roman" w:hAnsi="Times" w:cs="Times New Roman"/>
            <w:sz w:val="22"/>
            <w:szCs w:val="22"/>
            <w:shd w:val="clear" w:color="auto" w:fill="FFFFFF"/>
            <w:lang w:val="en-GB"/>
            <w:rPrChange w:id="7759" w:author="Chara Katiri" w:date="2015-05-12T13:05:00Z">
              <w:rPr>
                <w:rFonts w:ascii="Times" w:eastAsia="Times New Roman" w:hAnsi="Times" w:cs="Times New Roman"/>
                <w:sz w:val="22"/>
                <w:szCs w:val="22"/>
                <w:shd w:val="clear" w:color="auto" w:fill="FFFFFF"/>
                <w:lang w:val="en-GB"/>
              </w:rPr>
            </w:rPrChange>
          </w:rPr>
          <w:delText xml:space="preserve"> </w:delText>
        </w:r>
        <w:r w:rsidR="005127FC" w:rsidRPr="00F758B3" w:rsidDel="006A172B">
          <w:rPr>
            <w:rFonts w:ascii="Times" w:eastAsia="Times New Roman" w:hAnsi="Times" w:cs="Times New Roman"/>
            <w:sz w:val="22"/>
            <w:szCs w:val="22"/>
            <w:shd w:val="clear" w:color="auto" w:fill="FFFFFF"/>
            <w:lang w:val="en-GB"/>
            <w:rPrChange w:id="7760" w:author="Chara Katiri" w:date="2015-05-12T13:05:00Z">
              <w:rPr>
                <w:rFonts w:ascii="Times" w:eastAsia="Times New Roman" w:hAnsi="Times" w:cs="Times New Roman"/>
                <w:sz w:val="22"/>
                <w:szCs w:val="22"/>
                <w:shd w:val="clear" w:color="auto" w:fill="FFFFFF"/>
                <w:lang w:val="en-GB"/>
              </w:rPr>
            </w:rPrChange>
          </w:rPr>
          <w:delText>includes links of imported style sheets or e</w:delText>
        </w:r>
        <w:r w:rsidR="00C64FC2" w:rsidRPr="00F758B3" w:rsidDel="006A172B">
          <w:rPr>
            <w:rFonts w:ascii="Times" w:eastAsia="Times New Roman" w:hAnsi="Times" w:cs="Times New Roman"/>
            <w:sz w:val="22"/>
            <w:szCs w:val="22"/>
            <w:shd w:val="clear" w:color="auto" w:fill="FFFFFF"/>
            <w:lang w:val="en-GB"/>
            <w:rPrChange w:id="7761" w:author="Chara Katiri" w:date="2015-05-12T13:05:00Z">
              <w:rPr>
                <w:rFonts w:ascii="Times" w:eastAsia="Times New Roman" w:hAnsi="Times" w:cs="Times New Roman"/>
                <w:sz w:val="22"/>
                <w:szCs w:val="22"/>
                <w:shd w:val="clear" w:color="auto" w:fill="FFFFFF"/>
                <w:lang w:val="en-GB"/>
              </w:rPr>
            </w:rPrChange>
          </w:rPr>
          <w:delText>xternal CSS files.  The Behaviou</w:delText>
        </w:r>
        <w:r w:rsidR="005127FC" w:rsidRPr="00F758B3" w:rsidDel="006A172B">
          <w:rPr>
            <w:rFonts w:ascii="Times" w:eastAsia="Times New Roman" w:hAnsi="Times" w:cs="Times New Roman"/>
            <w:sz w:val="22"/>
            <w:szCs w:val="22"/>
            <w:shd w:val="clear" w:color="auto" w:fill="FFFFFF"/>
            <w:lang w:val="en-GB"/>
            <w:rPrChange w:id="7762" w:author="Chara Katiri" w:date="2015-05-12T13:05:00Z">
              <w:rPr>
                <w:rFonts w:ascii="Times" w:eastAsia="Times New Roman" w:hAnsi="Times" w:cs="Times New Roman"/>
                <w:sz w:val="22"/>
                <w:szCs w:val="22"/>
                <w:shd w:val="clear" w:color="auto" w:fill="FFFFFF"/>
                <w:lang w:val="en-GB"/>
              </w:rPr>
            </w:rPrChange>
          </w:rPr>
          <w:delText xml:space="preserve">r includes links to local script elements or imported </w:delText>
        </w:r>
        <w:r w:rsidR="00981657" w:rsidRPr="00F758B3" w:rsidDel="006A172B">
          <w:rPr>
            <w:rFonts w:ascii="Times" w:eastAsia="Times New Roman" w:hAnsi="Times" w:cs="Times New Roman"/>
            <w:sz w:val="22"/>
            <w:szCs w:val="22"/>
            <w:shd w:val="clear" w:color="auto" w:fill="FFFFFF"/>
            <w:lang w:val="en-GB"/>
            <w:rPrChange w:id="7763" w:author="Chara Katiri" w:date="2015-05-12T13:05:00Z">
              <w:rPr>
                <w:rFonts w:ascii="Times" w:eastAsia="Times New Roman" w:hAnsi="Times" w:cs="Times New Roman"/>
                <w:sz w:val="22"/>
                <w:szCs w:val="22"/>
                <w:shd w:val="clear" w:color="auto" w:fill="FFFFFF"/>
                <w:lang w:val="en-GB"/>
              </w:rPr>
            </w:rPrChange>
          </w:rPr>
          <w:delText>JavaScript</w:delText>
        </w:r>
        <w:r w:rsidR="005127FC" w:rsidRPr="00F758B3" w:rsidDel="006A172B">
          <w:rPr>
            <w:rFonts w:ascii="Times" w:eastAsia="Times New Roman" w:hAnsi="Times" w:cs="Times New Roman"/>
            <w:sz w:val="22"/>
            <w:szCs w:val="22"/>
            <w:shd w:val="clear" w:color="auto" w:fill="FFFFFF"/>
            <w:lang w:val="en-GB"/>
            <w:rPrChange w:id="7764" w:author="Chara Katiri" w:date="2015-05-12T13:05:00Z">
              <w:rPr>
                <w:rFonts w:ascii="Times" w:eastAsia="Times New Roman" w:hAnsi="Times" w:cs="Times New Roman"/>
                <w:sz w:val="22"/>
                <w:szCs w:val="22"/>
                <w:shd w:val="clear" w:color="auto" w:fill="FFFFFF"/>
                <w:lang w:val="en-GB"/>
              </w:rPr>
            </w:rPrChange>
          </w:rPr>
          <w:delText xml:space="preserve"> files.  Finally, the Structure includes the HTML structural elements. </w:delText>
        </w:r>
      </w:del>
    </w:p>
    <w:p w14:paraId="08350F2C" w14:textId="1168E89A" w:rsidR="00940B23" w:rsidRPr="00F758B3" w:rsidDel="006A172B" w:rsidRDefault="00940B23" w:rsidP="00F758B3">
      <w:pPr>
        <w:pStyle w:val="ListParagraph"/>
        <w:spacing w:line="360" w:lineRule="auto"/>
        <w:ind w:left="1843"/>
        <w:jc w:val="both"/>
        <w:rPr>
          <w:del w:id="7765" w:author="Chara Katiri" w:date="2015-05-10T09:30:00Z"/>
          <w:rFonts w:ascii="Times" w:eastAsia="Times New Roman" w:hAnsi="Times" w:cs="Times New Roman"/>
          <w:sz w:val="22"/>
          <w:szCs w:val="22"/>
          <w:shd w:val="clear" w:color="auto" w:fill="FFFFFF"/>
          <w:lang w:val="en-GB"/>
          <w:rPrChange w:id="7766" w:author="Chara Katiri" w:date="2015-05-12T13:05:00Z">
            <w:rPr>
              <w:del w:id="7767" w:author="Chara Katiri" w:date="2015-05-10T09:30:00Z"/>
              <w:rFonts w:ascii="Times" w:eastAsia="Times New Roman" w:hAnsi="Times" w:cs="Times New Roman"/>
              <w:sz w:val="22"/>
              <w:szCs w:val="22"/>
              <w:shd w:val="clear" w:color="auto" w:fill="FFFFFF"/>
              <w:lang w:val="en-GB"/>
            </w:rPr>
          </w:rPrChange>
        </w:rPr>
        <w:pPrChange w:id="7768" w:author="Chara Katiri" w:date="2015-05-12T13:05:00Z">
          <w:pPr>
            <w:pStyle w:val="ListParagraph"/>
            <w:spacing w:line="360" w:lineRule="auto"/>
            <w:ind w:left="1843"/>
            <w:jc w:val="both"/>
          </w:pPr>
        </w:pPrChange>
      </w:pPr>
    </w:p>
    <w:p w14:paraId="71336074" w14:textId="00B00948" w:rsidR="00306342" w:rsidRPr="00F758B3" w:rsidDel="006A172B" w:rsidRDefault="00940B23" w:rsidP="00F758B3">
      <w:pPr>
        <w:pStyle w:val="ListParagraph"/>
        <w:spacing w:line="360" w:lineRule="auto"/>
        <w:ind w:left="1843"/>
        <w:jc w:val="both"/>
        <w:rPr>
          <w:del w:id="7769" w:author="Chara Katiri" w:date="2015-05-10T09:30:00Z"/>
          <w:rFonts w:ascii="Times" w:eastAsia="Times New Roman" w:hAnsi="Times" w:cs="Times New Roman"/>
          <w:sz w:val="22"/>
          <w:szCs w:val="22"/>
          <w:shd w:val="clear" w:color="auto" w:fill="FFFFFF"/>
          <w:lang w:val="en-GB"/>
          <w:rPrChange w:id="7770" w:author="Chara Katiri" w:date="2015-05-12T13:05:00Z">
            <w:rPr>
              <w:del w:id="7771" w:author="Chara Katiri" w:date="2015-05-10T09:30:00Z"/>
              <w:rFonts w:ascii="Times" w:eastAsia="Times New Roman" w:hAnsi="Times" w:cs="Times New Roman"/>
              <w:sz w:val="22"/>
              <w:szCs w:val="22"/>
              <w:shd w:val="clear" w:color="auto" w:fill="FFFFFF"/>
              <w:lang w:val="en-GB"/>
            </w:rPr>
          </w:rPrChange>
        </w:rPr>
        <w:pPrChange w:id="7772" w:author="Chara Katiri" w:date="2015-05-12T13:05:00Z">
          <w:pPr>
            <w:pStyle w:val="ListParagraph"/>
            <w:spacing w:line="360" w:lineRule="auto"/>
            <w:ind w:left="1843"/>
            <w:jc w:val="both"/>
          </w:pPr>
        </w:pPrChange>
      </w:pPr>
      <w:del w:id="7773" w:author="Chara Katiri" w:date="2015-05-09T13:17:00Z">
        <w:r w:rsidRPr="00F758B3" w:rsidDel="00667557">
          <w:rPr>
            <w:rFonts w:ascii="Times" w:hAnsi="Times" w:cs="Times New Roman"/>
            <w:noProof/>
            <w:sz w:val="22"/>
            <w:szCs w:val="22"/>
            <w:rPrChange w:id="7774" w:author="Chara Katiri" w:date="2015-05-12T13:05:00Z">
              <w:rPr>
                <w:rFonts w:ascii="Times" w:hAnsi="Times" w:cs="Times New Roman"/>
                <w:noProof/>
                <w:sz w:val="22"/>
                <w:szCs w:val="22"/>
              </w:rPr>
            </w:rPrChange>
          </w:rPr>
          <mc:AlternateContent>
            <mc:Choice Requires="wps">
              <w:drawing>
                <wp:anchor distT="0" distB="0" distL="114300" distR="114300" simplePos="0" relativeHeight="251675648" behindDoc="0" locked="0" layoutInCell="1" allowOverlap="1" wp14:anchorId="48CC776F" wp14:editId="454A522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F10DEF" w:rsidRPr="00306342" w:rsidRDefault="00F10DEF"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F10DEF" w:rsidRPr="00306342" w:rsidRDefault="00F10DEF"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del>
    </w:p>
    <w:p w14:paraId="6B8FB684" w14:textId="396589F7" w:rsidR="000750D5" w:rsidRPr="00F758B3" w:rsidDel="006A172B" w:rsidRDefault="000750D5" w:rsidP="00F758B3">
      <w:pPr>
        <w:pStyle w:val="ListParagraph"/>
        <w:numPr>
          <w:ilvl w:val="0"/>
          <w:numId w:val="5"/>
        </w:numPr>
        <w:spacing w:line="360" w:lineRule="auto"/>
        <w:ind w:left="709" w:hanging="283"/>
        <w:jc w:val="both"/>
        <w:rPr>
          <w:del w:id="7775" w:author="Chara Katiri" w:date="2015-05-10T09:30:00Z"/>
          <w:rFonts w:ascii="Times" w:eastAsia="Times New Roman" w:hAnsi="Times" w:cs="Times New Roman"/>
          <w:i/>
          <w:sz w:val="22"/>
          <w:szCs w:val="22"/>
          <w:shd w:val="clear" w:color="auto" w:fill="FFFFFF"/>
          <w:lang w:val="en-GB"/>
          <w:rPrChange w:id="7776" w:author="Chara Katiri" w:date="2015-05-12T13:05:00Z">
            <w:rPr>
              <w:del w:id="7777" w:author="Chara Katiri" w:date="2015-05-10T09:30:00Z"/>
              <w:rFonts w:ascii="Times" w:eastAsia="Times New Roman" w:hAnsi="Times" w:cs="Times New Roman"/>
              <w:i/>
              <w:sz w:val="22"/>
              <w:szCs w:val="22"/>
              <w:shd w:val="clear" w:color="auto" w:fill="FFFFFF"/>
              <w:lang w:val="en-GB"/>
            </w:rPr>
          </w:rPrChange>
        </w:rPr>
        <w:pPrChange w:id="7778" w:author="Chara Katiri" w:date="2015-05-12T13:05:00Z">
          <w:pPr>
            <w:pStyle w:val="ListParagraph"/>
            <w:numPr>
              <w:numId w:val="5"/>
            </w:numPr>
            <w:spacing w:line="360" w:lineRule="auto"/>
            <w:ind w:left="709" w:hanging="283"/>
            <w:jc w:val="both"/>
          </w:pPr>
        </w:pPrChange>
      </w:pPr>
      <w:del w:id="7779" w:author="Chara Katiri" w:date="2015-05-10T09:30:00Z">
        <w:r w:rsidRPr="00F758B3" w:rsidDel="006A172B">
          <w:rPr>
            <w:rFonts w:ascii="Times" w:eastAsia="Times New Roman" w:hAnsi="Times" w:cs="Times New Roman"/>
            <w:i/>
            <w:sz w:val="22"/>
            <w:szCs w:val="22"/>
            <w:shd w:val="clear" w:color="auto" w:fill="FFFFFF"/>
            <w:lang w:val="en-GB"/>
            <w:rPrChange w:id="7780" w:author="Chara Katiri" w:date="2015-05-12T13:05:00Z">
              <w:rPr>
                <w:rFonts w:ascii="Times" w:eastAsia="Times New Roman" w:hAnsi="Times" w:cs="Times New Roman"/>
                <w:i/>
                <w:sz w:val="22"/>
                <w:szCs w:val="22"/>
                <w:shd w:val="clear" w:color="auto" w:fill="FFFFFF"/>
                <w:lang w:val="en-GB"/>
              </w:rPr>
            </w:rPrChange>
          </w:rPr>
          <w:delText xml:space="preserve">Security layer: </w:delText>
        </w:r>
        <w:r w:rsidR="00981657" w:rsidRPr="00F758B3" w:rsidDel="006A172B">
          <w:rPr>
            <w:rFonts w:ascii="Times" w:eastAsia="Times New Roman" w:hAnsi="Times" w:cs="Times New Roman"/>
            <w:sz w:val="22"/>
            <w:szCs w:val="22"/>
            <w:shd w:val="clear" w:color="auto" w:fill="FFFFFF"/>
            <w:lang w:val="en-GB"/>
            <w:rPrChange w:id="7781" w:author="Chara Katiri" w:date="2015-05-12T13:05:00Z">
              <w:rPr>
                <w:rFonts w:ascii="Times" w:eastAsia="Times New Roman" w:hAnsi="Times" w:cs="Times New Roman"/>
                <w:sz w:val="22"/>
                <w:szCs w:val="22"/>
                <w:shd w:val="clear" w:color="auto" w:fill="FFFFFF"/>
                <w:lang w:val="en-GB"/>
              </w:rPr>
            </w:rPrChange>
          </w:rPr>
          <w:delText xml:space="preserve">it </w:delText>
        </w:r>
        <w:r w:rsidR="00F82530" w:rsidRPr="00F758B3" w:rsidDel="006A172B">
          <w:rPr>
            <w:rFonts w:ascii="Times" w:eastAsia="Times New Roman" w:hAnsi="Times" w:cs="Times New Roman"/>
            <w:sz w:val="22"/>
            <w:szCs w:val="22"/>
            <w:shd w:val="clear" w:color="auto" w:fill="FFFFFF"/>
            <w:lang w:val="en-GB"/>
            <w:rPrChange w:id="7782" w:author="Chara Katiri" w:date="2015-05-12T13:05:00Z">
              <w:rPr>
                <w:rFonts w:ascii="Times" w:eastAsia="Times New Roman" w:hAnsi="Times" w:cs="Times New Roman"/>
                <w:sz w:val="22"/>
                <w:szCs w:val="22"/>
                <w:shd w:val="clear" w:color="auto" w:fill="FFFFFF"/>
                <w:lang w:val="en-GB"/>
              </w:rPr>
            </w:rPrChange>
          </w:rPr>
          <w:delText xml:space="preserve">deals with security </w:delText>
        </w:r>
        <w:r w:rsidR="00954078" w:rsidRPr="00F758B3" w:rsidDel="006A172B">
          <w:rPr>
            <w:rFonts w:ascii="Times" w:eastAsia="Times New Roman" w:hAnsi="Times" w:cs="Times New Roman"/>
            <w:sz w:val="22"/>
            <w:szCs w:val="22"/>
            <w:shd w:val="clear" w:color="auto" w:fill="FFFFFF"/>
            <w:lang w:val="en-GB"/>
            <w:rPrChange w:id="7783" w:author="Chara Katiri" w:date="2015-05-12T13:05:00Z">
              <w:rPr>
                <w:rFonts w:ascii="Times" w:eastAsia="Times New Roman" w:hAnsi="Times" w:cs="Times New Roman"/>
                <w:sz w:val="22"/>
                <w:szCs w:val="22"/>
                <w:shd w:val="clear" w:color="auto" w:fill="FFFFFF"/>
                <w:lang w:val="en-GB"/>
              </w:rPr>
            </w:rPrChange>
          </w:rPr>
          <w:delText xml:space="preserve">concerns and it’s </w:delText>
        </w:r>
        <w:r w:rsidR="00981657" w:rsidRPr="00F758B3" w:rsidDel="006A172B">
          <w:rPr>
            <w:rFonts w:ascii="Times" w:eastAsia="Times New Roman" w:hAnsi="Times" w:cs="Times New Roman"/>
            <w:sz w:val="22"/>
            <w:szCs w:val="22"/>
            <w:shd w:val="clear" w:color="auto" w:fill="FFFFFF"/>
            <w:lang w:val="en-GB"/>
            <w:rPrChange w:id="7784" w:author="Chara Katiri" w:date="2015-05-12T13:05:00Z">
              <w:rPr>
                <w:rFonts w:ascii="Times" w:eastAsia="Times New Roman" w:hAnsi="Times" w:cs="Times New Roman"/>
                <w:sz w:val="22"/>
                <w:szCs w:val="22"/>
                <w:shd w:val="clear" w:color="auto" w:fill="FFFFFF"/>
                <w:lang w:val="en-GB"/>
              </w:rPr>
            </w:rPrChange>
          </w:rPr>
          <w:delText xml:space="preserve">implemented in layers </w:delText>
        </w:r>
        <w:r w:rsidR="00954078" w:rsidRPr="00F758B3" w:rsidDel="006A172B">
          <w:rPr>
            <w:rFonts w:ascii="Times" w:eastAsia="Times New Roman" w:hAnsi="Times" w:cs="Times New Roman"/>
            <w:sz w:val="22"/>
            <w:szCs w:val="22"/>
            <w:shd w:val="clear" w:color="auto" w:fill="FFFFFF"/>
            <w:lang w:val="en-GB"/>
            <w:rPrChange w:id="7785" w:author="Chara Katiri" w:date="2015-05-12T13:05:00Z">
              <w:rPr>
                <w:rFonts w:ascii="Times" w:eastAsia="Times New Roman" w:hAnsi="Times" w:cs="Times New Roman"/>
                <w:sz w:val="22"/>
                <w:szCs w:val="22"/>
                <w:shd w:val="clear" w:color="auto" w:fill="FFFFFF"/>
                <w:lang w:val="en-GB"/>
              </w:rPr>
            </w:rPrChange>
          </w:rPr>
          <w:delText>using a number of technological controls</w:delText>
        </w:r>
        <w:r w:rsidR="00981657" w:rsidRPr="00F758B3" w:rsidDel="006A172B">
          <w:rPr>
            <w:rFonts w:ascii="Times" w:eastAsia="Times New Roman" w:hAnsi="Times" w:cs="Times New Roman"/>
            <w:sz w:val="22"/>
            <w:szCs w:val="22"/>
            <w:shd w:val="clear" w:color="auto" w:fill="FFFFFF"/>
            <w:lang w:val="en-GB"/>
            <w:rPrChange w:id="7786" w:author="Chara Katiri" w:date="2015-05-12T13:05:00Z">
              <w:rPr>
                <w:rFonts w:ascii="Times" w:eastAsia="Times New Roman" w:hAnsi="Times" w:cs="Times New Roman"/>
                <w:sz w:val="22"/>
                <w:szCs w:val="22"/>
                <w:shd w:val="clear" w:color="auto" w:fill="FFFFFF"/>
                <w:lang w:val="en-GB"/>
              </w:rPr>
            </w:rPrChange>
          </w:rPr>
          <w:delText xml:space="preserve">. </w:delText>
        </w:r>
        <w:r w:rsidR="00954078" w:rsidRPr="00F758B3" w:rsidDel="006A172B">
          <w:rPr>
            <w:rFonts w:ascii="Times" w:eastAsia="Times New Roman" w:hAnsi="Times" w:cs="Times New Roman"/>
            <w:sz w:val="22"/>
            <w:szCs w:val="22"/>
            <w:shd w:val="clear" w:color="auto" w:fill="FFFFFF"/>
            <w:lang w:val="en-GB"/>
            <w:rPrChange w:id="7787" w:author="Chara Katiri" w:date="2015-05-12T13:05:00Z">
              <w:rPr>
                <w:rFonts w:ascii="Times" w:eastAsia="Times New Roman" w:hAnsi="Times" w:cs="Times New Roman"/>
                <w:sz w:val="22"/>
                <w:szCs w:val="22"/>
                <w:shd w:val="clear" w:color="auto" w:fill="FFFFFF"/>
                <w:lang w:val="en-GB"/>
              </w:rPr>
            </w:rPrChange>
          </w:rPr>
          <w:delText xml:space="preserve"> First, the use of the University of Surrey email address restricts access only to students and staff of the University. Then, upon login, a</w:delText>
        </w:r>
        <w:r w:rsidRPr="00F758B3" w:rsidDel="006A172B">
          <w:rPr>
            <w:rFonts w:ascii="Times" w:eastAsia="Times New Roman" w:hAnsi="Times" w:cs="Times New Roman"/>
            <w:sz w:val="22"/>
            <w:szCs w:val="22"/>
            <w:shd w:val="clear" w:color="auto" w:fill="FFFFFF"/>
            <w:lang w:val="en-GB"/>
            <w:rPrChange w:id="7788" w:author="Chara Katiri" w:date="2015-05-12T13:05:00Z">
              <w:rPr>
                <w:rFonts w:ascii="Times" w:eastAsia="Times New Roman" w:hAnsi="Times" w:cs="Times New Roman"/>
                <w:sz w:val="22"/>
                <w:szCs w:val="22"/>
                <w:shd w:val="clear" w:color="auto" w:fill="FFFFFF"/>
                <w:lang w:val="en-GB"/>
              </w:rPr>
            </w:rPrChange>
          </w:rPr>
          <w:delText>uthentication</w:delText>
        </w:r>
        <w:r w:rsidR="000526C3" w:rsidRPr="00F758B3" w:rsidDel="006A172B">
          <w:rPr>
            <w:rFonts w:ascii="Times" w:eastAsia="Times New Roman" w:hAnsi="Times" w:cs="Times New Roman"/>
            <w:sz w:val="22"/>
            <w:szCs w:val="22"/>
            <w:shd w:val="clear" w:color="auto" w:fill="FFFFFF"/>
            <w:lang w:val="en-GB"/>
            <w:rPrChange w:id="7789" w:author="Chara Katiri" w:date="2015-05-12T13:05:00Z">
              <w:rPr>
                <w:rFonts w:ascii="Times" w:eastAsia="Times New Roman" w:hAnsi="Times" w:cs="Times New Roman"/>
                <w:sz w:val="22"/>
                <w:szCs w:val="22"/>
                <w:shd w:val="clear" w:color="auto" w:fill="FFFFFF"/>
                <w:lang w:val="en-GB"/>
              </w:rPr>
            </w:rPrChange>
          </w:rPr>
          <w:delText xml:space="preserve"> </w:delText>
        </w:r>
        <w:r w:rsidR="00954078" w:rsidRPr="00F758B3" w:rsidDel="006A172B">
          <w:rPr>
            <w:rFonts w:ascii="Times" w:eastAsia="Times New Roman" w:hAnsi="Times" w:cs="Times New Roman"/>
            <w:sz w:val="22"/>
            <w:szCs w:val="22"/>
            <w:shd w:val="clear" w:color="auto" w:fill="FFFFFF"/>
            <w:lang w:val="en-GB"/>
            <w:rPrChange w:id="7790" w:author="Chara Katiri" w:date="2015-05-12T13:05:00Z">
              <w:rPr>
                <w:rFonts w:ascii="Times" w:eastAsia="Times New Roman" w:hAnsi="Times" w:cs="Times New Roman"/>
                <w:sz w:val="22"/>
                <w:szCs w:val="22"/>
                <w:shd w:val="clear" w:color="auto" w:fill="FFFFFF"/>
                <w:lang w:val="en-GB"/>
              </w:rPr>
            </w:rPrChange>
          </w:rPr>
          <w:delText xml:space="preserve">of the user </w:delText>
        </w:r>
        <w:r w:rsidR="000526C3" w:rsidRPr="00F758B3" w:rsidDel="006A172B">
          <w:rPr>
            <w:rFonts w:ascii="Times" w:eastAsia="Times New Roman" w:hAnsi="Times" w:cs="Times New Roman"/>
            <w:sz w:val="22"/>
            <w:szCs w:val="22"/>
            <w:shd w:val="clear" w:color="auto" w:fill="FFFFFF"/>
            <w:lang w:val="en-GB"/>
            <w:rPrChange w:id="7791" w:author="Chara Katiri" w:date="2015-05-12T13:05:00Z">
              <w:rPr>
                <w:rFonts w:ascii="Times" w:eastAsia="Times New Roman" w:hAnsi="Times" w:cs="Times New Roman"/>
                <w:sz w:val="22"/>
                <w:szCs w:val="22"/>
                <w:shd w:val="clear" w:color="auto" w:fill="FFFFFF"/>
                <w:lang w:val="en-GB"/>
              </w:rPr>
            </w:rPrChange>
          </w:rPr>
          <w:delText xml:space="preserve">and </w:delText>
        </w:r>
        <w:r w:rsidR="00954078" w:rsidRPr="00F758B3" w:rsidDel="006A172B">
          <w:rPr>
            <w:rFonts w:ascii="Times" w:eastAsia="Times New Roman" w:hAnsi="Times" w:cs="Times New Roman"/>
            <w:sz w:val="22"/>
            <w:szCs w:val="22"/>
            <w:shd w:val="clear" w:color="auto" w:fill="FFFFFF"/>
            <w:lang w:val="en-GB"/>
            <w:rPrChange w:id="7792" w:author="Chara Katiri" w:date="2015-05-12T13:05:00Z">
              <w:rPr>
                <w:rFonts w:ascii="Times" w:eastAsia="Times New Roman" w:hAnsi="Times" w:cs="Times New Roman"/>
                <w:sz w:val="22"/>
                <w:szCs w:val="22"/>
                <w:shd w:val="clear" w:color="auto" w:fill="FFFFFF"/>
                <w:lang w:val="en-GB"/>
              </w:rPr>
            </w:rPrChange>
          </w:rPr>
          <w:delText>authorization to access the website is applied. Spring MVC framework libraries also provide security</w:delText>
        </w:r>
        <w:r w:rsidR="000526C3" w:rsidRPr="00F758B3" w:rsidDel="006A172B">
          <w:rPr>
            <w:rFonts w:ascii="Times" w:eastAsia="Times New Roman" w:hAnsi="Times" w:cs="Times New Roman"/>
            <w:sz w:val="22"/>
            <w:szCs w:val="22"/>
            <w:shd w:val="clear" w:color="auto" w:fill="FFFFFF"/>
            <w:lang w:val="en-GB"/>
            <w:rPrChange w:id="7793" w:author="Chara Katiri" w:date="2015-05-12T13:05:00Z">
              <w:rPr>
                <w:rFonts w:ascii="Times" w:eastAsia="Times New Roman" w:hAnsi="Times" w:cs="Times New Roman"/>
                <w:sz w:val="22"/>
                <w:szCs w:val="22"/>
                <w:shd w:val="clear" w:color="auto" w:fill="FFFFFF"/>
                <w:lang w:val="en-GB"/>
              </w:rPr>
            </w:rPrChange>
          </w:rPr>
          <w:delText xml:space="preserve">. </w:delText>
        </w:r>
        <w:r w:rsidR="00954078" w:rsidRPr="00F758B3" w:rsidDel="006A172B">
          <w:rPr>
            <w:rFonts w:ascii="Times" w:eastAsia="Times New Roman" w:hAnsi="Times" w:cs="Times New Roman"/>
            <w:sz w:val="22"/>
            <w:szCs w:val="22"/>
            <w:shd w:val="clear" w:color="auto" w:fill="FFFFFF"/>
            <w:lang w:val="en-GB"/>
            <w:rPrChange w:id="7794" w:author="Chara Katiri" w:date="2015-05-12T13:05:00Z">
              <w:rPr>
                <w:rFonts w:ascii="Times" w:eastAsia="Times New Roman" w:hAnsi="Times" w:cs="Times New Roman"/>
                <w:sz w:val="22"/>
                <w:szCs w:val="22"/>
                <w:shd w:val="clear" w:color="auto" w:fill="FFFFFF"/>
                <w:lang w:val="en-GB"/>
              </w:rPr>
            </w:rPrChange>
          </w:rPr>
          <w:delText xml:space="preserve">Finally, </w:delText>
        </w:r>
        <w:r w:rsidRPr="00F758B3" w:rsidDel="006A172B">
          <w:rPr>
            <w:rFonts w:ascii="Times" w:eastAsia="Times New Roman" w:hAnsi="Times" w:cs="Times New Roman"/>
            <w:sz w:val="22"/>
            <w:szCs w:val="22"/>
            <w:shd w:val="clear" w:color="auto" w:fill="FFFFFF"/>
            <w:lang w:val="en-GB"/>
            <w:rPrChange w:id="7795" w:author="Chara Katiri" w:date="2015-05-12T13:05:00Z">
              <w:rPr>
                <w:rFonts w:ascii="Times" w:eastAsia="Times New Roman" w:hAnsi="Times" w:cs="Times New Roman"/>
                <w:sz w:val="22"/>
                <w:szCs w:val="22"/>
                <w:shd w:val="clear" w:color="auto" w:fill="FFFFFF"/>
                <w:lang w:val="en-GB"/>
              </w:rPr>
            </w:rPrChange>
          </w:rPr>
          <w:delText>H</w:delText>
        </w:r>
        <w:r w:rsidR="000526C3" w:rsidRPr="00F758B3" w:rsidDel="006A172B">
          <w:rPr>
            <w:rFonts w:ascii="Times" w:eastAsia="Times New Roman" w:hAnsi="Times" w:cs="Times New Roman"/>
            <w:sz w:val="22"/>
            <w:szCs w:val="22"/>
            <w:shd w:val="clear" w:color="auto" w:fill="FFFFFF"/>
            <w:lang w:val="en-GB"/>
            <w:rPrChange w:id="7796" w:author="Chara Katiri" w:date="2015-05-12T13:05:00Z">
              <w:rPr>
                <w:rFonts w:ascii="Times" w:eastAsia="Times New Roman" w:hAnsi="Times" w:cs="Times New Roman"/>
                <w:sz w:val="22"/>
                <w:szCs w:val="22"/>
                <w:shd w:val="clear" w:color="auto" w:fill="FFFFFF"/>
                <w:lang w:val="en-GB"/>
              </w:rPr>
            </w:rPrChange>
          </w:rPr>
          <w:delText>yper Text Protocol Secure (H</w:delText>
        </w:r>
        <w:r w:rsidRPr="00F758B3" w:rsidDel="006A172B">
          <w:rPr>
            <w:rFonts w:ascii="Times" w:eastAsia="Times New Roman" w:hAnsi="Times" w:cs="Times New Roman"/>
            <w:sz w:val="22"/>
            <w:szCs w:val="22"/>
            <w:shd w:val="clear" w:color="auto" w:fill="FFFFFF"/>
            <w:lang w:val="en-GB"/>
            <w:rPrChange w:id="7797" w:author="Chara Katiri" w:date="2015-05-12T13:05:00Z">
              <w:rPr>
                <w:rFonts w:ascii="Times" w:eastAsia="Times New Roman" w:hAnsi="Times" w:cs="Times New Roman"/>
                <w:sz w:val="22"/>
                <w:szCs w:val="22"/>
                <w:shd w:val="clear" w:color="auto" w:fill="FFFFFF"/>
                <w:lang w:val="en-GB"/>
              </w:rPr>
            </w:rPrChange>
          </w:rPr>
          <w:delText>TTPS</w:delText>
        </w:r>
        <w:r w:rsidR="00954078" w:rsidRPr="00F758B3" w:rsidDel="006A172B">
          <w:rPr>
            <w:rFonts w:ascii="Times" w:eastAsia="Times New Roman" w:hAnsi="Times" w:cs="Times New Roman"/>
            <w:sz w:val="22"/>
            <w:szCs w:val="22"/>
            <w:shd w:val="clear" w:color="auto" w:fill="FFFFFF"/>
            <w:lang w:val="en-GB"/>
            <w:rPrChange w:id="7798" w:author="Chara Katiri" w:date="2015-05-12T13:05:00Z">
              <w:rPr>
                <w:rFonts w:ascii="Times" w:eastAsia="Times New Roman" w:hAnsi="Times" w:cs="Times New Roman"/>
                <w:sz w:val="22"/>
                <w:szCs w:val="22"/>
                <w:shd w:val="clear" w:color="auto" w:fill="FFFFFF"/>
                <w:lang w:val="en-GB"/>
              </w:rPr>
            </w:rPrChange>
          </w:rPr>
          <w:delText xml:space="preserve">) is used </w:delText>
        </w:r>
        <w:r w:rsidR="000526C3" w:rsidRPr="00F758B3" w:rsidDel="006A172B">
          <w:rPr>
            <w:rFonts w:ascii="Times" w:eastAsia="Times New Roman" w:hAnsi="Times" w:cs="Times New Roman"/>
            <w:sz w:val="22"/>
            <w:szCs w:val="22"/>
            <w:shd w:val="clear" w:color="auto" w:fill="FFFFFF"/>
            <w:lang w:val="en-GB"/>
            <w:rPrChange w:id="7799" w:author="Chara Katiri" w:date="2015-05-12T13:05:00Z">
              <w:rPr>
                <w:rFonts w:ascii="Times" w:eastAsia="Times New Roman" w:hAnsi="Times" w:cs="Times New Roman"/>
                <w:sz w:val="22"/>
                <w:szCs w:val="22"/>
                <w:shd w:val="clear" w:color="auto" w:fill="FFFFFF"/>
                <w:lang w:val="en-GB"/>
              </w:rPr>
            </w:rPrChange>
          </w:rPr>
          <w:delText>as a communication protocol for secure communication over the network</w:delText>
        </w:r>
        <w:r w:rsidRPr="00F758B3" w:rsidDel="006A172B">
          <w:rPr>
            <w:rFonts w:ascii="Times" w:eastAsia="Times New Roman" w:hAnsi="Times" w:cs="Times New Roman"/>
            <w:sz w:val="22"/>
            <w:szCs w:val="22"/>
            <w:shd w:val="clear" w:color="auto" w:fill="FFFFFF"/>
            <w:lang w:val="en-GB"/>
            <w:rPrChange w:id="7800" w:author="Chara Katiri" w:date="2015-05-12T13:05:00Z">
              <w:rPr>
                <w:rFonts w:ascii="Times" w:eastAsia="Times New Roman" w:hAnsi="Times" w:cs="Times New Roman"/>
                <w:sz w:val="22"/>
                <w:szCs w:val="22"/>
                <w:shd w:val="clear" w:color="auto" w:fill="FFFFFF"/>
                <w:lang w:val="en-GB"/>
              </w:rPr>
            </w:rPrChange>
          </w:rPr>
          <w:delText>.</w:delText>
        </w:r>
      </w:del>
    </w:p>
    <w:p w14:paraId="18D6E46C" w14:textId="0EC97BC8" w:rsidR="00E02134" w:rsidRPr="00F758B3" w:rsidDel="006A172B" w:rsidRDefault="000750D5" w:rsidP="00F758B3">
      <w:pPr>
        <w:pStyle w:val="ListParagraph"/>
        <w:numPr>
          <w:ilvl w:val="0"/>
          <w:numId w:val="5"/>
        </w:numPr>
        <w:spacing w:line="360" w:lineRule="auto"/>
        <w:ind w:left="709" w:hanging="283"/>
        <w:jc w:val="both"/>
        <w:rPr>
          <w:del w:id="7801" w:author="Chara Katiri" w:date="2015-05-10T09:30:00Z"/>
          <w:rFonts w:ascii="Times" w:eastAsia="Times New Roman" w:hAnsi="Times" w:cs="Times New Roman"/>
          <w:i/>
          <w:sz w:val="22"/>
          <w:szCs w:val="22"/>
          <w:shd w:val="clear" w:color="auto" w:fill="FFFFFF"/>
          <w:lang w:val="en-GB"/>
          <w:rPrChange w:id="7802" w:author="Chara Katiri" w:date="2015-05-12T13:05:00Z">
            <w:rPr>
              <w:del w:id="7803" w:author="Chara Katiri" w:date="2015-05-10T09:30:00Z"/>
              <w:rFonts w:ascii="Times" w:eastAsia="Times New Roman" w:hAnsi="Times" w:cs="Times New Roman"/>
              <w:i/>
              <w:sz w:val="22"/>
              <w:szCs w:val="22"/>
              <w:shd w:val="clear" w:color="auto" w:fill="FFFFFF"/>
              <w:lang w:val="en-GB"/>
            </w:rPr>
          </w:rPrChange>
        </w:rPr>
        <w:pPrChange w:id="7804" w:author="Chara Katiri" w:date="2015-05-12T13:05:00Z">
          <w:pPr>
            <w:pStyle w:val="ListParagraph"/>
            <w:numPr>
              <w:numId w:val="5"/>
            </w:numPr>
            <w:spacing w:line="360" w:lineRule="auto"/>
            <w:ind w:left="709" w:hanging="283"/>
            <w:jc w:val="both"/>
          </w:pPr>
        </w:pPrChange>
      </w:pPr>
      <w:del w:id="7805" w:author="Chara Katiri" w:date="2015-05-10T09:30:00Z">
        <w:r w:rsidRPr="00F758B3" w:rsidDel="006A172B">
          <w:rPr>
            <w:rFonts w:ascii="Times" w:eastAsia="Times New Roman" w:hAnsi="Times" w:cs="Times New Roman"/>
            <w:i/>
            <w:sz w:val="22"/>
            <w:szCs w:val="22"/>
            <w:shd w:val="clear" w:color="auto" w:fill="FFFFFF"/>
            <w:lang w:val="en-GB"/>
            <w:rPrChange w:id="7806" w:author="Chara Katiri" w:date="2015-05-12T13:05:00Z">
              <w:rPr>
                <w:rFonts w:ascii="Times" w:eastAsia="Times New Roman" w:hAnsi="Times" w:cs="Times New Roman"/>
                <w:i/>
                <w:sz w:val="22"/>
                <w:szCs w:val="22"/>
                <w:shd w:val="clear" w:color="auto" w:fill="FFFFFF"/>
                <w:lang w:val="en-GB"/>
              </w:rPr>
            </w:rPrChange>
          </w:rPr>
          <w:delText>Business logic:</w:delText>
        </w:r>
        <w:r w:rsidRPr="00F758B3" w:rsidDel="006A172B">
          <w:rPr>
            <w:rFonts w:ascii="Times" w:eastAsia="Times New Roman" w:hAnsi="Times" w:cs="Times New Roman"/>
            <w:sz w:val="22"/>
            <w:szCs w:val="22"/>
            <w:shd w:val="clear" w:color="auto" w:fill="FFFFFF"/>
            <w:lang w:val="en-GB"/>
            <w:rPrChange w:id="7807" w:author="Chara Katiri" w:date="2015-05-12T13:05:00Z">
              <w:rPr>
                <w:rFonts w:ascii="Times" w:eastAsia="Times New Roman" w:hAnsi="Times" w:cs="Times New Roman"/>
                <w:sz w:val="22"/>
                <w:szCs w:val="22"/>
                <w:shd w:val="clear" w:color="auto" w:fill="FFFFFF"/>
                <w:lang w:val="en-GB"/>
              </w:rPr>
            </w:rPrChange>
          </w:rPr>
          <w:delText xml:space="preserve"> </w:delText>
        </w:r>
        <w:r w:rsidR="00954078" w:rsidRPr="00F758B3" w:rsidDel="006A172B">
          <w:rPr>
            <w:rFonts w:ascii="Times" w:eastAsia="Times New Roman" w:hAnsi="Times" w:cs="Times New Roman"/>
            <w:sz w:val="22"/>
            <w:szCs w:val="22"/>
            <w:shd w:val="clear" w:color="auto" w:fill="FFFFFF"/>
            <w:lang w:val="en-GB"/>
            <w:rPrChange w:id="7808" w:author="Chara Katiri" w:date="2015-05-12T13:05:00Z">
              <w:rPr>
                <w:rFonts w:ascii="Times" w:eastAsia="Times New Roman" w:hAnsi="Times" w:cs="Times New Roman"/>
                <w:sz w:val="22"/>
                <w:szCs w:val="22"/>
                <w:shd w:val="clear" w:color="auto" w:fill="FFFFFF"/>
                <w:lang w:val="en-GB"/>
              </w:rPr>
            </w:rPrChange>
          </w:rPr>
          <w:delText xml:space="preserve">it </w:delText>
        </w:r>
        <w:r w:rsidR="00E02134" w:rsidRPr="00F758B3" w:rsidDel="006A172B">
          <w:rPr>
            <w:rFonts w:ascii="Times" w:eastAsia="Times New Roman" w:hAnsi="Times" w:cs="Times New Roman"/>
            <w:sz w:val="22"/>
            <w:szCs w:val="22"/>
            <w:shd w:val="clear" w:color="auto" w:fill="FFFFFF"/>
            <w:lang w:val="en-GB"/>
            <w:rPrChange w:id="7809" w:author="Chara Katiri" w:date="2015-05-12T13:05:00Z">
              <w:rPr>
                <w:rFonts w:ascii="Times" w:eastAsia="Times New Roman" w:hAnsi="Times" w:cs="Times New Roman"/>
                <w:sz w:val="22"/>
                <w:szCs w:val="22"/>
                <w:shd w:val="clear" w:color="auto" w:fill="FFFFFF"/>
                <w:lang w:val="en-GB"/>
              </w:rPr>
            </w:rPrChange>
          </w:rPr>
          <w:delText>consists of Spring MVC framework controllers and services</w:delText>
        </w:r>
        <w:r w:rsidRPr="00F758B3" w:rsidDel="006A172B">
          <w:rPr>
            <w:rFonts w:ascii="Times" w:eastAsia="Times New Roman" w:hAnsi="Times" w:cs="Times New Roman"/>
            <w:sz w:val="22"/>
            <w:szCs w:val="22"/>
            <w:shd w:val="clear" w:color="auto" w:fill="FFFFFF"/>
            <w:lang w:val="en-GB"/>
            <w:rPrChange w:id="7810" w:author="Chara Katiri" w:date="2015-05-12T13:05:00Z">
              <w:rPr>
                <w:rFonts w:ascii="Times" w:eastAsia="Times New Roman" w:hAnsi="Times" w:cs="Times New Roman"/>
                <w:sz w:val="22"/>
                <w:szCs w:val="22"/>
                <w:shd w:val="clear" w:color="auto" w:fill="FFFFFF"/>
                <w:lang w:val="en-GB"/>
              </w:rPr>
            </w:rPrChange>
          </w:rPr>
          <w:delText xml:space="preserve">. </w:delText>
        </w:r>
        <w:r w:rsidR="00954078" w:rsidRPr="00F758B3" w:rsidDel="006A172B">
          <w:rPr>
            <w:rFonts w:ascii="Times" w:eastAsia="Times New Roman" w:hAnsi="Times" w:cs="Times New Roman"/>
            <w:sz w:val="22"/>
            <w:szCs w:val="22"/>
            <w:shd w:val="clear" w:color="auto" w:fill="FFFFFF"/>
            <w:lang w:val="en-GB"/>
            <w:rPrChange w:id="7811" w:author="Chara Katiri" w:date="2015-05-12T13:05:00Z">
              <w:rPr>
                <w:rFonts w:ascii="Times" w:eastAsia="Times New Roman" w:hAnsi="Times" w:cs="Times New Roman"/>
                <w:sz w:val="22"/>
                <w:szCs w:val="22"/>
                <w:shd w:val="clear" w:color="auto" w:fill="FFFFFF"/>
                <w:lang w:val="en-GB"/>
              </w:rPr>
            </w:rPrChange>
          </w:rPr>
          <w:delText xml:space="preserve">The business logic </w:delText>
        </w:r>
        <w:r w:rsidR="00E02134" w:rsidRPr="00F758B3" w:rsidDel="006A172B">
          <w:rPr>
            <w:rFonts w:ascii="Times" w:eastAsia="Times New Roman" w:hAnsi="Times" w:cs="Times New Roman"/>
            <w:sz w:val="22"/>
            <w:szCs w:val="22"/>
            <w:shd w:val="clear" w:color="auto" w:fill="FFFFFF"/>
            <w:lang w:val="en-GB"/>
            <w:rPrChange w:id="7812" w:author="Chara Katiri" w:date="2015-05-12T13:05:00Z">
              <w:rPr>
                <w:rFonts w:ascii="Times" w:eastAsia="Times New Roman" w:hAnsi="Times" w:cs="Times New Roman"/>
                <w:sz w:val="22"/>
                <w:szCs w:val="22"/>
                <w:shd w:val="clear" w:color="auto" w:fill="FFFFFF"/>
                <w:lang w:val="en-GB"/>
              </w:rPr>
            </w:rPrChange>
          </w:rPr>
          <w:delText>receives the incoming information, performs specific operations and defines the content that needs to be returned to the user ensuring that the required functionalities are always available.</w:delText>
        </w:r>
      </w:del>
    </w:p>
    <w:p w14:paraId="2A584448" w14:textId="2CB24F7D" w:rsidR="000750D5" w:rsidRPr="00F758B3" w:rsidDel="006A172B" w:rsidRDefault="000750D5" w:rsidP="00F758B3">
      <w:pPr>
        <w:pStyle w:val="ListParagraph"/>
        <w:numPr>
          <w:ilvl w:val="0"/>
          <w:numId w:val="5"/>
        </w:numPr>
        <w:spacing w:line="360" w:lineRule="auto"/>
        <w:ind w:left="709" w:hanging="283"/>
        <w:jc w:val="both"/>
        <w:rPr>
          <w:del w:id="7813" w:author="Chara Katiri" w:date="2015-05-10T09:30:00Z"/>
          <w:rFonts w:ascii="Times" w:eastAsia="Times New Roman" w:hAnsi="Times" w:cs="Times New Roman"/>
          <w:i/>
          <w:sz w:val="22"/>
          <w:szCs w:val="22"/>
          <w:shd w:val="clear" w:color="auto" w:fill="FFFFFF"/>
          <w:lang w:val="en-GB"/>
          <w:rPrChange w:id="7814" w:author="Chara Katiri" w:date="2015-05-12T13:05:00Z">
            <w:rPr>
              <w:del w:id="7815" w:author="Chara Katiri" w:date="2015-05-10T09:30:00Z"/>
              <w:rFonts w:ascii="Times" w:eastAsia="Times New Roman" w:hAnsi="Times" w:cs="Times New Roman"/>
              <w:i/>
              <w:sz w:val="22"/>
              <w:szCs w:val="22"/>
              <w:shd w:val="clear" w:color="auto" w:fill="FFFFFF"/>
              <w:lang w:val="en-GB"/>
            </w:rPr>
          </w:rPrChange>
        </w:rPr>
        <w:pPrChange w:id="7816" w:author="Chara Katiri" w:date="2015-05-12T13:05:00Z">
          <w:pPr>
            <w:pStyle w:val="ListParagraph"/>
            <w:numPr>
              <w:numId w:val="5"/>
            </w:numPr>
            <w:spacing w:line="360" w:lineRule="auto"/>
            <w:ind w:left="709" w:hanging="283"/>
            <w:jc w:val="both"/>
          </w:pPr>
        </w:pPrChange>
      </w:pPr>
      <w:del w:id="7817" w:author="Chara Katiri" w:date="2015-05-10T09:30:00Z">
        <w:r w:rsidRPr="00F758B3" w:rsidDel="006A172B">
          <w:rPr>
            <w:rFonts w:ascii="Times" w:eastAsia="Times New Roman" w:hAnsi="Times" w:cs="Times New Roman"/>
            <w:i/>
            <w:sz w:val="22"/>
            <w:szCs w:val="22"/>
            <w:shd w:val="clear" w:color="auto" w:fill="FFFFFF"/>
            <w:lang w:val="en-GB"/>
            <w:rPrChange w:id="7818" w:author="Chara Katiri" w:date="2015-05-12T13:05:00Z">
              <w:rPr>
                <w:rFonts w:ascii="Times" w:eastAsia="Times New Roman" w:hAnsi="Times" w:cs="Times New Roman"/>
                <w:i/>
                <w:sz w:val="22"/>
                <w:szCs w:val="22"/>
                <w:shd w:val="clear" w:color="auto" w:fill="FFFFFF"/>
                <w:lang w:val="en-GB"/>
              </w:rPr>
            </w:rPrChange>
          </w:rPr>
          <w:delText xml:space="preserve">Database layer: </w:delText>
        </w:r>
        <w:r w:rsidR="00701C06" w:rsidRPr="00F758B3" w:rsidDel="006A172B">
          <w:rPr>
            <w:rFonts w:ascii="Times" w:eastAsia="Times New Roman" w:hAnsi="Times" w:cs="Times New Roman"/>
            <w:sz w:val="22"/>
            <w:szCs w:val="22"/>
            <w:shd w:val="clear" w:color="auto" w:fill="FFFFFF"/>
            <w:lang w:val="en-GB"/>
            <w:rPrChange w:id="7819" w:author="Chara Katiri" w:date="2015-05-12T13:05:00Z">
              <w:rPr>
                <w:rFonts w:ascii="Times" w:eastAsia="Times New Roman" w:hAnsi="Times" w:cs="Times New Roman"/>
                <w:sz w:val="22"/>
                <w:szCs w:val="22"/>
                <w:shd w:val="clear" w:color="auto" w:fill="FFFFFF"/>
                <w:lang w:val="en-GB"/>
              </w:rPr>
            </w:rPrChange>
          </w:rPr>
          <w:delText xml:space="preserve">it consists of the </w:delText>
        </w:r>
        <w:r w:rsidRPr="00F758B3" w:rsidDel="006A172B">
          <w:rPr>
            <w:rFonts w:ascii="Times" w:eastAsia="Times New Roman" w:hAnsi="Times" w:cs="Times New Roman"/>
            <w:sz w:val="22"/>
            <w:szCs w:val="22"/>
            <w:shd w:val="clear" w:color="auto" w:fill="FFFFFF"/>
            <w:lang w:val="en-GB"/>
            <w:rPrChange w:id="7820" w:author="Chara Katiri" w:date="2015-05-12T13:05:00Z">
              <w:rPr>
                <w:rFonts w:ascii="Times" w:eastAsia="Times New Roman" w:hAnsi="Times" w:cs="Times New Roman"/>
                <w:sz w:val="22"/>
                <w:szCs w:val="22"/>
                <w:shd w:val="clear" w:color="auto" w:fill="FFFFFF"/>
                <w:lang w:val="en-GB"/>
              </w:rPr>
            </w:rPrChange>
          </w:rPr>
          <w:delText>MySQL</w:delText>
        </w:r>
        <w:r w:rsidR="00701C06" w:rsidRPr="00F758B3" w:rsidDel="006A172B">
          <w:rPr>
            <w:rFonts w:ascii="Times" w:eastAsia="Times New Roman" w:hAnsi="Times" w:cs="Times New Roman"/>
            <w:sz w:val="22"/>
            <w:szCs w:val="22"/>
            <w:shd w:val="clear" w:color="auto" w:fill="FFFFFF"/>
            <w:lang w:val="en-GB"/>
            <w:rPrChange w:id="7821" w:author="Chara Katiri" w:date="2015-05-12T13:05:00Z">
              <w:rPr>
                <w:rFonts w:ascii="Times" w:eastAsia="Times New Roman" w:hAnsi="Times" w:cs="Times New Roman"/>
                <w:sz w:val="22"/>
                <w:szCs w:val="22"/>
                <w:shd w:val="clear" w:color="auto" w:fill="FFFFFF"/>
                <w:lang w:val="en-GB"/>
              </w:rPr>
            </w:rPrChange>
          </w:rPr>
          <w:delText xml:space="preserve"> database</w:delText>
        </w:r>
        <w:r w:rsidRPr="00F758B3" w:rsidDel="006A172B">
          <w:rPr>
            <w:rFonts w:ascii="Times" w:eastAsia="Times New Roman" w:hAnsi="Times" w:cs="Times New Roman"/>
            <w:sz w:val="22"/>
            <w:szCs w:val="22"/>
            <w:shd w:val="clear" w:color="auto" w:fill="FFFFFF"/>
            <w:lang w:val="en-GB"/>
            <w:rPrChange w:id="7822" w:author="Chara Katiri" w:date="2015-05-12T13:05:00Z">
              <w:rPr>
                <w:rFonts w:ascii="Times" w:eastAsia="Times New Roman" w:hAnsi="Times" w:cs="Times New Roman"/>
                <w:sz w:val="22"/>
                <w:szCs w:val="22"/>
                <w:shd w:val="clear" w:color="auto" w:fill="FFFFFF"/>
                <w:lang w:val="en-GB"/>
              </w:rPr>
            </w:rPrChange>
          </w:rPr>
          <w:delText xml:space="preserve">. </w:delText>
        </w:r>
      </w:del>
    </w:p>
    <w:p w14:paraId="3F9C1990" w14:textId="239C06B7" w:rsidR="003E44CE" w:rsidRPr="00F758B3" w:rsidDel="006A172B" w:rsidRDefault="003E44CE" w:rsidP="00F758B3">
      <w:pPr>
        <w:spacing w:after="240" w:line="360" w:lineRule="auto"/>
        <w:ind w:firstLine="1276"/>
        <w:contextualSpacing/>
        <w:jc w:val="both"/>
        <w:rPr>
          <w:del w:id="7823" w:author="Chara Katiri" w:date="2015-05-10T09:30:00Z"/>
          <w:rFonts w:ascii="Times" w:eastAsia="Times New Roman" w:hAnsi="Times" w:cs="Times New Roman"/>
          <w:sz w:val="22"/>
          <w:szCs w:val="22"/>
          <w:highlight w:val="yellow"/>
          <w:lang w:val="en-GB"/>
          <w:rPrChange w:id="7824" w:author="Chara Katiri" w:date="2015-05-12T13:05:00Z">
            <w:rPr>
              <w:del w:id="7825" w:author="Chara Katiri" w:date="2015-05-10T09:30:00Z"/>
              <w:rFonts w:ascii="Times" w:eastAsia="Times New Roman" w:hAnsi="Times" w:cs="Times New Roman"/>
              <w:sz w:val="22"/>
              <w:szCs w:val="22"/>
              <w:highlight w:val="yellow"/>
              <w:lang w:val="en-GB"/>
            </w:rPr>
          </w:rPrChange>
        </w:rPr>
        <w:pPrChange w:id="7826" w:author="Chara Katiri" w:date="2015-05-12T13:05:00Z">
          <w:pPr>
            <w:spacing w:after="240" w:line="360" w:lineRule="auto"/>
            <w:ind w:left="709"/>
            <w:contextualSpacing/>
            <w:jc w:val="both"/>
          </w:pPr>
        </w:pPrChange>
      </w:pPr>
    </w:p>
    <w:p w14:paraId="429EF417" w14:textId="051C4602" w:rsidR="0072137E" w:rsidRPr="00F758B3" w:rsidRDefault="009D1FF3" w:rsidP="00F3236C">
      <w:pPr>
        <w:pStyle w:val="CommentText"/>
        <w:spacing w:line="360" w:lineRule="auto"/>
        <w:ind w:firstLine="851"/>
        <w:contextualSpacing/>
        <w:jc w:val="both"/>
        <w:rPr>
          <w:ins w:id="7827" w:author="Chara Katiri" w:date="2015-05-09T13:34:00Z"/>
          <w:rFonts w:ascii="Times" w:hAnsi="Times"/>
          <w:sz w:val="22"/>
          <w:szCs w:val="22"/>
          <w:rPrChange w:id="7828" w:author="Chara Katiri" w:date="2015-05-12T13:05:00Z">
            <w:rPr>
              <w:ins w:id="7829" w:author="Chara Katiri" w:date="2015-05-09T13:34:00Z"/>
            </w:rPr>
          </w:rPrChange>
        </w:rPr>
        <w:pPrChange w:id="7830" w:author="Chara Katiri" w:date="2015-05-12T13:05:00Z">
          <w:pPr>
            <w:pStyle w:val="CommentText"/>
            <w:ind w:firstLine="1276"/>
          </w:pPr>
        </w:pPrChange>
      </w:pPr>
      <w:commentRangeStart w:id="7831"/>
      <w:r w:rsidRPr="00F758B3">
        <w:rPr>
          <w:rFonts w:ascii="Times" w:eastAsia="Times New Roman" w:hAnsi="Times" w:cs="Times New Roman"/>
          <w:sz w:val="22"/>
          <w:szCs w:val="22"/>
          <w:lang w:val="en-GB"/>
          <w:rPrChange w:id="7832" w:author="Chara Katiri" w:date="2015-05-12T13:05:00Z">
            <w:rPr>
              <w:rFonts w:ascii="Times" w:eastAsia="Times New Roman" w:hAnsi="Times" w:cs="Times New Roman"/>
              <w:sz w:val="22"/>
              <w:szCs w:val="22"/>
              <w:lang w:val="en-GB"/>
            </w:rPr>
          </w:rPrChange>
        </w:rPr>
        <w:t>The typical Java-based Persistence Architecture consists of 5 layers: Application layer</w:t>
      </w:r>
      <w:ins w:id="7833" w:author="Chara Katiri" w:date="2015-04-11T21:28:00Z">
        <w:r w:rsidR="003E44CE" w:rsidRPr="00F758B3">
          <w:rPr>
            <w:rFonts w:ascii="Times" w:eastAsia="Times New Roman" w:hAnsi="Times" w:cs="Times New Roman"/>
            <w:sz w:val="22"/>
            <w:szCs w:val="22"/>
            <w:lang w:val="en-GB"/>
            <w:rPrChange w:id="7834" w:author="Chara Katiri" w:date="2015-05-12T13:05:00Z">
              <w:rPr>
                <w:rFonts w:ascii="Times" w:eastAsia="Times New Roman" w:hAnsi="Times" w:cs="Times New Roman"/>
                <w:sz w:val="22"/>
                <w:szCs w:val="22"/>
                <w:lang w:val="en-GB"/>
              </w:rPr>
            </w:rPrChange>
          </w:rPr>
          <w:t>,</w:t>
        </w:r>
      </w:ins>
      <w:r w:rsidRPr="00F758B3">
        <w:rPr>
          <w:rFonts w:ascii="Times" w:eastAsia="Times New Roman" w:hAnsi="Times" w:cs="Times New Roman"/>
          <w:sz w:val="22"/>
          <w:szCs w:val="22"/>
          <w:lang w:val="en-GB"/>
          <w:rPrChange w:id="7835" w:author="Chara Katiri" w:date="2015-05-12T13:05:00Z">
            <w:rPr>
              <w:rFonts w:ascii="Times" w:eastAsia="Times New Roman" w:hAnsi="Times" w:cs="Times New Roman"/>
              <w:sz w:val="22"/>
              <w:szCs w:val="22"/>
              <w:lang w:val="en-GB"/>
            </w:rPr>
          </w:rPrChange>
        </w:rPr>
        <w:t xml:space="preserve"> DAO</w:t>
      </w:r>
      <w:ins w:id="7836" w:author="Chara Katiri" w:date="2015-04-11T21:28:00Z">
        <w:r w:rsidR="003E44CE" w:rsidRPr="00F758B3">
          <w:rPr>
            <w:rFonts w:ascii="Times" w:eastAsia="Times New Roman" w:hAnsi="Times" w:cs="Times New Roman"/>
            <w:sz w:val="22"/>
            <w:szCs w:val="22"/>
            <w:lang w:val="en-GB"/>
            <w:rPrChange w:id="7837"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7838" w:author="Chara Katiri" w:date="2015-05-12T13:05:00Z">
            <w:rPr>
              <w:rFonts w:ascii="Times" w:eastAsia="Times New Roman" w:hAnsi="Times" w:cs="Times New Roman"/>
              <w:sz w:val="22"/>
              <w:szCs w:val="22"/>
              <w:lang w:val="en-GB"/>
            </w:rPr>
          </w:rPrChange>
        </w:rPr>
        <w:t>ORM</w:t>
      </w:r>
      <w:ins w:id="7839" w:author="Chara Katiri" w:date="2015-04-11T21:28:00Z">
        <w:r w:rsidR="003E44CE" w:rsidRPr="00F758B3">
          <w:rPr>
            <w:rFonts w:ascii="Times" w:eastAsia="Times New Roman" w:hAnsi="Times" w:cs="Times New Roman"/>
            <w:sz w:val="22"/>
            <w:szCs w:val="22"/>
            <w:lang w:val="en-GB"/>
            <w:rPrChange w:id="7840"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7841" w:author="Chara Katiri" w:date="2015-05-12T13:05:00Z">
            <w:rPr>
              <w:rFonts w:ascii="Times" w:eastAsia="Times New Roman" w:hAnsi="Times" w:cs="Times New Roman"/>
              <w:sz w:val="22"/>
              <w:szCs w:val="22"/>
              <w:lang w:val="en-GB"/>
            </w:rPr>
          </w:rPrChange>
        </w:rPr>
        <w:t>Data Source and</w:t>
      </w:r>
      <w:ins w:id="7842" w:author="Chara Katiri" w:date="2015-04-11T21:28:00Z">
        <w:r w:rsidR="003E44CE" w:rsidRPr="00F758B3">
          <w:rPr>
            <w:rFonts w:ascii="Times" w:eastAsia="Times New Roman" w:hAnsi="Times" w:cs="Times New Roman"/>
            <w:sz w:val="22"/>
            <w:szCs w:val="22"/>
            <w:lang w:val="en-GB"/>
            <w:rPrChange w:id="7843" w:author="Chara Katiri" w:date="2015-05-12T13:05:00Z">
              <w:rPr>
                <w:rFonts w:ascii="Times" w:eastAsia="Times New Roman" w:hAnsi="Times" w:cs="Times New Roman"/>
                <w:sz w:val="22"/>
                <w:szCs w:val="22"/>
                <w:lang w:val="en-GB"/>
              </w:rPr>
            </w:rPrChange>
          </w:rPr>
          <w:t xml:space="preserve"> </w:t>
        </w:r>
      </w:ins>
      <w:r w:rsidRPr="00F758B3">
        <w:rPr>
          <w:rFonts w:ascii="Times" w:eastAsia="Times New Roman" w:hAnsi="Times" w:cs="Times New Roman"/>
          <w:sz w:val="22"/>
          <w:szCs w:val="22"/>
          <w:lang w:val="en-GB"/>
          <w:rPrChange w:id="7844" w:author="Chara Katiri" w:date="2015-05-12T13:05:00Z">
            <w:rPr>
              <w:rFonts w:ascii="Times" w:eastAsia="Times New Roman" w:hAnsi="Times" w:cs="Times New Roman"/>
              <w:sz w:val="22"/>
              <w:szCs w:val="22"/>
              <w:lang w:val="en-GB"/>
            </w:rPr>
          </w:rPrChange>
        </w:rPr>
        <w:t>Database</w:t>
      </w:r>
      <w:ins w:id="7845" w:author="Chara Katiri" w:date="2015-04-11T20:52:00Z">
        <w:r w:rsidR="00BB7121" w:rsidRPr="00F758B3">
          <w:rPr>
            <w:rFonts w:ascii="Times" w:eastAsia="Times New Roman" w:hAnsi="Times" w:cs="Times New Roman"/>
            <w:sz w:val="22"/>
            <w:szCs w:val="22"/>
            <w:lang w:val="en-GB"/>
            <w:rPrChange w:id="7846" w:author="Chara Katiri" w:date="2015-05-12T13:05:00Z">
              <w:rPr>
                <w:rFonts w:ascii="Times" w:eastAsia="Times New Roman" w:hAnsi="Times" w:cs="Times New Roman"/>
                <w:sz w:val="22"/>
                <w:szCs w:val="22"/>
                <w:lang w:val="en-GB"/>
              </w:rPr>
            </w:rPrChange>
          </w:rPr>
          <w:t xml:space="preserve">. </w:t>
        </w:r>
      </w:ins>
      <w:ins w:id="7847" w:author="Chara Katiri" w:date="2015-04-11T20:51:00Z">
        <w:r w:rsidR="00BB7121" w:rsidRPr="00F758B3">
          <w:rPr>
            <w:rFonts w:ascii="Times" w:eastAsia="Times New Roman" w:hAnsi="Times" w:cs="Times New Roman"/>
            <w:sz w:val="22"/>
            <w:szCs w:val="22"/>
            <w:lang w:val="en-GB"/>
            <w:rPrChange w:id="7848" w:author="Chara Katiri" w:date="2015-05-12T13:05:00Z">
              <w:rPr>
                <w:rFonts w:ascii="Times" w:eastAsia="Times New Roman" w:hAnsi="Times" w:cs="Times New Roman"/>
                <w:sz w:val="22"/>
                <w:szCs w:val="22"/>
                <w:lang w:val="en-GB"/>
              </w:rPr>
            </w:rPrChange>
          </w:rPr>
          <w:t xml:space="preserve"> </w:t>
        </w:r>
      </w:ins>
      <w:commentRangeEnd w:id="7831"/>
      <w:ins w:id="7849" w:author="Chara Katiri" w:date="2015-04-11T21:27:00Z">
        <w:r w:rsidR="003E44CE" w:rsidRPr="00F758B3">
          <w:rPr>
            <w:rStyle w:val="CommentReference"/>
            <w:rFonts w:ascii="Times" w:hAnsi="Times"/>
            <w:sz w:val="22"/>
            <w:szCs w:val="22"/>
            <w:rPrChange w:id="7850" w:author="Chara Katiri" w:date="2015-05-12T13:05:00Z">
              <w:rPr>
                <w:rStyle w:val="CommentReference"/>
                <w:rFonts w:ascii="Times" w:hAnsi="Times"/>
                <w:sz w:val="22"/>
                <w:szCs w:val="22"/>
              </w:rPr>
            </w:rPrChange>
          </w:rPr>
          <w:commentReference w:id="7831"/>
        </w:r>
      </w:ins>
      <w:ins w:id="7851" w:author="Chara Katiri" w:date="2015-05-09T13:34:00Z">
        <w:r w:rsidR="0072137E" w:rsidRPr="00F758B3">
          <w:rPr>
            <w:rFonts w:ascii="Times" w:eastAsia="Times New Roman" w:hAnsi="Times" w:cs="Times New Roman"/>
            <w:sz w:val="22"/>
            <w:szCs w:val="22"/>
            <w:lang w:val="en-GB"/>
            <w:rPrChange w:id="7852" w:author="Chara Katiri" w:date="2015-05-12T13:05:00Z">
              <w:rPr>
                <w:rFonts w:ascii="Times" w:eastAsia="Times New Roman" w:hAnsi="Times" w:cs="Times New Roman"/>
                <w:sz w:val="22"/>
                <w:szCs w:val="22"/>
                <w:lang w:val="en-GB"/>
              </w:rPr>
            </w:rPrChange>
          </w:rPr>
          <w:t xml:space="preserve"> </w:t>
        </w:r>
        <w:r w:rsidR="0072137E" w:rsidRPr="00F758B3">
          <w:rPr>
            <w:rFonts w:ascii="Times" w:eastAsia="Times New Roman" w:hAnsi="Times" w:cs="Times New Roman"/>
            <w:sz w:val="22"/>
            <w:szCs w:val="22"/>
            <w:highlight w:val="yellow"/>
            <w:lang w:val="en-GB"/>
            <w:rPrChange w:id="7853" w:author="Chara Katiri" w:date="2015-05-12T13:05:00Z">
              <w:rPr>
                <w:rFonts w:ascii="Times" w:eastAsia="Times New Roman" w:hAnsi="Times" w:cs="Times New Roman"/>
                <w:sz w:val="22"/>
                <w:szCs w:val="22"/>
                <w:lang w:val="en-GB"/>
              </w:rPr>
            </w:rPrChange>
          </w:rPr>
          <w:t xml:space="preserve">(CK: </w:t>
        </w:r>
        <w:r w:rsidR="0072137E" w:rsidRPr="00F758B3">
          <w:rPr>
            <w:rFonts w:ascii="Times" w:hAnsi="Times"/>
            <w:sz w:val="22"/>
            <w:szCs w:val="22"/>
            <w:highlight w:val="yellow"/>
            <w:rPrChange w:id="7854" w:author="Chara Katiri" w:date="2015-05-12T13:05:00Z">
              <w:rPr/>
            </w:rPrChange>
          </w:rPr>
          <w:t>The java-persistence architecture layers are now added. Can I keep the layers described above as well ?)</w:t>
        </w:r>
      </w:ins>
    </w:p>
    <w:p w14:paraId="650E38FC" w14:textId="66CC31CA" w:rsidR="009D1FF3" w:rsidRPr="00F758B3" w:rsidRDefault="009D1FF3" w:rsidP="00F758B3">
      <w:pPr>
        <w:spacing w:after="240" w:line="360" w:lineRule="auto"/>
        <w:ind w:left="720" w:firstLine="720"/>
        <w:contextualSpacing/>
        <w:jc w:val="both"/>
        <w:rPr>
          <w:rFonts w:ascii="Times" w:eastAsia="Times New Roman" w:hAnsi="Times" w:cs="Times New Roman"/>
          <w:sz w:val="22"/>
          <w:szCs w:val="22"/>
          <w:lang w:val="en-GB"/>
          <w:rPrChange w:id="7855" w:author="Chara Katiri" w:date="2015-05-12T13:05:00Z">
            <w:rPr>
              <w:rFonts w:ascii="Times" w:eastAsia="Times New Roman" w:hAnsi="Times" w:cs="Times New Roman"/>
              <w:sz w:val="22"/>
              <w:szCs w:val="22"/>
              <w:lang w:val="en-GB"/>
            </w:rPr>
          </w:rPrChange>
        </w:rPr>
        <w:pPrChange w:id="7856" w:author="Chara Katiri" w:date="2015-05-12T13:05:00Z">
          <w:pPr>
            <w:spacing w:after="240" w:line="360" w:lineRule="auto"/>
            <w:ind w:left="720" w:firstLine="720"/>
            <w:contextualSpacing/>
            <w:jc w:val="both"/>
          </w:pPr>
        </w:pPrChange>
      </w:pPr>
    </w:p>
    <w:p w14:paraId="7778551E" w14:textId="77777777" w:rsidR="00667557" w:rsidRPr="00F758B3" w:rsidRDefault="008F5A7C" w:rsidP="00F758B3">
      <w:pPr>
        <w:keepNext/>
        <w:spacing w:after="240" w:line="360" w:lineRule="auto"/>
        <w:ind w:left="709"/>
        <w:contextualSpacing/>
        <w:jc w:val="both"/>
        <w:rPr>
          <w:ins w:id="7857" w:author="Chara Katiri" w:date="2015-05-09T13:18:00Z"/>
          <w:rFonts w:ascii="Times" w:hAnsi="Times"/>
          <w:sz w:val="22"/>
          <w:szCs w:val="22"/>
          <w:rPrChange w:id="7858" w:author="Chara Katiri" w:date="2015-05-12T13:05:00Z">
            <w:rPr>
              <w:ins w:id="7859" w:author="Chara Katiri" w:date="2015-05-09T13:18:00Z"/>
            </w:rPr>
          </w:rPrChange>
        </w:rPr>
        <w:pPrChange w:id="7860" w:author="Chara Katiri" w:date="2015-05-12T13:05:00Z">
          <w:pPr>
            <w:spacing w:after="240" w:line="360" w:lineRule="auto"/>
            <w:ind w:left="709"/>
            <w:contextualSpacing/>
            <w:jc w:val="both"/>
          </w:pPr>
        </w:pPrChange>
      </w:pPr>
      <w:r w:rsidRPr="00F758B3">
        <w:rPr>
          <w:rFonts w:ascii="Times" w:eastAsia="Times New Roman" w:hAnsi="Times" w:cs="Times New Roman"/>
          <w:noProof/>
          <w:sz w:val="22"/>
          <w:szCs w:val="22"/>
          <w:rPrChange w:id="7861" w:author="Chara Katiri" w:date="2015-05-12T13:05:00Z">
            <w:rPr>
              <w:rFonts w:ascii="Times" w:eastAsia="Times New Roman" w:hAnsi="Times" w:cs="Times New Roman"/>
              <w:noProof/>
              <w:sz w:val="22"/>
              <w:szCs w:val="22"/>
            </w:rPr>
          </w:rPrChange>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564F0681" w14:textId="3C439787" w:rsidR="009D1FF3" w:rsidRPr="00F758B3" w:rsidRDefault="00667557" w:rsidP="00F758B3">
      <w:pPr>
        <w:pStyle w:val="Caption"/>
        <w:spacing w:line="360" w:lineRule="auto"/>
        <w:contextualSpacing/>
        <w:jc w:val="both"/>
        <w:rPr>
          <w:ins w:id="7862" w:author="Chara Katiri" w:date="2015-05-09T13:18:00Z"/>
          <w:rFonts w:ascii="Times" w:hAnsi="Times"/>
          <w:sz w:val="22"/>
          <w:szCs w:val="22"/>
          <w:rPrChange w:id="7863" w:author="Chara Katiri" w:date="2015-05-12T13:05:00Z">
            <w:rPr>
              <w:ins w:id="7864" w:author="Chara Katiri" w:date="2015-05-09T13:18:00Z"/>
            </w:rPr>
          </w:rPrChange>
        </w:rPr>
        <w:pPrChange w:id="7865" w:author="Chara Katiri" w:date="2015-05-12T13:05:00Z">
          <w:pPr>
            <w:spacing w:after="240" w:line="360" w:lineRule="auto"/>
            <w:ind w:left="709"/>
            <w:contextualSpacing/>
            <w:jc w:val="both"/>
          </w:pPr>
        </w:pPrChange>
      </w:pPr>
      <w:ins w:id="7866" w:author="Chara Katiri" w:date="2015-05-09T13:18:00Z">
        <w:r w:rsidRPr="00F758B3">
          <w:rPr>
            <w:rFonts w:ascii="Times" w:hAnsi="Times"/>
            <w:sz w:val="22"/>
            <w:szCs w:val="22"/>
            <w:rPrChange w:id="7867" w:author="Chara Katiri" w:date="2015-05-12T13:05:00Z">
              <w:rPr/>
            </w:rPrChange>
          </w:rPr>
          <w:t xml:space="preserve">Figure 11: Java-based Persistence Architecture </w:t>
        </w:r>
      </w:ins>
    </w:p>
    <w:p w14:paraId="0818FA00" w14:textId="77777777" w:rsidR="00667557" w:rsidRPr="00F758B3" w:rsidRDefault="00667557" w:rsidP="00F758B3">
      <w:pPr>
        <w:spacing w:line="360" w:lineRule="auto"/>
        <w:contextualSpacing/>
        <w:jc w:val="both"/>
        <w:rPr>
          <w:rFonts w:ascii="Times" w:hAnsi="Times"/>
          <w:sz w:val="22"/>
          <w:szCs w:val="22"/>
          <w:rPrChange w:id="7868" w:author="Chara Katiri" w:date="2015-05-12T13:05:00Z">
            <w:rPr>
              <w:rFonts w:ascii="Times" w:eastAsia="Times New Roman" w:hAnsi="Times" w:cs="Times New Roman"/>
              <w:sz w:val="22"/>
              <w:szCs w:val="22"/>
              <w:lang w:val="en-GB"/>
            </w:rPr>
          </w:rPrChange>
        </w:rPr>
        <w:pPrChange w:id="7869" w:author="Chara Katiri" w:date="2015-05-12T13:05:00Z">
          <w:pPr>
            <w:spacing w:after="240" w:line="360" w:lineRule="auto"/>
            <w:ind w:left="709"/>
            <w:contextualSpacing/>
            <w:jc w:val="both"/>
          </w:pPr>
        </w:pPrChange>
      </w:pPr>
    </w:p>
    <w:p w14:paraId="32170603" w14:textId="6E8F6882" w:rsidR="008F5A7C" w:rsidRPr="00F758B3" w:rsidRDefault="008F5A7C" w:rsidP="00F758B3">
      <w:pPr>
        <w:pStyle w:val="ListParagraph"/>
        <w:numPr>
          <w:ilvl w:val="0"/>
          <w:numId w:val="57"/>
        </w:numPr>
        <w:spacing w:line="360" w:lineRule="auto"/>
        <w:ind w:left="426"/>
        <w:jc w:val="both"/>
        <w:rPr>
          <w:ins w:id="7870" w:author="Chara Katiri" w:date="2015-04-11T20:54:00Z"/>
          <w:rFonts w:ascii="Times" w:eastAsia="Times New Roman" w:hAnsi="Times" w:cs="Times New Roman"/>
          <w:sz w:val="22"/>
          <w:szCs w:val="22"/>
          <w:lang w:val="en-GB"/>
          <w:rPrChange w:id="7871" w:author="Chara Katiri" w:date="2015-05-12T13:05:00Z">
            <w:rPr>
              <w:ins w:id="7872" w:author="Chara Katiri" w:date="2015-04-11T20:54:00Z"/>
              <w:lang w:val="en-GB"/>
            </w:rPr>
          </w:rPrChange>
        </w:rPr>
        <w:pPrChange w:id="7873" w:author="Chara Katiri" w:date="2015-05-12T13:05:00Z">
          <w:pPr>
            <w:spacing w:after="240" w:line="360" w:lineRule="auto"/>
            <w:ind w:left="709"/>
            <w:contextualSpacing/>
            <w:jc w:val="both"/>
          </w:pPr>
        </w:pPrChange>
      </w:pPr>
      <w:r w:rsidRPr="00F758B3">
        <w:rPr>
          <w:rFonts w:ascii="Times" w:eastAsia="Times New Roman" w:hAnsi="Times" w:cs="Times New Roman"/>
          <w:sz w:val="22"/>
          <w:szCs w:val="22"/>
          <w:lang w:val="en-GB"/>
          <w:rPrChange w:id="7874" w:author="Chara Katiri" w:date="2015-05-12T13:05:00Z">
            <w:rPr>
              <w:lang w:val="en-GB"/>
            </w:rPr>
          </w:rPrChange>
        </w:rPr>
        <w:t>The Application layer</w:t>
      </w:r>
      <w:ins w:id="7875" w:author="Chara Katiri" w:date="2015-04-11T20:52:00Z">
        <w:r w:rsidR="00BB7121" w:rsidRPr="00F758B3">
          <w:rPr>
            <w:rFonts w:ascii="Times" w:eastAsia="Times New Roman" w:hAnsi="Times" w:cs="Times New Roman"/>
            <w:sz w:val="22"/>
            <w:szCs w:val="22"/>
            <w:lang w:val="en-GB"/>
            <w:rPrChange w:id="7876" w:author="Chara Katiri" w:date="2015-05-12T13:05:00Z">
              <w:rPr>
                <w:lang w:val="en-GB"/>
              </w:rPr>
            </w:rPrChange>
          </w:rPr>
          <w:t xml:space="preserve"> </w:t>
        </w:r>
      </w:ins>
      <w:ins w:id="7877" w:author="Chara Katiri" w:date="2015-04-11T20:53:00Z">
        <w:r w:rsidR="00BB7121" w:rsidRPr="00F758B3">
          <w:rPr>
            <w:rFonts w:ascii="Times" w:eastAsia="Times New Roman" w:hAnsi="Times" w:cs="Times New Roman"/>
            <w:sz w:val="22"/>
            <w:szCs w:val="22"/>
            <w:lang w:val="en-GB"/>
            <w:rPrChange w:id="7878" w:author="Chara Katiri" w:date="2015-05-12T13:05:00Z">
              <w:rPr>
                <w:lang w:val="en-GB"/>
              </w:rPr>
            </w:rPrChange>
          </w:rPr>
          <w:t>consists</w:t>
        </w:r>
      </w:ins>
      <w:ins w:id="7879" w:author="Chara Katiri" w:date="2015-04-11T20:52:00Z">
        <w:r w:rsidR="00BB7121" w:rsidRPr="00F758B3">
          <w:rPr>
            <w:rFonts w:ascii="Times" w:eastAsia="Times New Roman" w:hAnsi="Times" w:cs="Times New Roman"/>
            <w:sz w:val="22"/>
            <w:szCs w:val="22"/>
            <w:lang w:val="en-GB"/>
            <w:rPrChange w:id="7880" w:author="Chara Katiri" w:date="2015-05-12T13:05:00Z">
              <w:rPr>
                <w:lang w:val="en-GB"/>
              </w:rPr>
            </w:rPrChange>
          </w:rPr>
          <w:t xml:space="preserve"> of </w:t>
        </w:r>
      </w:ins>
      <w:ins w:id="7881" w:author="Chara Katiri" w:date="2015-04-11T20:53:00Z">
        <w:r w:rsidR="00BB7121" w:rsidRPr="00F758B3">
          <w:rPr>
            <w:rFonts w:ascii="Times" w:eastAsia="Times New Roman" w:hAnsi="Times" w:cs="Times New Roman"/>
            <w:sz w:val="22"/>
            <w:szCs w:val="22"/>
            <w:lang w:val="en-GB"/>
            <w:rPrChange w:id="7882" w:author="Chara Katiri" w:date="2015-05-12T13:05:00Z">
              <w:rPr>
                <w:lang w:val="en-GB"/>
              </w:rPr>
            </w:rPrChange>
          </w:rPr>
          <w:t xml:space="preserve">the core services that form the business logic of the </w:t>
        </w:r>
      </w:ins>
      <w:ins w:id="7883" w:author="Chara Katiri" w:date="2015-04-11T20:54:00Z">
        <w:r w:rsidR="00BB7121" w:rsidRPr="00F758B3">
          <w:rPr>
            <w:rFonts w:ascii="Times" w:eastAsia="Times New Roman" w:hAnsi="Times" w:cs="Times New Roman"/>
            <w:sz w:val="22"/>
            <w:szCs w:val="22"/>
            <w:lang w:val="en-GB"/>
            <w:rPrChange w:id="7884" w:author="Chara Katiri" w:date="2015-05-12T13:05:00Z">
              <w:rPr>
                <w:lang w:val="en-GB"/>
              </w:rPr>
            </w:rPrChange>
          </w:rPr>
          <w:t>application</w:t>
        </w:r>
      </w:ins>
      <w:ins w:id="7885" w:author="Chara Katiri" w:date="2015-04-11T20:53:00Z">
        <w:r w:rsidR="00BB7121" w:rsidRPr="00F758B3">
          <w:rPr>
            <w:rFonts w:ascii="Times" w:eastAsia="Times New Roman" w:hAnsi="Times" w:cs="Times New Roman"/>
            <w:sz w:val="22"/>
            <w:szCs w:val="22"/>
            <w:lang w:val="en-GB"/>
            <w:rPrChange w:id="7886" w:author="Chara Katiri" w:date="2015-05-12T13:05:00Z">
              <w:rPr>
                <w:lang w:val="en-GB"/>
              </w:rPr>
            </w:rPrChange>
          </w:rPr>
          <w:t>.</w:t>
        </w:r>
      </w:ins>
      <w:ins w:id="7887" w:author="Chara Katiri" w:date="2015-04-11T20:54:00Z">
        <w:r w:rsidR="00BB7121" w:rsidRPr="00F758B3">
          <w:rPr>
            <w:rFonts w:ascii="Times" w:eastAsia="Times New Roman" w:hAnsi="Times" w:cs="Times New Roman"/>
            <w:sz w:val="22"/>
            <w:szCs w:val="22"/>
            <w:lang w:val="en-GB"/>
            <w:rPrChange w:id="7888" w:author="Chara Katiri" w:date="2015-05-12T13:05:00Z">
              <w:rPr>
                <w:lang w:val="en-GB"/>
              </w:rPr>
            </w:rPrChange>
          </w:rPr>
          <w:t xml:space="preserve"> </w:t>
        </w:r>
      </w:ins>
    </w:p>
    <w:p w14:paraId="6A9C9D7A" w14:textId="1328161D" w:rsidR="00BB7121" w:rsidRPr="00F758B3" w:rsidRDefault="00BB7121" w:rsidP="00F758B3">
      <w:pPr>
        <w:pStyle w:val="ListParagraph"/>
        <w:numPr>
          <w:ilvl w:val="0"/>
          <w:numId w:val="57"/>
        </w:numPr>
        <w:spacing w:line="360" w:lineRule="auto"/>
        <w:ind w:left="426"/>
        <w:jc w:val="both"/>
        <w:rPr>
          <w:ins w:id="7889" w:author="Chara Katiri" w:date="2015-04-11T21:01:00Z"/>
          <w:rFonts w:ascii="Times" w:eastAsia="Times New Roman" w:hAnsi="Times" w:cs="Times New Roman"/>
          <w:sz w:val="22"/>
          <w:szCs w:val="22"/>
          <w:lang w:val="en-GB"/>
          <w:rPrChange w:id="7890" w:author="Chara Katiri" w:date="2015-05-12T13:05:00Z">
            <w:rPr>
              <w:ins w:id="7891" w:author="Chara Katiri" w:date="2015-04-11T21:01:00Z"/>
              <w:lang w:val="en-GB"/>
            </w:rPr>
          </w:rPrChange>
        </w:rPr>
        <w:pPrChange w:id="7892" w:author="Chara Katiri" w:date="2015-05-12T13:05:00Z">
          <w:pPr>
            <w:spacing w:after="240" w:line="360" w:lineRule="auto"/>
            <w:ind w:left="709"/>
            <w:contextualSpacing/>
            <w:jc w:val="both"/>
          </w:pPr>
        </w:pPrChange>
      </w:pPr>
      <w:ins w:id="7893" w:author="Chara Katiri" w:date="2015-04-11T20:54:00Z">
        <w:r w:rsidRPr="00F758B3">
          <w:rPr>
            <w:rFonts w:ascii="Times" w:eastAsia="Times New Roman" w:hAnsi="Times" w:cs="Times New Roman"/>
            <w:sz w:val="22"/>
            <w:szCs w:val="22"/>
            <w:lang w:val="en-GB"/>
            <w:rPrChange w:id="7894" w:author="Chara Katiri" w:date="2015-05-12T13:05:00Z">
              <w:rPr>
                <w:lang w:val="en-GB"/>
              </w:rPr>
            </w:rPrChange>
          </w:rPr>
          <w:t xml:space="preserve">The </w:t>
        </w:r>
      </w:ins>
      <w:ins w:id="7895" w:author="Chara Katiri" w:date="2015-04-11T20:55:00Z">
        <w:r w:rsidRPr="00F758B3">
          <w:rPr>
            <w:rFonts w:ascii="Times" w:eastAsia="Times New Roman" w:hAnsi="Times" w:cs="Times New Roman"/>
            <w:sz w:val="22"/>
            <w:szCs w:val="22"/>
            <w:lang w:val="en-GB"/>
            <w:rPrChange w:id="7896" w:author="Chara Katiri" w:date="2015-05-12T13:05:00Z">
              <w:rPr>
                <w:lang w:val="en-GB"/>
              </w:rPr>
            </w:rPrChange>
          </w:rPr>
          <w:t>Data Access Objects</w:t>
        </w:r>
      </w:ins>
      <w:ins w:id="7897" w:author="Chara Katiri" w:date="2015-04-11T20:54:00Z">
        <w:r w:rsidRPr="00F758B3">
          <w:rPr>
            <w:rFonts w:ascii="Times" w:eastAsia="Times New Roman" w:hAnsi="Times" w:cs="Times New Roman"/>
            <w:sz w:val="22"/>
            <w:szCs w:val="22"/>
            <w:lang w:val="en-GB"/>
            <w:rPrChange w:id="7898" w:author="Chara Katiri" w:date="2015-05-12T13:05:00Z">
              <w:rPr>
                <w:lang w:val="en-GB"/>
              </w:rPr>
            </w:rPrChange>
          </w:rPr>
          <w:t xml:space="preserve"> </w:t>
        </w:r>
      </w:ins>
      <w:ins w:id="7899" w:author="Chara Katiri" w:date="2015-04-11T20:55:00Z">
        <w:r w:rsidRPr="00F758B3">
          <w:rPr>
            <w:rFonts w:ascii="Times" w:eastAsia="Times New Roman" w:hAnsi="Times" w:cs="Times New Roman"/>
            <w:sz w:val="22"/>
            <w:szCs w:val="22"/>
            <w:lang w:val="en-GB"/>
            <w:rPrChange w:id="7900" w:author="Chara Katiri" w:date="2015-05-12T13:05:00Z">
              <w:rPr>
                <w:lang w:val="en-GB"/>
              </w:rPr>
            </w:rPrChange>
          </w:rPr>
          <w:t>(</w:t>
        </w:r>
      </w:ins>
      <w:ins w:id="7901" w:author="Chara Katiri" w:date="2015-04-11T20:54:00Z">
        <w:r w:rsidRPr="00F758B3">
          <w:rPr>
            <w:rFonts w:ascii="Times" w:eastAsia="Times New Roman" w:hAnsi="Times" w:cs="Times New Roman"/>
            <w:sz w:val="22"/>
            <w:szCs w:val="22"/>
            <w:lang w:val="en-GB"/>
            <w:rPrChange w:id="7902" w:author="Chara Katiri" w:date="2015-05-12T13:05:00Z">
              <w:rPr>
                <w:lang w:val="en-GB"/>
              </w:rPr>
            </w:rPrChange>
          </w:rPr>
          <w:t>DAO</w:t>
        </w:r>
      </w:ins>
      <w:ins w:id="7903" w:author="Chara Katiri" w:date="2015-04-11T20:55:00Z">
        <w:r w:rsidRPr="00F758B3">
          <w:rPr>
            <w:rFonts w:ascii="Times" w:eastAsia="Times New Roman" w:hAnsi="Times" w:cs="Times New Roman"/>
            <w:sz w:val="22"/>
            <w:szCs w:val="22"/>
            <w:lang w:val="en-GB"/>
            <w:rPrChange w:id="7904" w:author="Chara Katiri" w:date="2015-05-12T13:05:00Z">
              <w:rPr>
                <w:lang w:val="en-GB"/>
              </w:rPr>
            </w:rPrChange>
          </w:rPr>
          <w:t>s)</w:t>
        </w:r>
      </w:ins>
      <w:ins w:id="7905" w:author="Chara Katiri" w:date="2015-04-11T20:54:00Z">
        <w:r w:rsidRPr="00F758B3">
          <w:rPr>
            <w:rFonts w:ascii="Times" w:eastAsia="Times New Roman" w:hAnsi="Times" w:cs="Times New Roman"/>
            <w:sz w:val="22"/>
            <w:szCs w:val="22"/>
            <w:lang w:val="en-GB"/>
            <w:rPrChange w:id="7906" w:author="Chara Katiri" w:date="2015-05-12T13:05:00Z">
              <w:rPr>
                <w:lang w:val="en-GB"/>
              </w:rPr>
            </w:rPrChange>
          </w:rPr>
          <w:t xml:space="preserve"> </w:t>
        </w:r>
      </w:ins>
      <w:ins w:id="7907" w:author="Chara Katiri" w:date="2015-04-11T20:59:00Z">
        <w:r w:rsidRPr="00F758B3">
          <w:rPr>
            <w:rFonts w:ascii="Times" w:eastAsia="Times New Roman" w:hAnsi="Times" w:cs="Times New Roman"/>
            <w:sz w:val="22"/>
            <w:szCs w:val="22"/>
            <w:lang w:val="en-GB"/>
            <w:rPrChange w:id="7908" w:author="Chara Katiri" w:date="2015-05-12T13:05:00Z">
              <w:rPr>
                <w:lang w:val="en-GB"/>
              </w:rPr>
            </w:rPrChange>
          </w:rPr>
          <w:t>consists of the database services and domain persistence</w:t>
        </w:r>
        <w:r w:rsidR="00932EFF" w:rsidRPr="00F758B3">
          <w:rPr>
            <w:rFonts w:ascii="Times" w:eastAsia="Times New Roman" w:hAnsi="Times" w:cs="Times New Roman"/>
            <w:sz w:val="22"/>
            <w:szCs w:val="22"/>
            <w:lang w:val="en-GB"/>
            <w:rPrChange w:id="7909" w:author="Chara Katiri" w:date="2015-05-12T13:05:00Z">
              <w:rPr>
                <w:lang w:val="en-GB"/>
              </w:rPr>
            </w:rPrChange>
          </w:rPr>
          <w:t xml:space="preserve"> API. The </w:t>
        </w:r>
      </w:ins>
      <w:ins w:id="7910" w:author="Chara Katiri" w:date="2015-04-11T21:01:00Z">
        <w:r w:rsidR="00932EFF" w:rsidRPr="00F758B3">
          <w:rPr>
            <w:rFonts w:ascii="Times" w:eastAsia="Times New Roman" w:hAnsi="Times" w:cs="Times New Roman"/>
            <w:sz w:val="22"/>
            <w:szCs w:val="22"/>
            <w:lang w:val="en-GB"/>
            <w:rPrChange w:id="7911" w:author="Chara Katiri" w:date="2015-05-12T13:05:00Z">
              <w:rPr>
                <w:lang w:val="en-GB"/>
              </w:rPr>
            </w:rPrChange>
          </w:rPr>
          <w:t>DAO is a</w:t>
        </w:r>
      </w:ins>
      <w:ins w:id="7912" w:author="Chara Katiri" w:date="2015-04-11T20:59:00Z">
        <w:r w:rsidR="00932EFF" w:rsidRPr="00F758B3">
          <w:rPr>
            <w:rFonts w:ascii="Times" w:eastAsia="Times New Roman" w:hAnsi="Times" w:cs="Times New Roman"/>
            <w:sz w:val="22"/>
            <w:szCs w:val="22"/>
            <w:lang w:val="en-GB"/>
            <w:rPrChange w:id="7913" w:author="Chara Katiri" w:date="2015-05-12T13:05:00Z">
              <w:rPr>
                <w:lang w:val="en-GB"/>
              </w:rPr>
            </w:rPrChange>
          </w:rPr>
          <w:t xml:space="preserve"> </w:t>
        </w:r>
      </w:ins>
      <w:ins w:id="7914" w:author="Chara Katiri" w:date="2015-04-11T21:00:00Z">
        <w:r w:rsidR="00932EFF" w:rsidRPr="00F758B3">
          <w:rPr>
            <w:rFonts w:ascii="Times" w:eastAsia="Times New Roman" w:hAnsi="Times" w:cs="Times New Roman"/>
            <w:sz w:val="22"/>
            <w:szCs w:val="22"/>
            <w:lang w:val="en-GB"/>
            <w:rPrChange w:id="7915" w:author="Chara Katiri" w:date="2015-05-12T13:05:00Z">
              <w:rPr>
                <w:lang w:val="en-GB"/>
              </w:rPr>
            </w:rPrChange>
          </w:rPr>
          <w:t>specialised</w:t>
        </w:r>
      </w:ins>
      <w:ins w:id="7916" w:author="Chara Katiri" w:date="2015-04-11T20:59:00Z">
        <w:r w:rsidR="00932EFF" w:rsidRPr="00F758B3">
          <w:rPr>
            <w:rFonts w:ascii="Times" w:eastAsia="Times New Roman" w:hAnsi="Times" w:cs="Times New Roman"/>
            <w:sz w:val="22"/>
            <w:szCs w:val="22"/>
            <w:lang w:val="en-GB"/>
            <w:rPrChange w:id="7917" w:author="Chara Katiri" w:date="2015-05-12T13:05:00Z">
              <w:rPr>
                <w:lang w:val="en-GB"/>
              </w:rPr>
            </w:rPrChange>
          </w:rPr>
          <w:t xml:space="preserve"> service</w:t>
        </w:r>
        <w:r w:rsidRPr="00F758B3">
          <w:rPr>
            <w:rFonts w:ascii="Times" w:eastAsia="Times New Roman" w:hAnsi="Times" w:cs="Times New Roman"/>
            <w:sz w:val="22"/>
            <w:szCs w:val="22"/>
            <w:lang w:val="en-GB"/>
            <w:rPrChange w:id="7918" w:author="Chara Katiri" w:date="2015-05-12T13:05:00Z">
              <w:rPr>
                <w:lang w:val="en-GB"/>
              </w:rPr>
            </w:rPrChange>
          </w:rPr>
          <w:t xml:space="preserve"> </w:t>
        </w:r>
      </w:ins>
      <w:ins w:id="7919" w:author="Chara Katiri" w:date="2015-04-11T21:00:00Z">
        <w:r w:rsidR="00932EFF" w:rsidRPr="00F758B3">
          <w:rPr>
            <w:rFonts w:ascii="Times" w:eastAsia="Times New Roman" w:hAnsi="Times" w:cs="Times New Roman"/>
            <w:sz w:val="22"/>
            <w:szCs w:val="22"/>
            <w:lang w:val="en-GB"/>
            <w:rPrChange w:id="7920" w:author="Chara Katiri" w:date="2015-05-12T13:05:00Z">
              <w:rPr>
                <w:lang w:val="en-GB"/>
              </w:rPr>
            </w:rPrChange>
          </w:rPr>
          <w:t xml:space="preserve">used </w:t>
        </w:r>
      </w:ins>
      <w:ins w:id="7921" w:author="Chara Katiri" w:date="2015-04-11T20:59:00Z">
        <w:r w:rsidRPr="00F758B3">
          <w:rPr>
            <w:rFonts w:ascii="Times" w:eastAsia="Times New Roman" w:hAnsi="Times" w:cs="Times New Roman"/>
            <w:sz w:val="22"/>
            <w:szCs w:val="22"/>
            <w:lang w:val="en-GB"/>
            <w:rPrChange w:id="7922" w:author="Chara Katiri" w:date="2015-05-12T13:05:00Z">
              <w:rPr>
                <w:lang w:val="en-GB"/>
              </w:rPr>
            </w:rPrChange>
          </w:rPr>
          <w:t xml:space="preserve">by the </w:t>
        </w:r>
      </w:ins>
      <w:ins w:id="7923" w:author="Chara Katiri" w:date="2015-04-11T21:00:00Z">
        <w:r w:rsidR="00932EFF" w:rsidRPr="00F758B3">
          <w:rPr>
            <w:rFonts w:ascii="Times" w:eastAsia="Times New Roman" w:hAnsi="Times" w:cs="Times New Roman"/>
            <w:sz w:val="22"/>
            <w:szCs w:val="22"/>
            <w:lang w:val="en-GB"/>
            <w:rPrChange w:id="7924" w:author="Chara Katiri" w:date="2015-05-12T13:05:00Z">
              <w:rPr>
                <w:lang w:val="en-GB"/>
              </w:rPr>
            </w:rPrChange>
          </w:rPr>
          <w:t xml:space="preserve">controller to access and retrieve data from the database. </w:t>
        </w:r>
      </w:ins>
    </w:p>
    <w:p w14:paraId="5EFB020B" w14:textId="0AA2C4EA" w:rsidR="00F7315D" w:rsidRPr="00F758B3" w:rsidRDefault="00932EFF" w:rsidP="00F758B3">
      <w:pPr>
        <w:pStyle w:val="ListParagraph"/>
        <w:numPr>
          <w:ilvl w:val="0"/>
          <w:numId w:val="57"/>
        </w:numPr>
        <w:spacing w:line="360" w:lineRule="auto"/>
        <w:ind w:left="426"/>
        <w:jc w:val="both"/>
        <w:rPr>
          <w:ins w:id="7925" w:author="Chara Katiri" w:date="2015-04-11T21:17:00Z"/>
          <w:rFonts w:ascii="Times" w:eastAsia="Times New Roman" w:hAnsi="Times" w:cs="Times New Roman"/>
          <w:sz w:val="22"/>
          <w:szCs w:val="22"/>
          <w:lang w:val="en-GB"/>
          <w:rPrChange w:id="7926" w:author="Chara Katiri" w:date="2015-05-12T13:05:00Z">
            <w:rPr>
              <w:ins w:id="7927" w:author="Chara Katiri" w:date="2015-04-11T21:17:00Z"/>
              <w:lang w:val="en-GB"/>
            </w:rPr>
          </w:rPrChange>
        </w:rPr>
        <w:pPrChange w:id="7928" w:author="Chara Katiri" w:date="2015-05-12T13:05:00Z">
          <w:pPr>
            <w:widowControl w:val="0"/>
            <w:autoSpaceDE w:val="0"/>
            <w:autoSpaceDN w:val="0"/>
            <w:adjustRightInd w:val="0"/>
            <w:spacing w:after="240"/>
          </w:pPr>
        </w:pPrChange>
      </w:pPr>
      <w:ins w:id="7929" w:author="Chara Katiri" w:date="2015-04-11T21:01:00Z">
        <w:r w:rsidRPr="00F758B3">
          <w:rPr>
            <w:rFonts w:ascii="Times" w:eastAsia="Times New Roman" w:hAnsi="Times" w:cs="Times New Roman"/>
            <w:sz w:val="22"/>
            <w:szCs w:val="22"/>
            <w:lang w:val="en-GB"/>
            <w:rPrChange w:id="7930" w:author="Chara Katiri" w:date="2015-05-12T13:05:00Z">
              <w:rPr>
                <w:lang w:val="en-GB"/>
              </w:rPr>
            </w:rPrChange>
          </w:rPr>
          <w:t>The Object Relational Mapping (ORM)</w:t>
        </w:r>
      </w:ins>
      <w:ins w:id="7931" w:author="Chara Katiri" w:date="2015-04-11T21:14:00Z">
        <w:r w:rsidR="00F7315D" w:rsidRPr="00F758B3">
          <w:rPr>
            <w:rFonts w:ascii="Times" w:eastAsia="Times New Roman" w:hAnsi="Times" w:cs="Times New Roman"/>
            <w:sz w:val="22"/>
            <w:szCs w:val="22"/>
            <w:lang w:val="en-GB"/>
            <w:rPrChange w:id="7932" w:author="Chara Katiri" w:date="2015-05-12T13:05:00Z">
              <w:rPr>
                <w:lang w:val="en-GB"/>
              </w:rPr>
            </w:rPrChange>
          </w:rPr>
          <w:t xml:space="preserve"> is a powerful </w:t>
        </w:r>
      </w:ins>
      <w:ins w:id="7933" w:author="Chara Katiri" w:date="2015-04-11T21:16:00Z">
        <w:r w:rsidR="00F7315D" w:rsidRPr="00F758B3">
          <w:rPr>
            <w:rFonts w:ascii="Times" w:eastAsia="Times New Roman" w:hAnsi="Times" w:cs="Times New Roman"/>
            <w:sz w:val="22"/>
            <w:szCs w:val="22"/>
            <w:lang w:val="en-GB"/>
            <w:rPrChange w:id="7934" w:author="Chara Katiri" w:date="2015-05-12T13:05:00Z">
              <w:rPr>
                <w:lang w:val="en-GB"/>
              </w:rPr>
            </w:rPrChange>
          </w:rPr>
          <w:t xml:space="preserve">object-oriented </w:t>
        </w:r>
      </w:ins>
      <w:ins w:id="7935" w:author="Chara Katiri" w:date="2015-04-11T21:14:00Z">
        <w:r w:rsidR="00F7315D" w:rsidRPr="00F758B3">
          <w:rPr>
            <w:rFonts w:ascii="Times" w:eastAsia="Times New Roman" w:hAnsi="Times" w:cs="Times New Roman"/>
            <w:sz w:val="22"/>
            <w:szCs w:val="22"/>
            <w:lang w:val="en-GB"/>
            <w:rPrChange w:id="7936" w:author="Chara Katiri" w:date="2015-05-12T13:05:00Z">
              <w:rPr>
                <w:lang w:val="en-GB"/>
              </w:rPr>
            </w:rPrChange>
          </w:rPr>
          <w:t>functionality</w:t>
        </w:r>
      </w:ins>
      <w:ins w:id="7937" w:author="Chara Katiri" w:date="2015-04-11T21:17:00Z">
        <w:r w:rsidR="00F7315D" w:rsidRPr="00F758B3">
          <w:rPr>
            <w:rFonts w:ascii="Times" w:eastAsia="Times New Roman" w:hAnsi="Times" w:cs="Times New Roman"/>
            <w:sz w:val="22"/>
            <w:szCs w:val="22"/>
            <w:lang w:val="en-GB"/>
            <w:rPrChange w:id="7938" w:author="Chara Katiri" w:date="2015-05-12T13:05:00Z">
              <w:rPr>
                <w:lang w:val="en-GB"/>
              </w:rPr>
            </w:rPrChange>
          </w:rPr>
          <w:t xml:space="preserve"> and </w:t>
        </w:r>
      </w:ins>
      <w:ins w:id="7939" w:author="Chara Katiri" w:date="2015-04-11T21:18:00Z">
        <w:r w:rsidR="00F7315D" w:rsidRPr="00F758B3">
          <w:rPr>
            <w:rFonts w:ascii="Times" w:eastAsia="Times New Roman" w:hAnsi="Times" w:cs="Times New Roman"/>
            <w:sz w:val="22"/>
            <w:szCs w:val="22"/>
            <w:lang w:val="en-GB"/>
            <w:rPrChange w:id="7940" w:author="Chara Katiri" w:date="2015-05-12T13:05:00Z">
              <w:rPr>
                <w:lang w:val="en-GB"/>
              </w:rPr>
            </w:rPrChange>
          </w:rPr>
          <w:t>its</w:t>
        </w:r>
      </w:ins>
      <w:ins w:id="7941" w:author="Chara Katiri" w:date="2015-04-11T21:17:00Z">
        <w:r w:rsidR="00F7315D" w:rsidRPr="00F758B3">
          <w:rPr>
            <w:rFonts w:ascii="Times" w:eastAsia="Times New Roman" w:hAnsi="Times" w:cs="Times New Roman"/>
            <w:sz w:val="22"/>
            <w:szCs w:val="22"/>
            <w:lang w:val="en-GB"/>
            <w:rPrChange w:id="7942" w:author="Chara Katiri" w:date="2015-05-12T13:05:00Z">
              <w:rPr>
                <w:lang w:val="en-GB"/>
              </w:rPr>
            </w:rPrChange>
          </w:rPr>
          <w:t xml:space="preserve"> purpose is to convert data between incompatible types and systems.</w:t>
        </w:r>
      </w:ins>
      <w:ins w:id="7943" w:author="Chara Katiri" w:date="2015-04-11T21:20:00Z">
        <w:r w:rsidR="00DD09C3" w:rsidRPr="00F758B3">
          <w:rPr>
            <w:rFonts w:ascii="Times" w:eastAsia="Times New Roman" w:hAnsi="Times" w:cs="Times New Roman"/>
            <w:sz w:val="22"/>
            <w:szCs w:val="22"/>
            <w:lang w:val="en-GB"/>
            <w:rPrChange w:id="7944" w:author="Chara Katiri" w:date="2015-05-12T13:05:00Z">
              <w:rPr>
                <w:lang w:val="en-GB"/>
              </w:rPr>
            </w:rPrChange>
          </w:rPr>
          <w:t xml:space="preserve"> For example it can transform an object to XML, JSON or Java based on the needs of the system.</w:t>
        </w:r>
      </w:ins>
      <w:ins w:id="7945" w:author="Chara Katiri" w:date="2015-04-11T21:17:00Z">
        <w:r w:rsidR="00F7315D" w:rsidRPr="00F758B3">
          <w:rPr>
            <w:rFonts w:ascii="Times" w:eastAsia="Times New Roman" w:hAnsi="Times" w:cs="Times New Roman"/>
            <w:sz w:val="22"/>
            <w:szCs w:val="22"/>
            <w:lang w:val="en-GB"/>
            <w:rPrChange w:id="7946" w:author="Chara Katiri" w:date="2015-05-12T13:05:00Z">
              <w:rPr>
                <w:lang w:val="en-GB"/>
              </w:rPr>
            </w:rPrChange>
          </w:rPr>
          <w:t xml:space="preserve"> </w:t>
        </w:r>
      </w:ins>
      <w:ins w:id="7947" w:author="Chara Katiri" w:date="2015-04-11T21:18:00Z">
        <w:r w:rsidR="00F7315D" w:rsidRPr="00F758B3">
          <w:rPr>
            <w:rFonts w:ascii="Times" w:eastAsia="Times New Roman" w:hAnsi="Times" w:cs="Times New Roman"/>
            <w:sz w:val="22"/>
            <w:szCs w:val="22"/>
            <w:lang w:val="en-GB"/>
            <w:rPrChange w:id="7948" w:author="Chara Katiri" w:date="2015-05-12T13:05:00Z">
              <w:rPr>
                <w:lang w:val="en-GB"/>
              </w:rPr>
            </w:rPrChange>
          </w:rPr>
          <w:t xml:space="preserve">It’s particularly useful in modern Web applications where different types of subsystems are part of the same system. </w:t>
        </w:r>
      </w:ins>
    </w:p>
    <w:p w14:paraId="5E7606AB" w14:textId="25C9B89D" w:rsidR="00932EFF" w:rsidRPr="00F758B3" w:rsidRDefault="00DD09C3" w:rsidP="00F758B3">
      <w:pPr>
        <w:pStyle w:val="ListParagraph"/>
        <w:numPr>
          <w:ilvl w:val="0"/>
          <w:numId w:val="57"/>
        </w:numPr>
        <w:spacing w:line="360" w:lineRule="auto"/>
        <w:ind w:left="426"/>
        <w:jc w:val="both"/>
        <w:rPr>
          <w:ins w:id="7949" w:author="Chara Katiri" w:date="2015-04-11T21:00:00Z"/>
          <w:rFonts w:ascii="Times" w:eastAsia="Times New Roman" w:hAnsi="Times" w:cs="Times New Roman"/>
          <w:sz w:val="22"/>
          <w:szCs w:val="22"/>
          <w:lang w:val="en-GB"/>
          <w:rPrChange w:id="7950" w:author="Chara Katiri" w:date="2015-05-12T13:05:00Z">
            <w:rPr>
              <w:ins w:id="7951" w:author="Chara Katiri" w:date="2015-04-11T21:00:00Z"/>
              <w:lang w:val="en-GB"/>
            </w:rPr>
          </w:rPrChange>
        </w:rPr>
        <w:pPrChange w:id="7952" w:author="Chara Katiri" w:date="2015-05-12T13:05:00Z">
          <w:pPr>
            <w:spacing w:after="240" w:line="360" w:lineRule="auto"/>
            <w:ind w:left="709"/>
            <w:contextualSpacing/>
            <w:jc w:val="both"/>
          </w:pPr>
        </w:pPrChange>
      </w:pPr>
      <w:ins w:id="7953" w:author="Chara Katiri" w:date="2015-04-11T21:24:00Z">
        <w:r w:rsidRPr="00F758B3">
          <w:rPr>
            <w:rFonts w:ascii="Times" w:eastAsia="Times New Roman" w:hAnsi="Times" w:cs="Times New Roman"/>
            <w:sz w:val="22"/>
            <w:szCs w:val="22"/>
            <w:lang w:val="en-GB"/>
            <w:rPrChange w:id="7954" w:author="Chara Katiri" w:date="2015-05-12T13:05:00Z">
              <w:rPr>
                <w:lang w:val="en-GB"/>
              </w:rPr>
            </w:rPrChange>
          </w:rPr>
          <w:t xml:space="preserve">The </w:t>
        </w:r>
      </w:ins>
      <w:ins w:id="7955" w:author="Chara Katiri" w:date="2015-04-11T21:22:00Z">
        <w:r w:rsidRPr="00F758B3">
          <w:rPr>
            <w:rFonts w:ascii="Times" w:eastAsia="Times New Roman" w:hAnsi="Times" w:cs="Times New Roman"/>
            <w:sz w:val="22"/>
            <w:szCs w:val="22"/>
            <w:lang w:val="en-GB"/>
            <w:rPrChange w:id="7956" w:author="Chara Katiri" w:date="2015-05-12T13:05:00Z">
              <w:rPr>
                <w:lang w:val="en-GB"/>
              </w:rPr>
            </w:rPrChange>
          </w:rPr>
          <w:t xml:space="preserve">Data source </w:t>
        </w:r>
      </w:ins>
      <w:ins w:id="7957" w:author="Chara Katiri" w:date="2015-04-11T21:24:00Z">
        <w:r w:rsidRPr="00F758B3">
          <w:rPr>
            <w:rFonts w:ascii="Times" w:eastAsia="Times New Roman" w:hAnsi="Times" w:cs="Times New Roman"/>
            <w:sz w:val="22"/>
            <w:szCs w:val="22"/>
            <w:lang w:val="en-GB"/>
            <w:rPrChange w:id="7958" w:author="Chara Katiri" w:date="2015-05-12T13:05:00Z">
              <w:rPr>
                <w:lang w:val="en-GB"/>
              </w:rPr>
            </w:rPrChange>
          </w:rPr>
          <w:t>layer is the connection pool</w:t>
        </w:r>
        <w:r w:rsidR="003E44CE" w:rsidRPr="00F758B3">
          <w:rPr>
            <w:rFonts w:ascii="Times" w:eastAsia="Times New Roman" w:hAnsi="Times" w:cs="Times New Roman"/>
            <w:sz w:val="22"/>
            <w:szCs w:val="22"/>
            <w:lang w:val="en-GB"/>
            <w:rPrChange w:id="7959" w:author="Chara Katiri" w:date="2015-05-12T13:05:00Z">
              <w:rPr>
                <w:rFonts w:ascii="Times" w:eastAsia="Times New Roman" w:hAnsi="Times" w:cs="Times New Roman"/>
                <w:sz w:val="22"/>
                <w:szCs w:val="22"/>
                <w:lang w:val="en-GB"/>
              </w:rPr>
            </w:rPrChange>
          </w:rPr>
          <w:t xml:space="preserve"> and fina</w:t>
        </w:r>
      </w:ins>
      <w:ins w:id="7960" w:author="Chara Katiri" w:date="2015-04-11T21:29:00Z">
        <w:r w:rsidR="003E44CE" w:rsidRPr="00F758B3">
          <w:rPr>
            <w:rFonts w:ascii="Times" w:eastAsia="Times New Roman" w:hAnsi="Times" w:cs="Times New Roman"/>
            <w:sz w:val="22"/>
            <w:szCs w:val="22"/>
            <w:lang w:val="en-GB"/>
            <w:rPrChange w:id="7961" w:author="Chara Katiri" w:date="2015-05-12T13:05:00Z">
              <w:rPr>
                <w:rFonts w:ascii="Times" w:eastAsia="Times New Roman" w:hAnsi="Times" w:cs="Times New Roman"/>
                <w:sz w:val="22"/>
                <w:szCs w:val="22"/>
                <w:lang w:val="en-GB"/>
              </w:rPr>
            </w:rPrChange>
          </w:rPr>
          <w:t>l</w:t>
        </w:r>
      </w:ins>
      <w:ins w:id="7962" w:author="Chara Katiri" w:date="2015-04-11T21:24:00Z">
        <w:r w:rsidR="003E44CE" w:rsidRPr="00F758B3">
          <w:rPr>
            <w:rFonts w:ascii="Times" w:eastAsia="Times New Roman" w:hAnsi="Times" w:cs="Times New Roman"/>
            <w:sz w:val="22"/>
            <w:szCs w:val="22"/>
            <w:lang w:val="en-GB"/>
            <w:rPrChange w:id="7963" w:author="Chara Katiri" w:date="2015-05-12T13:05:00Z">
              <w:rPr>
                <w:rFonts w:ascii="Times" w:eastAsia="Times New Roman" w:hAnsi="Times" w:cs="Times New Roman"/>
                <w:sz w:val="22"/>
                <w:szCs w:val="22"/>
                <w:lang w:val="en-GB"/>
              </w:rPr>
            </w:rPrChange>
          </w:rPr>
          <w:t>ly, t</w:t>
        </w:r>
        <w:r w:rsidRPr="00F758B3">
          <w:rPr>
            <w:rFonts w:ascii="Times" w:eastAsia="Times New Roman" w:hAnsi="Times" w:cs="Times New Roman"/>
            <w:sz w:val="22"/>
            <w:szCs w:val="22"/>
            <w:lang w:val="en-GB"/>
            <w:rPrChange w:id="7964" w:author="Chara Katiri" w:date="2015-05-12T13:05:00Z">
              <w:rPr>
                <w:lang w:val="en-GB"/>
              </w:rPr>
            </w:rPrChange>
          </w:rPr>
          <w:t xml:space="preserve">he Database </w:t>
        </w:r>
      </w:ins>
      <w:ins w:id="7965" w:author="Chara Katiri" w:date="2015-04-11T21:25:00Z">
        <w:r w:rsidRPr="00F758B3">
          <w:rPr>
            <w:rFonts w:ascii="Times" w:eastAsia="Times New Roman" w:hAnsi="Times" w:cs="Times New Roman"/>
            <w:sz w:val="22"/>
            <w:szCs w:val="22"/>
            <w:lang w:val="en-GB"/>
            <w:rPrChange w:id="7966" w:author="Chara Katiri" w:date="2015-05-12T13:05:00Z">
              <w:rPr>
                <w:lang w:val="en-GB"/>
              </w:rPr>
            </w:rPrChange>
          </w:rPr>
          <w:t>layer provides</w:t>
        </w:r>
      </w:ins>
      <w:ins w:id="7967" w:author="Chara Katiri" w:date="2015-04-11T21:24:00Z">
        <w:r w:rsidRPr="00F758B3">
          <w:rPr>
            <w:rFonts w:ascii="Times" w:eastAsia="Times New Roman" w:hAnsi="Times" w:cs="Times New Roman"/>
            <w:sz w:val="22"/>
            <w:szCs w:val="22"/>
            <w:lang w:val="en-GB"/>
            <w:rPrChange w:id="7968" w:author="Chara Katiri" w:date="2015-05-12T13:05:00Z">
              <w:rPr>
                <w:lang w:val="en-GB"/>
              </w:rPr>
            </w:rPrChange>
          </w:rPr>
          <w:t xml:space="preserve"> access to the data. </w:t>
        </w:r>
      </w:ins>
    </w:p>
    <w:p w14:paraId="3F76DDC7" w14:textId="77777777" w:rsidR="001A0FC2" w:rsidRPr="00F758B3" w:rsidRDefault="001A0FC2" w:rsidP="00F758B3">
      <w:pPr>
        <w:spacing w:after="240" w:line="360" w:lineRule="auto"/>
        <w:contextualSpacing/>
        <w:jc w:val="both"/>
        <w:rPr>
          <w:rFonts w:ascii="Times" w:eastAsia="Times New Roman" w:hAnsi="Times" w:cs="Times New Roman"/>
          <w:sz w:val="22"/>
          <w:szCs w:val="22"/>
          <w:lang w:val="en-GB"/>
          <w:rPrChange w:id="7969" w:author="Chara Katiri" w:date="2015-05-12T13:05:00Z">
            <w:rPr>
              <w:rFonts w:ascii="Times" w:eastAsia="Times New Roman" w:hAnsi="Times" w:cs="Times New Roman"/>
              <w:sz w:val="22"/>
              <w:szCs w:val="22"/>
              <w:lang w:val="en-GB"/>
            </w:rPr>
          </w:rPrChange>
        </w:rPr>
        <w:pPrChange w:id="7970" w:author="Chara Katiri" w:date="2015-05-12T13:05:00Z">
          <w:pPr>
            <w:spacing w:after="240" w:line="360" w:lineRule="auto"/>
            <w:ind w:left="709"/>
            <w:contextualSpacing/>
            <w:jc w:val="both"/>
          </w:pPr>
        </w:pPrChange>
      </w:pPr>
    </w:p>
    <w:p w14:paraId="772C436F" w14:textId="77777777" w:rsidR="006B269F" w:rsidRPr="00F758B3" w:rsidRDefault="006B269F" w:rsidP="00F758B3">
      <w:pPr>
        <w:pStyle w:val="ListParagraph"/>
        <w:spacing w:line="360" w:lineRule="auto"/>
        <w:ind w:firstLine="720"/>
        <w:jc w:val="both"/>
        <w:rPr>
          <w:rFonts w:ascii="Times" w:eastAsia="Times New Roman" w:hAnsi="Times" w:cs="Times New Roman"/>
          <w:sz w:val="22"/>
          <w:szCs w:val="22"/>
          <w:shd w:val="clear" w:color="auto" w:fill="FFFFFF"/>
          <w:lang w:val="en-GB"/>
          <w:rPrChange w:id="7971" w:author="Chara Katiri" w:date="2015-05-12T13:05:00Z">
            <w:rPr>
              <w:rFonts w:ascii="Times" w:eastAsia="Times New Roman" w:hAnsi="Times" w:cs="Times New Roman"/>
              <w:sz w:val="22"/>
              <w:szCs w:val="22"/>
              <w:shd w:val="clear" w:color="auto" w:fill="FFFFFF"/>
              <w:lang w:val="en-GB"/>
            </w:rPr>
          </w:rPrChange>
        </w:rPr>
        <w:pPrChange w:id="7972" w:author="Chara Katiri" w:date="2015-05-12T13:05:00Z">
          <w:pPr>
            <w:pStyle w:val="ListParagraph"/>
            <w:spacing w:line="360" w:lineRule="auto"/>
            <w:ind w:firstLine="720"/>
            <w:jc w:val="both"/>
          </w:pPr>
        </w:pPrChange>
      </w:pPr>
    </w:p>
    <w:p w14:paraId="43D3E642" w14:textId="133B274F" w:rsidR="00340F77" w:rsidRPr="00F758B3" w:rsidRDefault="003F330E" w:rsidP="00F758B3">
      <w:pPr>
        <w:pStyle w:val="Heading2"/>
        <w:numPr>
          <w:ilvl w:val="1"/>
          <w:numId w:val="13"/>
        </w:numPr>
        <w:spacing w:line="360" w:lineRule="auto"/>
        <w:contextualSpacing/>
        <w:jc w:val="both"/>
        <w:rPr>
          <w:rFonts w:ascii="Times" w:hAnsi="Times" w:cs="Times New Roman"/>
          <w:color w:val="auto"/>
          <w:sz w:val="22"/>
          <w:szCs w:val="22"/>
          <w:lang w:val="en-GB"/>
          <w:rPrChange w:id="7973" w:author="Chara Katiri" w:date="2015-05-12T13:05:00Z">
            <w:rPr>
              <w:rFonts w:ascii="Times" w:hAnsi="Times" w:cs="Times New Roman"/>
              <w:color w:val="auto"/>
              <w:sz w:val="22"/>
              <w:szCs w:val="22"/>
              <w:lang w:val="en-GB"/>
            </w:rPr>
          </w:rPrChange>
        </w:rPr>
        <w:pPrChange w:id="7974" w:author="Chara Katiri" w:date="2015-05-12T13:05:00Z">
          <w:pPr>
            <w:pStyle w:val="Heading2"/>
            <w:numPr>
              <w:numId w:val="13"/>
            </w:numPr>
            <w:spacing w:line="360" w:lineRule="auto"/>
            <w:ind w:left="792" w:hanging="432"/>
            <w:contextualSpacing/>
            <w:jc w:val="both"/>
          </w:pPr>
        </w:pPrChange>
      </w:pPr>
      <w:bookmarkStart w:id="7975" w:name="_Toc292730864"/>
      <w:r w:rsidRPr="00F758B3">
        <w:rPr>
          <w:rFonts w:ascii="Times" w:hAnsi="Times" w:cs="Times New Roman"/>
          <w:color w:val="auto"/>
          <w:sz w:val="22"/>
          <w:szCs w:val="22"/>
          <w:lang w:val="en-GB"/>
          <w:rPrChange w:id="7976" w:author="Chara Katiri" w:date="2015-05-12T13:05:00Z">
            <w:rPr>
              <w:rFonts w:ascii="Times" w:hAnsi="Times" w:cs="Times New Roman"/>
              <w:color w:val="auto"/>
              <w:sz w:val="22"/>
              <w:szCs w:val="22"/>
              <w:lang w:val="en-GB"/>
            </w:rPr>
          </w:rPrChange>
        </w:rPr>
        <w:t>System risks and issues</w:t>
      </w:r>
      <w:bookmarkEnd w:id="7975"/>
    </w:p>
    <w:p w14:paraId="6076F9FC" w14:textId="77777777" w:rsidR="003F330E" w:rsidRPr="00F758B3" w:rsidRDefault="003F330E" w:rsidP="00F758B3">
      <w:pPr>
        <w:pStyle w:val="Heading2"/>
        <w:numPr>
          <w:ilvl w:val="2"/>
          <w:numId w:val="13"/>
        </w:numPr>
        <w:spacing w:line="360" w:lineRule="auto"/>
        <w:contextualSpacing/>
        <w:jc w:val="both"/>
        <w:rPr>
          <w:rFonts w:ascii="Times" w:hAnsi="Times" w:cs="Times New Roman"/>
          <w:color w:val="auto"/>
          <w:sz w:val="22"/>
          <w:szCs w:val="22"/>
          <w:lang w:val="en-GB"/>
          <w:rPrChange w:id="7977" w:author="Chara Katiri" w:date="2015-05-12T13:05:00Z">
            <w:rPr>
              <w:rFonts w:ascii="Times" w:hAnsi="Times" w:cs="Times New Roman"/>
              <w:color w:val="auto"/>
              <w:sz w:val="22"/>
              <w:szCs w:val="22"/>
              <w:lang w:val="en-GB"/>
            </w:rPr>
          </w:rPrChange>
        </w:rPr>
        <w:pPrChange w:id="7978" w:author="Chara Katiri" w:date="2015-05-12T13:05:00Z">
          <w:pPr>
            <w:pStyle w:val="Heading2"/>
            <w:numPr>
              <w:ilvl w:val="2"/>
              <w:numId w:val="13"/>
            </w:numPr>
            <w:spacing w:line="360" w:lineRule="auto"/>
            <w:ind w:left="1224" w:hanging="504"/>
            <w:contextualSpacing/>
            <w:jc w:val="both"/>
          </w:pPr>
        </w:pPrChange>
      </w:pPr>
      <w:bookmarkStart w:id="7979" w:name="_Toc292730865"/>
      <w:r w:rsidRPr="00F758B3">
        <w:rPr>
          <w:rFonts w:ascii="Times" w:hAnsi="Times" w:cs="Times New Roman"/>
          <w:color w:val="auto"/>
          <w:sz w:val="22"/>
          <w:szCs w:val="22"/>
          <w:lang w:val="en-GB"/>
          <w:rPrChange w:id="7980" w:author="Chara Katiri" w:date="2015-05-12T13:05:00Z">
            <w:rPr>
              <w:rFonts w:ascii="Times" w:hAnsi="Times" w:cs="Times New Roman"/>
              <w:color w:val="auto"/>
              <w:sz w:val="22"/>
              <w:szCs w:val="22"/>
              <w:lang w:val="en-GB"/>
            </w:rPr>
          </w:rPrChange>
        </w:rPr>
        <w:t>System risks</w:t>
      </w:r>
      <w:bookmarkEnd w:id="7979"/>
    </w:p>
    <w:p w14:paraId="7B401194" w14:textId="769E873A" w:rsidR="00093EC5" w:rsidRPr="00F758B3" w:rsidRDefault="00093EC5"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7981" w:author="Chara Katiri" w:date="2015-05-12T13:05:00Z">
            <w:rPr>
              <w:rFonts w:ascii="Times" w:eastAsia="Times New Roman" w:hAnsi="Times" w:cs="Times New Roman"/>
              <w:sz w:val="22"/>
              <w:szCs w:val="22"/>
              <w:shd w:val="clear" w:color="auto" w:fill="FFFFFF"/>
              <w:lang w:val="en-GB"/>
            </w:rPr>
          </w:rPrChange>
        </w:rPr>
        <w:pPrChange w:id="7982"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7983" w:author="Chara Katiri" w:date="2015-05-12T13:05:00Z">
            <w:rPr>
              <w:rFonts w:ascii="Times" w:eastAsia="Times New Roman" w:hAnsi="Times" w:cs="Times New Roman"/>
              <w:sz w:val="22"/>
              <w:szCs w:val="22"/>
              <w:shd w:val="clear" w:color="auto" w:fill="FFFFFF"/>
              <w:lang w:val="en-GB"/>
            </w:rPr>
          </w:rPrChange>
        </w:rPr>
        <w:t xml:space="preserve">If the deployment of the website on the </w:t>
      </w:r>
      <w:r w:rsidR="00EC0BC2" w:rsidRPr="00F758B3">
        <w:rPr>
          <w:rFonts w:ascii="Times" w:eastAsia="Times New Roman" w:hAnsi="Times" w:cs="Times New Roman"/>
          <w:sz w:val="22"/>
          <w:szCs w:val="22"/>
          <w:lang w:val="en-GB"/>
          <w:rPrChange w:id="7984" w:author="Chara Katiri" w:date="2015-05-12T13:05:00Z">
            <w:rPr>
              <w:rFonts w:ascii="Times" w:eastAsia="Times New Roman" w:hAnsi="Times" w:cs="Times New Roman"/>
              <w:sz w:val="22"/>
              <w:szCs w:val="22"/>
              <w:shd w:val="clear" w:color="auto" w:fill="FFFFFF"/>
              <w:lang w:val="en-GB"/>
            </w:rPr>
          </w:rPrChange>
        </w:rPr>
        <w:t>University</w:t>
      </w:r>
      <w:r w:rsidRPr="00F758B3">
        <w:rPr>
          <w:rFonts w:ascii="Times" w:eastAsia="Times New Roman" w:hAnsi="Times" w:cs="Times New Roman"/>
          <w:sz w:val="22"/>
          <w:szCs w:val="22"/>
          <w:lang w:val="en-GB"/>
          <w:rPrChange w:id="7985" w:author="Chara Katiri" w:date="2015-05-12T13:05:00Z">
            <w:rPr>
              <w:rFonts w:ascii="Times" w:eastAsia="Times New Roman" w:hAnsi="Times" w:cs="Times New Roman"/>
              <w:sz w:val="22"/>
              <w:szCs w:val="22"/>
              <w:shd w:val="clear" w:color="auto" w:fill="FFFFFF"/>
              <w:lang w:val="en-GB"/>
            </w:rPr>
          </w:rPrChange>
        </w:rPr>
        <w:t xml:space="preserve"> of Surrey intranet is not approved, the deployment to early adopters cannot be completed and neither feedback can be collected.</w:t>
      </w:r>
    </w:p>
    <w:p w14:paraId="63EF56FF" w14:textId="77777777" w:rsidR="00093EC5" w:rsidRPr="00F758B3" w:rsidRDefault="00093EC5"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7986" w:author="Chara Katiri" w:date="2015-05-12T13:05:00Z">
            <w:rPr>
              <w:rFonts w:ascii="Times" w:eastAsia="Times New Roman" w:hAnsi="Times" w:cs="Times New Roman"/>
              <w:sz w:val="22"/>
              <w:szCs w:val="22"/>
              <w:shd w:val="clear" w:color="auto" w:fill="FFFFFF"/>
              <w:lang w:val="en-GB"/>
            </w:rPr>
          </w:rPrChange>
        </w:rPr>
        <w:pPrChange w:id="7987"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7988" w:author="Chara Katiri" w:date="2015-05-12T13:05:00Z">
            <w:rPr>
              <w:rFonts w:ascii="Times" w:eastAsia="Times New Roman" w:hAnsi="Times" w:cs="Times New Roman"/>
              <w:sz w:val="22"/>
              <w:szCs w:val="22"/>
              <w:shd w:val="clear" w:color="auto" w:fill="FFFFFF"/>
              <w:lang w:val="en-GB"/>
            </w:rPr>
          </w:rPrChange>
        </w:rPr>
        <w:t>UAT depends on testers being available when required (CS students, volunteers).</w:t>
      </w:r>
    </w:p>
    <w:p w14:paraId="6FE954C4" w14:textId="77777777" w:rsidR="00E1363E" w:rsidRPr="00F758B3" w:rsidRDefault="00093EC5"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7989" w:author="Chara Katiri" w:date="2015-05-12T13:05:00Z">
            <w:rPr>
              <w:rFonts w:ascii="Times" w:eastAsia="Times New Roman" w:hAnsi="Times" w:cs="Times New Roman"/>
              <w:sz w:val="22"/>
              <w:szCs w:val="22"/>
              <w:shd w:val="clear" w:color="auto" w:fill="FFFFFF"/>
              <w:lang w:val="en-GB"/>
            </w:rPr>
          </w:rPrChange>
        </w:rPr>
        <w:pPrChange w:id="7990"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7991" w:author="Chara Katiri" w:date="2015-05-12T13:05:00Z">
            <w:rPr>
              <w:rFonts w:ascii="Times" w:eastAsia="Times New Roman" w:hAnsi="Times" w:cs="Times New Roman"/>
              <w:sz w:val="22"/>
              <w:szCs w:val="22"/>
              <w:shd w:val="clear" w:color="auto" w:fill="FFFFFF"/>
              <w:lang w:val="en-GB"/>
            </w:rPr>
          </w:rPrChange>
        </w:rPr>
        <w:t>End user expectations unrealistic compared to solution.</w:t>
      </w:r>
      <w:r w:rsidR="00E1363E" w:rsidRPr="00F758B3">
        <w:rPr>
          <w:rFonts w:ascii="Times" w:eastAsia="Times New Roman" w:hAnsi="Times" w:cs="Times New Roman"/>
          <w:sz w:val="22"/>
          <w:szCs w:val="22"/>
          <w:lang w:val="en-GB"/>
          <w:rPrChange w:id="7992" w:author="Chara Katiri" w:date="2015-05-12T13:05:00Z">
            <w:rPr>
              <w:rFonts w:ascii="Times" w:eastAsia="Times New Roman" w:hAnsi="Times" w:cs="Times New Roman"/>
              <w:sz w:val="22"/>
              <w:szCs w:val="22"/>
              <w:shd w:val="clear" w:color="auto" w:fill="FFFFFF"/>
              <w:lang w:val="en-GB"/>
            </w:rPr>
          </w:rPrChange>
        </w:rPr>
        <w:t xml:space="preserve"> </w:t>
      </w:r>
    </w:p>
    <w:p w14:paraId="6565E520" w14:textId="77777777" w:rsidR="00E1363E" w:rsidRPr="00F758B3" w:rsidRDefault="00E1363E" w:rsidP="00F758B3">
      <w:pPr>
        <w:pStyle w:val="ListParagraph"/>
        <w:spacing w:line="360" w:lineRule="auto"/>
        <w:ind w:left="709"/>
        <w:jc w:val="both"/>
        <w:rPr>
          <w:rFonts w:ascii="Times" w:eastAsia="Times New Roman" w:hAnsi="Times" w:cs="Times New Roman"/>
          <w:sz w:val="22"/>
          <w:szCs w:val="22"/>
          <w:shd w:val="clear" w:color="auto" w:fill="FFFFFF"/>
          <w:lang w:val="en-GB"/>
          <w:rPrChange w:id="7993" w:author="Chara Katiri" w:date="2015-05-12T13:05:00Z">
            <w:rPr>
              <w:rFonts w:ascii="Times" w:eastAsia="Times New Roman" w:hAnsi="Times" w:cs="Times New Roman"/>
              <w:sz w:val="22"/>
              <w:szCs w:val="22"/>
              <w:shd w:val="clear" w:color="auto" w:fill="FFFFFF"/>
              <w:lang w:val="en-GB"/>
            </w:rPr>
          </w:rPrChange>
        </w:rPr>
        <w:pPrChange w:id="7994" w:author="Chara Katiri" w:date="2015-05-12T13:05:00Z">
          <w:pPr>
            <w:pStyle w:val="ListParagraph"/>
            <w:spacing w:line="360" w:lineRule="auto"/>
            <w:ind w:left="709"/>
            <w:jc w:val="both"/>
          </w:pPr>
        </w:pPrChange>
      </w:pPr>
    </w:p>
    <w:p w14:paraId="38A88D9B" w14:textId="77777777" w:rsidR="00F10DEF" w:rsidRDefault="00E1363E" w:rsidP="00F10DEF">
      <w:pPr>
        <w:spacing w:line="360" w:lineRule="auto"/>
        <w:contextualSpacing/>
        <w:jc w:val="both"/>
        <w:rPr>
          <w:ins w:id="7995" w:author="Chara Katiri" w:date="2015-05-12T16:21:00Z"/>
          <w:rFonts w:ascii="Times" w:eastAsia="Times New Roman" w:hAnsi="Times" w:cs="Times New Roman"/>
          <w:i/>
          <w:sz w:val="22"/>
          <w:szCs w:val="22"/>
          <w:shd w:val="clear" w:color="auto" w:fill="FFFFFF"/>
          <w:lang w:val="en-GB"/>
        </w:rPr>
        <w:pPrChange w:id="7996" w:author="Chara Katiri" w:date="2015-05-12T16:21:00Z">
          <w:pPr>
            <w:spacing w:line="360" w:lineRule="auto"/>
            <w:ind w:left="426" w:firstLine="283"/>
            <w:contextualSpacing/>
            <w:jc w:val="both"/>
          </w:pPr>
        </w:pPrChange>
      </w:pPr>
      <w:r w:rsidRPr="00F758B3">
        <w:rPr>
          <w:rFonts w:ascii="Times" w:eastAsia="Times New Roman" w:hAnsi="Times" w:cs="Times New Roman"/>
          <w:i/>
          <w:sz w:val="22"/>
          <w:szCs w:val="22"/>
          <w:shd w:val="clear" w:color="auto" w:fill="FFFFFF"/>
          <w:lang w:val="en-GB"/>
          <w:rPrChange w:id="7997" w:author="Chara Katiri" w:date="2015-05-12T13:05:00Z">
            <w:rPr>
              <w:rFonts w:ascii="Times" w:eastAsia="Times New Roman" w:hAnsi="Times" w:cs="Times New Roman"/>
              <w:i/>
              <w:sz w:val="22"/>
              <w:szCs w:val="22"/>
              <w:shd w:val="clear" w:color="auto" w:fill="FFFFFF"/>
              <w:lang w:val="en-GB"/>
            </w:rPr>
          </w:rPrChange>
        </w:rPr>
        <w:t>Contingency plan to mitigate risks:</w:t>
      </w:r>
    </w:p>
    <w:p w14:paraId="61F3F513" w14:textId="354D5491" w:rsidR="00E1363E" w:rsidRPr="00F758B3" w:rsidRDefault="008950D1" w:rsidP="00F10DEF">
      <w:pPr>
        <w:spacing w:line="360" w:lineRule="auto"/>
        <w:ind w:firstLine="567"/>
        <w:contextualSpacing/>
        <w:jc w:val="both"/>
        <w:rPr>
          <w:rFonts w:ascii="Times" w:eastAsia="Times New Roman" w:hAnsi="Times" w:cs="Times New Roman"/>
          <w:i/>
          <w:sz w:val="22"/>
          <w:szCs w:val="22"/>
          <w:shd w:val="clear" w:color="auto" w:fill="FFFFFF"/>
          <w:lang w:val="en-GB"/>
          <w:rPrChange w:id="7998" w:author="Chara Katiri" w:date="2015-05-12T13:05:00Z">
            <w:rPr>
              <w:rFonts w:ascii="Times" w:eastAsia="Times New Roman" w:hAnsi="Times" w:cs="Times New Roman"/>
              <w:i/>
              <w:sz w:val="22"/>
              <w:szCs w:val="22"/>
              <w:shd w:val="clear" w:color="auto" w:fill="FFFFFF"/>
              <w:lang w:val="en-GB"/>
            </w:rPr>
          </w:rPrChange>
        </w:rPr>
        <w:pPrChange w:id="7999" w:author="Chara Katiri" w:date="2015-05-12T16:21:00Z">
          <w:pPr>
            <w:spacing w:line="360" w:lineRule="auto"/>
            <w:ind w:left="426" w:firstLine="283"/>
            <w:contextualSpacing/>
            <w:jc w:val="both"/>
          </w:pPr>
        </w:pPrChange>
      </w:pPr>
      <w:r w:rsidRPr="00F758B3">
        <w:rPr>
          <w:rFonts w:ascii="Times" w:eastAsia="Times New Roman" w:hAnsi="Times" w:cs="Times New Roman"/>
          <w:i/>
          <w:sz w:val="22"/>
          <w:szCs w:val="22"/>
          <w:shd w:val="clear" w:color="auto" w:fill="FFFFFF"/>
          <w:lang w:val="en-GB"/>
          <w:rPrChange w:id="8000" w:author="Chara Katiri" w:date="2015-05-12T13:05:00Z">
            <w:rPr>
              <w:rFonts w:ascii="Times" w:eastAsia="Times New Roman" w:hAnsi="Times" w:cs="Times New Roman"/>
              <w:i/>
              <w:sz w:val="22"/>
              <w:szCs w:val="22"/>
              <w:shd w:val="clear" w:color="auto" w:fill="FFFFFF"/>
              <w:lang w:val="en-GB"/>
            </w:rPr>
          </w:rPrChange>
        </w:rPr>
        <w:t xml:space="preserve"> </w:t>
      </w:r>
      <w:r w:rsidR="00093EC5" w:rsidRPr="00F758B3">
        <w:rPr>
          <w:rFonts w:ascii="Times" w:eastAsia="Times New Roman" w:hAnsi="Times" w:cs="Times New Roman"/>
          <w:sz w:val="22"/>
          <w:szCs w:val="22"/>
          <w:shd w:val="clear" w:color="auto" w:fill="FFFFFF"/>
          <w:lang w:val="en-GB"/>
          <w:rPrChange w:id="8001" w:author="Chara Katiri" w:date="2015-05-12T13:05:00Z">
            <w:rPr>
              <w:rFonts w:ascii="Times" w:eastAsia="Times New Roman" w:hAnsi="Times" w:cs="Times New Roman"/>
              <w:sz w:val="22"/>
              <w:szCs w:val="22"/>
              <w:shd w:val="clear" w:color="auto" w:fill="FFFFFF"/>
              <w:lang w:val="en-GB"/>
            </w:rPr>
          </w:rPrChange>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F758B3" w:rsidRDefault="00340F77" w:rsidP="00F758B3">
      <w:pPr>
        <w:pStyle w:val="ListParagraph"/>
        <w:spacing w:line="360" w:lineRule="auto"/>
        <w:ind w:left="709"/>
        <w:jc w:val="both"/>
        <w:rPr>
          <w:rFonts w:ascii="Times" w:eastAsia="Times New Roman" w:hAnsi="Times" w:cs="Times New Roman"/>
          <w:sz w:val="22"/>
          <w:szCs w:val="22"/>
          <w:shd w:val="clear" w:color="auto" w:fill="FFFFFF"/>
          <w:lang w:val="en-GB"/>
          <w:rPrChange w:id="8002" w:author="Chara Katiri" w:date="2015-05-12T13:05:00Z">
            <w:rPr>
              <w:rFonts w:ascii="Times" w:eastAsia="Times New Roman" w:hAnsi="Times" w:cs="Times New Roman"/>
              <w:sz w:val="22"/>
              <w:szCs w:val="22"/>
              <w:shd w:val="clear" w:color="auto" w:fill="FFFFFF"/>
              <w:lang w:val="en-GB"/>
            </w:rPr>
          </w:rPrChange>
        </w:rPr>
        <w:pPrChange w:id="8003" w:author="Chara Katiri" w:date="2015-05-12T13:05:00Z">
          <w:pPr>
            <w:pStyle w:val="ListParagraph"/>
            <w:spacing w:line="360" w:lineRule="auto"/>
            <w:ind w:left="709"/>
            <w:jc w:val="both"/>
          </w:pPr>
        </w:pPrChange>
      </w:pPr>
    </w:p>
    <w:p w14:paraId="5708E762" w14:textId="77777777" w:rsidR="003F330E" w:rsidRPr="00F758B3" w:rsidRDefault="003F330E" w:rsidP="00F758B3">
      <w:pPr>
        <w:pStyle w:val="Heading2"/>
        <w:numPr>
          <w:ilvl w:val="2"/>
          <w:numId w:val="13"/>
        </w:numPr>
        <w:spacing w:line="360" w:lineRule="auto"/>
        <w:contextualSpacing/>
        <w:jc w:val="both"/>
        <w:rPr>
          <w:rFonts w:ascii="Times" w:hAnsi="Times" w:cs="Times New Roman"/>
          <w:color w:val="auto"/>
          <w:sz w:val="22"/>
          <w:szCs w:val="22"/>
          <w:lang w:val="en-GB"/>
          <w:rPrChange w:id="8004" w:author="Chara Katiri" w:date="2015-05-12T13:05:00Z">
            <w:rPr>
              <w:rFonts w:ascii="Times" w:hAnsi="Times" w:cs="Times New Roman"/>
              <w:color w:val="auto"/>
              <w:sz w:val="22"/>
              <w:szCs w:val="22"/>
              <w:lang w:val="en-GB"/>
            </w:rPr>
          </w:rPrChange>
        </w:rPr>
        <w:pPrChange w:id="8005" w:author="Chara Katiri" w:date="2015-05-12T13:05:00Z">
          <w:pPr>
            <w:pStyle w:val="Heading2"/>
            <w:numPr>
              <w:ilvl w:val="2"/>
              <w:numId w:val="13"/>
            </w:numPr>
            <w:spacing w:line="360" w:lineRule="auto"/>
            <w:ind w:left="1224" w:hanging="504"/>
            <w:contextualSpacing/>
            <w:jc w:val="both"/>
          </w:pPr>
        </w:pPrChange>
      </w:pPr>
      <w:bookmarkStart w:id="8006" w:name="_Toc292730866"/>
      <w:r w:rsidRPr="00F758B3">
        <w:rPr>
          <w:rFonts w:ascii="Times" w:hAnsi="Times" w:cs="Times New Roman"/>
          <w:color w:val="auto"/>
          <w:sz w:val="22"/>
          <w:szCs w:val="22"/>
          <w:lang w:val="en-GB"/>
          <w:rPrChange w:id="8007" w:author="Chara Katiri" w:date="2015-05-12T13:05:00Z">
            <w:rPr>
              <w:rFonts w:ascii="Times" w:hAnsi="Times" w:cs="Times New Roman"/>
              <w:color w:val="auto"/>
              <w:sz w:val="22"/>
              <w:szCs w:val="22"/>
              <w:lang w:val="en-GB"/>
            </w:rPr>
          </w:rPrChange>
        </w:rPr>
        <w:t>System issues</w:t>
      </w:r>
      <w:bookmarkEnd w:id="8006"/>
    </w:p>
    <w:p w14:paraId="2C84A866" w14:textId="77777777" w:rsidR="00F10DEF" w:rsidRDefault="001B46A6" w:rsidP="00F10DEF">
      <w:pPr>
        <w:pStyle w:val="ListParagraph"/>
        <w:spacing w:line="360" w:lineRule="auto"/>
        <w:ind w:left="0"/>
        <w:jc w:val="both"/>
        <w:rPr>
          <w:ins w:id="8008" w:author="Chara Katiri" w:date="2015-05-12T16:21:00Z"/>
          <w:rFonts w:ascii="Times" w:eastAsia="Times New Roman" w:hAnsi="Times" w:cs="Times New Roman"/>
          <w:sz w:val="22"/>
          <w:szCs w:val="22"/>
          <w:shd w:val="clear" w:color="auto" w:fill="FFFFFF"/>
          <w:lang w:val="en-GB"/>
        </w:rPr>
        <w:pPrChange w:id="8009" w:author="Chara Katiri" w:date="2015-05-12T16:21:00Z">
          <w:pPr>
            <w:pStyle w:val="ListParagraph"/>
            <w:spacing w:line="360" w:lineRule="auto"/>
            <w:ind w:firstLine="504"/>
            <w:jc w:val="both"/>
          </w:pPr>
        </w:pPrChange>
      </w:pPr>
      <w:r w:rsidRPr="00F758B3">
        <w:rPr>
          <w:rFonts w:ascii="Times" w:eastAsia="Times New Roman" w:hAnsi="Times" w:cs="Times New Roman"/>
          <w:i/>
          <w:sz w:val="22"/>
          <w:szCs w:val="22"/>
          <w:shd w:val="clear" w:color="auto" w:fill="FFFFFF"/>
          <w:lang w:val="en-GB"/>
          <w:rPrChange w:id="8010" w:author="Chara Katiri" w:date="2015-05-12T13:05:00Z">
            <w:rPr>
              <w:rFonts w:ascii="Times" w:eastAsia="Times New Roman" w:hAnsi="Times" w:cs="Times New Roman"/>
              <w:i/>
              <w:sz w:val="22"/>
              <w:szCs w:val="22"/>
              <w:shd w:val="clear" w:color="auto" w:fill="FFFFFF"/>
              <w:lang w:val="en-GB"/>
            </w:rPr>
          </w:rPrChange>
        </w:rPr>
        <w:t>Collection of junk emails:</w:t>
      </w:r>
      <w:r w:rsidRPr="00F758B3">
        <w:rPr>
          <w:rFonts w:ascii="Times" w:eastAsia="Times New Roman" w:hAnsi="Times" w:cs="Times New Roman"/>
          <w:sz w:val="22"/>
          <w:szCs w:val="22"/>
          <w:shd w:val="clear" w:color="auto" w:fill="FFFFFF"/>
          <w:lang w:val="en-GB"/>
          <w:rPrChange w:id="8011" w:author="Chara Katiri" w:date="2015-05-12T13:05:00Z">
            <w:rPr>
              <w:rFonts w:ascii="Times" w:eastAsia="Times New Roman" w:hAnsi="Times" w:cs="Times New Roman"/>
              <w:sz w:val="22"/>
              <w:szCs w:val="22"/>
              <w:shd w:val="clear" w:color="auto" w:fill="FFFFFF"/>
              <w:lang w:val="en-GB"/>
            </w:rPr>
          </w:rPrChange>
        </w:rPr>
        <w:t xml:space="preserve"> </w:t>
      </w:r>
    </w:p>
    <w:p w14:paraId="6A261AF4" w14:textId="783D0E45" w:rsidR="003D7AA1" w:rsidRPr="00F758B3" w:rsidRDefault="00093EC5" w:rsidP="00F10DEF">
      <w:pPr>
        <w:pStyle w:val="ListParagraph"/>
        <w:spacing w:line="360" w:lineRule="auto"/>
        <w:ind w:left="0" w:firstLine="567"/>
        <w:jc w:val="both"/>
        <w:rPr>
          <w:ins w:id="8012" w:author="Chara Katiri" w:date="2015-04-12T02:16:00Z"/>
          <w:rFonts w:ascii="Times" w:eastAsia="Times New Roman" w:hAnsi="Times" w:cs="Times New Roman"/>
          <w:sz w:val="22"/>
          <w:szCs w:val="22"/>
          <w:shd w:val="clear" w:color="auto" w:fill="FFFFFF"/>
          <w:lang w:val="en-GB"/>
          <w:rPrChange w:id="8013" w:author="Chara Katiri" w:date="2015-05-12T13:05:00Z">
            <w:rPr>
              <w:ins w:id="8014" w:author="Chara Katiri" w:date="2015-04-12T02:16:00Z"/>
              <w:rFonts w:ascii="Times" w:eastAsia="Times New Roman" w:hAnsi="Times" w:cs="Times New Roman"/>
              <w:sz w:val="22"/>
              <w:szCs w:val="22"/>
              <w:shd w:val="clear" w:color="auto" w:fill="FFFFFF"/>
              <w:lang w:val="en-GB"/>
            </w:rPr>
          </w:rPrChange>
        </w:rPr>
        <w:pPrChange w:id="8015" w:author="Chara Katiri" w:date="2015-05-12T16:21:00Z">
          <w:pPr>
            <w:pStyle w:val="ListParagraph"/>
            <w:spacing w:line="360" w:lineRule="auto"/>
            <w:ind w:firstLine="504"/>
            <w:jc w:val="both"/>
          </w:pPr>
        </w:pPrChange>
      </w:pPr>
      <w:r w:rsidRPr="00F758B3">
        <w:rPr>
          <w:rFonts w:ascii="Times" w:eastAsia="Times New Roman" w:hAnsi="Times" w:cs="Times New Roman"/>
          <w:sz w:val="22"/>
          <w:szCs w:val="22"/>
          <w:shd w:val="clear" w:color="auto" w:fill="FFFFFF"/>
          <w:lang w:val="en-GB"/>
          <w:rPrChange w:id="8016" w:author="Chara Katiri" w:date="2015-05-12T13:05:00Z">
            <w:rPr>
              <w:rFonts w:ascii="Times" w:eastAsia="Times New Roman" w:hAnsi="Times" w:cs="Times New Roman"/>
              <w:sz w:val="22"/>
              <w:szCs w:val="22"/>
              <w:shd w:val="clear" w:color="auto" w:fill="FFFFFF"/>
              <w:lang w:val="en-GB"/>
            </w:rPr>
          </w:rPrChange>
        </w:rPr>
        <w:t xml:space="preserve">One of the </w:t>
      </w:r>
      <w:r w:rsidR="00416E89" w:rsidRPr="00F758B3">
        <w:rPr>
          <w:rFonts w:ascii="Times" w:eastAsia="Times New Roman" w:hAnsi="Times" w:cs="Times New Roman"/>
          <w:sz w:val="22"/>
          <w:szCs w:val="22"/>
          <w:shd w:val="clear" w:color="auto" w:fill="FFFFFF"/>
          <w:lang w:val="en-GB"/>
          <w:rPrChange w:id="8017" w:author="Chara Katiri" w:date="2015-05-12T13:05:00Z">
            <w:rPr>
              <w:rFonts w:ascii="Times" w:eastAsia="Times New Roman" w:hAnsi="Times" w:cs="Times New Roman"/>
              <w:sz w:val="22"/>
              <w:szCs w:val="22"/>
              <w:shd w:val="clear" w:color="auto" w:fill="FFFFFF"/>
              <w:lang w:val="en-GB"/>
            </w:rPr>
          </w:rPrChange>
        </w:rPr>
        <w:t xml:space="preserve">initial </w:t>
      </w:r>
      <w:r w:rsidR="003B0C3D" w:rsidRPr="00F758B3">
        <w:rPr>
          <w:rFonts w:ascii="Times" w:eastAsia="Times New Roman" w:hAnsi="Times" w:cs="Times New Roman"/>
          <w:sz w:val="22"/>
          <w:szCs w:val="22"/>
          <w:shd w:val="clear" w:color="auto" w:fill="FFFFFF"/>
          <w:lang w:val="en-GB"/>
          <w:rPrChange w:id="8018" w:author="Chara Katiri" w:date="2015-05-12T13:05:00Z">
            <w:rPr>
              <w:rFonts w:ascii="Times" w:eastAsia="Times New Roman" w:hAnsi="Times" w:cs="Times New Roman"/>
              <w:sz w:val="22"/>
              <w:szCs w:val="22"/>
              <w:shd w:val="clear" w:color="auto" w:fill="FFFFFF"/>
              <w:lang w:val="en-GB"/>
            </w:rPr>
          </w:rPrChange>
        </w:rPr>
        <w:t>aims</w:t>
      </w:r>
      <w:r w:rsidRPr="00F758B3">
        <w:rPr>
          <w:rFonts w:ascii="Times" w:eastAsia="Times New Roman" w:hAnsi="Times" w:cs="Times New Roman"/>
          <w:sz w:val="22"/>
          <w:szCs w:val="22"/>
          <w:shd w:val="clear" w:color="auto" w:fill="FFFFFF"/>
          <w:lang w:val="en-GB"/>
          <w:rPrChange w:id="8019" w:author="Chara Katiri" w:date="2015-05-12T13:05:00Z">
            <w:rPr>
              <w:rFonts w:ascii="Times" w:eastAsia="Times New Roman" w:hAnsi="Times" w:cs="Times New Roman"/>
              <w:sz w:val="22"/>
              <w:szCs w:val="22"/>
              <w:shd w:val="clear" w:color="auto" w:fill="FFFFFF"/>
              <w:lang w:val="en-GB"/>
            </w:rPr>
          </w:rPrChange>
        </w:rPr>
        <w:t xml:space="preserve"> of the system </w:t>
      </w:r>
      <w:r w:rsidR="00416E89" w:rsidRPr="00F758B3">
        <w:rPr>
          <w:rFonts w:ascii="Times" w:eastAsia="Times New Roman" w:hAnsi="Times" w:cs="Times New Roman"/>
          <w:sz w:val="22"/>
          <w:szCs w:val="22"/>
          <w:shd w:val="clear" w:color="auto" w:fill="FFFFFF"/>
          <w:lang w:val="en-GB"/>
          <w:rPrChange w:id="8020" w:author="Chara Katiri" w:date="2015-05-12T13:05:00Z">
            <w:rPr>
              <w:rFonts w:ascii="Times" w:eastAsia="Times New Roman" w:hAnsi="Times" w:cs="Times New Roman"/>
              <w:sz w:val="22"/>
              <w:szCs w:val="22"/>
              <w:shd w:val="clear" w:color="auto" w:fill="FFFFFF"/>
              <w:lang w:val="en-GB"/>
            </w:rPr>
          </w:rPrChange>
        </w:rPr>
        <w:t>was</w:t>
      </w:r>
      <w:r w:rsidRPr="00F758B3">
        <w:rPr>
          <w:rFonts w:ascii="Times" w:eastAsia="Times New Roman" w:hAnsi="Times" w:cs="Times New Roman"/>
          <w:sz w:val="22"/>
          <w:szCs w:val="22"/>
          <w:shd w:val="clear" w:color="auto" w:fill="FFFFFF"/>
          <w:lang w:val="en-GB"/>
          <w:rPrChange w:id="8021" w:author="Chara Katiri" w:date="2015-05-12T13:05:00Z">
            <w:rPr>
              <w:rFonts w:ascii="Times" w:eastAsia="Times New Roman" w:hAnsi="Times" w:cs="Times New Roman"/>
              <w:sz w:val="22"/>
              <w:szCs w:val="22"/>
              <w:shd w:val="clear" w:color="auto" w:fill="FFFFFF"/>
              <w:lang w:val="en-GB"/>
            </w:rPr>
          </w:rPrChange>
        </w:rPr>
        <w:t xml:space="preserve"> to </w:t>
      </w:r>
      <w:r w:rsidR="003B0C3D" w:rsidRPr="00F758B3">
        <w:rPr>
          <w:rFonts w:ascii="Times" w:eastAsia="Times New Roman" w:hAnsi="Times" w:cs="Times New Roman"/>
          <w:sz w:val="22"/>
          <w:szCs w:val="22"/>
          <w:shd w:val="clear" w:color="auto" w:fill="FFFFFF"/>
          <w:lang w:val="en-GB"/>
          <w:rPrChange w:id="8022" w:author="Chara Katiri" w:date="2015-05-12T13:05:00Z">
            <w:rPr>
              <w:rFonts w:ascii="Times" w:eastAsia="Times New Roman" w:hAnsi="Times" w:cs="Times New Roman"/>
              <w:sz w:val="22"/>
              <w:szCs w:val="22"/>
              <w:shd w:val="clear" w:color="auto" w:fill="FFFFFF"/>
              <w:lang w:val="en-GB"/>
            </w:rPr>
          </w:rPrChange>
        </w:rPr>
        <w:t>collect</w:t>
      </w:r>
      <w:r w:rsidR="008950D1" w:rsidRPr="00F758B3">
        <w:rPr>
          <w:rFonts w:ascii="Times" w:eastAsia="Times New Roman" w:hAnsi="Times" w:cs="Times New Roman"/>
          <w:sz w:val="22"/>
          <w:szCs w:val="22"/>
          <w:shd w:val="clear" w:color="auto" w:fill="FFFFFF"/>
          <w:lang w:val="en-GB"/>
          <w:rPrChange w:id="8023" w:author="Chara Katiri" w:date="2015-05-12T13:05:00Z">
            <w:rPr>
              <w:rFonts w:ascii="Times" w:eastAsia="Times New Roman" w:hAnsi="Times" w:cs="Times New Roman"/>
              <w:sz w:val="22"/>
              <w:szCs w:val="22"/>
              <w:shd w:val="clear" w:color="auto" w:fill="FFFFFF"/>
              <w:lang w:val="en-GB"/>
            </w:rPr>
          </w:rPrChange>
        </w:rPr>
        <w:t xml:space="preserve"> </w:t>
      </w:r>
      <w:r w:rsidRPr="00F758B3">
        <w:rPr>
          <w:rFonts w:ascii="Times" w:eastAsia="Times New Roman" w:hAnsi="Times" w:cs="Times New Roman"/>
          <w:sz w:val="22"/>
          <w:szCs w:val="22"/>
          <w:shd w:val="clear" w:color="auto" w:fill="FFFFFF"/>
          <w:lang w:val="en-GB"/>
          <w:rPrChange w:id="8024" w:author="Chara Katiri" w:date="2015-05-12T13:05:00Z">
            <w:rPr>
              <w:rFonts w:ascii="Times" w:eastAsia="Times New Roman" w:hAnsi="Times" w:cs="Times New Roman"/>
              <w:sz w:val="22"/>
              <w:szCs w:val="22"/>
              <w:shd w:val="clear" w:color="auto" w:fill="FFFFFF"/>
              <w:lang w:val="en-GB"/>
            </w:rPr>
          </w:rPrChange>
        </w:rPr>
        <w:t xml:space="preserve">the </w:t>
      </w:r>
      <w:r w:rsidR="00416E89" w:rsidRPr="00F758B3">
        <w:rPr>
          <w:rFonts w:ascii="Times" w:eastAsia="Times New Roman" w:hAnsi="Times" w:cs="Times New Roman"/>
          <w:sz w:val="22"/>
          <w:szCs w:val="22"/>
          <w:shd w:val="clear" w:color="auto" w:fill="FFFFFF"/>
          <w:lang w:val="en-GB"/>
          <w:rPrChange w:id="8025" w:author="Chara Katiri" w:date="2015-05-12T13:05:00Z">
            <w:rPr>
              <w:rFonts w:ascii="Times" w:eastAsia="Times New Roman" w:hAnsi="Times" w:cs="Times New Roman"/>
              <w:sz w:val="22"/>
              <w:szCs w:val="22"/>
              <w:shd w:val="clear" w:color="auto" w:fill="FFFFFF"/>
              <w:lang w:val="en-GB"/>
            </w:rPr>
          </w:rPrChange>
        </w:rPr>
        <w:t>number of</w:t>
      </w:r>
      <w:r w:rsidRPr="00F758B3">
        <w:rPr>
          <w:rFonts w:ascii="Times" w:eastAsia="Times New Roman" w:hAnsi="Times" w:cs="Times New Roman"/>
          <w:sz w:val="22"/>
          <w:szCs w:val="22"/>
          <w:shd w:val="clear" w:color="auto" w:fill="FFFFFF"/>
          <w:lang w:val="en-GB"/>
          <w:rPrChange w:id="8026" w:author="Chara Katiri" w:date="2015-05-12T13:05:00Z">
            <w:rPr>
              <w:rFonts w:ascii="Times" w:eastAsia="Times New Roman" w:hAnsi="Times" w:cs="Times New Roman"/>
              <w:sz w:val="22"/>
              <w:szCs w:val="22"/>
              <w:shd w:val="clear" w:color="auto" w:fill="FFFFFF"/>
              <w:lang w:val="en-GB"/>
            </w:rPr>
          </w:rPrChange>
        </w:rPr>
        <w:t xml:space="preserve"> the junk emails sent </w:t>
      </w:r>
      <w:r w:rsidR="003B0C3D" w:rsidRPr="00F758B3">
        <w:rPr>
          <w:rFonts w:ascii="Times" w:eastAsia="Times New Roman" w:hAnsi="Times" w:cs="Times New Roman"/>
          <w:sz w:val="22"/>
          <w:szCs w:val="22"/>
          <w:shd w:val="clear" w:color="auto" w:fill="FFFFFF"/>
          <w:lang w:val="en-GB"/>
          <w:rPrChange w:id="8027" w:author="Chara Katiri" w:date="2015-05-12T13:05:00Z">
            <w:rPr>
              <w:rFonts w:ascii="Times" w:eastAsia="Times New Roman" w:hAnsi="Times" w:cs="Times New Roman"/>
              <w:sz w:val="22"/>
              <w:szCs w:val="22"/>
              <w:shd w:val="clear" w:color="auto" w:fill="FFFFFF"/>
              <w:lang w:val="en-GB"/>
            </w:rPr>
          </w:rPrChange>
        </w:rPr>
        <w:t xml:space="preserve">within the </w:t>
      </w:r>
      <w:r w:rsidR="00EC0BC2" w:rsidRPr="00F758B3">
        <w:rPr>
          <w:rFonts w:ascii="Times" w:eastAsia="Times New Roman" w:hAnsi="Times" w:cs="Times New Roman"/>
          <w:sz w:val="22"/>
          <w:szCs w:val="22"/>
          <w:shd w:val="clear" w:color="auto" w:fill="FFFFFF"/>
          <w:lang w:val="en-GB"/>
          <w:rPrChange w:id="8028" w:author="Chara Katiri" w:date="2015-05-12T13:05:00Z">
            <w:rPr>
              <w:rFonts w:ascii="Times" w:eastAsia="Times New Roman" w:hAnsi="Times" w:cs="Times New Roman"/>
              <w:sz w:val="22"/>
              <w:szCs w:val="22"/>
              <w:shd w:val="clear" w:color="auto" w:fill="FFFFFF"/>
              <w:lang w:val="en-GB"/>
            </w:rPr>
          </w:rPrChange>
        </w:rPr>
        <w:t>University</w:t>
      </w:r>
      <w:r w:rsidR="003B0C3D" w:rsidRPr="00F758B3">
        <w:rPr>
          <w:rFonts w:ascii="Times" w:eastAsia="Times New Roman" w:hAnsi="Times" w:cs="Times New Roman"/>
          <w:sz w:val="22"/>
          <w:szCs w:val="22"/>
          <w:shd w:val="clear" w:color="auto" w:fill="FFFFFF"/>
          <w:lang w:val="en-GB"/>
          <w:rPrChange w:id="8029" w:author="Chara Katiri" w:date="2015-05-12T13:05:00Z">
            <w:rPr>
              <w:rFonts w:ascii="Times" w:eastAsia="Times New Roman" w:hAnsi="Times" w:cs="Times New Roman"/>
              <w:sz w:val="22"/>
              <w:szCs w:val="22"/>
              <w:shd w:val="clear" w:color="auto" w:fill="FFFFFF"/>
              <w:lang w:val="en-GB"/>
            </w:rPr>
          </w:rPrChange>
        </w:rPr>
        <w:t>. Then</w:t>
      </w:r>
      <w:r w:rsidR="008950D1" w:rsidRPr="00F758B3">
        <w:rPr>
          <w:rFonts w:ascii="Times" w:eastAsia="Times New Roman" w:hAnsi="Times" w:cs="Times New Roman"/>
          <w:sz w:val="22"/>
          <w:szCs w:val="22"/>
          <w:shd w:val="clear" w:color="auto" w:fill="FFFFFF"/>
          <w:lang w:val="en-GB"/>
          <w:rPrChange w:id="8030" w:author="Chara Katiri" w:date="2015-05-12T13:05:00Z">
            <w:rPr>
              <w:rFonts w:ascii="Times" w:eastAsia="Times New Roman" w:hAnsi="Times" w:cs="Times New Roman"/>
              <w:sz w:val="22"/>
              <w:szCs w:val="22"/>
              <w:shd w:val="clear" w:color="auto" w:fill="FFFFFF"/>
              <w:lang w:val="en-GB"/>
            </w:rPr>
          </w:rPrChange>
        </w:rPr>
        <w:t>, the plan was to</w:t>
      </w:r>
      <w:r w:rsidR="0031704D" w:rsidRPr="00F758B3">
        <w:rPr>
          <w:rFonts w:ascii="Times" w:eastAsia="Times New Roman" w:hAnsi="Times" w:cs="Times New Roman"/>
          <w:sz w:val="22"/>
          <w:szCs w:val="22"/>
          <w:shd w:val="clear" w:color="auto" w:fill="FFFFFF"/>
          <w:lang w:val="en-GB"/>
          <w:rPrChange w:id="8031" w:author="Chara Katiri" w:date="2015-05-12T13:05:00Z">
            <w:rPr>
              <w:rFonts w:ascii="Times" w:eastAsia="Times New Roman" w:hAnsi="Times" w:cs="Times New Roman"/>
              <w:sz w:val="22"/>
              <w:szCs w:val="22"/>
              <w:shd w:val="clear" w:color="auto" w:fill="FFFFFF"/>
              <w:lang w:val="en-GB"/>
            </w:rPr>
          </w:rPrChange>
        </w:rPr>
        <w:t xml:space="preserve"> </w:t>
      </w:r>
      <w:r w:rsidR="008950D1" w:rsidRPr="00F758B3">
        <w:rPr>
          <w:rFonts w:ascii="Times" w:eastAsia="Times New Roman" w:hAnsi="Times" w:cs="Times New Roman"/>
          <w:sz w:val="22"/>
          <w:szCs w:val="22"/>
          <w:shd w:val="clear" w:color="auto" w:fill="FFFFFF"/>
          <w:lang w:val="en-GB"/>
          <w:rPrChange w:id="8032" w:author="Chara Katiri" w:date="2015-05-12T13:05:00Z">
            <w:rPr>
              <w:rFonts w:ascii="Times" w:eastAsia="Times New Roman" w:hAnsi="Times" w:cs="Times New Roman"/>
              <w:sz w:val="22"/>
              <w:szCs w:val="22"/>
              <w:shd w:val="clear" w:color="auto" w:fill="FFFFFF"/>
              <w:lang w:val="en-GB"/>
            </w:rPr>
          </w:rPrChange>
        </w:rPr>
        <w:t>analyse</w:t>
      </w:r>
      <w:r w:rsidR="0031704D" w:rsidRPr="00F758B3">
        <w:rPr>
          <w:rFonts w:ascii="Times" w:eastAsia="Times New Roman" w:hAnsi="Times" w:cs="Times New Roman"/>
          <w:sz w:val="22"/>
          <w:szCs w:val="22"/>
          <w:shd w:val="clear" w:color="auto" w:fill="FFFFFF"/>
          <w:lang w:val="en-GB"/>
          <w:rPrChange w:id="8033" w:author="Chara Katiri" w:date="2015-05-12T13:05:00Z">
            <w:rPr>
              <w:rFonts w:ascii="Times" w:eastAsia="Times New Roman" w:hAnsi="Times" w:cs="Times New Roman"/>
              <w:sz w:val="22"/>
              <w:szCs w:val="22"/>
              <w:shd w:val="clear" w:color="auto" w:fill="FFFFFF"/>
              <w:lang w:val="en-GB"/>
            </w:rPr>
          </w:rPrChange>
        </w:rPr>
        <w:t xml:space="preserve"> the number of</w:t>
      </w:r>
      <w:r w:rsidR="003B0C3D" w:rsidRPr="00F758B3">
        <w:rPr>
          <w:rFonts w:ascii="Times" w:eastAsia="Times New Roman" w:hAnsi="Times" w:cs="Times New Roman"/>
          <w:sz w:val="22"/>
          <w:szCs w:val="22"/>
          <w:shd w:val="clear" w:color="auto" w:fill="FFFFFF"/>
          <w:lang w:val="en-GB"/>
          <w:rPrChange w:id="8034" w:author="Chara Katiri" w:date="2015-05-12T13:05:00Z">
            <w:rPr>
              <w:rFonts w:ascii="Times" w:eastAsia="Times New Roman" w:hAnsi="Times" w:cs="Times New Roman"/>
              <w:sz w:val="22"/>
              <w:szCs w:val="22"/>
              <w:shd w:val="clear" w:color="auto" w:fill="FFFFFF"/>
              <w:lang w:val="en-GB"/>
            </w:rPr>
          </w:rPrChange>
        </w:rPr>
        <w:t xml:space="preserve"> emails</w:t>
      </w:r>
      <w:r w:rsidR="00416E89" w:rsidRPr="00F758B3">
        <w:rPr>
          <w:rFonts w:ascii="Times" w:eastAsia="Times New Roman" w:hAnsi="Times" w:cs="Times New Roman"/>
          <w:sz w:val="22"/>
          <w:szCs w:val="22"/>
          <w:shd w:val="clear" w:color="auto" w:fill="FFFFFF"/>
          <w:lang w:val="en-GB"/>
          <w:rPrChange w:id="8035" w:author="Chara Katiri" w:date="2015-05-12T13:05:00Z">
            <w:rPr>
              <w:rFonts w:ascii="Times" w:eastAsia="Times New Roman" w:hAnsi="Times" w:cs="Times New Roman"/>
              <w:sz w:val="22"/>
              <w:szCs w:val="22"/>
              <w:shd w:val="clear" w:color="auto" w:fill="FFFFFF"/>
              <w:lang w:val="en-GB"/>
            </w:rPr>
          </w:rPrChange>
        </w:rPr>
        <w:t xml:space="preserve"> </w:t>
      </w:r>
      <w:r w:rsidR="0031704D" w:rsidRPr="00F758B3">
        <w:rPr>
          <w:rFonts w:ascii="Times" w:eastAsia="Times New Roman" w:hAnsi="Times" w:cs="Times New Roman"/>
          <w:sz w:val="22"/>
          <w:szCs w:val="22"/>
          <w:shd w:val="clear" w:color="auto" w:fill="FFFFFF"/>
          <w:lang w:val="en-GB"/>
          <w:rPrChange w:id="8036" w:author="Chara Katiri" w:date="2015-05-12T13:05:00Z">
            <w:rPr>
              <w:rFonts w:ascii="Times" w:eastAsia="Times New Roman" w:hAnsi="Times" w:cs="Times New Roman"/>
              <w:sz w:val="22"/>
              <w:szCs w:val="22"/>
              <w:shd w:val="clear" w:color="auto" w:fill="FFFFFF"/>
              <w:lang w:val="en-GB"/>
            </w:rPr>
          </w:rPrChange>
        </w:rPr>
        <w:t xml:space="preserve">sent </w:t>
      </w:r>
      <w:r w:rsidR="00416E89" w:rsidRPr="00F758B3">
        <w:rPr>
          <w:rFonts w:ascii="Times" w:eastAsia="Times New Roman" w:hAnsi="Times" w:cs="Times New Roman"/>
          <w:sz w:val="22"/>
          <w:szCs w:val="22"/>
          <w:shd w:val="clear" w:color="auto" w:fill="FFFFFF"/>
          <w:lang w:val="en-GB"/>
          <w:rPrChange w:id="8037" w:author="Chara Katiri" w:date="2015-05-12T13:05:00Z">
            <w:rPr>
              <w:rFonts w:ascii="Times" w:eastAsia="Times New Roman" w:hAnsi="Times" w:cs="Times New Roman"/>
              <w:sz w:val="22"/>
              <w:szCs w:val="22"/>
              <w:shd w:val="clear" w:color="auto" w:fill="FFFFFF"/>
              <w:lang w:val="en-GB"/>
            </w:rPr>
          </w:rPrChange>
        </w:rPr>
        <w:t>before</w:t>
      </w:r>
      <w:r w:rsidRPr="00F758B3">
        <w:rPr>
          <w:rFonts w:ascii="Times" w:eastAsia="Times New Roman" w:hAnsi="Times" w:cs="Times New Roman"/>
          <w:sz w:val="22"/>
          <w:szCs w:val="22"/>
          <w:shd w:val="clear" w:color="auto" w:fill="FFFFFF"/>
          <w:lang w:val="en-GB"/>
          <w:rPrChange w:id="8038" w:author="Chara Katiri" w:date="2015-05-12T13:05:00Z">
            <w:rPr>
              <w:rFonts w:ascii="Times" w:eastAsia="Times New Roman" w:hAnsi="Times" w:cs="Times New Roman"/>
              <w:sz w:val="22"/>
              <w:szCs w:val="22"/>
              <w:shd w:val="clear" w:color="auto" w:fill="FFFFFF"/>
              <w:lang w:val="en-GB"/>
            </w:rPr>
          </w:rPrChange>
        </w:rPr>
        <w:t xml:space="preserve"> and after the </w:t>
      </w:r>
      <w:r w:rsidR="00416E89" w:rsidRPr="00F758B3">
        <w:rPr>
          <w:rFonts w:ascii="Times" w:eastAsia="Times New Roman" w:hAnsi="Times" w:cs="Times New Roman"/>
          <w:sz w:val="22"/>
          <w:szCs w:val="22"/>
          <w:shd w:val="clear" w:color="auto" w:fill="FFFFFF"/>
          <w:lang w:val="en-GB"/>
          <w:rPrChange w:id="8039" w:author="Chara Katiri" w:date="2015-05-12T13:05:00Z">
            <w:rPr>
              <w:rFonts w:ascii="Times" w:eastAsia="Times New Roman" w:hAnsi="Times" w:cs="Times New Roman"/>
              <w:sz w:val="22"/>
              <w:szCs w:val="22"/>
              <w:shd w:val="clear" w:color="auto" w:fill="FFFFFF"/>
              <w:lang w:val="en-GB"/>
            </w:rPr>
          </w:rPrChange>
        </w:rPr>
        <w:t>deployment</w:t>
      </w:r>
      <w:r w:rsidRPr="00F758B3">
        <w:rPr>
          <w:rFonts w:ascii="Times" w:eastAsia="Times New Roman" w:hAnsi="Times" w:cs="Times New Roman"/>
          <w:sz w:val="22"/>
          <w:szCs w:val="22"/>
          <w:shd w:val="clear" w:color="auto" w:fill="FFFFFF"/>
          <w:lang w:val="en-GB"/>
          <w:rPrChange w:id="8040" w:author="Chara Katiri" w:date="2015-05-12T13:05:00Z">
            <w:rPr>
              <w:rFonts w:ascii="Times" w:eastAsia="Times New Roman" w:hAnsi="Times" w:cs="Times New Roman"/>
              <w:sz w:val="22"/>
              <w:szCs w:val="22"/>
              <w:shd w:val="clear" w:color="auto" w:fill="FFFFFF"/>
              <w:lang w:val="en-GB"/>
            </w:rPr>
          </w:rPrChange>
        </w:rPr>
        <w:t xml:space="preserve"> of </w:t>
      </w:r>
      <w:r w:rsidR="003B0C3D" w:rsidRPr="00F758B3">
        <w:rPr>
          <w:rFonts w:ascii="Times" w:eastAsia="Times New Roman" w:hAnsi="Times" w:cs="Times New Roman"/>
          <w:sz w:val="22"/>
          <w:szCs w:val="22"/>
          <w:shd w:val="clear" w:color="auto" w:fill="FFFFFF"/>
          <w:lang w:val="en-GB"/>
          <w:rPrChange w:id="8041" w:author="Chara Katiri" w:date="2015-05-12T13:05:00Z">
            <w:rPr>
              <w:rFonts w:ascii="Times" w:eastAsia="Times New Roman" w:hAnsi="Times" w:cs="Times New Roman"/>
              <w:sz w:val="22"/>
              <w:szCs w:val="22"/>
              <w:shd w:val="clear" w:color="auto" w:fill="FFFFFF"/>
              <w:lang w:val="en-GB"/>
            </w:rPr>
          </w:rPrChange>
        </w:rPr>
        <w:t xml:space="preserve">the website </w:t>
      </w:r>
      <w:r w:rsidR="008950D1" w:rsidRPr="00F758B3">
        <w:rPr>
          <w:rFonts w:ascii="Times" w:eastAsia="Times New Roman" w:hAnsi="Times" w:cs="Times New Roman"/>
          <w:sz w:val="22"/>
          <w:szCs w:val="22"/>
          <w:shd w:val="clear" w:color="auto" w:fill="FFFFFF"/>
          <w:lang w:val="en-GB"/>
          <w:rPrChange w:id="8042" w:author="Chara Katiri" w:date="2015-05-12T13:05:00Z">
            <w:rPr>
              <w:rFonts w:ascii="Times" w:eastAsia="Times New Roman" w:hAnsi="Times" w:cs="Times New Roman"/>
              <w:sz w:val="22"/>
              <w:szCs w:val="22"/>
              <w:shd w:val="clear" w:color="auto" w:fill="FFFFFF"/>
              <w:lang w:val="en-GB"/>
            </w:rPr>
          </w:rPrChange>
        </w:rPr>
        <w:t xml:space="preserve">in order </w:t>
      </w:r>
      <w:r w:rsidR="003B0C3D" w:rsidRPr="00F758B3">
        <w:rPr>
          <w:rFonts w:ascii="Times" w:eastAsia="Times New Roman" w:hAnsi="Times" w:cs="Times New Roman"/>
          <w:sz w:val="22"/>
          <w:szCs w:val="22"/>
          <w:shd w:val="clear" w:color="auto" w:fill="FFFFFF"/>
          <w:lang w:val="en-GB"/>
          <w:rPrChange w:id="8043" w:author="Chara Katiri" w:date="2015-05-12T13:05:00Z">
            <w:rPr>
              <w:rFonts w:ascii="Times" w:eastAsia="Times New Roman" w:hAnsi="Times" w:cs="Times New Roman"/>
              <w:sz w:val="22"/>
              <w:szCs w:val="22"/>
              <w:shd w:val="clear" w:color="auto" w:fill="FFFFFF"/>
              <w:lang w:val="en-GB"/>
            </w:rPr>
          </w:rPrChange>
        </w:rPr>
        <w:t xml:space="preserve">to measure the efficiency of </w:t>
      </w:r>
      <w:r w:rsidR="008950D1" w:rsidRPr="00F758B3">
        <w:rPr>
          <w:rFonts w:ascii="Times" w:eastAsia="Times New Roman" w:hAnsi="Times" w:cs="Times New Roman"/>
          <w:sz w:val="22"/>
          <w:szCs w:val="22"/>
          <w:shd w:val="clear" w:color="auto" w:fill="FFFFFF"/>
          <w:lang w:val="en-GB"/>
          <w:rPrChange w:id="8044" w:author="Chara Katiri" w:date="2015-05-12T13:05:00Z">
            <w:rPr>
              <w:rFonts w:ascii="Times" w:eastAsia="Times New Roman" w:hAnsi="Times" w:cs="Times New Roman"/>
              <w:sz w:val="22"/>
              <w:szCs w:val="22"/>
              <w:shd w:val="clear" w:color="auto" w:fill="FFFFFF"/>
              <w:lang w:val="en-GB"/>
            </w:rPr>
          </w:rPrChange>
        </w:rPr>
        <w:t xml:space="preserve">the </w:t>
      </w:r>
      <w:r w:rsidR="003B0C3D" w:rsidRPr="00F758B3">
        <w:rPr>
          <w:rFonts w:ascii="Times" w:eastAsia="Times New Roman" w:hAnsi="Times" w:cs="Times New Roman"/>
          <w:sz w:val="22"/>
          <w:szCs w:val="22"/>
          <w:shd w:val="clear" w:color="auto" w:fill="FFFFFF"/>
          <w:lang w:val="en-GB"/>
          <w:rPrChange w:id="8045" w:author="Chara Katiri" w:date="2015-05-12T13:05:00Z">
            <w:rPr>
              <w:rFonts w:ascii="Times" w:eastAsia="Times New Roman" w:hAnsi="Times" w:cs="Times New Roman"/>
              <w:sz w:val="22"/>
              <w:szCs w:val="22"/>
              <w:shd w:val="clear" w:color="auto" w:fill="FFFFFF"/>
              <w:lang w:val="en-GB"/>
            </w:rPr>
          </w:rPrChange>
        </w:rPr>
        <w:t>website</w:t>
      </w:r>
      <w:r w:rsidR="008950D1" w:rsidRPr="00F758B3">
        <w:rPr>
          <w:rFonts w:ascii="Times" w:eastAsia="Times New Roman" w:hAnsi="Times" w:cs="Times New Roman"/>
          <w:sz w:val="22"/>
          <w:szCs w:val="22"/>
          <w:shd w:val="clear" w:color="auto" w:fill="FFFFFF"/>
          <w:lang w:val="en-GB"/>
          <w:rPrChange w:id="8046" w:author="Chara Katiri" w:date="2015-05-12T13:05:00Z">
            <w:rPr>
              <w:rFonts w:ascii="Times" w:eastAsia="Times New Roman" w:hAnsi="Times" w:cs="Times New Roman"/>
              <w:sz w:val="22"/>
              <w:szCs w:val="22"/>
              <w:shd w:val="clear" w:color="auto" w:fill="FFFFFF"/>
              <w:lang w:val="en-GB"/>
            </w:rPr>
          </w:rPrChange>
        </w:rPr>
        <w:t xml:space="preserve"> th</w:t>
      </w:r>
      <w:ins w:id="8047" w:author="Chara Katiri" w:date="2015-04-11T21:39:00Z">
        <w:r w:rsidR="00C2757E" w:rsidRPr="00F758B3">
          <w:rPr>
            <w:rFonts w:ascii="Times" w:eastAsia="Times New Roman" w:hAnsi="Times" w:cs="Times New Roman"/>
            <w:sz w:val="22"/>
            <w:szCs w:val="22"/>
            <w:shd w:val="clear" w:color="auto" w:fill="FFFFFF"/>
            <w:lang w:val="en-GB"/>
            <w:rPrChange w:id="8048" w:author="Chara Katiri" w:date="2015-05-12T13:05:00Z">
              <w:rPr>
                <w:rFonts w:ascii="Times" w:eastAsia="Times New Roman" w:hAnsi="Times" w:cs="Times New Roman"/>
                <w:sz w:val="22"/>
                <w:szCs w:val="22"/>
                <w:shd w:val="clear" w:color="auto" w:fill="FFFFFF"/>
                <w:lang w:val="en-GB"/>
              </w:rPr>
            </w:rPrChange>
          </w:rPr>
          <w:t>r</w:t>
        </w:r>
      </w:ins>
      <w:r w:rsidR="008950D1" w:rsidRPr="00F758B3">
        <w:rPr>
          <w:rFonts w:ascii="Times" w:eastAsia="Times New Roman" w:hAnsi="Times" w:cs="Times New Roman"/>
          <w:sz w:val="22"/>
          <w:szCs w:val="22"/>
          <w:shd w:val="clear" w:color="auto" w:fill="FFFFFF"/>
          <w:lang w:val="en-GB"/>
          <w:rPrChange w:id="8049" w:author="Chara Katiri" w:date="2015-05-12T13:05:00Z">
            <w:rPr>
              <w:rFonts w:ascii="Times" w:eastAsia="Times New Roman" w:hAnsi="Times" w:cs="Times New Roman"/>
              <w:sz w:val="22"/>
              <w:szCs w:val="22"/>
              <w:shd w:val="clear" w:color="auto" w:fill="FFFFFF"/>
              <w:lang w:val="en-GB"/>
            </w:rPr>
          </w:rPrChange>
        </w:rPr>
        <w:t>ough the functionalities it offers</w:t>
      </w:r>
      <w:r w:rsidR="003B0C3D" w:rsidRPr="00F758B3">
        <w:rPr>
          <w:rFonts w:ascii="Times" w:eastAsia="Times New Roman" w:hAnsi="Times" w:cs="Times New Roman"/>
          <w:sz w:val="22"/>
          <w:szCs w:val="22"/>
          <w:shd w:val="clear" w:color="auto" w:fill="FFFFFF"/>
          <w:lang w:val="en-GB"/>
          <w:rPrChange w:id="8050" w:author="Chara Katiri" w:date="2015-05-12T13:05:00Z">
            <w:rPr>
              <w:rFonts w:ascii="Times" w:eastAsia="Times New Roman" w:hAnsi="Times" w:cs="Times New Roman"/>
              <w:sz w:val="22"/>
              <w:szCs w:val="22"/>
              <w:shd w:val="clear" w:color="auto" w:fill="FFFFFF"/>
              <w:lang w:val="en-GB"/>
            </w:rPr>
          </w:rPrChange>
        </w:rPr>
        <w:t xml:space="preserve">. </w:t>
      </w:r>
      <w:r w:rsidR="00416E89" w:rsidRPr="00F758B3">
        <w:rPr>
          <w:rFonts w:ascii="Times" w:eastAsia="Times New Roman" w:hAnsi="Times" w:cs="Times New Roman"/>
          <w:sz w:val="22"/>
          <w:szCs w:val="22"/>
          <w:shd w:val="clear" w:color="auto" w:fill="FFFFFF"/>
          <w:lang w:val="en-GB"/>
          <w:rPrChange w:id="8051" w:author="Chara Katiri" w:date="2015-05-12T13:05:00Z">
            <w:rPr>
              <w:rFonts w:ascii="Times" w:eastAsia="Times New Roman" w:hAnsi="Times" w:cs="Times New Roman"/>
              <w:sz w:val="22"/>
              <w:szCs w:val="22"/>
              <w:shd w:val="clear" w:color="auto" w:fill="FFFFFF"/>
              <w:lang w:val="en-GB"/>
            </w:rPr>
          </w:rPrChange>
        </w:rPr>
        <w:t>A request was submitted to the IT services team to extract the average number of junk email</w:t>
      </w:r>
      <w:r w:rsidR="003B0C3D" w:rsidRPr="00F758B3">
        <w:rPr>
          <w:rFonts w:ascii="Times" w:eastAsia="Times New Roman" w:hAnsi="Times" w:cs="Times New Roman"/>
          <w:sz w:val="22"/>
          <w:szCs w:val="22"/>
          <w:shd w:val="clear" w:color="auto" w:fill="FFFFFF"/>
          <w:lang w:val="en-GB"/>
          <w:rPrChange w:id="8052" w:author="Chara Katiri" w:date="2015-05-12T13:05:00Z">
            <w:rPr>
              <w:rFonts w:ascii="Times" w:eastAsia="Times New Roman" w:hAnsi="Times" w:cs="Times New Roman"/>
              <w:sz w:val="22"/>
              <w:szCs w:val="22"/>
              <w:shd w:val="clear" w:color="auto" w:fill="FFFFFF"/>
              <w:lang w:val="en-GB"/>
            </w:rPr>
          </w:rPrChange>
        </w:rPr>
        <w:t>s exchanged on Su</w:t>
      </w:r>
      <w:r w:rsidR="008950D1" w:rsidRPr="00F758B3">
        <w:rPr>
          <w:rFonts w:ascii="Times" w:eastAsia="Times New Roman" w:hAnsi="Times" w:cs="Times New Roman"/>
          <w:sz w:val="22"/>
          <w:szCs w:val="22"/>
          <w:shd w:val="clear" w:color="auto" w:fill="FFFFFF"/>
          <w:lang w:val="en-GB"/>
          <w:rPrChange w:id="8053" w:author="Chara Katiri" w:date="2015-05-12T13:05:00Z">
            <w:rPr>
              <w:rFonts w:ascii="Times" w:eastAsia="Times New Roman" w:hAnsi="Times" w:cs="Times New Roman"/>
              <w:sz w:val="22"/>
              <w:szCs w:val="22"/>
              <w:shd w:val="clear" w:color="auto" w:fill="FFFFFF"/>
              <w:lang w:val="en-GB"/>
            </w:rPr>
          </w:rPrChange>
        </w:rPr>
        <w:t>rrey’s network. In response the team</w:t>
      </w:r>
      <w:r w:rsidR="003B0C3D" w:rsidRPr="00F758B3">
        <w:rPr>
          <w:rFonts w:ascii="Times" w:eastAsia="Times New Roman" w:hAnsi="Times" w:cs="Times New Roman"/>
          <w:sz w:val="22"/>
          <w:szCs w:val="22"/>
          <w:shd w:val="clear" w:color="auto" w:fill="FFFFFF"/>
          <w:lang w:val="en-GB"/>
          <w:rPrChange w:id="8054" w:author="Chara Katiri" w:date="2015-05-12T13:05:00Z">
            <w:rPr>
              <w:rFonts w:ascii="Times" w:eastAsia="Times New Roman" w:hAnsi="Times" w:cs="Times New Roman"/>
              <w:sz w:val="22"/>
              <w:szCs w:val="22"/>
              <w:shd w:val="clear" w:color="auto" w:fill="FFFFFF"/>
              <w:lang w:val="en-GB"/>
            </w:rPr>
          </w:rPrChange>
        </w:rPr>
        <w:t xml:space="preserve"> explained that there is no way to pull out the</w:t>
      </w:r>
      <w:r w:rsidR="0031704D" w:rsidRPr="00F758B3">
        <w:rPr>
          <w:rFonts w:ascii="Times" w:eastAsia="Times New Roman" w:hAnsi="Times" w:cs="Times New Roman"/>
          <w:sz w:val="22"/>
          <w:szCs w:val="22"/>
          <w:shd w:val="clear" w:color="auto" w:fill="FFFFFF"/>
          <w:lang w:val="en-GB"/>
          <w:rPrChange w:id="8055" w:author="Chara Katiri" w:date="2015-05-12T13:05:00Z">
            <w:rPr>
              <w:rFonts w:ascii="Times" w:eastAsia="Times New Roman" w:hAnsi="Times" w:cs="Times New Roman"/>
              <w:sz w:val="22"/>
              <w:szCs w:val="22"/>
              <w:shd w:val="clear" w:color="auto" w:fill="FFFFFF"/>
              <w:lang w:val="en-GB"/>
            </w:rPr>
          </w:rPrChange>
        </w:rPr>
        <w:t xml:space="preserve"> junk emails as all Surrey accounts are automatically listed as ‘safe senders’ and they can’t be filtered as junk unless those emails are marked as junk by the receivers. </w:t>
      </w:r>
      <w:r w:rsidR="008950D1" w:rsidRPr="00F758B3">
        <w:rPr>
          <w:rFonts w:ascii="Times" w:eastAsia="Times New Roman" w:hAnsi="Times" w:cs="Times New Roman"/>
          <w:sz w:val="22"/>
          <w:szCs w:val="22"/>
          <w:shd w:val="clear" w:color="auto" w:fill="FFFFFF"/>
          <w:lang w:val="en-GB"/>
          <w:rPrChange w:id="8056" w:author="Chara Katiri" w:date="2015-05-12T13:05:00Z">
            <w:rPr>
              <w:rFonts w:ascii="Times" w:eastAsia="Times New Roman" w:hAnsi="Times" w:cs="Times New Roman"/>
              <w:sz w:val="22"/>
              <w:szCs w:val="22"/>
              <w:shd w:val="clear" w:color="auto" w:fill="FFFFFF"/>
              <w:lang w:val="en-GB"/>
            </w:rPr>
          </w:rPrChange>
        </w:rPr>
        <w:t xml:space="preserve">(The email trail can be found in </w:t>
      </w:r>
      <w:r w:rsidR="00455757" w:rsidRPr="00F758B3">
        <w:rPr>
          <w:rFonts w:ascii="Times" w:eastAsia="Times New Roman" w:hAnsi="Times" w:cs="Times New Roman"/>
          <w:sz w:val="22"/>
          <w:szCs w:val="22"/>
          <w:shd w:val="clear" w:color="auto" w:fill="FFFFFF"/>
          <w:lang w:val="en-GB"/>
          <w:rPrChange w:id="8057" w:author="Chara Katiri" w:date="2015-05-12T13:05:00Z">
            <w:rPr>
              <w:rFonts w:ascii="Times" w:eastAsia="Times New Roman" w:hAnsi="Times" w:cs="Times New Roman"/>
              <w:sz w:val="22"/>
              <w:szCs w:val="22"/>
              <w:shd w:val="clear" w:color="auto" w:fill="FFFFFF"/>
              <w:lang w:val="en-GB"/>
            </w:rPr>
          </w:rPrChange>
        </w:rPr>
        <w:t>section</w:t>
      </w:r>
      <w:r w:rsidR="008950D1" w:rsidRPr="00F758B3">
        <w:rPr>
          <w:rFonts w:ascii="Times" w:eastAsia="Times New Roman" w:hAnsi="Times" w:cs="Times New Roman"/>
          <w:sz w:val="22"/>
          <w:szCs w:val="22"/>
          <w:shd w:val="clear" w:color="auto" w:fill="FFFFFF"/>
          <w:lang w:val="en-GB"/>
          <w:rPrChange w:id="8058" w:author="Chara Katiri" w:date="2015-05-12T13:05:00Z">
            <w:rPr>
              <w:rFonts w:ascii="Times" w:eastAsia="Times New Roman" w:hAnsi="Times" w:cs="Times New Roman"/>
              <w:sz w:val="22"/>
              <w:szCs w:val="22"/>
              <w:shd w:val="clear" w:color="auto" w:fill="FFFFFF"/>
              <w:lang w:val="en-GB"/>
            </w:rPr>
          </w:rPrChange>
        </w:rPr>
        <w:t xml:space="preserve"> </w:t>
      </w:r>
      <w:ins w:id="8059" w:author="Chara Katiri" w:date="2015-04-12T02:16:00Z">
        <w:r w:rsidR="003D7AA1" w:rsidRPr="00F758B3">
          <w:rPr>
            <w:rFonts w:ascii="Times" w:eastAsia="Times New Roman" w:hAnsi="Times" w:cs="Times New Roman"/>
            <w:sz w:val="22"/>
            <w:szCs w:val="22"/>
            <w:shd w:val="clear" w:color="auto" w:fill="FFFFFF"/>
            <w:lang w:val="en-GB"/>
            <w:rPrChange w:id="8060" w:author="Chara Katiri" w:date="2015-05-12T13:05:00Z">
              <w:rPr>
                <w:rFonts w:ascii="Times" w:eastAsia="Times New Roman" w:hAnsi="Times" w:cs="Times New Roman"/>
                <w:sz w:val="22"/>
                <w:szCs w:val="22"/>
                <w:shd w:val="clear" w:color="auto" w:fill="FFFFFF"/>
                <w:lang w:val="en-GB"/>
              </w:rPr>
            </w:rPrChange>
          </w:rPr>
          <w:t>9.1</w:t>
        </w:r>
      </w:ins>
      <w:r w:rsidR="00455757" w:rsidRPr="00F758B3">
        <w:rPr>
          <w:rFonts w:ascii="Times" w:eastAsia="Times New Roman" w:hAnsi="Times" w:cs="Times New Roman"/>
          <w:sz w:val="22"/>
          <w:szCs w:val="22"/>
          <w:shd w:val="clear" w:color="auto" w:fill="FFFFFF"/>
          <w:lang w:val="en-GB"/>
          <w:rPrChange w:id="8061" w:author="Chara Katiri" w:date="2015-05-12T13:05:00Z">
            <w:rPr>
              <w:rFonts w:ascii="Times" w:eastAsia="Times New Roman" w:hAnsi="Times" w:cs="Times New Roman"/>
              <w:sz w:val="22"/>
              <w:szCs w:val="22"/>
              <w:shd w:val="clear" w:color="auto" w:fill="FFFFFF"/>
              <w:lang w:val="en-GB"/>
            </w:rPr>
          </w:rPrChange>
        </w:rPr>
        <w:t xml:space="preserve">. </w:t>
      </w:r>
      <w:r w:rsidR="008950D1" w:rsidRPr="00F758B3">
        <w:rPr>
          <w:rFonts w:ascii="Times" w:eastAsia="Times New Roman" w:hAnsi="Times" w:cs="Times New Roman"/>
          <w:sz w:val="22"/>
          <w:szCs w:val="22"/>
          <w:shd w:val="clear" w:color="auto" w:fill="FFFFFF"/>
          <w:lang w:val="en-GB"/>
          <w:rPrChange w:id="8062" w:author="Chara Katiri" w:date="2015-05-12T13:05:00Z">
            <w:rPr>
              <w:rFonts w:ascii="Times" w:eastAsia="Times New Roman" w:hAnsi="Times" w:cs="Times New Roman"/>
              <w:sz w:val="22"/>
              <w:szCs w:val="22"/>
              <w:shd w:val="clear" w:color="auto" w:fill="FFFFFF"/>
              <w:lang w:val="en-GB"/>
            </w:rPr>
          </w:rPrChange>
        </w:rPr>
        <w:t xml:space="preserve">Appendix).  </w:t>
      </w:r>
    </w:p>
    <w:p w14:paraId="16D18DE0" w14:textId="28B66DFB" w:rsidR="00416E89" w:rsidRPr="00F758B3" w:rsidRDefault="00C2757E" w:rsidP="00F3236C">
      <w:pPr>
        <w:pStyle w:val="ListParagraph"/>
        <w:spacing w:line="360" w:lineRule="auto"/>
        <w:ind w:left="0" w:firstLine="567"/>
        <w:jc w:val="both"/>
        <w:rPr>
          <w:rFonts w:ascii="Times" w:eastAsia="Times New Roman" w:hAnsi="Times" w:cs="Times New Roman"/>
          <w:sz w:val="22"/>
          <w:szCs w:val="22"/>
          <w:shd w:val="clear" w:color="auto" w:fill="FFFFFF"/>
          <w:lang w:val="en-GB"/>
          <w:rPrChange w:id="8063" w:author="Chara Katiri" w:date="2015-05-12T13:05:00Z">
            <w:rPr>
              <w:rFonts w:ascii="Times" w:eastAsia="Times New Roman" w:hAnsi="Times" w:cs="Times New Roman"/>
              <w:sz w:val="22"/>
              <w:szCs w:val="22"/>
              <w:shd w:val="clear" w:color="auto" w:fill="FFFFFF"/>
              <w:lang w:val="en-GB"/>
            </w:rPr>
          </w:rPrChange>
        </w:rPr>
        <w:pPrChange w:id="8064" w:author="Chara Katiri" w:date="2015-05-12T13:05:00Z">
          <w:pPr>
            <w:pStyle w:val="ListParagraph"/>
            <w:spacing w:line="360" w:lineRule="auto"/>
            <w:ind w:firstLine="504"/>
            <w:jc w:val="both"/>
          </w:pPr>
        </w:pPrChange>
      </w:pPr>
      <w:commentRangeStart w:id="8065"/>
      <w:ins w:id="8066" w:author="Chara Katiri" w:date="2015-04-11T21:39:00Z">
        <w:r w:rsidRPr="00F758B3">
          <w:rPr>
            <w:rFonts w:ascii="Times" w:eastAsia="Times New Roman" w:hAnsi="Times" w:cs="Times New Roman"/>
            <w:sz w:val="22"/>
            <w:szCs w:val="22"/>
            <w:highlight w:val="yellow"/>
            <w:shd w:val="clear" w:color="auto" w:fill="FFFFFF"/>
            <w:lang w:val="en-GB"/>
            <w:rPrChange w:id="8067" w:author="Chara Katiri" w:date="2015-05-12T13:05:00Z">
              <w:rPr>
                <w:rFonts w:ascii="Times" w:eastAsia="Times New Roman" w:hAnsi="Times" w:cs="Times New Roman"/>
                <w:sz w:val="22"/>
                <w:szCs w:val="22"/>
                <w:shd w:val="clear" w:color="auto" w:fill="FFFFFF"/>
                <w:lang w:val="en-GB"/>
              </w:rPr>
            </w:rPrChange>
          </w:rPr>
          <w:t xml:space="preserve">Mitigation </w:t>
        </w:r>
        <w:commentRangeEnd w:id="8065"/>
        <w:r w:rsidRPr="00F758B3">
          <w:rPr>
            <w:rStyle w:val="CommentReference"/>
            <w:rFonts w:ascii="Times" w:hAnsi="Times"/>
            <w:sz w:val="22"/>
            <w:szCs w:val="22"/>
            <w:highlight w:val="yellow"/>
            <w:rPrChange w:id="8068" w:author="Chara Katiri" w:date="2015-05-12T13:05:00Z">
              <w:rPr>
                <w:rStyle w:val="CommentReference"/>
                <w:rFonts w:ascii="Times" w:hAnsi="Times"/>
                <w:sz w:val="22"/>
                <w:szCs w:val="22"/>
              </w:rPr>
            </w:rPrChange>
          </w:rPr>
          <w:commentReference w:id="8065"/>
        </w:r>
      </w:ins>
      <w:ins w:id="8069" w:author="Chara Katiri" w:date="2015-04-12T02:16:00Z">
        <w:r w:rsidR="003D7AA1" w:rsidRPr="00F758B3">
          <w:rPr>
            <w:rFonts w:ascii="Times" w:eastAsia="Times New Roman" w:hAnsi="Times" w:cs="Times New Roman"/>
            <w:sz w:val="22"/>
            <w:szCs w:val="22"/>
            <w:shd w:val="clear" w:color="auto" w:fill="FFFFFF"/>
            <w:lang w:val="en-GB"/>
            <w:rPrChange w:id="8070" w:author="Chara Katiri" w:date="2015-05-12T13:05:00Z">
              <w:rPr>
                <w:rFonts w:ascii="Times" w:eastAsia="Times New Roman" w:hAnsi="Times" w:cs="Times New Roman"/>
                <w:sz w:val="22"/>
                <w:szCs w:val="22"/>
                <w:shd w:val="clear" w:color="auto" w:fill="FFFFFF"/>
                <w:lang w:val="en-GB"/>
              </w:rPr>
            </w:rPrChange>
          </w:rPr>
          <w:t>?</w:t>
        </w:r>
      </w:ins>
      <w:ins w:id="8071" w:author="Chara Katiri" w:date="2015-05-09T13:35:00Z">
        <w:r w:rsidR="0072137E" w:rsidRPr="00F758B3">
          <w:rPr>
            <w:rFonts w:ascii="Times" w:eastAsia="Times New Roman" w:hAnsi="Times" w:cs="Times New Roman"/>
            <w:sz w:val="22"/>
            <w:szCs w:val="22"/>
            <w:shd w:val="clear" w:color="auto" w:fill="FFFFFF"/>
            <w:lang w:val="en-GB"/>
            <w:rPrChange w:id="8072" w:author="Chara Katiri" w:date="2015-05-12T13:05:00Z">
              <w:rPr>
                <w:rFonts w:ascii="Times" w:eastAsia="Times New Roman" w:hAnsi="Times" w:cs="Times New Roman"/>
                <w:sz w:val="22"/>
                <w:szCs w:val="22"/>
                <w:shd w:val="clear" w:color="auto" w:fill="FFFFFF"/>
                <w:lang w:val="en-GB"/>
              </w:rPr>
            </w:rPrChange>
          </w:rPr>
          <w:t xml:space="preserve"> </w:t>
        </w:r>
        <w:r w:rsidR="0072137E" w:rsidRPr="00F758B3">
          <w:rPr>
            <w:rFonts w:ascii="Times" w:eastAsia="Times New Roman" w:hAnsi="Times" w:cs="Times New Roman"/>
            <w:sz w:val="22"/>
            <w:szCs w:val="22"/>
            <w:highlight w:val="yellow"/>
            <w:shd w:val="clear" w:color="auto" w:fill="FFFFFF"/>
            <w:lang w:val="en-GB"/>
            <w:rPrChange w:id="8073" w:author="Chara Katiri" w:date="2015-05-12T13:05:00Z">
              <w:rPr>
                <w:rFonts w:ascii="Times" w:eastAsia="Times New Roman" w:hAnsi="Times" w:cs="Times New Roman"/>
                <w:sz w:val="22"/>
                <w:szCs w:val="22"/>
                <w:shd w:val="clear" w:color="auto" w:fill="FFFFFF"/>
                <w:lang w:val="en-GB"/>
              </w:rPr>
            </w:rPrChange>
          </w:rPr>
          <w:t>(CK: mitigation to be reviewed)</w:t>
        </w:r>
        <w:r w:rsidR="0072137E" w:rsidRPr="00F758B3">
          <w:rPr>
            <w:rFonts w:ascii="Times" w:eastAsia="Times New Roman" w:hAnsi="Times" w:cs="Times New Roman"/>
            <w:sz w:val="22"/>
            <w:szCs w:val="22"/>
            <w:shd w:val="clear" w:color="auto" w:fill="FFFFFF"/>
            <w:lang w:val="en-GB"/>
            <w:rPrChange w:id="8074" w:author="Chara Katiri" w:date="2015-05-12T13:05:00Z">
              <w:rPr>
                <w:rFonts w:ascii="Times" w:eastAsia="Times New Roman" w:hAnsi="Times" w:cs="Times New Roman"/>
                <w:sz w:val="22"/>
                <w:szCs w:val="22"/>
                <w:shd w:val="clear" w:color="auto" w:fill="FFFFFF"/>
                <w:lang w:val="en-GB"/>
              </w:rPr>
            </w:rPrChange>
          </w:rPr>
          <w:t xml:space="preserve"> </w:t>
        </w:r>
      </w:ins>
    </w:p>
    <w:p w14:paraId="003C86C5" w14:textId="77777777" w:rsidR="00093EC5" w:rsidRPr="00F758B3" w:rsidRDefault="00093EC5" w:rsidP="00F758B3">
      <w:pPr>
        <w:spacing w:line="360" w:lineRule="auto"/>
        <w:contextualSpacing/>
        <w:jc w:val="both"/>
        <w:rPr>
          <w:rFonts w:ascii="Times" w:eastAsia="Times New Roman" w:hAnsi="Times" w:cs="Times New Roman"/>
          <w:sz w:val="22"/>
          <w:szCs w:val="22"/>
          <w:shd w:val="clear" w:color="auto" w:fill="FFFFFF"/>
          <w:lang w:val="en-GB"/>
          <w:rPrChange w:id="8075" w:author="Chara Katiri" w:date="2015-05-12T13:05:00Z">
            <w:rPr>
              <w:rFonts w:ascii="Times" w:eastAsia="Times New Roman" w:hAnsi="Times" w:cs="Times New Roman"/>
              <w:sz w:val="22"/>
              <w:szCs w:val="22"/>
              <w:shd w:val="clear" w:color="auto" w:fill="FFFFFF"/>
              <w:lang w:val="en-GB"/>
            </w:rPr>
          </w:rPrChange>
        </w:rPr>
        <w:pPrChange w:id="8076" w:author="Chara Katiri" w:date="2015-05-12T13:05:00Z">
          <w:pPr>
            <w:spacing w:line="360" w:lineRule="auto"/>
            <w:contextualSpacing/>
            <w:jc w:val="both"/>
          </w:pPr>
        </w:pPrChange>
      </w:pPr>
    </w:p>
    <w:p w14:paraId="59C1C990" w14:textId="45C3A856" w:rsidR="003F330E" w:rsidRPr="00F758B3" w:rsidRDefault="003F330E" w:rsidP="00F758B3">
      <w:pPr>
        <w:pStyle w:val="Heading2"/>
        <w:numPr>
          <w:ilvl w:val="1"/>
          <w:numId w:val="13"/>
        </w:numPr>
        <w:spacing w:line="360" w:lineRule="auto"/>
        <w:contextualSpacing/>
        <w:jc w:val="both"/>
        <w:rPr>
          <w:rFonts w:ascii="Times" w:hAnsi="Times" w:cs="Times New Roman"/>
          <w:color w:val="auto"/>
          <w:sz w:val="22"/>
          <w:szCs w:val="22"/>
          <w:lang w:val="en-GB"/>
          <w:rPrChange w:id="8077" w:author="Chara Katiri" w:date="2015-05-12T13:05:00Z">
            <w:rPr>
              <w:rFonts w:ascii="Times" w:hAnsi="Times" w:cs="Times New Roman"/>
              <w:color w:val="auto"/>
              <w:sz w:val="22"/>
              <w:szCs w:val="22"/>
              <w:lang w:val="en-GB"/>
            </w:rPr>
          </w:rPrChange>
        </w:rPr>
        <w:pPrChange w:id="8078" w:author="Chara Katiri" w:date="2015-05-12T13:05:00Z">
          <w:pPr>
            <w:pStyle w:val="Heading2"/>
            <w:numPr>
              <w:numId w:val="13"/>
            </w:numPr>
            <w:spacing w:line="360" w:lineRule="auto"/>
            <w:ind w:left="792" w:hanging="432"/>
            <w:contextualSpacing/>
            <w:jc w:val="both"/>
          </w:pPr>
        </w:pPrChange>
      </w:pPr>
      <w:bookmarkStart w:id="8079" w:name="_Toc292730867"/>
      <w:r w:rsidRPr="00F758B3">
        <w:rPr>
          <w:rFonts w:ascii="Times" w:hAnsi="Times" w:cs="Times New Roman"/>
          <w:color w:val="auto"/>
          <w:sz w:val="22"/>
          <w:szCs w:val="22"/>
          <w:lang w:val="en-GB"/>
          <w:rPrChange w:id="8080" w:author="Chara Katiri" w:date="2015-05-12T13:05:00Z">
            <w:rPr>
              <w:rFonts w:ascii="Times" w:hAnsi="Times" w:cs="Times New Roman"/>
              <w:color w:val="auto"/>
              <w:sz w:val="22"/>
              <w:szCs w:val="22"/>
              <w:lang w:val="en-GB"/>
            </w:rPr>
          </w:rPrChange>
        </w:rPr>
        <w:t xml:space="preserve">System </w:t>
      </w:r>
      <w:ins w:id="8081" w:author="Chara Katiri" w:date="2015-04-11T21:41:00Z">
        <w:r w:rsidR="00660A0D" w:rsidRPr="00F758B3">
          <w:rPr>
            <w:rFonts w:ascii="Times" w:hAnsi="Times" w:cs="Times New Roman"/>
            <w:color w:val="auto"/>
            <w:sz w:val="22"/>
            <w:szCs w:val="22"/>
            <w:lang w:val="en-GB"/>
            <w:rPrChange w:id="8082" w:author="Chara Katiri" w:date="2015-05-12T13:05:00Z">
              <w:rPr>
                <w:rFonts w:ascii="Times" w:hAnsi="Times" w:cs="Times New Roman"/>
                <w:color w:val="auto"/>
                <w:sz w:val="22"/>
                <w:szCs w:val="22"/>
                <w:lang w:val="en-GB"/>
              </w:rPr>
            </w:rPrChange>
          </w:rPr>
          <w:t>risks</w:t>
        </w:r>
      </w:ins>
      <w:r w:rsidRPr="00F758B3">
        <w:rPr>
          <w:rFonts w:ascii="Times" w:hAnsi="Times" w:cs="Times New Roman"/>
          <w:color w:val="auto"/>
          <w:sz w:val="22"/>
          <w:szCs w:val="22"/>
          <w:lang w:val="en-GB"/>
          <w:rPrChange w:id="8083" w:author="Chara Katiri" w:date="2015-05-12T13:05:00Z">
            <w:rPr>
              <w:rFonts w:ascii="Times" w:hAnsi="Times" w:cs="Times New Roman"/>
              <w:color w:val="auto"/>
              <w:sz w:val="22"/>
              <w:szCs w:val="22"/>
              <w:lang w:val="en-GB"/>
            </w:rPr>
          </w:rPrChange>
        </w:rPr>
        <w:t>,</w:t>
      </w:r>
      <w:ins w:id="8084" w:author="Chara Katiri" w:date="2015-05-10T10:21:00Z">
        <w:r w:rsidR="004902D7" w:rsidRPr="00F758B3">
          <w:rPr>
            <w:rFonts w:ascii="Times" w:hAnsi="Times" w:cs="Times New Roman"/>
            <w:color w:val="auto"/>
            <w:sz w:val="22"/>
            <w:szCs w:val="22"/>
            <w:lang w:val="en-GB"/>
            <w:rPrChange w:id="8085" w:author="Chara Katiri" w:date="2015-05-12T13:05:00Z">
              <w:rPr>
                <w:rFonts w:ascii="Times" w:hAnsi="Times" w:cs="Times New Roman"/>
                <w:color w:val="auto"/>
                <w:sz w:val="22"/>
                <w:szCs w:val="22"/>
                <w:lang w:val="en-GB"/>
              </w:rPr>
            </w:rPrChange>
          </w:rPr>
          <w:t xml:space="preserve"> constrains, </w:t>
        </w:r>
      </w:ins>
      <w:del w:id="8086" w:author="Chara Katiri" w:date="2015-05-10T10:21:00Z">
        <w:r w:rsidRPr="00F758B3" w:rsidDel="004902D7">
          <w:rPr>
            <w:rFonts w:ascii="Times" w:hAnsi="Times" w:cs="Times New Roman"/>
            <w:color w:val="auto"/>
            <w:sz w:val="22"/>
            <w:szCs w:val="22"/>
            <w:lang w:val="en-GB"/>
            <w:rPrChange w:id="8087" w:author="Chara Katiri" w:date="2015-05-12T13:05:00Z">
              <w:rPr>
                <w:rFonts w:ascii="Times" w:hAnsi="Times" w:cs="Times New Roman"/>
                <w:color w:val="auto"/>
                <w:sz w:val="22"/>
                <w:szCs w:val="22"/>
                <w:lang w:val="en-GB"/>
              </w:rPr>
            </w:rPrChange>
          </w:rPr>
          <w:delText xml:space="preserve"> </w:delText>
        </w:r>
      </w:del>
      <w:r w:rsidRPr="00F758B3">
        <w:rPr>
          <w:rFonts w:ascii="Times" w:hAnsi="Times" w:cs="Times New Roman"/>
          <w:color w:val="auto"/>
          <w:sz w:val="22"/>
          <w:szCs w:val="22"/>
          <w:lang w:val="en-GB"/>
          <w:rPrChange w:id="8088" w:author="Chara Katiri" w:date="2015-05-12T13:05:00Z">
            <w:rPr>
              <w:rFonts w:ascii="Times" w:hAnsi="Times" w:cs="Times New Roman"/>
              <w:color w:val="auto"/>
              <w:sz w:val="22"/>
              <w:szCs w:val="22"/>
              <w:lang w:val="en-GB"/>
            </w:rPr>
          </w:rPrChange>
        </w:rPr>
        <w:t>dependencies and timescales</w:t>
      </w:r>
      <w:bookmarkEnd w:id="8079"/>
      <w:r w:rsidRPr="00F758B3">
        <w:rPr>
          <w:rFonts w:ascii="Times" w:hAnsi="Times" w:cs="Times New Roman"/>
          <w:color w:val="auto"/>
          <w:sz w:val="22"/>
          <w:szCs w:val="22"/>
          <w:lang w:val="en-GB"/>
          <w:rPrChange w:id="8089" w:author="Chara Katiri" w:date="2015-05-12T13:05:00Z">
            <w:rPr>
              <w:rFonts w:ascii="Times" w:hAnsi="Times" w:cs="Times New Roman"/>
              <w:color w:val="auto"/>
              <w:sz w:val="22"/>
              <w:szCs w:val="22"/>
              <w:lang w:val="en-GB"/>
            </w:rPr>
          </w:rPrChange>
        </w:rPr>
        <w:t xml:space="preserve"> </w:t>
      </w:r>
    </w:p>
    <w:p w14:paraId="7A5E7A44" w14:textId="705A6979" w:rsidR="003F330E" w:rsidRPr="00F758B3" w:rsidRDefault="003F330E" w:rsidP="00F758B3">
      <w:pPr>
        <w:pStyle w:val="Heading2"/>
        <w:numPr>
          <w:ilvl w:val="2"/>
          <w:numId w:val="13"/>
        </w:numPr>
        <w:spacing w:line="360" w:lineRule="auto"/>
        <w:contextualSpacing/>
        <w:jc w:val="both"/>
        <w:rPr>
          <w:rFonts w:ascii="Times" w:hAnsi="Times" w:cs="Times New Roman"/>
          <w:color w:val="auto"/>
          <w:sz w:val="22"/>
          <w:szCs w:val="22"/>
          <w:lang w:val="en-GB"/>
          <w:rPrChange w:id="8090" w:author="Chara Katiri" w:date="2015-05-12T13:05:00Z">
            <w:rPr>
              <w:rFonts w:ascii="Times" w:hAnsi="Times" w:cs="Times New Roman"/>
              <w:color w:val="auto"/>
              <w:sz w:val="22"/>
              <w:szCs w:val="22"/>
              <w:lang w:val="en-GB"/>
            </w:rPr>
          </w:rPrChange>
        </w:rPr>
        <w:pPrChange w:id="8091" w:author="Chara Katiri" w:date="2015-05-12T13:05:00Z">
          <w:pPr>
            <w:pStyle w:val="Heading2"/>
            <w:numPr>
              <w:ilvl w:val="2"/>
              <w:numId w:val="13"/>
            </w:numPr>
            <w:spacing w:line="360" w:lineRule="auto"/>
            <w:ind w:left="1224" w:hanging="504"/>
            <w:contextualSpacing/>
            <w:jc w:val="both"/>
          </w:pPr>
        </w:pPrChange>
      </w:pPr>
      <w:bookmarkStart w:id="8092" w:name="_Toc292730868"/>
      <w:r w:rsidRPr="00F758B3">
        <w:rPr>
          <w:rFonts w:ascii="Times" w:hAnsi="Times" w:cs="Times New Roman"/>
          <w:color w:val="auto"/>
          <w:sz w:val="22"/>
          <w:szCs w:val="22"/>
          <w:lang w:val="en-GB"/>
          <w:rPrChange w:id="8093" w:author="Chara Katiri" w:date="2015-05-12T13:05:00Z">
            <w:rPr>
              <w:rFonts w:ascii="Times" w:hAnsi="Times" w:cs="Times New Roman"/>
              <w:color w:val="auto"/>
              <w:sz w:val="22"/>
              <w:szCs w:val="22"/>
              <w:lang w:val="en-GB"/>
            </w:rPr>
          </w:rPrChange>
        </w:rPr>
        <w:t xml:space="preserve">System </w:t>
      </w:r>
      <w:ins w:id="8094" w:author="Chara Katiri" w:date="2015-04-11T21:41:00Z">
        <w:r w:rsidR="00660A0D" w:rsidRPr="00F758B3">
          <w:rPr>
            <w:rFonts w:ascii="Times" w:hAnsi="Times" w:cs="Times New Roman"/>
            <w:color w:val="auto"/>
            <w:sz w:val="22"/>
            <w:szCs w:val="22"/>
            <w:lang w:val="en-GB"/>
            <w:rPrChange w:id="8095" w:author="Chara Katiri" w:date="2015-05-12T13:05:00Z">
              <w:rPr>
                <w:rFonts w:ascii="Times" w:hAnsi="Times" w:cs="Times New Roman"/>
                <w:color w:val="auto"/>
                <w:sz w:val="22"/>
                <w:szCs w:val="22"/>
                <w:lang w:val="en-GB"/>
              </w:rPr>
            </w:rPrChange>
          </w:rPr>
          <w:t>risks</w:t>
        </w:r>
      </w:ins>
      <w:bookmarkEnd w:id="8092"/>
    </w:p>
    <w:p w14:paraId="14D55760" w14:textId="77777777" w:rsidR="0031704D" w:rsidRPr="00F758B3" w:rsidRDefault="0031704D"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8096" w:author="Chara Katiri" w:date="2015-05-12T13:05:00Z">
            <w:rPr>
              <w:rFonts w:ascii="Times" w:eastAsia="Times New Roman" w:hAnsi="Times" w:cs="Times New Roman"/>
              <w:sz w:val="22"/>
              <w:szCs w:val="22"/>
              <w:shd w:val="clear" w:color="auto" w:fill="FFFFFF"/>
              <w:lang w:val="en-GB"/>
            </w:rPr>
          </w:rPrChange>
        </w:rPr>
        <w:pPrChange w:id="8097"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8098" w:author="Chara Katiri" w:date="2015-05-12T13:05:00Z">
            <w:rPr>
              <w:rFonts w:ascii="Times" w:eastAsia="Times New Roman" w:hAnsi="Times" w:cs="Times New Roman"/>
              <w:sz w:val="22"/>
              <w:szCs w:val="22"/>
              <w:shd w:val="clear" w:color="auto" w:fill="FFFFFF"/>
              <w:lang w:val="en-GB"/>
            </w:rPr>
          </w:rPrChange>
        </w:rPr>
        <w:t xml:space="preserve">Time constraints due to 5 other modules that run in parallel with COM3001. All the modules are assessed based on at least one coursework and an exam. </w:t>
      </w:r>
    </w:p>
    <w:p w14:paraId="5785C7C1" w14:textId="77777777" w:rsidR="0031704D" w:rsidRPr="00F758B3" w:rsidRDefault="0031704D"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8099" w:author="Chara Katiri" w:date="2015-05-12T13:05:00Z">
            <w:rPr>
              <w:rFonts w:ascii="Times" w:eastAsia="Times New Roman" w:hAnsi="Times" w:cs="Times New Roman"/>
              <w:sz w:val="22"/>
              <w:szCs w:val="22"/>
              <w:shd w:val="clear" w:color="auto" w:fill="FFFFFF"/>
              <w:lang w:val="en-GB"/>
            </w:rPr>
          </w:rPrChange>
        </w:rPr>
        <w:pPrChange w:id="8100"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8101" w:author="Chara Katiri" w:date="2015-05-12T13:05:00Z">
            <w:rPr>
              <w:rFonts w:ascii="Times" w:eastAsia="Times New Roman" w:hAnsi="Times" w:cs="Times New Roman"/>
              <w:sz w:val="22"/>
              <w:szCs w:val="22"/>
              <w:shd w:val="clear" w:color="auto" w:fill="FFFFFF"/>
              <w:lang w:val="en-GB"/>
            </w:rPr>
          </w:rPrChange>
        </w:rPr>
        <w:t>Time scales for set up, development and deployment of the website are aggressive in order to meet the demands of COM3001 Professional Project deadlines and deliveries.</w:t>
      </w:r>
    </w:p>
    <w:p w14:paraId="424D14B3" w14:textId="77777777" w:rsidR="0031704D" w:rsidRPr="00F758B3" w:rsidRDefault="0031704D" w:rsidP="00F758B3">
      <w:pPr>
        <w:pStyle w:val="ListParagraph"/>
        <w:spacing w:line="360" w:lineRule="auto"/>
        <w:ind w:left="426"/>
        <w:jc w:val="both"/>
        <w:rPr>
          <w:rFonts w:ascii="Times" w:eastAsia="Times New Roman" w:hAnsi="Times" w:cs="Times New Roman"/>
          <w:sz w:val="22"/>
          <w:szCs w:val="22"/>
          <w:lang w:val="en-GB"/>
          <w:rPrChange w:id="8102" w:author="Chara Katiri" w:date="2015-05-12T13:05:00Z">
            <w:rPr>
              <w:rFonts w:ascii="Times" w:eastAsia="Times New Roman" w:hAnsi="Times" w:cs="Times New Roman"/>
              <w:sz w:val="22"/>
              <w:szCs w:val="22"/>
              <w:shd w:val="clear" w:color="auto" w:fill="FFFFFF"/>
              <w:lang w:val="en-GB"/>
            </w:rPr>
          </w:rPrChange>
        </w:rPr>
        <w:pPrChange w:id="8103" w:author="Chara Katiri" w:date="2015-05-12T13:05:00Z">
          <w:pPr>
            <w:pStyle w:val="ListParagraph"/>
            <w:spacing w:line="360" w:lineRule="auto"/>
            <w:ind w:left="709"/>
            <w:jc w:val="both"/>
          </w:pPr>
        </w:pPrChange>
      </w:pPr>
    </w:p>
    <w:p w14:paraId="221FEBD9" w14:textId="77777777" w:rsidR="0031704D" w:rsidRPr="00F10DEF" w:rsidRDefault="0031704D" w:rsidP="00F10DEF">
      <w:pPr>
        <w:spacing w:line="360" w:lineRule="auto"/>
        <w:jc w:val="both"/>
        <w:rPr>
          <w:rFonts w:ascii="Times" w:eastAsia="Times New Roman" w:hAnsi="Times" w:cs="Times New Roman"/>
          <w:i/>
          <w:sz w:val="22"/>
          <w:szCs w:val="22"/>
          <w:lang w:val="en-GB"/>
          <w:rPrChange w:id="8104" w:author="Chara Katiri" w:date="2015-05-12T16:21:00Z">
            <w:rPr>
              <w:rFonts w:ascii="Times" w:eastAsia="Times New Roman" w:hAnsi="Times" w:cs="Times New Roman"/>
              <w:i/>
              <w:sz w:val="22"/>
              <w:szCs w:val="22"/>
              <w:shd w:val="clear" w:color="auto" w:fill="FFFFFF"/>
              <w:lang w:val="en-GB"/>
            </w:rPr>
          </w:rPrChange>
        </w:rPr>
        <w:pPrChange w:id="8105" w:author="Chara Katiri" w:date="2015-05-12T16:21:00Z">
          <w:pPr>
            <w:spacing w:line="360" w:lineRule="auto"/>
            <w:ind w:left="426" w:firstLine="283"/>
            <w:contextualSpacing/>
            <w:jc w:val="both"/>
          </w:pPr>
        </w:pPrChange>
      </w:pPr>
      <w:r w:rsidRPr="00F10DEF">
        <w:rPr>
          <w:rFonts w:ascii="Times" w:eastAsia="Times New Roman" w:hAnsi="Times" w:cs="Times New Roman"/>
          <w:i/>
          <w:sz w:val="22"/>
          <w:szCs w:val="22"/>
          <w:lang w:val="en-GB"/>
          <w:rPrChange w:id="8106" w:author="Chara Katiri" w:date="2015-05-12T16:21:00Z">
            <w:rPr>
              <w:rFonts w:ascii="Times" w:eastAsia="Times New Roman" w:hAnsi="Times" w:cs="Times New Roman"/>
              <w:i/>
              <w:sz w:val="22"/>
              <w:szCs w:val="22"/>
              <w:shd w:val="clear" w:color="auto" w:fill="FFFFFF"/>
              <w:lang w:val="en-GB"/>
            </w:rPr>
          </w:rPrChange>
        </w:rPr>
        <w:t>Contingency plan to mitigate risks:</w:t>
      </w:r>
    </w:p>
    <w:p w14:paraId="3DA7AEFC" w14:textId="77777777" w:rsidR="0031704D" w:rsidRPr="00F758B3" w:rsidRDefault="0031704D"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8107" w:author="Chara Katiri" w:date="2015-05-12T13:05:00Z">
            <w:rPr>
              <w:rFonts w:ascii="Times" w:eastAsia="Times New Roman" w:hAnsi="Times" w:cs="Times New Roman"/>
              <w:sz w:val="22"/>
              <w:szCs w:val="22"/>
              <w:shd w:val="clear" w:color="auto" w:fill="FFFFFF"/>
              <w:lang w:val="en-GB"/>
            </w:rPr>
          </w:rPrChange>
        </w:rPr>
        <w:pPrChange w:id="8108"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8109" w:author="Chara Katiri" w:date="2015-05-12T13:05:00Z">
            <w:rPr>
              <w:rFonts w:ascii="Times" w:eastAsia="Times New Roman" w:hAnsi="Times" w:cs="Times New Roman"/>
              <w:sz w:val="22"/>
              <w:szCs w:val="22"/>
              <w:shd w:val="clear" w:color="auto" w:fill="FFFFFF"/>
              <w:lang w:val="en-GB"/>
            </w:rPr>
          </w:rPrChange>
        </w:rPr>
        <w:t>Timescales were set up with the work required by other modules in mind.</w:t>
      </w:r>
    </w:p>
    <w:p w14:paraId="64F0DA81" w14:textId="77777777" w:rsidR="0031704D" w:rsidRPr="00F758B3" w:rsidRDefault="0031704D" w:rsidP="00F758B3">
      <w:pPr>
        <w:pStyle w:val="ListParagraph"/>
        <w:numPr>
          <w:ilvl w:val="0"/>
          <w:numId w:val="57"/>
        </w:numPr>
        <w:spacing w:line="360" w:lineRule="auto"/>
        <w:ind w:left="426"/>
        <w:jc w:val="both"/>
        <w:rPr>
          <w:rFonts w:ascii="Times" w:eastAsia="Times New Roman" w:hAnsi="Times" w:cs="Times New Roman"/>
          <w:sz w:val="22"/>
          <w:szCs w:val="22"/>
          <w:lang w:val="en-GB"/>
          <w:rPrChange w:id="8110" w:author="Chara Katiri" w:date="2015-05-12T13:05:00Z">
            <w:rPr>
              <w:rFonts w:ascii="Times" w:eastAsia="Times New Roman" w:hAnsi="Times" w:cs="Times New Roman"/>
              <w:sz w:val="22"/>
              <w:szCs w:val="22"/>
              <w:shd w:val="clear" w:color="auto" w:fill="FFFFFF"/>
              <w:lang w:val="en-GB"/>
            </w:rPr>
          </w:rPrChange>
        </w:rPr>
        <w:pPrChange w:id="8111"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lang w:val="en-GB"/>
          <w:rPrChange w:id="8112" w:author="Chara Katiri" w:date="2015-05-12T13:05:00Z">
            <w:rPr>
              <w:rFonts w:ascii="Times" w:eastAsia="Times New Roman" w:hAnsi="Times" w:cs="Times New Roman"/>
              <w:sz w:val="22"/>
              <w:szCs w:val="22"/>
              <w:shd w:val="clear" w:color="auto" w:fill="FFFFFF"/>
              <w:lang w:val="en-GB"/>
            </w:rPr>
          </w:rPrChange>
        </w:rPr>
        <w:t xml:space="preserve">If for any reason the timescales shift, the requirements categorised as ‘Could’ will not be implemented. </w:t>
      </w:r>
    </w:p>
    <w:p w14:paraId="06FB625B" w14:textId="77777777" w:rsidR="00682029" w:rsidRPr="00F758B3" w:rsidRDefault="00682029" w:rsidP="00F758B3">
      <w:pPr>
        <w:pStyle w:val="ListParagraph"/>
        <w:spacing w:line="360" w:lineRule="auto"/>
        <w:ind w:left="709"/>
        <w:jc w:val="both"/>
        <w:rPr>
          <w:rFonts w:ascii="Times" w:eastAsia="Times New Roman" w:hAnsi="Times" w:cs="Times New Roman"/>
          <w:sz w:val="22"/>
          <w:szCs w:val="22"/>
          <w:shd w:val="clear" w:color="auto" w:fill="FFFFFF"/>
          <w:lang w:val="en-GB"/>
          <w:rPrChange w:id="8113" w:author="Chara Katiri" w:date="2015-05-12T13:05:00Z">
            <w:rPr>
              <w:rFonts w:ascii="Times" w:eastAsia="Times New Roman" w:hAnsi="Times" w:cs="Times New Roman"/>
              <w:sz w:val="22"/>
              <w:szCs w:val="22"/>
              <w:shd w:val="clear" w:color="auto" w:fill="FFFFFF"/>
              <w:lang w:val="en-GB"/>
            </w:rPr>
          </w:rPrChange>
        </w:rPr>
        <w:pPrChange w:id="8114" w:author="Chara Katiri" w:date="2015-05-12T13:05:00Z">
          <w:pPr>
            <w:pStyle w:val="ListParagraph"/>
            <w:spacing w:line="360" w:lineRule="auto"/>
            <w:ind w:left="709"/>
            <w:jc w:val="both"/>
          </w:pPr>
        </w:pPrChange>
      </w:pPr>
    </w:p>
    <w:p w14:paraId="753CE19E" w14:textId="0A1A48BB" w:rsidR="00DE309C" w:rsidRPr="00F758B3" w:rsidRDefault="00DE309C" w:rsidP="00F758B3">
      <w:pPr>
        <w:pStyle w:val="Heading2"/>
        <w:numPr>
          <w:ilvl w:val="2"/>
          <w:numId w:val="13"/>
        </w:numPr>
        <w:spacing w:line="360" w:lineRule="auto"/>
        <w:contextualSpacing/>
        <w:jc w:val="both"/>
        <w:rPr>
          <w:ins w:id="8115" w:author="Chara Katiri" w:date="2015-04-11T21:43:00Z"/>
          <w:rFonts w:ascii="Times" w:hAnsi="Times" w:cs="Times New Roman"/>
          <w:color w:val="auto"/>
          <w:sz w:val="22"/>
          <w:szCs w:val="22"/>
          <w:lang w:val="en-GB"/>
          <w:rPrChange w:id="8116" w:author="Chara Katiri" w:date="2015-05-12T13:05:00Z">
            <w:rPr>
              <w:ins w:id="8117" w:author="Chara Katiri" w:date="2015-04-11T21:43:00Z"/>
              <w:rFonts w:ascii="Times" w:hAnsi="Times" w:cs="Times New Roman"/>
              <w:color w:val="auto"/>
              <w:sz w:val="22"/>
              <w:szCs w:val="22"/>
              <w:lang w:val="en-GB"/>
            </w:rPr>
          </w:rPrChange>
        </w:rPr>
        <w:pPrChange w:id="8118" w:author="Chara Katiri" w:date="2015-05-12T13:05:00Z">
          <w:pPr>
            <w:pStyle w:val="Heading2"/>
            <w:numPr>
              <w:ilvl w:val="2"/>
              <w:numId w:val="13"/>
            </w:numPr>
            <w:spacing w:line="360" w:lineRule="auto"/>
            <w:ind w:left="1224" w:hanging="504"/>
            <w:contextualSpacing/>
            <w:jc w:val="both"/>
          </w:pPr>
        </w:pPrChange>
      </w:pPr>
      <w:bookmarkStart w:id="8119" w:name="_Toc292730869"/>
      <w:commentRangeStart w:id="8120"/>
      <w:ins w:id="8121" w:author="Chara Katiri" w:date="2015-04-11T21:43:00Z">
        <w:r w:rsidRPr="00F758B3">
          <w:rPr>
            <w:rFonts w:ascii="Times" w:hAnsi="Times" w:cs="Times New Roman"/>
            <w:color w:val="auto"/>
            <w:sz w:val="22"/>
            <w:szCs w:val="22"/>
            <w:lang w:val="en-GB"/>
            <w:rPrChange w:id="8122" w:author="Chara Katiri" w:date="2015-05-12T13:05:00Z">
              <w:rPr>
                <w:rFonts w:ascii="Times" w:hAnsi="Times" w:cs="Times New Roman"/>
                <w:color w:val="auto"/>
                <w:sz w:val="22"/>
                <w:szCs w:val="22"/>
                <w:lang w:val="en-GB"/>
              </w:rPr>
            </w:rPrChange>
          </w:rPr>
          <w:t xml:space="preserve">System constraints </w:t>
        </w:r>
      </w:ins>
      <w:commentRangeEnd w:id="8120"/>
      <w:ins w:id="8123" w:author="Chara Katiri" w:date="2015-04-11T22:35:00Z">
        <w:r w:rsidR="00F64192" w:rsidRPr="00F758B3">
          <w:rPr>
            <w:rStyle w:val="CommentReference"/>
            <w:rFonts w:ascii="Times" w:eastAsiaTheme="minorEastAsia" w:hAnsi="Times" w:cstheme="minorBidi"/>
            <w:b w:val="0"/>
            <w:bCs w:val="0"/>
            <w:color w:val="auto"/>
            <w:sz w:val="22"/>
            <w:szCs w:val="22"/>
            <w:rPrChange w:id="8124" w:author="Chara Katiri" w:date="2015-05-12T13:05:00Z">
              <w:rPr>
                <w:rStyle w:val="CommentReference"/>
                <w:rFonts w:ascii="Times" w:eastAsiaTheme="minorEastAsia" w:hAnsi="Times" w:cstheme="minorBidi"/>
                <w:b w:val="0"/>
                <w:bCs w:val="0"/>
                <w:color w:val="auto"/>
                <w:sz w:val="22"/>
                <w:szCs w:val="22"/>
              </w:rPr>
            </w:rPrChange>
          </w:rPr>
          <w:commentReference w:id="8120"/>
        </w:r>
      </w:ins>
      <w:bookmarkEnd w:id="8119"/>
    </w:p>
    <w:p w14:paraId="2FEA230D" w14:textId="353B1988" w:rsidR="003D25E2" w:rsidRPr="00F758B3" w:rsidRDefault="003D25E2" w:rsidP="00F758B3">
      <w:pPr>
        <w:pStyle w:val="ListParagraph"/>
        <w:spacing w:line="360" w:lineRule="auto"/>
        <w:ind w:left="1276"/>
        <w:jc w:val="both"/>
        <w:rPr>
          <w:ins w:id="8125" w:author="Chara Katiri" w:date="2015-05-09T13:40:00Z"/>
          <w:rFonts w:ascii="Times" w:hAnsi="Times"/>
          <w:sz w:val="22"/>
          <w:szCs w:val="22"/>
          <w:rPrChange w:id="8126" w:author="Chara Katiri" w:date="2015-05-12T13:05:00Z">
            <w:rPr>
              <w:ins w:id="8127" w:author="Chara Katiri" w:date="2015-05-09T13:40:00Z"/>
              <w:rFonts w:ascii="Times" w:hAnsi="Times"/>
              <w:sz w:val="22"/>
              <w:szCs w:val="22"/>
            </w:rPr>
          </w:rPrChange>
        </w:rPr>
        <w:pPrChange w:id="8128" w:author="Chara Katiri" w:date="2015-05-12T13:05:00Z">
          <w:pPr>
            <w:pStyle w:val="Heading2"/>
            <w:numPr>
              <w:ilvl w:val="2"/>
              <w:numId w:val="13"/>
            </w:numPr>
            <w:spacing w:line="360" w:lineRule="auto"/>
            <w:ind w:left="1224" w:hanging="504"/>
            <w:contextualSpacing/>
            <w:jc w:val="both"/>
          </w:pPr>
        </w:pPrChange>
      </w:pPr>
      <w:ins w:id="8129" w:author="Chara Katiri" w:date="2015-05-09T13:40:00Z">
        <w:r w:rsidRPr="00F758B3">
          <w:rPr>
            <w:rFonts w:ascii="Times" w:hAnsi="Times"/>
            <w:sz w:val="22"/>
            <w:szCs w:val="22"/>
            <w:rPrChange w:id="8130" w:author="Chara Katiri" w:date="2015-05-12T13:05:00Z">
              <w:rPr>
                <w:rFonts w:ascii="Times" w:hAnsi="Times"/>
                <w:sz w:val="22"/>
                <w:szCs w:val="22"/>
              </w:rPr>
            </w:rPrChange>
          </w:rPr>
          <w:t xml:space="preserve">This section covers the most </w:t>
        </w:r>
      </w:ins>
      <w:ins w:id="8131" w:author="Chara Katiri" w:date="2015-05-09T13:43:00Z">
        <w:r w:rsidRPr="00F758B3">
          <w:rPr>
            <w:rFonts w:ascii="Times" w:hAnsi="Times"/>
            <w:sz w:val="22"/>
            <w:szCs w:val="22"/>
            <w:rPrChange w:id="8132" w:author="Chara Katiri" w:date="2015-05-12T13:05:00Z">
              <w:rPr>
                <w:rFonts w:ascii="Times" w:hAnsi="Times"/>
                <w:sz w:val="22"/>
                <w:szCs w:val="22"/>
              </w:rPr>
            </w:rPrChange>
          </w:rPr>
          <w:t>important</w:t>
        </w:r>
      </w:ins>
      <w:ins w:id="8133" w:author="Chara Katiri" w:date="2015-05-09T13:40:00Z">
        <w:r w:rsidRPr="00F758B3">
          <w:rPr>
            <w:rFonts w:ascii="Times" w:hAnsi="Times"/>
            <w:sz w:val="22"/>
            <w:szCs w:val="22"/>
            <w:rPrChange w:id="8134" w:author="Chara Katiri" w:date="2015-05-12T13:05:00Z">
              <w:rPr>
                <w:rFonts w:ascii="Times" w:hAnsi="Times"/>
                <w:sz w:val="22"/>
                <w:szCs w:val="22"/>
              </w:rPr>
            </w:rPrChange>
          </w:rPr>
          <w:t xml:space="preserve"> system </w:t>
        </w:r>
      </w:ins>
      <w:ins w:id="8135" w:author="Chara Katiri" w:date="2015-05-09T13:43:00Z">
        <w:r w:rsidRPr="00F758B3">
          <w:rPr>
            <w:rFonts w:ascii="Times" w:hAnsi="Times"/>
            <w:sz w:val="22"/>
            <w:szCs w:val="22"/>
            <w:rPrChange w:id="8136" w:author="Chara Katiri" w:date="2015-05-12T13:05:00Z">
              <w:rPr>
                <w:rFonts w:ascii="Times" w:hAnsi="Times"/>
                <w:sz w:val="22"/>
                <w:szCs w:val="22"/>
              </w:rPr>
            </w:rPrChange>
          </w:rPr>
          <w:t>constraints</w:t>
        </w:r>
      </w:ins>
      <w:ins w:id="8137" w:author="Chara Katiri" w:date="2015-05-09T13:40:00Z">
        <w:r w:rsidRPr="00F758B3">
          <w:rPr>
            <w:rFonts w:ascii="Times" w:hAnsi="Times"/>
            <w:sz w:val="22"/>
            <w:szCs w:val="22"/>
            <w:rPrChange w:id="8138" w:author="Chara Katiri" w:date="2015-05-12T13:05:00Z">
              <w:rPr>
                <w:rFonts w:ascii="Times" w:hAnsi="Times"/>
                <w:sz w:val="22"/>
                <w:szCs w:val="22"/>
              </w:rPr>
            </w:rPrChange>
          </w:rPr>
          <w:t xml:space="preserve">: </w:t>
        </w:r>
      </w:ins>
    </w:p>
    <w:p w14:paraId="1839B726" w14:textId="5C8FA280" w:rsidR="00E921E9" w:rsidRPr="00F758B3" w:rsidRDefault="00E921E9" w:rsidP="00F758B3">
      <w:pPr>
        <w:pStyle w:val="ListParagraph"/>
        <w:numPr>
          <w:ilvl w:val="0"/>
          <w:numId w:val="57"/>
        </w:numPr>
        <w:spacing w:line="360" w:lineRule="auto"/>
        <w:ind w:left="426"/>
        <w:jc w:val="both"/>
        <w:rPr>
          <w:ins w:id="8139" w:author="Chara Katiri" w:date="2015-04-11T21:54:00Z"/>
          <w:rFonts w:ascii="Times" w:eastAsia="Times New Roman" w:hAnsi="Times" w:cs="Times New Roman"/>
          <w:sz w:val="22"/>
          <w:szCs w:val="22"/>
          <w:lang w:val="en-GB"/>
          <w:rPrChange w:id="8140" w:author="Chara Katiri" w:date="2015-05-12T13:05:00Z">
            <w:rPr>
              <w:ins w:id="8141" w:author="Chara Katiri" w:date="2015-04-11T21:54:00Z"/>
              <w:rFonts w:ascii="Times" w:hAnsi="Times"/>
              <w:sz w:val="22"/>
              <w:szCs w:val="22"/>
            </w:rPr>
          </w:rPrChange>
        </w:rPr>
        <w:pPrChange w:id="8142" w:author="Chara Katiri" w:date="2015-05-12T13:05:00Z">
          <w:pPr>
            <w:pStyle w:val="Heading2"/>
            <w:numPr>
              <w:ilvl w:val="2"/>
              <w:numId w:val="13"/>
            </w:numPr>
            <w:spacing w:line="360" w:lineRule="auto"/>
            <w:ind w:left="1224" w:hanging="504"/>
            <w:contextualSpacing/>
            <w:jc w:val="both"/>
          </w:pPr>
        </w:pPrChange>
      </w:pPr>
      <w:ins w:id="8143" w:author="Chara Katiri" w:date="2015-04-11T21:50:00Z">
        <w:r w:rsidRPr="00F758B3">
          <w:rPr>
            <w:rFonts w:ascii="Times" w:eastAsia="Times New Roman" w:hAnsi="Times" w:cs="Times New Roman"/>
            <w:sz w:val="22"/>
            <w:szCs w:val="22"/>
            <w:lang w:val="en-GB"/>
            <w:rPrChange w:id="8144" w:author="Chara Katiri" w:date="2015-05-12T13:05:00Z">
              <w:rPr>
                <w:rFonts w:ascii="Times" w:hAnsi="Times"/>
                <w:b w:val="0"/>
                <w:bCs w:val="0"/>
                <w:sz w:val="22"/>
                <w:szCs w:val="22"/>
              </w:rPr>
            </w:rPrChange>
          </w:rPr>
          <w:t xml:space="preserve">Spring Framework </w:t>
        </w:r>
        <w:r w:rsidR="008323E2" w:rsidRPr="00F758B3">
          <w:rPr>
            <w:rFonts w:ascii="Times" w:eastAsia="Times New Roman" w:hAnsi="Times" w:cs="Times New Roman"/>
            <w:sz w:val="22"/>
            <w:szCs w:val="22"/>
            <w:lang w:val="en-GB"/>
            <w:rPrChange w:id="8145" w:author="Chara Katiri" w:date="2015-05-12T13:05:00Z">
              <w:rPr>
                <w:rFonts w:ascii="Times" w:hAnsi="Times"/>
                <w:b w:val="0"/>
                <w:bCs w:val="0"/>
                <w:sz w:val="22"/>
                <w:szCs w:val="22"/>
              </w:rPr>
            </w:rPrChange>
          </w:rPr>
          <w:t xml:space="preserve">4.0 </w:t>
        </w:r>
      </w:ins>
      <w:ins w:id="8146" w:author="Chara Katiri" w:date="2015-04-11T21:51:00Z">
        <w:r w:rsidRPr="00F758B3">
          <w:rPr>
            <w:rFonts w:ascii="Times" w:eastAsia="Times New Roman" w:hAnsi="Times" w:cs="Times New Roman"/>
            <w:sz w:val="22"/>
            <w:szCs w:val="22"/>
            <w:lang w:val="en-GB"/>
            <w:rPrChange w:id="8147" w:author="Chara Katiri" w:date="2015-05-12T13:05:00Z">
              <w:rPr>
                <w:rFonts w:ascii="Times" w:hAnsi="Times"/>
                <w:b w:val="0"/>
                <w:bCs w:val="0"/>
                <w:sz w:val="22"/>
                <w:szCs w:val="22"/>
              </w:rPr>
            </w:rPrChange>
          </w:rPr>
          <w:t>is</w:t>
        </w:r>
      </w:ins>
      <w:ins w:id="8148" w:author="Chara Katiri" w:date="2015-04-11T21:50:00Z">
        <w:r w:rsidR="008323E2" w:rsidRPr="00F758B3">
          <w:rPr>
            <w:rFonts w:ascii="Times" w:eastAsia="Times New Roman" w:hAnsi="Times" w:cs="Times New Roman"/>
            <w:sz w:val="22"/>
            <w:szCs w:val="22"/>
            <w:lang w:val="en-GB"/>
            <w:rPrChange w:id="8149" w:author="Chara Katiri" w:date="2015-05-12T13:05:00Z">
              <w:rPr>
                <w:rFonts w:ascii="Times" w:hAnsi="Times"/>
                <w:b w:val="0"/>
                <w:bCs w:val="0"/>
                <w:sz w:val="22"/>
                <w:szCs w:val="22"/>
              </w:rPr>
            </w:rPrChange>
          </w:rPr>
          <w:t xml:space="preserve"> the latest version</w:t>
        </w:r>
      </w:ins>
      <w:ins w:id="8150" w:author="Chara Katiri" w:date="2015-04-11T21:51:00Z">
        <w:r w:rsidRPr="00F758B3">
          <w:rPr>
            <w:rFonts w:ascii="Times" w:eastAsia="Times New Roman" w:hAnsi="Times" w:cs="Times New Roman"/>
            <w:sz w:val="22"/>
            <w:szCs w:val="22"/>
            <w:lang w:val="en-GB"/>
            <w:rPrChange w:id="8151" w:author="Chara Katiri" w:date="2015-05-12T13:05:00Z">
              <w:rPr>
                <w:rFonts w:ascii="Times" w:hAnsi="Times"/>
                <w:b w:val="0"/>
                <w:bCs w:val="0"/>
                <w:sz w:val="22"/>
                <w:szCs w:val="22"/>
              </w:rPr>
            </w:rPrChange>
          </w:rPr>
          <w:t xml:space="preserve"> released and it requires minimum Java SE 6 and above.  </w:t>
        </w:r>
      </w:ins>
      <w:ins w:id="8152" w:author="Chara Katiri" w:date="2015-04-11T21:54:00Z">
        <w:r w:rsidRPr="00F758B3">
          <w:rPr>
            <w:rFonts w:ascii="Times" w:eastAsia="Times New Roman" w:hAnsi="Times" w:cs="Times New Roman"/>
            <w:sz w:val="22"/>
            <w:szCs w:val="22"/>
            <w:lang w:val="en-GB"/>
            <w:rPrChange w:id="8153" w:author="Chara Katiri" w:date="2015-05-12T13:05:00Z">
              <w:rPr>
                <w:rFonts w:ascii="Times" w:hAnsi="Times"/>
                <w:b w:val="0"/>
                <w:bCs w:val="0"/>
                <w:sz w:val="22"/>
                <w:szCs w:val="22"/>
              </w:rPr>
            </w:rPrChange>
          </w:rPr>
          <w:t>Spring Framework 4.0 supports fully Java 8 features</w:t>
        </w:r>
      </w:ins>
      <w:ins w:id="8154" w:author="Chara Katiri" w:date="2015-04-11T21:55:00Z">
        <w:r w:rsidRPr="00F758B3">
          <w:rPr>
            <w:rFonts w:ascii="Times" w:eastAsia="Times New Roman" w:hAnsi="Times" w:cs="Times New Roman"/>
            <w:sz w:val="22"/>
            <w:szCs w:val="22"/>
            <w:lang w:val="en-GB"/>
            <w:rPrChange w:id="8155" w:author="Chara Katiri" w:date="2015-05-12T13:05:00Z">
              <w:rPr>
                <w:rFonts w:ascii="Times" w:hAnsi="Times"/>
                <w:b w:val="0"/>
                <w:bCs w:val="0"/>
                <w:sz w:val="22"/>
                <w:szCs w:val="22"/>
              </w:rPr>
            </w:rPrChange>
          </w:rPr>
          <w:t xml:space="preserve"> and use of Java 7 or above is </w:t>
        </w:r>
      </w:ins>
      <w:ins w:id="8156" w:author="Chara Katiri" w:date="2015-04-11T21:56:00Z">
        <w:r w:rsidRPr="00F758B3">
          <w:rPr>
            <w:rFonts w:ascii="Times" w:eastAsia="Times New Roman" w:hAnsi="Times" w:cs="Times New Roman"/>
            <w:sz w:val="22"/>
            <w:szCs w:val="22"/>
            <w:lang w:val="en-GB"/>
            <w:rPrChange w:id="8157" w:author="Chara Katiri" w:date="2015-05-12T13:05:00Z">
              <w:rPr>
                <w:rFonts w:ascii="Times" w:hAnsi="Times"/>
                <w:b w:val="0"/>
                <w:bCs w:val="0"/>
                <w:sz w:val="22"/>
                <w:szCs w:val="22"/>
              </w:rPr>
            </w:rPrChange>
          </w:rPr>
          <w:t xml:space="preserve">recommended </w:t>
        </w:r>
      </w:ins>
      <w:sdt>
        <w:sdtPr>
          <w:rPr>
            <w:rFonts w:ascii="Times" w:eastAsia="Times New Roman" w:hAnsi="Times" w:cs="Times New Roman"/>
            <w:sz w:val="22"/>
            <w:szCs w:val="22"/>
            <w:lang w:val="en-GB"/>
            <w:rPrChange w:id="8158" w:author="Chara Katiri" w:date="2015-05-12T13:05:00Z">
              <w:rPr>
                <w:rFonts w:ascii="Times" w:eastAsia="Times New Roman" w:hAnsi="Times" w:cs="Times New Roman"/>
                <w:sz w:val="22"/>
                <w:szCs w:val="22"/>
                <w:lang w:val="en-GB"/>
              </w:rPr>
            </w:rPrChange>
          </w:rPr>
          <w:id w:val="-561099701"/>
          <w:citation/>
        </w:sdtPr>
        <w:sdtContent>
          <w:r w:rsidR="006F1D20" w:rsidRPr="00F758B3">
            <w:rPr>
              <w:rFonts w:ascii="Times" w:eastAsia="Times New Roman" w:hAnsi="Times" w:cs="Times New Roman"/>
              <w:sz w:val="22"/>
              <w:szCs w:val="22"/>
              <w:lang w:val="en-GB"/>
              <w:rPrChange w:id="8159" w:author="Chara Katiri" w:date="2015-05-12T13:05:00Z">
                <w:rPr>
                  <w:rFonts w:ascii="Times" w:hAnsi="Times"/>
                  <w:b w:val="0"/>
                  <w:bCs w:val="0"/>
                  <w:sz w:val="22"/>
                  <w:szCs w:val="22"/>
                </w:rPr>
              </w:rPrChange>
            </w:rPr>
            <w:fldChar w:fldCharType="begin"/>
          </w:r>
          <w:r w:rsidR="006F1D20" w:rsidRPr="00F758B3">
            <w:rPr>
              <w:rFonts w:ascii="Times" w:eastAsia="Times New Roman" w:hAnsi="Times" w:cs="Times New Roman"/>
              <w:sz w:val="22"/>
              <w:szCs w:val="22"/>
              <w:lang w:val="en-GB"/>
              <w:rPrChange w:id="8160" w:author="Chara Katiri" w:date="2015-05-12T13:05:00Z">
                <w:rPr>
                  <w:rFonts w:ascii="Times" w:hAnsi="Times"/>
                  <w:b w:val="0"/>
                  <w:bCs w:val="0"/>
                  <w:sz w:val="22"/>
                  <w:szCs w:val="22"/>
                </w:rPr>
              </w:rPrChange>
            </w:rPr>
            <w:instrText xml:space="preserve"> CITATION Doc152 \l 1033 </w:instrText>
          </w:r>
          <w:r w:rsidR="006F1D20" w:rsidRPr="00F758B3">
            <w:rPr>
              <w:rFonts w:ascii="Times" w:eastAsia="Times New Roman" w:hAnsi="Times" w:cs="Times New Roman"/>
              <w:sz w:val="22"/>
              <w:szCs w:val="22"/>
              <w:lang w:val="en-GB"/>
              <w:rPrChange w:id="8161" w:author="Chara Katiri" w:date="2015-05-12T13:05:00Z">
                <w:rPr>
                  <w:rFonts w:ascii="Times" w:hAnsi="Times"/>
                  <w:b w:val="0"/>
                  <w:bCs w:val="0"/>
                  <w:sz w:val="22"/>
                  <w:szCs w:val="22"/>
                </w:rPr>
              </w:rPrChange>
            </w:rPr>
            <w:fldChar w:fldCharType="separate"/>
          </w:r>
          <w:r w:rsidR="00B7160F" w:rsidRPr="00F758B3">
            <w:rPr>
              <w:rFonts w:ascii="Times" w:eastAsia="Times New Roman" w:hAnsi="Times" w:cs="Times New Roman"/>
              <w:sz w:val="22"/>
              <w:szCs w:val="22"/>
              <w:lang w:val="en-GB"/>
              <w:rPrChange w:id="8162" w:author="Chara Katiri" w:date="2015-05-12T13:05:00Z">
                <w:rPr>
                  <w:rFonts w:ascii="Times" w:eastAsia="Times New Roman" w:hAnsi="Times" w:cs="Times New Roman"/>
                  <w:b w:val="0"/>
                  <w:bCs w:val="0"/>
                  <w:noProof/>
                  <w:sz w:val="22"/>
                  <w:szCs w:val="22"/>
                  <w:shd w:val="clear" w:color="auto" w:fill="FFFFFF"/>
                  <w:lang w:val="en-GB"/>
                </w:rPr>
              </w:rPrChange>
            </w:rPr>
            <w:t>[</w:t>
          </w:r>
          <w:r w:rsidR="00B7160F" w:rsidRPr="00F758B3">
            <w:rPr>
              <w:rFonts w:ascii="Times" w:eastAsia="Times New Roman" w:hAnsi="Times" w:cs="Times New Roman"/>
              <w:sz w:val="22"/>
              <w:szCs w:val="22"/>
              <w:lang w:val="en-GB"/>
              <w:rPrChange w:id="8163" w:author="Chara Katiri" w:date="2015-05-12T13:05:00Z">
                <w:rPr>
                  <w:rFonts w:ascii="Times" w:eastAsia="Times New Roman" w:hAnsi="Times" w:cs="Times New Roman"/>
                  <w:b w:val="0"/>
                  <w:bCs w:val="0"/>
                  <w:noProof/>
                  <w:sz w:val="22"/>
                  <w:szCs w:val="22"/>
                  <w:shd w:val="clear" w:color="auto" w:fill="FFFFFF"/>
                  <w:lang w:val="en-GB"/>
                </w:rPr>
              </w:rPrChange>
            </w:rPr>
            <w:fldChar w:fldCharType="begin"/>
          </w:r>
          <w:r w:rsidR="00B7160F" w:rsidRPr="00F758B3">
            <w:rPr>
              <w:rFonts w:ascii="Times" w:eastAsia="Times New Roman" w:hAnsi="Times" w:cs="Times New Roman"/>
              <w:sz w:val="22"/>
              <w:szCs w:val="22"/>
              <w:lang w:val="en-GB"/>
              <w:rPrChange w:id="8164" w:author="Chara Katiri" w:date="2015-05-12T13:05:00Z">
                <w:rPr>
                  <w:rFonts w:ascii="Times" w:eastAsia="Times New Roman" w:hAnsi="Times" w:cs="Times New Roman"/>
                  <w:b w:val="0"/>
                  <w:bCs w:val="0"/>
                  <w:noProof/>
                  <w:sz w:val="22"/>
                  <w:szCs w:val="22"/>
                  <w:shd w:val="clear" w:color="auto" w:fill="FFFFFF"/>
                  <w:lang w:val="en-GB"/>
                </w:rPr>
              </w:rPrChange>
            </w:rPr>
            <w:instrText xml:space="preserve"> HYPERLINK "" \l "Doc152" </w:instrText>
          </w:r>
          <w:r w:rsidR="00B7160F" w:rsidRPr="00F758B3">
            <w:rPr>
              <w:rFonts w:ascii="Times" w:eastAsia="Times New Roman" w:hAnsi="Times" w:cs="Times New Roman"/>
              <w:sz w:val="22"/>
              <w:szCs w:val="22"/>
              <w:lang w:val="en-GB"/>
              <w:rPrChange w:id="8165" w:author="Chara Katiri" w:date="2015-05-12T13:05:00Z">
                <w:rPr>
                  <w:rFonts w:ascii="Times" w:eastAsia="Times New Roman" w:hAnsi="Times" w:cs="Times New Roman"/>
                  <w:b w:val="0"/>
                  <w:bCs w:val="0"/>
                  <w:noProof/>
                  <w:sz w:val="22"/>
                  <w:szCs w:val="22"/>
                  <w:shd w:val="clear" w:color="auto" w:fill="FFFFFF"/>
                  <w:lang w:val="en-GB"/>
                </w:rPr>
              </w:rPrChange>
            </w:rPr>
            <w:fldChar w:fldCharType="separate"/>
          </w:r>
          <w:r w:rsidR="00B7160F" w:rsidRPr="00F758B3">
            <w:rPr>
              <w:rFonts w:ascii="Times" w:hAnsi="Times"/>
              <w:sz w:val="22"/>
              <w:szCs w:val="22"/>
              <w:rPrChange w:id="8166" w:author="Chara Katiri" w:date="2015-05-12T13:05:00Z">
                <w:rPr>
                  <w:rStyle w:val="Heading2Char"/>
                  <w:rFonts w:ascii="Times" w:eastAsia="Times New Roman" w:hAnsi="Times" w:cs="Times New Roman"/>
                  <w:b/>
                  <w:bCs/>
                  <w:noProof/>
                  <w:color w:val="auto"/>
                  <w:sz w:val="22"/>
                  <w:szCs w:val="22"/>
                  <w:shd w:val="clear" w:color="auto" w:fill="FFFFFF"/>
                  <w:lang w:val="en-GB"/>
                </w:rPr>
              </w:rPrChange>
            </w:rPr>
            <w:t>38</w:t>
          </w:r>
          <w:r w:rsidR="00B7160F" w:rsidRPr="00F758B3">
            <w:rPr>
              <w:rFonts w:ascii="Times" w:eastAsia="Times New Roman" w:hAnsi="Times" w:cs="Times New Roman"/>
              <w:sz w:val="22"/>
              <w:szCs w:val="22"/>
              <w:lang w:val="en-GB"/>
              <w:rPrChange w:id="8167" w:author="Chara Katiri" w:date="2015-05-12T13:05:00Z">
                <w:rPr>
                  <w:rFonts w:ascii="Times" w:eastAsia="Times New Roman" w:hAnsi="Times" w:cs="Times New Roman"/>
                  <w:b w:val="0"/>
                  <w:bCs w:val="0"/>
                  <w:noProof/>
                  <w:sz w:val="22"/>
                  <w:szCs w:val="22"/>
                  <w:shd w:val="clear" w:color="auto" w:fill="FFFFFF"/>
                  <w:lang w:val="en-GB"/>
                </w:rPr>
              </w:rPrChange>
            </w:rPr>
            <w:fldChar w:fldCharType="end"/>
          </w:r>
          <w:r w:rsidR="00B7160F" w:rsidRPr="00F758B3">
            <w:rPr>
              <w:rFonts w:ascii="Times" w:eastAsia="Times New Roman" w:hAnsi="Times" w:cs="Times New Roman"/>
              <w:sz w:val="22"/>
              <w:szCs w:val="22"/>
              <w:lang w:val="en-GB"/>
              <w:rPrChange w:id="8168" w:author="Chara Katiri" w:date="2015-05-12T13:05:00Z">
                <w:rPr>
                  <w:rFonts w:ascii="Times" w:eastAsia="Times New Roman" w:hAnsi="Times" w:cs="Times New Roman"/>
                  <w:b w:val="0"/>
                  <w:bCs w:val="0"/>
                  <w:noProof/>
                  <w:sz w:val="22"/>
                  <w:szCs w:val="22"/>
                  <w:shd w:val="clear" w:color="auto" w:fill="FFFFFF"/>
                  <w:lang w:val="en-GB"/>
                </w:rPr>
              </w:rPrChange>
            </w:rPr>
            <w:t>]</w:t>
          </w:r>
          <w:r w:rsidR="006F1D20" w:rsidRPr="00F758B3">
            <w:rPr>
              <w:rFonts w:ascii="Times" w:eastAsia="Times New Roman" w:hAnsi="Times" w:cs="Times New Roman"/>
              <w:sz w:val="22"/>
              <w:szCs w:val="22"/>
              <w:lang w:val="en-GB"/>
              <w:rPrChange w:id="8169" w:author="Chara Katiri" w:date="2015-05-12T13:05:00Z">
                <w:rPr>
                  <w:rFonts w:ascii="Times" w:hAnsi="Times"/>
                  <w:b w:val="0"/>
                  <w:bCs w:val="0"/>
                  <w:sz w:val="22"/>
                  <w:szCs w:val="22"/>
                </w:rPr>
              </w:rPrChange>
            </w:rPr>
            <w:fldChar w:fldCharType="end"/>
          </w:r>
        </w:sdtContent>
      </w:sdt>
      <w:r w:rsidR="006F1D20" w:rsidRPr="00F758B3">
        <w:rPr>
          <w:rFonts w:ascii="Times" w:eastAsia="Times New Roman" w:hAnsi="Times" w:cs="Times New Roman"/>
          <w:sz w:val="22"/>
          <w:szCs w:val="22"/>
          <w:lang w:val="en-GB"/>
          <w:rPrChange w:id="8170" w:author="Chara Katiri" w:date="2015-05-12T13:05:00Z">
            <w:rPr>
              <w:rFonts w:ascii="Times" w:hAnsi="Times"/>
              <w:b w:val="0"/>
              <w:bCs w:val="0"/>
              <w:sz w:val="22"/>
              <w:szCs w:val="22"/>
            </w:rPr>
          </w:rPrChange>
        </w:rPr>
        <w:t>.</w:t>
      </w:r>
      <w:ins w:id="8171" w:author="Chara Katiri" w:date="2015-04-11T21:56:00Z">
        <w:r w:rsidRPr="00F758B3">
          <w:rPr>
            <w:rFonts w:ascii="Times" w:eastAsia="Times New Roman" w:hAnsi="Times" w:cs="Times New Roman"/>
            <w:sz w:val="22"/>
            <w:szCs w:val="22"/>
            <w:lang w:val="en-GB"/>
            <w:rPrChange w:id="8172" w:author="Chara Katiri" w:date="2015-05-12T13:05:00Z">
              <w:rPr>
                <w:rFonts w:ascii="Times" w:hAnsi="Times"/>
                <w:b w:val="0"/>
                <w:bCs w:val="0"/>
                <w:sz w:val="22"/>
                <w:szCs w:val="22"/>
              </w:rPr>
            </w:rPrChange>
          </w:rPr>
          <w:t xml:space="preserve"> </w:t>
        </w:r>
      </w:ins>
    </w:p>
    <w:p w14:paraId="576F0D79" w14:textId="604FC576" w:rsidR="00E921E9" w:rsidRPr="00F758B3" w:rsidRDefault="0065420B" w:rsidP="00F758B3">
      <w:pPr>
        <w:pStyle w:val="ListParagraph"/>
        <w:numPr>
          <w:ilvl w:val="0"/>
          <w:numId w:val="57"/>
        </w:numPr>
        <w:spacing w:line="360" w:lineRule="auto"/>
        <w:ind w:left="426"/>
        <w:jc w:val="both"/>
        <w:rPr>
          <w:ins w:id="8173" w:author="Chara Katiri" w:date="2015-04-11T22:33:00Z"/>
          <w:rFonts w:ascii="Times" w:eastAsia="Times New Roman" w:hAnsi="Times" w:cs="Times New Roman"/>
          <w:sz w:val="22"/>
          <w:szCs w:val="22"/>
          <w:lang w:val="en-GB"/>
          <w:rPrChange w:id="8174" w:author="Chara Katiri" w:date="2015-05-12T13:05:00Z">
            <w:rPr>
              <w:ins w:id="8175" w:author="Chara Katiri" w:date="2015-04-11T22:33:00Z"/>
              <w:rFonts w:ascii="Times" w:hAnsi="Times"/>
              <w:sz w:val="22"/>
              <w:szCs w:val="22"/>
            </w:rPr>
          </w:rPrChange>
        </w:rPr>
        <w:pPrChange w:id="8176" w:author="Chara Katiri" w:date="2015-05-12T13:05:00Z">
          <w:pPr>
            <w:pStyle w:val="Heading2"/>
            <w:numPr>
              <w:ilvl w:val="2"/>
              <w:numId w:val="13"/>
            </w:numPr>
            <w:spacing w:line="360" w:lineRule="auto"/>
            <w:ind w:left="1224" w:hanging="504"/>
            <w:contextualSpacing/>
            <w:jc w:val="both"/>
          </w:pPr>
        </w:pPrChange>
      </w:pPr>
      <w:ins w:id="8177" w:author="Chara Katiri" w:date="2015-04-11T22:22:00Z">
        <w:r w:rsidRPr="00F758B3">
          <w:rPr>
            <w:rFonts w:ascii="Times" w:eastAsia="Times New Roman" w:hAnsi="Times" w:cs="Times New Roman"/>
            <w:sz w:val="22"/>
            <w:szCs w:val="22"/>
            <w:lang w:val="en-GB"/>
            <w:rPrChange w:id="8178" w:author="Chara Katiri" w:date="2015-05-12T13:05:00Z">
              <w:rPr>
                <w:rFonts w:ascii="Times" w:hAnsi="Times"/>
                <w:b w:val="0"/>
                <w:bCs w:val="0"/>
                <w:sz w:val="22"/>
                <w:szCs w:val="22"/>
              </w:rPr>
            </w:rPrChange>
          </w:rPr>
          <w:t>Tomcat server</w:t>
        </w:r>
      </w:ins>
      <w:ins w:id="8179" w:author="Chara Katiri" w:date="2015-04-11T22:33:00Z">
        <w:r w:rsidR="00F64192" w:rsidRPr="00F758B3">
          <w:rPr>
            <w:rFonts w:ascii="Times" w:eastAsia="Times New Roman" w:hAnsi="Times" w:cs="Times New Roman"/>
            <w:sz w:val="22"/>
            <w:szCs w:val="22"/>
            <w:lang w:val="en-GB"/>
            <w:rPrChange w:id="8180" w:author="Chara Katiri" w:date="2015-05-12T13:05:00Z">
              <w:rPr>
                <w:rFonts w:ascii="Times" w:hAnsi="Times"/>
                <w:b w:val="0"/>
                <w:bCs w:val="0"/>
                <w:sz w:val="22"/>
                <w:szCs w:val="22"/>
              </w:rPr>
            </w:rPrChange>
          </w:rPr>
          <w:t xml:space="preserve"> is required</w:t>
        </w:r>
      </w:ins>
      <w:ins w:id="8181" w:author="Chara Katiri" w:date="2015-04-11T22:22:00Z">
        <w:r w:rsidRPr="00F758B3">
          <w:rPr>
            <w:rFonts w:ascii="Times" w:eastAsia="Times New Roman" w:hAnsi="Times" w:cs="Times New Roman"/>
            <w:sz w:val="22"/>
            <w:szCs w:val="22"/>
            <w:lang w:val="en-GB"/>
            <w:rPrChange w:id="8182" w:author="Chara Katiri" w:date="2015-05-12T13:05:00Z">
              <w:rPr>
                <w:rFonts w:ascii="Times" w:hAnsi="Times"/>
                <w:b w:val="0"/>
                <w:bCs w:val="0"/>
                <w:sz w:val="22"/>
                <w:szCs w:val="22"/>
              </w:rPr>
            </w:rPrChange>
          </w:rPr>
          <w:t xml:space="preserve">. </w:t>
        </w:r>
      </w:ins>
      <w:ins w:id="8183" w:author="Chara Katiri" w:date="2015-04-11T22:21:00Z">
        <w:r w:rsidRPr="00F758B3">
          <w:rPr>
            <w:rFonts w:ascii="Times" w:eastAsia="Times New Roman" w:hAnsi="Times" w:cs="Times New Roman"/>
            <w:sz w:val="22"/>
            <w:szCs w:val="22"/>
            <w:lang w:val="en-GB"/>
            <w:rPrChange w:id="8184" w:author="Chara Katiri" w:date="2015-05-12T13:05:00Z">
              <w:rPr>
                <w:rFonts w:ascii="Times" w:hAnsi="Times"/>
                <w:b w:val="0"/>
                <w:bCs w:val="0"/>
                <w:sz w:val="22"/>
                <w:szCs w:val="22"/>
              </w:rPr>
            </w:rPrChange>
          </w:rPr>
          <w:t>As shown in ‘The 2014 Leaderboard of Java Tools &amp; Technologies</w:t>
        </w:r>
      </w:ins>
      <w:ins w:id="8185" w:author="Chara Katiri" w:date="2015-04-11T22:22:00Z">
        <w:r w:rsidRPr="00F758B3">
          <w:rPr>
            <w:rFonts w:ascii="Times" w:eastAsia="Times New Roman" w:hAnsi="Times" w:cs="Times New Roman"/>
            <w:sz w:val="22"/>
            <w:szCs w:val="22"/>
            <w:lang w:val="en-GB"/>
            <w:rPrChange w:id="8186" w:author="Chara Katiri" w:date="2015-05-12T13:05:00Z">
              <w:rPr>
                <w:rFonts w:ascii="Times" w:hAnsi="Times"/>
                <w:b w:val="0"/>
                <w:bCs w:val="0"/>
                <w:sz w:val="22"/>
                <w:szCs w:val="22"/>
              </w:rPr>
            </w:rPrChange>
          </w:rPr>
          <w:t xml:space="preserve">’ </w:t>
        </w:r>
      </w:ins>
      <w:sdt>
        <w:sdtPr>
          <w:rPr>
            <w:rFonts w:ascii="Times" w:eastAsia="Times New Roman" w:hAnsi="Times" w:cs="Times New Roman"/>
            <w:sz w:val="22"/>
            <w:szCs w:val="22"/>
            <w:lang w:val="en-GB"/>
            <w:rPrChange w:id="8187" w:author="Chara Katiri" w:date="2015-05-12T13:05:00Z">
              <w:rPr>
                <w:rFonts w:ascii="Times" w:eastAsia="Times New Roman" w:hAnsi="Times" w:cs="Times New Roman"/>
                <w:sz w:val="22"/>
                <w:szCs w:val="22"/>
                <w:lang w:val="en-GB"/>
              </w:rPr>
            </w:rPrChange>
          </w:rPr>
          <w:id w:val="82342472"/>
          <w:citation/>
        </w:sdtPr>
        <w:sdtContent>
          <w:r w:rsidR="006F1D20" w:rsidRPr="00F758B3">
            <w:rPr>
              <w:rFonts w:ascii="Times" w:eastAsia="Times New Roman" w:hAnsi="Times" w:cs="Times New Roman"/>
              <w:sz w:val="22"/>
              <w:szCs w:val="22"/>
              <w:lang w:val="en-GB"/>
              <w:rPrChange w:id="8188" w:author="Chara Katiri" w:date="2015-05-12T13:05:00Z">
                <w:rPr>
                  <w:rFonts w:ascii="Times" w:hAnsi="Times"/>
                  <w:b w:val="0"/>
                  <w:bCs w:val="0"/>
                  <w:sz w:val="22"/>
                  <w:szCs w:val="22"/>
                </w:rPr>
              </w:rPrChange>
            </w:rPr>
            <w:fldChar w:fldCharType="begin"/>
          </w:r>
          <w:r w:rsidR="006F1D20" w:rsidRPr="00F758B3">
            <w:rPr>
              <w:rFonts w:ascii="Times" w:eastAsia="Times New Roman" w:hAnsi="Times" w:cs="Times New Roman"/>
              <w:sz w:val="22"/>
              <w:szCs w:val="22"/>
              <w:lang w:val="en-GB"/>
              <w:rPrChange w:id="8189" w:author="Chara Katiri" w:date="2015-05-12T13:05:00Z">
                <w:rPr>
                  <w:rFonts w:ascii="Times" w:hAnsi="Times"/>
                  <w:b w:val="0"/>
                  <w:bCs w:val="0"/>
                  <w:sz w:val="22"/>
                  <w:szCs w:val="22"/>
                </w:rPr>
              </w:rPrChange>
            </w:rPr>
            <w:instrText xml:space="preserve"> CITATION Pag14 \l 1033 </w:instrText>
          </w:r>
          <w:r w:rsidR="006F1D20" w:rsidRPr="00F758B3">
            <w:rPr>
              <w:rFonts w:ascii="Times" w:eastAsia="Times New Roman" w:hAnsi="Times" w:cs="Times New Roman"/>
              <w:sz w:val="22"/>
              <w:szCs w:val="22"/>
              <w:lang w:val="en-GB"/>
              <w:rPrChange w:id="8190" w:author="Chara Katiri" w:date="2015-05-12T13:05:00Z">
                <w:rPr>
                  <w:rFonts w:ascii="Times" w:hAnsi="Times"/>
                  <w:b w:val="0"/>
                  <w:bCs w:val="0"/>
                  <w:sz w:val="22"/>
                  <w:szCs w:val="22"/>
                </w:rPr>
              </w:rPrChange>
            </w:rPr>
            <w:fldChar w:fldCharType="separate"/>
          </w:r>
          <w:r w:rsidR="00B7160F" w:rsidRPr="00F758B3">
            <w:rPr>
              <w:rFonts w:ascii="Times" w:eastAsia="Times New Roman" w:hAnsi="Times" w:cs="Times New Roman"/>
              <w:sz w:val="22"/>
              <w:szCs w:val="22"/>
              <w:lang w:val="en-GB"/>
              <w:rPrChange w:id="8191" w:author="Chara Katiri" w:date="2015-05-12T13:05:00Z">
                <w:rPr>
                  <w:rFonts w:ascii="Times" w:eastAsia="Times New Roman" w:hAnsi="Times" w:cs="Times New Roman"/>
                  <w:b w:val="0"/>
                  <w:bCs w:val="0"/>
                  <w:noProof/>
                  <w:sz w:val="22"/>
                  <w:szCs w:val="22"/>
                  <w:shd w:val="clear" w:color="auto" w:fill="FFFFFF"/>
                  <w:lang w:val="en-GB"/>
                </w:rPr>
              </w:rPrChange>
            </w:rPr>
            <w:t>[</w:t>
          </w:r>
          <w:r w:rsidR="00B7160F" w:rsidRPr="00F758B3">
            <w:rPr>
              <w:rFonts w:ascii="Times" w:eastAsia="Times New Roman" w:hAnsi="Times" w:cs="Times New Roman"/>
              <w:sz w:val="22"/>
              <w:szCs w:val="22"/>
              <w:lang w:val="en-GB"/>
              <w:rPrChange w:id="8192" w:author="Chara Katiri" w:date="2015-05-12T13:05:00Z">
                <w:rPr>
                  <w:rFonts w:ascii="Times" w:eastAsia="Times New Roman" w:hAnsi="Times" w:cs="Times New Roman"/>
                  <w:b w:val="0"/>
                  <w:bCs w:val="0"/>
                  <w:noProof/>
                  <w:sz w:val="22"/>
                  <w:szCs w:val="22"/>
                  <w:shd w:val="clear" w:color="auto" w:fill="FFFFFF"/>
                  <w:lang w:val="en-GB"/>
                </w:rPr>
              </w:rPrChange>
            </w:rPr>
            <w:fldChar w:fldCharType="begin"/>
          </w:r>
          <w:r w:rsidR="00B7160F" w:rsidRPr="00F758B3">
            <w:rPr>
              <w:rFonts w:ascii="Times" w:eastAsia="Times New Roman" w:hAnsi="Times" w:cs="Times New Roman"/>
              <w:sz w:val="22"/>
              <w:szCs w:val="22"/>
              <w:lang w:val="en-GB"/>
              <w:rPrChange w:id="8193" w:author="Chara Katiri" w:date="2015-05-12T13:05:00Z">
                <w:rPr>
                  <w:rFonts w:ascii="Times" w:eastAsia="Times New Roman" w:hAnsi="Times" w:cs="Times New Roman"/>
                  <w:b w:val="0"/>
                  <w:bCs w:val="0"/>
                  <w:noProof/>
                  <w:sz w:val="22"/>
                  <w:szCs w:val="22"/>
                  <w:shd w:val="clear" w:color="auto" w:fill="FFFFFF"/>
                  <w:lang w:val="en-GB"/>
                </w:rPr>
              </w:rPrChange>
            </w:rPr>
            <w:instrText xml:space="preserve"> HYPERLINK "" \l "Pag14" </w:instrText>
          </w:r>
          <w:r w:rsidR="00B7160F" w:rsidRPr="00F758B3">
            <w:rPr>
              <w:rFonts w:ascii="Times" w:eastAsia="Times New Roman" w:hAnsi="Times" w:cs="Times New Roman"/>
              <w:sz w:val="22"/>
              <w:szCs w:val="22"/>
              <w:lang w:val="en-GB"/>
              <w:rPrChange w:id="8194" w:author="Chara Katiri" w:date="2015-05-12T13:05:00Z">
                <w:rPr>
                  <w:rFonts w:ascii="Times" w:eastAsia="Times New Roman" w:hAnsi="Times" w:cs="Times New Roman"/>
                  <w:b w:val="0"/>
                  <w:bCs w:val="0"/>
                  <w:noProof/>
                  <w:sz w:val="22"/>
                  <w:szCs w:val="22"/>
                  <w:shd w:val="clear" w:color="auto" w:fill="FFFFFF"/>
                  <w:lang w:val="en-GB"/>
                </w:rPr>
              </w:rPrChange>
            </w:rPr>
            <w:fldChar w:fldCharType="separate"/>
          </w:r>
          <w:r w:rsidR="00B7160F" w:rsidRPr="00F758B3">
            <w:rPr>
              <w:rFonts w:ascii="Times" w:hAnsi="Times"/>
              <w:sz w:val="22"/>
              <w:szCs w:val="22"/>
              <w:rPrChange w:id="8195" w:author="Chara Katiri" w:date="2015-05-12T13:05:00Z">
                <w:rPr>
                  <w:rStyle w:val="Heading2Char"/>
                  <w:rFonts w:ascii="Times" w:eastAsia="Times New Roman" w:hAnsi="Times" w:cs="Times New Roman"/>
                  <w:b/>
                  <w:bCs/>
                  <w:noProof/>
                  <w:color w:val="auto"/>
                  <w:sz w:val="22"/>
                  <w:szCs w:val="22"/>
                  <w:shd w:val="clear" w:color="auto" w:fill="FFFFFF"/>
                  <w:lang w:val="en-GB"/>
                </w:rPr>
              </w:rPrChange>
            </w:rPr>
            <w:t>39</w:t>
          </w:r>
          <w:r w:rsidR="00B7160F" w:rsidRPr="00F758B3">
            <w:rPr>
              <w:rFonts w:ascii="Times" w:eastAsia="Times New Roman" w:hAnsi="Times" w:cs="Times New Roman"/>
              <w:sz w:val="22"/>
              <w:szCs w:val="22"/>
              <w:lang w:val="en-GB"/>
              <w:rPrChange w:id="8196" w:author="Chara Katiri" w:date="2015-05-12T13:05:00Z">
                <w:rPr>
                  <w:rFonts w:ascii="Times" w:eastAsia="Times New Roman" w:hAnsi="Times" w:cs="Times New Roman"/>
                  <w:b w:val="0"/>
                  <w:bCs w:val="0"/>
                  <w:noProof/>
                  <w:sz w:val="22"/>
                  <w:szCs w:val="22"/>
                  <w:shd w:val="clear" w:color="auto" w:fill="FFFFFF"/>
                  <w:lang w:val="en-GB"/>
                </w:rPr>
              </w:rPrChange>
            </w:rPr>
            <w:fldChar w:fldCharType="end"/>
          </w:r>
          <w:r w:rsidR="00B7160F" w:rsidRPr="00F758B3">
            <w:rPr>
              <w:rFonts w:ascii="Times" w:eastAsia="Times New Roman" w:hAnsi="Times" w:cs="Times New Roman"/>
              <w:sz w:val="22"/>
              <w:szCs w:val="22"/>
              <w:lang w:val="en-GB"/>
              <w:rPrChange w:id="8197" w:author="Chara Katiri" w:date="2015-05-12T13:05:00Z">
                <w:rPr>
                  <w:rFonts w:ascii="Times" w:eastAsia="Times New Roman" w:hAnsi="Times" w:cs="Times New Roman"/>
                  <w:b w:val="0"/>
                  <w:bCs w:val="0"/>
                  <w:noProof/>
                  <w:sz w:val="22"/>
                  <w:szCs w:val="22"/>
                  <w:shd w:val="clear" w:color="auto" w:fill="FFFFFF"/>
                  <w:lang w:val="en-GB"/>
                </w:rPr>
              </w:rPrChange>
            </w:rPr>
            <w:t>]</w:t>
          </w:r>
          <w:r w:rsidR="006F1D20" w:rsidRPr="00F758B3">
            <w:rPr>
              <w:rFonts w:ascii="Times" w:eastAsia="Times New Roman" w:hAnsi="Times" w:cs="Times New Roman"/>
              <w:sz w:val="22"/>
              <w:szCs w:val="22"/>
              <w:lang w:val="en-GB"/>
              <w:rPrChange w:id="8198" w:author="Chara Katiri" w:date="2015-05-12T13:05:00Z">
                <w:rPr>
                  <w:rFonts w:ascii="Times" w:hAnsi="Times"/>
                  <w:b w:val="0"/>
                  <w:bCs w:val="0"/>
                  <w:sz w:val="22"/>
                  <w:szCs w:val="22"/>
                </w:rPr>
              </w:rPrChange>
            </w:rPr>
            <w:fldChar w:fldCharType="end"/>
          </w:r>
        </w:sdtContent>
      </w:sdt>
      <w:ins w:id="8199" w:author="Chara Katiri" w:date="2015-04-11T22:30:00Z">
        <w:r w:rsidRPr="00F758B3">
          <w:rPr>
            <w:rFonts w:ascii="Times" w:eastAsia="Times New Roman" w:hAnsi="Times" w:cs="Times New Roman"/>
            <w:sz w:val="22"/>
            <w:szCs w:val="22"/>
            <w:lang w:val="en-GB"/>
            <w:rPrChange w:id="8200" w:author="Chara Katiri" w:date="2015-05-12T13:05:00Z">
              <w:rPr>
                <w:rFonts w:ascii="Times" w:hAnsi="Times"/>
                <w:b w:val="0"/>
                <w:bCs w:val="0"/>
                <w:sz w:val="22"/>
                <w:szCs w:val="22"/>
              </w:rPr>
            </w:rPrChange>
          </w:rPr>
          <w:t xml:space="preserve"> </w:t>
        </w:r>
      </w:ins>
      <w:ins w:id="8201" w:author="Chara Katiri" w:date="2015-04-11T22:23:00Z">
        <w:r w:rsidRPr="00F758B3">
          <w:rPr>
            <w:rFonts w:ascii="Times" w:eastAsia="Times New Roman" w:hAnsi="Times" w:cs="Times New Roman"/>
            <w:sz w:val="22"/>
            <w:szCs w:val="22"/>
            <w:lang w:val="en-GB"/>
            <w:rPrChange w:id="8202" w:author="Chara Katiri" w:date="2015-05-12T13:05:00Z">
              <w:rPr>
                <w:rFonts w:ascii="Times" w:hAnsi="Times"/>
                <w:b w:val="0"/>
                <w:bCs w:val="0"/>
                <w:sz w:val="22"/>
                <w:szCs w:val="22"/>
              </w:rPr>
            </w:rPrChange>
          </w:rPr>
          <w:t>Tomcat is the most popular application server</w:t>
        </w:r>
      </w:ins>
      <w:ins w:id="8203" w:author="Chara Katiri" w:date="2015-04-11T22:30:00Z">
        <w:r w:rsidRPr="00F758B3">
          <w:rPr>
            <w:rFonts w:ascii="Times" w:eastAsia="Times New Roman" w:hAnsi="Times" w:cs="Times New Roman"/>
            <w:sz w:val="22"/>
            <w:szCs w:val="22"/>
            <w:lang w:val="en-GB"/>
            <w:rPrChange w:id="8204" w:author="Chara Katiri" w:date="2015-05-12T13:05:00Z">
              <w:rPr>
                <w:rFonts w:ascii="Times" w:hAnsi="Times"/>
                <w:b w:val="0"/>
                <w:bCs w:val="0"/>
                <w:sz w:val="22"/>
                <w:szCs w:val="22"/>
              </w:rPr>
            </w:rPrChange>
          </w:rPr>
          <w:t xml:space="preserve"> used in Spring Framework</w:t>
        </w:r>
      </w:ins>
      <w:ins w:id="8205" w:author="Chara Katiri" w:date="2015-04-11T22:23:00Z">
        <w:r w:rsidRPr="00F758B3">
          <w:rPr>
            <w:rFonts w:ascii="Times" w:eastAsia="Times New Roman" w:hAnsi="Times" w:cs="Times New Roman"/>
            <w:sz w:val="22"/>
            <w:szCs w:val="22"/>
            <w:lang w:val="en-GB"/>
            <w:rPrChange w:id="8206" w:author="Chara Katiri" w:date="2015-05-12T13:05:00Z">
              <w:rPr>
                <w:rFonts w:ascii="Times" w:hAnsi="Times"/>
                <w:b w:val="0"/>
                <w:bCs w:val="0"/>
                <w:sz w:val="22"/>
                <w:szCs w:val="22"/>
              </w:rPr>
            </w:rPrChange>
          </w:rPr>
          <w:t>.</w:t>
        </w:r>
      </w:ins>
      <w:ins w:id="8207" w:author="Chara Katiri" w:date="2015-04-11T22:31:00Z">
        <w:r w:rsidR="00F64192" w:rsidRPr="00F758B3">
          <w:rPr>
            <w:rFonts w:ascii="Times" w:eastAsia="Times New Roman" w:hAnsi="Times" w:cs="Times New Roman"/>
            <w:sz w:val="22"/>
            <w:szCs w:val="22"/>
            <w:lang w:val="en-GB"/>
            <w:rPrChange w:id="8208" w:author="Chara Katiri" w:date="2015-05-12T13:05:00Z">
              <w:rPr>
                <w:rFonts w:ascii="Times" w:hAnsi="Times"/>
                <w:b w:val="0"/>
                <w:bCs w:val="0"/>
                <w:sz w:val="22"/>
                <w:szCs w:val="22"/>
              </w:rPr>
            </w:rPrChange>
          </w:rPr>
          <w:t xml:space="preserve"> This is due to the easy of download and installation, tooling support and server configuration. </w:t>
        </w:r>
      </w:ins>
      <w:ins w:id="8209" w:author="Chara Katiri" w:date="2015-04-11T22:23:00Z">
        <w:r w:rsidRPr="00F758B3">
          <w:rPr>
            <w:rFonts w:ascii="Times" w:eastAsia="Times New Roman" w:hAnsi="Times" w:cs="Times New Roman"/>
            <w:sz w:val="22"/>
            <w:szCs w:val="22"/>
            <w:lang w:val="en-GB"/>
            <w:rPrChange w:id="8210" w:author="Chara Katiri" w:date="2015-05-12T13:05:00Z">
              <w:rPr>
                <w:rFonts w:ascii="Times" w:hAnsi="Times"/>
                <w:b w:val="0"/>
                <w:bCs w:val="0"/>
                <w:sz w:val="22"/>
                <w:szCs w:val="22"/>
              </w:rPr>
            </w:rPrChange>
          </w:rPr>
          <w:t xml:space="preserve">  </w:t>
        </w:r>
      </w:ins>
      <w:ins w:id="8211" w:author="Chara Katiri" w:date="2015-04-11T22:22:00Z">
        <w:r w:rsidRPr="00F758B3">
          <w:rPr>
            <w:rFonts w:ascii="Times" w:eastAsia="Times New Roman" w:hAnsi="Times" w:cs="Times New Roman"/>
            <w:sz w:val="22"/>
            <w:szCs w:val="22"/>
            <w:lang w:val="en-GB"/>
            <w:rPrChange w:id="8212" w:author="Chara Katiri" w:date="2015-05-12T13:05:00Z">
              <w:rPr>
                <w:rFonts w:ascii="Times" w:hAnsi="Times"/>
                <w:b w:val="0"/>
                <w:bCs w:val="0"/>
                <w:sz w:val="22"/>
                <w:szCs w:val="22"/>
              </w:rPr>
            </w:rPrChange>
          </w:rPr>
          <w:t xml:space="preserve"> </w:t>
        </w:r>
      </w:ins>
    </w:p>
    <w:p w14:paraId="1FDA9B09" w14:textId="62CD1228" w:rsidR="00F64192" w:rsidRPr="00F758B3" w:rsidRDefault="00F64192" w:rsidP="00F758B3">
      <w:pPr>
        <w:pStyle w:val="ListParagraph"/>
        <w:numPr>
          <w:ilvl w:val="0"/>
          <w:numId w:val="57"/>
        </w:numPr>
        <w:spacing w:line="360" w:lineRule="auto"/>
        <w:ind w:left="426"/>
        <w:jc w:val="both"/>
        <w:rPr>
          <w:ins w:id="8213" w:author="Chara Katiri" w:date="2015-04-11T22:35:00Z"/>
          <w:rFonts w:ascii="Times" w:eastAsia="Times New Roman" w:hAnsi="Times" w:cs="Times New Roman"/>
          <w:sz w:val="22"/>
          <w:szCs w:val="22"/>
          <w:lang w:val="en-GB"/>
          <w:rPrChange w:id="8214" w:author="Chara Katiri" w:date="2015-05-12T13:05:00Z">
            <w:rPr>
              <w:ins w:id="8215" w:author="Chara Katiri" w:date="2015-04-11T22:35:00Z"/>
              <w:rFonts w:ascii="Times" w:hAnsi="Times"/>
              <w:sz w:val="22"/>
              <w:szCs w:val="22"/>
            </w:rPr>
          </w:rPrChange>
        </w:rPr>
        <w:pPrChange w:id="8216" w:author="Chara Katiri" w:date="2015-05-12T13:05:00Z">
          <w:pPr>
            <w:pStyle w:val="Heading2"/>
            <w:numPr>
              <w:ilvl w:val="2"/>
              <w:numId w:val="13"/>
            </w:numPr>
            <w:spacing w:line="360" w:lineRule="auto"/>
            <w:ind w:left="1224" w:hanging="504"/>
            <w:contextualSpacing/>
            <w:jc w:val="both"/>
          </w:pPr>
        </w:pPrChange>
      </w:pPr>
      <w:ins w:id="8217" w:author="Chara Katiri" w:date="2015-04-11T22:33:00Z">
        <w:r w:rsidRPr="00F758B3">
          <w:rPr>
            <w:rFonts w:ascii="Times" w:eastAsia="Times New Roman" w:hAnsi="Times" w:cs="Times New Roman"/>
            <w:sz w:val="22"/>
            <w:szCs w:val="22"/>
            <w:lang w:val="en-GB"/>
            <w:rPrChange w:id="8218" w:author="Chara Katiri" w:date="2015-05-12T13:05:00Z">
              <w:rPr>
                <w:rFonts w:ascii="Times" w:hAnsi="Times"/>
                <w:b w:val="0"/>
                <w:bCs w:val="0"/>
                <w:sz w:val="22"/>
                <w:szCs w:val="22"/>
              </w:rPr>
            </w:rPrChange>
          </w:rPr>
          <w:t xml:space="preserve">MySQL </w:t>
        </w:r>
      </w:ins>
      <w:ins w:id="8219" w:author="Chara Katiri" w:date="2015-04-11T22:34:00Z">
        <w:r w:rsidRPr="00F758B3">
          <w:rPr>
            <w:rFonts w:ascii="Times" w:eastAsia="Times New Roman" w:hAnsi="Times" w:cs="Times New Roman"/>
            <w:sz w:val="22"/>
            <w:szCs w:val="22"/>
            <w:lang w:val="en-GB"/>
            <w:rPrChange w:id="8220" w:author="Chara Katiri" w:date="2015-05-12T13:05:00Z">
              <w:rPr>
                <w:rFonts w:ascii="Times" w:hAnsi="Times"/>
                <w:b w:val="0"/>
                <w:bCs w:val="0"/>
                <w:sz w:val="22"/>
                <w:szCs w:val="22"/>
              </w:rPr>
            </w:rPrChange>
          </w:rPr>
          <w:t>server is required to save user data and items data</w:t>
        </w:r>
      </w:ins>
      <w:ins w:id="8221" w:author="Chara Katiri" w:date="2015-05-09T13:36:00Z">
        <w:r w:rsidR="0072137E" w:rsidRPr="00F758B3">
          <w:rPr>
            <w:rFonts w:ascii="Times" w:eastAsia="Times New Roman" w:hAnsi="Times" w:cs="Times New Roman"/>
            <w:sz w:val="22"/>
            <w:szCs w:val="22"/>
            <w:lang w:val="en-GB"/>
            <w:rPrChange w:id="8222" w:author="Chara Katiri" w:date="2015-05-12T13:05:00Z">
              <w:rPr>
                <w:rFonts w:ascii="Times" w:hAnsi="Times"/>
                <w:b w:val="0"/>
                <w:bCs w:val="0"/>
                <w:sz w:val="22"/>
                <w:szCs w:val="22"/>
              </w:rPr>
            </w:rPrChange>
          </w:rPr>
          <w:t xml:space="preserve"> into the database</w:t>
        </w:r>
      </w:ins>
      <w:ins w:id="8223" w:author="Chara Katiri" w:date="2015-04-11T22:34:00Z">
        <w:r w:rsidRPr="00F758B3">
          <w:rPr>
            <w:rFonts w:ascii="Times" w:eastAsia="Times New Roman" w:hAnsi="Times" w:cs="Times New Roman"/>
            <w:sz w:val="22"/>
            <w:szCs w:val="22"/>
            <w:lang w:val="en-GB"/>
            <w:rPrChange w:id="8224" w:author="Chara Katiri" w:date="2015-05-12T13:05:00Z">
              <w:rPr>
                <w:rFonts w:ascii="Times" w:hAnsi="Times"/>
                <w:b w:val="0"/>
                <w:bCs w:val="0"/>
                <w:sz w:val="22"/>
                <w:szCs w:val="22"/>
              </w:rPr>
            </w:rPrChange>
          </w:rPr>
          <w:t xml:space="preserve">. </w:t>
        </w:r>
      </w:ins>
    </w:p>
    <w:p w14:paraId="73CEBB2F" w14:textId="77777777" w:rsidR="00F64192" w:rsidRPr="00F758B3" w:rsidRDefault="00F64192" w:rsidP="00F758B3">
      <w:pPr>
        <w:pStyle w:val="ListParagraph"/>
        <w:spacing w:line="360" w:lineRule="auto"/>
        <w:ind w:left="1440"/>
        <w:jc w:val="both"/>
        <w:rPr>
          <w:ins w:id="8225" w:author="Chara Katiri" w:date="2015-04-11T21:54:00Z"/>
          <w:rFonts w:ascii="Times" w:hAnsi="Times"/>
          <w:sz w:val="22"/>
          <w:szCs w:val="22"/>
          <w:rPrChange w:id="8226" w:author="Chara Katiri" w:date="2015-05-12T13:05:00Z">
            <w:rPr>
              <w:ins w:id="8227" w:author="Chara Katiri" w:date="2015-04-11T21:54:00Z"/>
              <w:rFonts w:ascii="Times" w:hAnsi="Times"/>
              <w:sz w:val="22"/>
              <w:szCs w:val="22"/>
            </w:rPr>
          </w:rPrChange>
        </w:rPr>
        <w:pPrChange w:id="8228" w:author="Chara Katiri" w:date="2015-05-12T13:05:00Z">
          <w:pPr>
            <w:pStyle w:val="Heading2"/>
            <w:numPr>
              <w:ilvl w:val="2"/>
              <w:numId w:val="13"/>
            </w:numPr>
            <w:spacing w:line="360" w:lineRule="auto"/>
            <w:ind w:left="1224" w:hanging="504"/>
            <w:contextualSpacing/>
            <w:jc w:val="both"/>
          </w:pPr>
        </w:pPrChange>
      </w:pPr>
    </w:p>
    <w:p w14:paraId="0C1B587D" w14:textId="77777777" w:rsidR="003F330E" w:rsidRPr="00F758B3" w:rsidRDefault="003F330E" w:rsidP="00F758B3">
      <w:pPr>
        <w:pStyle w:val="Heading2"/>
        <w:numPr>
          <w:ilvl w:val="2"/>
          <w:numId w:val="13"/>
        </w:numPr>
        <w:spacing w:line="360" w:lineRule="auto"/>
        <w:contextualSpacing/>
        <w:jc w:val="both"/>
        <w:rPr>
          <w:rFonts w:ascii="Times" w:hAnsi="Times" w:cs="Times New Roman"/>
          <w:color w:val="auto"/>
          <w:sz w:val="22"/>
          <w:szCs w:val="22"/>
          <w:lang w:val="en-GB"/>
          <w:rPrChange w:id="8229" w:author="Chara Katiri" w:date="2015-05-12T13:05:00Z">
            <w:rPr>
              <w:rFonts w:ascii="Times" w:hAnsi="Times" w:cs="Times New Roman"/>
              <w:color w:val="auto"/>
              <w:sz w:val="22"/>
              <w:szCs w:val="22"/>
              <w:lang w:val="en-GB"/>
            </w:rPr>
          </w:rPrChange>
        </w:rPr>
        <w:pPrChange w:id="8230" w:author="Chara Katiri" w:date="2015-05-12T13:05:00Z">
          <w:pPr>
            <w:pStyle w:val="Heading2"/>
            <w:numPr>
              <w:ilvl w:val="2"/>
              <w:numId w:val="13"/>
            </w:numPr>
            <w:spacing w:line="360" w:lineRule="auto"/>
            <w:ind w:left="1224" w:hanging="504"/>
            <w:contextualSpacing/>
            <w:jc w:val="both"/>
          </w:pPr>
        </w:pPrChange>
      </w:pPr>
      <w:bookmarkStart w:id="8231" w:name="_Toc292730870"/>
      <w:r w:rsidRPr="00F758B3">
        <w:rPr>
          <w:rFonts w:ascii="Times" w:hAnsi="Times" w:cs="Times New Roman"/>
          <w:color w:val="auto"/>
          <w:sz w:val="22"/>
          <w:szCs w:val="22"/>
          <w:lang w:val="en-GB"/>
          <w:rPrChange w:id="8232" w:author="Chara Katiri" w:date="2015-05-12T13:05:00Z">
            <w:rPr>
              <w:rFonts w:ascii="Times" w:hAnsi="Times" w:cs="Times New Roman"/>
              <w:color w:val="auto"/>
              <w:sz w:val="22"/>
              <w:szCs w:val="22"/>
              <w:lang w:val="en-GB"/>
            </w:rPr>
          </w:rPrChange>
        </w:rPr>
        <w:t>System dependencies</w:t>
      </w:r>
      <w:bookmarkEnd w:id="8231"/>
    </w:p>
    <w:p w14:paraId="36817537" w14:textId="1A4DFB96" w:rsidR="00A75B9B" w:rsidRPr="00F758B3" w:rsidRDefault="003D25E2" w:rsidP="00B777AA">
      <w:pPr>
        <w:spacing w:line="360" w:lineRule="auto"/>
        <w:ind w:firstLine="1134"/>
        <w:contextualSpacing/>
        <w:jc w:val="both"/>
        <w:rPr>
          <w:ins w:id="8233" w:author="Chara Katiri" w:date="2015-04-11T22:53:00Z"/>
          <w:rFonts w:ascii="Times" w:hAnsi="Times"/>
          <w:sz w:val="22"/>
          <w:szCs w:val="22"/>
          <w:rPrChange w:id="8234" w:author="Chara Katiri" w:date="2015-05-12T13:05:00Z">
            <w:rPr>
              <w:ins w:id="8235" w:author="Chara Katiri" w:date="2015-04-11T22:53:00Z"/>
              <w:rFonts w:ascii="Times" w:hAnsi="Times"/>
              <w:sz w:val="22"/>
              <w:szCs w:val="22"/>
            </w:rPr>
          </w:rPrChange>
        </w:rPr>
        <w:pPrChange w:id="8236" w:author="Chara Katiri" w:date="2015-05-12T13:05:00Z">
          <w:pPr>
            <w:pStyle w:val="ListParagraph"/>
            <w:numPr>
              <w:numId w:val="50"/>
            </w:numPr>
            <w:spacing w:line="360" w:lineRule="auto"/>
            <w:ind w:left="1276" w:hanging="589"/>
            <w:jc w:val="both"/>
          </w:pPr>
        </w:pPrChange>
      </w:pPr>
      <w:ins w:id="8237" w:author="Chara Katiri" w:date="2015-05-09T13:37:00Z">
        <w:r w:rsidRPr="00F758B3">
          <w:rPr>
            <w:rFonts w:ascii="Times" w:hAnsi="Times"/>
            <w:sz w:val="22"/>
            <w:szCs w:val="22"/>
            <w:rPrChange w:id="8238" w:author="Chara Katiri" w:date="2015-05-12T13:05:00Z">
              <w:rPr/>
            </w:rPrChange>
          </w:rPr>
          <w:t>A number of</w:t>
        </w:r>
      </w:ins>
      <w:ins w:id="8239" w:author="Chara Katiri" w:date="2015-04-11T22:47:00Z">
        <w:r w:rsidR="002D6E33" w:rsidRPr="00F758B3">
          <w:rPr>
            <w:rFonts w:ascii="Times" w:hAnsi="Times"/>
            <w:sz w:val="22"/>
            <w:szCs w:val="22"/>
            <w:rPrChange w:id="8240" w:author="Chara Katiri" w:date="2015-05-12T13:05:00Z">
              <w:rPr>
                <w:rFonts w:ascii="Times" w:hAnsi="Times"/>
                <w:sz w:val="22"/>
                <w:szCs w:val="22"/>
              </w:rPr>
            </w:rPrChange>
          </w:rPr>
          <w:t xml:space="preserve"> dependencies are required to configure</w:t>
        </w:r>
      </w:ins>
      <w:ins w:id="8241" w:author="Chara Katiri" w:date="2015-04-11T22:48:00Z">
        <w:r w:rsidR="002D6E33" w:rsidRPr="00F758B3">
          <w:rPr>
            <w:rFonts w:ascii="Times" w:hAnsi="Times"/>
            <w:sz w:val="22"/>
            <w:szCs w:val="22"/>
            <w:rPrChange w:id="8242" w:author="Chara Katiri" w:date="2015-05-12T13:05:00Z">
              <w:rPr>
                <w:rFonts w:ascii="Times" w:hAnsi="Times"/>
                <w:sz w:val="22"/>
                <w:szCs w:val="22"/>
              </w:rPr>
            </w:rPrChange>
          </w:rPr>
          <w:t xml:space="preserve"> authentication in</w:t>
        </w:r>
      </w:ins>
      <w:ins w:id="8243" w:author="Chara Katiri" w:date="2015-04-11T22:47:00Z">
        <w:r w:rsidR="002D6E33" w:rsidRPr="00F758B3">
          <w:rPr>
            <w:rFonts w:ascii="Times" w:hAnsi="Times"/>
            <w:sz w:val="22"/>
            <w:szCs w:val="22"/>
            <w:rPrChange w:id="8244" w:author="Chara Katiri" w:date="2015-05-12T13:05:00Z">
              <w:rPr>
                <w:rFonts w:ascii="Times" w:hAnsi="Times"/>
                <w:sz w:val="22"/>
                <w:szCs w:val="22"/>
              </w:rPr>
            </w:rPrChange>
          </w:rPr>
          <w:t xml:space="preserve"> </w:t>
        </w:r>
      </w:ins>
      <w:ins w:id="8245" w:author="Chara Katiri" w:date="2015-04-11T22:40:00Z">
        <w:r w:rsidR="00F64192" w:rsidRPr="00F758B3">
          <w:rPr>
            <w:rFonts w:ascii="Times" w:hAnsi="Times"/>
            <w:sz w:val="22"/>
            <w:szCs w:val="22"/>
            <w:rPrChange w:id="8246" w:author="Chara Katiri" w:date="2015-05-12T13:05:00Z">
              <w:rPr>
                <w:rFonts w:ascii="Times" w:eastAsia="Times New Roman" w:hAnsi="Times" w:cs="Times New Roman"/>
                <w:sz w:val="22"/>
                <w:szCs w:val="22"/>
                <w:highlight w:val="yellow"/>
                <w:lang w:val="en-GB"/>
              </w:rPr>
            </w:rPrChange>
          </w:rPr>
          <w:t xml:space="preserve">Spring </w:t>
        </w:r>
      </w:ins>
      <w:ins w:id="8247" w:author="Chara Katiri" w:date="2015-04-11T22:48:00Z">
        <w:r w:rsidR="002D6E33" w:rsidRPr="00F758B3">
          <w:rPr>
            <w:rFonts w:ascii="Times" w:hAnsi="Times"/>
            <w:sz w:val="22"/>
            <w:szCs w:val="22"/>
            <w:rPrChange w:id="8248" w:author="Chara Katiri" w:date="2015-05-12T13:05:00Z">
              <w:rPr>
                <w:rFonts w:ascii="Times" w:hAnsi="Times"/>
                <w:sz w:val="22"/>
                <w:szCs w:val="22"/>
              </w:rPr>
            </w:rPrChange>
          </w:rPr>
          <w:t xml:space="preserve">MVC </w:t>
        </w:r>
      </w:ins>
      <w:ins w:id="8249" w:author="Chara Katiri" w:date="2015-04-11T22:47:00Z">
        <w:r w:rsidR="002D6E33" w:rsidRPr="00F758B3">
          <w:rPr>
            <w:rFonts w:ascii="Times" w:hAnsi="Times"/>
            <w:sz w:val="22"/>
            <w:szCs w:val="22"/>
            <w:rPrChange w:id="8250" w:author="Chara Katiri" w:date="2015-05-12T13:05:00Z">
              <w:rPr>
                <w:rFonts w:ascii="Times" w:hAnsi="Times"/>
                <w:sz w:val="22"/>
                <w:szCs w:val="22"/>
              </w:rPr>
            </w:rPrChange>
          </w:rPr>
          <w:t>and allow the</w:t>
        </w:r>
      </w:ins>
      <w:ins w:id="8251" w:author="Chara Katiri" w:date="2015-04-11T22:41:00Z">
        <w:r w:rsidR="002D6E33" w:rsidRPr="00F758B3">
          <w:rPr>
            <w:rFonts w:ascii="Times" w:hAnsi="Times"/>
            <w:sz w:val="22"/>
            <w:szCs w:val="22"/>
            <w:rPrChange w:id="8252" w:author="Chara Katiri" w:date="2015-05-12T13:05:00Z">
              <w:rPr>
                <w:rFonts w:ascii="Times" w:hAnsi="Times"/>
                <w:sz w:val="22"/>
                <w:szCs w:val="22"/>
              </w:rPr>
            </w:rPrChange>
          </w:rPr>
          <w:t xml:space="preserve"> application to function. </w:t>
        </w:r>
      </w:ins>
      <w:commentRangeStart w:id="8253"/>
      <w:ins w:id="8254" w:author="Chara Katiri" w:date="2015-04-11T22:49:00Z">
        <w:r w:rsidR="002D6E33" w:rsidRPr="00F758B3">
          <w:rPr>
            <w:rFonts w:ascii="Times" w:hAnsi="Times"/>
            <w:sz w:val="22"/>
            <w:szCs w:val="22"/>
            <w:rPrChange w:id="8255" w:author="Chara Katiri" w:date="2015-05-12T13:05:00Z">
              <w:rPr>
                <w:rFonts w:ascii="Times" w:hAnsi="Times"/>
                <w:sz w:val="22"/>
                <w:szCs w:val="22"/>
              </w:rPr>
            </w:rPrChange>
          </w:rPr>
          <w:t>Some of the dependencies are</w:t>
        </w:r>
      </w:ins>
      <w:commentRangeEnd w:id="8253"/>
      <w:ins w:id="8256" w:author="Chara Katiri" w:date="2015-04-12T02:01:00Z">
        <w:r w:rsidR="005E77F2" w:rsidRPr="00F758B3">
          <w:rPr>
            <w:rStyle w:val="CommentReference"/>
            <w:rFonts w:ascii="Times" w:hAnsi="Times"/>
            <w:sz w:val="22"/>
            <w:szCs w:val="22"/>
            <w:rPrChange w:id="8257" w:author="Chara Katiri" w:date="2015-05-12T13:05:00Z">
              <w:rPr>
                <w:rStyle w:val="CommentReference"/>
              </w:rPr>
            </w:rPrChange>
          </w:rPr>
          <w:commentReference w:id="8253"/>
        </w:r>
      </w:ins>
      <w:ins w:id="8258" w:author="Chara Katiri" w:date="2015-04-11T22:49:00Z">
        <w:r w:rsidR="002D6E33" w:rsidRPr="00F758B3">
          <w:rPr>
            <w:rFonts w:ascii="Times" w:hAnsi="Times"/>
            <w:sz w:val="22"/>
            <w:szCs w:val="22"/>
            <w:rPrChange w:id="8259" w:author="Chara Katiri" w:date="2015-05-12T13:05:00Z">
              <w:rPr>
                <w:rFonts w:ascii="Times" w:hAnsi="Times"/>
                <w:sz w:val="22"/>
                <w:szCs w:val="22"/>
              </w:rPr>
            </w:rPrChange>
          </w:rPr>
          <w:t>:</w:t>
        </w:r>
      </w:ins>
      <w:ins w:id="8260" w:author="Chara Katiri" w:date="2015-04-11T22:50:00Z">
        <w:r w:rsidR="002D6E33" w:rsidRPr="00F758B3">
          <w:rPr>
            <w:rFonts w:ascii="Times" w:hAnsi="Times"/>
            <w:sz w:val="22"/>
            <w:szCs w:val="22"/>
            <w:rPrChange w:id="8261" w:author="Chara Katiri" w:date="2015-05-12T13:05:00Z">
              <w:rPr>
                <w:rFonts w:ascii="Times" w:hAnsi="Times"/>
                <w:sz w:val="22"/>
                <w:szCs w:val="22"/>
              </w:rPr>
            </w:rPrChange>
          </w:rPr>
          <w:t xml:space="preserve"> </w:t>
        </w:r>
      </w:ins>
      <w:sdt>
        <w:sdtPr>
          <w:rPr>
            <w:rFonts w:ascii="Times" w:hAnsi="Times"/>
            <w:sz w:val="22"/>
            <w:szCs w:val="22"/>
            <w:rPrChange w:id="8262" w:author="Chara Katiri" w:date="2015-05-12T13:05:00Z">
              <w:rPr/>
            </w:rPrChange>
          </w:rPr>
          <w:id w:val="-1282028069"/>
          <w:citation/>
        </w:sdtPr>
        <w:sdtContent>
          <w:r w:rsidR="006F1D20" w:rsidRPr="00F758B3">
            <w:rPr>
              <w:rFonts w:ascii="Times" w:hAnsi="Times"/>
              <w:sz w:val="22"/>
              <w:szCs w:val="22"/>
              <w:rPrChange w:id="8263" w:author="Chara Katiri" w:date="2015-05-12T13:05:00Z">
                <w:rPr>
                  <w:rFonts w:ascii="Times" w:hAnsi="Times"/>
                  <w:sz w:val="22"/>
                  <w:szCs w:val="22"/>
                </w:rPr>
              </w:rPrChange>
            </w:rPr>
            <w:fldChar w:fldCharType="begin"/>
          </w:r>
          <w:r w:rsidR="006F1D20" w:rsidRPr="00F758B3">
            <w:rPr>
              <w:rFonts w:ascii="Times" w:hAnsi="Times"/>
              <w:sz w:val="22"/>
              <w:szCs w:val="22"/>
              <w:rPrChange w:id="8264" w:author="Chara Katiri" w:date="2015-05-12T13:05:00Z">
                <w:rPr>
                  <w:rFonts w:ascii="Times" w:hAnsi="Times"/>
                  <w:sz w:val="22"/>
                  <w:szCs w:val="22"/>
                </w:rPr>
              </w:rPrChange>
            </w:rPr>
            <w:instrText xml:space="preserve"> CITATION Doc153 \l 1033 </w:instrText>
          </w:r>
          <w:r w:rsidR="006F1D20" w:rsidRPr="00F758B3">
            <w:rPr>
              <w:rFonts w:ascii="Times" w:hAnsi="Times"/>
              <w:sz w:val="22"/>
              <w:szCs w:val="22"/>
              <w:rPrChange w:id="8265" w:author="Chara Katiri" w:date="2015-05-12T13:05:00Z">
                <w:rPr>
                  <w:rFonts w:ascii="Times" w:hAnsi="Times"/>
                  <w:sz w:val="22"/>
                  <w:szCs w:val="22"/>
                </w:rPr>
              </w:rPrChange>
            </w:rPr>
            <w:fldChar w:fldCharType="separate"/>
          </w:r>
          <w:r w:rsidR="00B7160F" w:rsidRPr="00F758B3">
            <w:rPr>
              <w:rFonts w:ascii="Times" w:hAnsi="Times"/>
              <w:noProof/>
              <w:sz w:val="22"/>
              <w:szCs w:val="22"/>
              <w:rPrChange w:id="8266" w:author="Chara Katiri" w:date="2015-05-12T13:05:00Z">
                <w:rPr>
                  <w:rFonts w:ascii="Times" w:hAnsi="Times"/>
                  <w:noProof/>
                  <w:sz w:val="22"/>
                  <w:szCs w:val="22"/>
                </w:rPr>
              </w:rPrChange>
            </w:rPr>
            <w:t>[</w:t>
          </w:r>
          <w:r w:rsidR="00B7160F" w:rsidRPr="00F758B3">
            <w:rPr>
              <w:rFonts w:ascii="Times" w:hAnsi="Times"/>
              <w:noProof/>
              <w:sz w:val="22"/>
              <w:szCs w:val="22"/>
              <w:rPrChange w:id="8267" w:author="Chara Katiri" w:date="2015-05-12T13:05:00Z">
                <w:rPr>
                  <w:rFonts w:ascii="Times" w:hAnsi="Times"/>
                  <w:noProof/>
                  <w:sz w:val="22"/>
                  <w:szCs w:val="22"/>
                </w:rPr>
              </w:rPrChange>
            </w:rPr>
            <w:fldChar w:fldCharType="begin"/>
          </w:r>
          <w:r w:rsidR="00B7160F" w:rsidRPr="00F758B3">
            <w:rPr>
              <w:rFonts w:ascii="Times" w:hAnsi="Times"/>
              <w:noProof/>
              <w:sz w:val="22"/>
              <w:szCs w:val="22"/>
              <w:rPrChange w:id="8268" w:author="Chara Katiri" w:date="2015-05-12T13:05:00Z">
                <w:rPr>
                  <w:rFonts w:ascii="Times" w:hAnsi="Times"/>
                  <w:noProof/>
                  <w:sz w:val="22"/>
                  <w:szCs w:val="22"/>
                </w:rPr>
              </w:rPrChange>
            </w:rPr>
            <w:instrText xml:space="preserve"> HYPERLINK "" \l "Doc153" </w:instrText>
          </w:r>
          <w:r w:rsidR="00B7160F" w:rsidRPr="00F758B3">
            <w:rPr>
              <w:rFonts w:ascii="Times" w:hAnsi="Times"/>
              <w:noProof/>
              <w:sz w:val="22"/>
              <w:szCs w:val="22"/>
              <w:rPrChange w:id="8269" w:author="Chara Katiri" w:date="2015-05-12T13:05:00Z">
                <w:rPr>
                  <w:rFonts w:ascii="Times" w:hAnsi="Times"/>
                  <w:noProof/>
                  <w:sz w:val="22"/>
                  <w:szCs w:val="22"/>
                </w:rPr>
              </w:rPrChange>
            </w:rPr>
            <w:fldChar w:fldCharType="separate"/>
          </w:r>
          <w:r w:rsidR="00B7160F" w:rsidRPr="00F758B3">
            <w:rPr>
              <w:rStyle w:val="Heading2Char"/>
              <w:rFonts w:ascii="Times" w:eastAsiaTheme="minorEastAsia" w:hAnsi="Times" w:cstheme="minorBidi"/>
              <w:noProof/>
              <w:color w:val="auto"/>
              <w:sz w:val="22"/>
              <w:szCs w:val="22"/>
              <w:rPrChange w:id="8270" w:author="Chara Katiri" w:date="2015-05-12T13:05:00Z">
                <w:rPr>
                  <w:rStyle w:val="Heading2Char"/>
                  <w:rFonts w:ascii="Times" w:eastAsiaTheme="minorEastAsia" w:hAnsi="Times" w:cstheme="minorBidi"/>
                  <w:noProof/>
                  <w:color w:val="auto"/>
                  <w:sz w:val="22"/>
                  <w:szCs w:val="22"/>
                </w:rPr>
              </w:rPrChange>
            </w:rPr>
            <w:t>40</w:t>
          </w:r>
          <w:r w:rsidR="00B7160F" w:rsidRPr="00F758B3">
            <w:rPr>
              <w:rFonts w:ascii="Times" w:hAnsi="Times"/>
              <w:noProof/>
              <w:sz w:val="22"/>
              <w:szCs w:val="22"/>
              <w:rPrChange w:id="8271" w:author="Chara Katiri" w:date="2015-05-12T13:05:00Z">
                <w:rPr>
                  <w:rFonts w:ascii="Times" w:hAnsi="Times"/>
                  <w:noProof/>
                  <w:sz w:val="22"/>
                  <w:szCs w:val="22"/>
                </w:rPr>
              </w:rPrChange>
            </w:rPr>
            <w:fldChar w:fldCharType="end"/>
          </w:r>
          <w:r w:rsidR="00B7160F" w:rsidRPr="00F758B3">
            <w:rPr>
              <w:rFonts w:ascii="Times" w:hAnsi="Times"/>
              <w:noProof/>
              <w:sz w:val="22"/>
              <w:szCs w:val="22"/>
              <w:rPrChange w:id="8272" w:author="Chara Katiri" w:date="2015-05-12T13:05:00Z">
                <w:rPr>
                  <w:rFonts w:ascii="Times" w:hAnsi="Times"/>
                  <w:noProof/>
                  <w:sz w:val="22"/>
                  <w:szCs w:val="22"/>
                </w:rPr>
              </w:rPrChange>
            </w:rPr>
            <w:t>]</w:t>
          </w:r>
          <w:r w:rsidR="006F1D20" w:rsidRPr="00F758B3">
            <w:rPr>
              <w:rFonts w:ascii="Times" w:hAnsi="Times"/>
              <w:sz w:val="22"/>
              <w:szCs w:val="22"/>
              <w:rPrChange w:id="8273" w:author="Chara Katiri" w:date="2015-05-12T13:05:00Z">
                <w:rPr>
                  <w:rFonts w:ascii="Times" w:hAnsi="Times"/>
                  <w:sz w:val="22"/>
                  <w:szCs w:val="22"/>
                </w:rPr>
              </w:rPrChange>
            </w:rPr>
            <w:fldChar w:fldCharType="end"/>
          </w:r>
        </w:sdtContent>
      </w:sdt>
    </w:p>
    <w:p w14:paraId="3C625964" w14:textId="6141D963" w:rsidR="00A75B9B" w:rsidRPr="00F758B3" w:rsidRDefault="00A75B9B" w:rsidP="00F758B3">
      <w:pPr>
        <w:pStyle w:val="ListParagraph"/>
        <w:numPr>
          <w:ilvl w:val="0"/>
          <w:numId w:val="57"/>
        </w:numPr>
        <w:spacing w:line="360" w:lineRule="auto"/>
        <w:ind w:left="426"/>
        <w:jc w:val="both"/>
        <w:rPr>
          <w:ins w:id="8274" w:author="Chara Katiri" w:date="2015-04-11T22:53:00Z"/>
          <w:rFonts w:ascii="Times" w:eastAsia="Times New Roman" w:hAnsi="Times" w:cs="Times New Roman"/>
          <w:sz w:val="22"/>
          <w:szCs w:val="22"/>
          <w:lang w:val="en-GB"/>
          <w:rPrChange w:id="8275" w:author="Chara Katiri" w:date="2015-05-12T13:05:00Z">
            <w:rPr>
              <w:ins w:id="8276" w:author="Chara Katiri" w:date="2015-04-11T22:53:00Z"/>
              <w:rFonts w:ascii="Times" w:hAnsi="Times"/>
              <w:sz w:val="22"/>
              <w:szCs w:val="22"/>
            </w:rPr>
          </w:rPrChange>
        </w:rPr>
        <w:pPrChange w:id="8277" w:author="Chara Katiri" w:date="2015-05-12T13:05:00Z">
          <w:pPr>
            <w:pStyle w:val="ListParagraph"/>
            <w:spacing w:after="240" w:line="360" w:lineRule="auto"/>
            <w:ind w:left="1224"/>
            <w:jc w:val="both"/>
          </w:pPr>
        </w:pPrChange>
      </w:pPr>
      <w:ins w:id="8278" w:author="Chara Katiri" w:date="2015-04-11T22:50:00Z">
        <w:r w:rsidRPr="00F758B3">
          <w:rPr>
            <w:rFonts w:ascii="Times" w:eastAsia="Times New Roman" w:hAnsi="Times" w:cs="Times New Roman"/>
            <w:sz w:val="22"/>
            <w:szCs w:val="22"/>
            <w:lang w:val="en-GB"/>
            <w:rPrChange w:id="8279" w:author="Chara Katiri" w:date="2015-05-12T13:05:00Z">
              <w:rPr>
                <w:rFonts w:ascii="Times" w:hAnsi="Times"/>
                <w:sz w:val="22"/>
                <w:szCs w:val="22"/>
              </w:rPr>
            </w:rPrChange>
          </w:rPr>
          <w:t>‘spring-security-confiq’ that is used for Spring Security namespace configuration</w:t>
        </w:r>
      </w:ins>
      <w:ins w:id="8280" w:author="Chara Katiri" w:date="2015-04-11T23:00:00Z">
        <w:r w:rsidRPr="00F758B3">
          <w:rPr>
            <w:rFonts w:ascii="Times" w:eastAsia="Times New Roman" w:hAnsi="Times" w:cs="Times New Roman"/>
            <w:sz w:val="22"/>
            <w:szCs w:val="22"/>
            <w:lang w:val="en-GB"/>
            <w:rPrChange w:id="8281" w:author="Chara Katiri" w:date="2015-05-12T13:05:00Z">
              <w:rPr>
                <w:rFonts w:ascii="Times" w:hAnsi="Times"/>
                <w:sz w:val="22"/>
                <w:szCs w:val="22"/>
              </w:rPr>
            </w:rPrChange>
          </w:rPr>
          <w:t>.</w:t>
        </w:r>
      </w:ins>
      <w:ins w:id="8282" w:author="Chara Katiri" w:date="2015-04-11T22:50:00Z">
        <w:r w:rsidR="002D6E33" w:rsidRPr="00F758B3">
          <w:rPr>
            <w:rFonts w:ascii="Times" w:eastAsia="Times New Roman" w:hAnsi="Times" w:cs="Times New Roman"/>
            <w:sz w:val="22"/>
            <w:szCs w:val="22"/>
            <w:lang w:val="en-GB"/>
            <w:rPrChange w:id="8283" w:author="Chara Katiri" w:date="2015-05-12T13:05:00Z">
              <w:rPr>
                <w:rFonts w:ascii="Times" w:hAnsi="Times"/>
                <w:sz w:val="22"/>
                <w:szCs w:val="22"/>
              </w:rPr>
            </w:rPrChange>
          </w:rPr>
          <w:t xml:space="preserve"> </w:t>
        </w:r>
      </w:ins>
    </w:p>
    <w:p w14:paraId="7F3A80CF" w14:textId="4C0D28BC" w:rsidR="00A75B9B" w:rsidRPr="00F758B3" w:rsidRDefault="002D6E33" w:rsidP="00F758B3">
      <w:pPr>
        <w:pStyle w:val="ListParagraph"/>
        <w:numPr>
          <w:ilvl w:val="0"/>
          <w:numId w:val="57"/>
        </w:numPr>
        <w:spacing w:line="360" w:lineRule="auto"/>
        <w:ind w:left="426"/>
        <w:jc w:val="both"/>
        <w:rPr>
          <w:ins w:id="8284" w:author="Chara Katiri" w:date="2015-04-11T22:53:00Z"/>
          <w:rFonts w:ascii="Times" w:eastAsia="Times New Roman" w:hAnsi="Times" w:cs="Times New Roman"/>
          <w:sz w:val="22"/>
          <w:szCs w:val="22"/>
          <w:lang w:val="en-GB"/>
          <w:rPrChange w:id="8285" w:author="Chara Katiri" w:date="2015-05-12T13:05:00Z">
            <w:rPr>
              <w:ins w:id="8286" w:author="Chara Katiri" w:date="2015-04-11T22:53:00Z"/>
              <w:rFonts w:ascii="Times" w:hAnsi="Times"/>
              <w:sz w:val="22"/>
              <w:szCs w:val="22"/>
            </w:rPr>
          </w:rPrChange>
        </w:rPr>
        <w:pPrChange w:id="8287" w:author="Chara Katiri" w:date="2015-05-12T13:05:00Z">
          <w:pPr>
            <w:pStyle w:val="ListParagraph"/>
            <w:spacing w:after="240" w:line="360" w:lineRule="auto"/>
            <w:ind w:left="1224"/>
            <w:jc w:val="both"/>
          </w:pPr>
        </w:pPrChange>
      </w:pPr>
      <w:ins w:id="8288" w:author="Chara Katiri" w:date="2015-04-11T22:50:00Z">
        <w:r w:rsidRPr="00F758B3">
          <w:rPr>
            <w:rFonts w:ascii="Times" w:eastAsia="Times New Roman" w:hAnsi="Times" w:cs="Times New Roman"/>
            <w:sz w:val="22"/>
            <w:szCs w:val="22"/>
            <w:lang w:val="en-GB"/>
            <w:rPrChange w:id="8289" w:author="Chara Katiri" w:date="2015-05-12T13:05:00Z">
              <w:rPr>
                <w:rFonts w:ascii="Times" w:hAnsi="Times"/>
                <w:sz w:val="22"/>
                <w:szCs w:val="22"/>
              </w:rPr>
            </w:rPrChange>
          </w:rPr>
          <w:t>‘spring-security-web’</w:t>
        </w:r>
        <w:r w:rsidR="00A75B9B" w:rsidRPr="00F758B3">
          <w:rPr>
            <w:rFonts w:ascii="Times" w:eastAsia="Times New Roman" w:hAnsi="Times" w:cs="Times New Roman"/>
            <w:sz w:val="22"/>
            <w:szCs w:val="22"/>
            <w:lang w:val="en-GB"/>
            <w:rPrChange w:id="8290" w:author="Chara Katiri" w:date="2015-05-12T13:05:00Z">
              <w:rPr>
                <w:rFonts w:ascii="Times" w:hAnsi="Times"/>
                <w:sz w:val="22"/>
                <w:szCs w:val="22"/>
              </w:rPr>
            </w:rPrChange>
          </w:rPr>
          <w:t xml:space="preserve">  that is required for applications that use Servlet API.</w:t>
        </w:r>
      </w:ins>
    </w:p>
    <w:p w14:paraId="29A702D5" w14:textId="5A3E2E98" w:rsidR="002D6E33" w:rsidRPr="00F758B3" w:rsidRDefault="002D6E33" w:rsidP="00F758B3">
      <w:pPr>
        <w:pStyle w:val="ListParagraph"/>
        <w:numPr>
          <w:ilvl w:val="0"/>
          <w:numId w:val="57"/>
        </w:numPr>
        <w:spacing w:line="360" w:lineRule="auto"/>
        <w:ind w:left="426"/>
        <w:jc w:val="both"/>
        <w:rPr>
          <w:ins w:id="8291" w:author="Chara Katiri" w:date="2015-04-11T22:53:00Z"/>
          <w:rFonts w:ascii="Times" w:eastAsia="Times New Roman" w:hAnsi="Times" w:cs="Times New Roman"/>
          <w:sz w:val="22"/>
          <w:szCs w:val="22"/>
          <w:lang w:val="en-GB"/>
          <w:rPrChange w:id="8292" w:author="Chara Katiri" w:date="2015-05-12T13:05:00Z">
            <w:rPr>
              <w:ins w:id="8293" w:author="Chara Katiri" w:date="2015-04-11T22:53:00Z"/>
              <w:rFonts w:ascii="Times" w:hAnsi="Times"/>
              <w:sz w:val="22"/>
              <w:szCs w:val="22"/>
            </w:rPr>
          </w:rPrChange>
        </w:rPr>
        <w:pPrChange w:id="8294" w:author="Chara Katiri" w:date="2015-05-12T13:05:00Z">
          <w:pPr>
            <w:pStyle w:val="ListParagraph"/>
            <w:spacing w:after="240" w:line="360" w:lineRule="auto"/>
            <w:ind w:left="1224"/>
            <w:jc w:val="both"/>
          </w:pPr>
        </w:pPrChange>
      </w:pPr>
      <w:ins w:id="8295" w:author="Chara Katiri" w:date="2015-04-11T22:50:00Z">
        <w:r w:rsidRPr="00F758B3">
          <w:rPr>
            <w:rFonts w:ascii="Times" w:eastAsia="Times New Roman" w:hAnsi="Times" w:cs="Times New Roman"/>
            <w:sz w:val="22"/>
            <w:szCs w:val="22"/>
            <w:lang w:val="en-GB"/>
            <w:rPrChange w:id="8296" w:author="Chara Katiri" w:date="2015-05-12T13:05:00Z">
              <w:rPr>
                <w:rFonts w:ascii="Times" w:hAnsi="Times"/>
                <w:sz w:val="22"/>
                <w:szCs w:val="22"/>
              </w:rPr>
            </w:rPrChange>
          </w:rPr>
          <w:t xml:space="preserve">‘spring-jdbc’ </w:t>
        </w:r>
      </w:ins>
      <w:ins w:id="8297" w:author="Chara Katiri" w:date="2015-04-11T22:51:00Z">
        <w:r w:rsidR="00A75B9B" w:rsidRPr="00F758B3">
          <w:rPr>
            <w:rFonts w:ascii="Times" w:eastAsia="Times New Roman" w:hAnsi="Times" w:cs="Times New Roman"/>
            <w:sz w:val="22"/>
            <w:szCs w:val="22"/>
            <w:lang w:val="en-GB"/>
            <w:rPrChange w:id="8298" w:author="Chara Katiri" w:date="2015-05-12T13:05:00Z">
              <w:rPr>
                <w:rFonts w:ascii="Times" w:hAnsi="Times"/>
                <w:sz w:val="22"/>
                <w:szCs w:val="22"/>
              </w:rPr>
            </w:rPrChange>
          </w:rPr>
          <w:t xml:space="preserve">that is used for Spring JDBC </w:t>
        </w:r>
      </w:ins>
      <w:ins w:id="8299" w:author="Chara Katiri" w:date="2015-04-11T22:53:00Z">
        <w:r w:rsidR="00A75B9B" w:rsidRPr="00F758B3">
          <w:rPr>
            <w:rFonts w:ascii="Times" w:eastAsia="Times New Roman" w:hAnsi="Times" w:cs="Times New Roman"/>
            <w:sz w:val="22"/>
            <w:szCs w:val="22"/>
            <w:lang w:val="en-GB"/>
            <w:rPrChange w:id="8300" w:author="Chara Katiri" w:date="2015-05-12T13:05:00Z">
              <w:rPr>
                <w:rFonts w:ascii="Times" w:hAnsi="Times"/>
                <w:sz w:val="22"/>
                <w:szCs w:val="22"/>
              </w:rPr>
            </w:rPrChange>
          </w:rPr>
          <w:t>authentication</w:t>
        </w:r>
      </w:ins>
      <w:ins w:id="8301" w:author="Chara Katiri" w:date="2015-04-11T22:51:00Z">
        <w:r w:rsidR="00A75B9B" w:rsidRPr="00F758B3">
          <w:rPr>
            <w:rFonts w:ascii="Times" w:eastAsia="Times New Roman" w:hAnsi="Times" w:cs="Times New Roman"/>
            <w:sz w:val="22"/>
            <w:szCs w:val="22"/>
            <w:lang w:val="en-GB"/>
            <w:rPrChange w:id="8302" w:author="Chara Katiri" w:date="2015-05-12T13:05:00Z">
              <w:rPr>
                <w:rFonts w:ascii="Times" w:hAnsi="Times"/>
                <w:sz w:val="22"/>
                <w:szCs w:val="22"/>
              </w:rPr>
            </w:rPrChange>
          </w:rPr>
          <w:t>,</w:t>
        </w:r>
      </w:ins>
      <w:ins w:id="8303" w:author="Chara Katiri" w:date="2015-04-11T22:53:00Z">
        <w:r w:rsidR="00A75B9B" w:rsidRPr="00F758B3">
          <w:rPr>
            <w:rFonts w:ascii="Times" w:eastAsia="Times New Roman" w:hAnsi="Times" w:cs="Times New Roman"/>
            <w:sz w:val="22"/>
            <w:szCs w:val="22"/>
            <w:lang w:val="en-GB"/>
            <w:rPrChange w:id="8304" w:author="Chara Katiri" w:date="2015-05-12T13:05:00Z">
              <w:rPr>
                <w:rFonts w:ascii="Times" w:hAnsi="Times"/>
                <w:sz w:val="22"/>
                <w:szCs w:val="22"/>
              </w:rPr>
            </w:rPrChange>
          </w:rPr>
          <w:t xml:space="preserve"> </w:t>
        </w:r>
      </w:ins>
    </w:p>
    <w:p w14:paraId="1E8E52CA" w14:textId="40AF6192" w:rsidR="00A75B9B" w:rsidRPr="00F758B3" w:rsidRDefault="00A75B9B" w:rsidP="00F758B3">
      <w:pPr>
        <w:pStyle w:val="ListParagraph"/>
        <w:numPr>
          <w:ilvl w:val="0"/>
          <w:numId w:val="57"/>
        </w:numPr>
        <w:spacing w:line="360" w:lineRule="auto"/>
        <w:ind w:left="426"/>
        <w:jc w:val="both"/>
        <w:rPr>
          <w:ins w:id="8305" w:author="Chara Katiri" w:date="2015-04-12T02:01:00Z"/>
          <w:rFonts w:ascii="Times" w:eastAsia="Times New Roman" w:hAnsi="Times" w:cs="Times New Roman"/>
          <w:sz w:val="22"/>
          <w:szCs w:val="22"/>
          <w:lang w:val="en-GB"/>
          <w:rPrChange w:id="8306" w:author="Chara Katiri" w:date="2015-05-12T13:05:00Z">
            <w:rPr>
              <w:ins w:id="8307" w:author="Chara Katiri" w:date="2015-04-12T02:01:00Z"/>
              <w:rFonts w:ascii="Times" w:hAnsi="Times"/>
              <w:sz w:val="22"/>
              <w:szCs w:val="22"/>
            </w:rPr>
          </w:rPrChange>
        </w:rPr>
        <w:pPrChange w:id="8308" w:author="Chara Katiri" w:date="2015-05-12T13:05:00Z">
          <w:pPr>
            <w:pStyle w:val="ListParagraph"/>
            <w:spacing w:after="240" w:line="360" w:lineRule="auto"/>
            <w:ind w:left="1224"/>
            <w:jc w:val="both"/>
          </w:pPr>
        </w:pPrChange>
      </w:pPr>
      <w:ins w:id="8309" w:author="Chara Katiri" w:date="2015-04-11T22:55:00Z">
        <w:r w:rsidRPr="00F758B3">
          <w:rPr>
            <w:rFonts w:ascii="Times" w:eastAsia="Times New Roman" w:hAnsi="Times" w:cs="Times New Roman"/>
            <w:sz w:val="22"/>
            <w:szCs w:val="22"/>
            <w:lang w:val="en-GB"/>
            <w:rPrChange w:id="8310" w:author="Chara Katiri" w:date="2015-05-12T13:05:00Z">
              <w:rPr>
                <w:rFonts w:ascii="Times" w:hAnsi="Times"/>
                <w:sz w:val="22"/>
                <w:szCs w:val="22"/>
              </w:rPr>
            </w:rPrChange>
          </w:rPr>
          <w:t xml:space="preserve">‘DelegatingFilterProxy’ that is used as a filter to intercept the HTTP requests for </w:t>
        </w:r>
      </w:ins>
      <w:ins w:id="8311" w:author="Chara Katiri" w:date="2015-04-11T22:56:00Z">
        <w:r w:rsidRPr="00F758B3">
          <w:rPr>
            <w:rFonts w:ascii="Times" w:eastAsia="Times New Roman" w:hAnsi="Times" w:cs="Times New Roman"/>
            <w:sz w:val="22"/>
            <w:szCs w:val="22"/>
            <w:lang w:val="en-GB"/>
            <w:rPrChange w:id="8312" w:author="Chara Katiri" w:date="2015-05-12T13:05:00Z">
              <w:rPr>
                <w:rFonts w:ascii="Times" w:hAnsi="Times"/>
                <w:sz w:val="22"/>
                <w:szCs w:val="22"/>
              </w:rPr>
            </w:rPrChange>
          </w:rPr>
          <w:t>authentication</w:t>
        </w:r>
      </w:ins>
      <w:ins w:id="8313" w:author="Chara Katiri" w:date="2015-04-11T22:55:00Z">
        <w:r w:rsidRPr="00F758B3">
          <w:rPr>
            <w:rFonts w:ascii="Times" w:eastAsia="Times New Roman" w:hAnsi="Times" w:cs="Times New Roman"/>
            <w:sz w:val="22"/>
            <w:szCs w:val="22"/>
            <w:lang w:val="en-GB"/>
            <w:rPrChange w:id="8314" w:author="Chara Katiri" w:date="2015-05-12T13:05:00Z">
              <w:rPr>
                <w:rFonts w:ascii="Times" w:hAnsi="Times"/>
                <w:sz w:val="22"/>
                <w:szCs w:val="22"/>
              </w:rPr>
            </w:rPrChange>
          </w:rPr>
          <w:t xml:space="preserve"> purposes</w:t>
        </w:r>
      </w:ins>
      <w:ins w:id="8315" w:author="Chara Katiri" w:date="2015-04-11T22:56:00Z">
        <w:r w:rsidRPr="00F758B3">
          <w:rPr>
            <w:rFonts w:ascii="Times" w:eastAsia="Times New Roman" w:hAnsi="Times" w:cs="Times New Roman"/>
            <w:sz w:val="22"/>
            <w:szCs w:val="22"/>
            <w:lang w:val="en-GB"/>
            <w:rPrChange w:id="8316" w:author="Chara Katiri" w:date="2015-05-12T13:05:00Z">
              <w:rPr>
                <w:rFonts w:ascii="Times" w:hAnsi="Times"/>
                <w:sz w:val="22"/>
                <w:szCs w:val="22"/>
              </w:rPr>
            </w:rPrChange>
          </w:rPr>
          <w:t xml:space="preserve"> </w:t>
        </w:r>
      </w:ins>
    </w:p>
    <w:p w14:paraId="27A1D429" w14:textId="77777777" w:rsidR="005E77F2" w:rsidRPr="00F758B3" w:rsidRDefault="005E77F2" w:rsidP="00F758B3">
      <w:pPr>
        <w:pStyle w:val="ListParagraph"/>
        <w:spacing w:line="360" w:lineRule="auto"/>
        <w:ind w:left="2160"/>
        <w:jc w:val="both"/>
        <w:rPr>
          <w:ins w:id="8317" w:author="Chara Katiri" w:date="2015-04-11T22:41:00Z"/>
          <w:rFonts w:ascii="Times" w:hAnsi="Times"/>
          <w:sz w:val="22"/>
          <w:szCs w:val="22"/>
          <w:rPrChange w:id="8318" w:author="Chara Katiri" w:date="2015-05-12T13:05:00Z">
            <w:rPr>
              <w:ins w:id="8319" w:author="Chara Katiri" w:date="2015-04-11T22:41:00Z"/>
              <w:rFonts w:ascii="Times" w:hAnsi="Times"/>
              <w:sz w:val="22"/>
              <w:szCs w:val="22"/>
            </w:rPr>
          </w:rPrChange>
        </w:rPr>
        <w:pPrChange w:id="8320" w:author="Chara Katiri" w:date="2015-05-12T13:05:00Z">
          <w:pPr>
            <w:pStyle w:val="ListParagraph"/>
            <w:spacing w:after="240" w:line="360" w:lineRule="auto"/>
            <w:ind w:left="1224"/>
            <w:jc w:val="both"/>
          </w:pPr>
        </w:pPrChange>
      </w:pPr>
    </w:p>
    <w:p w14:paraId="5F036F2D" w14:textId="77777777" w:rsidR="003F330E" w:rsidRPr="00F758B3" w:rsidRDefault="003F330E" w:rsidP="00F758B3">
      <w:pPr>
        <w:pStyle w:val="Heading2"/>
        <w:numPr>
          <w:ilvl w:val="2"/>
          <w:numId w:val="13"/>
        </w:numPr>
        <w:spacing w:line="360" w:lineRule="auto"/>
        <w:contextualSpacing/>
        <w:jc w:val="both"/>
        <w:rPr>
          <w:rFonts w:ascii="Times" w:hAnsi="Times" w:cs="Times New Roman"/>
          <w:color w:val="auto"/>
          <w:sz w:val="22"/>
          <w:szCs w:val="22"/>
          <w:lang w:val="en-GB"/>
          <w:rPrChange w:id="8321" w:author="Chara Katiri" w:date="2015-05-12T13:05:00Z">
            <w:rPr>
              <w:rFonts w:ascii="Times" w:hAnsi="Times" w:cs="Times New Roman"/>
              <w:color w:val="auto"/>
              <w:sz w:val="22"/>
              <w:szCs w:val="22"/>
              <w:lang w:val="en-GB"/>
            </w:rPr>
          </w:rPrChange>
        </w:rPr>
        <w:pPrChange w:id="8322" w:author="Chara Katiri" w:date="2015-05-12T13:05:00Z">
          <w:pPr>
            <w:pStyle w:val="Heading2"/>
            <w:numPr>
              <w:ilvl w:val="2"/>
              <w:numId w:val="13"/>
            </w:numPr>
            <w:spacing w:line="360" w:lineRule="auto"/>
            <w:ind w:left="1224" w:hanging="504"/>
            <w:contextualSpacing/>
            <w:jc w:val="both"/>
          </w:pPr>
        </w:pPrChange>
      </w:pPr>
      <w:bookmarkStart w:id="8323" w:name="_Toc292730871"/>
      <w:r w:rsidRPr="00F758B3">
        <w:rPr>
          <w:rFonts w:ascii="Times" w:hAnsi="Times" w:cs="Times New Roman"/>
          <w:color w:val="auto"/>
          <w:sz w:val="22"/>
          <w:szCs w:val="22"/>
          <w:lang w:val="en-GB"/>
          <w:rPrChange w:id="8324" w:author="Chara Katiri" w:date="2015-05-12T13:05:00Z">
            <w:rPr>
              <w:rFonts w:ascii="Times" w:hAnsi="Times" w:cs="Times New Roman"/>
              <w:color w:val="auto"/>
              <w:sz w:val="22"/>
              <w:szCs w:val="22"/>
              <w:lang w:val="en-GB"/>
            </w:rPr>
          </w:rPrChange>
        </w:rPr>
        <w:t>System timescales</w:t>
      </w:r>
      <w:bookmarkEnd w:id="8323"/>
      <w:r w:rsidRPr="00F758B3">
        <w:rPr>
          <w:rFonts w:ascii="Times" w:hAnsi="Times" w:cs="Times New Roman"/>
          <w:color w:val="auto"/>
          <w:sz w:val="22"/>
          <w:szCs w:val="22"/>
          <w:lang w:val="en-GB"/>
          <w:rPrChange w:id="8325" w:author="Chara Katiri" w:date="2015-05-12T13:05:00Z">
            <w:rPr>
              <w:rFonts w:ascii="Times" w:hAnsi="Times" w:cs="Times New Roman"/>
              <w:color w:val="auto"/>
              <w:sz w:val="22"/>
              <w:szCs w:val="22"/>
              <w:lang w:val="en-GB"/>
            </w:rPr>
          </w:rPrChange>
        </w:rPr>
        <w:t xml:space="preserve"> </w:t>
      </w:r>
    </w:p>
    <w:p w14:paraId="43B8F91C" w14:textId="4B487397" w:rsidR="004E4850" w:rsidRPr="00F758B3" w:rsidRDefault="004E4850" w:rsidP="00F10DEF">
      <w:pPr>
        <w:spacing w:after="240" w:line="360" w:lineRule="auto"/>
        <w:ind w:firstLine="1134"/>
        <w:contextualSpacing/>
        <w:jc w:val="both"/>
        <w:rPr>
          <w:rFonts w:ascii="Times" w:eastAsia="Times New Roman" w:hAnsi="Times" w:cs="Times New Roman"/>
          <w:sz w:val="22"/>
          <w:szCs w:val="22"/>
          <w:lang w:val="en-GB"/>
          <w:rPrChange w:id="8326" w:author="Chara Katiri" w:date="2015-05-12T13:05:00Z">
            <w:rPr>
              <w:rFonts w:ascii="Times" w:eastAsia="Times New Roman" w:hAnsi="Times" w:cs="Times New Roman"/>
              <w:sz w:val="22"/>
              <w:szCs w:val="22"/>
              <w:lang w:val="en-GB"/>
            </w:rPr>
          </w:rPrChange>
        </w:rPr>
        <w:pPrChange w:id="8327"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Change w:id="8328" w:author="Chara Katiri" w:date="2015-05-12T13:05:00Z">
            <w:rPr>
              <w:rFonts w:ascii="Times" w:eastAsia="Times New Roman" w:hAnsi="Times" w:cs="Times New Roman"/>
              <w:sz w:val="22"/>
              <w:szCs w:val="22"/>
              <w:lang w:val="en-GB"/>
            </w:rPr>
          </w:rPrChange>
        </w:rPr>
        <w:t xml:space="preserve">Following the </w:t>
      </w:r>
      <w:r w:rsidR="00F3001A" w:rsidRPr="00F758B3">
        <w:rPr>
          <w:rFonts w:ascii="Times" w:eastAsia="Times New Roman" w:hAnsi="Times" w:cs="Times New Roman"/>
          <w:sz w:val="22"/>
          <w:szCs w:val="22"/>
          <w:lang w:val="en-GB"/>
          <w:rPrChange w:id="8329" w:author="Chara Katiri" w:date="2015-05-12T13:05:00Z">
            <w:rPr>
              <w:rFonts w:ascii="Times" w:eastAsia="Times New Roman" w:hAnsi="Times" w:cs="Times New Roman"/>
              <w:sz w:val="22"/>
              <w:szCs w:val="22"/>
              <w:lang w:val="en-GB"/>
            </w:rPr>
          </w:rPrChange>
        </w:rPr>
        <w:t>gathering and definition</w:t>
      </w:r>
      <w:r w:rsidRPr="00F758B3">
        <w:rPr>
          <w:rFonts w:ascii="Times" w:eastAsia="Times New Roman" w:hAnsi="Times" w:cs="Times New Roman"/>
          <w:sz w:val="22"/>
          <w:szCs w:val="22"/>
          <w:lang w:val="en-GB"/>
          <w:rPrChange w:id="8330" w:author="Chara Katiri" w:date="2015-05-12T13:05:00Z">
            <w:rPr>
              <w:rFonts w:ascii="Times" w:eastAsia="Times New Roman" w:hAnsi="Times" w:cs="Times New Roman"/>
              <w:sz w:val="22"/>
              <w:szCs w:val="22"/>
              <w:lang w:val="en-GB"/>
            </w:rPr>
          </w:rPrChange>
        </w:rPr>
        <w:t xml:space="preserve"> of functional responsibilities a project plan is developed.  T</w:t>
      </w:r>
      <w:r w:rsidR="00FD088B" w:rsidRPr="00F758B3">
        <w:rPr>
          <w:rFonts w:ascii="Times" w:eastAsia="Times New Roman" w:hAnsi="Times" w:cs="Times New Roman"/>
          <w:sz w:val="22"/>
          <w:szCs w:val="22"/>
          <w:lang w:val="en-GB"/>
          <w:rPrChange w:id="8331" w:author="Chara Katiri" w:date="2015-05-12T13:05:00Z">
            <w:rPr>
              <w:rFonts w:ascii="Times" w:eastAsia="Times New Roman" w:hAnsi="Times" w:cs="Times New Roman"/>
              <w:sz w:val="22"/>
              <w:szCs w:val="22"/>
              <w:lang w:val="en-GB"/>
            </w:rPr>
          </w:rPrChange>
        </w:rPr>
        <w:t>ime limits for scheduling</w:t>
      </w:r>
      <w:r w:rsidRPr="00F758B3">
        <w:rPr>
          <w:rFonts w:ascii="Times" w:eastAsia="Times New Roman" w:hAnsi="Times" w:cs="Times New Roman"/>
          <w:sz w:val="22"/>
          <w:szCs w:val="22"/>
          <w:lang w:val="en-GB"/>
          <w:rPrChange w:id="8332" w:author="Chara Katiri" w:date="2015-05-12T13:05:00Z">
            <w:rPr>
              <w:rFonts w:ascii="Times" w:eastAsia="Times New Roman" w:hAnsi="Times" w:cs="Times New Roman"/>
              <w:sz w:val="22"/>
              <w:szCs w:val="22"/>
              <w:lang w:val="en-GB"/>
            </w:rPr>
          </w:rPrChange>
        </w:rPr>
        <w:t xml:space="preserve"> were created to ensure that the required time is allocated for the completion of each task. Milestones and deliverables were defined </w:t>
      </w:r>
      <w:r w:rsidR="00E83FF6" w:rsidRPr="00F758B3">
        <w:rPr>
          <w:rFonts w:ascii="Times" w:eastAsia="Times New Roman" w:hAnsi="Times" w:cs="Times New Roman"/>
          <w:sz w:val="22"/>
          <w:szCs w:val="22"/>
          <w:lang w:val="en-GB"/>
          <w:rPrChange w:id="8333" w:author="Chara Katiri" w:date="2015-05-12T13:05:00Z">
            <w:rPr>
              <w:rFonts w:ascii="Times" w:eastAsia="Times New Roman" w:hAnsi="Times" w:cs="Times New Roman"/>
              <w:sz w:val="22"/>
              <w:szCs w:val="22"/>
              <w:lang w:val="en-GB"/>
            </w:rPr>
          </w:rPrChange>
        </w:rPr>
        <w:t>to keep track of the project progress and help get closer to the finished product. Then the Critical Path was defined. Activities</w:t>
      </w:r>
      <w:r w:rsidRPr="00F758B3">
        <w:rPr>
          <w:rFonts w:ascii="Times" w:eastAsia="Times New Roman" w:hAnsi="Times" w:cs="Times New Roman"/>
          <w:sz w:val="22"/>
          <w:szCs w:val="22"/>
          <w:lang w:val="en-GB"/>
          <w:rPrChange w:id="8334" w:author="Chara Katiri" w:date="2015-05-12T13:05:00Z">
            <w:rPr>
              <w:rFonts w:ascii="Times" w:eastAsia="Times New Roman" w:hAnsi="Times" w:cs="Times New Roman"/>
              <w:sz w:val="22"/>
              <w:szCs w:val="22"/>
              <w:lang w:val="en-GB"/>
            </w:rPr>
          </w:rPrChange>
        </w:rPr>
        <w:t xml:space="preserve"> </w:t>
      </w:r>
      <w:r w:rsidR="00F3001A" w:rsidRPr="00F758B3">
        <w:rPr>
          <w:rFonts w:ascii="Times" w:eastAsia="Times New Roman" w:hAnsi="Times" w:cs="Times New Roman"/>
          <w:sz w:val="22"/>
          <w:szCs w:val="22"/>
          <w:lang w:val="en-GB"/>
          <w:rPrChange w:id="8335" w:author="Chara Katiri" w:date="2015-05-12T13:05:00Z">
            <w:rPr>
              <w:rFonts w:ascii="Times" w:eastAsia="Times New Roman" w:hAnsi="Times" w:cs="Times New Roman"/>
              <w:sz w:val="22"/>
              <w:szCs w:val="22"/>
              <w:lang w:val="en-GB"/>
            </w:rPr>
          </w:rPrChange>
        </w:rPr>
        <w:t xml:space="preserve">included </w:t>
      </w:r>
      <w:r w:rsidR="00E83FF6" w:rsidRPr="00F758B3">
        <w:rPr>
          <w:rFonts w:ascii="Times" w:eastAsia="Times New Roman" w:hAnsi="Times" w:cs="Times New Roman"/>
          <w:sz w:val="22"/>
          <w:szCs w:val="22"/>
          <w:lang w:val="en-GB"/>
          <w:rPrChange w:id="8336" w:author="Chara Katiri" w:date="2015-05-12T13:05:00Z">
            <w:rPr>
              <w:rFonts w:ascii="Times" w:eastAsia="Times New Roman" w:hAnsi="Times" w:cs="Times New Roman"/>
              <w:sz w:val="22"/>
              <w:szCs w:val="22"/>
              <w:lang w:val="en-GB"/>
            </w:rPr>
          </w:rPrChange>
        </w:rPr>
        <w:t>in it</w:t>
      </w:r>
      <w:r w:rsidR="00F3001A" w:rsidRPr="00F758B3">
        <w:rPr>
          <w:rFonts w:ascii="Times" w:eastAsia="Times New Roman" w:hAnsi="Times" w:cs="Times New Roman"/>
          <w:sz w:val="22"/>
          <w:szCs w:val="22"/>
          <w:lang w:val="en-GB"/>
          <w:rPrChange w:id="8337" w:author="Chara Katiri" w:date="2015-05-12T13:05:00Z">
            <w:rPr>
              <w:rFonts w:ascii="Times" w:eastAsia="Times New Roman" w:hAnsi="Times" w:cs="Times New Roman"/>
              <w:sz w:val="22"/>
              <w:szCs w:val="22"/>
              <w:lang w:val="en-GB"/>
            </w:rPr>
          </w:rPrChange>
        </w:rPr>
        <w:t xml:space="preserve"> are critical and any delay in delivering those will have a negative impact on the rest of the project and will result delay in </w:t>
      </w:r>
      <w:r w:rsidR="006F1D20" w:rsidRPr="00F758B3">
        <w:rPr>
          <w:rFonts w:ascii="Times" w:eastAsia="Times New Roman" w:hAnsi="Times" w:cs="Times New Roman"/>
          <w:sz w:val="22"/>
          <w:szCs w:val="22"/>
          <w:lang w:val="en-GB"/>
          <w:rPrChange w:id="8338" w:author="Chara Katiri" w:date="2015-05-12T13:05:00Z">
            <w:rPr>
              <w:rFonts w:ascii="Times" w:eastAsia="Times New Roman" w:hAnsi="Times" w:cs="Times New Roman"/>
              <w:sz w:val="22"/>
              <w:szCs w:val="22"/>
              <w:lang w:val="en-GB"/>
            </w:rPr>
          </w:rPrChange>
        </w:rPr>
        <w:t xml:space="preserve">the delivery of the project </w:t>
      </w:r>
      <w:sdt>
        <w:sdtPr>
          <w:rPr>
            <w:rFonts w:ascii="Times" w:eastAsia="Times New Roman" w:hAnsi="Times" w:cs="Times New Roman"/>
            <w:sz w:val="22"/>
            <w:szCs w:val="22"/>
            <w:lang w:val="en-GB"/>
            <w:rPrChange w:id="8339" w:author="Chara Katiri" w:date="2015-05-12T13:05:00Z">
              <w:rPr>
                <w:rFonts w:ascii="Times" w:eastAsia="Times New Roman" w:hAnsi="Times" w:cs="Times New Roman"/>
                <w:sz w:val="22"/>
                <w:szCs w:val="22"/>
                <w:lang w:val="en-GB"/>
              </w:rPr>
            </w:rPrChange>
          </w:rPr>
          <w:id w:val="2054724721"/>
          <w:citation/>
        </w:sdtPr>
        <w:sdtContent>
          <w:r w:rsidR="006F1D20" w:rsidRPr="00F758B3">
            <w:rPr>
              <w:rFonts w:ascii="Times" w:eastAsia="Times New Roman" w:hAnsi="Times" w:cs="Times New Roman"/>
              <w:sz w:val="22"/>
              <w:szCs w:val="22"/>
              <w:lang w:val="en-GB"/>
              <w:rPrChange w:id="8340" w:author="Chara Katiri" w:date="2015-05-12T13:05:00Z">
                <w:rPr>
                  <w:rFonts w:ascii="Times" w:eastAsia="Times New Roman" w:hAnsi="Times" w:cs="Times New Roman"/>
                  <w:sz w:val="22"/>
                  <w:szCs w:val="22"/>
                  <w:lang w:val="en-GB"/>
                </w:rPr>
              </w:rPrChange>
            </w:rPr>
            <w:fldChar w:fldCharType="begin"/>
          </w:r>
          <w:r w:rsidR="006F1D20" w:rsidRPr="00F758B3">
            <w:rPr>
              <w:rFonts w:ascii="Times" w:eastAsia="Times New Roman" w:hAnsi="Times" w:cs="Times New Roman"/>
              <w:sz w:val="22"/>
              <w:szCs w:val="22"/>
              <w:rPrChange w:id="8341" w:author="Chara Katiri" w:date="2015-05-12T13:05:00Z">
                <w:rPr>
                  <w:rFonts w:ascii="Times" w:eastAsia="Times New Roman" w:hAnsi="Times" w:cs="Times New Roman"/>
                  <w:sz w:val="22"/>
                  <w:szCs w:val="22"/>
                </w:rPr>
              </w:rPrChange>
            </w:rPr>
            <w:instrText xml:space="preserve"> CITATION May10 \l 1033 </w:instrText>
          </w:r>
          <w:r w:rsidR="006F1D20" w:rsidRPr="00F758B3">
            <w:rPr>
              <w:rFonts w:ascii="Times" w:eastAsia="Times New Roman" w:hAnsi="Times" w:cs="Times New Roman"/>
              <w:sz w:val="22"/>
              <w:szCs w:val="22"/>
              <w:lang w:val="en-GB"/>
              <w:rPrChange w:id="8342"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8343"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8344"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8345" w:author="Chara Katiri" w:date="2015-05-12T13:05:00Z">
                <w:rPr>
                  <w:rFonts w:ascii="Times" w:eastAsia="Times New Roman" w:hAnsi="Times" w:cs="Times New Roman"/>
                  <w:noProof/>
                  <w:sz w:val="22"/>
                  <w:szCs w:val="22"/>
                </w:rPr>
              </w:rPrChange>
            </w:rPr>
            <w:instrText xml:space="preserve"> HYPERLINK "" \l "May10" </w:instrText>
          </w:r>
          <w:r w:rsidR="00B7160F" w:rsidRPr="00F758B3">
            <w:rPr>
              <w:rFonts w:ascii="Times" w:eastAsia="Times New Roman" w:hAnsi="Times" w:cs="Times New Roman"/>
              <w:noProof/>
              <w:sz w:val="22"/>
              <w:szCs w:val="22"/>
              <w:rPrChange w:id="8346"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8347" w:author="Chara Katiri" w:date="2015-05-12T13:05:00Z">
                <w:rPr>
                  <w:rStyle w:val="Heading2Char"/>
                  <w:rFonts w:ascii="Times" w:eastAsia="Times New Roman" w:hAnsi="Times" w:cs="Times New Roman"/>
                  <w:noProof/>
                  <w:color w:val="auto"/>
                  <w:sz w:val="22"/>
                  <w:szCs w:val="22"/>
                </w:rPr>
              </w:rPrChange>
            </w:rPr>
            <w:t>41</w:t>
          </w:r>
          <w:r w:rsidR="00B7160F" w:rsidRPr="00F758B3">
            <w:rPr>
              <w:rFonts w:ascii="Times" w:eastAsia="Times New Roman" w:hAnsi="Times" w:cs="Times New Roman"/>
              <w:noProof/>
              <w:sz w:val="22"/>
              <w:szCs w:val="22"/>
              <w:rPrChange w:id="8348"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8349" w:author="Chara Katiri" w:date="2015-05-12T13:05:00Z">
                <w:rPr>
                  <w:rFonts w:ascii="Times" w:eastAsia="Times New Roman" w:hAnsi="Times" w:cs="Times New Roman"/>
                  <w:noProof/>
                  <w:sz w:val="22"/>
                  <w:szCs w:val="22"/>
                </w:rPr>
              </w:rPrChange>
            </w:rPr>
            <w:t>]</w:t>
          </w:r>
          <w:r w:rsidR="006F1D20" w:rsidRPr="00F758B3">
            <w:rPr>
              <w:rFonts w:ascii="Times" w:eastAsia="Times New Roman" w:hAnsi="Times" w:cs="Times New Roman"/>
              <w:sz w:val="22"/>
              <w:szCs w:val="22"/>
              <w:lang w:val="en-GB"/>
              <w:rPrChange w:id="8350" w:author="Chara Katiri" w:date="2015-05-12T13:05:00Z">
                <w:rPr>
                  <w:rFonts w:ascii="Times" w:eastAsia="Times New Roman" w:hAnsi="Times" w:cs="Times New Roman"/>
                  <w:sz w:val="22"/>
                  <w:szCs w:val="22"/>
                  <w:lang w:val="en-GB"/>
                </w:rPr>
              </w:rPrChange>
            </w:rPr>
            <w:fldChar w:fldCharType="end"/>
          </w:r>
        </w:sdtContent>
      </w:sdt>
      <w:r w:rsidR="00F3001A" w:rsidRPr="00F758B3">
        <w:rPr>
          <w:rFonts w:ascii="Times" w:eastAsia="Times New Roman" w:hAnsi="Times" w:cs="Times New Roman"/>
          <w:sz w:val="22"/>
          <w:szCs w:val="22"/>
          <w:lang w:val="en-GB"/>
          <w:rPrChange w:id="8351" w:author="Chara Katiri" w:date="2015-05-12T13:05:00Z">
            <w:rPr>
              <w:rFonts w:ascii="Times" w:eastAsia="Times New Roman" w:hAnsi="Times" w:cs="Times New Roman"/>
              <w:sz w:val="22"/>
              <w:szCs w:val="22"/>
              <w:lang w:val="en-GB"/>
            </w:rPr>
          </w:rPrChange>
        </w:rPr>
        <w:t>.</w:t>
      </w:r>
      <w:ins w:id="8352" w:author="Chara Katiri" w:date="2015-04-11T19:31:00Z">
        <w:r w:rsidR="004F4BD6" w:rsidRPr="00F758B3">
          <w:rPr>
            <w:rFonts w:ascii="Times" w:eastAsia="Times New Roman" w:hAnsi="Times" w:cs="Times New Roman"/>
            <w:sz w:val="22"/>
            <w:szCs w:val="22"/>
            <w:lang w:val="en-GB"/>
            <w:rPrChange w:id="8353" w:author="Chara Katiri" w:date="2015-05-12T13:05:00Z">
              <w:rPr>
                <w:rFonts w:ascii="Times" w:eastAsia="Times New Roman" w:hAnsi="Times" w:cs="Times New Roman"/>
                <w:sz w:val="22"/>
                <w:szCs w:val="22"/>
                <w:lang w:val="en-GB"/>
              </w:rPr>
            </w:rPrChange>
          </w:rPr>
          <w:t xml:space="preserve"> </w:t>
        </w:r>
      </w:ins>
    </w:p>
    <w:p w14:paraId="2258ED21" w14:textId="79FB5DBF" w:rsidR="002E74CA" w:rsidRPr="00F758B3" w:rsidRDefault="00FD088B" w:rsidP="00F3236C">
      <w:pPr>
        <w:spacing w:after="240" w:line="360" w:lineRule="auto"/>
        <w:ind w:firstLine="567"/>
        <w:contextualSpacing/>
        <w:jc w:val="both"/>
        <w:rPr>
          <w:rFonts w:ascii="Times" w:eastAsia="Times New Roman" w:hAnsi="Times" w:cs="Times New Roman"/>
          <w:sz w:val="22"/>
          <w:szCs w:val="22"/>
          <w:lang w:val="en-GB"/>
          <w:rPrChange w:id="8354" w:author="Chara Katiri" w:date="2015-05-12T13:05:00Z">
            <w:rPr>
              <w:rFonts w:ascii="Times" w:eastAsia="Times New Roman" w:hAnsi="Times" w:cs="Times New Roman"/>
              <w:sz w:val="22"/>
              <w:szCs w:val="22"/>
              <w:lang w:val="en-GB"/>
            </w:rPr>
          </w:rPrChange>
        </w:rPr>
        <w:pPrChange w:id="8355"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Change w:id="8356" w:author="Chara Katiri" w:date="2015-05-12T13:05:00Z">
            <w:rPr>
              <w:rFonts w:ascii="Times" w:eastAsia="Times New Roman" w:hAnsi="Times" w:cs="Times New Roman"/>
              <w:sz w:val="22"/>
              <w:szCs w:val="22"/>
              <w:lang w:val="en-GB"/>
            </w:rPr>
          </w:rPrChange>
        </w:rPr>
        <w:t xml:space="preserve">The aim of the project plan </w:t>
      </w:r>
      <w:r w:rsidR="00F3001A" w:rsidRPr="00F758B3">
        <w:rPr>
          <w:rFonts w:ascii="Times" w:eastAsia="Times New Roman" w:hAnsi="Times" w:cs="Times New Roman"/>
          <w:sz w:val="22"/>
          <w:szCs w:val="22"/>
          <w:lang w:val="en-GB"/>
          <w:rPrChange w:id="8357" w:author="Chara Katiri" w:date="2015-05-12T13:05:00Z">
            <w:rPr>
              <w:rFonts w:ascii="Times" w:eastAsia="Times New Roman" w:hAnsi="Times" w:cs="Times New Roman"/>
              <w:sz w:val="22"/>
              <w:szCs w:val="22"/>
              <w:lang w:val="en-GB"/>
            </w:rPr>
          </w:rPrChange>
        </w:rPr>
        <w:t>was</w:t>
      </w:r>
      <w:r w:rsidRPr="00F758B3">
        <w:rPr>
          <w:rFonts w:ascii="Times" w:eastAsia="Times New Roman" w:hAnsi="Times" w:cs="Times New Roman"/>
          <w:sz w:val="22"/>
          <w:szCs w:val="22"/>
          <w:lang w:val="en-GB"/>
          <w:rPrChange w:id="8358" w:author="Chara Katiri" w:date="2015-05-12T13:05:00Z">
            <w:rPr>
              <w:rFonts w:ascii="Times" w:eastAsia="Times New Roman" w:hAnsi="Times" w:cs="Times New Roman"/>
              <w:sz w:val="22"/>
              <w:szCs w:val="22"/>
              <w:lang w:val="en-GB"/>
            </w:rPr>
          </w:rPrChange>
        </w:rPr>
        <w:t xml:space="preserve"> to ensure balance between </w:t>
      </w:r>
      <w:r w:rsidR="004E4850" w:rsidRPr="00F758B3">
        <w:rPr>
          <w:rFonts w:ascii="Times" w:eastAsia="Times New Roman" w:hAnsi="Times" w:cs="Times New Roman"/>
          <w:sz w:val="22"/>
          <w:szCs w:val="22"/>
          <w:lang w:val="en-GB"/>
          <w:rPrChange w:id="8359" w:author="Chara Katiri" w:date="2015-05-12T13:05:00Z">
            <w:rPr>
              <w:rFonts w:ascii="Times" w:eastAsia="Times New Roman" w:hAnsi="Times" w:cs="Times New Roman"/>
              <w:sz w:val="22"/>
              <w:szCs w:val="22"/>
              <w:lang w:val="en-GB"/>
            </w:rPr>
          </w:rPrChange>
        </w:rPr>
        <w:t xml:space="preserve">timescales and project quality. </w:t>
      </w:r>
      <w:r w:rsidR="00F3001A" w:rsidRPr="00F758B3">
        <w:rPr>
          <w:rFonts w:ascii="Times" w:eastAsia="Times New Roman" w:hAnsi="Times" w:cs="Times New Roman"/>
          <w:sz w:val="22"/>
          <w:szCs w:val="22"/>
          <w:lang w:val="en-GB"/>
          <w:rPrChange w:id="8360" w:author="Chara Katiri" w:date="2015-05-12T13:05:00Z">
            <w:rPr>
              <w:rFonts w:ascii="Times" w:eastAsia="Times New Roman" w:hAnsi="Times" w:cs="Times New Roman"/>
              <w:sz w:val="22"/>
              <w:szCs w:val="22"/>
              <w:lang w:val="en-GB"/>
            </w:rPr>
          </w:rPrChange>
        </w:rPr>
        <w:t xml:space="preserve">Details in the R&amp;D phase </w:t>
      </w:r>
      <w:r w:rsidR="007C15E7" w:rsidRPr="00F758B3">
        <w:rPr>
          <w:rFonts w:ascii="Times" w:eastAsia="Times New Roman" w:hAnsi="Times" w:cs="Times New Roman"/>
          <w:sz w:val="22"/>
          <w:szCs w:val="22"/>
          <w:lang w:val="en-GB"/>
          <w:rPrChange w:id="8361" w:author="Chara Katiri" w:date="2015-05-12T13:05:00Z">
            <w:rPr>
              <w:rFonts w:ascii="Times" w:eastAsia="Times New Roman" w:hAnsi="Times" w:cs="Times New Roman"/>
              <w:sz w:val="22"/>
              <w:szCs w:val="22"/>
              <w:lang w:val="en-GB"/>
            </w:rPr>
          </w:rPrChange>
        </w:rPr>
        <w:t>were</w:t>
      </w:r>
      <w:r w:rsidR="00F3001A" w:rsidRPr="00F758B3">
        <w:rPr>
          <w:rFonts w:ascii="Times" w:eastAsia="Times New Roman" w:hAnsi="Times" w:cs="Times New Roman"/>
          <w:sz w:val="22"/>
          <w:szCs w:val="22"/>
          <w:lang w:val="en-GB"/>
          <w:rPrChange w:id="8362" w:author="Chara Katiri" w:date="2015-05-12T13:05:00Z">
            <w:rPr>
              <w:rFonts w:ascii="Times" w:eastAsia="Times New Roman" w:hAnsi="Times" w:cs="Times New Roman"/>
              <w:sz w:val="22"/>
              <w:szCs w:val="22"/>
              <w:lang w:val="en-GB"/>
            </w:rPr>
          </w:rPrChange>
        </w:rPr>
        <w:t xml:space="preserve"> important but it was equally important to avoid destructions and remain focused on the project goal</w:t>
      </w:r>
      <w:r w:rsidR="006F1D20" w:rsidRPr="00F758B3">
        <w:rPr>
          <w:rFonts w:ascii="Times" w:eastAsia="Times New Roman" w:hAnsi="Times" w:cs="Times New Roman"/>
          <w:sz w:val="22"/>
          <w:szCs w:val="22"/>
          <w:lang w:val="en-GB"/>
          <w:rPrChange w:id="8363" w:author="Chara Katiri" w:date="2015-05-12T13:05:00Z">
            <w:rPr>
              <w:rFonts w:ascii="Times" w:eastAsia="Times New Roman" w:hAnsi="Times" w:cs="Times New Roman"/>
              <w:sz w:val="22"/>
              <w:szCs w:val="22"/>
              <w:lang w:val="en-GB"/>
            </w:rPr>
          </w:rPrChange>
        </w:rPr>
        <w:t xml:space="preserve"> </w:t>
      </w:r>
      <w:sdt>
        <w:sdtPr>
          <w:rPr>
            <w:rFonts w:ascii="Times" w:eastAsia="Times New Roman" w:hAnsi="Times" w:cs="Times New Roman"/>
            <w:sz w:val="22"/>
            <w:szCs w:val="22"/>
            <w:lang w:val="en-GB"/>
            <w:rPrChange w:id="8364" w:author="Chara Katiri" w:date="2015-05-12T13:05:00Z">
              <w:rPr>
                <w:rFonts w:ascii="Times" w:eastAsia="Times New Roman" w:hAnsi="Times" w:cs="Times New Roman"/>
                <w:sz w:val="22"/>
                <w:szCs w:val="22"/>
                <w:lang w:val="en-GB"/>
              </w:rPr>
            </w:rPrChange>
          </w:rPr>
          <w:id w:val="675384701"/>
          <w:citation/>
        </w:sdtPr>
        <w:sdtContent>
          <w:r w:rsidR="006F1D20" w:rsidRPr="00F758B3">
            <w:rPr>
              <w:rFonts w:ascii="Times" w:eastAsia="Times New Roman" w:hAnsi="Times" w:cs="Times New Roman"/>
              <w:sz w:val="22"/>
              <w:szCs w:val="22"/>
              <w:lang w:val="en-GB"/>
              <w:rPrChange w:id="8365" w:author="Chara Katiri" w:date="2015-05-12T13:05:00Z">
                <w:rPr>
                  <w:rFonts w:ascii="Times" w:eastAsia="Times New Roman" w:hAnsi="Times" w:cs="Times New Roman"/>
                  <w:sz w:val="22"/>
                  <w:szCs w:val="22"/>
                  <w:lang w:val="en-GB"/>
                </w:rPr>
              </w:rPrChange>
            </w:rPr>
            <w:fldChar w:fldCharType="begin"/>
          </w:r>
          <w:r w:rsidR="006F1D20" w:rsidRPr="00F758B3">
            <w:rPr>
              <w:rFonts w:ascii="Times" w:eastAsia="Times New Roman" w:hAnsi="Times" w:cs="Times New Roman"/>
              <w:sz w:val="22"/>
              <w:szCs w:val="22"/>
              <w:rPrChange w:id="8366" w:author="Chara Katiri" w:date="2015-05-12T13:05:00Z">
                <w:rPr>
                  <w:rFonts w:ascii="Times" w:eastAsia="Times New Roman" w:hAnsi="Times" w:cs="Times New Roman"/>
                  <w:sz w:val="22"/>
                  <w:szCs w:val="22"/>
                </w:rPr>
              </w:rPrChange>
            </w:rPr>
            <w:instrText xml:space="preserve"> CITATION Tea15 \l 1033 </w:instrText>
          </w:r>
          <w:r w:rsidR="006F1D20" w:rsidRPr="00F758B3">
            <w:rPr>
              <w:rFonts w:ascii="Times" w:eastAsia="Times New Roman" w:hAnsi="Times" w:cs="Times New Roman"/>
              <w:sz w:val="22"/>
              <w:szCs w:val="22"/>
              <w:lang w:val="en-GB"/>
              <w:rPrChange w:id="8367"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8368"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8369"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8370" w:author="Chara Katiri" w:date="2015-05-12T13:05:00Z">
                <w:rPr>
                  <w:rFonts w:ascii="Times" w:eastAsia="Times New Roman" w:hAnsi="Times" w:cs="Times New Roman"/>
                  <w:noProof/>
                  <w:sz w:val="22"/>
                  <w:szCs w:val="22"/>
                </w:rPr>
              </w:rPrChange>
            </w:rPr>
            <w:instrText xml:space="preserve"> HYPERLINK "" \l "Tea15" </w:instrText>
          </w:r>
          <w:r w:rsidR="00B7160F" w:rsidRPr="00F758B3">
            <w:rPr>
              <w:rFonts w:ascii="Times" w:eastAsia="Times New Roman" w:hAnsi="Times" w:cs="Times New Roman"/>
              <w:noProof/>
              <w:sz w:val="22"/>
              <w:szCs w:val="22"/>
              <w:rPrChange w:id="8371"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8372" w:author="Chara Katiri" w:date="2015-05-12T13:05:00Z">
                <w:rPr>
                  <w:rStyle w:val="Heading2Char"/>
                  <w:rFonts w:ascii="Times" w:eastAsia="Times New Roman" w:hAnsi="Times" w:cs="Times New Roman"/>
                  <w:noProof/>
                  <w:color w:val="auto"/>
                  <w:sz w:val="22"/>
                  <w:szCs w:val="22"/>
                </w:rPr>
              </w:rPrChange>
            </w:rPr>
            <w:t>42</w:t>
          </w:r>
          <w:r w:rsidR="00B7160F" w:rsidRPr="00F758B3">
            <w:rPr>
              <w:rFonts w:ascii="Times" w:eastAsia="Times New Roman" w:hAnsi="Times" w:cs="Times New Roman"/>
              <w:noProof/>
              <w:sz w:val="22"/>
              <w:szCs w:val="22"/>
              <w:rPrChange w:id="8373"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8374" w:author="Chara Katiri" w:date="2015-05-12T13:05:00Z">
                <w:rPr>
                  <w:rFonts w:ascii="Times" w:eastAsia="Times New Roman" w:hAnsi="Times" w:cs="Times New Roman"/>
                  <w:noProof/>
                  <w:sz w:val="22"/>
                  <w:szCs w:val="22"/>
                </w:rPr>
              </w:rPrChange>
            </w:rPr>
            <w:t>]</w:t>
          </w:r>
          <w:r w:rsidR="006F1D20" w:rsidRPr="00F758B3">
            <w:rPr>
              <w:rFonts w:ascii="Times" w:eastAsia="Times New Roman" w:hAnsi="Times" w:cs="Times New Roman"/>
              <w:sz w:val="22"/>
              <w:szCs w:val="22"/>
              <w:lang w:val="en-GB"/>
              <w:rPrChange w:id="8375" w:author="Chara Katiri" w:date="2015-05-12T13:05:00Z">
                <w:rPr>
                  <w:rFonts w:ascii="Times" w:eastAsia="Times New Roman" w:hAnsi="Times" w:cs="Times New Roman"/>
                  <w:sz w:val="22"/>
                  <w:szCs w:val="22"/>
                  <w:lang w:val="en-GB"/>
                </w:rPr>
              </w:rPrChange>
            </w:rPr>
            <w:fldChar w:fldCharType="end"/>
          </w:r>
        </w:sdtContent>
      </w:sdt>
      <w:r w:rsidR="00F3001A" w:rsidRPr="00F758B3">
        <w:rPr>
          <w:rFonts w:ascii="Times" w:eastAsia="Times New Roman" w:hAnsi="Times" w:cs="Times New Roman"/>
          <w:sz w:val="22"/>
          <w:szCs w:val="22"/>
          <w:lang w:val="en-GB"/>
          <w:rPrChange w:id="8376" w:author="Chara Katiri" w:date="2015-05-12T13:05:00Z">
            <w:rPr>
              <w:rFonts w:ascii="Times" w:eastAsia="Times New Roman" w:hAnsi="Times" w:cs="Times New Roman"/>
              <w:sz w:val="22"/>
              <w:szCs w:val="22"/>
              <w:lang w:val="en-GB"/>
            </w:rPr>
          </w:rPrChange>
        </w:rPr>
        <w:t xml:space="preserve">.  </w:t>
      </w:r>
    </w:p>
    <w:p w14:paraId="45F17FE3" w14:textId="25305B5C" w:rsidR="00B42BFE" w:rsidRPr="00F758B3" w:rsidRDefault="00682029" w:rsidP="00F3236C">
      <w:pPr>
        <w:spacing w:after="240" w:line="360" w:lineRule="auto"/>
        <w:ind w:firstLine="567"/>
        <w:contextualSpacing/>
        <w:jc w:val="both"/>
        <w:rPr>
          <w:ins w:id="8377" w:author="Chara Katiri" w:date="2015-04-11T23:21:00Z"/>
          <w:rFonts w:ascii="Times" w:eastAsia="Times New Roman" w:hAnsi="Times" w:cs="Times New Roman"/>
          <w:sz w:val="22"/>
          <w:szCs w:val="22"/>
          <w:lang w:val="en-GB"/>
          <w:rPrChange w:id="8378" w:author="Chara Katiri" w:date="2015-05-12T13:05:00Z">
            <w:rPr>
              <w:ins w:id="8379" w:author="Chara Katiri" w:date="2015-04-11T23:21:00Z"/>
              <w:rFonts w:ascii="Times" w:eastAsia="Times New Roman" w:hAnsi="Times" w:cs="Times New Roman"/>
              <w:sz w:val="22"/>
              <w:szCs w:val="22"/>
              <w:lang w:val="en-GB"/>
            </w:rPr>
          </w:rPrChange>
        </w:rPr>
        <w:pPrChange w:id="8380" w:author="Chara Katiri" w:date="2015-05-12T13:05:00Z">
          <w:pPr>
            <w:spacing w:after="240" w:line="360" w:lineRule="auto"/>
            <w:ind w:left="720" w:firstLine="556"/>
            <w:contextualSpacing/>
            <w:jc w:val="both"/>
          </w:pPr>
        </w:pPrChange>
      </w:pPr>
      <w:r w:rsidRPr="00F758B3">
        <w:rPr>
          <w:rFonts w:ascii="Times" w:eastAsia="Times New Roman" w:hAnsi="Times" w:cs="Times New Roman"/>
          <w:sz w:val="22"/>
          <w:szCs w:val="22"/>
          <w:lang w:val="en-GB"/>
          <w:rPrChange w:id="8381" w:author="Chara Katiri" w:date="2015-05-12T13:05:00Z">
            <w:rPr>
              <w:rFonts w:ascii="Times" w:eastAsia="Times New Roman" w:hAnsi="Times" w:cs="Times New Roman"/>
              <w:sz w:val="22"/>
              <w:szCs w:val="22"/>
              <w:lang w:val="en-GB"/>
            </w:rPr>
          </w:rPrChange>
        </w:rPr>
        <w:t>The optimal</w:t>
      </w:r>
      <w:ins w:id="8382" w:author="Chara Katiri" w:date="2015-04-11T23:19:00Z">
        <w:r w:rsidR="00B42BFE" w:rsidRPr="00F758B3">
          <w:rPr>
            <w:rFonts w:ascii="Times" w:eastAsia="Times New Roman" w:hAnsi="Times" w:cs="Times New Roman"/>
            <w:sz w:val="22"/>
            <w:szCs w:val="22"/>
            <w:lang w:val="en-GB"/>
            <w:rPrChange w:id="8383" w:author="Chara Katiri" w:date="2015-05-12T13:05:00Z">
              <w:rPr>
                <w:rFonts w:ascii="Times" w:eastAsia="Times New Roman" w:hAnsi="Times" w:cs="Times New Roman"/>
                <w:sz w:val="22"/>
                <w:szCs w:val="22"/>
                <w:lang w:val="en-GB"/>
              </w:rPr>
            </w:rPrChange>
          </w:rPr>
          <w:t xml:space="preserve"> strategy to estimate</w:t>
        </w:r>
      </w:ins>
      <w:r w:rsidRPr="00F758B3">
        <w:rPr>
          <w:rFonts w:ascii="Times" w:eastAsia="Times New Roman" w:hAnsi="Times" w:cs="Times New Roman"/>
          <w:sz w:val="22"/>
          <w:szCs w:val="22"/>
          <w:lang w:val="en-GB"/>
          <w:rPrChange w:id="8384" w:author="Chara Katiri" w:date="2015-05-12T13:05:00Z">
            <w:rPr>
              <w:rFonts w:ascii="Times" w:eastAsia="Times New Roman" w:hAnsi="Times" w:cs="Times New Roman"/>
              <w:sz w:val="22"/>
              <w:szCs w:val="22"/>
              <w:lang w:val="en-GB"/>
            </w:rPr>
          </w:rPrChange>
        </w:rPr>
        <w:t xml:space="preserve"> timescales </w:t>
      </w:r>
      <w:r w:rsidR="004C7FE3" w:rsidRPr="00F758B3">
        <w:rPr>
          <w:rFonts w:ascii="Times" w:eastAsia="Times New Roman" w:hAnsi="Times" w:cs="Times New Roman"/>
          <w:sz w:val="22"/>
          <w:szCs w:val="22"/>
          <w:lang w:val="en-GB"/>
          <w:rPrChange w:id="8385" w:author="Chara Katiri" w:date="2015-05-12T13:05:00Z">
            <w:rPr>
              <w:rFonts w:ascii="Times" w:eastAsia="Times New Roman" w:hAnsi="Times" w:cs="Times New Roman"/>
              <w:sz w:val="22"/>
              <w:szCs w:val="22"/>
              <w:lang w:val="en-GB"/>
            </w:rPr>
          </w:rPrChange>
        </w:rPr>
        <w:t>for system</w:t>
      </w:r>
      <w:del w:id="8386" w:author="Chara Katiri" w:date="2015-05-09T12:17:00Z">
        <w:r w:rsidR="004C7FE3" w:rsidRPr="00F758B3" w:rsidDel="00CA0B71">
          <w:rPr>
            <w:rFonts w:ascii="Times" w:eastAsia="Times New Roman" w:hAnsi="Times" w:cs="Times New Roman"/>
            <w:sz w:val="22"/>
            <w:szCs w:val="22"/>
            <w:lang w:val="en-GB"/>
            <w:rPrChange w:id="8387" w:author="Chara Katiri" w:date="2015-05-12T13:05:00Z">
              <w:rPr>
                <w:rFonts w:ascii="Times" w:eastAsia="Times New Roman" w:hAnsi="Times" w:cs="Times New Roman"/>
                <w:sz w:val="22"/>
                <w:szCs w:val="22"/>
                <w:lang w:val="en-GB"/>
              </w:rPr>
            </w:rPrChange>
          </w:rPr>
          <w:delText>’s</w:delText>
        </w:r>
      </w:del>
      <w:r w:rsidR="004C7FE3" w:rsidRPr="00F758B3">
        <w:rPr>
          <w:rFonts w:ascii="Times" w:eastAsia="Times New Roman" w:hAnsi="Times" w:cs="Times New Roman"/>
          <w:sz w:val="22"/>
          <w:szCs w:val="22"/>
          <w:lang w:val="en-GB"/>
          <w:rPrChange w:id="8388" w:author="Chara Katiri" w:date="2015-05-12T13:05:00Z">
            <w:rPr>
              <w:rFonts w:ascii="Times" w:eastAsia="Times New Roman" w:hAnsi="Times" w:cs="Times New Roman"/>
              <w:sz w:val="22"/>
              <w:szCs w:val="22"/>
              <w:lang w:val="en-GB"/>
            </w:rPr>
          </w:rPrChange>
        </w:rPr>
        <w:t xml:space="preserve"> dev</w:t>
      </w:r>
      <w:r w:rsidR="007C15E7" w:rsidRPr="00F758B3">
        <w:rPr>
          <w:rFonts w:ascii="Times" w:eastAsia="Times New Roman" w:hAnsi="Times" w:cs="Times New Roman"/>
          <w:sz w:val="22"/>
          <w:szCs w:val="22"/>
          <w:lang w:val="en-GB"/>
          <w:rPrChange w:id="8389" w:author="Chara Katiri" w:date="2015-05-12T13:05:00Z">
            <w:rPr>
              <w:rFonts w:ascii="Times" w:eastAsia="Times New Roman" w:hAnsi="Times" w:cs="Times New Roman"/>
              <w:sz w:val="22"/>
              <w:szCs w:val="22"/>
              <w:lang w:val="en-GB"/>
            </w:rPr>
          </w:rPrChange>
        </w:rPr>
        <w:t>elopment is</w:t>
      </w:r>
      <w:ins w:id="8390" w:author="Chara Katiri" w:date="2015-04-11T23:20:00Z">
        <w:r w:rsidR="00B42BFE" w:rsidRPr="00F758B3">
          <w:rPr>
            <w:rFonts w:ascii="Times" w:eastAsia="Times New Roman" w:hAnsi="Times" w:cs="Times New Roman"/>
            <w:sz w:val="22"/>
            <w:szCs w:val="22"/>
            <w:lang w:val="en-GB"/>
            <w:rPrChange w:id="8391" w:author="Chara Katiri" w:date="2015-05-12T13:05:00Z">
              <w:rPr>
                <w:rFonts w:ascii="Times" w:eastAsia="Times New Roman" w:hAnsi="Times" w:cs="Times New Roman"/>
                <w:sz w:val="22"/>
                <w:szCs w:val="22"/>
                <w:lang w:val="en-GB"/>
              </w:rPr>
            </w:rPrChange>
          </w:rPr>
          <w:t>:</w:t>
        </w:r>
      </w:ins>
      <w:ins w:id="8392" w:author="Chara Katiri" w:date="2015-04-11T23:21:00Z">
        <w:r w:rsidR="00B42BFE" w:rsidRPr="00F758B3">
          <w:rPr>
            <w:rFonts w:ascii="Times" w:eastAsia="Times New Roman" w:hAnsi="Times" w:cs="Times New Roman"/>
            <w:sz w:val="22"/>
            <w:szCs w:val="22"/>
            <w:lang w:val="en-GB"/>
            <w:rPrChange w:id="8393" w:author="Chara Katiri" w:date="2015-05-12T13:05:00Z">
              <w:rPr>
                <w:rFonts w:ascii="Times" w:eastAsia="Times New Roman" w:hAnsi="Times" w:cs="Times New Roman"/>
                <w:sz w:val="22"/>
                <w:szCs w:val="22"/>
                <w:lang w:val="en-GB"/>
              </w:rPr>
            </w:rPrChange>
          </w:rPr>
          <w:t xml:space="preserve"> </w:t>
        </w:r>
      </w:ins>
      <w:sdt>
        <w:sdtPr>
          <w:rPr>
            <w:rFonts w:ascii="Times" w:eastAsia="Times New Roman" w:hAnsi="Times" w:cs="Times New Roman"/>
            <w:sz w:val="22"/>
            <w:szCs w:val="22"/>
            <w:lang w:val="en-GB"/>
            <w:rPrChange w:id="8394" w:author="Chara Katiri" w:date="2015-05-12T13:05:00Z">
              <w:rPr>
                <w:rFonts w:ascii="Times" w:eastAsia="Times New Roman" w:hAnsi="Times" w:cs="Times New Roman"/>
                <w:sz w:val="22"/>
                <w:szCs w:val="22"/>
                <w:lang w:val="en-GB"/>
              </w:rPr>
            </w:rPrChange>
          </w:rPr>
          <w:id w:val="-1880463906"/>
          <w:citation/>
        </w:sdtPr>
        <w:sdtContent>
          <w:r w:rsidR="006F1D20" w:rsidRPr="00F758B3">
            <w:rPr>
              <w:rFonts w:ascii="Times" w:eastAsia="Times New Roman" w:hAnsi="Times" w:cs="Times New Roman"/>
              <w:sz w:val="22"/>
              <w:szCs w:val="22"/>
              <w:lang w:val="en-GB"/>
              <w:rPrChange w:id="8395" w:author="Chara Katiri" w:date="2015-05-12T13:05:00Z">
                <w:rPr>
                  <w:rFonts w:ascii="Times" w:eastAsia="Times New Roman" w:hAnsi="Times" w:cs="Times New Roman"/>
                  <w:sz w:val="22"/>
                  <w:szCs w:val="22"/>
                  <w:lang w:val="en-GB"/>
                </w:rPr>
              </w:rPrChange>
            </w:rPr>
            <w:fldChar w:fldCharType="begin"/>
          </w:r>
          <w:r w:rsidR="006F1D20" w:rsidRPr="00F758B3">
            <w:rPr>
              <w:rFonts w:ascii="Times" w:eastAsia="Times New Roman" w:hAnsi="Times" w:cs="Times New Roman"/>
              <w:sz w:val="22"/>
              <w:szCs w:val="22"/>
              <w:rPrChange w:id="8396" w:author="Chara Katiri" w:date="2015-05-12T13:05:00Z">
                <w:rPr>
                  <w:rFonts w:ascii="Times" w:eastAsia="Times New Roman" w:hAnsi="Times" w:cs="Times New Roman"/>
                  <w:sz w:val="22"/>
                  <w:szCs w:val="22"/>
                </w:rPr>
              </w:rPrChange>
            </w:rPr>
            <w:instrText xml:space="preserve"> CITATION Bar09 \l 1033 </w:instrText>
          </w:r>
          <w:r w:rsidR="006F1D20" w:rsidRPr="00F758B3">
            <w:rPr>
              <w:rFonts w:ascii="Times" w:eastAsia="Times New Roman" w:hAnsi="Times" w:cs="Times New Roman"/>
              <w:sz w:val="22"/>
              <w:szCs w:val="22"/>
              <w:lang w:val="en-GB"/>
              <w:rPrChange w:id="8397"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8398"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8399"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8400" w:author="Chara Katiri" w:date="2015-05-12T13:05:00Z">
                <w:rPr>
                  <w:rFonts w:ascii="Times" w:eastAsia="Times New Roman" w:hAnsi="Times" w:cs="Times New Roman"/>
                  <w:noProof/>
                  <w:sz w:val="22"/>
                  <w:szCs w:val="22"/>
                </w:rPr>
              </w:rPrChange>
            </w:rPr>
            <w:instrText xml:space="preserve"> HYPERLINK "" \l "Bar09" </w:instrText>
          </w:r>
          <w:r w:rsidR="00B7160F" w:rsidRPr="00F758B3">
            <w:rPr>
              <w:rFonts w:ascii="Times" w:eastAsia="Times New Roman" w:hAnsi="Times" w:cs="Times New Roman"/>
              <w:noProof/>
              <w:sz w:val="22"/>
              <w:szCs w:val="22"/>
              <w:rPrChange w:id="8401"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8402" w:author="Chara Katiri" w:date="2015-05-12T13:05:00Z">
                <w:rPr>
                  <w:rStyle w:val="Heading2Char"/>
                  <w:rFonts w:ascii="Times" w:eastAsia="Times New Roman" w:hAnsi="Times" w:cs="Times New Roman"/>
                  <w:noProof/>
                  <w:color w:val="auto"/>
                  <w:sz w:val="22"/>
                  <w:szCs w:val="22"/>
                </w:rPr>
              </w:rPrChange>
            </w:rPr>
            <w:t>43</w:t>
          </w:r>
          <w:r w:rsidR="00B7160F" w:rsidRPr="00F758B3">
            <w:rPr>
              <w:rFonts w:ascii="Times" w:eastAsia="Times New Roman" w:hAnsi="Times" w:cs="Times New Roman"/>
              <w:noProof/>
              <w:sz w:val="22"/>
              <w:szCs w:val="22"/>
              <w:rPrChange w:id="8403"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8404" w:author="Chara Katiri" w:date="2015-05-12T13:05:00Z">
                <w:rPr>
                  <w:rFonts w:ascii="Times" w:eastAsia="Times New Roman" w:hAnsi="Times" w:cs="Times New Roman"/>
                  <w:noProof/>
                  <w:sz w:val="22"/>
                  <w:szCs w:val="22"/>
                </w:rPr>
              </w:rPrChange>
            </w:rPr>
            <w:t>]</w:t>
          </w:r>
          <w:r w:rsidR="006F1D20" w:rsidRPr="00F758B3">
            <w:rPr>
              <w:rFonts w:ascii="Times" w:eastAsia="Times New Roman" w:hAnsi="Times" w:cs="Times New Roman"/>
              <w:sz w:val="22"/>
              <w:szCs w:val="22"/>
              <w:lang w:val="en-GB"/>
              <w:rPrChange w:id="8405" w:author="Chara Katiri" w:date="2015-05-12T13:05:00Z">
                <w:rPr>
                  <w:rFonts w:ascii="Times" w:eastAsia="Times New Roman" w:hAnsi="Times" w:cs="Times New Roman"/>
                  <w:sz w:val="22"/>
                  <w:szCs w:val="22"/>
                  <w:lang w:val="en-GB"/>
                </w:rPr>
              </w:rPrChange>
            </w:rPr>
            <w:fldChar w:fldCharType="end"/>
          </w:r>
        </w:sdtContent>
      </w:sdt>
      <w:ins w:id="8406" w:author="Chara Katiri" w:date="2015-04-11T23:21:00Z">
        <w:r w:rsidR="00B42BFE" w:rsidRPr="00F758B3">
          <w:rPr>
            <w:rFonts w:ascii="Times" w:eastAsia="Times New Roman" w:hAnsi="Times" w:cs="Times New Roman"/>
            <w:sz w:val="22"/>
            <w:szCs w:val="22"/>
            <w:lang w:val="en-GB"/>
            <w:rPrChange w:id="8407" w:author="Chara Katiri" w:date="2015-05-12T13:05:00Z">
              <w:rPr>
                <w:rFonts w:ascii="Times" w:eastAsia="Times New Roman" w:hAnsi="Times" w:cs="Times New Roman"/>
                <w:sz w:val="22"/>
                <w:szCs w:val="22"/>
                <w:lang w:val="en-GB"/>
              </w:rPr>
            </w:rPrChange>
          </w:rPr>
          <w:t xml:space="preserve"> </w:t>
        </w:r>
      </w:ins>
    </w:p>
    <w:p w14:paraId="079F3B9B" w14:textId="77777777" w:rsidR="007605EF" w:rsidRPr="00F758B3" w:rsidRDefault="007605EF" w:rsidP="00F758B3">
      <w:pPr>
        <w:spacing w:line="360" w:lineRule="auto"/>
        <w:contextualSpacing/>
        <w:jc w:val="both"/>
        <w:rPr>
          <w:ins w:id="8408" w:author="Chara Katiri" w:date="2015-04-11T23:23:00Z"/>
          <w:rFonts w:ascii="Times" w:eastAsia="Times New Roman" w:hAnsi="Times" w:cs="Times New Roman"/>
          <w:sz w:val="22"/>
          <w:szCs w:val="22"/>
          <w:shd w:val="clear" w:color="auto" w:fill="FFFFFF"/>
          <w:lang w:val="en-GB"/>
          <w:rPrChange w:id="8409" w:author="Chara Katiri" w:date="2015-05-12T13:05:00Z">
            <w:rPr>
              <w:ins w:id="8410" w:author="Chara Katiri" w:date="2015-04-11T23:23:00Z"/>
              <w:rFonts w:ascii="Times" w:eastAsia="Times New Roman" w:hAnsi="Times" w:cs="Times New Roman"/>
              <w:sz w:val="22"/>
              <w:szCs w:val="22"/>
              <w:lang w:val="en-GB"/>
            </w:rPr>
          </w:rPrChange>
        </w:rPr>
        <w:pPrChange w:id="8411" w:author="Chara Katiri" w:date="2015-05-12T13:05:00Z">
          <w:pPr>
            <w:spacing w:after="240" w:line="360" w:lineRule="auto"/>
            <w:ind w:left="720" w:firstLine="556"/>
            <w:contextualSpacing/>
            <w:jc w:val="both"/>
          </w:pPr>
        </w:pPrChange>
      </w:pPr>
      <w:ins w:id="8412" w:author="Chara Katiri" w:date="2015-04-11T23:23:00Z">
        <w:r w:rsidRPr="00F758B3">
          <w:rPr>
            <w:rFonts w:ascii="Times" w:eastAsia="Times New Roman" w:hAnsi="Times" w:cs="Times New Roman"/>
            <w:sz w:val="22"/>
            <w:szCs w:val="22"/>
            <w:shd w:val="clear" w:color="auto" w:fill="FFFFFF"/>
            <w:lang w:val="en-GB"/>
            <w:rPrChange w:id="8413" w:author="Chara Katiri" w:date="2015-05-12T13:05:00Z">
              <w:rPr>
                <w:rFonts w:ascii="Times" w:eastAsia="Times New Roman" w:hAnsi="Times" w:cs="Times New Roman"/>
                <w:sz w:val="22"/>
                <w:szCs w:val="22"/>
                <w:lang w:val="en-GB"/>
              </w:rPr>
            </w:rPrChange>
          </w:rPr>
          <w:t>Phase 1:</w:t>
        </w:r>
      </w:ins>
    </w:p>
    <w:p w14:paraId="615DC43A" w14:textId="02BE61E2" w:rsidR="007605EF" w:rsidRPr="00F758B3" w:rsidRDefault="007605EF" w:rsidP="00F758B3">
      <w:pPr>
        <w:pStyle w:val="ListParagraph"/>
        <w:numPr>
          <w:ilvl w:val="1"/>
          <w:numId w:val="5"/>
        </w:numPr>
        <w:spacing w:line="360" w:lineRule="auto"/>
        <w:jc w:val="both"/>
        <w:rPr>
          <w:ins w:id="8414" w:author="Chara Katiri" w:date="2015-04-11T23:22:00Z"/>
          <w:rFonts w:ascii="Times" w:eastAsia="Times New Roman" w:hAnsi="Times" w:cs="Times New Roman"/>
          <w:sz w:val="22"/>
          <w:szCs w:val="22"/>
          <w:shd w:val="clear" w:color="auto" w:fill="FFFFFF"/>
          <w:lang w:val="en-GB"/>
          <w:rPrChange w:id="8415" w:author="Chara Katiri" w:date="2015-05-12T13:05:00Z">
            <w:rPr>
              <w:ins w:id="8416" w:author="Chara Katiri" w:date="2015-04-11T23:22:00Z"/>
              <w:rFonts w:ascii="Times" w:eastAsia="Times New Roman" w:hAnsi="Times" w:cs="Times New Roman"/>
              <w:sz w:val="22"/>
              <w:szCs w:val="22"/>
              <w:lang w:val="en-GB"/>
            </w:rPr>
          </w:rPrChange>
        </w:rPr>
        <w:pPrChange w:id="8417" w:author="Chara Katiri" w:date="2015-05-12T13:05:00Z">
          <w:pPr>
            <w:spacing w:after="240" w:line="360" w:lineRule="auto"/>
            <w:ind w:left="720" w:firstLine="556"/>
            <w:contextualSpacing/>
            <w:jc w:val="both"/>
          </w:pPr>
        </w:pPrChange>
      </w:pPr>
      <w:ins w:id="8418" w:author="Chara Katiri" w:date="2015-04-11T23:22:00Z">
        <w:r w:rsidRPr="00F758B3">
          <w:rPr>
            <w:rFonts w:ascii="Times" w:eastAsia="Times New Roman" w:hAnsi="Times" w:cs="Times New Roman"/>
            <w:sz w:val="22"/>
            <w:szCs w:val="22"/>
            <w:shd w:val="clear" w:color="auto" w:fill="FFFFFF"/>
            <w:lang w:val="en-GB"/>
            <w:rPrChange w:id="8419" w:author="Chara Katiri" w:date="2015-05-12T13:05:00Z">
              <w:rPr>
                <w:rFonts w:ascii="Times" w:eastAsia="Times New Roman" w:hAnsi="Times" w:cs="Times New Roman"/>
                <w:sz w:val="22"/>
                <w:szCs w:val="22"/>
                <w:lang w:val="en-GB"/>
              </w:rPr>
            </w:rPrChange>
          </w:rPr>
          <w:t>Research and planning: 5%</w:t>
        </w:r>
      </w:ins>
    </w:p>
    <w:p w14:paraId="1B48AF43" w14:textId="5C4CE523" w:rsidR="007605EF" w:rsidRPr="00F758B3" w:rsidRDefault="007605EF" w:rsidP="00F758B3">
      <w:pPr>
        <w:pStyle w:val="ListParagraph"/>
        <w:numPr>
          <w:ilvl w:val="1"/>
          <w:numId w:val="5"/>
        </w:numPr>
        <w:spacing w:line="360" w:lineRule="auto"/>
        <w:jc w:val="both"/>
        <w:rPr>
          <w:ins w:id="8420" w:author="Chara Katiri" w:date="2015-04-11T23:23:00Z"/>
          <w:rFonts w:ascii="Times" w:eastAsia="Times New Roman" w:hAnsi="Times" w:cs="Times New Roman"/>
          <w:sz w:val="22"/>
          <w:szCs w:val="22"/>
          <w:shd w:val="clear" w:color="auto" w:fill="FFFFFF"/>
          <w:lang w:val="en-GB"/>
          <w:rPrChange w:id="8421" w:author="Chara Katiri" w:date="2015-05-12T13:05:00Z">
            <w:rPr>
              <w:ins w:id="8422" w:author="Chara Katiri" w:date="2015-04-11T23:23:00Z"/>
              <w:rFonts w:ascii="Times" w:eastAsia="Times New Roman" w:hAnsi="Times" w:cs="Times New Roman"/>
              <w:sz w:val="22"/>
              <w:szCs w:val="22"/>
              <w:lang w:val="en-GB"/>
            </w:rPr>
          </w:rPrChange>
        </w:rPr>
        <w:pPrChange w:id="8423" w:author="Chara Katiri" w:date="2015-05-12T13:05:00Z">
          <w:pPr>
            <w:spacing w:after="240" w:line="360" w:lineRule="auto"/>
            <w:ind w:left="720" w:firstLine="556"/>
            <w:contextualSpacing/>
            <w:jc w:val="both"/>
          </w:pPr>
        </w:pPrChange>
      </w:pPr>
      <w:ins w:id="8424" w:author="Chara Katiri" w:date="2015-04-11T23:22:00Z">
        <w:r w:rsidRPr="00F758B3">
          <w:rPr>
            <w:rFonts w:ascii="Times" w:eastAsia="Times New Roman" w:hAnsi="Times" w:cs="Times New Roman"/>
            <w:sz w:val="22"/>
            <w:szCs w:val="22"/>
            <w:shd w:val="clear" w:color="auto" w:fill="FFFFFF"/>
            <w:lang w:val="en-GB"/>
            <w:rPrChange w:id="8425" w:author="Chara Katiri" w:date="2015-05-12T13:05:00Z">
              <w:rPr>
                <w:rFonts w:ascii="Times" w:eastAsia="Times New Roman" w:hAnsi="Times" w:cs="Times New Roman"/>
                <w:sz w:val="22"/>
                <w:szCs w:val="22"/>
                <w:lang w:val="en-GB"/>
              </w:rPr>
            </w:rPrChange>
          </w:rPr>
          <w:t>Solution design: 5%</w:t>
        </w:r>
      </w:ins>
    </w:p>
    <w:p w14:paraId="1FEAAC1D" w14:textId="7F6B500A" w:rsidR="007605EF" w:rsidRPr="00F758B3" w:rsidRDefault="007605EF" w:rsidP="00F758B3">
      <w:pPr>
        <w:pStyle w:val="ListParagraph"/>
        <w:numPr>
          <w:ilvl w:val="1"/>
          <w:numId w:val="5"/>
        </w:numPr>
        <w:spacing w:line="360" w:lineRule="auto"/>
        <w:jc w:val="both"/>
        <w:rPr>
          <w:ins w:id="8426" w:author="Chara Katiri" w:date="2015-04-11T23:22:00Z"/>
          <w:rFonts w:ascii="Times" w:eastAsia="Times New Roman" w:hAnsi="Times" w:cs="Times New Roman"/>
          <w:sz w:val="22"/>
          <w:szCs w:val="22"/>
          <w:shd w:val="clear" w:color="auto" w:fill="FFFFFF"/>
          <w:lang w:val="en-GB"/>
          <w:rPrChange w:id="8427" w:author="Chara Katiri" w:date="2015-05-12T13:05:00Z">
            <w:rPr>
              <w:ins w:id="8428" w:author="Chara Katiri" w:date="2015-04-11T23:22:00Z"/>
              <w:rFonts w:ascii="Times" w:eastAsia="Times New Roman" w:hAnsi="Times" w:cs="Times New Roman"/>
              <w:sz w:val="22"/>
              <w:szCs w:val="22"/>
              <w:lang w:val="en-GB"/>
            </w:rPr>
          </w:rPrChange>
        </w:rPr>
        <w:pPrChange w:id="8429" w:author="Chara Katiri" w:date="2015-05-12T13:05:00Z">
          <w:pPr>
            <w:spacing w:after="240" w:line="360" w:lineRule="auto"/>
            <w:ind w:left="720" w:firstLine="556"/>
            <w:contextualSpacing/>
            <w:jc w:val="both"/>
          </w:pPr>
        </w:pPrChange>
      </w:pPr>
      <w:ins w:id="8430" w:author="Chara Katiri" w:date="2015-04-11T23:23:00Z">
        <w:r w:rsidRPr="00F758B3">
          <w:rPr>
            <w:rFonts w:ascii="Times" w:eastAsia="Times New Roman" w:hAnsi="Times" w:cs="Times New Roman"/>
            <w:sz w:val="22"/>
            <w:szCs w:val="22"/>
            <w:shd w:val="clear" w:color="auto" w:fill="FFFFFF"/>
            <w:lang w:val="en-GB"/>
            <w:rPrChange w:id="8431" w:author="Chara Katiri" w:date="2015-05-12T13:05:00Z">
              <w:rPr>
                <w:rFonts w:ascii="Times" w:eastAsia="Times New Roman" w:hAnsi="Times" w:cs="Times New Roman"/>
                <w:sz w:val="22"/>
                <w:szCs w:val="22"/>
                <w:lang w:val="en-GB"/>
              </w:rPr>
            </w:rPrChange>
          </w:rPr>
          <w:t>Design: 25%</w:t>
        </w:r>
      </w:ins>
    </w:p>
    <w:p w14:paraId="5113DFC6" w14:textId="5681E40C" w:rsidR="007605EF" w:rsidRPr="00F758B3" w:rsidRDefault="007605EF" w:rsidP="00F758B3">
      <w:pPr>
        <w:spacing w:line="360" w:lineRule="auto"/>
        <w:contextualSpacing/>
        <w:jc w:val="both"/>
        <w:rPr>
          <w:ins w:id="8432" w:author="Chara Katiri" w:date="2015-04-11T23:23:00Z"/>
          <w:rFonts w:ascii="Times" w:eastAsia="Times New Roman" w:hAnsi="Times" w:cs="Times New Roman"/>
          <w:sz w:val="22"/>
          <w:szCs w:val="22"/>
          <w:shd w:val="clear" w:color="auto" w:fill="FFFFFF"/>
          <w:lang w:val="en-GB"/>
          <w:rPrChange w:id="8433" w:author="Chara Katiri" w:date="2015-05-12T13:05:00Z">
            <w:rPr>
              <w:ins w:id="8434" w:author="Chara Katiri" w:date="2015-04-11T23:23:00Z"/>
              <w:rFonts w:ascii="Times" w:eastAsia="Times New Roman" w:hAnsi="Times" w:cs="Times New Roman"/>
              <w:sz w:val="22"/>
              <w:szCs w:val="22"/>
              <w:lang w:val="en-GB"/>
            </w:rPr>
          </w:rPrChange>
        </w:rPr>
        <w:pPrChange w:id="8435" w:author="Chara Katiri" w:date="2015-05-12T13:05:00Z">
          <w:pPr>
            <w:spacing w:after="240" w:line="360" w:lineRule="auto"/>
            <w:ind w:left="720" w:firstLine="556"/>
            <w:contextualSpacing/>
            <w:jc w:val="both"/>
          </w:pPr>
        </w:pPrChange>
      </w:pPr>
      <w:ins w:id="8436" w:author="Chara Katiri" w:date="2015-04-11T23:23:00Z">
        <w:r w:rsidRPr="00F758B3">
          <w:rPr>
            <w:rFonts w:ascii="Times" w:eastAsia="Times New Roman" w:hAnsi="Times" w:cs="Times New Roman"/>
            <w:sz w:val="22"/>
            <w:szCs w:val="22"/>
            <w:shd w:val="clear" w:color="auto" w:fill="FFFFFF"/>
            <w:lang w:val="en-GB"/>
            <w:rPrChange w:id="8437" w:author="Chara Katiri" w:date="2015-05-12T13:05:00Z">
              <w:rPr>
                <w:rFonts w:ascii="Times" w:eastAsia="Times New Roman" w:hAnsi="Times" w:cs="Times New Roman"/>
                <w:sz w:val="22"/>
                <w:szCs w:val="22"/>
                <w:lang w:val="en-GB"/>
              </w:rPr>
            </w:rPrChange>
          </w:rPr>
          <w:t xml:space="preserve">Phase 2: </w:t>
        </w:r>
      </w:ins>
      <w:ins w:id="8438" w:author="Chara Katiri" w:date="2015-04-11T23:29:00Z">
        <w:r w:rsidRPr="00F758B3">
          <w:rPr>
            <w:rFonts w:ascii="Times" w:eastAsia="Times New Roman" w:hAnsi="Times" w:cs="Times New Roman"/>
            <w:sz w:val="22"/>
            <w:szCs w:val="22"/>
            <w:shd w:val="clear" w:color="auto" w:fill="FFFFFF"/>
            <w:lang w:val="en-GB"/>
            <w:rPrChange w:id="8439" w:author="Chara Katiri" w:date="2015-05-12T13:05:00Z">
              <w:rPr>
                <w:rFonts w:ascii="Times" w:eastAsia="Times New Roman" w:hAnsi="Times" w:cs="Times New Roman"/>
                <w:sz w:val="22"/>
                <w:szCs w:val="22"/>
                <w:lang w:val="en-GB"/>
              </w:rPr>
            </w:rPrChange>
          </w:rPr>
          <w:t xml:space="preserve"> </w:t>
        </w:r>
      </w:ins>
      <w:ins w:id="8440" w:author="Chara Katiri" w:date="2015-05-10T09:24:00Z">
        <w:r w:rsidR="002039AF" w:rsidRPr="00F758B3">
          <w:rPr>
            <w:rFonts w:ascii="Times" w:eastAsia="Times New Roman" w:hAnsi="Times" w:cs="Times New Roman"/>
            <w:sz w:val="22"/>
            <w:szCs w:val="22"/>
            <w:shd w:val="clear" w:color="auto" w:fill="FFFFFF"/>
            <w:lang w:val="en-GB"/>
            <w:rPrChange w:id="8441" w:author="Chara Katiri" w:date="2015-05-12T13:05:00Z">
              <w:rPr>
                <w:shd w:val="clear" w:color="auto" w:fill="FFFFFF"/>
                <w:lang w:val="en-GB"/>
              </w:rPr>
            </w:rPrChange>
          </w:rPr>
          <w:t xml:space="preserve">Frond-end </w:t>
        </w:r>
      </w:ins>
      <w:ins w:id="8442" w:author="Chara Katiri" w:date="2015-04-11T23:29:00Z">
        <w:r w:rsidRPr="00F758B3">
          <w:rPr>
            <w:rFonts w:ascii="Times" w:eastAsia="Times New Roman" w:hAnsi="Times" w:cs="Times New Roman"/>
            <w:sz w:val="22"/>
            <w:szCs w:val="22"/>
            <w:shd w:val="clear" w:color="auto" w:fill="FFFFFF"/>
            <w:lang w:val="en-GB"/>
            <w:rPrChange w:id="8443" w:author="Chara Katiri" w:date="2015-05-12T13:05:00Z">
              <w:rPr>
                <w:rFonts w:ascii="Times" w:eastAsia="Times New Roman" w:hAnsi="Times" w:cs="Times New Roman"/>
                <w:sz w:val="22"/>
                <w:szCs w:val="22"/>
                <w:lang w:val="en-GB"/>
              </w:rPr>
            </w:rPrChange>
          </w:rPr>
          <w:t xml:space="preserve">and back-end </w:t>
        </w:r>
      </w:ins>
      <w:ins w:id="8444" w:author="Chara Katiri" w:date="2015-04-11T23:23:00Z">
        <w:r w:rsidR="002039AF" w:rsidRPr="00F758B3">
          <w:rPr>
            <w:rFonts w:ascii="Times" w:eastAsia="Times New Roman" w:hAnsi="Times" w:cs="Times New Roman"/>
            <w:sz w:val="22"/>
            <w:szCs w:val="22"/>
            <w:shd w:val="clear" w:color="auto" w:fill="FFFFFF"/>
            <w:lang w:val="en-GB"/>
            <w:rPrChange w:id="8445" w:author="Chara Katiri" w:date="2015-05-12T13:05:00Z">
              <w:rPr>
                <w:shd w:val="clear" w:color="auto" w:fill="FFFFFF"/>
                <w:lang w:val="en-GB"/>
              </w:rPr>
            </w:rPrChange>
          </w:rPr>
          <w:t>development: 2</w:t>
        </w:r>
        <w:r w:rsidRPr="00F758B3">
          <w:rPr>
            <w:rFonts w:ascii="Times" w:eastAsia="Times New Roman" w:hAnsi="Times" w:cs="Times New Roman"/>
            <w:sz w:val="22"/>
            <w:szCs w:val="22"/>
            <w:shd w:val="clear" w:color="auto" w:fill="FFFFFF"/>
            <w:lang w:val="en-GB"/>
            <w:rPrChange w:id="8446" w:author="Chara Katiri" w:date="2015-05-12T13:05:00Z">
              <w:rPr>
                <w:rFonts w:ascii="Times" w:eastAsia="Times New Roman" w:hAnsi="Times" w:cs="Times New Roman"/>
                <w:sz w:val="22"/>
                <w:szCs w:val="22"/>
                <w:lang w:val="en-GB"/>
              </w:rPr>
            </w:rPrChange>
          </w:rPr>
          <w:t>5%</w:t>
        </w:r>
      </w:ins>
    </w:p>
    <w:p w14:paraId="238F0E1D" w14:textId="490C63CB" w:rsidR="007605EF" w:rsidRPr="00F758B3" w:rsidRDefault="007605EF" w:rsidP="00F758B3">
      <w:pPr>
        <w:spacing w:line="360" w:lineRule="auto"/>
        <w:contextualSpacing/>
        <w:jc w:val="both"/>
        <w:rPr>
          <w:ins w:id="8447" w:author="Chara Katiri" w:date="2015-04-11T23:24:00Z"/>
          <w:rFonts w:ascii="Times" w:eastAsia="Times New Roman" w:hAnsi="Times" w:cs="Times New Roman"/>
          <w:sz w:val="22"/>
          <w:szCs w:val="22"/>
          <w:shd w:val="clear" w:color="auto" w:fill="FFFFFF"/>
          <w:lang w:val="en-GB"/>
          <w:rPrChange w:id="8448" w:author="Chara Katiri" w:date="2015-05-12T13:05:00Z">
            <w:rPr>
              <w:ins w:id="8449" w:author="Chara Katiri" w:date="2015-04-11T23:24:00Z"/>
              <w:rFonts w:ascii="Times" w:eastAsia="Times New Roman" w:hAnsi="Times" w:cs="Times New Roman"/>
              <w:sz w:val="22"/>
              <w:szCs w:val="22"/>
              <w:lang w:val="en-GB"/>
            </w:rPr>
          </w:rPrChange>
        </w:rPr>
        <w:pPrChange w:id="8450" w:author="Chara Katiri" w:date="2015-05-12T13:05:00Z">
          <w:pPr>
            <w:spacing w:after="240" w:line="360" w:lineRule="auto"/>
            <w:ind w:left="720" w:firstLine="556"/>
            <w:contextualSpacing/>
            <w:jc w:val="both"/>
          </w:pPr>
        </w:pPrChange>
      </w:pPr>
      <w:ins w:id="8451" w:author="Chara Katiri" w:date="2015-04-11T23:24:00Z">
        <w:r w:rsidRPr="00F758B3">
          <w:rPr>
            <w:rFonts w:ascii="Times" w:eastAsia="Times New Roman" w:hAnsi="Times" w:cs="Times New Roman"/>
            <w:sz w:val="22"/>
            <w:szCs w:val="22"/>
            <w:shd w:val="clear" w:color="auto" w:fill="FFFFFF"/>
            <w:lang w:val="en-GB"/>
            <w:rPrChange w:id="8452" w:author="Chara Katiri" w:date="2015-05-12T13:05:00Z">
              <w:rPr>
                <w:rFonts w:ascii="Times" w:eastAsia="Times New Roman" w:hAnsi="Times" w:cs="Times New Roman"/>
                <w:sz w:val="22"/>
                <w:szCs w:val="22"/>
                <w:lang w:val="en-GB"/>
              </w:rPr>
            </w:rPrChange>
          </w:rPr>
          <w:t xml:space="preserve">Phase 3: </w:t>
        </w:r>
      </w:ins>
      <w:ins w:id="8453" w:author="Chara Katiri" w:date="2015-05-10T09:25:00Z">
        <w:r w:rsidR="002039AF" w:rsidRPr="00F758B3">
          <w:rPr>
            <w:rFonts w:ascii="Times" w:eastAsia="Times New Roman" w:hAnsi="Times" w:cs="Times New Roman"/>
            <w:sz w:val="22"/>
            <w:szCs w:val="22"/>
            <w:shd w:val="clear" w:color="auto" w:fill="FFFFFF"/>
            <w:lang w:val="en-GB"/>
            <w:rPrChange w:id="8454" w:author="Chara Katiri" w:date="2015-05-12T13:05:00Z">
              <w:rPr>
                <w:shd w:val="clear" w:color="auto" w:fill="FFFFFF"/>
                <w:lang w:val="en-GB"/>
              </w:rPr>
            </w:rPrChange>
          </w:rPr>
          <w:t>Testing 30</w:t>
        </w:r>
      </w:ins>
      <w:ins w:id="8455" w:author="Chara Katiri" w:date="2015-04-11T23:24:00Z">
        <w:r w:rsidRPr="00F758B3">
          <w:rPr>
            <w:rFonts w:ascii="Times" w:eastAsia="Times New Roman" w:hAnsi="Times" w:cs="Times New Roman"/>
            <w:sz w:val="22"/>
            <w:szCs w:val="22"/>
            <w:shd w:val="clear" w:color="auto" w:fill="FFFFFF"/>
            <w:lang w:val="en-GB"/>
            <w:rPrChange w:id="8456" w:author="Chara Katiri" w:date="2015-05-12T13:05:00Z">
              <w:rPr>
                <w:rFonts w:ascii="Times" w:eastAsia="Times New Roman" w:hAnsi="Times" w:cs="Times New Roman"/>
                <w:sz w:val="22"/>
                <w:szCs w:val="22"/>
                <w:lang w:val="en-GB"/>
              </w:rPr>
            </w:rPrChange>
          </w:rPr>
          <w:t>%</w:t>
        </w:r>
      </w:ins>
    </w:p>
    <w:p w14:paraId="724D1892" w14:textId="44C009FD" w:rsidR="007605EF" w:rsidRPr="00F758B3" w:rsidRDefault="007605EF" w:rsidP="00F758B3">
      <w:pPr>
        <w:spacing w:line="360" w:lineRule="auto"/>
        <w:contextualSpacing/>
        <w:jc w:val="both"/>
        <w:rPr>
          <w:ins w:id="8457" w:author="Chara Katiri" w:date="2015-04-11T23:20:00Z"/>
          <w:rFonts w:ascii="Times" w:eastAsia="Times New Roman" w:hAnsi="Times" w:cs="Times New Roman"/>
          <w:sz w:val="22"/>
          <w:szCs w:val="22"/>
          <w:shd w:val="clear" w:color="auto" w:fill="FFFFFF"/>
          <w:lang w:val="en-GB"/>
          <w:rPrChange w:id="8458" w:author="Chara Katiri" w:date="2015-05-12T13:05:00Z">
            <w:rPr>
              <w:ins w:id="8459" w:author="Chara Katiri" w:date="2015-04-11T23:20:00Z"/>
              <w:lang w:val="en-GB"/>
            </w:rPr>
          </w:rPrChange>
        </w:rPr>
        <w:pPrChange w:id="8460" w:author="Chara Katiri" w:date="2015-05-12T13:05:00Z">
          <w:pPr>
            <w:spacing w:after="240" w:line="360" w:lineRule="auto"/>
            <w:ind w:left="720" w:firstLine="556"/>
            <w:contextualSpacing/>
            <w:jc w:val="both"/>
          </w:pPr>
        </w:pPrChange>
      </w:pPr>
      <w:ins w:id="8461" w:author="Chara Katiri" w:date="2015-04-11T23:24:00Z">
        <w:r w:rsidRPr="00F758B3">
          <w:rPr>
            <w:rFonts w:ascii="Times" w:eastAsia="Times New Roman" w:hAnsi="Times" w:cs="Times New Roman"/>
            <w:sz w:val="22"/>
            <w:szCs w:val="22"/>
            <w:shd w:val="clear" w:color="auto" w:fill="FFFFFF"/>
            <w:lang w:val="en-GB"/>
            <w:rPrChange w:id="8462" w:author="Chara Katiri" w:date="2015-05-12T13:05:00Z">
              <w:rPr>
                <w:rFonts w:ascii="Times" w:eastAsia="Times New Roman" w:hAnsi="Times" w:cs="Times New Roman"/>
                <w:sz w:val="22"/>
                <w:szCs w:val="22"/>
                <w:lang w:val="en-GB"/>
              </w:rPr>
            </w:rPrChange>
          </w:rPr>
          <w:t>Phase 4:</w:t>
        </w:r>
      </w:ins>
      <w:ins w:id="8463" w:author="Chara Katiri" w:date="2015-05-10T12:15:00Z">
        <w:r w:rsidR="00F72F40" w:rsidRPr="00F758B3">
          <w:rPr>
            <w:rFonts w:ascii="Times" w:eastAsia="Times New Roman" w:hAnsi="Times" w:cs="Times New Roman"/>
            <w:sz w:val="22"/>
            <w:szCs w:val="22"/>
            <w:shd w:val="clear" w:color="auto" w:fill="FFFFFF"/>
            <w:lang w:val="en-GB"/>
            <w:rPrChange w:id="8464" w:author="Chara Katiri" w:date="2015-05-12T13:05:00Z">
              <w:rPr>
                <w:rFonts w:ascii="Times" w:eastAsia="Times New Roman" w:hAnsi="Times" w:cs="Times New Roman"/>
                <w:sz w:val="22"/>
                <w:szCs w:val="22"/>
                <w:shd w:val="clear" w:color="auto" w:fill="FFFFFF"/>
                <w:lang w:val="en-GB"/>
              </w:rPr>
            </w:rPrChange>
          </w:rPr>
          <w:t xml:space="preserve"> </w:t>
        </w:r>
      </w:ins>
      <w:ins w:id="8465" w:author="Chara Katiri" w:date="2015-04-11T23:24:00Z">
        <w:r w:rsidRPr="00F758B3">
          <w:rPr>
            <w:rFonts w:ascii="Times" w:eastAsia="Times New Roman" w:hAnsi="Times" w:cs="Times New Roman"/>
            <w:sz w:val="22"/>
            <w:szCs w:val="22"/>
            <w:shd w:val="clear" w:color="auto" w:fill="FFFFFF"/>
            <w:lang w:val="en-GB"/>
            <w:rPrChange w:id="8466" w:author="Chara Katiri" w:date="2015-05-12T13:05:00Z">
              <w:rPr>
                <w:rFonts w:ascii="Times" w:eastAsia="Times New Roman" w:hAnsi="Times" w:cs="Times New Roman"/>
                <w:sz w:val="22"/>
                <w:szCs w:val="22"/>
                <w:lang w:val="en-GB"/>
              </w:rPr>
            </w:rPrChange>
          </w:rPr>
          <w:t>Contingency: 10%</w:t>
        </w:r>
      </w:ins>
    </w:p>
    <w:p w14:paraId="164C13EB" w14:textId="77777777" w:rsidR="00F72F40" w:rsidRPr="00F758B3" w:rsidRDefault="00F72F40" w:rsidP="00F758B3">
      <w:pPr>
        <w:spacing w:after="240" w:line="360" w:lineRule="auto"/>
        <w:contextualSpacing/>
        <w:jc w:val="both"/>
        <w:rPr>
          <w:ins w:id="8467" w:author="Chara Katiri" w:date="2015-05-10T12:15:00Z"/>
          <w:rFonts w:ascii="Times" w:eastAsia="Times New Roman" w:hAnsi="Times" w:cs="Times New Roman"/>
          <w:sz w:val="22"/>
          <w:szCs w:val="22"/>
          <w:lang w:val="en-GB"/>
          <w:rPrChange w:id="8468" w:author="Chara Katiri" w:date="2015-05-12T13:05:00Z">
            <w:rPr>
              <w:ins w:id="8469" w:author="Chara Katiri" w:date="2015-05-10T12:15:00Z"/>
              <w:rFonts w:ascii="Times" w:eastAsia="Times New Roman" w:hAnsi="Times" w:cs="Times New Roman"/>
              <w:sz w:val="22"/>
              <w:szCs w:val="22"/>
              <w:lang w:val="en-GB"/>
            </w:rPr>
          </w:rPrChange>
        </w:rPr>
        <w:pPrChange w:id="8470" w:author="Chara Katiri" w:date="2015-05-12T13:05:00Z">
          <w:pPr>
            <w:spacing w:after="240" w:line="360" w:lineRule="auto"/>
            <w:contextualSpacing/>
            <w:jc w:val="both"/>
          </w:pPr>
        </w:pPrChange>
      </w:pPr>
    </w:p>
    <w:p w14:paraId="5488B3C4" w14:textId="084BE07A" w:rsidR="00F758B3" w:rsidRPr="00F758B3" w:rsidRDefault="009F7C93" w:rsidP="00F758B3">
      <w:pPr>
        <w:spacing w:after="240" w:line="360" w:lineRule="auto"/>
        <w:contextualSpacing/>
        <w:rPr>
          <w:ins w:id="8471" w:author="Chara Katiri" w:date="2015-04-12T03:30:00Z"/>
          <w:rFonts w:ascii="Times" w:eastAsia="Times New Roman" w:hAnsi="Times" w:cs="Times New Roman"/>
          <w:sz w:val="22"/>
          <w:szCs w:val="22"/>
          <w:lang w:val="en-GB"/>
          <w:rPrChange w:id="8472" w:author="Chara Katiri" w:date="2015-05-12T13:05:00Z">
            <w:rPr>
              <w:ins w:id="8473" w:author="Chara Katiri" w:date="2015-04-12T03:30:00Z"/>
              <w:rFonts w:ascii="Times" w:eastAsia="Times New Roman" w:hAnsi="Times" w:cs="Times New Roman"/>
              <w:sz w:val="22"/>
              <w:szCs w:val="22"/>
              <w:lang w:val="en-GB"/>
            </w:rPr>
          </w:rPrChange>
        </w:rPr>
        <w:sectPr w:rsidR="00F758B3" w:rsidRPr="00F758B3" w:rsidSect="00871CBC">
          <w:pgSz w:w="11900" w:h="16840"/>
          <w:pgMar w:top="1440" w:right="1440" w:bottom="1440" w:left="1440" w:header="708" w:footer="708" w:gutter="0"/>
          <w:cols w:space="708"/>
          <w:titlePg/>
          <w:docGrid w:linePitch="360"/>
        </w:sectPr>
        <w:pPrChange w:id="8474" w:author="Chara Katiri" w:date="2015-05-12T13:05:00Z">
          <w:pPr>
            <w:spacing w:after="240" w:line="360" w:lineRule="auto"/>
            <w:contextualSpacing/>
            <w:jc w:val="both"/>
          </w:pPr>
        </w:pPrChange>
      </w:pPr>
      <w:r w:rsidRPr="00F758B3">
        <w:rPr>
          <w:rFonts w:ascii="Times" w:eastAsia="Times New Roman" w:hAnsi="Times" w:cs="Times New Roman"/>
          <w:sz w:val="22"/>
          <w:szCs w:val="22"/>
          <w:lang w:val="en-GB"/>
          <w:rPrChange w:id="8475" w:author="Chara Katiri" w:date="2015-05-12T13:05:00Z">
            <w:rPr>
              <w:rFonts w:ascii="Times" w:eastAsia="Times New Roman" w:hAnsi="Times" w:cs="Times New Roman"/>
              <w:sz w:val="22"/>
              <w:szCs w:val="22"/>
              <w:lang w:val="en-GB"/>
            </w:rPr>
          </w:rPrChange>
        </w:rPr>
        <w:t xml:space="preserve">The detailed project plan including Milestones and resources allocated for each task is shown </w:t>
      </w:r>
      <w:ins w:id="8476" w:author="Chara Katiri" w:date="2015-04-12T03:23:00Z">
        <w:r w:rsidRPr="00F758B3">
          <w:rPr>
            <w:rFonts w:ascii="Times" w:eastAsia="Times New Roman" w:hAnsi="Times" w:cs="Times New Roman"/>
            <w:sz w:val="22"/>
            <w:szCs w:val="22"/>
            <w:lang w:val="en-GB"/>
            <w:rPrChange w:id="8477" w:author="Chara Katiri" w:date="2015-05-12T13:05:00Z">
              <w:rPr>
                <w:rFonts w:ascii="Times" w:eastAsia="Times New Roman" w:hAnsi="Times" w:cs="Times New Roman"/>
                <w:sz w:val="22"/>
                <w:szCs w:val="22"/>
                <w:lang w:val="en-GB"/>
              </w:rPr>
            </w:rPrChange>
          </w:rPr>
          <w:t>chapter 9.3 Appen</w:t>
        </w:r>
        <w:r w:rsidR="000A1787" w:rsidRPr="00F758B3">
          <w:rPr>
            <w:rFonts w:ascii="Times" w:eastAsia="Times New Roman" w:hAnsi="Times" w:cs="Times New Roman"/>
            <w:sz w:val="22"/>
            <w:szCs w:val="22"/>
            <w:lang w:val="en-GB"/>
            <w:rPrChange w:id="8478" w:author="Chara Katiri" w:date="2015-05-12T13:05:00Z">
              <w:rPr>
                <w:rFonts w:ascii="Times" w:eastAsia="Times New Roman" w:hAnsi="Times" w:cs="Times New Roman"/>
                <w:sz w:val="22"/>
                <w:szCs w:val="22"/>
                <w:lang w:val="en-GB"/>
              </w:rPr>
            </w:rPrChange>
          </w:rPr>
          <w:t xml:space="preserve">dix. </w:t>
        </w:r>
      </w:ins>
    </w:p>
    <w:p w14:paraId="25D5367A" w14:textId="77777777" w:rsidR="00157397" w:rsidRPr="00F758B3" w:rsidRDefault="00157397" w:rsidP="00F758B3">
      <w:pPr>
        <w:pStyle w:val="Heading1"/>
        <w:numPr>
          <w:ilvl w:val="0"/>
          <w:numId w:val="13"/>
        </w:numPr>
        <w:spacing w:line="360" w:lineRule="auto"/>
        <w:contextualSpacing/>
        <w:jc w:val="both"/>
        <w:rPr>
          <w:rFonts w:ascii="Times" w:hAnsi="Times" w:cs="Times New Roman"/>
          <w:color w:val="auto"/>
          <w:sz w:val="22"/>
          <w:szCs w:val="22"/>
          <w:lang w:val="en-GB"/>
          <w:rPrChange w:id="8479" w:author="Chara Katiri" w:date="2015-05-12T13:05:00Z">
            <w:rPr>
              <w:rFonts w:ascii="Times" w:hAnsi="Times" w:cs="Times New Roman"/>
              <w:color w:val="auto"/>
              <w:sz w:val="22"/>
              <w:szCs w:val="22"/>
              <w:lang w:val="en-GB"/>
            </w:rPr>
          </w:rPrChange>
        </w:rPr>
        <w:pPrChange w:id="8480" w:author="Chara Katiri" w:date="2015-05-12T13:05:00Z">
          <w:pPr>
            <w:pStyle w:val="Heading1"/>
            <w:numPr>
              <w:numId w:val="15"/>
            </w:numPr>
            <w:spacing w:line="360" w:lineRule="auto"/>
            <w:ind w:left="360" w:hanging="360"/>
            <w:contextualSpacing/>
            <w:jc w:val="both"/>
          </w:pPr>
        </w:pPrChange>
      </w:pPr>
      <w:bookmarkStart w:id="8481" w:name="_Toc292730872"/>
      <w:r w:rsidRPr="00F758B3">
        <w:rPr>
          <w:rFonts w:ascii="Times" w:hAnsi="Times" w:cs="Times New Roman"/>
          <w:color w:val="auto"/>
          <w:sz w:val="22"/>
          <w:szCs w:val="22"/>
          <w:lang w:val="en-GB"/>
          <w:rPrChange w:id="8482" w:author="Chara Katiri" w:date="2015-05-12T13:05:00Z">
            <w:rPr>
              <w:rFonts w:ascii="Times" w:hAnsi="Times" w:cs="Times New Roman"/>
              <w:color w:val="auto"/>
              <w:sz w:val="22"/>
              <w:szCs w:val="22"/>
              <w:lang w:val="en-GB"/>
            </w:rPr>
          </w:rPrChange>
        </w:rPr>
        <w:t>System implementation</w:t>
      </w:r>
      <w:bookmarkEnd w:id="8481"/>
    </w:p>
    <w:p w14:paraId="7F979F30" w14:textId="1D308BFF" w:rsidR="00157397" w:rsidRPr="00F758B3" w:rsidDel="004902D7" w:rsidRDefault="00157397" w:rsidP="00F758B3">
      <w:pPr>
        <w:pStyle w:val="ListParagraph"/>
        <w:numPr>
          <w:ilvl w:val="0"/>
          <w:numId w:val="57"/>
        </w:numPr>
        <w:spacing w:line="360" w:lineRule="auto"/>
        <w:ind w:left="426"/>
        <w:jc w:val="both"/>
        <w:rPr>
          <w:del w:id="8483" w:author="Chara Katiri" w:date="2015-05-10T10:24:00Z"/>
          <w:rFonts w:ascii="Times" w:hAnsi="Times" w:cs="Times New Roman"/>
          <w:sz w:val="22"/>
          <w:szCs w:val="22"/>
          <w:lang w:val="en-GB"/>
          <w:rPrChange w:id="8484" w:author="Chara Katiri" w:date="2015-05-12T13:05:00Z">
            <w:rPr>
              <w:del w:id="8485" w:author="Chara Katiri" w:date="2015-05-10T10:24:00Z"/>
              <w:rFonts w:ascii="Times" w:hAnsi="Times" w:cs="Times New Roman"/>
              <w:color w:val="auto"/>
              <w:sz w:val="22"/>
              <w:szCs w:val="22"/>
              <w:lang w:val="en-GB"/>
            </w:rPr>
          </w:rPrChange>
        </w:rPr>
        <w:pPrChange w:id="8486" w:author="Chara Katiri" w:date="2015-05-12T13:05:00Z">
          <w:pPr>
            <w:pStyle w:val="Heading2"/>
            <w:numPr>
              <w:numId w:val="15"/>
            </w:numPr>
            <w:spacing w:line="360" w:lineRule="auto"/>
            <w:ind w:left="792" w:hanging="432"/>
            <w:contextualSpacing/>
            <w:jc w:val="both"/>
          </w:pPr>
        </w:pPrChange>
      </w:pPr>
      <w:bookmarkStart w:id="8487" w:name="_Toc292730873"/>
      <w:del w:id="8488" w:author="Chara Katiri" w:date="2015-05-10T10:24:00Z">
        <w:r w:rsidRPr="00F758B3" w:rsidDel="004902D7">
          <w:rPr>
            <w:rFonts w:ascii="Times" w:hAnsi="Times" w:cs="Times New Roman"/>
            <w:sz w:val="22"/>
            <w:szCs w:val="22"/>
            <w:lang w:val="en-GB"/>
            <w:rPrChange w:id="8489" w:author="Chara Katiri" w:date="2015-05-12T13:05:00Z">
              <w:rPr>
                <w:rFonts w:ascii="Times" w:hAnsi="Times" w:cs="Times New Roman"/>
                <w:b w:val="0"/>
                <w:bCs w:val="0"/>
                <w:sz w:val="22"/>
                <w:szCs w:val="22"/>
                <w:lang w:val="en-GB"/>
              </w:rPr>
            </w:rPrChange>
          </w:rPr>
          <w:delText>Implementation plan</w:delText>
        </w:r>
        <w:bookmarkEnd w:id="8487"/>
        <w:r w:rsidRPr="00F758B3" w:rsidDel="004902D7">
          <w:rPr>
            <w:rFonts w:ascii="Times" w:hAnsi="Times" w:cs="Times New Roman"/>
            <w:sz w:val="22"/>
            <w:szCs w:val="22"/>
            <w:lang w:val="en-GB"/>
            <w:rPrChange w:id="8490" w:author="Chara Katiri" w:date="2015-05-12T13:05:00Z">
              <w:rPr>
                <w:rFonts w:ascii="Times" w:hAnsi="Times" w:cs="Times New Roman"/>
                <w:b w:val="0"/>
                <w:bCs w:val="0"/>
                <w:sz w:val="22"/>
                <w:szCs w:val="22"/>
                <w:lang w:val="en-GB"/>
              </w:rPr>
            </w:rPrChange>
          </w:rPr>
          <w:delText xml:space="preserve"> </w:delText>
        </w:r>
      </w:del>
    </w:p>
    <w:p w14:paraId="439B0AC1" w14:textId="77777777" w:rsidR="00340F77" w:rsidRPr="00F758B3" w:rsidRDefault="00340F77" w:rsidP="00F758B3">
      <w:pPr>
        <w:spacing w:line="360" w:lineRule="auto"/>
        <w:contextualSpacing/>
        <w:jc w:val="both"/>
        <w:rPr>
          <w:rFonts w:ascii="Times" w:hAnsi="Times" w:cs="Times New Roman"/>
          <w:sz w:val="22"/>
          <w:szCs w:val="22"/>
          <w:rPrChange w:id="8491" w:author="Chara Katiri" w:date="2015-05-12T13:05:00Z">
            <w:rPr>
              <w:rFonts w:ascii="Times" w:hAnsi="Times" w:cs="Times New Roman"/>
              <w:sz w:val="22"/>
              <w:szCs w:val="22"/>
            </w:rPr>
          </w:rPrChange>
        </w:rPr>
        <w:pPrChange w:id="8492" w:author="Chara Katiri" w:date="2015-05-12T13:05:00Z">
          <w:pPr>
            <w:spacing w:line="360" w:lineRule="auto"/>
            <w:contextualSpacing/>
            <w:jc w:val="both"/>
          </w:pPr>
        </w:pPrChange>
      </w:pPr>
    </w:p>
    <w:p w14:paraId="25E2709A" w14:textId="77777777" w:rsidR="00E83BA7" w:rsidRPr="00F758B3" w:rsidRDefault="00157397" w:rsidP="00F758B3">
      <w:pPr>
        <w:pStyle w:val="Heading2"/>
        <w:numPr>
          <w:ilvl w:val="1"/>
          <w:numId w:val="15"/>
        </w:numPr>
        <w:spacing w:line="360" w:lineRule="auto"/>
        <w:contextualSpacing/>
        <w:jc w:val="both"/>
        <w:rPr>
          <w:ins w:id="8493" w:author="Chara Katiri" w:date="2015-05-10T10:51:00Z"/>
          <w:rFonts w:ascii="Times" w:hAnsi="Times" w:cs="Times New Roman"/>
          <w:color w:val="auto"/>
          <w:sz w:val="22"/>
          <w:szCs w:val="22"/>
          <w:lang w:val="en-GB"/>
          <w:rPrChange w:id="8494" w:author="Chara Katiri" w:date="2015-05-12T13:05:00Z">
            <w:rPr>
              <w:ins w:id="8495" w:author="Chara Katiri" w:date="2015-05-10T10:51:00Z"/>
              <w:rFonts w:ascii="Times" w:hAnsi="Times" w:cs="Times New Roman"/>
              <w:color w:val="auto"/>
              <w:sz w:val="22"/>
              <w:szCs w:val="22"/>
              <w:lang w:val="en-GB"/>
            </w:rPr>
          </w:rPrChange>
        </w:rPr>
        <w:pPrChange w:id="8496" w:author="Chara Katiri" w:date="2015-05-12T13:05:00Z">
          <w:pPr>
            <w:pStyle w:val="Heading2"/>
            <w:numPr>
              <w:numId w:val="15"/>
            </w:numPr>
            <w:spacing w:line="360" w:lineRule="auto"/>
            <w:ind w:left="792" w:hanging="432"/>
            <w:contextualSpacing/>
            <w:jc w:val="both"/>
          </w:pPr>
        </w:pPrChange>
      </w:pPr>
      <w:bookmarkStart w:id="8497" w:name="_Toc292730874"/>
      <w:del w:id="8498" w:author="Chara Katiri" w:date="2015-05-10T10:22:00Z">
        <w:r w:rsidRPr="00F758B3" w:rsidDel="004902D7">
          <w:rPr>
            <w:rFonts w:ascii="Times" w:hAnsi="Times" w:cs="Times New Roman"/>
            <w:color w:val="auto"/>
            <w:sz w:val="22"/>
            <w:szCs w:val="22"/>
            <w:lang w:val="en-GB"/>
            <w:rPrChange w:id="8499" w:author="Chara Katiri" w:date="2015-05-12T13:05:00Z">
              <w:rPr>
                <w:rFonts w:ascii="Times" w:hAnsi="Times" w:cs="Times New Roman"/>
                <w:color w:val="auto"/>
                <w:sz w:val="22"/>
                <w:szCs w:val="22"/>
                <w:lang w:val="en-GB"/>
              </w:rPr>
            </w:rPrChange>
          </w:rPr>
          <w:delText xml:space="preserve">Build </w:delText>
        </w:r>
      </w:del>
      <w:ins w:id="8500" w:author="Chara Katiri" w:date="2015-05-10T10:22:00Z">
        <w:r w:rsidR="004902D7" w:rsidRPr="00F758B3">
          <w:rPr>
            <w:rFonts w:ascii="Times" w:hAnsi="Times" w:cs="Times New Roman"/>
            <w:color w:val="auto"/>
            <w:sz w:val="22"/>
            <w:szCs w:val="22"/>
            <w:lang w:val="en-GB"/>
            <w:rPrChange w:id="8501" w:author="Chara Katiri" w:date="2015-05-12T13:05:00Z">
              <w:rPr>
                <w:rFonts w:ascii="Times" w:hAnsi="Times" w:cs="Times New Roman"/>
                <w:color w:val="auto"/>
                <w:sz w:val="22"/>
                <w:szCs w:val="22"/>
                <w:lang w:val="en-GB"/>
              </w:rPr>
            </w:rPrChange>
          </w:rPr>
          <w:t xml:space="preserve">Development </w:t>
        </w:r>
      </w:ins>
      <w:r w:rsidRPr="00F758B3">
        <w:rPr>
          <w:rFonts w:ascii="Times" w:hAnsi="Times" w:cs="Times New Roman"/>
          <w:color w:val="auto"/>
          <w:sz w:val="22"/>
          <w:szCs w:val="22"/>
          <w:lang w:val="en-GB"/>
          <w:rPrChange w:id="8502" w:author="Chara Katiri" w:date="2015-05-12T13:05:00Z">
            <w:rPr>
              <w:rFonts w:ascii="Times" w:hAnsi="Times" w:cs="Times New Roman"/>
              <w:color w:val="auto"/>
              <w:sz w:val="22"/>
              <w:szCs w:val="22"/>
              <w:lang w:val="en-GB"/>
            </w:rPr>
          </w:rPrChange>
        </w:rPr>
        <w:t>tools</w:t>
      </w:r>
    </w:p>
    <w:p w14:paraId="5E986009" w14:textId="77777777" w:rsidR="00E83BA7" w:rsidRPr="00F758B3" w:rsidRDefault="00E83BA7" w:rsidP="00F758B3">
      <w:pPr>
        <w:pStyle w:val="ListParagraph"/>
        <w:spacing w:line="360" w:lineRule="auto"/>
        <w:ind w:left="0" w:firstLine="709"/>
        <w:jc w:val="both"/>
        <w:rPr>
          <w:ins w:id="8503" w:author="Chara Katiri" w:date="2015-05-10T10:51:00Z"/>
          <w:rFonts w:ascii="Times" w:hAnsi="Times" w:cs="Times New Roman"/>
          <w:sz w:val="22"/>
          <w:szCs w:val="22"/>
          <w:rPrChange w:id="8504" w:author="Chara Katiri" w:date="2015-05-12T13:05:00Z">
            <w:rPr>
              <w:ins w:id="8505" w:author="Chara Katiri" w:date="2015-05-10T10:51:00Z"/>
              <w:rFonts w:ascii="Times" w:hAnsi="Times" w:cs="Times New Roman"/>
              <w:sz w:val="22"/>
              <w:szCs w:val="22"/>
            </w:rPr>
          </w:rPrChange>
        </w:rPr>
        <w:pPrChange w:id="8506" w:author="Chara Katiri" w:date="2015-05-12T13:05:00Z">
          <w:pPr>
            <w:pStyle w:val="ListParagraph"/>
            <w:numPr>
              <w:numId w:val="15"/>
            </w:numPr>
            <w:spacing w:line="360" w:lineRule="auto"/>
            <w:ind w:left="360" w:hanging="360"/>
            <w:jc w:val="both"/>
          </w:pPr>
        </w:pPrChange>
      </w:pPr>
      <w:ins w:id="8507" w:author="Chara Katiri" w:date="2015-05-10T10:51:00Z">
        <w:r w:rsidRPr="00F758B3">
          <w:rPr>
            <w:rFonts w:ascii="Times" w:hAnsi="Times" w:cs="Times New Roman"/>
            <w:sz w:val="22"/>
            <w:szCs w:val="22"/>
            <w:rPrChange w:id="8508" w:author="Chara Katiri" w:date="2015-05-12T13:05:00Z">
              <w:rPr>
                <w:rFonts w:ascii="Times" w:hAnsi="Times" w:cs="Times New Roman"/>
                <w:sz w:val="22"/>
                <w:szCs w:val="22"/>
              </w:rPr>
            </w:rPrChange>
          </w:rPr>
          <w:t xml:space="preserve">This section covers a number of development platforms and build tools that were used for the development, formatting and management of the code </w:t>
        </w:r>
      </w:ins>
    </w:p>
    <w:p w14:paraId="16A914FC" w14:textId="3915B179" w:rsidR="00E83BA7" w:rsidRPr="00F758B3" w:rsidRDefault="00E83BA7" w:rsidP="00F758B3">
      <w:pPr>
        <w:spacing w:line="360" w:lineRule="auto"/>
        <w:ind w:firstLine="567"/>
        <w:contextualSpacing/>
        <w:jc w:val="both"/>
        <w:rPr>
          <w:ins w:id="8509" w:author="Chara Katiri" w:date="2015-05-10T10:51:00Z"/>
          <w:rFonts w:ascii="Times" w:eastAsia="Times New Roman" w:hAnsi="Times" w:cs="Times New Roman"/>
          <w:sz w:val="22"/>
          <w:szCs w:val="22"/>
          <w:lang w:val="en-GB"/>
          <w:rPrChange w:id="8510" w:author="Chara Katiri" w:date="2015-05-12T13:05:00Z">
            <w:rPr>
              <w:ins w:id="8511" w:author="Chara Katiri" w:date="2015-05-10T10:51:00Z"/>
              <w:rFonts w:ascii="Times" w:hAnsi="Times" w:cs="Times New Roman"/>
              <w:sz w:val="22"/>
              <w:szCs w:val="22"/>
            </w:rPr>
          </w:rPrChange>
        </w:rPr>
        <w:pPrChange w:id="8512" w:author="Chara Katiri" w:date="2015-05-12T13:05:00Z">
          <w:pPr>
            <w:pStyle w:val="ListParagraph"/>
            <w:numPr>
              <w:numId w:val="15"/>
            </w:numPr>
            <w:spacing w:line="360" w:lineRule="auto"/>
            <w:ind w:left="360" w:hanging="360"/>
            <w:jc w:val="both"/>
          </w:pPr>
        </w:pPrChange>
      </w:pPr>
      <w:ins w:id="8513" w:author="Chara Katiri" w:date="2015-05-10T10:51:00Z">
        <w:r w:rsidRPr="00F758B3">
          <w:rPr>
            <w:rFonts w:ascii="Times" w:eastAsia="Times New Roman" w:hAnsi="Times" w:cs="Times New Roman"/>
            <w:sz w:val="22"/>
            <w:szCs w:val="22"/>
            <w:lang w:val="en-GB"/>
            <w:rPrChange w:id="8514" w:author="Chara Katiri" w:date="2015-05-12T13:05:00Z">
              <w:rPr>
                <w:rFonts w:ascii="Times" w:hAnsi="Times" w:cs="Times New Roman"/>
                <w:i/>
                <w:sz w:val="22"/>
                <w:szCs w:val="22"/>
              </w:rPr>
            </w:rPrChange>
          </w:rPr>
          <w:t xml:space="preserve">NetBeans is a software development platform. NetBeans </w:t>
        </w:r>
        <w:commentRangeStart w:id="8515"/>
        <w:r w:rsidRPr="00F758B3">
          <w:rPr>
            <w:rFonts w:ascii="Times" w:eastAsia="Times New Roman" w:hAnsi="Times" w:cs="Times New Roman"/>
            <w:sz w:val="22"/>
            <w:szCs w:val="22"/>
            <w:lang w:val="en-GB"/>
            <w:rPrChange w:id="8516" w:author="Chara Katiri" w:date="2015-05-12T13:05:00Z">
              <w:rPr>
                <w:rFonts w:ascii="Times" w:hAnsi="Times" w:cs="Times New Roman"/>
                <w:sz w:val="22"/>
                <w:szCs w:val="22"/>
              </w:rPr>
            </w:rPrChange>
          </w:rPr>
          <w:t xml:space="preserve">was used </w:t>
        </w:r>
        <w:commentRangeEnd w:id="8515"/>
        <w:r w:rsidRPr="00F758B3">
          <w:rPr>
            <w:rFonts w:ascii="Times" w:eastAsia="Times New Roman" w:hAnsi="Times" w:cs="Times New Roman"/>
            <w:sz w:val="22"/>
            <w:szCs w:val="22"/>
            <w:lang w:val="en-GB"/>
            <w:rPrChange w:id="8517" w:author="Chara Katiri" w:date="2015-05-12T13:05:00Z">
              <w:rPr>
                <w:rStyle w:val="CommentReference"/>
                <w:rFonts w:ascii="Times" w:hAnsi="Times"/>
                <w:sz w:val="22"/>
                <w:szCs w:val="22"/>
              </w:rPr>
            </w:rPrChange>
          </w:rPr>
          <w:commentReference w:id="8515"/>
        </w:r>
        <w:r w:rsidR="00F72F40" w:rsidRPr="00F758B3">
          <w:rPr>
            <w:rFonts w:ascii="Times" w:eastAsia="Times New Roman" w:hAnsi="Times" w:cs="Times New Roman"/>
            <w:sz w:val="22"/>
            <w:szCs w:val="22"/>
            <w:lang w:val="en-GB"/>
            <w:rPrChange w:id="8518" w:author="Chara Katiri" w:date="2015-05-12T13:05:00Z">
              <w:rPr>
                <w:rFonts w:ascii="Times" w:eastAsia="Times New Roman" w:hAnsi="Times" w:cs="Times New Roman"/>
                <w:sz w:val="22"/>
                <w:szCs w:val="22"/>
                <w:lang w:val="en-GB"/>
              </w:rPr>
            </w:rPrChange>
          </w:rPr>
          <w:t xml:space="preserve">for the development of </w:t>
        </w:r>
        <w:r w:rsidRPr="00F758B3">
          <w:rPr>
            <w:rFonts w:ascii="Times" w:eastAsia="Times New Roman" w:hAnsi="Times" w:cs="Times New Roman"/>
            <w:sz w:val="22"/>
            <w:szCs w:val="22"/>
            <w:lang w:val="en-GB"/>
            <w:rPrChange w:id="8519" w:author="Chara Katiri" w:date="2015-05-12T13:05:00Z">
              <w:rPr>
                <w:rFonts w:ascii="Times" w:hAnsi="Times" w:cs="Times New Roman"/>
                <w:sz w:val="22"/>
                <w:szCs w:val="22"/>
              </w:rPr>
            </w:rPrChange>
          </w:rPr>
          <w:t xml:space="preserve">Pinboard as a Java web application (with HTML, CSS and JavaScript). Applications in NetBeans are developed using a set of modular software components known as modules. NetBeans, supports the latest Java platform EE (JEE) 6 and 7 features, as required by Spring MVC, and provides excellent integration with Apache Tomcat web server. It also allows integration with third-party modules and therefore enables flexibility in development </w:t>
        </w:r>
      </w:ins>
      <w:customXmlInsRangeStart w:id="8520" w:author="Chara Katiri" w:date="2015-05-10T10:51:00Z"/>
      <w:sdt>
        <w:sdtPr>
          <w:rPr>
            <w:rFonts w:ascii="Times" w:eastAsia="Times New Roman" w:hAnsi="Times" w:cs="Times New Roman"/>
            <w:sz w:val="22"/>
            <w:szCs w:val="22"/>
            <w:lang w:val="en-GB"/>
            <w:rPrChange w:id="8521" w:author="Chara Katiri" w:date="2015-05-12T13:05:00Z">
              <w:rPr>
                <w:rFonts w:ascii="Times" w:eastAsia="Times New Roman" w:hAnsi="Times" w:cs="Times New Roman"/>
                <w:sz w:val="22"/>
                <w:szCs w:val="22"/>
                <w:lang w:val="en-GB"/>
              </w:rPr>
            </w:rPrChange>
          </w:rPr>
          <w:id w:val="-26259827"/>
          <w:citation/>
        </w:sdtPr>
        <w:sdtContent>
          <w:customXmlInsRangeEnd w:id="8520"/>
          <w:ins w:id="8522" w:author="Chara Katiri" w:date="2015-05-10T10:51:00Z">
            <w:r w:rsidRPr="00F758B3">
              <w:rPr>
                <w:rFonts w:ascii="Times" w:eastAsia="Times New Roman" w:hAnsi="Times" w:cs="Times New Roman"/>
                <w:sz w:val="22"/>
                <w:szCs w:val="22"/>
                <w:lang w:val="en-GB"/>
                <w:rPrChange w:id="8523" w:author="Chara Katiri" w:date="2015-05-12T13:05:00Z">
                  <w:rPr>
                    <w:rFonts w:ascii="Times" w:hAnsi="Times" w:cs="Times New Roman"/>
                    <w:sz w:val="22"/>
                    <w:szCs w:val="22"/>
                  </w:rPr>
                </w:rPrChange>
              </w:rPr>
              <w:fldChar w:fldCharType="begin"/>
            </w:r>
            <w:r w:rsidRPr="00F758B3">
              <w:rPr>
                <w:rFonts w:ascii="Times" w:eastAsia="Times New Roman" w:hAnsi="Times" w:cs="Times New Roman"/>
                <w:sz w:val="22"/>
                <w:szCs w:val="22"/>
                <w:lang w:val="en-GB"/>
                <w:rPrChange w:id="8524" w:author="Chara Katiri" w:date="2015-05-12T13:05:00Z">
                  <w:rPr>
                    <w:rFonts w:ascii="Times" w:hAnsi="Times" w:cs="Times New Roman"/>
                    <w:sz w:val="22"/>
                    <w:szCs w:val="22"/>
                  </w:rPr>
                </w:rPrChange>
              </w:rPr>
              <w:instrText xml:space="preserve"> CITATION Net15 \l 1033 </w:instrText>
            </w:r>
            <w:r w:rsidRPr="00F758B3">
              <w:rPr>
                <w:rFonts w:ascii="Times" w:eastAsia="Times New Roman" w:hAnsi="Times" w:cs="Times New Roman"/>
                <w:sz w:val="22"/>
                <w:szCs w:val="22"/>
                <w:lang w:val="en-GB"/>
                <w:rPrChange w:id="8525" w:author="Chara Katiri" w:date="2015-05-12T13:05:00Z">
                  <w:rPr>
                    <w:rFonts w:ascii="Times" w:hAnsi="Times" w:cs="Times New Roman"/>
                    <w:sz w:val="22"/>
                    <w:szCs w:val="22"/>
                  </w:rPr>
                </w:rPrChange>
              </w:rPr>
              <w:fldChar w:fldCharType="separate"/>
            </w:r>
          </w:ins>
          <w:r w:rsidRPr="00F758B3">
            <w:rPr>
              <w:rFonts w:ascii="Times" w:eastAsia="Times New Roman" w:hAnsi="Times" w:cs="Times New Roman"/>
              <w:sz w:val="22"/>
              <w:szCs w:val="22"/>
              <w:lang w:val="en-GB"/>
              <w:rPrChange w:id="8526" w:author="Chara Katiri" w:date="2015-05-12T13:05:00Z">
                <w:rPr>
                  <w:rFonts w:ascii="Times" w:hAnsi="Times" w:cs="Times New Roman"/>
                  <w:noProof/>
                  <w:sz w:val="22"/>
                  <w:szCs w:val="22"/>
                </w:rPr>
              </w:rPrChange>
            </w:rPr>
            <w:t>[</w:t>
          </w:r>
          <w:r w:rsidRPr="00F758B3">
            <w:rPr>
              <w:rFonts w:ascii="Times" w:eastAsia="Times New Roman" w:hAnsi="Times" w:cs="Times New Roman"/>
              <w:sz w:val="22"/>
              <w:szCs w:val="22"/>
              <w:lang w:val="en-GB"/>
              <w:rPrChange w:id="8527" w:author="Chara Katiri" w:date="2015-05-12T13:05:00Z">
                <w:rPr>
                  <w:rFonts w:ascii="Times" w:hAnsi="Times" w:cs="Times New Roman"/>
                  <w:noProof/>
                  <w:sz w:val="22"/>
                  <w:szCs w:val="22"/>
                </w:rPr>
              </w:rPrChange>
            </w:rPr>
            <w:fldChar w:fldCharType="begin"/>
          </w:r>
          <w:r w:rsidRPr="00F758B3">
            <w:rPr>
              <w:rFonts w:ascii="Times" w:eastAsia="Times New Roman" w:hAnsi="Times" w:cs="Times New Roman"/>
              <w:sz w:val="22"/>
              <w:szCs w:val="22"/>
              <w:lang w:val="en-GB"/>
              <w:rPrChange w:id="8528" w:author="Chara Katiri" w:date="2015-05-12T13:05:00Z">
                <w:rPr>
                  <w:rFonts w:ascii="Times" w:hAnsi="Times" w:cs="Times New Roman"/>
                  <w:noProof/>
                  <w:sz w:val="22"/>
                  <w:szCs w:val="22"/>
                </w:rPr>
              </w:rPrChange>
            </w:rPr>
            <w:instrText xml:space="preserve"> HYPERLINK "" \l "Net15" </w:instrText>
          </w:r>
          <w:r w:rsidRPr="00F758B3">
            <w:rPr>
              <w:rFonts w:ascii="Times" w:eastAsia="Times New Roman" w:hAnsi="Times" w:cs="Times New Roman"/>
              <w:sz w:val="22"/>
              <w:szCs w:val="22"/>
              <w:lang w:val="en-GB"/>
              <w:rPrChange w:id="8529" w:author="Chara Katiri" w:date="2015-05-12T13:05:00Z">
                <w:rPr>
                  <w:rFonts w:ascii="Times" w:hAnsi="Times" w:cs="Times New Roman"/>
                  <w:noProof/>
                  <w:sz w:val="22"/>
                  <w:szCs w:val="22"/>
                </w:rPr>
              </w:rPrChange>
            </w:rPr>
            <w:fldChar w:fldCharType="separate"/>
          </w:r>
          <w:r w:rsidRPr="00F758B3">
            <w:rPr>
              <w:rFonts w:ascii="Times" w:eastAsia="Times New Roman" w:hAnsi="Times"/>
              <w:sz w:val="22"/>
              <w:szCs w:val="22"/>
              <w:lang w:val="en-GB"/>
              <w:rPrChange w:id="8530" w:author="Chara Katiri" w:date="2015-05-12T13:05:00Z">
                <w:rPr>
                  <w:rStyle w:val="Heading2Char"/>
                  <w:rFonts w:ascii="Times" w:eastAsiaTheme="minorEastAsia" w:hAnsi="Times" w:cs="Times New Roman"/>
                  <w:noProof/>
                  <w:color w:val="auto"/>
                  <w:sz w:val="22"/>
                  <w:szCs w:val="22"/>
                </w:rPr>
              </w:rPrChange>
            </w:rPr>
            <w:t>44</w:t>
          </w:r>
          <w:r w:rsidRPr="00F758B3">
            <w:rPr>
              <w:rFonts w:ascii="Times" w:eastAsia="Times New Roman" w:hAnsi="Times" w:cs="Times New Roman"/>
              <w:sz w:val="22"/>
              <w:szCs w:val="22"/>
              <w:lang w:val="en-GB"/>
              <w:rPrChange w:id="8531" w:author="Chara Katiri" w:date="2015-05-12T13:05:00Z">
                <w:rPr>
                  <w:rFonts w:ascii="Times" w:hAnsi="Times" w:cs="Times New Roman"/>
                  <w:noProof/>
                  <w:sz w:val="22"/>
                  <w:szCs w:val="22"/>
                </w:rPr>
              </w:rPrChange>
            </w:rPr>
            <w:fldChar w:fldCharType="end"/>
          </w:r>
          <w:r w:rsidRPr="00F758B3">
            <w:rPr>
              <w:rFonts w:ascii="Times" w:eastAsia="Times New Roman" w:hAnsi="Times" w:cs="Times New Roman"/>
              <w:sz w:val="22"/>
              <w:szCs w:val="22"/>
              <w:lang w:val="en-GB"/>
              <w:rPrChange w:id="8532" w:author="Chara Katiri" w:date="2015-05-12T13:05:00Z">
                <w:rPr>
                  <w:rFonts w:ascii="Times" w:hAnsi="Times" w:cs="Times New Roman"/>
                  <w:noProof/>
                  <w:sz w:val="22"/>
                  <w:szCs w:val="22"/>
                </w:rPr>
              </w:rPrChange>
            </w:rPr>
            <w:t>]</w:t>
          </w:r>
          <w:ins w:id="8533" w:author="Chara Katiri" w:date="2015-05-10T10:51:00Z">
            <w:r w:rsidRPr="00F758B3">
              <w:rPr>
                <w:rFonts w:ascii="Times" w:eastAsia="Times New Roman" w:hAnsi="Times" w:cs="Times New Roman"/>
                <w:sz w:val="22"/>
                <w:szCs w:val="22"/>
                <w:lang w:val="en-GB"/>
                <w:rPrChange w:id="8534" w:author="Chara Katiri" w:date="2015-05-12T13:05:00Z">
                  <w:rPr>
                    <w:rFonts w:ascii="Times" w:hAnsi="Times" w:cs="Times New Roman"/>
                    <w:sz w:val="22"/>
                    <w:szCs w:val="22"/>
                  </w:rPr>
                </w:rPrChange>
              </w:rPr>
              <w:fldChar w:fldCharType="end"/>
            </w:r>
          </w:ins>
          <w:customXmlInsRangeStart w:id="8535" w:author="Chara Katiri" w:date="2015-05-10T10:51:00Z"/>
        </w:sdtContent>
      </w:sdt>
      <w:customXmlInsRangeEnd w:id="8535"/>
      <w:ins w:id="8536" w:author="Chara Katiri" w:date="2015-05-10T10:51:00Z">
        <w:r w:rsidRPr="00F758B3">
          <w:rPr>
            <w:rFonts w:ascii="Times" w:eastAsia="Times New Roman" w:hAnsi="Times" w:cs="Times New Roman"/>
            <w:sz w:val="22"/>
            <w:szCs w:val="22"/>
            <w:lang w:val="en-GB"/>
            <w:rPrChange w:id="8537" w:author="Chara Katiri" w:date="2015-05-12T13:05:00Z">
              <w:rPr>
                <w:rFonts w:ascii="Times" w:hAnsi="Times" w:cs="Times New Roman"/>
                <w:sz w:val="22"/>
                <w:szCs w:val="22"/>
              </w:rPr>
            </w:rPrChange>
          </w:rPr>
          <w:t xml:space="preserve">. </w:t>
        </w:r>
      </w:ins>
    </w:p>
    <w:p w14:paraId="6F96C79C" w14:textId="77777777" w:rsidR="00E83BA7" w:rsidRPr="00F758B3" w:rsidRDefault="00E83BA7" w:rsidP="00F758B3">
      <w:pPr>
        <w:pStyle w:val="ListParagraph"/>
        <w:keepNext/>
        <w:spacing w:line="360" w:lineRule="auto"/>
        <w:ind w:left="360"/>
        <w:jc w:val="both"/>
        <w:rPr>
          <w:ins w:id="8538" w:author="Chara Katiri" w:date="2015-05-10T10:51:00Z"/>
          <w:rFonts w:ascii="Times" w:hAnsi="Times"/>
          <w:sz w:val="22"/>
          <w:szCs w:val="22"/>
          <w:rPrChange w:id="8539" w:author="Chara Katiri" w:date="2015-05-12T13:05:00Z">
            <w:rPr>
              <w:ins w:id="8540" w:author="Chara Katiri" w:date="2015-05-10T10:51:00Z"/>
            </w:rPr>
          </w:rPrChange>
        </w:rPr>
        <w:pPrChange w:id="8541" w:author="Chara Katiri" w:date="2015-05-12T13:05:00Z">
          <w:pPr>
            <w:pStyle w:val="ListParagraph"/>
            <w:keepNext/>
            <w:numPr>
              <w:numId w:val="15"/>
            </w:numPr>
            <w:spacing w:line="360" w:lineRule="auto"/>
            <w:ind w:left="360" w:hanging="360"/>
            <w:jc w:val="both"/>
          </w:pPr>
        </w:pPrChange>
      </w:pPr>
      <w:ins w:id="8542" w:author="Chara Katiri" w:date="2015-05-10T10:51:00Z">
        <w:r w:rsidRPr="00F758B3">
          <w:rPr>
            <w:rFonts w:ascii="Times" w:hAnsi="Times"/>
            <w:noProof/>
            <w:sz w:val="22"/>
            <w:szCs w:val="22"/>
            <w:rPrChange w:id="8543" w:author="Chara Katiri" w:date="2015-05-12T13:05:00Z">
              <w:rPr>
                <w:noProof/>
              </w:rPr>
            </w:rPrChange>
          </w:rPr>
          <w:drawing>
            <wp:inline distT="0" distB="0" distL="0" distR="0" wp14:anchorId="5E47F486" wp14:editId="24D2C040">
              <wp:extent cx="4683894" cy="3133156"/>
              <wp:effectExtent l="0" t="0" r="0" b="0"/>
              <wp:docPr id="12" name="Picture 12" descr="Macintosh HD:Users:CharaKatiri:Desktop:Screen Shot 2015-05-09 at 12.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9 at 12.1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4877" cy="3133813"/>
                      </a:xfrm>
                      <a:prstGeom prst="rect">
                        <a:avLst/>
                      </a:prstGeom>
                      <a:noFill/>
                      <a:ln>
                        <a:noFill/>
                      </a:ln>
                    </pic:spPr>
                  </pic:pic>
                </a:graphicData>
              </a:graphic>
            </wp:inline>
          </w:drawing>
        </w:r>
      </w:ins>
    </w:p>
    <w:p w14:paraId="06749121" w14:textId="77777777" w:rsidR="00E83BA7" w:rsidRPr="00F758B3" w:rsidRDefault="00E83BA7" w:rsidP="00F758B3">
      <w:pPr>
        <w:pStyle w:val="Caption"/>
        <w:spacing w:line="360" w:lineRule="auto"/>
        <w:ind w:left="360"/>
        <w:contextualSpacing/>
        <w:jc w:val="both"/>
        <w:rPr>
          <w:ins w:id="8544" w:author="Chara Katiri" w:date="2015-05-10T10:51:00Z"/>
          <w:rFonts w:ascii="Times" w:hAnsi="Times" w:cs="Times New Roman"/>
          <w:sz w:val="22"/>
          <w:szCs w:val="22"/>
          <w:rPrChange w:id="8545" w:author="Chara Katiri" w:date="2015-05-12T13:05:00Z">
            <w:rPr>
              <w:ins w:id="8546" w:author="Chara Katiri" w:date="2015-05-10T10:51:00Z"/>
              <w:rFonts w:ascii="Times" w:hAnsi="Times" w:cs="Times New Roman"/>
              <w:sz w:val="22"/>
              <w:szCs w:val="22"/>
            </w:rPr>
          </w:rPrChange>
        </w:rPr>
        <w:pPrChange w:id="8547" w:author="Chara Katiri" w:date="2015-05-12T13:05:00Z">
          <w:pPr>
            <w:pStyle w:val="Caption"/>
            <w:numPr>
              <w:numId w:val="15"/>
            </w:numPr>
            <w:ind w:left="360" w:hanging="360"/>
            <w:jc w:val="both"/>
          </w:pPr>
        </w:pPrChange>
      </w:pPr>
      <w:ins w:id="8548" w:author="Chara Katiri" w:date="2015-05-10T10:51:00Z">
        <w:r w:rsidRPr="00F758B3">
          <w:rPr>
            <w:rFonts w:ascii="Times" w:hAnsi="Times"/>
            <w:sz w:val="22"/>
            <w:szCs w:val="22"/>
            <w:rPrChange w:id="8549" w:author="Chara Katiri" w:date="2015-05-12T13:05:00Z">
              <w:rPr/>
            </w:rPrChange>
          </w:rPr>
          <w:t>Figure 12: Creation of Spring Web MVC application in NetBeans</w:t>
        </w:r>
      </w:ins>
    </w:p>
    <w:p w14:paraId="1CAF6196" w14:textId="77777777" w:rsidR="00E83BA7" w:rsidRPr="00F758B3" w:rsidRDefault="00E83BA7" w:rsidP="00F758B3">
      <w:pPr>
        <w:pStyle w:val="ListParagraph"/>
        <w:spacing w:line="360" w:lineRule="auto"/>
        <w:ind w:left="360"/>
        <w:jc w:val="both"/>
        <w:rPr>
          <w:ins w:id="8550" w:author="Chara Katiri" w:date="2015-05-10T10:52:00Z"/>
          <w:rFonts w:ascii="Times" w:hAnsi="Times" w:cs="Times New Roman"/>
          <w:sz w:val="22"/>
          <w:szCs w:val="22"/>
          <w:rPrChange w:id="8551" w:author="Chara Katiri" w:date="2015-05-12T13:05:00Z">
            <w:rPr>
              <w:ins w:id="8552" w:author="Chara Katiri" w:date="2015-05-10T10:52:00Z"/>
              <w:rFonts w:ascii="Times" w:hAnsi="Times" w:cs="Times New Roman"/>
              <w:sz w:val="22"/>
              <w:szCs w:val="22"/>
            </w:rPr>
          </w:rPrChange>
        </w:rPr>
        <w:pPrChange w:id="8553" w:author="Chara Katiri" w:date="2015-05-12T13:05:00Z">
          <w:pPr>
            <w:pStyle w:val="ListParagraph"/>
            <w:numPr>
              <w:numId w:val="15"/>
            </w:numPr>
            <w:spacing w:line="360" w:lineRule="auto"/>
            <w:ind w:left="360" w:hanging="360"/>
            <w:jc w:val="both"/>
          </w:pPr>
        </w:pPrChange>
      </w:pPr>
    </w:p>
    <w:p w14:paraId="40F0505E" w14:textId="77777777" w:rsidR="00E83BA7" w:rsidRPr="00F758B3" w:rsidRDefault="00E83BA7" w:rsidP="00F3236C">
      <w:pPr>
        <w:pStyle w:val="ListParagraph"/>
        <w:spacing w:line="360" w:lineRule="auto"/>
        <w:ind w:left="0" w:firstLine="567"/>
        <w:jc w:val="both"/>
        <w:rPr>
          <w:ins w:id="8554" w:author="Chara Katiri" w:date="2015-05-10T10:51:00Z"/>
          <w:rFonts w:ascii="Times" w:hAnsi="Times" w:cs="Times New Roman"/>
          <w:sz w:val="22"/>
          <w:szCs w:val="22"/>
          <w:rPrChange w:id="8555" w:author="Chara Katiri" w:date="2015-05-12T13:05:00Z">
            <w:rPr>
              <w:ins w:id="8556" w:author="Chara Katiri" w:date="2015-05-10T10:51:00Z"/>
              <w:rFonts w:ascii="Times" w:hAnsi="Times" w:cs="Times New Roman"/>
              <w:sz w:val="22"/>
              <w:szCs w:val="22"/>
            </w:rPr>
          </w:rPrChange>
        </w:rPr>
        <w:pPrChange w:id="8557" w:author="Chara Katiri" w:date="2015-05-12T15:29:00Z">
          <w:pPr>
            <w:pStyle w:val="ListParagraph"/>
            <w:numPr>
              <w:numId w:val="15"/>
            </w:numPr>
            <w:spacing w:line="360" w:lineRule="auto"/>
            <w:ind w:left="360" w:hanging="360"/>
            <w:jc w:val="both"/>
          </w:pPr>
        </w:pPrChange>
      </w:pPr>
      <w:ins w:id="8558" w:author="Chara Katiri" w:date="2015-05-10T10:51:00Z">
        <w:r w:rsidRPr="00F758B3">
          <w:rPr>
            <w:rFonts w:ascii="Times" w:hAnsi="Times" w:cs="Times New Roman"/>
            <w:sz w:val="22"/>
            <w:szCs w:val="22"/>
            <w:rPrChange w:id="8559" w:author="Chara Katiri" w:date="2015-05-12T13:05:00Z">
              <w:rPr>
                <w:rFonts w:ascii="Times" w:hAnsi="Times" w:cs="Times New Roman"/>
                <w:sz w:val="22"/>
                <w:szCs w:val="22"/>
              </w:rPr>
            </w:rPrChange>
          </w:rPr>
          <w:t xml:space="preserve">GitHub is a Git repository and it was used for review version control and management of the code. It was also used in order to share the code with the project supervisor and show progress thought-out the development phase of the application. </w:t>
        </w:r>
      </w:ins>
    </w:p>
    <w:p w14:paraId="0FFBD12C" w14:textId="77777777" w:rsidR="00E83BA7" w:rsidRPr="00F758B3" w:rsidRDefault="00E83BA7" w:rsidP="00F758B3">
      <w:pPr>
        <w:spacing w:line="360" w:lineRule="auto"/>
        <w:contextualSpacing/>
        <w:rPr>
          <w:ins w:id="8560" w:author="Chara Katiri" w:date="2015-05-10T10:51:00Z"/>
          <w:rFonts w:ascii="Times" w:hAnsi="Times"/>
          <w:sz w:val="22"/>
          <w:szCs w:val="22"/>
          <w:rPrChange w:id="8561" w:author="Chara Katiri" w:date="2015-05-12T13:05:00Z">
            <w:rPr>
              <w:ins w:id="8562" w:author="Chara Katiri" w:date="2015-05-10T10:51:00Z"/>
              <w:rFonts w:ascii="Times" w:hAnsi="Times" w:cs="Times New Roman"/>
              <w:color w:val="auto"/>
              <w:sz w:val="22"/>
              <w:szCs w:val="22"/>
              <w:lang w:val="en-GB"/>
            </w:rPr>
          </w:rPrChange>
        </w:rPr>
        <w:pPrChange w:id="8563" w:author="Chara Katiri" w:date="2015-05-12T13:05:00Z">
          <w:pPr>
            <w:pStyle w:val="Heading2"/>
            <w:numPr>
              <w:numId w:val="15"/>
            </w:numPr>
            <w:spacing w:line="360" w:lineRule="auto"/>
            <w:ind w:left="792" w:hanging="432"/>
            <w:contextualSpacing/>
            <w:jc w:val="both"/>
          </w:pPr>
        </w:pPrChange>
      </w:pPr>
    </w:p>
    <w:p w14:paraId="7BE8A0F9" w14:textId="51CE07A7" w:rsidR="00E83BA7" w:rsidRPr="00F758B3" w:rsidRDefault="00E83BA7" w:rsidP="00F758B3">
      <w:pPr>
        <w:pStyle w:val="Heading2"/>
        <w:numPr>
          <w:ilvl w:val="1"/>
          <w:numId w:val="15"/>
        </w:numPr>
        <w:spacing w:line="360" w:lineRule="auto"/>
        <w:contextualSpacing/>
        <w:jc w:val="both"/>
        <w:rPr>
          <w:ins w:id="8564" w:author="Chara Katiri" w:date="2015-05-10T10:52:00Z"/>
          <w:rFonts w:ascii="Times" w:hAnsi="Times" w:cs="Times New Roman"/>
          <w:color w:val="auto"/>
          <w:sz w:val="22"/>
          <w:szCs w:val="22"/>
          <w:lang w:val="en-GB"/>
          <w:rPrChange w:id="8565" w:author="Chara Katiri" w:date="2015-05-12T13:05:00Z">
            <w:rPr>
              <w:ins w:id="8566" w:author="Chara Katiri" w:date="2015-05-10T10:52:00Z"/>
            </w:rPr>
          </w:rPrChange>
        </w:rPr>
        <w:pPrChange w:id="8567" w:author="Chara Katiri" w:date="2015-05-12T13:05:00Z">
          <w:pPr>
            <w:pStyle w:val="Heading2"/>
            <w:numPr>
              <w:numId w:val="15"/>
            </w:numPr>
            <w:spacing w:line="360" w:lineRule="auto"/>
            <w:ind w:left="792" w:hanging="432"/>
            <w:contextualSpacing/>
            <w:jc w:val="both"/>
          </w:pPr>
        </w:pPrChange>
      </w:pPr>
      <w:ins w:id="8568" w:author="Chara Katiri" w:date="2015-05-10T10:51:00Z">
        <w:r w:rsidRPr="00F758B3">
          <w:rPr>
            <w:rFonts w:ascii="Times" w:hAnsi="Times" w:cs="Times New Roman"/>
            <w:color w:val="auto"/>
            <w:sz w:val="22"/>
            <w:szCs w:val="22"/>
            <w:lang w:val="en-GB"/>
            <w:rPrChange w:id="8569" w:author="Chara Katiri" w:date="2015-05-12T13:05:00Z">
              <w:rPr>
                <w:rFonts w:ascii="Times" w:hAnsi="Times" w:cs="Times New Roman"/>
                <w:color w:val="auto"/>
                <w:sz w:val="22"/>
                <w:szCs w:val="22"/>
                <w:lang w:val="en-GB"/>
              </w:rPr>
            </w:rPrChange>
          </w:rPr>
          <w:t>Implementation plan</w:t>
        </w:r>
      </w:ins>
    </w:p>
    <w:p w14:paraId="5863FF8F" w14:textId="77777777" w:rsidR="00E83BA7" w:rsidRPr="00F758B3" w:rsidRDefault="00E83BA7" w:rsidP="00F758B3">
      <w:pPr>
        <w:spacing w:line="360" w:lineRule="auto"/>
        <w:ind w:firstLine="720"/>
        <w:contextualSpacing/>
        <w:jc w:val="both"/>
        <w:rPr>
          <w:ins w:id="8570" w:author="Chara Katiri" w:date="2015-05-10T10:53:00Z"/>
          <w:rFonts w:ascii="Times" w:eastAsia="Times New Roman" w:hAnsi="Times" w:cs="Times New Roman"/>
          <w:sz w:val="22"/>
          <w:szCs w:val="22"/>
          <w:lang w:val="en-GB"/>
          <w:rPrChange w:id="8571" w:author="Chara Katiri" w:date="2015-05-12T13:05:00Z">
            <w:rPr>
              <w:ins w:id="8572" w:author="Chara Katiri" w:date="2015-05-10T10:53:00Z"/>
              <w:rFonts w:ascii="Times" w:eastAsia="Times New Roman" w:hAnsi="Times" w:cs="Times New Roman"/>
              <w:sz w:val="22"/>
              <w:szCs w:val="22"/>
              <w:lang w:val="en-GB"/>
            </w:rPr>
          </w:rPrChange>
        </w:rPr>
        <w:pPrChange w:id="8573" w:author="Chara Katiri" w:date="2015-05-12T13:05:00Z">
          <w:pPr>
            <w:spacing w:line="360" w:lineRule="auto"/>
            <w:contextualSpacing/>
            <w:jc w:val="both"/>
          </w:pPr>
        </w:pPrChange>
      </w:pPr>
      <w:ins w:id="8574" w:author="Chara Katiri" w:date="2015-05-10T10:53:00Z">
        <w:r w:rsidRPr="00F758B3">
          <w:rPr>
            <w:rFonts w:ascii="Times" w:eastAsia="Times New Roman" w:hAnsi="Times" w:cs="Times New Roman"/>
            <w:sz w:val="22"/>
            <w:szCs w:val="22"/>
            <w:lang w:val="en-GB"/>
            <w:rPrChange w:id="8575" w:author="Chara Katiri" w:date="2015-05-12T13:05:00Z">
              <w:rPr>
                <w:rFonts w:ascii="Times" w:eastAsia="Times New Roman" w:hAnsi="Times" w:cs="Times New Roman"/>
                <w:sz w:val="22"/>
                <w:szCs w:val="22"/>
                <w:lang w:val="en-GB"/>
              </w:rPr>
            </w:rPrChange>
          </w:rPr>
          <w:t xml:space="preserve">The main resource that the development plan was based on is the final year student - developer (CK) and the supervisor (SW) that supports and guides the project. </w:t>
        </w:r>
      </w:ins>
    </w:p>
    <w:p w14:paraId="0F4FFA4D" w14:textId="77777777" w:rsidR="00E83BA7" w:rsidRPr="00F758B3" w:rsidRDefault="00E83BA7" w:rsidP="00F758B3">
      <w:pPr>
        <w:spacing w:line="360" w:lineRule="auto"/>
        <w:contextualSpacing/>
        <w:jc w:val="both"/>
        <w:rPr>
          <w:ins w:id="8576" w:author="Chara Katiri" w:date="2015-05-10T10:53:00Z"/>
          <w:rFonts w:ascii="Times" w:eastAsia="Times New Roman" w:hAnsi="Times" w:cs="Times New Roman"/>
          <w:sz w:val="22"/>
          <w:szCs w:val="22"/>
          <w:lang w:val="en-GB"/>
          <w:rPrChange w:id="8577" w:author="Chara Katiri" w:date="2015-05-12T13:05:00Z">
            <w:rPr>
              <w:ins w:id="8578" w:author="Chara Katiri" w:date="2015-05-10T10:53:00Z"/>
              <w:rFonts w:ascii="Times" w:eastAsia="Times New Roman" w:hAnsi="Times" w:cs="Times New Roman"/>
              <w:sz w:val="22"/>
              <w:szCs w:val="22"/>
              <w:lang w:val="en-GB"/>
            </w:rPr>
          </w:rPrChange>
        </w:rPr>
        <w:pPrChange w:id="8579" w:author="Chara Katiri" w:date="2015-05-12T13:05:00Z">
          <w:pPr>
            <w:spacing w:line="360" w:lineRule="auto"/>
            <w:contextualSpacing/>
            <w:jc w:val="both"/>
          </w:pPr>
        </w:pPrChange>
      </w:pPr>
    </w:p>
    <w:p w14:paraId="0A421E4A" w14:textId="77777777" w:rsidR="00E83BA7" w:rsidRPr="00F758B3" w:rsidRDefault="00E83BA7" w:rsidP="00F3236C">
      <w:pPr>
        <w:spacing w:after="240" w:line="360" w:lineRule="auto"/>
        <w:ind w:firstLine="567"/>
        <w:contextualSpacing/>
        <w:jc w:val="both"/>
        <w:rPr>
          <w:ins w:id="8580" w:author="Chara Katiri" w:date="2015-05-10T10:53:00Z"/>
          <w:rFonts w:ascii="Times" w:eastAsia="Times New Roman" w:hAnsi="Times" w:cs="Times New Roman"/>
          <w:sz w:val="22"/>
          <w:szCs w:val="22"/>
          <w:lang w:val="en-GB"/>
          <w:rPrChange w:id="8581" w:author="Chara Katiri" w:date="2015-05-12T13:05:00Z">
            <w:rPr>
              <w:ins w:id="8582" w:author="Chara Katiri" w:date="2015-05-10T10:53:00Z"/>
              <w:rFonts w:ascii="Times" w:eastAsia="Times New Roman" w:hAnsi="Times" w:cs="Times New Roman"/>
              <w:sz w:val="22"/>
              <w:szCs w:val="22"/>
              <w:lang w:val="en-GB"/>
            </w:rPr>
          </w:rPrChange>
        </w:rPr>
        <w:pPrChange w:id="8583" w:author="Chara Katiri" w:date="2015-05-12T13:05:00Z">
          <w:pPr>
            <w:spacing w:after="240" w:line="360" w:lineRule="auto"/>
            <w:jc w:val="both"/>
          </w:pPr>
        </w:pPrChange>
      </w:pPr>
      <w:ins w:id="8584" w:author="Chara Katiri" w:date="2015-05-10T10:53:00Z">
        <w:r w:rsidRPr="00F758B3">
          <w:rPr>
            <w:rFonts w:ascii="Times" w:eastAsia="Times New Roman" w:hAnsi="Times" w:cs="Times New Roman"/>
            <w:sz w:val="22"/>
            <w:szCs w:val="22"/>
            <w:lang w:val="en-GB"/>
            <w:rPrChange w:id="8585" w:author="Chara Katiri" w:date="2015-05-12T13:05:00Z">
              <w:rPr>
                <w:rFonts w:ascii="Times" w:eastAsia="Times New Roman" w:hAnsi="Times" w:cs="Times New Roman"/>
                <w:sz w:val="22"/>
                <w:szCs w:val="22"/>
                <w:lang w:val="en-GB"/>
              </w:rPr>
            </w:rPrChange>
          </w:rPr>
          <w:t>The web application was developed following the system architecture. The structure is separated in several layers to achieve efficiency and maintainability of the website. The 4 layers of system architecture are described as follows:</w:t>
        </w:r>
      </w:ins>
    </w:p>
    <w:p w14:paraId="26745816" w14:textId="3EAED7D5" w:rsidR="00E83BA7" w:rsidRPr="00F758B3" w:rsidRDefault="00E83BA7" w:rsidP="00F758B3">
      <w:pPr>
        <w:spacing w:line="360" w:lineRule="auto"/>
        <w:contextualSpacing/>
        <w:rPr>
          <w:ins w:id="8586" w:author="Chara Katiri" w:date="2015-05-10T11:03:00Z"/>
          <w:rFonts w:ascii="Times" w:hAnsi="Times"/>
          <w:sz w:val="22"/>
          <w:szCs w:val="22"/>
          <w:rPrChange w:id="8587" w:author="Chara Katiri" w:date="2015-05-12T13:05:00Z">
            <w:rPr>
              <w:ins w:id="8588" w:author="Chara Katiri" w:date="2015-05-10T11:03:00Z"/>
            </w:rPr>
          </w:rPrChange>
        </w:rPr>
        <w:pPrChange w:id="8589" w:author="Chara Katiri" w:date="2015-05-12T13:05:00Z">
          <w:pPr>
            <w:pStyle w:val="Heading2"/>
            <w:numPr>
              <w:numId w:val="15"/>
            </w:numPr>
            <w:spacing w:line="360" w:lineRule="auto"/>
            <w:ind w:left="792" w:hanging="432"/>
            <w:contextualSpacing/>
            <w:jc w:val="both"/>
          </w:pPr>
        </w:pPrChange>
      </w:pPr>
      <w:ins w:id="8590" w:author="Chara Katiri" w:date="2015-05-10T10:54:00Z">
        <w:r w:rsidRPr="00F758B3">
          <w:rPr>
            <w:rFonts w:ascii="Times" w:hAnsi="Times" w:cs="Times New Roman"/>
            <w:noProof/>
            <w:sz w:val="22"/>
            <w:szCs w:val="22"/>
            <w:rPrChange w:id="8591" w:author="Chara Katiri" w:date="2015-05-12T13:05:00Z">
              <w:rPr>
                <w:b w:val="0"/>
                <w:bCs w:val="0"/>
                <w:noProof/>
              </w:rPr>
            </w:rPrChange>
          </w:rPr>
          <w:drawing>
            <wp:inline distT="0" distB="0" distL="0" distR="0" wp14:anchorId="549AD7E6" wp14:editId="3213379B">
              <wp:extent cx="5486400" cy="3200400"/>
              <wp:effectExtent l="50800" t="25400" r="50800" b="7620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ins>
    </w:p>
    <w:p w14:paraId="45CE8083" w14:textId="77777777" w:rsidR="00936D9C" w:rsidRPr="00F758B3" w:rsidRDefault="00936D9C" w:rsidP="00F758B3">
      <w:pPr>
        <w:spacing w:line="360" w:lineRule="auto"/>
        <w:contextualSpacing/>
        <w:rPr>
          <w:ins w:id="8592" w:author="Chara Katiri" w:date="2015-05-10T10:52:00Z"/>
          <w:rFonts w:ascii="Times" w:hAnsi="Times"/>
          <w:sz w:val="22"/>
          <w:szCs w:val="22"/>
          <w:rPrChange w:id="8593" w:author="Chara Katiri" w:date="2015-05-12T13:05:00Z">
            <w:rPr>
              <w:ins w:id="8594" w:author="Chara Katiri" w:date="2015-05-10T10:52:00Z"/>
              <w:rFonts w:ascii="Times" w:hAnsi="Times" w:cs="Times New Roman"/>
              <w:color w:val="auto"/>
              <w:sz w:val="22"/>
              <w:szCs w:val="22"/>
              <w:lang w:val="en-GB"/>
            </w:rPr>
          </w:rPrChange>
        </w:rPr>
        <w:pPrChange w:id="8595" w:author="Chara Katiri" w:date="2015-05-12T13:05:00Z">
          <w:pPr>
            <w:pStyle w:val="Heading2"/>
            <w:numPr>
              <w:numId w:val="15"/>
            </w:numPr>
            <w:spacing w:line="360" w:lineRule="auto"/>
            <w:ind w:left="792" w:hanging="432"/>
            <w:contextualSpacing/>
            <w:jc w:val="both"/>
          </w:pPr>
        </w:pPrChange>
      </w:pPr>
    </w:p>
    <w:p w14:paraId="27545B66" w14:textId="03E7C2AA" w:rsidR="00E83BA7" w:rsidRPr="00F758B3" w:rsidRDefault="00F758B3" w:rsidP="00F758B3">
      <w:pPr>
        <w:pStyle w:val="Heading2"/>
        <w:numPr>
          <w:ilvl w:val="2"/>
          <w:numId w:val="13"/>
        </w:numPr>
        <w:spacing w:line="360" w:lineRule="auto"/>
        <w:contextualSpacing/>
        <w:jc w:val="both"/>
        <w:rPr>
          <w:ins w:id="8596" w:author="Chara Katiri" w:date="2015-05-10T10:54:00Z"/>
          <w:rFonts w:ascii="Times" w:hAnsi="Times" w:cs="Times New Roman"/>
          <w:sz w:val="22"/>
          <w:szCs w:val="22"/>
          <w:lang w:val="en-GB"/>
          <w:rPrChange w:id="8597" w:author="Chara Katiri" w:date="2015-05-12T13:05:00Z">
            <w:rPr>
              <w:ins w:id="8598" w:author="Chara Katiri" w:date="2015-05-10T10:54:00Z"/>
              <w:rFonts w:ascii="Times" w:hAnsi="Times" w:cs="Times New Roman"/>
              <w:sz w:val="22"/>
              <w:szCs w:val="22"/>
              <w:lang w:val="en-GB"/>
            </w:rPr>
          </w:rPrChange>
        </w:rPr>
        <w:pPrChange w:id="8599" w:author="Chara Katiri" w:date="2015-05-12T13:05:00Z">
          <w:pPr>
            <w:pStyle w:val="ListParagraph"/>
            <w:numPr>
              <w:numId w:val="15"/>
            </w:numPr>
            <w:spacing w:line="360" w:lineRule="auto"/>
            <w:ind w:left="360" w:hanging="360"/>
            <w:jc w:val="both"/>
          </w:pPr>
        </w:pPrChange>
      </w:pPr>
      <w:ins w:id="8600" w:author="Chara Katiri" w:date="2015-05-12T13:03:00Z">
        <w:r w:rsidRPr="00F758B3">
          <w:rPr>
            <w:rFonts w:ascii="Times" w:hAnsi="Times" w:cs="Times New Roman"/>
            <w:color w:val="auto"/>
            <w:sz w:val="22"/>
            <w:szCs w:val="22"/>
            <w:lang w:val="en-GB"/>
            <w:rPrChange w:id="8601" w:author="Chara Katiri" w:date="2015-05-12T13:05:00Z">
              <w:rPr>
                <w:rFonts w:ascii="Times" w:hAnsi="Times" w:cs="Times New Roman"/>
                <w:sz w:val="22"/>
                <w:szCs w:val="22"/>
                <w:lang w:val="en-GB"/>
              </w:rPr>
            </w:rPrChange>
          </w:rPr>
          <w:t xml:space="preserve"> </w:t>
        </w:r>
      </w:ins>
      <w:ins w:id="8602" w:author="Chara Katiri" w:date="2015-05-10T10:52:00Z">
        <w:r w:rsidR="00E83BA7" w:rsidRPr="00F758B3">
          <w:rPr>
            <w:rFonts w:ascii="Times" w:hAnsi="Times" w:cs="Times New Roman"/>
            <w:color w:val="auto"/>
            <w:sz w:val="22"/>
            <w:szCs w:val="22"/>
            <w:lang w:val="en-GB"/>
            <w:rPrChange w:id="8603" w:author="Chara Katiri" w:date="2015-05-12T13:05:00Z">
              <w:rPr>
                <w:rFonts w:ascii="Times" w:hAnsi="Times" w:cs="Times New Roman"/>
                <w:b/>
                <w:bCs/>
                <w:sz w:val="22"/>
                <w:szCs w:val="22"/>
                <w:highlight w:val="yellow"/>
              </w:rPr>
            </w:rPrChange>
          </w:rPr>
          <w:t>Presentation layer</w:t>
        </w:r>
      </w:ins>
    </w:p>
    <w:p w14:paraId="1974B801" w14:textId="77777777" w:rsidR="00936D9C" w:rsidRPr="00F758B3" w:rsidRDefault="00936D9C" w:rsidP="00B777AA">
      <w:pPr>
        <w:pStyle w:val="ListParagraph"/>
        <w:spacing w:line="360" w:lineRule="auto"/>
        <w:ind w:left="0" w:firstLine="1276"/>
        <w:jc w:val="both"/>
        <w:rPr>
          <w:ins w:id="8604" w:author="Chara Katiri" w:date="2015-05-10T11:01:00Z"/>
          <w:rFonts w:ascii="Times" w:eastAsia="Times New Roman" w:hAnsi="Times" w:cs="Times New Roman"/>
          <w:i/>
          <w:sz w:val="22"/>
          <w:szCs w:val="22"/>
          <w:shd w:val="clear" w:color="auto" w:fill="FFFFFF"/>
          <w:lang w:val="en-GB"/>
          <w:rPrChange w:id="8605" w:author="Chara Katiri" w:date="2015-05-12T13:05:00Z">
            <w:rPr>
              <w:ins w:id="8606" w:author="Chara Katiri" w:date="2015-05-10T11:01:00Z"/>
              <w:rFonts w:ascii="Times" w:eastAsia="Times New Roman" w:hAnsi="Times" w:cs="Times New Roman"/>
              <w:i/>
              <w:sz w:val="22"/>
              <w:szCs w:val="22"/>
              <w:shd w:val="clear" w:color="auto" w:fill="FFFFFF"/>
              <w:lang w:val="en-GB"/>
            </w:rPr>
          </w:rPrChange>
        </w:rPr>
        <w:pPrChange w:id="8607" w:author="Chara Katiri" w:date="2015-05-12T13:05:00Z">
          <w:pPr>
            <w:pStyle w:val="ListParagraph"/>
            <w:spacing w:line="360" w:lineRule="auto"/>
            <w:ind w:left="0"/>
            <w:jc w:val="both"/>
          </w:pPr>
        </w:pPrChange>
      </w:pPr>
      <w:ins w:id="8608" w:author="Chara Katiri" w:date="2015-05-10T11:01:00Z">
        <w:r w:rsidRPr="00F758B3">
          <w:rPr>
            <w:rFonts w:ascii="Times" w:eastAsia="Times New Roman" w:hAnsi="Times" w:cs="Times New Roman"/>
            <w:sz w:val="22"/>
            <w:szCs w:val="22"/>
            <w:shd w:val="clear" w:color="auto" w:fill="FFFFFF"/>
            <w:lang w:val="en-GB"/>
            <w:rPrChange w:id="8609" w:author="Chara Katiri" w:date="2015-05-12T13:05:00Z">
              <w:rPr>
                <w:rFonts w:ascii="Times" w:eastAsia="Times New Roman" w:hAnsi="Times" w:cs="Times New Roman"/>
                <w:sz w:val="22"/>
                <w:szCs w:val="22"/>
                <w:shd w:val="clear" w:color="auto" w:fill="FFFFFF"/>
                <w:lang w:val="en-GB"/>
              </w:rPr>
            </w:rPrChange>
          </w:rPr>
          <w:t xml:space="preserve">The Presentation layer is responsible for the  (i) View and (ii) the presentation of data.  </w:t>
        </w:r>
      </w:ins>
    </w:p>
    <w:p w14:paraId="6A9B84F0" w14:textId="6B47E638" w:rsidR="00F3236C" w:rsidRPr="00F3236C" w:rsidRDefault="00F3236C" w:rsidP="00F3236C">
      <w:pPr>
        <w:pStyle w:val="ListParagraph"/>
        <w:spacing w:line="360" w:lineRule="auto"/>
        <w:ind w:left="567" w:hanging="567"/>
        <w:jc w:val="both"/>
        <w:rPr>
          <w:ins w:id="8610" w:author="Chara Katiri" w:date="2015-05-12T15:30:00Z"/>
          <w:rFonts w:ascii="Times" w:eastAsia="Times New Roman" w:hAnsi="Times" w:cs="Times New Roman"/>
          <w:i/>
          <w:sz w:val="22"/>
          <w:szCs w:val="22"/>
          <w:shd w:val="clear" w:color="auto" w:fill="FFFFFF"/>
          <w:lang w:val="en-GB"/>
          <w:rPrChange w:id="8611" w:author="Chara Katiri" w:date="2015-05-12T15:30:00Z">
            <w:rPr>
              <w:ins w:id="8612" w:author="Chara Katiri" w:date="2015-05-12T15:30:00Z"/>
              <w:rFonts w:ascii="Times" w:eastAsia="Times New Roman" w:hAnsi="Times" w:cs="Times New Roman"/>
              <w:sz w:val="22"/>
              <w:szCs w:val="22"/>
              <w:shd w:val="clear" w:color="auto" w:fill="FFFFFF"/>
              <w:lang w:val="en-GB"/>
            </w:rPr>
          </w:rPrChange>
        </w:rPr>
        <w:pPrChange w:id="8613" w:author="Chara Katiri" w:date="2015-05-12T15:30:00Z">
          <w:pPr>
            <w:pStyle w:val="ListParagraph"/>
            <w:numPr>
              <w:numId w:val="29"/>
            </w:numPr>
            <w:spacing w:line="360" w:lineRule="auto"/>
            <w:ind w:left="567" w:hanging="567"/>
            <w:jc w:val="both"/>
          </w:pPr>
        </w:pPrChange>
      </w:pPr>
      <w:ins w:id="8614" w:author="Chara Katiri" w:date="2015-05-12T15:30:00Z">
        <w:r w:rsidRPr="00F3236C">
          <w:rPr>
            <w:rFonts w:ascii="Times" w:eastAsia="Times New Roman" w:hAnsi="Times" w:cs="Times New Roman"/>
            <w:i/>
            <w:sz w:val="22"/>
            <w:szCs w:val="22"/>
            <w:shd w:val="clear" w:color="auto" w:fill="FFFFFF"/>
            <w:lang w:val="en-GB"/>
            <w:rPrChange w:id="8615" w:author="Chara Katiri" w:date="2015-05-12T15:30:00Z">
              <w:rPr>
                <w:rFonts w:ascii="Times" w:eastAsia="Times New Roman" w:hAnsi="Times" w:cs="Times New Roman"/>
                <w:sz w:val="22"/>
                <w:szCs w:val="22"/>
                <w:shd w:val="clear" w:color="auto" w:fill="FFFFFF"/>
                <w:lang w:val="en-GB"/>
              </w:rPr>
            </w:rPrChange>
          </w:rPr>
          <w:t>View:</w:t>
        </w:r>
      </w:ins>
    </w:p>
    <w:p w14:paraId="2DC3C8FE" w14:textId="77777777" w:rsidR="00936D9C" w:rsidRPr="00F758B3" w:rsidRDefault="00936D9C" w:rsidP="00F3236C">
      <w:pPr>
        <w:pStyle w:val="ListParagraph"/>
        <w:spacing w:line="360" w:lineRule="auto"/>
        <w:ind w:left="0" w:firstLine="567"/>
        <w:jc w:val="both"/>
        <w:rPr>
          <w:ins w:id="8616" w:author="Chara Katiri" w:date="2015-05-10T11:01:00Z"/>
          <w:rFonts w:ascii="Times" w:eastAsia="Times New Roman" w:hAnsi="Times" w:cs="Times New Roman"/>
          <w:sz w:val="22"/>
          <w:szCs w:val="22"/>
          <w:shd w:val="clear" w:color="auto" w:fill="FFFFFF"/>
          <w:lang w:val="en-GB"/>
          <w:rPrChange w:id="8617" w:author="Chara Katiri" w:date="2015-05-12T13:05:00Z">
            <w:rPr>
              <w:ins w:id="8618" w:author="Chara Katiri" w:date="2015-05-10T11:01:00Z"/>
              <w:rFonts w:ascii="Times" w:eastAsia="Times New Roman" w:hAnsi="Times" w:cs="Times New Roman"/>
              <w:sz w:val="22"/>
              <w:szCs w:val="22"/>
              <w:shd w:val="clear" w:color="auto" w:fill="FFFFFF"/>
              <w:lang w:val="en-GB"/>
            </w:rPr>
          </w:rPrChange>
        </w:rPr>
        <w:pPrChange w:id="8619" w:author="Chara Katiri" w:date="2015-05-12T15:30:00Z">
          <w:pPr>
            <w:pStyle w:val="ListParagraph"/>
            <w:numPr>
              <w:numId w:val="29"/>
            </w:numPr>
            <w:spacing w:line="360" w:lineRule="auto"/>
            <w:ind w:left="567" w:hanging="567"/>
            <w:jc w:val="both"/>
          </w:pPr>
        </w:pPrChange>
      </w:pPr>
      <w:ins w:id="8620" w:author="Chara Katiri" w:date="2015-05-10T11:01:00Z">
        <w:r w:rsidRPr="00F758B3">
          <w:rPr>
            <w:rFonts w:ascii="Times" w:eastAsia="Times New Roman" w:hAnsi="Times" w:cs="Times New Roman"/>
            <w:sz w:val="22"/>
            <w:szCs w:val="22"/>
            <w:shd w:val="clear" w:color="auto" w:fill="FFFFFF"/>
            <w:lang w:val="en-GB"/>
            <w:rPrChange w:id="8621" w:author="Chara Katiri" w:date="2015-05-12T13:05:00Z">
              <w:rPr>
                <w:rFonts w:ascii="Times" w:eastAsia="Times New Roman" w:hAnsi="Times" w:cs="Times New Roman"/>
                <w:sz w:val="22"/>
                <w:szCs w:val="22"/>
                <w:shd w:val="clear" w:color="auto" w:fill="FFFFFF"/>
                <w:lang w:val="en-GB"/>
              </w:rPr>
            </w:rPrChange>
          </w:rPr>
          <w:t xml:space="preserve">The View, which is also known as JSP pages in Web MVC terminology, generates responses and forwards them to the controller. The controller than sends the response to the client.  </w:t>
        </w:r>
      </w:ins>
    </w:p>
    <w:p w14:paraId="4B028ED1" w14:textId="77488C38" w:rsidR="00936D9C" w:rsidRDefault="00936D9C" w:rsidP="00F3236C">
      <w:pPr>
        <w:spacing w:line="360" w:lineRule="auto"/>
        <w:jc w:val="both"/>
        <w:rPr>
          <w:ins w:id="8622" w:author="Chara Katiri" w:date="2015-05-12T15:30:00Z"/>
          <w:rFonts w:ascii="Times" w:eastAsia="Times New Roman" w:hAnsi="Times" w:cs="Times New Roman"/>
          <w:sz w:val="22"/>
          <w:szCs w:val="22"/>
          <w:shd w:val="clear" w:color="auto" w:fill="FFFFFF"/>
          <w:lang w:val="en-GB"/>
        </w:rPr>
        <w:pPrChange w:id="8623" w:author="Chara Katiri" w:date="2015-05-12T15:30:00Z">
          <w:pPr>
            <w:pStyle w:val="ListParagraph"/>
            <w:spacing w:line="360" w:lineRule="auto"/>
            <w:ind w:left="1843"/>
            <w:jc w:val="both"/>
          </w:pPr>
        </w:pPrChange>
      </w:pPr>
    </w:p>
    <w:p w14:paraId="57BE0BFE" w14:textId="16410277" w:rsidR="00F3236C" w:rsidRPr="00F3236C" w:rsidRDefault="00F3236C" w:rsidP="00F3236C">
      <w:pPr>
        <w:spacing w:line="360" w:lineRule="auto"/>
        <w:jc w:val="both"/>
        <w:rPr>
          <w:ins w:id="8624" w:author="Chara Katiri" w:date="2015-05-10T11:01:00Z"/>
          <w:rFonts w:ascii="Times" w:eastAsia="Times New Roman" w:hAnsi="Times" w:cs="Times New Roman"/>
          <w:i/>
          <w:sz w:val="22"/>
          <w:szCs w:val="22"/>
          <w:shd w:val="clear" w:color="auto" w:fill="FFFFFF"/>
          <w:lang w:val="en-GB"/>
          <w:rPrChange w:id="8625" w:author="Chara Katiri" w:date="2015-05-12T15:30:00Z">
            <w:rPr>
              <w:ins w:id="8626" w:author="Chara Katiri" w:date="2015-05-10T11:01:00Z"/>
              <w:rFonts w:ascii="Times" w:eastAsia="Times New Roman" w:hAnsi="Times" w:cs="Times New Roman"/>
              <w:sz w:val="22"/>
              <w:szCs w:val="22"/>
              <w:shd w:val="clear" w:color="auto" w:fill="FFFFFF"/>
              <w:lang w:val="en-GB"/>
            </w:rPr>
          </w:rPrChange>
        </w:rPr>
        <w:pPrChange w:id="8627" w:author="Chara Katiri" w:date="2015-05-12T15:30:00Z">
          <w:pPr>
            <w:pStyle w:val="ListParagraph"/>
            <w:spacing w:line="360" w:lineRule="auto"/>
            <w:ind w:left="1843"/>
            <w:jc w:val="both"/>
          </w:pPr>
        </w:pPrChange>
      </w:pPr>
      <w:ins w:id="8628" w:author="Chara Katiri" w:date="2015-05-10T11:12:00Z">
        <w:r w:rsidRPr="00F758B3">
          <w:rPr>
            <w:noProof/>
            <w:shd w:val="clear" w:color="auto" w:fill="FFFFFF"/>
            <w:rPrChange w:id="8629" w:author="Chara Katiri" w:date="2015-05-12T13:05:00Z">
              <w:rPr>
                <w:noProof/>
              </w:rPr>
            </w:rPrChange>
          </w:rPr>
          <w:drawing>
            <wp:anchor distT="0" distB="0" distL="114300" distR="114300" simplePos="0" relativeHeight="251723776" behindDoc="0" locked="0" layoutInCell="1" allowOverlap="1" wp14:anchorId="634CC715" wp14:editId="5708415B">
              <wp:simplePos x="0" y="0"/>
              <wp:positionH relativeFrom="column">
                <wp:posOffset>4114800</wp:posOffset>
              </wp:positionH>
              <wp:positionV relativeFrom="paragraph">
                <wp:posOffset>128270</wp:posOffset>
              </wp:positionV>
              <wp:extent cx="1601470" cy="2586990"/>
              <wp:effectExtent l="0" t="0" r="0" b="3810"/>
              <wp:wrapSquare wrapText="bothSides"/>
              <wp:docPr id="26" name="Picture 26"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1470" cy="25869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630" w:author="Chara Katiri" w:date="2015-05-12T15:30:00Z">
        <w:r w:rsidRPr="00F3236C">
          <w:rPr>
            <w:rFonts w:ascii="Times" w:eastAsia="Times New Roman" w:hAnsi="Times" w:cs="Times New Roman"/>
            <w:i/>
            <w:sz w:val="22"/>
            <w:szCs w:val="22"/>
            <w:shd w:val="clear" w:color="auto" w:fill="FFFFFF"/>
            <w:lang w:val="en-GB"/>
            <w:rPrChange w:id="8631" w:author="Chara Katiri" w:date="2015-05-12T15:30:00Z">
              <w:rPr>
                <w:rFonts w:ascii="Times" w:eastAsia="Times New Roman" w:hAnsi="Times" w:cs="Times New Roman"/>
                <w:sz w:val="22"/>
                <w:szCs w:val="22"/>
                <w:shd w:val="clear" w:color="auto" w:fill="FFFFFF"/>
                <w:lang w:val="en-GB"/>
              </w:rPr>
            </w:rPrChange>
          </w:rPr>
          <w:t>Presentation of data:</w:t>
        </w:r>
      </w:ins>
    </w:p>
    <w:p w14:paraId="3C2DB9E6" w14:textId="577BA8A7" w:rsidR="00936D9C" w:rsidRPr="00F3236C" w:rsidRDefault="00F3236C" w:rsidP="00F3236C">
      <w:pPr>
        <w:spacing w:line="360" w:lineRule="auto"/>
        <w:jc w:val="both"/>
        <w:rPr>
          <w:ins w:id="8632" w:author="Chara Katiri" w:date="2015-05-10T11:12:00Z"/>
          <w:rFonts w:ascii="Times" w:eastAsia="Times New Roman" w:hAnsi="Times" w:cs="Times New Roman"/>
          <w:sz w:val="22"/>
          <w:szCs w:val="22"/>
          <w:shd w:val="clear" w:color="auto" w:fill="FFFFFF"/>
          <w:lang w:val="en-GB"/>
          <w:rPrChange w:id="8633" w:author="Chara Katiri" w:date="2015-05-12T15:31:00Z">
            <w:rPr>
              <w:ins w:id="8634" w:author="Chara Katiri" w:date="2015-05-10T11:12:00Z"/>
              <w:rFonts w:ascii="Times" w:eastAsia="Times New Roman" w:hAnsi="Times" w:cs="Times New Roman"/>
              <w:sz w:val="22"/>
              <w:szCs w:val="22"/>
              <w:shd w:val="clear" w:color="auto" w:fill="FFFFFF"/>
              <w:lang w:val="en-GB"/>
            </w:rPr>
          </w:rPrChange>
        </w:rPr>
        <w:pPrChange w:id="8635" w:author="Chara Katiri" w:date="2015-05-12T15:31:00Z">
          <w:pPr>
            <w:pStyle w:val="ListParagraph"/>
            <w:numPr>
              <w:numId w:val="29"/>
            </w:numPr>
            <w:spacing w:line="360" w:lineRule="auto"/>
            <w:ind w:left="1843" w:hanging="425"/>
            <w:jc w:val="both"/>
          </w:pPr>
        </w:pPrChange>
      </w:pPr>
      <w:ins w:id="8636" w:author="Chara Katiri" w:date="2015-05-12T15:31:00Z">
        <w:r>
          <w:rPr>
            <w:rFonts w:ascii="Times" w:eastAsia="Times New Roman" w:hAnsi="Times" w:cs="Times New Roman"/>
            <w:sz w:val="22"/>
            <w:szCs w:val="22"/>
            <w:shd w:val="clear" w:color="auto" w:fill="FFFFFF"/>
            <w:lang w:val="en-GB"/>
          </w:rPr>
          <w:tab/>
        </w:r>
      </w:ins>
      <w:ins w:id="8637" w:author="Chara Katiri" w:date="2015-05-10T11:01:00Z">
        <w:r w:rsidR="00642A98">
          <w:rPr>
            <w:rFonts w:ascii="Times" w:eastAsia="Times New Roman" w:hAnsi="Times" w:cs="Times New Roman"/>
            <w:sz w:val="22"/>
            <w:szCs w:val="22"/>
            <w:shd w:val="clear" w:color="auto" w:fill="FFFFFF"/>
            <w:lang w:val="en-GB"/>
            <w:rPrChange w:id="8638" w:author="Chara Katiri" w:date="2015-05-12T15:31:00Z">
              <w:rPr>
                <w:rFonts w:ascii="Times" w:eastAsia="Times New Roman" w:hAnsi="Times" w:cs="Times New Roman"/>
                <w:sz w:val="22"/>
                <w:szCs w:val="22"/>
                <w:shd w:val="clear" w:color="auto" w:fill="FFFFFF"/>
                <w:lang w:val="en-GB"/>
              </w:rPr>
            </w:rPrChange>
          </w:rPr>
          <w:t>P</w:t>
        </w:r>
        <w:r w:rsidR="00936D9C" w:rsidRPr="00F3236C">
          <w:rPr>
            <w:rFonts w:ascii="Times" w:eastAsia="Times New Roman" w:hAnsi="Times" w:cs="Times New Roman"/>
            <w:sz w:val="22"/>
            <w:szCs w:val="22"/>
            <w:shd w:val="clear" w:color="auto" w:fill="FFFFFF"/>
            <w:lang w:val="en-GB"/>
            <w:rPrChange w:id="8639" w:author="Chara Katiri" w:date="2015-05-12T15:31:00Z">
              <w:rPr>
                <w:rFonts w:ascii="Times" w:eastAsia="Times New Roman" w:hAnsi="Times" w:cs="Times New Roman"/>
                <w:sz w:val="22"/>
                <w:szCs w:val="22"/>
                <w:shd w:val="clear" w:color="auto" w:fill="FFFFFF"/>
                <w:lang w:val="en-GB"/>
              </w:rPr>
            </w:rPrChange>
          </w:rPr>
          <w:t>resentation of data is archived by HTML5 and CSS. In order to ease maintenance and achieve maximum efficiency, the Style, Behaviour and Structure are clearly separated. The Style includes links of imported style sheets or external CSS files.  The Behaviour includes links to local script elements or imported JavaScript files.  Finally, the Structure includes the HTML structural elements.</w:t>
        </w:r>
      </w:ins>
      <w:ins w:id="8640" w:author="Chara Katiri" w:date="2015-05-10T11:12:00Z">
        <w:r w:rsidR="000727AE" w:rsidRPr="00F3236C">
          <w:rPr>
            <w:rFonts w:ascii="Times" w:eastAsia="Times New Roman" w:hAnsi="Times" w:cs="Times New Roman"/>
            <w:noProof/>
            <w:sz w:val="22"/>
            <w:szCs w:val="22"/>
            <w:shd w:val="clear" w:color="auto" w:fill="FFFFFF"/>
            <w:rPrChange w:id="8641" w:author="Chara Katiri" w:date="2015-05-12T15:31:00Z">
              <w:rPr>
                <w:rFonts w:ascii="Times" w:eastAsia="Times New Roman" w:hAnsi="Times" w:cs="Times New Roman"/>
                <w:noProof/>
                <w:sz w:val="22"/>
                <w:szCs w:val="22"/>
                <w:shd w:val="clear" w:color="auto" w:fill="FFFFFF"/>
              </w:rPr>
            </w:rPrChange>
          </w:rPr>
          <w:t xml:space="preserve"> </w:t>
        </w:r>
      </w:ins>
      <w:ins w:id="8642" w:author="Chara Katiri" w:date="2015-05-10T11:01:00Z">
        <w:r w:rsidR="00936D9C" w:rsidRPr="00F3236C">
          <w:rPr>
            <w:rFonts w:ascii="Times" w:eastAsia="Times New Roman" w:hAnsi="Times" w:cs="Times New Roman"/>
            <w:sz w:val="22"/>
            <w:szCs w:val="22"/>
            <w:shd w:val="clear" w:color="auto" w:fill="FFFFFF"/>
            <w:lang w:val="en-GB"/>
            <w:rPrChange w:id="8643" w:author="Chara Katiri" w:date="2015-05-12T15:31:00Z">
              <w:rPr>
                <w:rFonts w:ascii="Times" w:eastAsia="Times New Roman" w:hAnsi="Times" w:cs="Times New Roman"/>
                <w:sz w:val="22"/>
                <w:szCs w:val="22"/>
                <w:shd w:val="clear" w:color="auto" w:fill="FFFFFF"/>
                <w:lang w:val="en-GB"/>
              </w:rPr>
            </w:rPrChange>
          </w:rPr>
          <w:t xml:space="preserve"> </w:t>
        </w:r>
      </w:ins>
    </w:p>
    <w:p w14:paraId="70C4DA42" w14:textId="54969A8B" w:rsidR="000727AE" w:rsidRPr="00F758B3" w:rsidRDefault="000727AE" w:rsidP="00F758B3">
      <w:pPr>
        <w:spacing w:line="360" w:lineRule="auto"/>
        <w:contextualSpacing/>
        <w:jc w:val="both"/>
        <w:rPr>
          <w:ins w:id="8644" w:author="Chara Katiri" w:date="2015-05-10T11:12:00Z"/>
          <w:rFonts w:ascii="Times" w:eastAsia="Times New Roman" w:hAnsi="Times" w:cs="Times New Roman"/>
          <w:sz w:val="22"/>
          <w:szCs w:val="22"/>
          <w:shd w:val="clear" w:color="auto" w:fill="FFFFFF"/>
          <w:lang w:val="en-GB"/>
          <w:rPrChange w:id="8645" w:author="Chara Katiri" w:date="2015-05-12T13:05:00Z">
            <w:rPr>
              <w:ins w:id="8646" w:author="Chara Katiri" w:date="2015-05-10T11:12:00Z"/>
              <w:shd w:val="clear" w:color="auto" w:fill="FFFFFF"/>
              <w:lang w:val="en-GB"/>
            </w:rPr>
          </w:rPrChange>
        </w:rPr>
        <w:pPrChange w:id="8647" w:author="Chara Katiri" w:date="2015-05-12T13:05:00Z">
          <w:pPr>
            <w:pStyle w:val="ListParagraph"/>
            <w:numPr>
              <w:numId w:val="29"/>
            </w:numPr>
            <w:spacing w:line="360" w:lineRule="auto"/>
            <w:ind w:left="567" w:hanging="567"/>
            <w:jc w:val="both"/>
          </w:pPr>
        </w:pPrChange>
      </w:pPr>
    </w:p>
    <w:p w14:paraId="1602495B" w14:textId="30B3A25C" w:rsidR="000727AE" w:rsidRPr="00F758B3" w:rsidRDefault="000727AE" w:rsidP="00F758B3">
      <w:pPr>
        <w:pStyle w:val="ListParagraph"/>
        <w:spacing w:line="360" w:lineRule="auto"/>
        <w:ind w:left="567"/>
        <w:jc w:val="both"/>
        <w:rPr>
          <w:ins w:id="8648" w:author="Chara Katiri" w:date="2015-05-10T11:01:00Z"/>
          <w:rFonts w:ascii="Times" w:eastAsia="Times New Roman" w:hAnsi="Times" w:cs="Times New Roman"/>
          <w:sz w:val="22"/>
          <w:szCs w:val="22"/>
          <w:shd w:val="clear" w:color="auto" w:fill="FFFFFF"/>
          <w:lang w:val="en-GB"/>
          <w:rPrChange w:id="8649" w:author="Chara Katiri" w:date="2015-05-12T13:05:00Z">
            <w:rPr>
              <w:ins w:id="8650" w:author="Chara Katiri" w:date="2015-05-10T11:01:00Z"/>
              <w:rFonts w:ascii="Times" w:eastAsia="Times New Roman" w:hAnsi="Times" w:cs="Times New Roman"/>
              <w:i/>
              <w:sz w:val="22"/>
              <w:szCs w:val="22"/>
              <w:shd w:val="clear" w:color="auto" w:fill="FFFFFF"/>
              <w:lang w:val="en-GB"/>
            </w:rPr>
          </w:rPrChange>
        </w:rPr>
        <w:pPrChange w:id="8651" w:author="Chara Katiri" w:date="2015-05-12T13:05:00Z">
          <w:pPr>
            <w:pStyle w:val="ListParagraph"/>
            <w:numPr>
              <w:numId w:val="29"/>
            </w:numPr>
            <w:spacing w:line="360" w:lineRule="auto"/>
            <w:ind w:left="1843" w:hanging="425"/>
            <w:jc w:val="both"/>
          </w:pPr>
        </w:pPrChange>
      </w:pPr>
      <w:ins w:id="8652" w:author="Chara Katiri" w:date="2015-05-10T11:01:00Z">
        <w:r w:rsidRPr="00F758B3">
          <w:rPr>
            <w:rFonts w:ascii="Times" w:hAnsi="Times"/>
            <w:noProof/>
            <w:sz w:val="22"/>
            <w:szCs w:val="22"/>
            <w:rPrChange w:id="8653" w:author="Chara Katiri" w:date="2015-05-12T13:05:00Z">
              <w:rPr>
                <w:noProof/>
              </w:rPr>
            </w:rPrChange>
          </w:rPr>
          <mc:AlternateContent>
            <mc:Choice Requires="wps">
              <w:drawing>
                <wp:anchor distT="0" distB="0" distL="114300" distR="114300" simplePos="0" relativeHeight="251722752" behindDoc="0" locked="0" layoutInCell="1" allowOverlap="1" wp14:anchorId="41417B74" wp14:editId="50A39B18">
                  <wp:simplePos x="0" y="0"/>
                  <wp:positionH relativeFrom="column">
                    <wp:posOffset>2514600</wp:posOffset>
                  </wp:positionH>
                  <wp:positionV relativeFrom="paragraph">
                    <wp:posOffset>140335</wp:posOffset>
                  </wp:positionV>
                  <wp:extent cx="1485900" cy="528955"/>
                  <wp:effectExtent l="0" t="0" r="12700" b="4445"/>
                  <wp:wrapTight wrapText="bothSides">
                    <wp:wrapPolygon edited="0">
                      <wp:start x="0" y="0"/>
                      <wp:lineTo x="0" y="20744"/>
                      <wp:lineTo x="21415" y="20744"/>
                      <wp:lineTo x="2141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48590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B56873" w14:textId="77777777" w:rsidR="00F10DEF" w:rsidRPr="007B7195" w:rsidRDefault="00F10DEF">
                              <w:pPr>
                                <w:pStyle w:val="Caption"/>
                                <w:jc w:val="right"/>
                                <w:rPr>
                                  <w:rFonts w:ascii="Times" w:eastAsia="Times New Roman" w:hAnsi="Times" w:cs="Times New Roman"/>
                                  <w:noProof/>
                                  <w:sz w:val="22"/>
                                  <w:szCs w:val="22"/>
                                  <w:shd w:val="clear" w:color="auto" w:fill="FFFFFF"/>
                                </w:rPr>
                                <w:pPrChange w:id="8654" w:author="Chara Katiri" w:date="2015-05-10T11:13:00Z">
                                  <w:pPr>
                                    <w:pStyle w:val="Caption"/>
                                  </w:pPr>
                                </w:pPrChange>
                              </w:pPr>
                              <w:r>
                                <w:t>Figure 10: Separation of style, behavior and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4" o:spid="_x0000_s1027" type="#_x0000_t202" style="position:absolute;left:0;text-align:left;margin-left:198pt;margin-top:11.05pt;width:117pt;height:41.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" stroked="f">
                  <v:textbox style="mso-fit-shape-to-text:t" inset="0,0,0,0">
                    <w:txbxContent>
                      <w:p w14:paraId="1BB56873" w14:textId="77777777" w:rsidR="00F10DEF" w:rsidRPr="007B7195" w:rsidRDefault="00F10DEF">
                        <w:pPr>
                          <w:pStyle w:val="Caption"/>
                          <w:jc w:val="right"/>
                          <w:rPr>
                            <w:rFonts w:ascii="Times" w:eastAsia="Times New Roman" w:hAnsi="Times" w:cs="Times New Roman"/>
                            <w:noProof/>
                            <w:sz w:val="22"/>
                            <w:szCs w:val="22"/>
                            <w:shd w:val="clear" w:color="auto" w:fill="FFFFFF"/>
                          </w:rPr>
                          <w:pPrChange w:id="8655" w:author="Chara Katiri" w:date="2015-05-10T11:13:00Z">
                            <w:pPr>
                              <w:pStyle w:val="Caption"/>
                            </w:pPr>
                          </w:pPrChange>
                        </w:pPr>
                        <w:r>
                          <w:t>Figure 10: Separation of style, behavior and structure</w:t>
                        </w:r>
                      </w:p>
                    </w:txbxContent>
                  </v:textbox>
                  <w10:wrap type="tight"/>
                </v:shape>
              </w:pict>
            </mc:Fallback>
          </mc:AlternateContent>
        </w:r>
      </w:ins>
    </w:p>
    <w:p w14:paraId="29A5DF79" w14:textId="77777777" w:rsidR="00E83BA7" w:rsidRPr="00F758B3" w:rsidRDefault="00E83BA7" w:rsidP="00F758B3">
      <w:pPr>
        <w:spacing w:line="360" w:lineRule="auto"/>
        <w:contextualSpacing/>
        <w:rPr>
          <w:ins w:id="8656" w:author="Chara Katiri" w:date="2015-05-10T11:12:00Z"/>
          <w:rFonts w:ascii="Times" w:hAnsi="Times"/>
          <w:sz w:val="22"/>
          <w:szCs w:val="22"/>
          <w:rPrChange w:id="8657" w:author="Chara Katiri" w:date="2015-05-12T13:05:00Z">
            <w:rPr>
              <w:ins w:id="8658" w:author="Chara Katiri" w:date="2015-05-10T11:12:00Z"/>
            </w:rPr>
          </w:rPrChange>
        </w:rPr>
        <w:pPrChange w:id="8659" w:author="Chara Katiri" w:date="2015-05-12T13:05:00Z">
          <w:pPr>
            <w:pStyle w:val="ListParagraph"/>
            <w:numPr>
              <w:numId w:val="15"/>
            </w:numPr>
            <w:spacing w:line="360" w:lineRule="auto"/>
            <w:ind w:left="360" w:hanging="360"/>
            <w:jc w:val="both"/>
          </w:pPr>
        </w:pPrChange>
      </w:pPr>
    </w:p>
    <w:p w14:paraId="3A7CA54A" w14:textId="77777777" w:rsidR="000727AE" w:rsidRPr="00F758B3" w:rsidRDefault="000727AE" w:rsidP="00F758B3">
      <w:pPr>
        <w:spacing w:line="360" w:lineRule="auto"/>
        <w:contextualSpacing/>
        <w:rPr>
          <w:ins w:id="8660" w:author="Chara Katiri" w:date="2015-05-10T11:12:00Z"/>
          <w:rFonts w:ascii="Times" w:hAnsi="Times"/>
          <w:sz w:val="22"/>
          <w:szCs w:val="22"/>
          <w:rPrChange w:id="8661" w:author="Chara Katiri" w:date="2015-05-12T13:05:00Z">
            <w:rPr>
              <w:ins w:id="8662" w:author="Chara Katiri" w:date="2015-05-10T11:12:00Z"/>
            </w:rPr>
          </w:rPrChange>
        </w:rPr>
        <w:pPrChange w:id="8663" w:author="Chara Katiri" w:date="2015-05-12T13:05:00Z">
          <w:pPr>
            <w:pStyle w:val="ListParagraph"/>
            <w:numPr>
              <w:numId w:val="15"/>
            </w:numPr>
            <w:spacing w:line="360" w:lineRule="auto"/>
            <w:ind w:left="360" w:hanging="360"/>
            <w:jc w:val="both"/>
          </w:pPr>
        </w:pPrChange>
      </w:pPr>
    </w:p>
    <w:p w14:paraId="5ADDE5D7" w14:textId="77777777" w:rsidR="000727AE" w:rsidRPr="00F758B3" w:rsidRDefault="000727AE" w:rsidP="00F758B3">
      <w:pPr>
        <w:spacing w:line="360" w:lineRule="auto"/>
        <w:contextualSpacing/>
        <w:rPr>
          <w:ins w:id="8664" w:author="Chara Katiri" w:date="2015-05-10T11:13:00Z"/>
          <w:rFonts w:ascii="Times" w:hAnsi="Times"/>
          <w:sz w:val="22"/>
          <w:szCs w:val="22"/>
          <w:rPrChange w:id="8665" w:author="Chara Katiri" w:date="2015-05-12T13:05:00Z">
            <w:rPr>
              <w:ins w:id="8666" w:author="Chara Katiri" w:date="2015-05-10T11:13:00Z"/>
            </w:rPr>
          </w:rPrChange>
        </w:rPr>
        <w:pPrChange w:id="8667" w:author="Chara Katiri" w:date="2015-05-12T13:05:00Z">
          <w:pPr>
            <w:pStyle w:val="ListParagraph"/>
            <w:numPr>
              <w:numId w:val="15"/>
            </w:numPr>
            <w:spacing w:line="360" w:lineRule="auto"/>
            <w:ind w:left="360" w:hanging="360"/>
            <w:jc w:val="both"/>
          </w:pPr>
        </w:pPrChange>
      </w:pPr>
    </w:p>
    <w:p w14:paraId="0DC760C5" w14:textId="77777777" w:rsidR="000727AE" w:rsidRPr="00F758B3" w:rsidRDefault="000727AE" w:rsidP="00F758B3">
      <w:pPr>
        <w:spacing w:line="360" w:lineRule="auto"/>
        <w:contextualSpacing/>
        <w:rPr>
          <w:ins w:id="8668" w:author="Chara Katiri" w:date="2015-05-10T11:12:00Z"/>
          <w:rFonts w:ascii="Times" w:hAnsi="Times"/>
          <w:sz w:val="22"/>
          <w:szCs w:val="22"/>
          <w:rPrChange w:id="8669" w:author="Chara Katiri" w:date="2015-05-12T13:05:00Z">
            <w:rPr>
              <w:ins w:id="8670" w:author="Chara Katiri" w:date="2015-05-10T11:12:00Z"/>
            </w:rPr>
          </w:rPrChange>
        </w:rPr>
        <w:pPrChange w:id="8671" w:author="Chara Katiri" w:date="2015-05-12T13:05:00Z">
          <w:pPr>
            <w:pStyle w:val="ListParagraph"/>
            <w:numPr>
              <w:numId w:val="15"/>
            </w:numPr>
            <w:spacing w:line="360" w:lineRule="auto"/>
            <w:ind w:left="360" w:hanging="360"/>
            <w:jc w:val="both"/>
          </w:pPr>
        </w:pPrChange>
      </w:pPr>
    </w:p>
    <w:p w14:paraId="793B8AA5" w14:textId="77777777" w:rsidR="000727AE" w:rsidRPr="00F758B3" w:rsidRDefault="000727AE" w:rsidP="00F758B3">
      <w:pPr>
        <w:spacing w:line="360" w:lineRule="auto"/>
        <w:ind w:firstLine="568"/>
        <w:contextualSpacing/>
        <w:jc w:val="both"/>
        <w:rPr>
          <w:ins w:id="8672" w:author="Chara Katiri" w:date="2015-05-10T11:12:00Z"/>
          <w:rFonts w:ascii="Times" w:eastAsia="Times New Roman" w:hAnsi="Times" w:cs="Times New Roman"/>
          <w:sz w:val="22"/>
          <w:szCs w:val="22"/>
          <w:lang w:val="en-GB"/>
          <w:rPrChange w:id="8673" w:author="Chara Katiri" w:date="2015-05-12T13:05:00Z">
            <w:rPr>
              <w:ins w:id="8674" w:author="Chara Katiri" w:date="2015-05-10T11:12:00Z"/>
              <w:rFonts w:ascii="Times" w:eastAsia="Times New Roman" w:hAnsi="Times" w:cs="Times New Roman"/>
              <w:sz w:val="20"/>
              <w:szCs w:val="20"/>
              <w:lang w:val="en-GB"/>
            </w:rPr>
          </w:rPrChange>
        </w:rPr>
        <w:pPrChange w:id="8675" w:author="Chara Katiri" w:date="2015-05-12T13:05:00Z">
          <w:pPr>
            <w:spacing w:line="360" w:lineRule="auto"/>
            <w:ind w:firstLine="568"/>
            <w:contextualSpacing/>
            <w:jc w:val="both"/>
          </w:pPr>
        </w:pPrChange>
      </w:pPr>
      <w:ins w:id="8676" w:author="Chara Katiri" w:date="2015-05-10T11:12:00Z">
        <w:r w:rsidRPr="00F758B3">
          <w:rPr>
            <w:rFonts w:ascii="Times" w:hAnsi="Times" w:cs="Times New Roman"/>
            <w:sz w:val="22"/>
            <w:szCs w:val="22"/>
            <w:rPrChange w:id="8677" w:author="Chara Katiri" w:date="2015-05-12T13:05:00Z">
              <w:rPr>
                <w:rFonts w:ascii="Times" w:hAnsi="Times" w:cs="Times New Roman"/>
                <w:sz w:val="22"/>
                <w:szCs w:val="22"/>
              </w:rPr>
            </w:rPrChange>
          </w:rPr>
          <w:t xml:space="preserve">Bootstrap was also used for presentation purposes. Bootstrap is the most popular front-end framework for web development. The HTML and CSS templates that Bootstrap offers were customized and used to transform Pinboard into a responsive and dynamic web application. This allows the content of Pinboard web app to be rented on any device (desktop, mobile phone, tablet) regardless of the screen size or Operating System </w:t>
        </w:r>
      </w:ins>
      <w:customXmlInsRangeStart w:id="8678" w:author="Chara Katiri" w:date="2015-05-10T11:12:00Z"/>
      <w:sdt>
        <w:sdtPr>
          <w:rPr>
            <w:rFonts w:ascii="Times" w:hAnsi="Times" w:cs="Times New Roman"/>
            <w:sz w:val="22"/>
            <w:szCs w:val="22"/>
            <w:rPrChange w:id="8679" w:author="Chara Katiri" w:date="2015-05-12T13:05:00Z">
              <w:rPr>
                <w:rFonts w:ascii="Times" w:hAnsi="Times" w:cs="Times New Roman"/>
                <w:sz w:val="22"/>
                <w:szCs w:val="22"/>
              </w:rPr>
            </w:rPrChange>
          </w:rPr>
          <w:id w:val="348060167"/>
          <w:citation/>
        </w:sdtPr>
        <w:sdtContent>
          <w:customXmlInsRangeEnd w:id="8678"/>
          <w:ins w:id="8680" w:author="Chara Katiri" w:date="2015-05-10T11:12:00Z">
            <w:r w:rsidRPr="00F758B3">
              <w:rPr>
                <w:rFonts w:ascii="Times" w:hAnsi="Times" w:cs="Times New Roman"/>
                <w:sz w:val="22"/>
                <w:szCs w:val="22"/>
                <w:rPrChange w:id="8681" w:author="Chara Katiri" w:date="2015-05-12T13:05:00Z">
                  <w:rPr>
                    <w:rFonts w:ascii="Times" w:hAnsi="Times" w:cs="Times New Roman"/>
                    <w:sz w:val="22"/>
                    <w:szCs w:val="22"/>
                  </w:rPr>
                </w:rPrChange>
              </w:rPr>
              <w:fldChar w:fldCharType="begin"/>
            </w:r>
            <w:r w:rsidRPr="00F758B3">
              <w:rPr>
                <w:rFonts w:ascii="Times" w:hAnsi="Times" w:cs="Times New Roman"/>
                <w:sz w:val="22"/>
                <w:szCs w:val="22"/>
                <w:rPrChange w:id="8682" w:author="Chara Katiri" w:date="2015-05-12T13:05:00Z">
                  <w:rPr>
                    <w:rFonts w:ascii="Times" w:hAnsi="Times" w:cs="Times New Roman"/>
                    <w:sz w:val="22"/>
                    <w:szCs w:val="22"/>
                  </w:rPr>
                </w:rPrChange>
              </w:rPr>
              <w:instrText xml:space="preserve"> CITATION aMa15 \l 1033 </w:instrText>
            </w:r>
            <w:r w:rsidRPr="00F758B3">
              <w:rPr>
                <w:rFonts w:ascii="Times" w:hAnsi="Times" w:cs="Times New Roman"/>
                <w:sz w:val="22"/>
                <w:szCs w:val="22"/>
                <w:rPrChange w:id="8683" w:author="Chara Katiri" w:date="2015-05-12T13:05:00Z">
                  <w:rPr>
                    <w:rFonts w:ascii="Times" w:hAnsi="Times" w:cs="Times New Roman"/>
                    <w:sz w:val="22"/>
                    <w:szCs w:val="22"/>
                  </w:rPr>
                </w:rPrChange>
              </w:rPr>
              <w:fldChar w:fldCharType="separate"/>
            </w:r>
          </w:ins>
          <w:r w:rsidRPr="00F758B3">
            <w:rPr>
              <w:rFonts w:ascii="Times" w:hAnsi="Times" w:cs="Times New Roman"/>
              <w:noProof/>
              <w:sz w:val="22"/>
              <w:szCs w:val="22"/>
              <w:rPrChange w:id="8684" w:author="Chara Katiri" w:date="2015-05-12T13:05:00Z">
                <w:rPr>
                  <w:rFonts w:ascii="Times" w:hAnsi="Times" w:cs="Times New Roman"/>
                  <w:noProof/>
                  <w:sz w:val="22"/>
                  <w:szCs w:val="22"/>
                </w:rPr>
              </w:rPrChange>
            </w:rPr>
            <w:t>[</w:t>
          </w:r>
          <w:r w:rsidR="00F758B3" w:rsidRPr="00F758B3">
            <w:rPr>
              <w:rFonts w:ascii="Times" w:hAnsi="Times"/>
              <w:sz w:val="22"/>
              <w:szCs w:val="22"/>
              <w:rPrChange w:id="8685" w:author="Chara Katiri" w:date="2015-05-12T13:05:00Z">
                <w:rPr/>
              </w:rPrChange>
            </w:rPr>
            <w:fldChar w:fldCharType="begin"/>
          </w:r>
          <w:r w:rsidR="00F758B3" w:rsidRPr="00F758B3">
            <w:rPr>
              <w:rFonts w:ascii="Times" w:hAnsi="Times"/>
              <w:sz w:val="22"/>
              <w:szCs w:val="22"/>
              <w:rPrChange w:id="8686" w:author="Chara Katiri" w:date="2015-05-12T13:05:00Z">
                <w:rPr/>
              </w:rPrChange>
            </w:rPr>
            <w:instrText xml:space="preserve"> HYPERLINK \l "aMa15" </w:instrText>
          </w:r>
          <w:r w:rsidR="00F758B3" w:rsidRPr="00F758B3">
            <w:rPr>
              <w:rFonts w:ascii="Times" w:hAnsi="Times"/>
              <w:sz w:val="22"/>
              <w:szCs w:val="22"/>
              <w:rPrChange w:id="8687" w:author="Chara Katiri" w:date="2015-05-12T13:05:00Z">
                <w:rPr/>
              </w:rPrChange>
            </w:rPr>
            <w:fldChar w:fldCharType="separate"/>
          </w:r>
          <w:r w:rsidRPr="00F758B3">
            <w:rPr>
              <w:rStyle w:val="Heading2Char"/>
              <w:rFonts w:ascii="Times" w:eastAsiaTheme="minorEastAsia" w:hAnsi="Times" w:cs="Times New Roman"/>
              <w:noProof/>
              <w:color w:val="auto"/>
              <w:sz w:val="22"/>
              <w:szCs w:val="22"/>
              <w:rPrChange w:id="8688" w:author="Chara Katiri" w:date="2015-05-12T13:05:00Z">
                <w:rPr>
                  <w:rStyle w:val="Heading2Char"/>
                  <w:rFonts w:ascii="Times" w:eastAsiaTheme="minorEastAsia" w:hAnsi="Times" w:cs="Times New Roman"/>
                  <w:noProof/>
                  <w:color w:val="auto"/>
                  <w:sz w:val="22"/>
                  <w:szCs w:val="22"/>
                </w:rPr>
              </w:rPrChange>
            </w:rPr>
            <w:t>45</w:t>
          </w:r>
          <w:r w:rsidR="00F758B3" w:rsidRPr="00F758B3">
            <w:rPr>
              <w:rStyle w:val="Heading2Char"/>
              <w:rFonts w:ascii="Times" w:eastAsiaTheme="minorEastAsia" w:hAnsi="Times" w:cs="Times New Roman"/>
              <w:noProof/>
              <w:color w:val="auto"/>
              <w:sz w:val="22"/>
              <w:szCs w:val="22"/>
              <w:rPrChange w:id="8689" w:author="Chara Katiri" w:date="2015-05-12T13:05:00Z">
                <w:rPr>
                  <w:rStyle w:val="Heading2Char"/>
                  <w:rFonts w:ascii="Times" w:eastAsiaTheme="minorEastAsia" w:hAnsi="Times" w:cs="Times New Roman"/>
                  <w:noProof/>
                  <w:color w:val="auto"/>
                  <w:sz w:val="22"/>
                  <w:szCs w:val="22"/>
                </w:rPr>
              </w:rPrChange>
            </w:rPr>
            <w:fldChar w:fldCharType="end"/>
          </w:r>
          <w:r w:rsidRPr="00F758B3">
            <w:rPr>
              <w:rFonts w:ascii="Times" w:hAnsi="Times" w:cs="Times New Roman"/>
              <w:noProof/>
              <w:sz w:val="22"/>
              <w:szCs w:val="22"/>
              <w:rPrChange w:id="8690" w:author="Chara Katiri" w:date="2015-05-12T13:05:00Z">
                <w:rPr>
                  <w:rFonts w:ascii="Times" w:hAnsi="Times" w:cs="Times New Roman"/>
                  <w:noProof/>
                  <w:sz w:val="22"/>
                  <w:szCs w:val="22"/>
                </w:rPr>
              </w:rPrChange>
            </w:rPr>
            <w:t>]</w:t>
          </w:r>
          <w:ins w:id="8691" w:author="Chara Katiri" w:date="2015-05-10T11:12:00Z">
            <w:r w:rsidRPr="00F758B3">
              <w:rPr>
                <w:rFonts w:ascii="Times" w:hAnsi="Times" w:cs="Times New Roman"/>
                <w:sz w:val="22"/>
                <w:szCs w:val="22"/>
                <w:rPrChange w:id="8692" w:author="Chara Katiri" w:date="2015-05-12T13:05:00Z">
                  <w:rPr>
                    <w:rFonts w:ascii="Times" w:hAnsi="Times" w:cs="Times New Roman"/>
                    <w:sz w:val="22"/>
                    <w:szCs w:val="22"/>
                  </w:rPr>
                </w:rPrChange>
              </w:rPr>
              <w:fldChar w:fldCharType="end"/>
            </w:r>
          </w:ins>
          <w:customXmlInsRangeStart w:id="8693" w:author="Chara Katiri" w:date="2015-05-10T11:12:00Z"/>
        </w:sdtContent>
      </w:sdt>
      <w:customXmlInsRangeEnd w:id="8693"/>
      <w:ins w:id="8694" w:author="Chara Katiri" w:date="2015-05-10T11:12:00Z">
        <w:r w:rsidRPr="00F758B3">
          <w:rPr>
            <w:rFonts w:ascii="Times" w:hAnsi="Times" w:cs="Times New Roman"/>
            <w:sz w:val="22"/>
            <w:szCs w:val="22"/>
            <w:rPrChange w:id="8695" w:author="Chara Katiri" w:date="2015-05-12T13:05:00Z">
              <w:rPr>
                <w:rFonts w:ascii="Times" w:hAnsi="Times" w:cs="Times New Roman"/>
                <w:sz w:val="22"/>
                <w:szCs w:val="22"/>
              </w:rPr>
            </w:rPrChange>
          </w:rPr>
          <w:t xml:space="preserve">.   </w:t>
        </w:r>
        <w:r w:rsidRPr="00F758B3">
          <w:rPr>
            <w:rFonts w:ascii="Times" w:hAnsi="Times" w:cs="Times New Roman"/>
            <w:sz w:val="22"/>
            <w:szCs w:val="22"/>
            <w:rPrChange w:id="8696" w:author="Chara Katiri" w:date="2015-05-12T13:05:00Z">
              <w:rPr>
                <w:rFonts w:ascii="Times" w:hAnsi="Times" w:cs="Times New Roman"/>
                <w:sz w:val="22"/>
                <w:szCs w:val="22"/>
              </w:rPr>
            </w:rPrChange>
          </w:rPr>
          <w:tab/>
          <w:t xml:space="preserve">For example, when the size of the browser window is resized, the content scales proportionally to fit the window.  </w:t>
        </w:r>
      </w:ins>
    </w:p>
    <w:p w14:paraId="2F30ABCC" w14:textId="77777777" w:rsidR="000727AE" w:rsidRPr="00F758B3" w:rsidRDefault="000727AE" w:rsidP="00F758B3">
      <w:pPr>
        <w:spacing w:line="360" w:lineRule="auto"/>
        <w:contextualSpacing/>
        <w:rPr>
          <w:ins w:id="8697" w:author="Chara Katiri" w:date="2015-05-10T10:52:00Z"/>
          <w:rFonts w:ascii="Times" w:hAnsi="Times"/>
          <w:sz w:val="22"/>
          <w:szCs w:val="22"/>
          <w:rPrChange w:id="8698" w:author="Chara Katiri" w:date="2015-05-12T13:05:00Z">
            <w:rPr>
              <w:ins w:id="8699" w:author="Chara Katiri" w:date="2015-05-10T10:52:00Z"/>
              <w:rFonts w:ascii="Times" w:hAnsi="Times" w:cs="Times New Roman"/>
              <w:sz w:val="22"/>
              <w:szCs w:val="22"/>
              <w:highlight w:val="yellow"/>
            </w:rPr>
          </w:rPrChange>
        </w:rPr>
        <w:pPrChange w:id="8700" w:author="Chara Katiri" w:date="2015-05-12T13:05:00Z">
          <w:pPr>
            <w:pStyle w:val="ListParagraph"/>
            <w:numPr>
              <w:numId w:val="15"/>
            </w:numPr>
            <w:spacing w:line="360" w:lineRule="auto"/>
            <w:ind w:left="360" w:hanging="360"/>
            <w:jc w:val="both"/>
          </w:pPr>
        </w:pPrChange>
      </w:pPr>
    </w:p>
    <w:p w14:paraId="46BFAD9D" w14:textId="2B26A07E" w:rsidR="00E83BA7" w:rsidRPr="00F758B3" w:rsidRDefault="00F758B3" w:rsidP="00F758B3">
      <w:pPr>
        <w:pStyle w:val="Heading2"/>
        <w:numPr>
          <w:ilvl w:val="2"/>
          <w:numId w:val="13"/>
        </w:numPr>
        <w:spacing w:line="360" w:lineRule="auto"/>
        <w:contextualSpacing/>
        <w:jc w:val="both"/>
        <w:rPr>
          <w:ins w:id="8701" w:author="Chara Katiri" w:date="2015-05-10T10:54:00Z"/>
          <w:rFonts w:ascii="Times" w:hAnsi="Times" w:cs="Times New Roman"/>
          <w:sz w:val="22"/>
          <w:szCs w:val="22"/>
          <w:lang w:val="en-GB"/>
          <w:rPrChange w:id="8702" w:author="Chara Katiri" w:date="2015-05-12T13:05:00Z">
            <w:rPr>
              <w:ins w:id="8703" w:author="Chara Katiri" w:date="2015-05-10T10:54:00Z"/>
              <w:rFonts w:ascii="Times" w:hAnsi="Times" w:cs="Times New Roman"/>
              <w:sz w:val="22"/>
              <w:szCs w:val="22"/>
              <w:lang w:val="en-GB"/>
            </w:rPr>
          </w:rPrChange>
        </w:rPr>
        <w:pPrChange w:id="8704" w:author="Chara Katiri" w:date="2015-05-12T13:05:00Z">
          <w:pPr>
            <w:pStyle w:val="ListParagraph"/>
            <w:numPr>
              <w:numId w:val="15"/>
            </w:numPr>
            <w:spacing w:line="360" w:lineRule="auto"/>
            <w:ind w:left="360" w:hanging="360"/>
            <w:jc w:val="both"/>
          </w:pPr>
        </w:pPrChange>
      </w:pPr>
      <w:ins w:id="8705" w:author="Chara Katiri" w:date="2015-05-12T13:03:00Z">
        <w:r w:rsidRPr="00F758B3">
          <w:rPr>
            <w:rFonts w:ascii="Times" w:hAnsi="Times" w:cs="Times New Roman"/>
            <w:color w:val="auto"/>
            <w:sz w:val="22"/>
            <w:szCs w:val="22"/>
            <w:lang w:val="en-GB"/>
            <w:rPrChange w:id="8706" w:author="Chara Katiri" w:date="2015-05-12T13:05:00Z">
              <w:rPr>
                <w:rFonts w:ascii="Times" w:hAnsi="Times" w:cs="Times New Roman"/>
                <w:sz w:val="22"/>
                <w:szCs w:val="22"/>
                <w:lang w:val="en-GB"/>
              </w:rPr>
            </w:rPrChange>
          </w:rPr>
          <w:t xml:space="preserve"> </w:t>
        </w:r>
      </w:ins>
      <w:ins w:id="8707" w:author="Chara Katiri" w:date="2015-05-10T10:53:00Z">
        <w:r w:rsidR="00E83BA7" w:rsidRPr="00F758B3">
          <w:rPr>
            <w:rFonts w:ascii="Times" w:hAnsi="Times" w:cs="Times New Roman"/>
            <w:color w:val="auto"/>
            <w:sz w:val="22"/>
            <w:szCs w:val="22"/>
            <w:lang w:val="en-GB"/>
            <w:rPrChange w:id="8708" w:author="Chara Katiri" w:date="2015-05-12T13:05:00Z">
              <w:rPr>
                <w:rFonts w:ascii="Times" w:hAnsi="Times" w:cs="Times New Roman"/>
                <w:b/>
                <w:bCs/>
                <w:sz w:val="22"/>
                <w:szCs w:val="22"/>
              </w:rPr>
            </w:rPrChange>
          </w:rPr>
          <w:t>Security Layer</w:t>
        </w:r>
      </w:ins>
    </w:p>
    <w:p w14:paraId="5AEFD966" w14:textId="1243624F" w:rsidR="000727AE" w:rsidRPr="00F758B3" w:rsidRDefault="000727AE" w:rsidP="00F758B3">
      <w:pPr>
        <w:spacing w:line="360" w:lineRule="auto"/>
        <w:ind w:firstLine="1134"/>
        <w:contextualSpacing/>
        <w:jc w:val="both"/>
        <w:rPr>
          <w:ins w:id="8709" w:author="Chara Katiri" w:date="2015-05-10T11:14:00Z"/>
          <w:rFonts w:ascii="Times" w:eastAsia="Times New Roman" w:hAnsi="Times" w:cs="Times New Roman"/>
          <w:i/>
          <w:sz w:val="22"/>
          <w:szCs w:val="22"/>
          <w:shd w:val="clear" w:color="auto" w:fill="FFFFFF"/>
          <w:lang w:val="en-GB"/>
          <w:rPrChange w:id="8710" w:author="Chara Katiri" w:date="2015-05-12T13:05:00Z">
            <w:rPr>
              <w:ins w:id="8711" w:author="Chara Katiri" w:date="2015-05-10T11:14:00Z"/>
              <w:i/>
              <w:shd w:val="clear" w:color="auto" w:fill="FFFFFF"/>
              <w:lang w:val="en-GB"/>
            </w:rPr>
          </w:rPrChange>
        </w:rPr>
        <w:pPrChange w:id="8712" w:author="Chara Katiri" w:date="2015-05-12T13:05:00Z">
          <w:pPr>
            <w:pStyle w:val="ListParagraph"/>
            <w:numPr>
              <w:numId w:val="13"/>
            </w:numPr>
            <w:spacing w:line="360" w:lineRule="auto"/>
            <w:ind w:left="360" w:hanging="360"/>
            <w:jc w:val="both"/>
          </w:pPr>
        </w:pPrChange>
      </w:pPr>
      <w:ins w:id="8713" w:author="Chara Katiri" w:date="2015-05-10T11:14:00Z">
        <w:r w:rsidRPr="00F758B3">
          <w:rPr>
            <w:rFonts w:ascii="Times" w:eastAsia="Times New Roman" w:hAnsi="Times" w:cs="Times New Roman"/>
            <w:sz w:val="22"/>
            <w:szCs w:val="22"/>
            <w:shd w:val="clear" w:color="auto" w:fill="FFFFFF"/>
            <w:lang w:val="en-GB"/>
            <w:rPrChange w:id="8714" w:author="Chara Katiri" w:date="2015-05-12T13:05:00Z">
              <w:rPr>
                <w:shd w:val="clear" w:color="auto" w:fill="FFFFFF"/>
                <w:lang w:val="en-GB"/>
              </w:rPr>
            </w:rPrChange>
          </w:rPr>
          <w:t xml:space="preserve">The security layer deals with security concerns and it’s implemented in layers using a number of technological controls.  First, the use of the University of Surrey email address restricts access only to students and staff of the University. Then, upon login, </w:t>
        </w:r>
      </w:ins>
      <w:ins w:id="8715" w:author="Chara Katiri" w:date="2015-05-10T11:17:00Z">
        <w:r w:rsidR="00A34D6B" w:rsidRPr="00F758B3">
          <w:rPr>
            <w:rFonts w:ascii="Times" w:eastAsia="Times New Roman" w:hAnsi="Times" w:cs="Times New Roman"/>
            <w:sz w:val="22"/>
            <w:szCs w:val="22"/>
            <w:shd w:val="clear" w:color="auto" w:fill="FFFFFF"/>
            <w:lang w:val="en-GB"/>
            <w:rPrChange w:id="8716" w:author="Chara Katiri" w:date="2015-05-12T13:05:00Z">
              <w:rPr>
                <w:rFonts w:ascii="Times" w:eastAsia="Times New Roman" w:hAnsi="Times" w:cs="Times New Roman"/>
                <w:sz w:val="22"/>
                <w:szCs w:val="22"/>
                <w:shd w:val="clear" w:color="auto" w:fill="FFFFFF"/>
                <w:lang w:val="en-GB"/>
              </w:rPr>
            </w:rPrChange>
          </w:rPr>
          <w:t xml:space="preserve">Spring MVC framework libraries are used for </w:t>
        </w:r>
      </w:ins>
      <w:ins w:id="8717" w:author="Chara Katiri" w:date="2015-05-10T11:14:00Z">
        <w:r w:rsidRPr="00F758B3">
          <w:rPr>
            <w:rFonts w:ascii="Times" w:eastAsia="Times New Roman" w:hAnsi="Times" w:cs="Times New Roman"/>
            <w:sz w:val="22"/>
            <w:szCs w:val="22"/>
            <w:shd w:val="clear" w:color="auto" w:fill="FFFFFF"/>
            <w:lang w:val="en-GB"/>
            <w:rPrChange w:id="8718" w:author="Chara Katiri" w:date="2015-05-12T13:05:00Z">
              <w:rPr>
                <w:shd w:val="clear" w:color="auto" w:fill="FFFFFF"/>
                <w:lang w:val="en-GB"/>
              </w:rPr>
            </w:rPrChange>
          </w:rPr>
          <w:t>authentication of the user and authorization to access the website</w:t>
        </w:r>
        <w:r w:rsidR="00A34D6B" w:rsidRPr="00F758B3">
          <w:rPr>
            <w:rFonts w:ascii="Times" w:eastAsia="Times New Roman" w:hAnsi="Times" w:cs="Times New Roman"/>
            <w:sz w:val="22"/>
            <w:szCs w:val="22"/>
            <w:shd w:val="clear" w:color="auto" w:fill="FFFFFF"/>
            <w:lang w:val="en-GB"/>
            <w:rPrChange w:id="8719" w:author="Chara Katiri" w:date="2015-05-12T13:05:00Z">
              <w:rPr>
                <w:rFonts w:ascii="Times" w:eastAsia="Times New Roman" w:hAnsi="Times" w:cs="Times New Roman"/>
                <w:sz w:val="22"/>
                <w:szCs w:val="22"/>
                <w:shd w:val="clear" w:color="auto" w:fill="FFFFFF"/>
                <w:lang w:val="en-GB"/>
              </w:rPr>
            </w:rPrChange>
          </w:rPr>
          <w:t xml:space="preserve">. </w:t>
        </w:r>
        <w:r w:rsidRPr="00F758B3">
          <w:rPr>
            <w:rFonts w:ascii="Times" w:eastAsia="Times New Roman" w:hAnsi="Times" w:cs="Times New Roman"/>
            <w:sz w:val="22"/>
            <w:szCs w:val="22"/>
            <w:shd w:val="clear" w:color="auto" w:fill="FFFFFF"/>
            <w:lang w:val="en-GB"/>
            <w:rPrChange w:id="8720" w:author="Chara Katiri" w:date="2015-05-12T13:05:00Z">
              <w:rPr>
                <w:shd w:val="clear" w:color="auto" w:fill="FFFFFF"/>
                <w:lang w:val="en-GB"/>
              </w:rPr>
            </w:rPrChange>
          </w:rPr>
          <w:t>Finally, Hyper Text Protocol Secure (HTTPS) is used as a communication protocol for secure communication over the network.</w:t>
        </w:r>
      </w:ins>
    </w:p>
    <w:p w14:paraId="5B7AEED6" w14:textId="77777777" w:rsidR="00E83BA7" w:rsidRPr="00F758B3" w:rsidRDefault="00E83BA7" w:rsidP="00F758B3">
      <w:pPr>
        <w:spacing w:line="360" w:lineRule="auto"/>
        <w:contextualSpacing/>
        <w:rPr>
          <w:ins w:id="8721" w:author="Chara Katiri" w:date="2015-05-10T11:40:00Z"/>
          <w:rFonts w:ascii="Times" w:hAnsi="Times"/>
          <w:sz w:val="22"/>
          <w:szCs w:val="22"/>
          <w:rPrChange w:id="8722" w:author="Chara Katiri" w:date="2015-05-12T13:05:00Z">
            <w:rPr>
              <w:ins w:id="8723" w:author="Chara Katiri" w:date="2015-05-10T11:40:00Z"/>
            </w:rPr>
          </w:rPrChange>
        </w:rPr>
        <w:pPrChange w:id="8724" w:author="Chara Katiri" w:date="2015-05-12T13:05:00Z">
          <w:pPr>
            <w:pStyle w:val="ListParagraph"/>
            <w:numPr>
              <w:numId w:val="15"/>
            </w:numPr>
            <w:spacing w:line="360" w:lineRule="auto"/>
            <w:ind w:left="360" w:hanging="360"/>
            <w:jc w:val="both"/>
          </w:pPr>
        </w:pPrChange>
      </w:pPr>
    </w:p>
    <w:p w14:paraId="13A4A5A6" w14:textId="77777777" w:rsidR="00BA7DBC" w:rsidRPr="00F758B3" w:rsidRDefault="00BA7DBC" w:rsidP="00F758B3">
      <w:pPr>
        <w:spacing w:line="360" w:lineRule="auto"/>
        <w:contextualSpacing/>
        <w:jc w:val="both"/>
        <w:rPr>
          <w:ins w:id="8725" w:author="Chara Katiri" w:date="2015-05-10T11:40:00Z"/>
          <w:rFonts w:ascii="Times" w:eastAsia="Times New Roman" w:hAnsi="Times" w:cs="Times New Roman"/>
          <w:i/>
          <w:sz w:val="22"/>
          <w:szCs w:val="22"/>
          <w:shd w:val="clear" w:color="auto" w:fill="FFFFFF"/>
          <w:lang w:val="en-GB"/>
          <w:rPrChange w:id="8726" w:author="Chara Katiri" w:date="2015-05-12T13:05:00Z">
            <w:rPr>
              <w:ins w:id="8727" w:author="Chara Katiri" w:date="2015-05-10T11:40:00Z"/>
              <w:shd w:val="clear" w:color="auto" w:fill="FFFFFF"/>
              <w:lang w:val="en-GB"/>
            </w:rPr>
          </w:rPrChange>
        </w:rPr>
        <w:pPrChange w:id="8728" w:author="Chara Katiri" w:date="2015-05-12T13:05:00Z">
          <w:pPr>
            <w:pStyle w:val="ListParagraph"/>
            <w:numPr>
              <w:numId w:val="5"/>
            </w:numPr>
            <w:spacing w:line="360" w:lineRule="auto"/>
            <w:ind w:left="709" w:hanging="283"/>
            <w:jc w:val="both"/>
          </w:pPr>
        </w:pPrChange>
      </w:pPr>
      <w:ins w:id="8729" w:author="Chara Katiri" w:date="2015-05-10T11:40:00Z">
        <w:r w:rsidRPr="00F758B3">
          <w:rPr>
            <w:rFonts w:ascii="Times" w:eastAsia="Times New Roman" w:hAnsi="Times" w:cs="Times New Roman"/>
            <w:i/>
            <w:sz w:val="22"/>
            <w:szCs w:val="22"/>
            <w:shd w:val="clear" w:color="auto" w:fill="FFFFFF"/>
            <w:lang w:val="en-GB"/>
            <w:rPrChange w:id="8730" w:author="Chara Katiri" w:date="2015-05-12T13:05:00Z">
              <w:rPr>
                <w:shd w:val="clear" w:color="auto" w:fill="FFFFFF"/>
                <w:lang w:val="en-GB"/>
              </w:rPr>
            </w:rPrChange>
          </w:rPr>
          <w:t>Security defence – SQL injection:</w:t>
        </w:r>
      </w:ins>
    </w:p>
    <w:p w14:paraId="31D14B52" w14:textId="7A204242" w:rsidR="00BA7DBC" w:rsidRPr="00F758B3" w:rsidRDefault="00BA7DBC" w:rsidP="00F758B3">
      <w:pPr>
        <w:spacing w:line="360" w:lineRule="auto"/>
        <w:ind w:firstLine="567"/>
        <w:contextualSpacing/>
        <w:jc w:val="both"/>
        <w:rPr>
          <w:ins w:id="8731" w:author="Chara Katiri" w:date="2015-05-10T11:42:00Z"/>
          <w:rFonts w:ascii="Times" w:eastAsia="Times New Roman" w:hAnsi="Times" w:cs="Times New Roman"/>
          <w:sz w:val="22"/>
          <w:szCs w:val="22"/>
          <w:shd w:val="clear" w:color="auto" w:fill="FFFFFF"/>
          <w:lang w:val="en-GB"/>
          <w:rPrChange w:id="8732" w:author="Chara Katiri" w:date="2015-05-12T13:05:00Z">
            <w:rPr>
              <w:ins w:id="8733" w:author="Chara Katiri" w:date="2015-05-10T11:42:00Z"/>
              <w:rFonts w:ascii="Times" w:eastAsia="Times New Roman" w:hAnsi="Times" w:cs="Times New Roman"/>
              <w:sz w:val="22"/>
              <w:szCs w:val="22"/>
              <w:shd w:val="clear" w:color="auto" w:fill="FFFFFF"/>
              <w:lang w:val="en-GB"/>
            </w:rPr>
          </w:rPrChange>
        </w:rPr>
        <w:pPrChange w:id="8734" w:author="Chara Katiri" w:date="2015-05-12T13:05:00Z">
          <w:pPr>
            <w:pStyle w:val="ListParagraph"/>
            <w:spacing w:line="360" w:lineRule="auto"/>
            <w:ind w:left="284" w:firstLine="425"/>
            <w:jc w:val="both"/>
          </w:pPr>
        </w:pPrChange>
      </w:pPr>
      <w:ins w:id="8735" w:author="Chara Katiri" w:date="2015-05-10T11:40:00Z">
        <w:r w:rsidRPr="00F758B3">
          <w:rPr>
            <w:rFonts w:ascii="Times" w:eastAsia="Times New Roman" w:hAnsi="Times" w:cs="Times New Roman"/>
            <w:sz w:val="22"/>
            <w:szCs w:val="22"/>
            <w:shd w:val="clear" w:color="auto" w:fill="FFFFFF"/>
            <w:lang w:val="en-GB"/>
            <w:rPrChange w:id="8736" w:author="Chara Katiri" w:date="2015-05-12T13:05:00Z">
              <w:rPr>
                <w:shd w:val="clear" w:color="auto" w:fill="FFFFFF"/>
                <w:lang w:val="en-GB"/>
              </w:rPr>
            </w:rPrChange>
          </w:rPr>
          <w:t>Login is required to enable users view the list of available items, create favourites and add new items for sale. During the login process the students and staff provide their university username (email) and password. The submission of their personal information generates an SQL query</w:t>
        </w:r>
      </w:ins>
      <w:customXmlInsRangeStart w:id="8737" w:author="Chara Katiri" w:date="2015-05-10T11:40:00Z"/>
      <w:sdt>
        <w:sdtPr>
          <w:rPr>
            <w:rFonts w:ascii="Times" w:hAnsi="Times"/>
            <w:sz w:val="22"/>
            <w:szCs w:val="22"/>
            <w:shd w:val="clear" w:color="auto" w:fill="FFFFFF"/>
            <w:lang w:val="en-GB"/>
            <w:rPrChange w:id="8738" w:author="Chara Katiri" w:date="2015-05-12T13:05:00Z">
              <w:rPr>
                <w:shd w:val="clear" w:color="auto" w:fill="FFFFFF"/>
                <w:lang w:val="en-GB"/>
              </w:rPr>
            </w:rPrChange>
          </w:rPr>
          <w:id w:val="-225073752"/>
          <w:citation/>
        </w:sdtPr>
        <w:sdtContent>
          <w:customXmlInsRangeEnd w:id="8737"/>
          <w:ins w:id="8739" w:author="Chara Katiri" w:date="2015-05-10T11:40:00Z">
            <w:r w:rsidRPr="00F758B3">
              <w:rPr>
                <w:rFonts w:ascii="Times" w:eastAsia="Times New Roman" w:hAnsi="Times" w:cs="Times New Roman"/>
                <w:sz w:val="22"/>
                <w:szCs w:val="22"/>
                <w:shd w:val="clear" w:color="auto" w:fill="FFFFFF"/>
                <w:lang w:val="en-GB"/>
                <w:rPrChange w:id="8740" w:author="Chara Katiri" w:date="2015-05-12T13:05:00Z">
                  <w:rPr>
                    <w:shd w:val="clear" w:color="auto" w:fill="FFFFFF"/>
                    <w:lang w:val="en-GB"/>
                  </w:rPr>
                </w:rPrChange>
              </w:rPr>
              <w:fldChar w:fldCharType="begin"/>
            </w:r>
            <w:r w:rsidRPr="00F758B3">
              <w:rPr>
                <w:rFonts w:ascii="Times" w:eastAsia="Times New Roman" w:hAnsi="Times" w:cs="Times New Roman"/>
                <w:sz w:val="22"/>
                <w:szCs w:val="22"/>
                <w:shd w:val="clear" w:color="auto" w:fill="FFFFFF"/>
                <w:lang w:val="en-GB"/>
                <w:rPrChange w:id="8741" w:author="Chara Katiri" w:date="2015-05-12T13:05:00Z">
                  <w:rPr>
                    <w:shd w:val="clear" w:color="auto" w:fill="FFFFFF"/>
                    <w:lang w:val="en-GB"/>
                  </w:rPr>
                </w:rPrChange>
              </w:rPr>
              <w:instrText xml:space="preserve"> CITATION Bey14 \l 1033 </w:instrText>
            </w:r>
            <w:r w:rsidRPr="00F758B3">
              <w:rPr>
                <w:rFonts w:ascii="Times" w:eastAsia="Times New Roman" w:hAnsi="Times" w:cs="Times New Roman"/>
                <w:sz w:val="22"/>
                <w:szCs w:val="22"/>
                <w:shd w:val="clear" w:color="auto" w:fill="FFFFFF"/>
                <w:lang w:val="en-GB"/>
                <w:rPrChange w:id="8742" w:author="Chara Katiri" w:date="2015-05-12T13:05:00Z">
                  <w:rPr>
                    <w:shd w:val="clear" w:color="auto" w:fill="FFFFFF"/>
                    <w:lang w:val="en-GB"/>
                  </w:rPr>
                </w:rPrChange>
              </w:rPr>
              <w:fldChar w:fldCharType="separate"/>
            </w:r>
          </w:ins>
          <w:r w:rsidRPr="00F758B3">
            <w:rPr>
              <w:rFonts w:ascii="Times" w:eastAsia="Times New Roman" w:hAnsi="Times" w:cs="Times New Roman"/>
              <w:noProof/>
              <w:sz w:val="22"/>
              <w:szCs w:val="22"/>
              <w:shd w:val="clear" w:color="auto" w:fill="FFFFFF"/>
              <w:lang w:val="en-GB"/>
              <w:rPrChange w:id="8743" w:author="Chara Katiri" w:date="2015-05-12T13:05:00Z">
                <w:rPr>
                  <w:noProof/>
                  <w:shd w:val="clear" w:color="auto" w:fill="FFFFFF"/>
                  <w:lang w:val="en-GB"/>
                </w:rPr>
              </w:rPrChange>
            </w:rPr>
            <w:t xml:space="preserve"> [</w:t>
          </w:r>
          <w:r w:rsidRPr="00F758B3">
            <w:rPr>
              <w:rFonts w:ascii="Times" w:eastAsia="Times New Roman" w:hAnsi="Times" w:cs="Times New Roman"/>
              <w:noProof/>
              <w:sz w:val="22"/>
              <w:szCs w:val="22"/>
              <w:shd w:val="clear" w:color="auto" w:fill="FFFFFF"/>
              <w:lang w:val="en-GB"/>
              <w:rPrChange w:id="8744" w:author="Chara Katiri" w:date="2015-05-12T13:05:00Z">
                <w:rPr>
                  <w:noProof/>
                  <w:shd w:val="clear" w:color="auto" w:fill="FFFFFF"/>
                  <w:lang w:val="en-GB"/>
                </w:rPr>
              </w:rPrChange>
            </w:rPr>
            <w:fldChar w:fldCharType="begin"/>
          </w:r>
          <w:r w:rsidRPr="00F758B3">
            <w:rPr>
              <w:rFonts w:ascii="Times" w:eastAsia="Times New Roman" w:hAnsi="Times" w:cs="Times New Roman"/>
              <w:noProof/>
              <w:sz w:val="22"/>
              <w:szCs w:val="22"/>
              <w:shd w:val="clear" w:color="auto" w:fill="FFFFFF"/>
              <w:lang w:val="en-GB"/>
              <w:rPrChange w:id="8745" w:author="Chara Katiri" w:date="2015-05-12T13:05:00Z">
                <w:rPr>
                  <w:noProof/>
                  <w:shd w:val="clear" w:color="auto" w:fill="FFFFFF"/>
                  <w:lang w:val="en-GB"/>
                </w:rPr>
              </w:rPrChange>
            </w:rPr>
            <w:instrText xml:space="preserve"> HYPERLINK "" \l "Bey14" </w:instrText>
          </w:r>
          <w:r w:rsidRPr="00F758B3">
            <w:rPr>
              <w:rFonts w:ascii="Times" w:eastAsia="Times New Roman" w:hAnsi="Times" w:cs="Times New Roman"/>
              <w:noProof/>
              <w:sz w:val="22"/>
              <w:szCs w:val="22"/>
              <w:shd w:val="clear" w:color="auto" w:fill="FFFFFF"/>
              <w:lang w:val="en-GB"/>
              <w:rPrChange w:id="8746" w:author="Chara Katiri" w:date="2015-05-12T13:05:00Z">
                <w:rPr>
                  <w:noProof/>
                  <w:shd w:val="clear" w:color="auto" w:fill="FFFFFF"/>
                  <w:lang w:val="en-GB"/>
                </w:rPr>
              </w:rPrChange>
            </w:rPr>
            <w:fldChar w:fldCharType="separate"/>
          </w:r>
          <w:r w:rsidRPr="00F758B3">
            <w:rPr>
              <w:rStyle w:val="Heading2Char"/>
              <w:rFonts w:ascii="Times" w:eastAsia="Times New Roman" w:hAnsi="Times" w:cs="Times New Roman"/>
              <w:noProof/>
              <w:color w:val="auto"/>
              <w:sz w:val="22"/>
              <w:szCs w:val="22"/>
              <w:shd w:val="clear" w:color="auto" w:fill="FFFFFF"/>
              <w:lang w:val="en-GB"/>
              <w:rPrChange w:id="8747" w:author="Chara Katiri" w:date="2015-05-12T13:05:00Z">
                <w:rPr>
                  <w:rStyle w:val="Heading2Char"/>
                  <w:rFonts w:ascii="Times" w:eastAsia="Times New Roman" w:hAnsi="Times" w:cs="Times New Roman"/>
                  <w:noProof/>
                  <w:color w:val="auto"/>
                  <w:sz w:val="22"/>
                  <w:szCs w:val="22"/>
                  <w:shd w:val="clear" w:color="auto" w:fill="FFFFFF"/>
                  <w:lang w:val="en-GB"/>
                </w:rPr>
              </w:rPrChange>
            </w:rPr>
            <w:t>46</w:t>
          </w:r>
          <w:r w:rsidRPr="00F758B3">
            <w:rPr>
              <w:rFonts w:ascii="Times" w:eastAsia="Times New Roman" w:hAnsi="Times" w:cs="Times New Roman"/>
              <w:noProof/>
              <w:sz w:val="22"/>
              <w:szCs w:val="22"/>
              <w:shd w:val="clear" w:color="auto" w:fill="FFFFFF"/>
              <w:lang w:val="en-GB"/>
              <w:rPrChange w:id="8748" w:author="Chara Katiri" w:date="2015-05-12T13:05:00Z">
                <w:rPr>
                  <w:noProof/>
                  <w:shd w:val="clear" w:color="auto" w:fill="FFFFFF"/>
                  <w:lang w:val="en-GB"/>
                </w:rPr>
              </w:rPrChange>
            </w:rPr>
            <w:fldChar w:fldCharType="end"/>
          </w:r>
          <w:r w:rsidRPr="00F758B3">
            <w:rPr>
              <w:rFonts w:ascii="Times" w:eastAsia="Times New Roman" w:hAnsi="Times" w:cs="Times New Roman"/>
              <w:noProof/>
              <w:sz w:val="22"/>
              <w:szCs w:val="22"/>
              <w:shd w:val="clear" w:color="auto" w:fill="FFFFFF"/>
              <w:lang w:val="en-GB"/>
              <w:rPrChange w:id="8749" w:author="Chara Katiri" w:date="2015-05-12T13:05:00Z">
                <w:rPr>
                  <w:noProof/>
                  <w:shd w:val="clear" w:color="auto" w:fill="FFFFFF"/>
                  <w:lang w:val="en-GB"/>
                </w:rPr>
              </w:rPrChange>
            </w:rPr>
            <w:t>]</w:t>
          </w:r>
          <w:ins w:id="8750" w:author="Chara Katiri" w:date="2015-05-10T11:40:00Z">
            <w:r w:rsidRPr="00F758B3">
              <w:rPr>
                <w:rFonts w:ascii="Times" w:eastAsia="Times New Roman" w:hAnsi="Times" w:cs="Times New Roman"/>
                <w:sz w:val="22"/>
                <w:szCs w:val="22"/>
                <w:shd w:val="clear" w:color="auto" w:fill="FFFFFF"/>
                <w:lang w:val="en-GB"/>
                <w:rPrChange w:id="8751" w:author="Chara Katiri" w:date="2015-05-12T13:05:00Z">
                  <w:rPr>
                    <w:shd w:val="clear" w:color="auto" w:fill="FFFFFF"/>
                    <w:lang w:val="en-GB"/>
                  </w:rPr>
                </w:rPrChange>
              </w:rPr>
              <w:fldChar w:fldCharType="end"/>
            </w:r>
          </w:ins>
          <w:customXmlInsRangeStart w:id="8752" w:author="Chara Katiri" w:date="2015-05-10T11:40:00Z"/>
        </w:sdtContent>
      </w:sdt>
      <w:customXmlInsRangeEnd w:id="8752"/>
      <w:ins w:id="8753" w:author="Chara Katiri" w:date="2015-05-10T11:40:00Z">
        <w:r w:rsidRPr="00F758B3">
          <w:rPr>
            <w:rFonts w:ascii="Times" w:eastAsia="Times New Roman" w:hAnsi="Times" w:cs="Times New Roman"/>
            <w:sz w:val="22"/>
            <w:szCs w:val="22"/>
            <w:shd w:val="clear" w:color="auto" w:fill="FFFFFF"/>
            <w:lang w:val="en-GB"/>
            <w:rPrChange w:id="8754" w:author="Chara Katiri" w:date="2015-05-12T13:05:00Z">
              <w:rPr>
                <w:shd w:val="clear" w:color="auto" w:fill="FFFFFF"/>
                <w:lang w:val="en-GB"/>
              </w:rPr>
            </w:rPrChange>
          </w:rPr>
          <w:t xml:space="preserve">. The query is then executed on the database and the user’s account is authenticated and authorised to allow access to the website.  </w:t>
        </w:r>
      </w:ins>
    </w:p>
    <w:p w14:paraId="2E738801" w14:textId="45434661" w:rsidR="00BA7DBC" w:rsidRPr="00F758B3" w:rsidRDefault="00BA7DBC" w:rsidP="00F758B3">
      <w:pPr>
        <w:spacing w:line="360" w:lineRule="auto"/>
        <w:ind w:firstLine="567"/>
        <w:contextualSpacing/>
        <w:jc w:val="both"/>
        <w:rPr>
          <w:ins w:id="8755" w:author="Chara Katiri" w:date="2015-05-10T11:40:00Z"/>
          <w:rFonts w:ascii="Times" w:eastAsia="Times New Roman" w:hAnsi="Times" w:cs="Times New Roman"/>
          <w:sz w:val="22"/>
          <w:szCs w:val="22"/>
          <w:shd w:val="clear" w:color="auto" w:fill="FFFFFF"/>
          <w:lang w:val="en-GB"/>
          <w:rPrChange w:id="8756" w:author="Chara Katiri" w:date="2015-05-12T13:05:00Z">
            <w:rPr>
              <w:ins w:id="8757" w:author="Chara Katiri" w:date="2015-05-10T11:40:00Z"/>
              <w:shd w:val="clear" w:color="auto" w:fill="FFFFFF"/>
              <w:lang w:val="en-GB"/>
            </w:rPr>
          </w:rPrChange>
        </w:rPr>
        <w:pPrChange w:id="8758" w:author="Chara Katiri" w:date="2015-05-12T13:05:00Z">
          <w:pPr>
            <w:pStyle w:val="ListParagraph"/>
            <w:spacing w:line="360" w:lineRule="auto"/>
            <w:ind w:left="284" w:firstLine="425"/>
            <w:jc w:val="both"/>
          </w:pPr>
        </w:pPrChange>
      </w:pPr>
      <w:ins w:id="8759" w:author="Chara Katiri" w:date="2015-05-10T11:40:00Z">
        <w:r w:rsidRPr="00F758B3">
          <w:rPr>
            <w:rFonts w:ascii="Times" w:eastAsia="Times New Roman" w:hAnsi="Times" w:cs="Times New Roman"/>
            <w:sz w:val="22"/>
            <w:szCs w:val="22"/>
            <w:shd w:val="clear" w:color="auto" w:fill="FFFFFF"/>
            <w:lang w:val="en-GB"/>
            <w:rPrChange w:id="8760" w:author="Chara Katiri" w:date="2015-05-12T13:05:00Z">
              <w:rPr>
                <w:shd w:val="clear" w:color="auto" w:fill="FFFFFF"/>
                <w:lang w:val="en-GB"/>
              </w:rPr>
            </w:rPrChange>
          </w:rPr>
          <w:t xml:space="preserve">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In order to defend such operations from attackers, the SQL query is parameterised to prevent execution of malicious code. </w:t>
        </w:r>
      </w:ins>
    </w:p>
    <w:p w14:paraId="3F2BF00B" w14:textId="77777777" w:rsidR="00BA7DBC" w:rsidRPr="00F758B3" w:rsidRDefault="00BA7DBC" w:rsidP="00F758B3">
      <w:pPr>
        <w:spacing w:line="360" w:lineRule="auto"/>
        <w:contextualSpacing/>
        <w:rPr>
          <w:ins w:id="8761" w:author="Chara Katiri" w:date="2015-05-10T11:41:00Z"/>
          <w:rFonts w:ascii="Times" w:hAnsi="Times"/>
          <w:sz w:val="22"/>
          <w:szCs w:val="22"/>
          <w:rPrChange w:id="8762" w:author="Chara Katiri" w:date="2015-05-12T13:05:00Z">
            <w:rPr>
              <w:ins w:id="8763" w:author="Chara Katiri" w:date="2015-05-10T11:41:00Z"/>
            </w:rPr>
          </w:rPrChange>
        </w:rPr>
        <w:pPrChange w:id="8764" w:author="Chara Katiri" w:date="2015-05-12T13:05:00Z">
          <w:pPr>
            <w:pStyle w:val="ListParagraph"/>
            <w:numPr>
              <w:numId w:val="15"/>
            </w:numPr>
            <w:spacing w:line="360" w:lineRule="auto"/>
            <w:ind w:left="360" w:hanging="360"/>
            <w:jc w:val="both"/>
          </w:pPr>
        </w:pPrChange>
      </w:pPr>
    </w:p>
    <w:p w14:paraId="37C778D4" w14:textId="77777777" w:rsidR="00BA7DBC" w:rsidRPr="00F758B3" w:rsidRDefault="00BA7DBC" w:rsidP="00F758B3">
      <w:pPr>
        <w:spacing w:line="360" w:lineRule="auto"/>
        <w:contextualSpacing/>
        <w:jc w:val="both"/>
        <w:rPr>
          <w:ins w:id="8765" w:author="Chara Katiri" w:date="2015-05-10T11:42:00Z"/>
          <w:rFonts w:ascii="Times" w:eastAsia="Times New Roman" w:hAnsi="Times" w:cs="Times New Roman"/>
          <w:i/>
          <w:sz w:val="22"/>
          <w:szCs w:val="22"/>
          <w:shd w:val="clear" w:color="auto" w:fill="FFFFFF"/>
          <w:lang w:val="en-GB"/>
          <w:rPrChange w:id="8766" w:author="Chara Katiri" w:date="2015-05-12T13:05:00Z">
            <w:rPr>
              <w:ins w:id="8767" w:author="Chara Katiri" w:date="2015-05-10T11:42:00Z"/>
              <w:shd w:val="clear" w:color="auto" w:fill="FFFFFF"/>
              <w:lang w:val="en-GB"/>
            </w:rPr>
          </w:rPrChange>
        </w:rPr>
        <w:pPrChange w:id="8768" w:author="Chara Katiri" w:date="2015-05-12T13:05:00Z">
          <w:pPr>
            <w:pStyle w:val="ListParagraph"/>
            <w:numPr>
              <w:numId w:val="5"/>
            </w:numPr>
            <w:spacing w:line="360" w:lineRule="auto"/>
            <w:ind w:left="709" w:hanging="283"/>
            <w:jc w:val="both"/>
          </w:pPr>
        </w:pPrChange>
      </w:pPr>
      <w:ins w:id="8769" w:author="Chara Katiri" w:date="2015-05-10T11:42:00Z">
        <w:r w:rsidRPr="00F758B3">
          <w:rPr>
            <w:rFonts w:ascii="Times" w:eastAsia="Times New Roman" w:hAnsi="Times" w:cs="Times New Roman"/>
            <w:i/>
            <w:sz w:val="22"/>
            <w:szCs w:val="22"/>
            <w:shd w:val="clear" w:color="auto" w:fill="FFFFFF"/>
            <w:lang w:val="en-GB"/>
            <w:rPrChange w:id="8770" w:author="Chara Katiri" w:date="2015-05-12T13:05:00Z">
              <w:rPr>
                <w:shd w:val="clear" w:color="auto" w:fill="FFFFFF"/>
                <w:lang w:val="en-GB"/>
              </w:rPr>
            </w:rPrChange>
          </w:rPr>
          <w:t xml:space="preserve">Form validation: </w:t>
        </w:r>
      </w:ins>
    </w:p>
    <w:p w14:paraId="7A732C70" w14:textId="5339375C" w:rsidR="00BA7DBC" w:rsidRPr="00F758B3" w:rsidRDefault="00EF4CFA" w:rsidP="00F758B3">
      <w:pPr>
        <w:spacing w:line="360" w:lineRule="auto"/>
        <w:ind w:firstLine="567"/>
        <w:contextualSpacing/>
        <w:jc w:val="both"/>
        <w:rPr>
          <w:ins w:id="8771" w:author="Chara Katiri" w:date="2015-05-10T11:42:00Z"/>
          <w:rFonts w:ascii="Times" w:eastAsia="Times New Roman" w:hAnsi="Times" w:cs="Times New Roman"/>
          <w:sz w:val="22"/>
          <w:szCs w:val="22"/>
          <w:shd w:val="clear" w:color="auto" w:fill="FFFFFF"/>
          <w:lang w:val="en-GB"/>
          <w:rPrChange w:id="8772" w:author="Chara Katiri" w:date="2015-05-12T13:05:00Z">
            <w:rPr>
              <w:ins w:id="8773" w:author="Chara Katiri" w:date="2015-05-10T11:42:00Z"/>
              <w:shd w:val="clear" w:color="auto" w:fill="FFFFFF"/>
              <w:lang w:val="en-GB"/>
            </w:rPr>
          </w:rPrChange>
        </w:rPr>
        <w:pPrChange w:id="8774" w:author="Chara Katiri" w:date="2015-05-12T13:05:00Z">
          <w:pPr>
            <w:pStyle w:val="ListParagraph"/>
            <w:spacing w:line="360" w:lineRule="auto"/>
            <w:ind w:left="284" w:firstLine="425"/>
            <w:jc w:val="both"/>
          </w:pPr>
        </w:pPrChange>
      </w:pPr>
      <w:ins w:id="8775" w:author="Chara Katiri" w:date="2015-05-10T11:55:00Z">
        <w:r w:rsidRPr="00F758B3">
          <w:rPr>
            <w:rFonts w:ascii="Times" w:eastAsia="Times New Roman" w:hAnsi="Times" w:cs="Times New Roman"/>
            <w:sz w:val="22"/>
            <w:szCs w:val="22"/>
            <w:shd w:val="clear" w:color="auto" w:fill="FFFFFF"/>
            <w:lang w:val="en-GB"/>
            <w:rPrChange w:id="8776" w:author="Chara Katiri" w:date="2015-05-12T13:05:00Z">
              <w:rPr>
                <w:rFonts w:ascii="Times" w:eastAsia="Times New Roman" w:hAnsi="Times" w:cs="Times New Roman"/>
                <w:sz w:val="22"/>
                <w:szCs w:val="22"/>
                <w:shd w:val="clear" w:color="auto" w:fill="FFFFFF"/>
                <w:lang w:val="en-GB"/>
              </w:rPr>
            </w:rPrChange>
          </w:rPr>
          <w:t>In addition to parameterised SQL queries, a</w:t>
        </w:r>
      </w:ins>
      <w:ins w:id="8777" w:author="Chara Katiri" w:date="2015-05-10T11:42:00Z">
        <w:r w:rsidR="00BA7DBC" w:rsidRPr="00F758B3">
          <w:rPr>
            <w:rFonts w:ascii="Times" w:eastAsia="Times New Roman" w:hAnsi="Times" w:cs="Times New Roman"/>
            <w:sz w:val="22"/>
            <w:szCs w:val="22"/>
            <w:shd w:val="clear" w:color="auto" w:fill="FFFFFF"/>
            <w:lang w:val="en-GB"/>
            <w:rPrChange w:id="8778" w:author="Chara Katiri" w:date="2015-05-12T13:05:00Z">
              <w:rPr>
                <w:shd w:val="clear" w:color="auto" w:fill="FFFFFF"/>
                <w:lang w:val="en-GB"/>
              </w:rPr>
            </w:rPrChange>
          </w:rPr>
          <w:t xml:space="preserve"> jQuery </w:t>
        </w:r>
      </w:ins>
      <w:ins w:id="8779" w:author="Chara Katiri" w:date="2015-05-10T11:54:00Z">
        <w:r w:rsidRPr="00F758B3">
          <w:rPr>
            <w:rFonts w:ascii="Times" w:eastAsia="Times New Roman" w:hAnsi="Times" w:cs="Times New Roman"/>
            <w:sz w:val="22"/>
            <w:szCs w:val="22"/>
            <w:shd w:val="clear" w:color="auto" w:fill="FFFFFF"/>
            <w:lang w:val="en-GB"/>
            <w:rPrChange w:id="8780" w:author="Chara Katiri" w:date="2015-05-12T13:05:00Z">
              <w:rPr>
                <w:rFonts w:ascii="Times" w:eastAsia="Times New Roman" w:hAnsi="Times" w:cs="Times New Roman"/>
                <w:sz w:val="22"/>
                <w:szCs w:val="22"/>
                <w:shd w:val="clear" w:color="auto" w:fill="FFFFFF"/>
                <w:lang w:val="en-GB"/>
              </w:rPr>
            </w:rPrChange>
          </w:rPr>
          <w:t>validator plugin</w:t>
        </w:r>
      </w:ins>
      <w:ins w:id="8781" w:author="Chara Katiri" w:date="2015-05-10T11:42:00Z">
        <w:r w:rsidRPr="00F758B3">
          <w:rPr>
            <w:rFonts w:ascii="Times" w:eastAsia="Times New Roman" w:hAnsi="Times" w:cs="Times New Roman"/>
            <w:sz w:val="22"/>
            <w:szCs w:val="22"/>
            <w:shd w:val="clear" w:color="auto" w:fill="FFFFFF"/>
            <w:lang w:val="en-GB"/>
            <w:rPrChange w:id="8782" w:author="Chara Katiri" w:date="2015-05-12T13:05:00Z">
              <w:rPr>
                <w:rFonts w:ascii="Times" w:eastAsia="Times New Roman" w:hAnsi="Times" w:cs="Times New Roman"/>
                <w:sz w:val="22"/>
                <w:szCs w:val="22"/>
                <w:shd w:val="clear" w:color="auto" w:fill="FFFFFF"/>
                <w:lang w:val="en-GB"/>
              </w:rPr>
            </w:rPrChange>
          </w:rPr>
          <w:t xml:space="preserve"> </w:t>
        </w:r>
        <w:r w:rsidR="00BA7DBC" w:rsidRPr="00F758B3">
          <w:rPr>
            <w:rFonts w:ascii="Times" w:eastAsia="Times New Roman" w:hAnsi="Times" w:cs="Times New Roman"/>
            <w:sz w:val="22"/>
            <w:szCs w:val="22"/>
            <w:shd w:val="clear" w:color="auto" w:fill="FFFFFF"/>
            <w:lang w:val="en-GB"/>
            <w:rPrChange w:id="8783" w:author="Chara Katiri" w:date="2015-05-12T13:05:00Z">
              <w:rPr>
                <w:shd w:val="clear" w:color="auto" w:fill="FFFFFF"/>
                <w:lang w:val="en-GB"/>
              </w:rPr>
            </w:rPrChange>
          </w:rPr>
          <w:t>is used to validate the input submitted by users through the login form. The customisation options offered by the plugin provide easy validation of input content. These include ready-made validation methods such as email validation and delivery of prepared error message</w:t>
        </w:r>
      </w:ins>
      <w:ins w:id="8784" w:author="Chara Katiri" w:date="2015-05-10T11:56:00Z">
        <w:r w:rsidRPr="00F758B3">
          <w:rPr>
            <w:rFonts w:ascii="Times" w:eastAsia="Times New Roman" w:hAnsi="Times" w:cs="Times New Roman"/>
            <w:sz w:val="22"/>
            <w:szCs w:val="22"/>
            <w:shd w:val="clear" w:color="auto" w:fill="FFFFFF"/>
            <w:lang w:val="en-GB"/>
            <w:rPrChange w:id="8785" w:author="Chara Katiri" w:date="2015-05-12T13:05:00Z">
              <w:rPr>
                <w:rFonts w:ascii="Times" w:eastAsia="Times New Roman" w:hAnsi="Times" w:cs="Times New Roman"/>
                <w:sz w:val="22"/>
                <w:szCs w:val="22"/>
                <w:shd w:val="clear" w:color="auto" w:fill="FFFFFF"/>
                <w:lang w:val="en-GB"/>
              </w:rPr>
            </w:rPrChange>
          </w:rPr>
          <w:t>s</w:t>
        </w:r>
        <w:r w:rsidRPr="00F758B3">
          <w:rPr>
            <w:rFonts w:ascii="Times" w:hAnsi="Times"/>
            <w:sz w:val="22"/>
            <w:szCs w:val="22"/>
            <w:shd w:val="clear" w:color="auto" w:fill="FFFFFF"/>
            <w:lang w:val="en-GB"/>
            <w:rPrChange w:id="8786" w:author="Chara Katiri" w:date="2015-05-12T13:05:00Z">
              <w:rPr>
                <w:shd w:val="clear" w:color="auto" w:fill="FFFFFF"/>
                <w:lang w:val="en-GB"/>
              </w:rPr>
            </w:rPrChange>
          </w:rPr>
          <w:t xml:space="preserve"> </w:t>
        </w:r>
      </w:ins>
      <w:customXmlInsRangeStart w:id="8787" w:author="Chara Katiri" w:date="2015-05-10T11:56:00Z"/>
      <w:sdt>
        <w:sdtPr>
          <w:rPr>
            <w:rFonts w:ascii="Times" w:hAnsi="Times"/>
            <w:sz w:val="22"/>
            <w:szCs w:val="22"/>
            <w:shd w:val="clear" w:color="auto" w:fill="FFFFFF"/>
            <w:lang w:val="en-GB"/>
            <w:rPrChange w:id="8788" w:author="Chara Katiri" w:date="2015-05-12T13:05:00Z">
              <w:rPr>
                <w:shd w:val="clear" w:color="auto" w:fill="FFFFFF"/>
                <w:lang w:val="en-GB"/>
              </w:rPr>
            </w:rPrChange>
          </w:rPr>
          <w:id w:val="-1904056516"/>
          <w:citation/>
        </w:sdtPr>
        <w:sdtContent>
          <w:customXmlInsRangeEnd w:id="8787"/>
          <w:ins w:id="8789" w:author="Chara Katiri" w:date="2015-05-10T11:56:00Z">
            <w:r w:rsidRPr="00F758B3">
              <w:rPr>
                <w:rFonts w:ascii="Times" w:eastAsia="Times New Roman" w:hAnsi="Times" w:cs="Times New Roman"/>
                <w:sz w:val="22"/>
                <w:szCs w:val="22"/>
                <w:shd w:val="clear" w:color="auto" w:fill="FFFFFF"/>
                <w:lang w:val="en-GB"/>
                <w:rPrChange w:id="8790" w:author="Chara Katiri" w:date="2015-05-12T13:05:00Z">
                  <w:rPr>
                    <w:rFonts w:ascii="Times" w:eastAsia="Times New Roman" w:hAnsi="Times" w:cs="Times New Roman"/>
                    <w:sz w:val="22"/>
                    <w:szCs w:val="22"/>
                    <w:shd w:val="clear" w:color="auto" w:fill="FFFFFF"/>
                    <w:lang w:val="en-GB"/>
                  </w:rPr>
                </w:rPrChange>
              </w:rPr>
              <w:fldChar w:fldCharType="begin"/>
            </w:r>
            <w:r w:rsidRPr="00F758B3">
              <w:rPr>
                <w:rFonts w:ascii="Times" w:eastAsia="Times New Roman" w:hAnsi="Times" w:cs="Times New Roman"/>
                <w:sz w:val="22"/>
                <w:szCs w:val="22"/>
                <w:shd w:val="clear" w:color="auto" w:fill="FFFFFF"/>
                <w:lang w:val="en-GB"/>
                <w:rPrChange w:id="8791" w:author="Chara Katiri" w:date="2015-05-12T13:05:00Z">
                  <w:rPr>
                    <w:rFonts w:ascii="Times" w:eastAsia="Times New Roman" w:hAnsi="Times" w:cs="Times New Roman"/>
                    <w:sz w:val="22"/>
                    <w:szCs w:val="22"/>
                    <w:shd w:val="clear" w:color="auto" w:fill="FFFFFF"/>
                    <w:lang w:val="en-GB"/>
                  </w:rPr>
                </w:rPrChange>
              </w:rPr>
              <w:instrText xml:space="preserve"> CITATION Jqu14 \l 1033 </w:instrText>
            </w:r>
            <w:r w:rsidRPr="00F758B3">
              <w:rPr>
                <w:rFonts w:ascii="Times" w:eastAsia="Times New Roman" w:hAnsi="Times" w:cs="Times New Roman"/>
                <w:sz w:val="22"/>
                <w:szCs w:val="22"/>
                <w:shd w:val="clear" w:color="auto" w:fill="FFFFFF"/>
                <w:lang w:val="en-GB"/>
                <w:rPrChange w:id="8792" w:author="Chara Katiri" w:date="2015-05-12T13:05:00Z">
                  <w:rPr>
                    <w:rFonts w:ascii="Times" w:eastAsia="Times New Roman" w:hAnsi="Times" w:cs="Times New Roman"/>
                    <w:sz w:val="22"/>
                    <w:szCs w:val="22"/>
                    <w:shd w:val="clear" w:color="auto" w:fill="FFFFFF"/>
                    <w:lang w:val="en-GB"/>
                  </w:rPr>
                </w:rPrChange>
              </w:rPr>
              <w:fldChar w:fldCharType="separate"/>
            </w:r>
          </w:ins>
          <w:r w:rsidRPr="00F758B3">
            <w:rPr>
              <w:rFonts w:ascii="Times" w:eastAsia="Times New Roman" w:hAnsi="Times" w:cs="Times New Roman"/>
              <w:noProof/>
              <w:sz w:val="22"/>
              <w:szCs w:val="22"/>
              <w:shd w:val="clear" w:color="auto" w:fill="FFFFFF"/>
              <w:lang w:val="en-GB"/>
              <w:rPrChange w:id="8793" w:author="Chara Katiri" w:date="2015-05-12T13:05:00Z">
                <w:rPr>
                  <w:rFonts w:ascii="Times" w:eastAsia="Times New Roman" w:hAnsi="Times" w:cs="Times New Roman"/>
                  <w:noProof/>
                  <w:sz w:val="22"/>
                  <w:szCs w:val="22"/>
                  <w:shd w:val="clear" w:color="auto" w:fill="FFFFFF"/>
                  <w:lang w:val="en-GB"/>
                </w:rPr>
              </w:rPrChange>
            </w:rPr>
            <w:t>[</w:t>
          </w:r>
          <w:r w:rsidRPr="00F758B3">
            <w:rPr>
              <w:rFonts w:ascii="Times" w:eastAsia="Times New Roman" w:hAnsi="Times" w:cs="Times New Roman"/>
              <w:noProof/>
              <w:sz w:val="22"/>
              <w:szCs w:val="22"/>
              <w:shd w:val="clear" w:color="auto" w:fill="FFFFFF"/>
              <w:lang w:val="en-GB"/>
              <w:rPrChange w:id="8794" w:author="Chara Katiri" w:date="2015-05-12T13:05:00Z">
                <w:rPr>
                  <w:rFonts w:ascii="Times" w:eastAsia="Times New Roman" w:hAnsi="Times" w:cs="Times New Roman"/>
                  <w:noProof/>
                  <w:sz w:val="22"/>
                  <w:szCs w:val="22"/>
                  <w:shd w:val="clear" w:color="auto" w:fill="FFFFFF"/>
                  <w:lang w:val="en-GB"/>
                </w:rPr>
              </w:rPrChange>
            </w:rPr>
            <w:fldChar w:fldCharType="begin"/>
          </w:r>
          <w:r w:rsidRPr="00F758B3">
            <w:rPr>
              <w:rFonts w:ascii="Times" w:eastAsia="Times New Roman" w:hAnsi="Times" w:cs="Times New Roman"/>
              <w:noProof/>
              <w:sz w:val="22"/>
              <w:szCs w:val="22"/>
              <w:shd w:val="clear" w:color="auto" w:fill="FFFFFF"/>
              <w:lang w:val="en-GB"/>
              <w:rPrChange w:id="8795" w:author="Chara Katiri" w:date="2015-05-12T13:05:00Z">
                <w:rPr>
                  <w:rFonts w:ascii="Times" w:eastAsia="Times New Roman" w:hAnsi="Times" w:cs="Times New Roman"/>
                  <w:noProof/>
                  <w:sz w:val="22"/>
                  <w:szCs w:val="22"/>
                  <w:shd w:val="clear" w:color="auto" w:fill="FFFFFF"/>
                  <w:lang w:val="en-GB"/>
                </w:rPr>
              </w:rPrChange>
            </w:rPr>
            <w:instrText xml:space="preserve"> HYPERLINK "" \l "Jqu14" </w:instrText>
          </w:r>
          <w:r w:rsidRPr="00F758B3">
            <w:rPr>
              <w:rFonts w:ascii="Times" w:eastAsia="Times New Roman" w:hAnsi="Times" w:cs="Times New Roman"/>
              <w:noProof/>
              <w:sz w:val="22"/>
              <w:szCs w:val="22"/>
              <w:shd w:val="clear" w:color="auto" w:fill="FFFFFF"/>
              <w:lang w:val="en-GB"/>
              <w:rPrChange w:id="8796" w:author="Chara Katiri" w:date="2015-05-12T13:05:00Z">
                <w:rPr>
                  <w:rFonts w:ascii="Times" w:eastAsia="Times New Roman" w:hAnsi="Times" w:cs="Times New Roman"/>
                  <w:noProof/>
                  <w:sz w:val="22"/>
                  <w:szCs w:val="22"/>
                  <w:shd w:val="clear" w:color="auto" w:fill="FFFFFF"/>
                  <w:lang w:val="en-GB"/>
                </w:rPr>
              </w:rPrChange>
            </w:rPr>
            <w:fldChar w:fldCharType="separate"/>
          </w:r>
          <w:r w:rsidRPr="00F758B3">
            <w:rPr>
              <w:rStyle w:val="Heading2Char"/>
              <w:rFonts w:ascii="Times" w:eastAsia="Times New Roman" w:hAnsi="Times" w:cs="Times New Roman"/>
              <w:noProof/>
              <w:color w:val="auto"/>
              <w:sz w:val="22"/>
              <w:szCs w:val="22"/>
              <w:shd w:val="clear" w:color="auto" w:fill="FFFFFF"/>
              <w:lang w:val="en-GB"/>
              <w:rPrChange w:id="8797" w:author="Chara Katiri" w:date="2015-05-12T13:05:00Z">
                <w:rPr>
                  <w:rStyle w:val="Heading2Char"/>
                  <w:rFonts w:ascii="Times" w:eastAsia="Times New Roman" w:hAnsi="Times" w:cs="Times New Roman"/>
                  <w:noProof/>
                  <w:color w:val="auto"/>
                  <w:sz w:val="22"/>
                  <w:szCs w:val="22"/>
                  <w:shd w:val="clear" w:color="auto" w:fill="FFFFFF"/>
                  <w:lang w:val="en-GB"/>
                </w:rPr>
              </w:rPrChange>
            </w:rPr>
            <w:t>47</w:t>
          </w:r>
          <w:r w:rsidRPr="00F758B3">
            <w:rPr>
              <w:rFonts w:ascii="Times" w:eastAsia="Times New Roman" w:hAnsi="Times" w:cs="Times New Roman"/>
              <w:noProof/>
              <w:sz w:val="22"/>
              <w:szCs w:val="22"/>
              <w:shd w:val="clear" w:color="auto" w:fill="FFFFFF"/>
              <w:lang w:val="en-GB"/>
              <w:rPrChange w:id="8798" w:author="Chara Katiri" w:date="2015-05-12T13:05:00Z">
                <w:rPr>
                  <w:rFonts w:ascii="Times" w:eastAsia="Times New Roman" w:hAnsi="Times" w:cs="Times New Roman"/>
                  <w:noProof/>
                  <w:sz w:val="22"/>
                  <w:szCs w:val="22"/>
                  <w:shd w:val="clear" w:color="auto" w:fill="FFFFFF"/>
                  <w:lang w:val="en-GB"/>
                </w:rPr>
              </w:rPrChange>
            </w:rPr>
            <w:fldChar w:fldCharType="end"/>
          </w:r>
          <w:r w:rsidRPr="00F758B3">
            <w:rPr>
              <w:rFonts w:ascii="Times" w:eastAsia="Times New Roman" w:hAnsi="Times" w:cs="Times New Roman"/>
              <w:noProof/>
              <w:sz w:val="22"/>
              <w:szCs w:val="22"/>
              <w:shd w:val="clear" w:color="auto" w:fill="FFFFFF"/>
              <w:lang w:val="en-GB"/>
              <w:rPrChange w:id="8799" w:author="Chara Katiri" w:date="2015-05-12T13:05:00Z">
                <w:rPr>
                  <w:rFonts w:ascii="Times" w:eastAsia="Times New Roman" w:hAnsi="Times" w:cs="Times New Roman"/>
                  <w:noProof/>
                  <w:sz w:val="22"/>
                  <w:szCs w:val="22"/>
                  <w:shd w:val="clear" w:color="auto" w:fill="FFFFFF"/>
                  <w:lang w:val="en-GB"/>
                </w:rPr>
              </w:rPrChange>
            </w:rPr>
            <w:t>]</w:t>
          </w:r>
          <w:ins w:id="8800" w:author="Chara Katiri" w:date="2015-05-10T11:56:00Z">
            <w:r w:rsidRPr="00F758B3">
              <w:rPr>
                <w:rFonts w:ascii="Times" w:eastAsia="Times New Roman" w:hAnsi="Times" w:cs="Times New Roman"/>
                <w:sz w:val="22"/>
                <w:szCs w:val="22"/>
                <w:shd w:val="clear" w:color="auto" w:fill="FFFFFF"/>
                <w:lang w:val="en-GB"/>
                <w:rPrChange w:id="8801" w:author="Chara Katiri" w:date="2015-05-12T13:05:00Z">
                  <w:rPr>
                    <w:rFonts w:ascii="Times" w:eastAsia="Times New Roman" w:hAnsi="Times" w:cs="Times New Roman"/>
                    <w:sz w:val="22"/>
                    <w:szCs w:val="22"/>
                    <w:shd w:val="clear" w:color="auto" w:fill="FFFFFF"/>
                    <w:lang w:val="en-GB"/>
                  </w:rPr>
                </w:rPrChange>
              </w:rPr>
              <w:fldChar w:fldCharType="end"/>
            </w:r>
          </w:ins>
          <w:customXmlInsRangeStart w:id="8802" w:author="Chara Katiri" w:date="2015-05-10T11:56:00Z"/>
        </w:sdtContent>
      </w:sdt>
      <w:customXmlInsRangeEnd w:id="8802"/>
      <w:ins w:id="8803" w:author="Chara Katiri" w:date="2015-05-10T11:56:00Z">
        <w:r w:rsidRPr="00F758B3">
          <w:rPr>
            <w:rFonts w:ascii="Times" w:eastAsia="Times New Roman" w:hAnsi="Times" w:cs="Times New Roman"/>
            <w:sz w:val="22"/>
            <w:szCs w:val="22"/>
            <w:shd w:val="clear" w:color="auto" w:fill="FFFFFF"/>
            <w:lang w:val="en-GB"/>
            <w:rPrChange w:id="8804" w:author="Chara Katiri" w:date="2015-05-12T13:05:00Z">
              <w:rPr>
                <w:rFonts w:ascii="Times" w:eastAsia="Times New Roman" w:hAnsi="Times" w:cs="Times New Roman"/>
                <w:sz w:val="22"/>
                <w:szCs w:val="22"/>
                <w:shd w:val="clear" w:color="auto" w:fill="FFFFFF"/>
                <w:lang w:val="en-GB"/>
              </w:rPr>
            </w:rPrChange>
          </w:rPr>
          <w:t xml:space="preserve">. </w:t>
        </w:r>
      </w:ins>
    </w:p>
    <w:p w14:paraId="2F7CB335" w14:textId="49F70048" w:rsidR="00BA7DBC" w:rsidRPr="00F758B3" w:rsidRDefault="00BA7DBC" w:rsidP="00F758B3">
      <w:pPr>
        <w:spacing w:line="360" w:lineRule="auto"/>
        <w:ind w:firstLine="567"/>
        <w:contextualSpacing/>
        <w:jc w:val="both"/>
        <w:rPr>
          <w:ins w:id="8805" w:author="Chara Katiri" w:date="2015-05-10T11:42:00Z"/>
          <w:rFonts w:ascii="Times" w:eastAsia="Times New Roman" w:hAnsi="Times" w:cs="Times New Roman"/>
          <w:sz w:val="22"/>
          <w:szCs w:val="22"/>
          <w:shd w:val="clear" w:color="auto" w:fill="FFFFFF"/>
          <w:lang w:val="en-GB"/>
          <w:rPrChange w:id="8806" w:author="Chara Katiri" w:date="2015-05-12T13:05:00Z">
            <w:rPr>
              <w:ins w:id="8807" w:author="Chara Katiri" w:date="2015-05-10T11:42:00Z"/>
              <w:shd w:val="clear" w:color="auto" w:fill="FFFFFF"/>
              <w:lang w:val="en-GB"/>
            </w:rPr>
          </w:rPrChange>
        </w:rPr>
        <w:pPrChange w:id="8808" w:author="Chara Katiri" w:date="2015-05-12T13:05:00Z">
          <w:pPr>
            <w:pStyle w:val="ListParagraph"/>
            <w:spacing w:line="360" w:lineRule="auto"/>
            <w:ind w:left="284" w:firstLine="425"/>
            <w:jc w:val="both"/>
          </w:pPr>
        </w:pPrChange>
      </w:pPr>
      <w:ins w:id="8809" w:author="Chara Katiri" w:date="2015-05-10T11:42:00Z">
        <w:r w:rsidRPr="00F758B3">
          <w:rPr>
            <w:rFonts w:ascii="Times" w:eastAsia="Times New Roman" w:hAnsi="Times" w:cs="Times New Roman"/>
            <w:sz w:val="22"/>
            <w:szCs w:val="22"/>
            <w:shd w:val="clear" w:color="auto" w:fill="FFFFFF"/>
            <w:lang w:val="en-GB"/>
            <w:rPrChange w:id="8810" w:author="Chara Katiri" w:date="2015-05-12T13:05:00Z">
              <w:rPr>
                <w:shd w:val="clear" w:color="auto" w:fill="FFFFFF"/>
                <w:lang w:val="en-GB"/>
              </w:rPr>
            </w:rPrChange>
          </w:rPr>
          <w:t xml:space="preserve">Validation is applied both on client and server side. </w:t>
        </w:r>
      </w:ins>
      <w:ins w:id="8811" w:author="Chara Katiri" w:date="2015-05-10T12:03:00Z">
        <w:r w:rsidR="000C06BF" w:rsidRPr="00F758B3">
          <w:rPr>
            <w:rFonts w:ascii="Times" w:eastAsia="Times New Roman" w:hAnsi="Times" w:cs="Times New Roman"/>
            <w:sz w:val="22"/>
            <w:szCs w:val="22"/>
            <w:shd w:val="clear" w:color="auto" w:fill="FFFFFF"/>
            <w:lang w:val="en-GB"/>
            <w:rPrChange w:id="8812" w:author="Chara Katiri" w:date="2015-05-12T13:05:00Z">
              <w:rPr>
                <w:rFonts w:ascii="Times" w:eastAsia="Times New Roman" w:hAnsi="Times" w:cs="Times New Roman"/>
                <w:sz w:val="22"/>
                <w:szCs w:val="22"/>
                <w:shd w:val="clear" w:color="auto" w:fill="FFFFFF"/>
                <w:lang w:val="en-GB"/>
              </w:rPr>
            </w:rPrChange>
          </w:rPr>
          <w:t xml:space="preserve">The </w:t>
        </w:r>
      </w:ins>
      <w:ins w:id="8813" w:author="Chara Katiri" w:date="2015-05-10T11:42:00Z">
        <w:r w:rsidRPr="00F758B3">
          <w:rPr>
            <w:rFonts w:ascii="Times" w:eastAsia="Times New Roman" w:hAnsi="Times" w:cs="Times New Roman"/>
            <w:sz w:val="22"/>
            <w:szCs w:val="22"/>
            <w:shd w:val="clear" w:color="auto" w:fill="FFFFFF"/>
            <w:lang w:val="en-GB"/>
            <w:rPrChange w:id="8814" w:author="Chara Katiri" w:date="2015-05-12T13:05:00Z">
              <w:rPr>
                <w:shd w:val="clear" w:color="auto" w:fill="FFFFFF"/>
                <w:lang w:val="en-GB"/>
              </w:rPr>
            </w:rPrChange>
          </w:rPr>
          <w:t xml:space="preserve">Client side validation offers a smooth user experience and it helps reduce the load on server by identifying user errors. </w:t>
        </w:r>
      </w:ins>
      <w:ins w:id="8815" w:author="Chara Katiri" w:date="2015-05-10T12:03:00Z">
        <w:r w:rsidR="000C06BF" w:rsidRPr="00F758B3">
          <w:rPr>
            <w:rFonts w:ascii="Times" w:eastAsia="Times New Roman" w:hAnsi="Times" w:cs="Times New Roman"/>
            <w:sz w:val="22"/>
            <w:szCs w:val="22"/>
            <w:shd w:val="clear" w:color="auto" w:fill="FFFFFF"/>
            <w:lang w:val="en-GB"/>
            <w:rPrChange w:id="8816" w:author="Chara Katiri" w:date="2015-05-12T13:05:00Z">
              <w:rPr>
                <w:rFonts w:ascii="Times" w:eastAsia="Times New Roman" w:hAnsi="Times" w:cs="Times New Roman"/>
                <w:sz w:val="22"/>
                <w:szCs w:val="22"/>
                <w:shd w:val="clear" w:color="auto" w:fill="FFFFFF"/>
                <w:lang w:val="en-GB"/>
              </w:rPr>
            </w:rPrChange>
          </w:rPr>
          <w:t xml:space="preserve">The </w:t>
        </w:r>
      </w:ins>
      <w:ins w:id="8817" w:author="Chara Katiri" w:date="2015-05-10T11:42:00Z">
        <w:r w:rsidRPr="00F758B3">
          <w:rPr>
            <w:rFonts w:ascii="Times" w:eastAsia="Times New Roman" w:hAnsi="Times" w:cs="Times New Roman"/>
            <w:sz w:val="22"/>
            <w:szCs w:val="22"/>
            <w:shd w:val="clear" w:color="auto" w:fill="FFFFFF"/>
            <w:lang w:val="en-GB"/>
            <w:rPrChange w:id="8818" w:author="Chara Katiri" w:date="2015-05-12T13:05:00Z">
              <w:rPr>
                <w:shd w:val="clear" w:color="auto" w:fill="FFFFFF"/>
                <w:lang w:val="en-GB"/>
              </w:rPr>
            </w:rPrChange>
          </w:rPr>
          <w:t>Server side validation checks the data submitted by the user to prevent SQL injection attacks of cybercriminals attempts to submit untrustworthy data.</w:t>
        </w:r>
      </w:ins>
    </w:p>
    <w:p w14:paraId="44985A26" w14:textId="77777777" w:rsidR="00BA7DBC" w:rsidRPr="00F758B3" w:rsidRDefault="00BA7DBC" w:rsidP="00F758B3">
      <w:pPr>
        <w:spacing w:line="360" w:lineRule="auto"/>
        <w:contextualSpacing/>
        <w:rPr>
          <w:ins w:id="8819" w:author="Chara Katiri" w:date="2015-05-10T10:53:00Z"/>
          <w:rFonts w:ascii="Times" w:hAnsi="Times"/>
          <w:sz w:val="22"/>
          <w:szCs w:val="22"/>
          <w:rPrChange w:id="8820" w:author="Chara Katiri" w:date="2015-05-12T13:05:00Z">
            <w:rPr>
              <w:ins w:id="8821" w:author="Chara Katiri" w:date="2015-05-10T10:53:00Z"/>
              <w:rFonts w:ascii="Times" w:hAnsi="Times" w:cs="Times New Roman"/>
              <w:sz w:val="22"/>
              <w:szCs w:val="22"/>
            </w:rPr>
          </w:rPrChange>
        </w:rPr>
        <w:pPrChange w:id="8822" w:author="Chara Katiri" w:date="2015-05-12T13:05:00Z">
          <w:pPr>
            <w:pStyle w:val="ListParagraph"/>
            <w:numPr>
              <w:numId w:val="15"/>
            </w:numPr>
            <w:spacing w:line="360" w:lineRule="auto"/>
            <w:ind w:left="360" w:hanging="360"/>
            <w:jc w:val="both"/>
          </w:pPr>
        </w:pPrChange>
      </w:pPr>
    </w:p>
    <w:p w14:paraId="00BD4DF7" w14:textId="6D23B2C5" w:rsidR="00E83BA7" w:rsidRPr="00F758B3" w:rsidRDefault="00F758B3" w:rsidP="00F758B3">
      <w:pPr>
        <w:pStyle w:val="Heading2"/>
        <w:numPr>
          <w:ilvl w:val="2"/>
          <w:numId w:val="13"/>
        </w:numPr>
        <w:spacing w:line="360" w:lineRule="auto"/>
        <w:contextualSpacing/>
        <w:jc w:val="both"/>
        <w:rPr>
          <w:ins w:id="8823" w:author="Chara Katiri" w:date="2015-05-10T10:54:00Z"/>
          <w:rFonts w:ascii="Times" w:hAnsi="Times" w:cs="Times New Roman"/>
          <w:sz w:val="22"/>
          <w:szCs w:val="22"/>
          <w:lang w:val="en-GB"/>
          <w:rPrChange w:id="8824" w:author="Chara Katiri" w:date="2015-05-12T13:05:00Z">
            <w:rPr>
              <w:ins w:id="8825" w:author="Chara Katiri" w:date="2015-05-10T10:54:00Z"/>
              <w:rFonts w:ascii="Times" w:hAnsi="Times" w:cs="Times New Roman"/>
              <w:sz w:val="22"/>
              <w:szCs w:val="22"/>
              <w:lang w:val="en-GB"/>
            </w:rPr>
          </w:rPrChange>
        </w:rPr>
        <w:pPrChange w:id="8826" w:author="Chara Katiri" w:date="2015-05-12T13:05:00Z">
          <w:pPr>
            <w:pStyle w:val="ListParagraph"/>
            <w:numPr>
              <w:numId w:val="15"/>
            </w:numPr>
            <w:spacing w:line="360" w:lineRule="auto"/>
            <w:ind w:left="360" w:hanging="360"/>
            <w:jc w:val="both"/>
          </w:pPr>
        </w:pPrChange>
      </w:pPr>
      <w:ins w:id="8827" w:author="Chara Katiri" w:date="2015-05-12T13:03:00Z">
        <w:r w:rsidRPr="00F758B3">
          <w:rPr>
            <w:rFonts w:ascii="Times" w:hAnsi="Times" w:cs="Times New Roman"/>
            <w:color w:val="auto"/>
            <w:sz w:val="22"/>
            <w:szCs w:val="22"/>
            <w:lang w:val="en-GB"/>
            <w:rPrChange w:id="8828" w:author="Chara Katiri" w:date="2015-05-12T13:05:00Z">
              <w:rPr>
                <w:rFonts w:ascii="Times" w:hAnsi="Times" w:cs="Times New Roman"/>
                <w:sz w:val="22"/>
                <w:szCs w:val="22"/>
                <w:lang w:val="en-GB"/>
              </w:rPr>
            </w:rPrChange>
          </w:rPr>
          <w:t xml:space="preserve"> </w:t>
        </w:r>
      </w:ins>
      <w:ins w:id="8829" w:author="Chara Katiri" w:date="2015-05-10T10:53:00Z">
        <w:r w:rsidR="00E83BA7" w:rsidRPr="00F758B3">
          <w:rPr>
            <w:rFonts w:ascii="Times" w:hAnsi="Times" w:cs="Times New Roman"/>
            <w:color w:val="auto"/>
            <w:sz w:val="22"/>
            <w:szCs w:val="22"/>
            <w:lang w:val="en-GB"/>
            <w:rPrChange w:id="8830" w:author="Chara Katiri" w:date="2015-05-12T13:05:00Z">
              <w:rPr>
                <w:rFonts w:ascii="Times" w:hAnsi="Times" w:cs="Times New Roman"/>
                <w:b/>
                <w:bCs/>
                <w:sz w:val="22"/>
                <w:szCs w:val="22"/>
              </w:rPr>
            </w:rPrChange>
          </w:rPr>
          <w:t>Business Logic</w:t>
        </w:r>
      </w:ins>
    </w:p>
    <w:p w14:paraId="059782B9" w14:textId="7A548639" w:rsidR="000C06BF" w:rsidRPr="00F758B3" w:rsidRDefault="000C06BF" w:rsidP="00F758B3">
      <w:pPr>
        <w:spacing w:line="360" w:lineRule="auto"/>
        <w:ind w:firstLine="1134"/>
        <w:contextualSpacing/>
        <w:jc w:val="both"/>
        <w:rPr>
          <w:ins w:id="8831" w:author="Chara Katiri" w:date="2015-05-10T12:03:00Z"/>
          <w:rFonts w:ascii="Times" w:eastAsia="Times New Roman" w:hAnsi="Times" w:cs="Times New Roman"/>
          <w:i/>
          <w:sz w:val="22"/>
          <w:szCs w:val="22"/>
          <w:shd w:val="clear" w:color="auto" w:fill="FFFFFF"/>
          <w:lang w:val="en-GB"/>
          <w:rPrChange w:id="8832" w:author="Chara Katiri" w:date="2015-05-12T13:05:00Z">
            <w:rPr>
              <w:ins w:id="8833" w:author="Chara Katiri" w:date="2015-05-10T12:03:00Z"/>
              <w:i/>
              <w:shd w:val="clear" w:color="auto" w:fill="FFFFFF"/>
              <w:lang w:val="en-GB"/>
            </w:rPr>
          </w:rPrChange>
        </w:rPr>
        <w:pPrChange w:id="8834" w:author="Chara Katiri" w:date="2015-05-12T13:05:00Z">
          <w:pPr>
            <w:pStyle w:val="ListParagraph"/>
            <w:numPr>
              <w:numId w:val="13"/>
            </w:numPr>
            <w:spacing w:line="360" w:lineRule="auto"/>
            <w:ind w:left="360" w:hanging="360"/>
            <w:jc w:val="both"/>
          </w:pPr>
        </w:pPrChange>
      </w:pPr>
      <w:ins w:id="8835" w:author="Chara Katiri" w:date="2015-05-10T12:04:00Z">
        <w:r w:rsidRPr="00F758B3">
          <w:rPr>
            <w:rFonts w:ascii="Times" w:eastAsia="Times New Roman" w:hAnsi="Times" w:cs="Times New Roman"/>
            <w:sz w:val="22"/>
            <w:szCs w:val="22"/>
            <w:shd w:val="clear" w:color="auto" w:fill="FFFFFF"/>
            <w:lang w:val="en-GB"/>
            <w:rPrChange w:id="8836" w:author="Chara Katiri" w:date="2015-05-12T13:05:00Z">
              <w:rPr>
                <w:rFonts w:ascii="Times" w:eastAsia="Times New Roman" w:hAnsi="Times" w:cs="Times New Roman"/>
                <w:i/>
                <w:sz w:val="22"/>
                <w:szCs w:val="22"/>
                <w:shd w:val="clear" w:color="auto" w:fill="FFFFFF"/>
                <w:lang w:val="en-GB"/>
              </w:rPr>
            </w:rPrChange>
          </w:rPr>
          <w:t xml:space="preserve">The </w:t>
        </w:r>
      </w:ins>
      <w:ins w:id="8837" w:author="Chara Katiri" w:date="2015-05-10T12:03:00Z">
        <w:r w:rsidRPr="00F758B3">
          <w:rPr>
            <w:rFonts w:ascii="Times" w:eastAsia="Times New Roman" w:hAnsi="Times" w:cs="Times New Roman"/>
            <w:sz w:val="22"/>
            <w:szCs w:val="22"/>
            <w:shd w:val="clear" w:color="auto" w:fill="FFFFFF"/>
            <w:lang w:val="en-GB"/>
            <w:rPrChange w:id="8838" w:author="Chara Katiri" w:date="2015-05-12T13:05:00Z">
              <w:rPr>
                <w:i/>
                <w:shd w:val="clear" w:color="auto" w:fill="FFFFFF"/>
                <w:lang w:val="en-GB"/>
              </w:rPr>
            </w:rPrChange>
          </w:rPr>
          <w:t xml:space="preserve">Business logic consists of Spring MVC framework controllers and services. </w:t>
        </w:r>
      </w:ins>
      <w:ins w:id="8839" w:author="Chara Katiri" w:date="2015-05-10T12:04:00Z">
        <w:r w:rsidRPr="00F758B3">
          <w:rPr>
            <w:rFonts w:ascii="Times" w:eastAsia="Times New Roman" w:hAnsi="Times" w:cs="Times New Roman"/>
            <w:sz w:val="22"/>
            <w:szCs w:val="22"/>
            <w:shd w:val="clear" w:color="auto" w:fill="FFFFFF"/>
            <w:lang w:val="en-GB"/>
            <w:rPrChange w:id="8840" w:author="Chara Katiri" w:date="2015-05-12T13:05:00Z">
              <w:rPr>
                <w:rFonts w:ascii="Times" w:eastAsia="Times New Roman" w:hAnsi="Times" w:cs="Times New Roman"/>
                <w:sz w:val="22"/>
                <w:szCs w:val="22"/>
                <w:shd w:val="clear" w:color="auto" w:fill="FFFFFF"/>
                <w:lang w:val="en-GB"/>
              </w:rPr>
            </w:rPrChange>
          </w:rPr>
          <w:t xml:space="preserve">It </w:t>
        </w:r>
      </w:ins>
      <w:ins w:id="8841" w:author="Chara Katiri" w:date="2015-05-10T12:03:00Z">
        <w:r w:rsidRPr="00F758B3">
          <w:rPr>
            <w:rFonts w:ascii="Times" w:eastAsia="Times New Roman" w:hAnsi="Times" w:cs="Times New Roman"/>
            <w:sz w:val="22"/>
            <w:szCs w:val="22"/>
            <w:shd w:val="clear" w:color="auto" w:fill="FFFFFF"/>
            <w:lang w:val="en-GB"/>
            <w:rPrChange w:id="8842" w:author="Chara Katiri" w:date="2015-05-12T13:05:00Z">
              <w:rPr>
                <w:shd w:val="clear" w:color="auto" w:fill="FFFFFF"/>
                <w:lang w:val="en-GB"/>
              </w:rPr>
            </w:rPrChange>
          </w:rPr>
          <w:t>receives the incoming information, performs specific operations and defines the content that needs to be returned to the user ensuring that the required functionalities are always available.</w:t>
        </w:r>
      </w:ins>
    </w:p>
    <w:p w14:paraId="16296555" w14:textId="77777777" w:rsidR="00E83BA7" w:rsidRPr="00F758B3" w:rsidRDefault="00E83BA7" w:rsidP="00F758B3">
      <w:pPr>
        <w:spacing w:line="360" w:lineRule="auto"/>
        <w:contextualSpacing/>
        <w:rPr>
          <w:ins w:id="8843" w:author="Chara Katiri" w:date="2015-05-10T10:53:00Z"/>
          <w:rFonts w:ascii="Times" w:hAnsi="Times"/>
          <w:sz w:val="22"/>
          <w:szCs w:val="22"/>
          <w:rPrChange w:id="8844" w:author="Chara Katiri" w:date="2015-05-12T13:05:00Z">
            <w:rPr>
              <w:ins w:id="8845" w:author="Chara Katiri" w:date="2015-05-10T10:53:00Z"/>
              <w:rFonts w:ascii="Times" w:hAnsi="Times" w:cs="Times New Roman"/>
              <w:sz w:val="22"/>
              <w:szCs w:val="22"/>
            </w:rPr>
          </w:rPrChange>
        </w:rPr>
        <w:pPrChange w:id="8846" w:author="Chara Katiri" w:date="2015-05-12T13:05:00Z">
          <w:pPr>
            <w:pStyle w:val="ListParagraph"/>
            <w:numPr>
              <w:numId w:val="15"/>
            </w:numPr>
            <w:spacing w:line="360" w:lineRule="auto"/>
            <w:ind w:left="360" w:hanging="360"/>
            <w:jc w:val="both"/>
          </w:pPr>
        </w:pPrChange>
      </w:pPr>
    </w:p>
    <w:p w14:paraId="76C2EF77" w14:textId="0D8E268E" w:rsidR="00157397" w:rsidRPr="00F758B3" w:rsidRDefault="00F758B3" w:rsidP="00F758B3">
      <w:pPr>
        <w:pStyle w:val="Heading2"/>
        <w:numPr>
          <w:ilvl w:val="2"/>
          <w:numId w:val="13"/>
        </w:numPr>
        <w:spacing w:line="360" w:lineRule="auto"/>
        <w:contextualSpacing/>
        <w:jc w:val="both"/>
        <w:rPr>
          <w:rFonts w:ascii="Times" w:hAnsi="Times" w:cs="Times New Roman"/>
          <w:color w:val="auto"/>
          <w:sz w:val="22"/>
          <w:szCs w:val="22"/>
          <w:lang w:val="en-GB"/>
          <w:rPrChange w:id="8847" w:author="Chara Katiri" w:date="2015-05-12T13:05:00Z">
            <w:rPr>
              <w:rFonts w:ascii="Times" w:hAnsi="Times" w:cs="Times New Roman"/>
              <w:color w:val="auto"/>
              <w:sz w:val="22"/>
              <w:szCs w:val="22"/>
              <w:lang w:val="en-GB"/>
            </w:rPr>
          </w:rPrChange>
        </w:rPr>
        <w:pPrChange w:id="8848" w:author="Chara Katiri" w:date="2015-05-12T13:05:00Z">
          <w:pPr>
            <w:pStyle w:val="Heading2"/>
            <w:numPr>
              <w:numId w:val="15"/>
            </w:numPr>
            <w:spacing w:line="360" w:lineRule="auto"/>
            <w:ind w:left="792" w:hanging="432"/>
            <w:contextualSpacing/>
            <w:jc w:val="both"/>
          </w:pPr>
        </w:pPrChange>
      </w:pPr>
      <w:ins w:id="8849" w:author="Chara Katiri" w:date="2015-05-12T13:03:00Z">
        <w:r w:rsidRPr="00F758B3">
          <w:rPr>
            <w:rFonts w:ascii="Times" w:hAnsi="Times" w:cs="Times New Roman"/>
            <w:color w:val="auto"/>
            <w:sz w:val="22"/>
            <w:szCs w:val="22"/>
            <w:lang w:val="en-GB"/>
            <w:rPrChange w:id="8850" w:author="Chara Katiri" w:date="2015-05-12T13:05:00Z">
              <w:rPr>
                <w:rFonts w:ascii="Times" w:hAnsi="Times" w:cs="Times New Roman"/>
                <w:color w:val="auto"/>
                <w:sz w:val="22"/>
                <w:szCs w:val="22"/>
                <w:lang w:val="en-GB"/>
              </w:rPr>
            </w:rPrChange>
          </w:rPr>
          <w:t xml:space="preserve"> </w:t>
        </w:r>
      </w:ins>
      <w:ins w:id="8851" w:author="Chara Katiri" w:date="2015-05-10T10:53:00Z">
        <w:r w:rsidR="00E83BA7" w:rsidRPr="00F758B3">
          <w:rPr>
            <w:rFonts w:ascii="Times" w:hAnsi="Times" w:cs="Times New Roman"/>
            <w:color w:val="auto"/>
            <w:sz w:val="22"/>
            <w:szCs w:val="22"/>
            <w:lang w:val="en-GB"/>
            <w:rPrChange w:id="8852" w:author="Chara Katiri" w:date="2015-05-12T13:05:00Z">
              <w:rPr>
                <w:rFonts w:ascii="Times" w:hAnsi="Times" w:cs="Times New Roman"/>
                <w:sz w:val="22"/>
                <w:szCs w:val="22"/>
              </w:rPr>
            </w:rPrChange>
          </w:rPr>
          <w:t>Database Layer</w:t>
        </w:r>
      </w:ins>
      <w:del w:id="8853" w:author="Chara Katiri" w:date="2015-05-10T10:22:00Z">
        <w:r w:rsidR="00157397" w:rsidRPr="00F758B3" w:rsidDel="004902D7">
          <w:rPr>
            <w:rFonts w:ascii="Times" w:hAnsi="Times" w:cs="Times New Roman"/>
            <w:color w:val="auto"/>
            <w:sz w:val="22"/>
            <w:szCs w:val="22"/>
            <w:lang w:val="en-GB"/>
            <w:rPrChange w:id="8854" w:author="Chara Katiri" w:date="2015-05-12T13:05:00Z">
              <w:rPr>
                <w:rFonts w:ascii="Times" w:hAnsi="Times" w:cs="Times New Roman"/>
                <w:color w:val="auto"/>
                <w:sz w:val="22"/>
                <w:szCs w:val="22"/>
                <w:lang w:val="en-GB"/>
              </w:rPr>
            </w:rPrChange>
          </w:rPr>
          <w:delText xml:space="preserve"> and libraries</w:delText>
        </w:r>
      </w:del>
      <w:bookmarkEnd w:id="8497"/>
    </w:p>
    <w:p w14:paraId="26007AEC" w14:textId="1786FC4F" w:rsidR="000C06BF" w:rsidRPr="00F758B3" w:rsidRDefault="000C06BF" w:rsidP="00F758B3">
      <w:pPr>
        <w:spacing w:line="360" w:lineRule="auto"/>
        <w:ind w:firstLine="1134"/>
        <w:contextualSpacing/>
        <w:jc w:val="both"/>
        <w:rPr>
          <w:ins w:id="8855" w:author="Chara Katiri" w:date="2015-05-10T12:05:00Z"/>
          <w:rFonts w:ascii="Times" w:hAnsi="Times" w:cs="Times New Roman"/>
          <w:sz w:val="22"/>
          <w:szCs w:val="22"/>
          <w:rPrChange w:id="8856" w:author="Chara Katiri" w:date="2015-05-12T13:05:00Z">
            <w:rPr>
              <w:ins w:id="8857" w:author="Chara Katiri" w:date="2015-05-10T12:05:00Z"/>
            </w:rPr>
          </w:rPrChange>
        </w:rPr>
        <w:pPrChange w:id="8858" w:author="Chara Katiri" w:date="2015-05-12T13:05:00Z">
          <w:pPr>
            <w:pStyle w:val="ListParagraph"/>
            <w:numPr>
              <w:numId w:val="13"/>
            </w:numPr>
            <w:spacing w:line="360" w:lineRule="auto"/>
            <w:ind w:left="360" w:hanging="360"/>
            <w:jc w:val="both"/>
          </w:pPr>
        </w:pPrChange>
      </w:pPr>
      <w:ins w:id="8859" w:author="Chara Katiri" w:date="2015-05-10T12:05:00Z">
        <w:r w:rsidRPr="00F758B3">
          <w:rPr>
            <w:rFonts w:ascii="Times" w:hAnsi="Times" w:cs="Times New Roman"/>
            <w:i/>
            <w:sz w:val="22"/>
            <w:szCs w:val="22"/>
            <w:rPrChange w:id="8860" w:author="Chara Katiri" w:date="2015-05-12T13:05:00Z">
              <w:rPr>
                <w:i/>
              </w:rPr>
            </w:rPrChange>
          </w:rPr>
          <w:t xml:space="preserve">Database creation and integration: </w:t>
        </w:r>
        <w:r w:rsidR="00F72F40" w:rsidRPr="00F758B3">
          <w:rPr>
            <w:rFonts w:ascii="Times" w:hAnsi="Times" w:cs="Times New Roman"/>
            <w:sz w:val="22"/>
            <w:szCs w:val="22"/>
            <w:rPrChange w:id="8861" w:author="Chara Katiri" w:date="2015-05-12T13:05:00Z">
              <w:rPr>
                <w:rFonts w:ascii="Times" w:hAnsi="Times" w:cs="Times New Roman"/>
                <w:sz w:val="22"/>
                <w:szCs w:val="22"/>
              </w:rPr>
            </w:rPrChange>
          </w:rPr>
          <w:t>T</w:t>
        </w:r>
        <w:r w:rsidRPr="00F758B3">
          <w:rPr>
            <w:rFonts w:ascii="Times" w:hAnsi="Times" w:cs="Times New Roman"/>
            <w:sz w:val="22"/>
            <w:szCs w:val="22"/>
            <w:rPrChange w:id="8862" w:author="Chara Katiri" w:date="2015-05-12T13:05:00Z">
              <w:rPr/>
            </w:rPrChange>
          </w:rPr>
          <w:t>he chosen relational database management system (RDBMS)</w:t>
        </w:r>
      </w:ins>
      <w:ins w:id="8863" w:author="Chara Katiri" w:date="2015-05-10T12:08:00Z">
        <w:r w:rsidR="00F72F40" w:rsidRPr="00F758B3">
          <w:rPr>
            <w:rFonts w:ascii="Times" w:hAnsi="Times" w:cs="Times New Roman"/>
            <w:sz w:val="22"/>
            <w:szCs w:val="22"/>
            <w:rPrChange w:id="8864" w:author="Chara Katiri" w:date="2015-05-12T13:05:00Z">
              <w:rPr>
                <w:rFonts w:ascii="Times" w:hAnsi="Times" w:cs="Times New Roman"/>
                <w:sz w:val="22"/>
                <w:szCs w:val="22"/>
              </w:rPr>
            </w:rPrChange>
          </w:rPr>
          <w:t xml:space="preserve"> is MySQL</w:t>
        </w:r>
      </w:ins>
      <w:ins w:id="8865" w:author="Chara Katiri" w:date="2015-05-10T12:05:00Z">
        <w:r w:rsidRPr="00F758B3">
          <w:rPr>
            <w:rFonts w:ascii="Times" w:hAnsi="Times" w:cs="Times New Roman"/>
            <w:sz w:val="22"/>
            <w:szCs w:val="22"/>
            <w:rPrChange w:id="8866" w:author="Chara Katiri" w:date="2015-05-12T13:05:00Z">
              <w:rPr/>
            </w:rPrChange>
          </w:rPr>
          <w:t xml:space="preserve">. The Structured Query Language (SQL) is used for the creation of tables and fields within the database and the establishment of primary and foreign keys. </w:t>
        </w:r>
      </w:ins>
    </w:p>
    <w:p w14:paraId="7B788393" w14:textId="57264A2A" w:rsidR="000C06BF" w:rsidRPr="00F758B3" w:rsidRDefault="000C06BF" w:rsidP="00F3236C">
      <w:pPr>
        <w:spacing w:line="360" w:lineRule="auto"/>
        <w:ind w:firstLine="567"/>
        <w:contextualSpacing/>
        <w:jc w:val="both"/>
        <w:rPr>
          <w:ins w:id="8867" w:author="Chara Katiri" w:date="2015-05-10T12:05:00Z"/>
          <w:rFonts w:ascii="Times" w:hAnsi="Times" w:cs="Times New Roman"/>
          <w:i/>
          <w:sz w:val="22"/>
          <w:szCs w:val="22"/>
          <w:rPrChange w:id="8868" w:author="Chara Katiri" w:date="2015-05-12T13:05:00Z">
            <w:rPr>
              <w:ins w:id="8869" w:author="Chara Katiri" w:date="2015-05-10T12:05:00Z"/>
              <w:i/>
            </w:rPr>
          </w:rPrChange>
        </w:rPr>
        <w:pPrChange w:id="8870" w:author="Chara Katiri" w:date="2015-05-12T13:05:00Z">
          <w:pPr>
            <w:pStyle w:val="ListParagraph"/>
            <w:numPr>
              <w:numId w:val="13"/>
            </w:numPr>
            <w:spacing w:line="360" w:lineRule="auto"/>
            <w:ind w:left="360" w:hanging="360"/>
            <w:jc w:val="both"/>
          </w:pPr>
        </w:pPrChange>
      </w:pPr>
      <w:ins w:id="8871" w:author="Chara Katiri" w:date="2015-05-10T12:05:00Z">
        <w:r w:rsidRPr="00F758B3">
          <w:rPr>
            <w:rFonts w:ascii="Times" w:hAnsi="Times" w:cs="Times New Roman"/>
            <w:sz w:val="22"/>
            <w:szCs w:val="22"/>
            <w:rPrChange w:id="8872" w:author="Chara Katiri" w:date="2015-05-12T13:05:00Z">
              <w:rPr>
                <w:i/>
              </w:rPr>
            </w:rPrChange>
          </w:rPr>
          <w:t>MySQL Workbench</w:t>
        </w:r>
        <w:r w:rsidRPr="00F758B3">
          <w:rPr>
            <w:rFonts w:ascii="Times" w:hAnsi="Times" w:cs="Times New Roman"/>
            <w:i/>
            <w:sz w:val="22"/>
            <w:szCs w:val="22"/>
            <w:rPrChange w:id="8873" w:author="Chara Katiri" w:date="2015-05-12T13:05:00Z">
              <w:rPr>
                <w:i/>
              </w:rPr>
            </w:rPrChange>
          </w:rPr>
          <w:t xml:space="preserve"> </w:t>
        </w:r>
        <w:r w:rsidRPr="00F758B3">
          <w:rPr>
            <w:rFonts w:ascii="Times" w:hAnsi="Times" w:cs="Times New Roman"/>
            <w:sz w:val="22"/>
            <w:szCs w:val="22"/>
            <w:rPrChange w:id="8874" w:author="Chara Katiri" w:date="2015-05-12T13:05:00Z">
              <w:rPr/>
            </w:rPrChange>
          </w:rPr>
          <w:t>is</w:t>
        </w:r>
      </w:ins>
      <w:ins w:id="8875" w:author="Chara Katiri" w:date="2015-05-10T12:07:00Z">
        <w:r w:rsidRPr="00F758B3">
          <w:rPr>
            <w:rFonts w:ascii="Times" w:hAnsi="Times" w:cs="Times New Roman"/>
            <w:sz w:val="22"/>
            <w:szCs w:val="22"/>
            <w:rPrChange w:id="8876" w:author="Chara Katiri" w:date="2015-05-12T13:05:00Z">
              <w:rPr>
                <w:rFonts w:ascii="Times" w:hAnsi="Times" w:cs="Times New Roman"/>
                <w:sz w:val="22"/>
                <w:szCs w:val="22"/>
              </w:rPr>
            </w:rPrChange>
          </w:rPr>
          <w:t xml:space="preserve"> also used as</w:t>
        </w:r>
      </w:ins>
      <w:ins w:id="8877" w:author="Chara Katiri" w:date="2015-05-10T12:05:00Z">
        <w:r w:rsidRPr="00F758B3">
          <w:rPr>
            <w:rFonts w:ascii="Times" w:hAnsi="Times" w:cs="Times New Roman"/>
            <w:sz w:val="22"/>
            <w:szCs w:val="22"/>
            <w:rPrChange w:id="8878" w:author="Chara Katiri" w:date="2015-05-12T13:05:00Z">
              <w:rPr>
                <w:rFonts w:ascii="Times" w:hAnsi="Times" w:cs="Times New Roman"/>
                <w:sz w:val="22"/>
                <w:szCs w:val="22"/>
              </w:rPr>
            </w:rPrChange>
          </w:rPr>
          <w:t xml:space="preserve"> a visual database design and modeling tool. It was used for (i) design and generation of the database (ii) development of the SQL statements and (iii) configuration the server, user and admin permissions for Pinboard application </w:t>
        </w:r>
      </w:ins>
      <w:customXmlInsRangeStart w:id="8879" w:author="Chara Katiri" w:date="2015-05-10T12:05:00Z"/>
      <w:sdt>
        <w:sdtPr>
          <w:rPr>
            <w:rFonts w:ascii="Times" w:hAnsi="Times"/>
            <w:sz w:val="22"/>
            <w:szCs w:val="22"/>
            <w:rPrChange w:id="8880" w:author="Chara Katiri" w:date="2015-05-12T13:05:00Z">
              <w:rPr/>
            </w:rPrChange>
          </w:rPr>
          <w:id w:val="1339042062"/>
          <w:citation/>
        </w:sdtPr>
        <w:sdtContent>
          <w:customXmlInsRangeEnd w:id="8879"/>
          <w:ins w:id="8881" w:author="Chara Katiri" w:date="2015-05-10T12:05:00Z">
            <w:r w:rsidRPr="00F758B3">
              <w:rPr>
                <w:rFonts w:ascii="Times" w:hAnsi="Times" w:cs="Times New Roman"/>
                <w:sz w:val="22"/>
                <w:szCs w:val="22"/>
                <w:rPrChange w:id="8882" w:author="Chara Katiri" w:date="2015-05-12T13:05:00Z">
                  <w:rPr/>
                </w:rPrChange>
              </w:rPr>
              <w:fldChar w:fldCharType="begin"/>
            </w:r>
            <w:r w:rsidRPr="00F758B3">
              <w:rPr>
                <w:rFonts w:ascii="Times" w:hAnsi="Times" w:cs="Times New Roman"/>
                <w:sz w:val="22"/>
                <w:szCs w:val="22"/>
                <w:rPrChange w:id="8883" w:author="Chara Katiri" w:date="2015-05-12T13:05:00Z">
                  <w:rPr/>
                </w:rPrChange>
              </w:rPr>
              <w:instrText xml:space="preserve"> CITATION Ora151 \l 1033 </w:instrText>
            </w:r>
            <w:r w:rsidRPr="00F758B3">
              <w:rPr>
                <w:rFonts w:ascii="Times" w:hAnsi="Times" w:cs="Times New Roman"/>
                <w:sz w:val="22"/>
                <w:szCs w:val="22"/>
                <w:rPrChange w:id="8884" w:author="Chara Katiri" w:date="2015-05-12T13:05:00Z">
                  <w:rPr/>
                </w:rPrChange>
              </w:rPr>
              <w:fldChar w:fldCharType="separate"/>
            </w:r>
          </w:ins>
          <w:r w:rsidRPr="00F758B3">
            <w:rPr>
              <w:rFonts w:ascii="Times" w:hAnsi="Times" w:cs="Times New Roman"/>
              <w:noProof/>
              <w:sz w:val="22"/>
              <w:szCs w:val="22"/>
              <w:rPrChange w:id="8885" w:author="Chara Katiri" w:date="2015-05-12T13:05:00Z">
                <w:rPr>
                  <w:noProof/>
                </w:rPr>
              </w:rPrChange>
            </w:rPr>
            <w:t>[</w:t>
          </w:r>
          <w:r w:rsidRPr="00F758B3">
            <w:rPr>
              <w:rFonts w:ascii="Times" w:hAnsi="Times" w:cs="Times New Roman"/>
              <w:noProof/>
              <w:sz w:val="22"/>
              <w:szCs w:val="22"/>
              <w:rPrChange w:id="8886" w:author="Chara Katiri" w:date="2015-05-12T13:05:00Z">
                <w:rPr>
                  <w:noProof/>
                </w:rPr>
              </w:rPrChange>
            </w:rPr>
            <w:fldChar w:fldCharType="begin"/>
          </w:r>
          <w:r w:rsidRPr="00F758B3">
            <w:rPr>
              <w:rFonts w:ascii="Times" w:hAnsi="Times" w:cs="Times New Roman"/>
              <w:noProof/>
              <w:sz w:val="22"/>
              <w:szCs w:val="22"/>
              <w:rPrChange w:id="8887" w:author="Chara Katiri" w:date="2015-05-12T13:05:00Z">
                <w:rPr>
                  <w:noProof/>
                </w:rPr>
              </w:rPrChange>
            </w:rPr>
            <w:instrText xml:space="preserve"> HYPERLINK "" \l "Ora151" </w:instrText>
          </w:r>
          <w:r w:rsidRPr="00F758B3">
            <w:rPr>
              <w:rFonts w:ascii="Times" w:hAnsi="Times" w:cs="Times New Roman"/>
              <w:noProof/>
              <w:sz w:val="22"/>
              <w:szCs w:val="22"/>
              <w:rPrChange w:id="8888" w:author="Chara Katiri" w:date="2015-05-12T13:05:00Z">
                <w:rPr>
                  <w:noProof/>
                </w:rPr>
              </w:rPrChange>
            </w:rPr>
            <w:fldChar w:fldCharType="separate"/>
          </w:r>
          <w:r w:rsidRPr="00F758B3">
            <w:rPr>
              <w:rStyle w:val="Heading2Char"/>
              <w:rFonts w:ascii="Times" w:eastAsiaTheme="minorEastAsia" w:hAnsi="Times" w:cs="Times New Roman"/>
              <w:noProof/>
              <w:color w:val="auto"/>
              <w:sz w:val="22"/>
              <w:szCs w:val="22"/>
              <w:rPrChange w:id="8889" w:author="Chara Katiri" w:date="2015-05-12T13:05:00Z">
                <w:rPr>
                  <w:rStyle w:val="Heading2Char"/>
                  <w:rFonts w:ascii="Times" w:eastAsiaTheme="minorEastAsia" w:hAnsi="Times" w:cs="Times New Roman"/>
                  <w:noProof/>
                  <w:color w:val="auto"/>
                  <w:sz w:val="22"/>
                  <w:szCs w:val="22"/>
                </w:rPr>
              </w:rPrChange>
            </w:rPr>
            <w:t>48</w:t>
          </w:r>
          <w:r w:rsidRPr="00F758B3">
            <w:rPr>
              <w:rFonts w:ascii="Times" w:hAnsi="Times" w:cs="Times New Roman"/>
              <w:noProof/>
              <w:sz w:val="22"/>
              <w:szCs w:val="22"/>
              <w:rPrChange w:id="8890" w:author="Chara Katiri" w:date="2015-05-12T13:05:00Z">
                <w:rPr>
                  <w:noProof/>
                </w:rPr>
              </w:rPrChange>
            </w:rPr>
            <w:fldChar w:fldCharType="end"/>
          </w:r>
          <w:r w:rsidRPr="00F758B3">
            <w:rPr>
              <w:rFonts w:ascii="Times" w:hAnsi="Times" w:cs="Times New Roman"/>
              <w:noProof/>
              <w:sz w:val="22"/>
              <w:szCs w:val="22"/>
              <w:rPrChange w:id="8891" w:author="Chara Katiri" w:date="2015-05-12T13:05:00Z">
                <w:rPr>
                  <w:noProof/>
                </w:rPr>
              </w:rPrChange>
            </w:rPr>
            <w:t>]</w:t>
          </w:r>
          <w:ins w:id="8892" w:author="Chara Katiri" w:date="2015-05-10T12:05:00Z">
            <w:r w:rsidRPr="00F758B3">
              <w:rPr>
                <w:rFonts w:ascii="Times" w:hAnsi="Times" w:cs="Times New Roman"/>
                <w:sz w:val="22"/>
                <w:szCs w:val="22"/>
                <w:rPrChange w:id="8893" w:author="Chara Katiri" w:date="2015-05-12T13:05:00Z">
                  <w:rPr/>
                </w:rPrChange>
              </w:rPr>
              <w:fldChar w:fldCharType="end"/>
            </w:r>
          </w:ins>
          <w:customXmlInsRangeStart w:id="8894" w:author="Chara Katiri" w:date="2015-05-10T12:05:00Z"/>
        </w:sdtContent>
      </w:sdt>
      <w:customXmlInsRangeEnd w:id="8894"/>
      <w:ins w:id="8895" w:author="Chara Katiri" w:date="2015-05-10T12:05:00Z">
        <w:r w:rsidRPr="00F758B3">
          <w:rPr>
            <w:rFonts w:ascii="Times" w:hAnsi="Times" w:cs="Times New Roman"/>
            <w:sz w:val="22"/>
            <w:szCs w:val="22"/>
            <w:rPrChange w:id="8896" w:author="Chara Katiri" w:date="2015-05-12T13:05:00Z">
              <w:rPr/>
            </w:rPrChange>
          </w:rPr>
          <w:t>.</w:t>
        </w:r>
      </w:ins>
    </w:p>
    <w:p w14:paraId="595CA86B" w14:textId="77777777" w:rsidR="000C06BF" w:rsidRPr="00F758B3" w:rsidRDefault="000C06BF" w:rsidP="00F758B3">
      <w:pPr>
        <w:spacing w:line="360" w:lineRule="auto"/>
        <w:ind w:firstLine="720"/>
        <w:contextualSpacing/>
        <w:jc w:val="both"/>
        <w:rPr>
          <w:ins w:id="8897" w:author="Chara Katiri" w:date="2015-05-10T12:05:00Z"/>
          <w:rFonts w:ascii="Times" w:hAnsi="Times" w:cs="Times New Roman"/>
          <w:sz w:val="22"/>
          <w:szCs w:val="22"/>
          <w:rPrChange w:id="8898" w:author="Chara Katiri" w:date="2015-05-12T13:05:00Z">
            <w:rPr>
              <w:ins w:id="8899" w:author="Chara Katiri" w:date="2015-05-10T12:05:00Z"/>
            </w:rPr>
          </w:rPrChange>
        </w:rPr>
        <w:pPrChange w:id="8900" w:author="Chara Katiri" w:date="2015-05-12T13:05:00Z">
          <w:pPr>
            <w:pStyle w:val="ListParagraph"/>
            <w:numPr>
              <w:numId w:val="13"/>
            </w:numPr>
            <w:spacing w:line="360" w:lineRule="auto"/>
            <w:ind w:left="360" w:hanging="360"/>
            <w:jc w:val="both"/>
          </w:pPr>
        </w:pPrChange>
      </w:pPr>
      <w:ins w:id="8901" w:author="Chara Katiri" w:date="2015-05-10T12:05:00Z">
        <w:r w:rsidRPr="00F758B3">
          <w:rPr>
            <w:rFonts w:ascii="Times" w:hAnsi="Times" w:cs="Times New Roman"/>
            <w:sz w:val="22"/>
            <w:szCs w:val="22"/>
            <w:rPrChange w:id="8902" w:author="Chara Katiri" w:date="2015-05-12T13:05:00Z">
              <w:rPr/>
            </w:rPrChange>
          </w:rPr>
          <w:t xml:space="preserve">Apache Tomcat is an open source HTTP web server and Java based servlet container. It was used for the implementation of Java Servlets and Java Server Pages (JSP) specifications.  </w:t>
        </w:r>
      </w:ins>
    </w:p>
    <w:p w14:paraId="52B60130" w14:textId="77777777" w:rsidR="000C06BF" w:rsidRPr="00F758B3" w:rsidRDefault="000C06BF" w:rsidP="00F758B3">
      <w:pPr>
        <w:keepNext/>
        <w:spacing w:line="360" w:lineRule="auto"/>
        <w:contextualSpacing/>
        <w:jc w:val="center"/>
        <w:rPr>
          <w:ins w:id="8903" w:author="Chara Katiri" w:date="2015-05-10T12:05:00Z"/>
          <w:rFonts w:ascii="Times" w:hAnsi="Times"/>
          <w:sz w:val="22"/>
          <w:szCs w:val="22"/>
          <w:rPrChange w:id="8904" w:author="Chara Katiri" w:date="2015-05-12T13:05:00Z">
            <w:rPr>
              <w:ins w:id="8905" w:author="Chara Katiri" w:date="2015-05-10T12:05:00Z"/>
            </w:rPr>
          </w:rPrChange>
        </w:rPr>
        <w:pPrChange w:id="8906" w:author="Chara Katiri" w:date="2015-05-12T13:05:00Z">
          <w:pPr>
            <w:pStyle w:val="ListParagraph"/>
            <w:keepNext/>
            <w:numPr>
              <w:numId w:val="13"/>
            </w:numPr>
            <w:spacing w:line="360" w:lineRule="auto"/>
            <w:ind w:left="360" w:hanging="360"/>
            <w:jc w:val="both"/>
          </w:pPr>
        </w:pPrChange>
      </w:pPr>
      <w:ins w:id="8907" w:author="Chara Katiri" w:date="2015-05-10T12:05:00Z">
        <w:r w:rsidRPr="00F758B3">
          <w:rPr>
            <w:rFonts w:ascii="Times" w:hAnsi="Times"/>
            <w:noProof/>
            <w:sz w:val="22"/>
            <w:szCs w:val="22"/>
            <w:rPrChange w:id="8908" w:author="Chara Katiri" w:date="2015-05-12T13:05:00Z">
              <w:rPr>
                <w:noProof/>
              </w:rPr>
            </w:rPrChange>
          </w:rPr>
          <w:drawing>
            <wp:inline distT="0" distB="0" distL="0" distR="0" wp14:anchorId="2BEFA729" wp14:editId="23EC8C70">
              <wp:extent cx="4558765" cy="2643063"/>
              <wp:effectExtent l="0" t="0" r="0" b="0"/>
              <wp:docPr id="16" name="Picture 16" descr="Macintosh HD:Users:CharaKatiri:Desktop:Screen Shot 2015-05-09 at 12.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5-09 at 12.1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8765" cy="2643063"/>
                      </a:xfrm>
                      <a:prstGeom prst="rect">
                        <a:avLst/>
                      </a:prstGeom>
                      <a:noFill/>
                      <a:ln>
                        <a:noFill/>
                      </a:ln>
                    </pic:spPr>
                  </pic:pic>
                </a:graphicData>
              </a:graphic>
            </wp:inline>
          </w:drawing>
        </w:r>
      </w:ins>
    </w:p>
    <w:p w14:paraId="2B5872FE" w14:textId="77777777" w:rsidR="000C06BF" w:rsidRPr="00F758B3" w:rsidRDefault="000C06BF" w:rsidP="00F758B3">
      <w:pPr>
        <w:pStyle w:val="Caption"/>
        <w:spacing w:line="360" w:lineRule="auto"/>
        <w:contextualSpacing/>
        <w:jc w:val="both"/>
        <w:rPr>
          <w:ins w:id="8909" w:author="Chara Katiri" w:date="2015-05-10T12:05:00Z"/>
          <w:rFonts w:ascii="Times" w:hAnsi="Times" w:cs="Times New Roman"/>
          <w:sz w:val="22"/>
          <w:szCs w:val="22"/>
          <w:rPrChange w:id="8910" w:author="Chara Katiri" w:date="2015-05-12T13:05:00Z">
            <w:rPr>
              <w:ins w:id="8911" w:author="Chara Katiri" w:date="2015-05-10T12:05:00Z"/>
              <w:rFonts w:ascii="Times" w:hAnsi="Times" w:cs="Times New Roman"/>
              <w:sz w:val="22"/>
              <w:szCs w:val="22"/>
            </w:rPr>
          </w:rPrChange>
        </w:rPr>
        <w:pPrChange w:id="8912" w:author="Chara Katiri" w:date="2015-05-12T13:05:00Z">
          <w:pPr>
            <w:pStyle w:val="Caption"/>
            <w:numPr>
              <w:numId w:val="13"/>
            </w:numPr>
            <w:ind w:left="360" w:hanging="360"/>
            <w:jc w:val="both"/>
          </w:pPr>
        </w:pPrChange>
      </w:pPr>
      <w:ins w:id="8913" w:author="Chara Katiri" w:date="2015-05-10T12:05:00Z">
        <w:r w:rsidRPr="00F758B3">
          <w:rPr>
            <w:rFonts w:ascii="Times" w:hAnsi="Times"/>
            <w:sz w:val="22"/>
            <w:szCs w:val="22"/>
            <w:rPrChange w:id="8914" w:author="Chara Katiri" w:date="2015-05-12T13:05:00Z">
              <w:rPr/>
            </w:rPrChange>
          </w:rPr>
          <w:t>Figure 12:  Apache Tomcat server set up in NetBeans</w:t>
        </w:r>
      </w:ins>
    </w:p>
    <w:p w14:paraId="7B404AF8" w14:textId="77777777" w:rsidR="000C06BF" w:rsidRPr="00F758B3" w:rsidRDefault="000C06BF" w:rsidP="00F758B3">
      <w:pPr>
        <w:spacing w:line="360" w:lineRule="auto"/>
        <w:contextualSpacing/>
        <w:jc w:val="both"/>
        <w:rPr>
          <w:ins w:id="8915" w:author="Chara Katiri" w:date="2015-05-10T12:05:00Z"/>
          <w:rFonts w:ascii="Times" w:hAnsi="Times" w:cs="Times New Roman"/>
          <w:sz w:val="22"/>
          <w:szCs w:val="22"/>
          <w:rPrChange w:id="8916" w:author="Chara Katiri" w:date="2015-05-12T13:05:00Z">
            <w:rPr>
              <w:ins w:id="8917" w:author="Chara Katiri" w:date="2015-05-10T12:05:00Z"/>
            </w:rPr>
          </w:rPrChange>
        </w:rPr>
        <w:pPrChange w:id="8918" w:author="Chara Katiri" w:date="2015-05-12T13:05:00Z">
          <w:pPr>
            <w:pStyle w:val="ListParagraph"/>
            <w:numPr>
              <w:numId w:val="13"/>
            </w:numPr>
            <w:spacing w:line="360" w:lineRule="auto"/>
            <w:ind w:left="360" w:hanging="360"/>
            <w:jc w:val="both"/>
          </w:pPr>
        </w:pPrChange>
      </w:pPr>
    </w:p>
    <w:p w14:paraId="6C88FDFB" w14:textId="77777777" w:rsidR="000C06BF" w:rsidRPr="001E4AE7" w:rsidRDefault="000C06BF" w:rsidP="00F758B3">
      <w:pPr>
        <w:pStyle w:val="NormalWeb"/>
        <w:spacing w:before="0" w:beforeAutospacing="0" w:after="0" w:afterAutospacing="0" w:line="360" w:lineRule="auto"/>
        <w:contextualSpacing/>
        <w:jc w:val="both"/>
        <w:rPr>
          <w:ins w:id="8919" w:author="Chara Katiri" w:date="2015-05-10T12:05:00Z"/>
          <w:color w:val="A6A6A6" w:themeColor="background1" w:themeShade="A6"/>
          <w:sz w:val="22"/>
          <w:szCs w:val="22"/>
          <w:rPrChange w:id="8920" w:author="Chara Katiri" w:date="2015-05-12T16:26:00Z">
            <w:rPr>
              <w:ins w:id="8921" w:author="Chara Katiri" w:date="2015-05-10T12:05:00Z"/>
              <w:sz w:val="22"/>
              <w:szCs w:val="22"/>
            </w:rPr>
          </w:rPrChange>
        </w:rPr>
        <w:pPrChange w:id="8922" w:author="Chara Katiri" w:date="2015-05-12T13:05:00Z">
          <w:pPr>
            <w:pStyle w:val="NormalWeb"/>
            <w:numPr>
              <w:numId w:val="13"/>
            </w:numPr>
            <w:spacing w:before="0" w:beforeAutospacing="0" w:after="0" w:afterAutospacing="0" w:line="360" w:lineRule="auto"/>
            <w:ind w:left="360" w:hanging="360"/>
            <w:contextualSpacing/>
            <w:jc w:val="both"/>
          </w:pPr>
        </w:pPrChange>
      </w:pPr>
      <w:ins w:id="8923" w:author="Chara Katiri" w:date="2015-05-10T12:05:00Z">
        <w:r w:rsidRPr="001E4AE7">
          <w:rPr>
            <w:color w:val="A6A6A6" w:themeColor="background1" w:themeShade="A6"/>
            <w:sz w:val="22"/>
            <w:szCs w:val="22"/>
            <w:highlight w:val="yellow"/>
            <w:rPrChange w:id="8924" w:author="Chara Katiri" w:date="2015-05-12T16:26:00Z">
              <w:rPr>
                <w:color w:val="000000"/>
                <w:sz w:val="22"/>
                <w:szCs w:val="22"/>
              </w:rPr>
            </w:rPrChange>
          </w:rPr>
          <w:t xml:space="preserve">Connect to MySQL database using Java: </w:t>
        </w:r>
        <w:r w:rsidRPr="001E4AE7">
          <w:rPr>
            <w:rFonts w:eastAsia="Times New Roman"/>
            <w:color w:val="A6A6A6" w:themeColor="background1" w:themeShade="A6"/>
            <w:sz w:val="22"/>
            <w:szCs w:val="22"/>
            <w:highlight w:val="yellow"/>
            <w:rPrChange w:id="8925" w:author="Chara Katiri" w:date="2015-05-12T16:26:00Z">
              <w:rPr>
                <w:rFonts w:eastAsia="Times New Roman"/>
                <w:sz w:val="22"/>
                <w:szCs w:val="22"/>
              </w:rPr>
            </w:rPrChange>
          </w:rPr>
          <w:fldChar w:fldCharType="begin"/>
        </w:r>
        <w:r w:rsidRPr="001E4AE7">
          <w:rPr>
            <w:rFonts w:eastAsia="Times New Roman"/>
            <w:color w:val="A6A6A6" w:themeColor="background1" w:themeShade="A6"/>
            <w:sz w:val="22"/>
            <w:szCs w:val="22"/>
            <w:highlight w:val="yellow"/>
            <w:rPrChange w:id="8926" w:author="Chara Katiri" w:date="2015-05-12T16:26:00Z">
              <w:rPr>
                <w:rFonts w:eastAsia="Times New Roman"/>
                <w:sz w:val="22"/>
                <w:szCs w:val="22"/>
              </w:rPr>
            </w:rPrChange>
          </w:rPr>
          <w:instrText xml:space="preserve"> HYPERLINK "http://mrbool.com/how-to-connect-with-mysql-database-using-java/25440" </w:instrText>
        </w:r>
        <w:r w:rsidRPr="001E4AE7">
          <w:rPr>
            <w:rFonts w:eastAsia="Times New Roman"/>
            <w:color w:val="A6A6A6" w:themeColor="background1" w:themeShade="A6"/>
            <w:sz w:val="22"/>
            <w:szCs w:val="22"/>
            <w:highlight w:val="yellow"/>
            <w:rPrChange w:id="8927" w:author="Chara Katiri" w:date="2015-05-12T16:26:00Z">
              <w:rPr>
                <w:rFonts w:eastAsia="Times New Roman"/>
                <w:sz w:val="22"/>
                <w:szCs w:val="22"/>
              </w:rPr>
            </w:rPrChange>
          </w:rPr>
          <w:fldChar w:fldCharType="separate"/>
        </w:r>
        <w:r w:rsidRPr="001E4AE7">
          <w:rPr>
            <w:rStyle w:val="Hyperlink"/>
            <w:rFonts w:eastAsia="Times New Roman"/>
            <w:color w:val="A6A6A6" w:themeColor="background1" w:themeShade="A6"/>
            <w:sz w:val="22"/>
            <w:szCs w:val="22"/>
            <w:highlight w:val="yellow"/>
            <w:rPrChange w:id="8928" w:author="Chara Katiri" w:date="2015-05-12T16:26:00Z">
              <w:rPr>
                <w:rStyle w:val="Hyperlink"/>
                <w:rFonts w:eastAsia="Times New Roman"/>
                <w:color w:val="1155CC"/>
                <w:sz w:val="22"/>
                <w:szCs w:val="22"/>
              </w:rPr>
            </w:rPrChange>
          </w:rPr>
          <w:t>http://mrbool.com/how-to-connect-with-mysql-database-using-java/25440</w:t>
        </w:r>
        <w:r w:rsidRPr="001E4AE7">
          <w:rPr>
            <w:rFonts w:eastAsia="Times New Roman"/>
            <w:color w:val="A6A6A6" w:themeColor="background1" w:themeShade="A6"/>
            <w:sz w:val="22"/>
            <w:szCs w:val="22"/>
            <w:highlight w:val="yellow"/>
            <w:rPrChange w:id="8929" w:author="Chara Katiri" w:date="2015-05-12T16:26:00Z">
              <w:rPr>
                <w:rFonts w:eastAsia="Times New Roman"/>
                <w:sz w:val="22"/>
                <w:szCs w:val="22"/>
              </w:rPr>
            </w:rPrChange>
          </w:rPr>
          <w:fldChar w:fldCharType="end"/>
        </w:r>
      </w:ins>
    </w:p>
    <w:p w14:paraId="5E8489FB" w14:textId="77777777" w:rsidR="000C06BF" w:rsidRPr="001E4AE7" w:rsidRDefault="000C06BF" w:rsidP="00F758B3">
      <w:pPr>
        <w:spacing w:line="360" w:lineRule="auto"/>
        <w:contextualSpacing/>
        <w:jc w:val="both"/>
        <w:rPr>
          <w:ins w:id="8930" w:author="Chara Katiri" w:date="2015-05-10T12:05:00Z"/>
          <w:rFonts w:ascii="Times" w:hAnsi="Times" w:cs="Times New Roman"/>
          <w:color w:val="A6A6A6" w:themeColor="background1" w:themeShade="A6"/>
          <w:sz w:val="22"/>
          <w:szCs w:val="22"/>
          <w:rPrChange w:id="8931" w:author="Chara Katiri" w:date="2015-05-12T16:26:00Z">
            <w:rPr>
              <w:ins w:id="8932" w:author="Chara Katiri" w:date="2015-05-10T12:05:00Z"/>
            </w:rPr>
          </w:rPrChange>
        </w:rPr>
        <w:pPrChange w:id="8933" w:author="Chara Katiri" w:date="2015-05-12T13:05:00Z">
          <w:pPr>
            <w:pStyle w:val="ListParagraph"/>
            <w:numPr>
              <w:numId w:val="13"/>
            </w:numPr>
            <w:spacing w:line="360" w:lineRule="auto"/>
            <w:ind w:left="360" w:hanging="360"/>
            <w:jc w:val="both"/>
          </w:pPr>
        </w:pPrChange>
      </w:pPr>
    </w:p>
    <w:p w14:paraId="1DAE4F82" w14:textId="77777777" w:rsidR="000C06BF" w:rsidRPr="001E4AE7" w:rsidRDefault="000C06BF" w:rsidP="00F758B3">
      <w:pPr>
        <w:spacing w:line="360" w:lineRule="auto"/>
        <w:contextualSpacing/>
        <w:jc w:val="both"/>
        <w:rPr>
          <w:ins w:id="8934" w:author="Chara Katiri" w:date="2015-05-10T12:05:00Z"/>
          <w:rFonts w:ascii="Times" w:hAnsi="Times" w:cs="Times New Roman"/>
          <w:color w:val="A6A6A6" w:themeColor="background1" w:themeShade="A6"/>
          <w:sz w:val="22"/>
          <w:szCs w:val="22"/>
          <w:rPrChange w:id="8935" w:author="Chara Katiri" w:date="2015-05-12T16:26:00Z">
            <w:rPr>
              <w:ins w:id="8936" w:author="Chara Katiri" w:date="2015-05-10T12:05:00Z"/>
            </w:rPr>
          </w:rPrChange>
        </w:rPr>
        <w:pPrChange w:id="8937" w:author="Chara Katiri" w:date="2015-05-12T13:05:00Z">
          <w:pPr>
            <w:pStyle w:val="ListParagraph"/>
            <w:numPr>
              <w:numId w:val="13"/>
            </w:numPr>
            <w:spacing w:line="360" w:lineRule="auto"/>
            <w:ind w:left="360" w:hanging="360"/>
            <w:jc w:val="both"/>
          </w:pPr>
        </w:pPrChange>
      </w:pPr>
    </w:p>
    <w:p w14:paraId="432CE23A" w14:textId="77777777" w:rsidR="000C06BF" w:rsidRPr="001E4AE7" w:rsidRDefault="000C06BF" w:rsidP="00F758B3">
      <w:pPr>
        <w:spacing w:line="360" w:lineRule="auto"/>
        <w:contextualSpacing/>
        <w:jc w:val="both"/>
        <w:rPr>
          <w:ins w:id="8938" w:author="Chara Katiri" w:date="2015-05-10T12:05:00Z"/>
          <w:rFonts w:ascii="Times" w:hAnsi="Times" w:cs="Times New Roman"/>
          <w:color w:val="A6A6A6" w:themeColor="background1" w:themeShade="A6"/>
          <w:sz w:val="22"/>
          <w:szCs w:val="22"/>
          <w:rPrChange w:id="8939" w:author="Chara Katiri" w:date="2015-05-12T16:26:00Z">
            <w:rPr>
              <w:ins w:id="8940" w:author="Chara Katiri" w:date="2015-05-10T12:05:00Z"/>
            </w:rPr>
          </w:rPrChange>
        </w:rPr>
        <w:pPrChange w:id="8941" w:author="Chara Katiri" w:date="2015-05-12T13:05:00Z">
          <w:pPr>
            <w:pStyle w:val="ListParagraph"/>
            <w:numPr>
              <w:numId w:val="13"/>
            </w:numPr>
            <w:spacing w:line="360" w:lineRule="auto"/>
            <w:ind w:left="360" w:hanging="360"/>
            <w:jc w:val="both"/>
          </w:pPr>
        </w:pPrChange>
      </w:pPr>
      <w:ins w:id="8942" w:author="Chara Katiri" w:date="2015-05-10T12:05:00Z">
        <w:r w:rsidRPr="001E4AE7">
          <w:rPr>
            <w:rFonts w:ascii="Times" w:hAnsi="Times" w:cs="Times New Roman"/>
            <w:color w:val="A6A6A6" w:themeColor="background1" w:themeShade="A6"/>
            <w:sz w:val="22"/>
            <w:szCs w:val="22"/>
            <w:rPrChange w:id="8943" w:author="Chara Katiri" w:date="2015-05-12T16:26:00Z">
              <w:rPr/>
            </w:rPrChange>
          </w:rPr>
          <w:t xml:space="preserve">Details about remote connection to the database can be found in section 9.2 Appendix.  </w:t>
        </w:r>
      </w:ins>
    </w:p>
    <w:p w14:paraId="2204CE70" w14:textId="757406DC" w:rsidR="003F6876" w:rsidRPr="001E4AE7" w:rsidRDefault="006D0834" w:rsidP="00F758B3">
      <w:pPr>
        <w:spacing w:line="360" w:lineRule="auto"/>
        <w:ind w:firstLine="568"/>
        <w:contextualSpacing/>
        <w:jc w:val="both"/>
        <w:rPr>
          <w:ins w:id="8944" w:author="Chara Katiri" w:date="2015-05-09T11:10:00Z"/>
          <w:rFonts w:ascii="Times" w:hAnsi="Times" w:cs="Times New Roman"/>
          <w:color w:val="A6A6A6" w:themeColor="background1" w:themeShade="A6"/>
          <w:sz w:val="22"/>
          <w:szCs w:val="22"/>
          <w:rPrChange w:id="8945" w:author="Chara Katiri" w:date="2015-05-12T16:26:00Z">
            <w:rPr>
              <w:ins w:id="8946" w:author="Chara Katiri" w:date="2015-05-09T11:10:00Z"/>
              <w:rFonts w:ascii="Times" w:hAnsi="Times" w:cs="Times New Roman"/>
              <w:sz w:val="22"/>
              <w:szCs w:val="22"/>
            </w:rPr>
          </w:rPrChange>
        </w:rPr>
        <w:pPrChange w:id="8947" w:author="Chara Katiri" w:date="2015-05-12T13:05:00Z">
          <w:pPr>
            <w:spacing w:line="360" w:lineRule="auto"/>
            <w:contextualSpacing/>
            <w:jc w:val="both"/>
          </w:pPr>
        </w:pPrChange>
      </w:pPr>
      <w:del w:id="8948" w:author="Chara Katiri" w:date="2015-05-09T11:25:00Z">
        <w:r w:rsidRPr="001E4AE7" w:rsidDel="00C30346">
          <w:rPr>
            <w:rFonts w:ascii="Times" w:hAnsi="Times" w:cs="Times New Roman"/>
            <w:color w:val="A6A6A6" w:themeColor="background1" w:themeShade="A6"/>
            <w:sz w:val="22"/>
            <w:szCs w:val="22"/>
            <w:highlight w:val="yellow"/>
            <w:rPrChange w:id="8949" w:author="Chara Katiri" w:date="2015-05-12T16:26:00Z">
              <w:rPr>
                <w:rFonts w:ascii="Times" w:hAnsi="Times" w:cs="Times New Roman"/>
                <w:sz w:val="22"/>
                <w:szCs w:val="22"/>
                <w:highlight w:val="yellow"/>
              </w:rPr>
            </w:rPrChange>
          </w:rPr>
          <w:delText>To be completed</w:delText>
        </w:r>
      </w:del>
      <w:del w:id="8950" w:author="Chara Katiri" w:date="2015-05-10T10:51:00Z">
        <w:r w:rsidR="0045666D" w:rsidRPr="001E4AE7" w:rsidDel="00E83BA7">
          <w:rPr>
            <w:rFonts w:ascii="Times" w:hAnsi="Times" w:cs="Times New Roman"/>
            <w:color w:val="A6A6A6" w:themeColor="background1" w:themeShade="A6"/>
            <w:sz w:val="22"/>
            <w:szCs w:val="22"/>
            <w:rPrChange w:id="8951" w:author="Chara Katiri" w:date="2015-05-12T16:26:00Z">
              <w:rPr>
                <w:rFonts w:ascii="Times" w:hAnsi="Times" w:cs="Times New Roman"/>
                <w:sz w:val="22"/>
                <w:szCs w:val="22"/>
              </w:rPr>
            </w:rPrChange>
          </w:rPr>
          <w:delText xml:space="preserve"> </w:delText>
        </w:r>
      </w:del>
      <w:customXmlDelRangeStart w:id="8952" w:author="Chara Katiri" w:date="2015-05-10T10:51:00Z"/>
      <w:sdt>
        <w:sdtPr>
          <w:rPr>
            <w:rFonts w:ascii="Times" w:hAnsi="Times" w:cs="Times New Roman"/>
            <w:color w:val="A6A6A6" w:themeColor="background1" w:themeShade="A6"/>
            <w:sz w:val="22"/>
            <w:szCs w:val="22"/>
            <w:rPrChange w:id="8953" w:author="Chara Katiri" w:date="2015-05-12T16:26:00Z">
              <w:rPr>
                <w:rFonts w:ascii="Times" w:hAnsi="Times" w:cs="Times New Roman"/>
                <w:sz w:val="22"/>
                <w:szCs w:val="22"/>
              </w:rPr>
            </w:rPrChange>
          </w:rPr>
          <w:id w:val="304754437"/>
          <w:citation/>
        </w:sdtPr>
        <w:sdtContent>
          <w:customXmlDelRangeEnd w:id="8952"/>
          <w:del w:id="8954" w:author="Chara Katiri" w:date="2015-05-10T10:51:00Z">
            <w:r w:rsidR="0045666D" w:rsidRPr="001E4AE7" w:rsidDel="00E83BA7">
              <w:rPr>
                <w:rFonts w:ascii="Times" w:hAnsi="Times" w:cs="Times New Roman"/>
                <w:color w:val="A6A6A6" w:themeColor="background1" w:themeShade="A6"/>
                <w:sz w:val="22"/>
                <w:szCs w:val="22"/>
                <w:rPrChange w:id="8955" w:author="Chara Katiri" w:date="2015-05-12T16:26:00Z">
                  <w:rPr>
                    <w:rFonts w:ascii="Times" w:hAnsi="Times" w:cs="Times New Roman"/>
                    <w:sz w:val="22"/>
                    <w:szCs w:val="22"/>
                  </w:rPr>
                </w:rPrChange>
              </w:rPr>
              <w:fldChar w:fldCharType="begin"/>
            </w:r>
            <w:r w:rsidR="0045666D" w:rsidRPr="001E4AE7" w:rsidDel="00E83BA7">
              <w:rPr>
                <w:rFonts w:ascii="Times" w:hAnsi="Times" w:cs="Times New Roman"/>
                <w:color w:val="A6A6A6" w:themeColor="background1" w:themeShade="A6"/>
                <w:sz w:val="22"/>
                <w:szCs w:val="22"/>
                <w:rPrChange w:id="8956" w:author="Chara Katiri" w:date="2015-05-12T16:26:00Z">
                  <w:rPr>
                    <w:rFonts w:ascii="Times" w:hAnsi="Times" w:cs="Times New Roman"/>
                    <w:sz w:val="22"/>
                    <w:szCs w:val="22"/>
                  </w:rPr>
                </w:rPrChange>
              </w:rPr>
              <w:delInstrText xml:space="preserve"> CITATION Net15 \l 1033 </w:delInstrText>
            </w:r>
            <w:r w:rsidR="0045666D" w:rsidRPr="001E4AE7" w:rsidDel="00E83BA7">
              <w:rPr>
                <w:rFonts w:ascii="Times" w:hAnsi="Times" w:cs="Times New Roman"/>
                <w:color w:val="A6A6A6" w:themeColor="background1" w:themeShade="A6"/>
                <w:sz w:val="22"/>
                <w:szCs w:val="22"/>
                <w:rPrChange w:id="8957" w:author="Chara Katiri" w:date="2015-05-12T16:26:00Z">
                  <w:rPr>
                    <w:rFonts w:ascii="Times" w:hAnsi="Times" w:cs="Times New Roman"/>
                    <w:sz w:val="22"/>
                    <w:szCs w:val="22"/>
                  </w:rPr>
                </w:rPrChange>
              </w:rPr>
              <w:fldChar w:fldCharType="separate"/>
            </w:r>
            <w:r w:rsidR="00B7160F" w:rsidRPr="001E4AE7" w:rsidDel="00E83BA7">
              <w:rPr>
                <w:rFonts w:ascii="Times" w:hAnsi="Times" w:cs="Times New Roman"/>
                <w:noProof/>
                <w:color w:val="A6A6A6" w:themeColor="background1" w:themeShade="A6"/>
                <w:sz w:val="22"/>
                <w:szCs w:val="22"/>
                <w:rPrChange w:id="8958" w:author="Chara Katiri" w:date="2015-05-12T16:26:00Z">
                  <w:rPr>
                    <w:rFonts w:ascii="Times" w:hAnsi="Times" w:cs="Times New Roman"/>
                    <w:noProof/>
                    <w:sz w:val="22"/>
                    <w:szCs w:val="22"/>
                  </w:rPr>
                </w:rPrChange>
              </w:rPr>
              <w:delText>[</w:delText>
            </w:r>
            <w:r w:rsidR="00B7160F" w:rsidRPr="001E4AE7" w:rsidDel="00E83BA7">
              <w:rPr>
                <w:rFonts w:ascii="Times" w:hAnsi="Times" w:cs="Times New Roman"/>
                <w:noProof/>
                <w:color w:val="A6A6A6" w:themeColor="background1" w:themeShade="A6"/>
                <w:sz w:val="22"/>
                <w:szCs w:val="22"/>
                <w:rPrChange w:id="8959" w:author="Chara Katiri" w:date="2015-05-12T16:26:00Z">
                  <w:rPr>
                    <w:rFonts w:ascii="Times" w:hAnsi="Times" w:cs="Times New Roman"/>
                    <w:noProof/>
                    <w:sz w:val="22"/>
                    <w:szCs w:val="22"/>
                  </w:rPr>
                </w:rPrChange>
              </w:rPr>
              <w:fldChar w:fldCharType="begin"/>
            </w:r>
            <w:r w:rsidR="00B7160F" w:rsidRPr="001E4AE7" w:rsidDel="00E83BA7">
              <w:rPr>
                <w:rFonts w:ascii="Times" w:hAnsi="Times" w:cs="Times New Roman"/>
                <w:noProof/>
                <w:color w:val="A6A6A6" w:themeColor="background1" w:themeShade="A6"/>
                <w:sz w:val="22"/>
                <w:szCs w:val="22"/>
                <w:rPrChange w:id="8960" w:author="Chara Katiri" w:date="2015-05-12T16:26:00Z">
                  <w:rPr>
                    <w:rFonts w:ascii="Times" w:hAnsi="Times" w:cs="Times New Roman"/>
                    <w:noProof/>
                    <w:sz w:val="22"/>
                    <w:szCs w:val="22"/>
                  </w:rPr>
                </w:rPrChange>
              </w:rPr>
              <w:delInstrText xml:space="preserve"> HYPERLINK "" \l "Net15" </w:delInstrText>
            </w:r>
            <w:r w:rsidR="00B7160F" w:rsidRPr="001E4AE7" w:rsidDel="00E83BA7">
              <w:rPr>
                <w:rFonts w:ascii="Times" w:hAnsi="Times" w:cs="Times New Roman"/>
                <w:noProof/>
                <w:color w:val="A6A6A6" w:themeColor="background1" w:themeShade="A6"/>
                <w:sz w:val="22"/>
                <w:szCs w:val="22"/>
                <w:rPrChange w:id="8961" w:author="Chara Katiri" w:date="2015-05-12T16:26:00Z">
                  <w:rPr>
                    <w:rFonts w:ascii="Times" w:hAnsi="Times" w:cs="Times New Roman"/>
                    <w:noProof/>
                    <w:sz w:val="22"/>
                    <w:szCs w:val="22"/>
                  </w:rPr>
                </w:rPrChange>
              </w:rPr>
              <w:fldChar w:fldCharType="separate"/>
            </w:r>
            <w:r w:rsidR="00B7160F" w:rsidRPr="001E4AE7" w:rsidDel="00E83BA7">
              <w:rPr>
                <w:rStyle w:val="Heading2Char"/>
                <w:rFonts w:ascii="Times" w:eastAsiaTheme="minorEastAsia" w:hAnsi="Times" w:cs="Times New Roman"/>
                <w:noProof/>
                <w:color w:val="A6A6A6" w:themeColor="background1" w:themeShade="A6"/>
                <w:sz w:val="22"/>
                <w:szCs w:val="22"/>
                <w:rPrChange w:id="8962" w:author="Chara Katiri" w:date="2015-05-12T16:26:00Z">
                  <w:rPr>
                    <w:rStyle w:val="Heading2Char"/>
                    <w:rFonts w:ascii="Times" w:eastAsiaTheme="minorEastAsia" w:hAnsi="Times" w:cs="Times New Roman"/>
                    <w:noProof/>
                    <w:color w:val="auto"/>
                    <w:sz w:val="22"/>
                    <w:szCs w:val="22"/>
                  </w:rPr>
                </w:rPrChange>
              </w:rPr>
              <w:delText>44</w:delText>
            </w:r>
            <w:r w:rsidR="00B7160F" w:rsidRPr="001E4AE7" w:rsidDel="00E83BA7">
              <w:rPr>
                <w:rFonts w:ascii="Times" w:hAnsi="Times" w:cs="Times New Roman"/>
                <w:noProof/>
                <w:color w:val="A6A6A6" w:themeColor="background1" w:themeShade="A6"/>
                <w:sz w:val="22"/>
                <w:szCs w:val="22"/>
                <w:rPrChange w:id="8963" w:author="Chara Katiri" w:date="2015-05-12T16:26:00Z">
                  <w:rPr>
                    <w:rFonts w:ascii="Times" w:hAnsi="Times" w:cs="Times New Roman"/>
                    <w:noProof/>
                    <w:sz w:val="22"/>
                    <w:szCs w:val="22"/>
                  </w:rPr>
                </w:rPrChange>
              </w:rPr>
              <w:fldChar w:fldCharType="end"/>
            </w:r>
            <w:r w:rsidR="00B7160F" w:rsidRPr="001E4AE7" w:rsidDel="00E83BA7">
              <w:rPr>
                <w:rFonts w:ascii="Times" w:hAnsi="Times" w:cs="Times New Roman"/>
                <w:noProof/>
                <w:color w:val="A6A6A6" w:themeColor="background1" w:themeShade="A6"/>
                <w:sz w:val="22"/>
                <w:szCs w:val="22"/>
                <w:rPrChange w:id="8964" w:author="Chara Katiri" w:date="2015-05-12T16:26:00Z">
                  <w:rPr>
                    <w:rFonts w:ascii="Times" w:hAnsi="Times" w:cs="Times New Roman"/>
                    <w:noProof/>
                    <w:sz w:val="22"/>
                    <w:szCs w:val="22"/>
                  </w:rPr>
                </w:rPrChange>
              </w:rPr>
              <w:delText>]</w:delText>
            </w:r>
            <w:r w:rsidR="0045666D" w:rsidRPr="001E4AE7" w:rsidDel="00E83BA7">
              <w:rPr>
                <w:rFonts w:ascii="Times" w:hAnsi="Times" w:cs="Times New Roman"/>
                <w:color w:val="A6A6A6" w:themeColor="background1" w:themeShade="A6"/>
                <w:sz w:val="22"/>
                <w:szCs w:val="22"/>
                <w:rPrChange w:id="8965" w:author="Chara Katiri" w:date="2015-05-12T16:26:00Z">
                  <w:rPr>
                    <w:rFonts w:ascii="Times" w:hAnsi="Times" w:cs="Times New Roman"/>
                    <w:sz w:val="22"/>
                    <w:szCs w:val="22"/>
                  </w:rPr>
                </w:rPrChange>
              </w:rPr>
              <w:fldChar w:fldCharType="end"/>
            </w:r>
          </w:del>
          <w:customXmlDelRangeStart w:id="8966" w:author="Chara Katiri" w:date="2015-05-10T10:51:00Z"/>
        </w:sdtContent>
      </w:sdt>
      <w:customXmlDelRangeEnd w:id="8966"/>
      <w:customXmlDelRangeStart w:id="8967" w:author="Chara Katiri" w:date="2015-05-09T11:23:00Z"/>
      <w:sdt>
        <w:sdtPr>
          <w:rPr>
            <w:rFonts w:ascii="Times" w:hAnsi="Times"/>
            <w:color w:val="A6A6A6" w:themeColor="background1" w:themeShade="A6"/>
            <w:sz w:val="22"/>
            <w:szCs w:val="22"/>
            <w:rPrChange w:id="8968" w:author="Chara Katiri" w:date="2015-05-12T16:26:00Z">
              <w:rPr/>
            </w:rPrChange>
          </w:rPr>
          <w:id w:val="-655677567"/>
          <w:citation/>
        </w:sdtPr>
        <w:sdtContent>
          <w:customXmlDelRangeEnd w:id="8967"/>
          <w:del w:id="8969" w:author="Chara Katiri" w:date="2015-05-09T11:23:00Z">
            <w:r w:rsidR="0045666D" w:rsidRPr="001E4AE7" w:rsidDel="00C30346">
              <w:rPr>
                <w:rFonts w:ascii="Times" w:hAnsi="Times" w:cs="Times New Roman"/>
                <w:color w:val="A6A6A6" w:themeColor="background1" w:themeShade="A6"/>
                <w:sz w:val="22"/>
                <w:szCs w:val="22"/>
                <w:rPrChange w:id="8970" w:author="Chara Katiri" w:date="2015-05-12T16:26:00Z">
                  <w:rPr>
                    <w:rFonts w:ascii="Times" w:hAnsi="Times" w:cs="Times New Roman"/>
                    <w:sz w:val="22"/>
                    <w:szCs w:val="22"/>
                  </w:rPr>
                </w:rPrChange>
              </w:rPr>
              <w:fldChar w:fldCharType="begin"/>
            </w:r>
            <w:r w:rsidR="0045666D" w:rsidRPr="001E4AE7" w:rsidDel="00C30346">
              <w:rPr>
                <w:rFonts w:ascii="Times" w:hAnsi="Times" w:cs="Times New Roman"/>
                <w:color w:val="A6A6A6" w:themeColor="background1" w:themeShade="A6"/>
                <w:sz w:val="22"/>
                <w:szCs w:val="22"/>
                <w:rPrChange w:id="8971" w:author="Chara Katiri" w:date="2015-05-12T16:26:00Z">
                  <w:rPr>
                    <w:rFonts w:ascii="Times" w:hAnsi="Times" w:cs="Times New Roman"/>
                    <w:sz w:val="22"/>
                    <w:szCs w:val="22"/>
                  </w:rPr>
                </w:rPrChange>
              </w:rPr>
              <w:delInstrText xml:space="preserve"> CITATION Ora151 \l 1033 </w:delInstrText>
            </w:r>
            <w:r w:rsidR="0045666D" w:rsidRPr="001E4AE7" w:rsidDel="00C30346">
              <w:rPr>
                <w:rFonts w:ascii="Times" w:hAnsi="Times" w:cs="Times New Roman"/>
                <w:color w:val="A6A6A6" w:themeColor="background1" w:themeShade="A6"/>
                <w:sz w:val="22"/>
                <w:szCs w:val="22"/>
                <w:rPrChange w:id="8972" w:author="Chara Katiri" w:date="2015-05-12T16:26:00Z">
                  <w:rPr>
                    <w:rFonts w:ascii="Times" w:hAnsi="Times" w:cs="Times New Roman"/>
                    <w:sz w:val="22"/>
                    <w:szCs w:val="22"/>
                  </w:rPr>
                </w:rPrChange>
              </w:rPr>
              <w:fldChar w:fldCharType="separate"/>
            </w:r>
            <w:r w:rsidR="000926B2" w:rsidRPr="001E4AE7" w:rsidDel="00C30346">
              <w:rPr>
                <w:rFonts w:ascii="Times" w:hAnsi="Times" w:cs="Times New Roman"/>
                <w:noProof/>
                <w:color w:val="A6A6A6" w:themeColor="background1" w:themeShade="A6"/>
                <w:sz w:val="22"/>
                <w:szCs w:val="22"/>
                <w:rPrChange w:id="8973" w:author="Chara Katiri" w:date="2015-05-12T16:26:00Z">
                  <w:rPr>
                    <w:rFonts w:ascii="Times" w:hAnsi="Times" w:cs="Times New Roman"/>
                    <w:noProof/>
                    <w:sz w:val="22"/>
                    <w:szCs w:val="22"/>
                  </w:rPr>
                </w:rPrChange>
              </w:rPr>
              <w:delText>[</w:delText>
            </w:r>
            <w:r w:rsidR="000926B2" w:rsidRPr="001E4AE7" w:rsidDel="00C30346">
              <w:rPr>
                <w:rFonts w:ascii="Times" w:hAnsi="Times" w:cs="Times New Roman"/>
                <w:noProof/>
                <w:color w:val="A6A6A6" w:themeColor="background1" w:themeShade="A6"/>
                <w:sz w:val="22"/>
                <w:szCs w:val="22"/>
                <w:rPrChange w:id="8974" w:author="Chara Katiri" w:date="2015-05-12T16:26:00Z">
                  <w:rPr>
                    <w:rFonts w:ascii="Times" w:hAnsi="Times" w:cs="Times New Roman"/>
                    <w:noProof/>
                    <w:sz w:val="22"/>
                    <w:szCs w:val="22"/>
                  </w:rPr>
                </w:rPrChange>
              </w:rPr>
              <w:fldChar w:fldCharType="begin"/>
            </w:r>
            <w:r w:rsidR="000926B2" w:rsidRPr="001E4AE7" w:rsidDel="00C30346">
              <w:rPr>
                <w:rFonts w:ascii="Times" w:hAnsi="Times" w:cs="Times New Roman"/>
                <w:noProof/>
                <w:color w:val="A6A6A6" w:themeColor="background1" w:themeShade="A6"/>
                <w:sz w:val="22"/>
                <w:szCs w:val="22"/>
                <w:rPrChange w:id="8975" w:author="Chara Katiri" w:date="2015-05-12T16:26:00Z">
                  <w:rPr>
                    <w:rFonts w:ascii="Times" w:hAnsi="Times" w:cs="Times New Roman"/>
                    <w:noProof/>
                    <w:sz w:val="22"/>
                    <w:szCs w:val="22"/>
                  </w:rPr>
                </w:rPrChange>
              </w:rPr>
              <w:delInstrText xml:space="preserve"> HYPERLINK "" \l "Ora151" </w:delInstrText>
            </w:r>
            <w:r w:rsidR="000926B2" w:rsidRPr="001E4AE7" w:rsidDel="00C30346">
              <w:rPr>
                <w:rFonts w:ascii="Times" w:hAnsi="Times" w:cs="Times New Roman"/>
                <w:noProof/>
                <w:color w:val="A6A6A6" w:themeColor="background1" w:themeShade="A6"/>
                <w:sz w:val="22"/>
                <w:szCs w:val="22"/>
                <w:rPrChange w:id="8976" w:author="Chara Katiri" w:date="2015-05-12T16:26:00Z">
                  <w:rPr>
                    <w:rFonts w:ascii="Times" w:hAnsi="Times" w:cs="Times New Roman"/>
                    <w:noProof/>
                    <w:sz w:val="22"/>
                    <w:szCs w:val="22"/>
                  </w:rPr>
                </w:rPrChange>
              </w:rPr>
              <w:fldChar w:fldCharType="separate"/>
            </w:r>
            <w:r w:rsidR="000926B2" w:rsidRPr="001E4AE7" w:rsidDel="00C30346">
              <w:rPr>
                <w:rStyle w:val="Heading2Char"/>
                <w:rFonts w:ascii="Times" w:eastAsiaTheme="minorEastAsia" w:hAnsi="Times" w:cs="Times New Roman"/>
                <w:noProof/>
                <w:color w:val="A6A6A6" w:themeColor="background1" w:themeShade="A6"/>
                <w:sz w:val="22"/>
                <w:szCs w:val="22"/>
                <w:rPrChange w:id="8977" w:author="Chara Katiri" w:date="2015-05-12T16:26:00Z">
                  <w:rPr>
                    <w:rStyle w:val="Heading2Char"/>
                    <w:rFonts w:ascii="Times" w:eastAsiaTheme="minorEastAsia" w:hAnsi="Times" w:cs="Times New Roman"/>
                    <w:noProof/>
                    <w:color w:val="auto"/>
                    <w:sz w:val="22"/>
                    <w:szCs w:val="22"/>
                  </w:rPr>
                </w:rPrChange>
              </w:rPr>
              <w:delText>45</w:delText>
            </w:r>
            <w:r w:rsidR="000926B2" w:rsidRPr="001E4AE7" w:rsidDel="00C30346">
              <w:rPr>
                <w:rFonts w:ascii="Times" w:hAnsi="Times" w:cs="Times New Roman"/>
                <w:noProof/>
                <w:color w:val="A6A6A6" w:themeColor="background1" w:themeShade="A6"/>
                <w:sz w:val="22"/>
                <w:szCs w:val="22"/>
                <w:rPrChange w:id="8978" w:author="Chara Katiri" w:date="2015-05-12T16:26:00Z">
                  <w:rPr>
                    <w:rFonts w:ascii="Times" w:hAnsi="Times" w:cs="Times New Roman"/>
                    <w:noProof/>
                    <w:sz w:val="22"/>
                    <w:szCs w:val="22"/>
                  </w:rPr>
                </w:rPrChange>
              </w:rPr>
              <w:fldChar w:fldCharType="end"/>
            </w:r>
            <w:r w:rsidR="000926B2" w:rsidRPr="001E4AE7" w:rsidDel="00C30346">
              <w:rPr>
                <w:rFonts w:ascii="Times" w:hAnsi="Times" w:cs="Times New Roman"/>
                <w:noProof/>
                <w:color w:val="A6A6A6" w:themeColor="background1" w:themeShade="A6"/>
                <w:sz w:val="22"/>
                <w:szCs w:val="22"/>
                <w:rPrChange w:id="8979" w:author="Chara Katiri" w:date="2015-05-12T16:26:00Z">
                  <w:rPr>
                    <w:rFonts w:ascii="Times" w:hAnsi="Times" w:cs="Times New Roman"/>
                    <w:noProof/>
                    <w:sz w:val="22"/>
                    <w:szCs w:val="22"/>
                  </w:rPr>
                </w:rPrChange>
              </w:rPr>
              <w:delText>]</w:delText>
            </w:r>
            <w:r w:rsidR="0045666D" w:rsidRPr="001E4AE7" w:rsidDel="00C30346">
              <w:rPr>
                <w:rFonts w:ascii="Times" w:hAnsi="Times" w:cs="Times New Roman"/>
                <w:color w:val="A6A6A6" w:themeColor="background1" w:themeShade="A6"/>
                <w:sz w:val="22"/>
                <w:szCs w:val="22"/>
                <w:rPrChange w:id="8980" w:author="Chara Katiri" w:date="2015-05-12T16:26:00Z">
                  <w:rPr>
                    <w:rFonts w:ascii="Times" w:hAnsi="Times" w:cs="Times New Roman"/>
                    <w:sz w:val="22"/>
                    <w:szCs w:val="22"/>
                  </w:rPr>
                </w:rPrChange>
              </w:rPr>
              <w:fldChar w:fldCharType="end"/>
            </w:r>
          </w:del>
          <w:customXmlDelRangeStart w:id="8981" w:author="Chara Katiri" w:date="2015-05-09T11:23:00Z"/>
        </w:sdtContent>
      </w:sdt>
      <w:customXmlDelRangeEnd w:id="8981"/>
    </w:p>
    <w:p w14:paraId="2F2CDBF7" w14:textId="77777777" w:rsidR="004902D7" w:rsidRPr="001E4AE7" w:rsidRDefault="004902D7" w:rsidP="00F758B3">
      <w:pPr>
        <w:spacing w:line="360" w:lineRule="auto"/>
        <w:ind w:firstLine="567"/>
        <w:contextualSpacing/>
        <w:jc w:val="both"/>
        <w:rPr>
          <w:ins w:id="8982" w:author="Chara Katiri" w:date="2015-05-10T10:25:00Z"/>
          <w:rFonts w:ascii="Times" w:hAnsi="Times" w:cs="Times New Roman"/>
          <w:i/>
          <w:color w:val="A6A6A6" w:themeColor="background1" w:themeShade="A6"/>
          <w:sz w:val="22"/>
          <w:szCs w:val="22"/>
          <w:rPrChange w:id="8983" w:author="Chara Katiri" w:date="2015-05-12T16:26:00Z">
            <w:rPr>
              <w:ins w:id="8984" w:author="Chara Katiri" w:date="2015-05-10T10:25:00Z"/>
              <w:rFonts w:ascii="Times" w:hAnsi="Times" w:cs="Times New Roman"/>
              <w:i/>
              <w:sz w:val="22"/>
              <w:szCs w:val="22"/>
            </w:rPr>
          </w:rPrChange>
        </w:rPr>
        <w:pPrChange w:id="8985" w:author="Chara Katiri" w:date="2015-05-12T13:05:00Z">
          <w:pPr>
            <w:spacing w:line="360" w:lineRule="auto"/>
            <w:ind w:firstLine="567"/>
            <w:contextualSpacing/>
            <w:jc w:val="both"/>
          </w:pPr>
        </w:pPrChange>
      </w:pPr>
    </w:p>
    <w:p w14:paraId="1372E9D4" w14:textId="17AE4414" w:rsidR="004902D7" w:rsidRPr="001E4AE7" w:rsidRDefault="004902D7" w:rsidP="00F758B3">
      <w:pPr>
        <w:spacing w:line="360" w:lineRule="auto"/>
        <w:ind w:firstLine="567"/>
        <w:contextualSpacing/>
        <w:jc w:val="both"/>
        <w:rPr>
          <w:ins w:id="8986" w:author="Chara Katiri" w:date="2015-05-10T10:25:00Z"/>
          <w:rFonts w:ascii="Times" w:hAnsi="Times" w:cs="Times New Roman"/>
          <w:b/>
          <w:i/>
          <w:color w:val="A6A6A6" w:themeColor="background1" w:themeShade="A6"/>
          <w:sz w:val="22"/>
          <w:szCs w:val="22"/>
          <w:rPrChange w:id="8987" w:author="Chara Katiri" w:date="2015-05-12T16:26:00Z">
            <w:rPr>
              <w:ins w:id="8988" w:author="Chara Katiri" w:date="2015-05-10T10:25:00Z"/>
              <w:rFonts w:ascii="Times" w:eastAsia="Times New Roman" w:hAnsi="Times" w:cs="Times New Roman"/>
              <w:sz w:val="22"/>
              <w:szCs w:val="22"/>
              <w:shd w:val="clear" w:color="auto" w:fill="FFFFFF"/>
              <w:lang w:val="en-GB"/>
            </w:rPr>
          </w:rPrChange>
        </w:rPr>
        <w:pPrChange w:id="8989" w:author="Chara Katiri" w:date="2015-05-12T13:05:00Z">
          <w:pPr>
            <w:spacing w:line="360" w:lineRule="auto"/>
            <w:contextualSpacing/>
            <w:jc w:val="both"/>
          </w:pPr>
        </w:pPrChange>
      </w:pPr>
      <w:ins w:id="8990" w:author="Chara Katiri" w:date="2015-05-10T10:25:00Z">
        <w:r w:rsidRPr="001E4AE7">
          <w:rPr>
            <w:rFonts w:ascii="Times" w:hAnsi="Times" w:cs="Times New Roman"/>
            <w:b/>
            <w:i/>
            <w:color w:val="A6A6A6" w:themeColor="background1" w:themeShade="A6"/>
            <w:sz w:val="22"/>
            <w:szCs w:val="22"/>
            <w:rPrChange w:id="8991" w:author="Chara Katiri" w:date="2015-05-12T16:26:00Z">
              <w:rPr>
                <w:rFonts w:ascii="Times" w:hAnsi="Times" w:cs="Times New Roman"/>
                <w:b/>
                <w:i/>
                <w:sz w:val="22"/>
                <w:szCs w:val="22"/>
              </w:rPr>
            </w:rPrChange>
          </w:rPr>
          <w:t>Security Layer:</w:t>
        </w:r>
      </w:ins>
    </w:p>
    <w:p w14:paraId="3A811BEB" w14:textId="77777777" w:rsidR="004902D7" w:rsidRPr="001E4AE7" w:rsidRDefault="004902D7" w:rsidP="00F758B3">
      <w:pPr>
        <w:pStyle w:val="ListParagraph"/>
        <w:numPr>
          <w:ilvl w:val="0"/>
          <w:numId w:val="5"/>
        </w:numPr>
        <w:spacing w:line="360" w:lineRule="auto"/>
        <w:ind w:left="709" w:hanging="283"/>
        <w:jc w:val="both"/>
        <w:rPr>
          <w:ins w:id="8992" w:author="Chara Katiri" w:date="2015-05-10T10:25:00Z"/>
          <w:rFonts w:ascii="Times" w:eastAsia="Times New Roman" w:hAnsi="Times" w:cs="Times New Roman"/>
          <w:i/>
          <w:color w:val="A6A6A6" w:themeColor="background1" w:themeShade="A6"/>
          <w:sz w:val="22"/>
          <w:szCs w:val="22"/>
          <w:shd w:val="clear" w:color="auto" w:fill="FFFFFF"/>
          <w:lang w:val="en-GB"/>
          <w:rPrChange w:id="8993" w:author="Chara Katiri" w:date="2015-05-12T16:26:00Z">
            <w:rPr>
              <w:ins w:id="8994" w:author="Chara Katiri" w:date="2015-05-10T10:25:00Z"/>
              <w:rFonts w:ascii="Times" w:eastAsia="Times New Roman" w:hAnsi="Times" w:cs="Times New Roman"/>
              <w:i/>
              <w:sz w:val="22"/>
              <w:szCs w:val="22"/>
              <w:shd w:val="clear" w:color="auto" w:fill="FFFFFF"/>
              <w:lang w:val="en-GB"/>
            </w:rPr>
          </w:rPrChange>
        </w:rPr>
        <w:pPrChange w:id="8995" w:author="Chara Katiri" w:date="2015-05-12T13:05:00Z">
          <w:pPr>
            <w:pStyle w:val="ListParagraph"/>
            <w:numPr>
              <w:numId w:val="5"/>
            </w:numPr>
            <w:spacing w:line="360" w:lineRule="auto"/>
            <w:ind w:left="709" w:hanging="283"/>
            <w:jc w:val="both"/>
          </w:pPr>
        </w:pPrChange>
      </w:pPr>
      <w:ins w:id="8996" w:author="Chara Katiri" w:date="2015-05-10T10:25:00Z">
        <w:r w:rsidRPr="001E4AE7">
          <w:rPr>
            <w:rFonts w:ascii="Times" w:eastAsia="Times New Roman" w:hAnsi="Times" w:cs="Times New Roman"/>
            <w:i/>
            <w:color w:val="A6A6A6" w:themeColor="background1" w:themeShade="A6"/>
            <w:sz w:val="22"/>
            <w:szCs w:val="22"/>
            <w:shd w:val="clear" w:color="auto" w:fill="FFFFFF"/>
            <w:lang w:val="en-GB"/>
            <w:rPrChange w:id="8997" w:author="Chara Katiri" w:date="2015-05-12T16:26:00Z">
              <w:rPr>
                <w:rFonts w:ascii="Times" w:eastAsia="Times New Roman" w:hAnsi="Times" w:cs="Times New Roman"/>
                <w:i/>
                <w:sz w:val="22"/>
                <w:szCs w:val="22"/>
                <w:shd w:val="clear" w:color="auto" w:fill="FFFFFF"/>
                <w:lang w:val="en-GB"/>
              </w:rPr>
            </w:rPrChange>
          </w:rPr>
          <w:tab/>
          <w:t>Protection against CRSF attacks:</w:t>
        </w:r>
      </w:ins>
    </w:p>
    <w:p w14:paraId="0618DF2A" w14:textId="77777777" w:rsidR="004902D7" w:rsidRPr="001E4AE7" w:rsidRDefault="004902D7" w:rsidP="00F758B3">
      <w:pPr>
        <w:spacing w:line="360" w:lineRule="auto"/>
        <w:contextualSpacing/>
        <w:jc w:val="both"/>
        <w:rPr>
          <w:ins w:id="8998" w:author="Chara Katiri" w:date="2015-05-10T10:25:00Z"/>
          <w:rFonts w:ascii="Times" w:hAnsi="Times" w:cs="Times New Roman"/>
          <w:color w:val="A6A6A6" w:themeColor="background1" w:themeShade="A6"/>
          <w:sz w:val="22"/>
          <w:szCs w:val="22"/>
          <w:rPrChange w:id="8999" w:author="Chara Katiri" w:date="2015-05-12T16:26:00Z">
            <w:rPr>
              <w:ins w:id="9000" w:author="Chara Katiri" w:date="2015-05-10T10:25:00Z"/>
              <w:rFonts w:ascii="Times" w:hAnsi="Times" w:cs="Times New Roman"/>
              <w:sz w:val="22"/>
              <w:szCs w:val="22"/>
            </w:rPr>
          </w:rPrChange>
        </w:rPr>
        <w:pPrChange w:id="9001" w:author="Chara Katiri" w:date="2015-05-12T13:05:00Z">
          <w:pPr>
            <w:spacing w:line="360" w:lineRule="auto"/>
            <w:contextualSpacing/>
            <w:jc w:val="both"/>
          </w:pPr>
        </w:pPrChange>
      </w:pPr>
      <w:ins w:id="9002" w:author="Chara Katiri" w:date="2015-05-10T10:25:00Z">
        <w:r w:rsidRPr="001E4AE7">
          <w:rPr>
            <w:rFonts w:ascii="Times" w:hAnsi="Times" w:cs="Times New Roman"/>
            <w:color w:val="A6A6A6" w:themeColor="background1" w:themeShade="A6"/>
            <w:sz w:val="22"/>
            <w:szCs w:val="22"/>
            <w:highlight w:val="yellow"/>
            <w:rPrChange w:id="9003" w:author="Chara Katiri" w:date="2015-05-12T16:26:00Z">
              <w:rPr>
                <w:rFonts w:ascii="Times" w:hAnsi="Times" w:cs="Times New Roman"/>
                <w:sz w:val="22"/>
                <w:szCs w:val="22"/>
                <w:highlight w:val="yellow"/>
              </w:rPr>
            </w:rPrChange>
          </w:rPr>
          <w:t>(CK to be completed</w:t>
        </w:r>
        <w:r w:rsidRPr="001E4AE7">
          <w:rPr>
            <w:rFonts w:ascii="Times" w:hAnsi="Times" w:cs="Times New Roman"/>
            <w:color w:val="A6A6A6" w:themeColor="background1" w:themeShade="A6"/>
            <w:sz w:val="22"/>
            <w:szCs w:val="22"/>
            <w:rPrChange w:id="9004" w:author="Chara Katiri" w:date="2015-05-12T16:26:00Z">
              <w:rPr>
                <w:rFonts w:ascii="Times" w:hAnsi="Times" w:cs="Times New Roman"/>
                <w:sz w:val="22"/>
                <w:szCs w:val="22"/>
              </w:rPr>
            </w:rPrChange>
          </w:rPr>
          <w:t>)</w:t>
        </w:r>
      </w:ins>
    </w:p>
    <w:p w14:paraId="03360B1B" w14:textId="77777777" w:rsidR="004902D7" w:rsidRPr="001E4AE7" w:rsidRDefault="004902D7" w:rsidP="00F758B3">
      <w:pPr>
        <w:spacing w:line="360" w:lineRule="auto"/>
        <w:contextualSpacing/>
        <w:jc w:val="both"/>
        <w:rPr>
          <w:ins w:id="9005" w:author="Chara Katiri" w:date="2015-05-10T10:25:00Z"/>
          <w:rFonts w:ascii="Times" w:hAnsi="Times" w:cs="Times New Roman"/>
          <w:color w:val="A6A6A6" w:themeColor="background1" w:themeShade="A6"/>
          <w:sz w:val="22"/>
          <w:szCs w:val="22"/>
          <w:rPrChange w:id="9006" w:author="Chara Katiri" w:date="2015-05-12T16:26:00Z">
            <w:rPr>
              <w:ins w:id="9007" w:author="Chara Katiri" w:date="2015-05-10T10:25:00Z"/>
              <w:rFonts w:ascii="Times" w:hAnsi="Times" w:cs="Times New Roman"/>
              <w:sz w:val="22"/>
              <w:szCs w:val="22"/>
            </w:rPr>
          </w:rPrChange>
        </w:rPr>
        <w:pPrChange w:id="9008" w:author="Chara Katiri" w:date="2015-05-12T13:05:00Z">
          <w:pPr>
            <w:spacing w:line="360" w:lineRule="auto"/>
            <w:contextualSpacing/>
            <w:jc w:val="both"/>
          </w:pPr>
        </w:pPrChange>
      </w:pPr>
    </w:p>
    <w:p w14:paraId="4B54AACD" w14:textId="77777777" w:rsidR="004902D7" w:rsidRPr="001E4AE7" w:rsidRDefault="004902D7" w:rsidP="00F758B3">
      <w:pPr>
        <w:spacing w:line="360" w:lineRule="auto"/>
        <w:contextualSpacing/>
        <w:jc w:val="both"/>
        <w:rPr>
          <w:ins w:id="9009" w:author="Chara Katiri" w:date="2015-05-10T10:25:00Z"/>
          <w:rFonts w:ascii="Times" w:hAnsi="Times" w:cs="Times New Roman"/>
          <w:color w:val="A6A6A6" w:themeColor="background1" w:themeShade="A6"/>
          <w:sz w:val="22"/>
          <w:szCs w:val="22"/>
          <w:rPrChange w:id="9010" w:author="Chara Katiri" w:date="2015-05-12T16:26:00Z">
            <w:rPr>
              <w:ins w:id="9011" w:author="Chara Katiri" w:date="2015-05-10T10:25:00Z"/>
              <w:rFonts w:ascii="Times" w:hAnsi="Times" w:cs="Times New Roman"/>
              <w:sz w:val="22"/>
              <w:szCs w:val="22"/>
            </w:rPr>
          </w:rPrChange>
        </w:rPr>
        <w:pPrChange w:id="9012" w:author="Chara Katiri" w:date="2015-05-12T13:05:00Z">
          <w:pPr>
            <w:spacing w:line="360" w:lineRule="auto"/>
            <w:contextualSpacing/>
            <w:jc w:val="both"/>
          </w:pPr>
        </w:pPrChange>
      </w:pPr>
      <w:ins w:id="9013" w:author="Chara Katiri" w:date="2015-05-10T10:25:00Z">
        <w:r w:rsidRPr="001E4AE7">
          <w:rPr>
            <w:rFonts w:ascii="Times" w:hAnsi="Times" w:cs="Times New Roman"/>
            <w:color w:val="A6A6A6" w:themeColor="background1" w:themeShade="A6"/>
            <w:sz w:val="22"/>
            <w:szCs w:val="22"/>
            <w:rPrChange w:id="9014" w:author="Chara Katiri" w:date="2015-05-12T16:26:00Z">
              <w:rPr>
                <w:rFonts w:ascii="Times" w:hAnsi="Times" w:cs="Times New Roman"/>
                <w:sz w:val="22"/>
                <w:szCs w:val="22"/>
              </w:rPr>
            </w:rPrChange>
          </w:rPr>
          <w:t xml:space="preserve">&lt;!-- Protection against CRSF attack. </w:t>
        </w:r>
      </w:ins>
    </w:p>
    <w:p w14:paraId="0A2969D2" w14:textId="77777777" w:rsidR="004902D7" w:rsidRPr="001E4AE7" w:rsidRDefault="004902D7" w:rsidP="00F758B3">
      <w:pPr>
        <w:spacing w:line="360" w:lineRule="auto"/>
        <w:contextualSpacing/>
        <w:jc w:val="both"/>
        <w:rPr>
          <w:ins w:id="9015" w:author="Chara Katiri" w:date="2015-05-10T10:25:00Z"/>
          <w:rFonts w:ascii="Times" w:hAnsi="Times" w:cs="Times New Roman"/>
          <w:color w:val="A6A6A6" w:themeColor="background1" w:themeShade="A6"/>
          <w:sz w:val="22"/>
          <w:szCs w:val="22"/>
          <w:rPrChange w:id="9016" w:author="Chara Katiri" w:date="2015-05-12T16:26:00Z">
            <w:rPr>
              <w:ins w:id="9017" w:author="Chara Katiri" w:date="2015-05-10T10:25:00Z"/>
              <w:rFonts w:ascii="Times" w:hAnsi="Times" w:cs="Times New Roman"/>
              <w:sz w:val="22"/>
              <w:szCs w:val="22"/>
            </w:rPr>
          </w:rPrChange>
        </w:rPr>
        <w:pPrChange w:id="9018" w:author="Chara Katiri" w:date="2015-05-12T13:05:00Z">
          <w:pPr>
            <w:spacing w:line="360" w:lineRule="auto"/>
            <w:contextualSpacing/>
            <w:jc w:val="both"/>
          </w:pPr>
        </w:pPrChange>
      </w:pPr>
      <w:ins w:id="9019" w:author="Chara Katiri" w:date="2015-05-10T10:25:00Z">
        <w:r w:rsidRPr="001E4AE7">
          <w:rPr>
            <w:rFonts w:ascii="Times" w:hAnsi="Times" w:cs="Times New Roman"/>
            <w:color w:val="A6A6A6" w:themeColor="background1" w:themeShade="A6"/>
            <w:sz w:val="22"/>
            <w:szCs w:val="22"/>
            <w:rPrChange w:id="9020" w:author="Chara Katiri" w:date="2015-05-12T16:26:00Z">
              <w:rPr>
                <w:rFonts w:ascii="Times" w:hAnsi="Times" w:cs="Times New Roman"/>
                <w:sz w:val="22"/>
                <w:szCs w:val="22"/>
              </w:rPr>
            </w:rPrChange>
          </w:rPr>
          <w:t xml:space="preserve">                            Hackers use Cross-Site Request Forgery attack in order to steal the cookies from the authenticated user. </w:t>
        </w:r>
      </w:ins>
    </w:p>
    <w:p w14:paraId="71CD649E" w14:textId="77777777" w:rsidR="004902D7" w:rsidRPr="001E4AE7" w:rsidRDefault="004902D7" w:rsidP="00F758B3">
      <w:pPr>
        <w:spacing w:line="360" w:lineRule="auto"/>
        <w:contextualSpacing/>
        <w:jc w:val="both"/>
        <w:rPr>
          <w:ins w:id="9021" w:author="Chara Katiri" w:date="2015-05-10T10:25:00Z"/>
          <w:rFonts w:ascii="Times" w:hAnsi="Times" w:cs="Times New Roman"/>
          <w:color w:val="A6A6A6" w:themeColor="background1" w:themeShade="A6"/>
          <w:sz w:val="22"/>
          <w:szCs w:val="22"/>
          <w:rPrChange w:id="9022" w:author="Chara Katiri" w:date="2015-05-12T16:26:00Z">
            <w:rPr>
              <w:ins w:id="9023" w:author="Chara Katiri" w:date="2015-05-10T10:25:00Z"/>
              <w:rFonts w:ascii="Times" w:hAnsi="Times" w:cs="Times New Roman"/>
              <w:sz w:val="22"/>
              <w:szCs w:val="22"/>
            </w:rPr>
          </w:rPrChange>
        </w:rPr>
        <w:pPrChange w:id="9024" w:author="Chara Katiri" w:date="2015-05-12T13:05:00Z">
          <w:pPr>
            <w:spacing w:line="360" w:lineRule="auto"/>
            <w:contextualSpacing/>
            <w:jc w:val="both"/>
          </w:pPr>
        </w:pPrChange>
      </w:pPr>
      <w:ins w:id="9025" w:author="Chara Katiri" w:date="2015-05-10T10:25:00Z">
        <w:r w:rsidRPr="001E4AE7">
          <w:rPr>
            <w:rFonts w:ascii="Times" w:hAnsi="Times" w:cs="Times New Roman"/>
            <w:color w:val="A6A6A6" w:themeColor="background1" w:themeShade="A6"/>
            <w:sz w:val="22"/>
            <w:szCs w:val="22"/>
            <w:rPrChange w:id="9026" w:author="Chara Katiri" w:date="2015-05-12T16:26:00Z">
              <w:rPr>
                <w:rFonts w:ascii="Times" w:hAnsi="Times" w:cs="Times New Roman"/>
                <w:sz w:val="22"/>
                <w:szCs w:val="22"/>
              </w:rPr>
            </w:rPrChange>
          </w:rPr>
          <w:t xml:space="preserve">                            Docs.spring.io, 'Spring Security Reference', 2015. [Online]. Available: http://docs.spring.io/spring-security/site/docs/3.2.x/reference/htmlsingle/#csrf-using. [Accessed: 09- Feb- 2015].--&gt;</w:t>
        </w:r>
      </w:ins>
    </w:p>
    <w:p w14:paraId="112C5852" w14:textId="77777777" w:rsidR="004902D7" w:rsidRPr="001E4AE7" w:rsidRDefault="004902D7" w:rsidP="00F758B3">
      <w:pPr>
        <w:spacing w:line="360" w:lineRule="auto"/>
        <w:contextualSpacing/>
        <w:jc w:val="both"/>
        <w:rPr>
          <w:ins w:id="9027" w:author="Chara Katiri" w:date="2015-05-10T10:24:00Z"/>
          <w:rFonts w:ascii="Times" w:eastAsia="Times New Roman" w:hAnsi="Times" w:cs="Times New Roman"/>
          <w:color w:val="A6A6A6" w:themeColor="background1" w:themeShade="A6"/>
          <w:sz w:val="22"/>
          <w:szCs w:val="22"/>
          <w:lang w:val="en-GB"/>
          <w:rPrChange w:id="9028" w:author="Chara Katiri" w:date="2015-05-12T16:26:00Z">
            <w:rPr>
              <w:ins w:id="9029" w:author="Chara Katiri" w:date="2015-05-10T10:24:00Z"/>
              <w:rFonts w:ascii="Times" w:eastAsia="Times New Roman" w:hAnsi="Times" w:cs="Times New Roman"/>
              <w:sz w:val="22"/>
              <w:szCs w:val="22"/>
              <w:lang w:val="en-GB"/>
            </w:rPr>
          </w:rPrChange>
        </w:rPr>
        <w:pPrChange w:id="9030" w:author="Chara Katiri" w:date="2015-05-12T13:05:00Z">
          <w:pPr>
            <w:spacing w:line="360" w:lineRule="auto"/>
            <w:contextualSpacing/>
            <w:jc w:val="both"/>
          </w:pPr>
        </w:pPrChange>
      </w:pPr>
    </w:p>
    <w:p w14:paraId="4D067926" w14:textId="77777777" w:rsidR="003F6876" w:rsidRPr="001E4AE7" w:rsidRDefault="003F6876" w:rsidP="00F758B3">
      <w:pPr>
        <w:spacing w:line="360" w:lineRule="auto"/>
        <w:ind w:firstLine="568"/>
        <w:contextualSpacing/>
        <w:jc w:val="both"/>
        <w:rPr>
          <w:ins w:id="9031" w:author="Chara Katiri" w:date="2015-05-09T11:12:00Z"/>
          <w:rFonts w:ascii="Times" w:hAnsi="Times" w:cs="Times New Roman"/>
          <w:color w:val="A6A6A6" w:themeColor="background1" w:themeShade="A6"/>
          <w:sz w:val="22"/>
          <w:szCs w:val="22"/>
          <w:rPrChange w:id="9032" w:author="Chara Katiri" w:date="2015-05-12T16:26:00Z">
            <w:rPr>
              <w:ins w:id="9033" w:author="Chara Katiri" w:date="2015-05-09T11:12:00Z"/>
              <w:rFonts w:ascii="Times" w:hAnsi="Times" w:cs="Times New Roman"/>
              <w:sz w:val="22"/>
              <w:szCs w:val="22"/>
            </w:rPr>
          </w:rPrChange>
        </w:rPr>
        <w:pPrChange w:id="9034" w:author="Chara Katiri" w:date="2015-05-12T13:05:00Z">
          <w:pPr>
            <w:spacing w:line="360" w:lineRule="auto"/>
            <w:contextualSpacing/>
            <w:jc w:val="both"/>
          </w:pPr>
        </w:pPrChange>
      </w:pPr>
    </w:p>
    <w:p w14:paraId="582EFFA1" w14:textId="77777777" w:rsidR="00A33910" w:rsidRPr="001E4AE7" w:rsidRDefault="00A33910" w:rsidP="00F758B3">
      <w:pPr>
        <w:spacing w:line="360" w:lineRule="auto"/>
        <w:ind w:firstLine="568"/>
        <w:contextualSpacing/>
        <w:jc w:val="both"/>
        <w:rPr>
          <w:ins w:id="9035" w:author="Chara Katiri" w:date="2015-05-09T11:12:00Z"/>
          <w:rFonts w:ascii="Times" w:hAnsi="Times" w:cs="Times New Roman"/>
          <w:color w:val="A6A6A6" w:themeColor="background1" w:themeShade="A6"/>
          <w:sz w:val="22"/>
          <w:szCs w:val="22"/>
          <w:rPrChange w:id="9036" w:author="Chara Katiri" w:date="2015-05-12T16:26:00Z">
            <w:rPr>
              <w:ins w:id="9037" w:author="Chara Katiri" w:date="2015-05-09T11:12:00Z"/>
              <w:rFonts w:ascii="Times" w:hAnsi="Times" w:cs="Times New Roman"/>
              <w:sz w:val="22"/>
              <w:szCs w:val="22"/>
            </w:rPr>
          </w:rPrChange>
        </w:rPr>
        <w:pPrChange w:id="9038" w:author="Chara Katiri" w:date="2015-05-12T13:05:00Z">
          <w:pPr>
            <w:spacing w:line="360" w:lineRule="auto"/>
            <w:contextualSpacing/>
            <w:jc w:val="both"/>
          </w:pPr>
        </w:pPrChange>
      </w:pPr>
    </w:p>
    <w:p w14:paraId="1E11A546" w14:textId="77777777" w:rsidR="00A33910" w:rsidRPr="001E4AE7" w:rsidRDefault="00A33910" w:rsidP="00F758B3">
      <w:pPr>
        <w:spacing w:line="360" w:lineRule="auto"/>
        <w:ind w:firstLine="568"/>
        <w:contextualSpacing/>
        <w:jc w:val="both"/>
        <w:rPr>
          <w:ins w:id="9039" w:author="Chara Katiri" w:date="2015-05-09T11:10:00Z"/>
          <w:rFonts w:ascii="Times" w:hAnsi="Times" w:cs="Times New Roman"/>
          <w:color w:val="A6A6A6" w:themeColor="background1" w:themeShade="A6"/>
          <w:sz w:val="22"/>
          <w:szCs w:val="22"/>
          <w:rPrChange w:id="9040" w:author="Chara Katiri" w:date="2015-05-12T16:26:00Z">
            <w:rPr>
              <w:ins w:id="9041" w:author="Chara Katiri" w:date="2015-05-09T11:10:00Z"/>
              <w:rFonts w:ascii="Times" w:hAnsi="Times" w:cs="Times New Roman"/>
              <w:sz w:val="22"/>
              <w:szCs w:val="22"/>
            </w:rPr>
          </w:rPrChange>
        </w:rPr>
        <w:pPrChange w:id="9042" w:author="Chara Katiri" w:date="2015-05-12T13:05:00Z">
          <w:pPr>
            <w:spacing w:line="360" w:lineRule="auto"/>
            <w:contextualSpacing/>
            <w:jc w:val="both"/>
          </w:pPr>
        </w:pPrChange>
      </w:pPr>
    </w:p>
    <w:p w14:paraId="09238D31" w14:textId="6E8EEE8D" w:rsidR="006E0F4A" w:rsidRPr="001E4AE7" w:rsidRDefault="006E0F4A" w:rsidP="00F758B3">
      <w:pPr>
        <w:spacing w:line="360" w:lineRule="auto"/>
        <w:ind w:firstLine="568"/>
        <w:contextualSpacing/>
        <w:jc w:val="both"/>
        <w:rPr>
          <w:ins w:id="9043" w:author="Chara Katiri" w:date="2015-04-12T20:28:00Z"/>
          <w:rFonts w:ascii="Times" w:hAnsi="Times" w:cs="Times New Roman"/>
          <w:color w:val="A6A6A6" w:themeColor="background1" w:themeShade="A6"/>
          <w:sz w:val="22"/>
          <w:szCs w:val="22"/>
          <w:rPrChange w:id="9044" w:author="Chara Katiri" w:date="2015-05-12T16:26:00Z">
            <w:rPr>
              <w:ins w:id="9045" w:author="Chara Katiri" w:date="2015-04-12T20:28:00Z"/>
              <w:rFonts w:ascii="Times" w:hAnsi="Times" w:cs="Times New Roman"/>
              <w:sz w:val="22"/>
              <w:szCs w:val="22"/>
            </w:rPr>
          </w:rPrChange>
        </w:rPr>
        <w:pPrChange w:id="9046" w:author="Chara Katiri" w:date="2015-05-12T13:05:00Z">
          <w:pPr>
            <w:spacing w:line="360" w:lineRule="auto"/>
            <w:contextualSpacing/>
            <w:jc w:val="both"/>
          </w:pPr>
        </w:pPrChange>
      </w:pPr>
      <w:ins w:id="9047" w:author="Chara Katiri" w:date="2015-04-12T20:28:00Z">
        <w:r w:rsidRPr="001E4AE7">
          <w:rPr>
            <w:rFonts w:ascii="Times" w:hAnsi="Times" w:cs="Times New Roman"/>
            <w:color w:val="A6A6A6" w:themeColor="background1" w:themeShade="A6"/>
            <w:sz w:val="22"/>
            <w:szCs w:val="22"/>
            <w:rPrChange w:id="9048" w:author="Chara Katiri" w:date="2015-05-12T16:26:00Z">
              <w:rPr>
                <w:rFonts w:ascii="Times" w:hAnsi="Times" w:cs="Times New Roman"/>
                <w:sz w:val="22"/>
                <w:szCs w:val="22"/>
              </w:rPr>
            </w:rPrChange>
          </w:rPr>
          <w:t>Software development</w:t>
        </w:r>
      </w:ins>
      <w:ins w:id="9049" w:author="Chara Katiri" w:date="2015-05-12T16:25:00Z">
        <w:r w:rsidR="001E4AE7" w:rsidRPr="001E4AE7">
          <w:rPr>
            <w:rFonts w:ascii="Times" w:hAnsi="Times" w:cs="Times New Roman"/>
            <w:color w:val="A6A6A6" w:themeColor="background1" w:themeShade="A6"/>
            <w:sz w:val="22"/>
            <w:szCs w:val="22"/>
            <w:rPrChange w:id="9050" w:author="Chara Katiri" w:date="2015-05-12T16:26:00Z">
              <w:rPr>
                <w:rFonts w:ascii="Times" w:hAnsi="Times" w:cs="Times New Roman"/>
                <w:sz w:val="22"/>
                <w:szCs w:val="22"/>
              </w:rPr>
            </w:rPrChange>
          </w:rPr>
          <w:t xml:space="preserve"> </w:t>
        </w:r>
        <w:r w:rsidR="001E4AE7" w:rsidRPr="001E4AE7">
          <w:rPr>
            <w:rFonts w:ascii="Times" w:hAnsi="Times" w:cs="Times New Roman"/>
            <w:color w:val="A6A6A6" w:themeColor="background1" w:themeShade="A6"/>
            <w:sz w:val="22"/>
            <w:szCs w:val="22"/>
            <w:highlight w:val="yellow"/>
            <w:rPrChange w:id="9051" w:author="Chara Katiri" w:date="2015-05-12T16:26:00Z">
              <w:rPr>
                <w:rFonts w:ascii="Times" w:hAnsi="Times" w:cs="Times New Roman"/>
                <w:sz w:val="22"/>
                <w:szCs w:val="22"/>
              </w:rPr>
            </w:rPrChange>
          </w:rPr>
          <w:t>(list here the programming languages used)</w:t>
        </w:r>
      </w:ins>
      <w:ins w:id="9052" w:author="Chara Katiri" w:date="2015-04-12T20:28:00Z">
        <w:r w:rsidRPr="001E4AE7">
          <w:rPr>
            <w:rFonts w:ascii="Times" w:hAnsi="Times" w:cs="Times New Roman"/>
            <w:color w:val="A6A6A6" w:themeColor="background1" w:themeShade="A6"/>
            <w:sz w:val="22"/>
            <w:szCs w:val="22"/>
            <w:highlight w:val="yellow"/>
            <w:rPrChange w:id="9053" w:author="Chara Katiri" w:date="2015-05-12T16:26:00Z">
              <w:rPr>
                <w:rFonts w:ascii="Times" w:hAnsi="Times" w:cs="Times New Roman"/>
                <w:sz w:val="22"/>
                <w:szCs w:val="22"/>
              </w:rPr>
            </w:rPrChange>
          </w:rPr>
          <w:t>:</w:t>
        </w:r>
      </w:ins>
    </w:p>
    <w:p w14:paraId="306F80F0" w14:textId="4F782A72" w:rsidR="006E0F4A" w:rsidRPr="001E4AE7" w:rsidRDefault="006E0F4A" w:rsidP="00F758B3">
      <w:pPr>
        <w:pStyle w:val="ListParagraph"/>
        <w:numPr>
          <w:ilvl w:val="0"/>
          <w:numId w:val="5"/>
        </w:numPr>
        <w:spacing w:line="360" w:lineRule="auto"/>
        <w:ind w:left="709" w:hanging="283"/>
        <w:jc w:val="both"/>
        <w:rPr>
          <w:ins w:id="9054" w:author="Chara Katiri" w:date="2015-04-12T20:29:00Z"/>
          <w:rFonts w:ascii="Times" w:eastAsia="Times New Roman" w:hAnsi="Times" w:cs="Times New Roman"/>
          <w:color w:val="A6A6A6" w:themeColor="background1" w:themeShade="A6"/>
          <w:sz w:val="22"/>
          <w:szCs w:val="22"/>
          <w:shd w:val="clear" w:color="auto" w:fill="FFFFFF"/>
          <w:lang w:val="en-GB"/>
          <w:rPrChange w:id="9055" w:author="Chara Katiri" w:date="2015-05-12T16:26:00Z">
            <w:rPr>
              <w:ins w:id="9056" w:author="Chara Katiri" w:date="2015-04-12T20:29:00Z"/>
            </w:rPr>
          </w:rPrChange>
        </w:rPr>
        <w:pPrChange w:id="9057" w:author="Chara Katiri" w:date="2015-05-12T13:05:00Z">
          <w:pPr>
            <w:spacing w:line="360" w:lineRule="auto"/>
            <w:contextualSpacing/>
            <w:jc w:val="both"/>
          </w:pPr>
        </w:pPrChange>
      </w:pPr>
      <w:ins w:id="9058" w:author="Chara Katiri" w:date="2015-04-12T20:29:00Z">
        <w:r w:rsidRPr="001E4AE7">
          <w:rPr>
            <w:rFonts w:ascii="Times" w:eastAsia="Times New Roman" w:hAnsi="Times" w:cs="Times New Roman"/>
            <w:color w:val="A6A6A6" w:themeColor="background1" w:themeShade="A6"/>
            <w:sz w:val="22"/>
            <w:szCs w:val="22"/>
            <w:shd w:val="clear" w:color="auto" w:fill="FFFFFF"/>
            <w:lang w:val="en-GB"/>
            <w:rPrChange w:id="9059" w:author="Chara Katiri" w:date="2015-05-12T16:26:00Z">
              <w:rPr/>
            </w:rPrChange>
          </w:rPr>
          <w:t xml:space="preserve">JavaScript </w:t>
        </w:r>
      </w:ins>
    </w:p>
    <w:p w14:paraId="0EC8F49F" w14:textId="77777777" w:rsidR="00E71446" w:rsidRPr="001E4AE7" w:rsidRDefault="00E71446" w:rsidP="00F758B3">
      <w:pPr>
        <w:pStyle w:val="ListParagraph"/>
        <w:spacing w:line="360" w:lineRule="auto"/>
        <w:jc w:val="both"/>
        <w:rPr>
          <w:ins w:id="9060" w:author="Chara Katiri" w:date="2015-04-12T20:29:00Z"/>
          <w:rFonts w:ascii="Times" w:hAnsi="Times" w:cs="Times New Roman"/>
          <w:color w:val="A6A6A6" w:themeColor="background1" w:themeShade="A6"/>
          <w:sz w:val="22"/>
          <w:szCs w:val="22"/>
          <w:rPrChange w:id="9061" w:author="Chara Katiri" w:date="2015-05-12T16:26:00Z">
            <w:rPr>
              <w:ins w:id="9062" w:author="Chara Katiri" w:date="2015-04-12T20:29:00Z"/>
            </w:rPr>
          </w:rPrChange>
        </w:rPr>
        <w:pPrChange w:id="9063" w:author="Chara Katiri" w:date="2015-05-12T13:05:00Z">
          <w:pPr>
            <w:spacing w:line="360" w:lineRule="auto"/>
            <w:contextualSpacing/>
            <w:jc w:val="both"/>
          </w:pPr>
        </w:pPrChange>
      </w:pPr>
    </w:p>
    <w:p w14:paraId="22EFB2F9" w14:textId="77777777" w:rsidR="00AB15DC" w:rsidRPr="001E4AE7" w:rsidRDefault="00AB15DC" w:rsidP="00F758B3">
      <w:pPr>
        <w:spacing w:line="360" w:lineRule="auto"/>
        <w:contextualSpacing/>
        <w:jc w:val="both"/>
        <w:rPr>
          <w:ins w:id="9064" w:author="Chara Katiri" w:date="2015-04-12T20:33:00Z"/>
          <w:rFonts w:ascii="Times" w:hAnsi="Times" w:cs="Times New Roman"/>
          <w:color w:val="A6A6A6" w:themeColor="background1" w:themeShade="A6"/>
          <w:sz w:val="22"/>
          <w:szCs w:val="22"/>
          <w:rPrChange w:id="9065" w:author="Chara Katiri" w:date="2015-05-12T16:26:00Z">
            <w:rPr>
              <w:ins w:id="9066" w:author="Chara Katiri" w:date="2015-04-12T20:33:00Z"/>
              <w:rFonts w:ascii="Times" w:hAnsi="Times" w:cs="Times New Roman"/>
              <w:sz w:val="22"/>
              <w:szCs w:val="22"/>
            </w:rPr>
          </w:rPrChange>
        </w:rPr>
        <w:pPrChange w:id="9067" w:author="Chara Katiri" w:date="2015-05-12T13:05:00Z">
          <w:pPr>
            <w:spacing w:line="360" w:lineRule="auto"/>
            <w:contextualSpacing/>
            <w:jc w:val="both"/>
          </w:pPr>
        </w:pPrChange>
      </w:pPr>
    </w:p>
    <w:p w14:paraId="306EFB6F" w14:textId="0EC61167" w:rsidR="00AB15DC" w:rsidRPr="001E4AE7" w:rsidRDefault="00AB15DC" w:rsidP="00F758B3">
      <w:pPr>
        <w:spacing w:line="360" w:lineRule="auto"/>
        <w:contextualSpacing/>
        <w:jc w:val="both"/>
        <w:rPr>
          <w:ins w:id="9068" w:author="Chara Katiri" w:date="2015-04-12T20:33:00Z"/>
          <w:rFonts w:ascii="Times" w:hAnsi="Times" w:cs="Times New Roman"/>
          <w:color w:val="A6A6A6" w:themeColor="background1" w:themeShade="A6"/>
          <w:sz w:val="22"/>
          <w:szCs w:val="22"/>
          <w:rPrChange w:id="9069" w:author="Chara Katiri" w:date="2015-05-12T16:26:00Z">
            <w:rPr>
              <w:ins w:id="9070" w:author="Chara Katiri" w:date="2015-04-12T20:33:00Z"/>
              <w:rFonts w:ascii="Times" w:hAnsi="Times" w:cs="Times New Roman"/>
              <w:sz w:val="22"/>
              <w:szCs w:val="22"/>
            </w:rPr>
          </w:rPrChange>
        </w:rPr>
        <w:pPrChange w:id="9071" w:author="Chara Katiri" w:date="2015-05-12T13:05:00Z">
          <w:pPr>
            <w:spacing w:line="360" w:lineRule="auto"/>
            <w:contextualSpacing/>
            <w:jc w:val="both"/>
          </w:pPr>
        </w:pPrChange>
      </w:pPr>
      <w:ins w:id="9072" w:author="Chara Katiri" w:date="2015-04-12T20:33:00Z">
        <w:r w:rsidRPr="001E4AE7">
          <w:rPr>
            <w:rFonts w:ascii="Times" w:hAnsi="Times" w:cs="Times New Roman"/>
            <w:color w:val="A6A6A6" w:themeColor="background1" w:themeShade="A6"/>
            <w:sz w:val="22"/>
            <w:szCs w:val="22"/>
            <w:rPrChange w:id="9073" w:author="Chara Katiri" w:date="2015-05-12T16:26:00Z">
              <w:rPr>
                <w:rFonts w:ascii="Times" w:hAnsi="Times" w:cs="Times New Roman"/>
                <w:sz w:val="22"/>
                <w:szCs w:val="22"/>
              </w:rPr>
            </w:rPrChange>
          </w:rPr>
          <w:t>Libraries:</w:t>
        </w:r>
      </w:ins>
    </w:p>
    <w:p w14:paraId="069DCC35" w14:textId="77777777" w:rsidR="00104499" w:rsidRPr="001E4AE7" w:rsidRDefault="00AB15DC" w:rsidP="00F758B3">
      <w:pPr>
        <w:pStyle w:val="ListParagraph"/>
        <w:numPr>
          <w:ilvl w:val="0"/>
          <w:numId w:val="5"/>
        </w:numPr>
        <w:spacing w:line="360" w:lineRule="auto"/>
        <w:ind w:left="709" w:hanging="283"/>
        <w:jc w:val="both"/>
        <w:rPr>
          <w:ins w:id="9074" w:author="Chara Katiri" w:date="2015-05-08T18:53:00Z"/>
          <w:rFonts w:ascii="Times" w:eastAsia="Times New Roman" w:hAnsi="Times" w:cs="Times New Roman"/>
          <w:color w:val="A6A6A6" w:themeColor="background1" w:themeShade="A6"/>
          <w:sz w:val="22"/>
          <w:szCs w:val="22"/>
          <w:shd w:val="clear" w:color="auto" w:fill="FFFFFF"/>
          <w:lang w:val="en-GB"/>
          <w:rPrChange w:id="9075" w:author="Chara Katiri" w:date="2015-05-12T16:26:00Z">
            <w:rPr>
              <w:ins w:id="9076" w:author="Chara Katiri" w:date="2015-05-08T18:53:00Z"/>
              <w:rFonts w:ascii="Times" w:hAnsi="Times" w:cs="Times New Roman"/>
              <w:sz w:val="22"/>
              <w:szCs w:val="22"/>
            </w:rPr>
          </w:rPrChange>
        </w:rPr>
        <w:pPrChange w:id="9077" w:author="Chara Katiri" w:date="2015-05-12T13:05:00Z">
          <w:pPr>
            <w:spacing w:line="360" w:lineRule="auto"/>
            <w:contextualSpacing/>
            <w:jc w:val="both"/>
          </w:pPr>
        </w:pPrChange>
      </w:pPr>
      <w:ins w:id="9078" w:author="Chara Katiri" w:date="2015-04-12T20:33:00Z">
        <w:r w:rsidRPr="001E4AE7">
          <w:rPr>
            <w:rFonts w:ascii="Times" w:eastAsia="Times New Roman" w:hAnsi="Times" w:cs="Times New Roman"/>
            <w:color w:val="A6A6A6" w:themeColor="background1" w:themeShade="A6"/>
            <w:sz w:val="22"/>
            <w:szCs w:val="22"/>
            <w:shd w:val="clear" w:color="auto" w:fill="FFFFFF"/>
            <w:lang w:val="en-GB"/>
            <w:rPrChange w:id="9079" w:author="Chara Katiri" w:date="2015-05-12T16:26:00Z">
              <w:rPr/>
            </w:rPrChange>
          </w:rPr>
          <w:t>Spring libraries for security</w:t>
        </w:r>
      </w:ins>
    </w:p>
    <w:p w14:paraId="2CB09EBA" w14:textId="4CD2B0A9" w:rsidR="00AB15DC" w:rsidRPr="001E4AE7" w:rsidRDefault="00104499" w:rsidP="00F758B3">
      <w:pPr>
        <w:pStyle w:val="ListParagraph"/>
        <w:numPr>
          <w:ilvl w:val="0"/>
          <w:numId w:val="5"/>
        </w:numPr>
        <w:spacing w:line="360" w:lineRule="auto"/>
        <w:ind w:left="709" w:hanging="283"/>
        <w:jc w:val="both"/>
        <w:rPr>
          <w:ins w:id="9080" w:author="Chara Katiri" w:date="2015-04-12T20:33:00Z"/>
          <w:rFonts w:ascii="Times" w:eastAsia="Times New Roman" w:hAnsi="Times" w:cs="Times New Roman"/>
          <w:color w:val="A6A6A6" w:themeColor="background1" w:themeShade="A6"/>
          <w:sz w:val="22"/>
          <w:szCs w:val="22"/>
          <w:shd w:val="clear" w:color="auto" w:fill="FFFFFF"/>
          <w:lang w:val="en-GB"/>
          <w:rPrChange w:id="9081" w:author="Chara Katiri" w:date="2015-05-12T16:26:00Z">
            <w:rPr>
              <w:ins w:id="9082" w:author="Chara Katiri" w:date="2015-04-12T20:33:00Z"/>
            </w:rPr>
          </w:rPrChange>
        </w:rPr>
        <w:pPrChange w:id="9083" w:author="Chara Katiri" w:date="2015-05-12T13:05:00Z">
          <w:pPr>
            <w:spacing w:line="360" w:lineRule="auto"/>
            <w:contextualSpacing/>
            <w:jc w:val="both"/>
          </w:pPr>
        </w:pPrChange>
      </w:pPr>
      <w:ins w:id="9084" w:author="Chara Katiri" w:date="2015-05-08T18:53:00Z">
        <w:r w:rsidRPr="001E4AE7">
          <w:rPr>
            <w:rFonts w:ascii="Times" w:eastAsia="Times New Roman" w:hAnsi="Times" w:cs="Times New Roman"/>
            <w:color w:val="A6A6A6" w:themeColor="background1" w:themeShade="A6"/>
            <w:sz w:val="22"/>
            <w:szCs w:val="22"/>
            <w:shd w:val="clear" w:color="auto" w:fill="FFFFFF"/>
            <w:lang w:val="en-GB"/>
            <w:rPrChange w:id="9085" w:author="Chara Katiri" w:date="2015-05-12T16:26:00Z">
              <w:rPr>
                <w:rFonts w:ascii="Times" w:hAnsi="Times" w:cs="Times New Roman"/>
                <w:sz w:val="22"/>
                <w:szCs w:val="22"/>
              </w:rPr>
            </w:rPrChange>
          </w:rPr>
          <w:t>Here add the rest of the sucuirty and spring libraries (jars)</w:t>
        </w:r>
      </w:ins>
      <w:ins w:id="9086" w:author="Chara Katiri" w:date="2015-04-12T20:33:00Z">
        <w:r w:rsidR="005E29E9" w:rsidRPr="001E4AE7">
          <w:rPr>
            <w:rFonts w:ascii="Times" w:eastAsia="Times New Roman" w:hAnsi="Times" w:cs="Times New Roman"/>
            <w:color w:val="A6A6A6" w:themeColor="background1" w:themeShade="A6"/>
            <w:sz w:val="22"/>
            <w:szCs w:val="22"/>
            <w:shd w:val="clear" w:color="auto" w:fill="FFFFFF"/>
            <w:lang w:val="en-GB"/>
            <w:rPrChange w:id="9087" w:author="Chara Katiri" w:date="2015-05-12T16:26:00Z">
              <w:rPr/>
            </w:rPrChange>
          </w:rPr>
          <w:t>:</w:t>
        </w:r>
      </w:ins>
    </w:p>
    <w:p w14:paraId="631559BD" w14:textId="7B5C170F" w:rsidR="005E29E9" w:rsidRPr="001E4AE7" w:rsidRDefault="005E29E9" w:rsidP="00F758B3">
      <w:pPr>
        <w:pStyle w:val="ListParagraph"/>
        <w:numPr>
          <w:ilvl w:val="1"/>
          <w:numId w:val="5"/>
        </w:numPr>
        <w:spacing w:line="360" w:lineRule="auto"/>
        <w:jc w:val="both"/>
        <w:rPr>
          <w:ins w:id="9088" w:author="Chara Katiri" w:date="2015-04-12T20:45:00Z"/>
          <w:rFonts w:ascii="Times" w:eastAsia="Times New Roman" w:hAnsi="Times"/>
          <w:color w:val="A6A6A6" w:themeColor="background1" w:themeShade="A6"/>
          <w:sz w:val="22"/>
          <w:szCs w:val="22"/>
          <w:shd w:val="clear" w:color="auto" w:fill="FFFFFF"/>
          <w:rPrChange w:id="9089" w:author="Chara Katiri" w:date="2015-05-12T16:26:00Z">
            <w:rPr>
              <w:ins w:id="9090" w:author="Chara Katiri" w:date="2015-04-12T20:45:00Z"/>
            </w:rPr>
          </w:rPrChange>
        </w:rPr>
        <w:pPrChange w:id="9091" w:author="Chara Katiri" w:date="2015-05-12T13:05:00Z">
          <w:pPr>
            <w:pStyle w:val="NormalWeb"/>
            <w:spacing w:before="0" w:beforeAutospacing="0" w:after="0" w:afterAutospacing="0"/>
            <w:jc w:val="both"/>
          </w:pPr>
        </w:pPrChange>
      </w:pPr>
      <w:ins w:id="9092"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9093" w:author="Chara Katiri" w:date="2015-05-12T16:26:00Z">
              <w:rPr>
                <w:rFonts w:ascii="Calibri" w:hAnsi="Calibri"/>
                <w:color w:val="000000"/>
                <w:sz w:val="23"/>
                <w:szCs w:val="23"/>
              </w:rPr>
            </w:rPrChange>
          </w:rPr>
          <w:t xml:space="preserve">Spring Security - jdbc authorisation: </w:t>
        </w:r>
        <w:r w:rsidRPr="001E4AE7">
          <w:rPr>
            <w:rFonts w:ascii="Times" w:eastAsia="Times New Roman" w:hAnsi="Times" w:cs="Times New Roman"/>
            <w:color w:val="A6A6A6" w:themeColor="background1" w:themeShade="A6"/>
            <w:sz w:val="22"/>
            <w:szCs w:val="22"/>
            <w:shd w:val="clear" w:color="auto" w:fill="FFFFFF"/>
            <w:lang w:val="en-GB"/>
            <w:rPrChange w:id="9094"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095" w:author="Chara Katiri" w:date="2015-05-12T16:26:00Z">
              <w:rPr/>
            </w:rPrChange>
          </w:rPr>
          <w:instrText xml:space="preserve"> HYPERLINK "http://www.mkyong.com/spring-security/spring-security-form-login-using-database/" </w:instrText>
        </w:r>
        <w:r w:rsidRPr="001E4AE7">
          <w:rPr>
            <w:rFonts w:ascii="Times" w:eastAsia="Times New Roman" w:hAnsi="Times" w:cs="Times New Roman"/>
            <w:color w:val="A6A6A6" w:themeColor="background1" w:themeShade="A6"/>
            <w:sz w:val="22"/>
            <w:szCs w:val="22"/>
            <w:shd w:val="clear" w:color="auto" w:fill="FFFFFF"/>
            <w:lang w:val="en-GB"/>
            <w:rPrChange w:id="9096"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9097" w:author="Chara Katiri" w:date="2015-05-12T16:26:00Z">
              <w:rPr>
                <w:rStyle w:val="Hyperlink"/>
                <w:rFonts w:ascii="Calibri" w:hAnsi="Calibri"/>
                <w:color w:val="1155CC"/>
                <w:sz w:val="23"/>
                <w:szCs w:val="23"/>
              </w:rPr>
            </w:rPrChange>
          </w:rPr>
          <w:t>http://www.mkyong.com/spring-security/spring-security-form-login-using-database/</w:t>
        </w:r>
        <w:r w:rsidRPr="001E4AE7">
          <w:rPr>
            <w:rFonts w:ascii="Times" w:eastAsia="Times New Roman" w:hAnsi="Times" w:cs="Times New Roman"/>
            <w:color w:val="A6A6A6" w:themeColor="background1" w:themeShade="A6"/>
            <w:sz w:val="22"/>
            <w:szCs w:val="22"/>
            <w:shd w:val="clear" w:color="auto" w:fill="FFFFFF"/>
            <w:lang w:val="en-GB"/>
            <w:rPrChange w:id="9098" w:author="Chara Katiri" w:date="2015-05-12T16:26:00Z">
              <w:rPr/>
            </w:rPrChange>
          </w:rPr>
          <w:fldChar w:fldCharType="end"/>
        </w:r>
      </w:ins>
    </w:p>
    <w:p w14:paraId="0E145AA5" w14:textId="5D625998" w:rsidR="005E29E9" w:rsidRPr="001E4AE7" w:rsidRDefault="005E29E9" w:rsidP="00F758B3">
      <w:pPr>
        <w:pStyle w:val="ListParagraph"/>
        <w:numPr>
          <w:ilvl w:val="1"/>
          <w:numId w:val="5"/>
        </w:numPr>
        <w:spacing w:line="360" w:lineRule="auto"/>
        <w:jc w:val="both"/>
        <w:rPr>
          <w:ins w:id="9099" w:author="Chara Katiri" w:date="2015-04-12T20:45:00Z"/>
          <w:rFonts w:ascii="Times" w:eastAsia="Times New Roman" w:hAnsi="Times"/>
          <w:color w:val="A6A6A6" w:themeColor="background1" w:themeShade="A6"/>
          <w:sz w:val="22"/>
          <w:szCs w:val="22"/>
          <w:shd w:val="clear" w:color="auto" w:fill="FFFFFF"/>
          <w:rPrChange w:id="9100" w:author="Chara Katiri" w:date="2015-05-12T16:26:00Z">
            <w:rPr>
              <w:ins w:id="9101" w:author="Chara Katiri" w:date="2015-04-12T20:45:00Z"/>
            </w:rPr>
          </w:rPrChange>
        </w:rPr>
        <w:pPrChange w:id="9102" w:author="Chara Katiri" w:date="2015-05-12T13:05:00Z">
          <w:pPr>
            <w:pStyle w:val="NormalWeb"/>
            <w:spacing w:before="0" w:beforeAutospacing="0" w:after="0" w:afterAutospacing="0"/>
            <w:jc w:val="both"/>
          </w:pPr>
        </w:pPrChange>
      </w:pPr>
      <w:ins w:id="9103"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9104" w:author="Chara Katiri" w:date="2015-05-12T16:26:00Z">
              <w:rPr>
                <w:rFonts w:ascii="Calibri" w:hAnsi="Calibri"/>
                <w:color w:val="000000"/>
                <w:sz w:val="23"/>
                <w:szCs w:val="23"/>
              </w:rPr>
            </w:rPrChange>
          </w:rPr>
          <w:t xml:space="preserve">Spring Security - getting currently logged in user: </w:t>
        </w:r>
        <w:r w:rsidRPr="001E4AE7">
          <w:rPr>
            <w:rFonts w:ascii="Times" w:eastAsia="Times New Roman" w:hAnsi="Times" w:cs="Times New Roman"/>
            <w:color w:val="A6A6A6" w:themeColor="background1" w:themeShade="A6"/>
            <w:sz w:val="22"/>
            <w:szCs w:val="22"/>
            <w:shd w:val="clear" w:color="auto" w:fill="FFFFFF"/>
            <w:lang w:val="en-GB"/>
            <w:rPrChange w:id="9105"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06" w:author="Chara Katiri" w:date="2015-05-12T16:26:00Z">
              <w:rPr/>
            </w:rPrChange>
          </w:rPr>
          <w:instrText xml:space="preserve"> HYPERLINK "http://www.mkyong.com/spring-security/get-current-logged-in-username-in-spring-security/" </w:instrText>
        </w:r>
        <w:r w:rsidRPr="001E4AE7">
          <w:rPr>
            <w:rFonts w:ascii="Times" w:eastAsia="Times New Roman" w:hAnsi="Times" w:cs="Times New Roman"/>
            <w:color w:val="A6A6A6" w:themeColor="background1" w:themeShade="A6"/>
            <w:sz w:val="22"/>
            <w:szCs w:val="22"/>
            <w:shd w:val="clear" w:color="auto" w:fill="FFFFFF"/>
            <w:lang w:val="en-GB"/>
            <w:rPrChange w:id="9107"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9108" w:author="Chara Katiri" w:date="2015-05-12T16:26:00Z">
              <w:rPr>
                <w:rStyle w:val="Hyperlink"/>
                <w:rFonts w:ascii="Calibri" w:hAnsi="Calibri"/>
                <w:color w:val="1155CC"/>
                <w:sz w:val="23"/>
                <w:szCs w:val="23"/>
              </w:rPr>
            </w:rPrChange>
          </w:rPr>
          <w:t>http://www.mkyong.com/spring-security/get-current-logged-in-username-in-spring-security/</w:t>
        </w:r>
        <w:r w:rsidRPr="001E4AE7">
          <w:rPr>
            <w:rFonts w:ascii="Times" w:eastAsia="Times New Roman" w:hAnsi="Times" w:cs="Times New Roman"/>
            <w:color w:val="A6A6A6" w:themeColor="background1" w:themeShade="A6"/>
            <w:sz w:val="22"/>
            <w:szCs w:val="22"/>
            <w:shd w:val="clear" w:color="auto" w:fill="FFFFFF"/>
            <w:lang w:val="en-GB"/>
            <w:rPrChange w:id="9109" w:author="Chara Katiri" w:date="2015-05-12T16:26:00Z">
              <w:rPr/>
            </w:rPrChange>
          </w:rPr>
          <w:fldChar w:fldCharType="end"/>
        </w:r>
      </w:ins>
    </w:p>
    <w:p w14:paraId="7B936653" w14:textId="28E2530F" w:rsidR="005E29E9" w:rsidRPr="001E4AE7" w:rsidRDefault="005E29E9" w:rsidP="00F758B3">
      <w:pPr>
        <w:pStyle w:val="ListParagraph"/>
        <w:numPr>
          <w:ilvl w:val="1"/>
          <w:numId w:val="5"/>
        </w:numPr>
        <w:spacing w:line="360" w:lineRule="auto"/>
        <w:jc w:val="both"/>
        <w:rPr>
          <w:ins w:id="9110" w:author="Chara Katiri" w:date="2015-04-12T20:45:00Z"/>
          <w:rFonts w:ascii="Times" w:eastAsia="Times New Roman" w:hAnsi="Times" w:cs="Times New Roman"/>
          <w:color w:val="A6A6A6" w:themeColor="background1" w:themeShade="A6"/>
          <w:sz w:val="22"/>
          <w:szCs w:val="22"/>
          <w:shd w:val="clear" w:color="auto" w:fill="FFFFFF"/>
          <w:lang w:val="en-GB"/>
          <w:rPrChange w:id="9111" w:author="Chara Katiri" w:date="2015-05-12T16:26:00Z">
            <w:rPr>
              <w:ins w:id="9112" w:author="Chara Katiri" w:date="2015-04-12T20:45:00Z"/>
            </w:rPr>
          </w:rPrChange>
        </w:rPr>
        <w:pPrChange w:id="9113" w:author="Chara Katiri" w:date="2015-05-12T13:05:00Z">
          <w:pPr>
            <w:spacing w:line="360" w:lineRule="auto"/>
            <w:contextualSpacing/>
            <w:jc w:val="both"/>
          </w:pPr>
        </w:pPrChange>
      </w:pPr>
      <w:ins w:id="9114"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9115" w:author="Chara Katiri" w:date="2015-05-12T16:26:00Z">
              <w:rPr>
                <w:rFonts w:ascii="Calibri" w:hAnsi="Calibri"/>
                <w:color w:val="000000"/>
                <w:sz w:val="23"/>
                <w:szCs w:val="23"/>
              </w:rPr>
            </w:rPrChange>
          </w:rPr>
          <w:t xml:space="preserve">Spring Security - encoding password: </w:t>
        </w:r>
        <w:r w:rsidRPr="001E4AE7">
          <w:rPr>
            <w:rFonts w:ascii="Times" w:eastAsia="Times New Roman" w:hAnsi="Times" w:cs="Times New Roman"/>
            <w:color w:val="A6A6A6" w:themeColor="background1" w:themeShade="A6"/>
            <w:sz w:val="22"/>
            <w:szCs w:val="22"/>
            <w:shd w:val="clear" w:color="auto" w:fill="FFFFFF"/>
            <w:lang w:val="en-GB"/>
            <w:rPrChange w:id="9116"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17" w:author="Chara Katiri" w:date="2015-05-12T16:26:00Z">
              <w:rPr/>
            </w:rPrChange>
          </w:rPr>
          <w:instrText xml:space="preserve"> HYPERLINK "http://www.mkyong.com/spring-security/spring-security-password-hashing-example/" </w:instrText>
        </w:r>
        <w:r w:rsidRPr="001E4AE7">
          <w:rPr>
            <w:rFonts w:ascii="Times" w:eastAsia="Times New Roman" w:hAnsi="Times" w:cs="Times New Roman"/>
            <w:color w:val="A6A6A6" w:themeColor="background1" w:themeShade="A6"/>
            <w:sz w:val="22"/>
            <w:szCs w:val="22"/>
            <w:shd w:val="clear" w:color="auto" w:fill="FFFFFF"/>
            <w:lang w:val="en-GB"/>
            <w:rPrChange w:id="9118" w:author="Chara Katiri" w:date="2015-05-12T16:26:00Z">
              <w:rPr/>
            </w:rPrChange>
          </w:rPr>
          <w:fldChar w:fldCharType="separate"/>
        </w:r>
        <w:r w:rsidRPr="001E4AE7">
          <w:rPr>
            <w:rFonts w:ascii="Times" w:eastAsia="Times New Roman" w:hAnsi="Times" w:cs="Times New Roman"/>
            <w:color w:val="A6A6A6" w:themeColor="background1" w:themeShade="A6"/>
            <w:sz w:val="22"/>
            <w:szCs w:val="22"/>
            <w:shd w:val="clear" w:color="auto" w:fill="FFFFFF"/>
            <w:lang w:val="en-GB"/>
            <w:rPrChange w:id="9119" w:author="Chara Katiri" w:date="2015-05-12T16:26:00Z">
              <w:rPr>
                <w:rStyle w:val="Hyperlink"/>
                <w:rFonts w:ascii="Calibri" w:hAnsi="Calibri"/>
                <w:color w:val="1155CC"/>
                <w:sz w:val="23"/>
                <w:szCs w:val="23"/>
              </w:rPr>
            </w:rPrChange>
          </w:rPr>
          <w:t>http://www.mkyong.com/spring-security/spring-security-password-hashing-example/</w:t>
        </w:r>
        <w:r w:rsidRPr="001E4AE7">
          <w:rPr>
            <w:rFonts w:ascii="Times" w:eastAsia="Times New Roman" w:hAnsi="Times" w:cs="Times New Roman"/>
            <w:color w:val="A6A6A6" w:themeColor="background1" w:themeShade="A6"/>
            <w:sz w:val="22"/>
            <w:szCs w:val="22"/>
            <w:shd w:val="clear" w:color="auto" w:fill="FFFFFF"/>
            <w:lang w:val="en-GB"/>
            <w:rPrChange w:id="9120" w:author="Chara Katiri" w:date="2015-05-12T16:26:00Z">
              <w:rPr/>
            </w:rPrChange>
          </w:rPr>
          <w:fldChar w:fldCharType="end"/>
        </w:r>
      </w:ins>
    </w:p>
    <w:p w14:paraId="11A69FB7" w14:textId="1B5668A0" w:rsidR="005E29E9" w:rsidRPr="001E4AE7" w:rsidRDefault="005E29E9" w:rsidP="00F758B3">
      <w:pPr>
        <w:pStyle w:val="ListParagraph"/>
        <w:numPr>
          <w:ilvl w:val="1"/>
          <w:numId w:val="5"/>
        </w:numPr>
        <w:spacing w:line="360" w:lineRule="auto"/>
        <w:jc w:val="both"/>
        <w:rPr>
          <w:ins w:id="9121" w:author="Chara Katiri" w:date="2015-04-12T20:46:00Z"/>
          <w:rFonts w:ascii="Times" w:eastAsia="Times New Roman" w:hAnsi="Times" w:cs="Times New Roman"/>
          <w:color w:val="A6A6A6" w:themeColor="background1" w:themeShade="A6"/>
          <w:sz w:val="22"/>
          <w:szCs w:val="22"/>
          <w:shd w:val="clear" w:color="auto" w:fill="FFFFFF"/>
          <w:lang w:val="en-GB"/>
          <w:rPrChange w:id="9122" w:author="Chara Katiri" w:date="2015-05-12T16:26:00Z">
            <w:rPr>
              <w:ins w:id="9123" w:author="Chara Katiri" w:date="2015-04-12T20:46:00Z"/>
              <w:rFonts w:eastAsia="Times New Roman"/>
            </w:rPr>
          </w:rPrChange>
        </w:rPr>
        <w:pPrChange w:id="9124" w:author="Chara Katiri" w:date="2015-05-12T13:05:00Z">
          <w:pPr/>
        </w:pPrChange>
      </w:pPr>
      <w:ins w:id="9125" w:author="Chara Katiri" w:date="2015-04-12T20:45:00Z">
        <w:r w:rsidRPr="001E4AE7">
          <w:rPr>
            <w:rFonts w:ascii="Times" w:eastAsia="Times New Roman" w:hAnsi="Times" w:cs="Times New Roman"/>
            <w:color w:val="A6A6A6" w:themeColor="background1" w:themeShade="A6"/>
            <w:sz w:val="22"/>
            <w:szCs w:val="22"/>
            <w:shd w:val="clear" w:color="auto" w:fill="FFFFFF"/>
            <w:lang w:val="en-GB"/>
            <w:rPrChange w:id="9126" w:author="Chara Katiri" w:date="2015-05-12T16:26:00Z">
              <w:rPr>
                <w:rFonts w:ascii="Arial" w:hAnsi="Arial" w:cs="Arial"/>
                <w:color w:val="000000"/>
                <w:shd w:val="clear" w:color="auto" w:fill="FFFFFF"/>
              </w:rPr>
            </w:rPrChange>
          </w:rPr>
          <w:t xml:space="preserve">Bootstrap CSS Library: </w:t>
        </w:r>
        <w:r w:rsidRPr="001E4AE7">
          <w:rPr>
            <w:rFonts w:ascii="Times" w:eastAsia="Times New Roman" w:hAnsi="Times" w:cs="Times New Roman"/>
            <w:color w:val="A6A6A6" w:themeColor="background1" w:themeShade="A6"/>
            <w:sz w:val="22"/>
            <w:szCs w:val="22"/>
            <w:shd w:val="clear" w:color="auto" w:fill="FFFFFF"/>
            <w:lang w:val="en-GB"/>
            <w:rPrChange w:id="9127"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28" w:author="Chara Katiri" w:date="2015-05-12T16:26:00Z">
              <w:rPr/>
            </w:rPrChange>
          </w:rPr>
          <w:instrText xml:space="preserve"> HYPERLINK "http://getbootstrap.com/" </w:instrText>
        </w:r>
        <w:r w:rsidRPr="001E4AE7">
          <w:rPr>
            <w:rFonts w:ascii="Times" w:eastAsia="Times New Roman" w:hAnsi="Times" w:cs="Times New Roman"/>
            <w:color w:val="A6A6A6" w:themeColor="background1" w:themeShade="A6"/>
            <w:sz w:val="22"/>
            <w:szCs w:val="22"/>
            <w:shd w:val="clear" w:color="auto" w:fill="FFFFFF"/>
            <w:lang w:val="en-GB"/>
            <w:rPrChange w:id="9129" w:author="Chara Katiri" w:date="2015-05-12T16:26:00Z">
              <w:rPr/>
            </w:rPrChange>
          </w:rPr>
          <w:fldChar w:fldCharType="separate"/>
        </w:r>
        <w:r w:rsidRPr="001E4AE7">
          <w:rPr>
            <w:rFonts w:ascii="Times" w:eastAsia="Times New Roman" w:hAnsi="Times" w:cs="Times New Roman"/>
            <w:color w:val="A6A6A6" w:themeColor="background1" w:themeShade="A6"/>
            <w:sz w:val="22"/>
            <w:szCs w:val="22"/>
            <w:lang w:val="en-GB"/>
            <w:rPrChange w:id="9130" w:author="Chara Katiri" w:date="2015-05-12T16:26:00Z">
              <w:rPr>
                <w:rStyle w:val="Hyperlink"/>
                <w:rFonts w:ascii="Arial" w:hAnsi="Arial" w:cs="Arial"/>
                <w:color w:val="1155CC"/>
                <w:shd w:val="clear" w:color="auto" w:fill="FFFFFF"/>
              </w:rPr>
            </w:rPrChange>
          </w:rPr>
          <w:t>http://getbootstrap.com/</w:t>
        </w:r>
        <w:r w:rsidRPr="001E4AE7">
          <w:rPr>
            <w:rFonts w:ascii="Times" w:eastAsia="Times New Roman" w:hAnsi="Times" w:cs="Times New Roman"/>
            <w:color w:val="A6A6A6" w:themeColor="background1" w:themeShade="A6"/>
            <w:sz w:val="22"/>
            <w:szCs w:val="22"/>
            <w:shd w:val="clear" w:color="auto" w:fill="FFFFFF"/>
            <w:lang w:val="en-GB"/>
            <w:rPrChange w:id="9131" w:author="Chara Katiri" w:date="2015-05-12T16:26:00Z">
              <w:rPr/>
            </w:rPrChange>
          </w:rPr>
          <w:fldChar w:fldCharType="end"/>
        </w:r>
        <w:r w:rsidRPr="001E4AE7">
          <w:rPr>
            <w:rFonts w:ascii="Times" w:eastAsia="Times New Roman" w:hAnsi="Times" w:cs="Times New Roman"/>
            <w:color w:val="A6A6A6" w:themeColor="background1" w:themeShade="A6"/>
            <w:sz w:val="22"/>
            <w:szCs w:val="22"/>
            <w:shd w:val="clear" w:color="auto" w:fill="FFFFFF"/>
            <w:lang w:val="en-GB"/>
            <w:rPrChange w:id="9132" w:author="Chara Katiri" w:date="2015-05-12T16:26:00Z">
              <w:rPr/>
            </w:rPrChange>
          </w:rPr>
          <w:t xml:space="preserve">, </w:t>
        </w:r>
        <w:r w:rsidRPr="001E4AE7">
          <w:rPr>
            <w:rFonts w:ascii="Times" w:eastAsia="Times New Roman" w:hAnsi="Times" w:cs="Times New Roman"/>
            <w:color w:val="A6A6A6" w:themeColor="background1" w:themeShade="A6"/>
            <w:sz w:val="22"/>
            <w:szCs w:val="22"/>
            <w:shd w:val="clear" w:color="auto" w:fill="FFFFFF"/>
            <w:lang w:val="en-GB"/>
            <w:rPrChange w:id="9133"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34" w:author="Chara Katiri" w:date="2015-05-12T16:26:00Z">
              <w:rPr>
                <w:rFonts w:eastAsia="Times New Roman"/>
              </w:rPr>
            </w:rPrChange>
          </w:rPr>
          <w:instrText xml:space="preserve"> HYPERLINK "http://www.bootstrapcdn.com/" </w:instrText>
        </w:r>
        <w:r w:rsidRPr="001E4AE7">
          <w:rPr>
            <w:rFonts w:ascii="Times" w:eastAsia="Times New Roman" w:hAnsi="Times" w:cs="Times New Roman"/>
            <w:color w:val="A6A6A6" w:themeColor="background1" w:themeShade="A6"/>
            <w:sz w:val="22"/>
            <w:szCs w:val="22"/>
            <w:shd w:val="clear" w:color="auto" w:fill="FFFFFF"/>
            <w:lang w:val="en-GB"/>
            <w:rPrChange w:id="9135"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lang w:val="en-GB"/>
            <w:rPrChange w:id="9136" w:author="Chara Katiri" w:date="2015-05-12T16:26:00Z">
              <w:rPr>
                <w:rStyle w:val="Hyperlink"/>
                <w:rFonts w:ascii="Arial" w:eastAsia="Times New Roman" w:hAnsi="Arial" w:cs="Arial"/>
                <w:color w:val="1155CC"/>
                <w:shd w:val="clear" w:color="auto" w:fill="FFFFFF"/>
              </w:rPr>
            </w:rPrChange>
          </w:rPr>
          <w:t>http://www.bootstrapcdn.com/</w:t>
        </w:r>
        <w:r w:rsidRPr="001E4AE7">
          <w:rPr>
            <w:rFonts w:ascii="Times" w:eastAsia="Times New Roman" w:hAnsi="Times" w:cs="Times New Roman"/>
            <w:color w:val="A6A6A6" w:themeColor="background1" w:themeShade="A6"/>
            <w:sz w:val="22"/>
            <w:szCs w:val="22"/>
            <w:shd w:val="clear" w:color="auto" w:fill="FFFFFF"/>
            <w:lang w:val="en-GB"/>
            <w:rPrChange w:id="9137" w:author="Chara Katiri" w:date="2015-05-12T16:26:00Z">
              <w:rPr>
                <w:rFonts w:eastAsia="Times New Roman"/>
              </w:rPr>
            </w:rPrChange>
          </w:rPr>
          <w:fldChar w:fldCharType="end"/>
        </w:r>
      </w:ins>
    </w:p>
    <w:p w14:paraId="4421A3A9" w14:textId="4BC84CB3" w:rsidR="005E29E9" w:rsidRPr="001E4AE7" w:rsidRDefault="005E29E9" w:rsidP="00F758B3">
      <w:pPr>
        <w:pStyle w:val="ListParagraph"/>
        <w:numPr>
          <w:ilvl w:val="1"/>
          <w:numId w:val="5"/>
        </w:numPr>
        <w:spacing w:line="360" w:lineRule="auto"/>
        <w:jc w:val="both"/>
        <w:rPr>
          <w:ins w:id="9138" w:author="Chara Katiri" w:date="2015-04-12T20:46:00Z"/>
          <w:rFonts w:ascii="Times" w:eastAsia="Times New Roman" w:hAnsi="Times" w:cs="Times New Roman"/>
          <w:color w:val="A6A6A6" w:themeColor="background1" w:themeShade="A6"/>
          <w:sz w:val="22"/>
          <w:szCs w:val="22"/>
          <w:shd w:val="clear" w:color="auto" w:fill="FFFFFF"/>
          <w:lang w:val="en-GB"/>
          <w:rPrChange w:id="9139" w:author="Chara Katiri" w:date="2015-05-12T16:26:00Z">
            <w:rPr>
              <w:ins w:id="9140" w:author="Chara Katiri" w:date="2015-04-12T20:46:00Z"/>
              <w:rFonts w:eastAsia="Times New Roman"/>
            </w:rPr>
          </w:rPrChange>
        </w:rPr>
        <w:pPrChange w:id="9141" w:author="Chara Katiri" w:date="2015-05-12T13:05:00Z">
          <w:pPr/>
        </w:pPrChange>
      </w:pPr>
      <w:ins w:id="9142"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43" w:author="Chara Katiri" w:date="2015-05-12T16:26:00Z">
              <w:rPr>
                <w:rFonts w:ascii="Calibri" w:hAnsi="Calibri"/>
                <w:color w:val="000000"/>
                <w:sz w:val="23"/>
                <w:szCs w:val="23"/>
              </w:rPr>
            </w:rPrChange>
          </w:rPr>
          <w:t xml:space="preserve">Smooth back to top scrolling: </w:t>
        </w:r>
        <w:r w:rsidRPr="001E4AE7">
          <w:rPr>
            <w:rFonts w:ascii="Times" w:eastAsia="Times New Roman" w:hAnsi="Times" w:cs="Times New Roman"/>
            <w:color w:val="A6A6A6" w:themeColor="background1" w:themeShade="A6"/>
            <w:sz w:val="22"/>
            <w:szCs w:val="22"/>
            <w:shd w:val="clear" w:color="auto" w:fill="FFFFFF"/>
            <w:lang w:val="en-GB"/>
            <w:rPrChange w:id="9144"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45" w:author="Chara Katiri" w:date="2015-05-12T16:26:00Z">
              <w:rPr>
                <w:rFonts w:eastAsia="Times New Roman"/>
              </w:rPr>
            </w:rPrChange>
          </w:rPr>
          <w:instrText xml:space="preserve"> HYPERLINK "http://developerdrive.developerdrive.netdna-cdn.com/wp-content/uploads/2013/07/scroll-to-top.html" </w:instrText>
        </w:r>
        <w:r w:rsidRPr="001E4AE7">
          <w:rPr>
            <w:rFonts w:ascii="Times" w:eastAsia="Times New Roman" w:hAnsi="Times" w:cs="Times New Roman"/>
            <w:color w:val="A6A6A6" w:themeColor="background1" w:themeShade="A6"/>
            <w:sz w:val="22"/>
            <w:szCs w:val="22"/>
            <w:shd w:val="clear" w:color="auto" w:fill="FFFFFF"/>
            <w:lang w:val="en-GB"/>
            <w:rPrChange w:id="9146"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shd w:val="clear" w:color="auto" w:fill="FFFFFF"/>
            <w:lang w:val="en-GB"/>
            <w:rPrChange w:id="9147" w:author="Chara Katiri" w:date="2015-05-12T16:26:00Z">
              <w:rPr>
                <w:rStyle w:val="Hyperlink"/>
                <w:rFonts w:ascii="Calibri" w:eastAsia="Times New Roman" w:hAnsi="Calibri"/>
                <w:color w:val="1155CC"/>
                <w:sz w:val="23"/>
                <w:szCs w:val="23"/>
              </w:rPr>
            </w:rPrChange>
          </w:rPr>
          <w:t>http://developerdrive.developerdrive.netdna-cdn.com/wp-content/uploads/2013/07/scroll-to-top.html</w:t>
        </w:r>
        <w:r w:rsidRPr="001E4AE7">
          <w:rPr>
            <w:rFonts w:ascii="Times" w:eastAsia="Times New Roman" w:hAnsi="Times" w:cs="Times New Roman"/>
            <w:color w:val="A6A6A6" w:themeColor="background1" w:themeShade="A6"/>
            <w:sz w:val="22"/>
            <w:szCs w:val="22"/>
            <w:shd w:val="clear" w:color="auto" w:fill="FFFFFF"/>
            <w:lang w:val="en-GB"/>
            <w:rPrChange w:id="9148" w:author="Chara Katiri" w:date="2015-05-12T16:26:00Z">
              <w:rPr>
                <w:rFonts w:eastAsia="Times New Roman"/>
              </w:rPr>
            </w:rPrChange>
          </w:rPr>
          <w:fldChar w:fldCharType="end"/>
        </w:r>
      </w:ins>
    </w:p>
    <w:p w14:paraId="1D1E25DF" w14:textId="77777777" w:rsidR="005E29E9" w:rsidRPr="001E4AE7" w:rsidRDefault="005E29E9" w:rsidP="00F758B3">
      <w:pPr>
        <w:pStyle w:val="ListParagraph"/>
        <w:numPr>
          <w:ilvl w:val="0"/>
          <w:numId w:val="5"/>
        </w:numPr>
        <w:spacing w:line="360" w:lineRule="auto"/>
        <w:ind w:left="709" w:hanging="283"/>
        <w:jc w:val="both"/>
        <w:rPr>
          <w:ins w:id="9149" w:author="Chara Katiri" w:date="2015-04-12T20:46:00Z"/>
          <w:rFonts w:ascii="Times" w:eastAsia="Times New Roman" w:hAnsi="Times"/>
          <w:color w:val="A6A6A6" w:themeColor="background1" w:themeShade="A6"/>
          <w:sz w:val="22"/>
          <w:szCs w:val="22"/>
          <w:shd w:val="clear" w:color="auto" w:fill="FFFFFF"/>
          <w:rPrChange w:id="9150" w:author="Chara Katiri" w:date="2015-05-12T16:26:00Z">
            <w:rPr>
              <w:ins w:id="9151" w:author="Chara Katiri" w:date="2015-04-12T20:46:00Z"/>
              <w:rFonts w:ascii="Calibri" w:hAnsi="Calibri"/>
              <w:color w:val="000000"/>
              <w:sz w:val="23"/>
              <w:szCs w:val="23"/>
            </w:rPr>
          </w:rPrChange>
        </w:rPr>
        <w:pPrChange w:id="9152" w:author="Chara Katiri" w:date="2015-05-12T13:05:00Z">
          <w:pPr>
            <w:pStyle w:val="NormalWeb"/>
            <w:spacing w:before="0" w:beforeAutospacing="0" w:after="0" w:afterAutospacing="0"/>
            <w:jc w:val="both"/>
          </w:pPr>
        </w:pPrChange>
      </w:pPr>
      <w:ins w:id="915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54" w:author="Chara Katiri" w:date="2015-05-12T16:26:00Z">
              <w:rPr>
                <w:rFonts w:ascii="Calibri" w:hAnsi="Calibri"/>
                <w:color w:val="000000"/>
                <w:sz w:val="23"/>
                <w:szCs w:val="23"/>
              </w:rPr>
            </w:rPrChange>
          </w:rPr>
          <w:t>Passwords:</w:t>
        </w:r>
      </w:ins>
    </w:p>
    <w:p w14:paraId="76DE6C13" w14:textId="54B61DEA" w:rsidR="005E29E9" w:rsidRPr="001E4AE7" w:rsidRDefault="005E29E9" w:rsidP="00F758B3">
      <w:pPr>
        <w:pStyle w:val="ListParagraph"/>
        <w:numPr>
          <w:ilvl w:val="1"/>
          <w:numId w:val="5"/>
        </w:numPr>
        <w:spacing w:line="360" w:lineRule="auto"/>
        <w:jc w:val="both"/>
        <w:rPr>
          <w:ins w:id="9155" w:author="Chara Katiri" w:date="2015-04-12T20:46:00Z"/>
          <w:rFonts w:ascii="Times" w:eastAsia="Times New Roman" w:hAnsi="Times"/>
          <w:color w:val="A6A6A6" w:themeColor="background1" w:themeShade="A6"/>
          <w:sz w:val="22"/>
          <w:szCs w:val="22"/>
          <w:shd w:val="clear" w:color="auto" w:fill="FFFFFF"/>
          <w:rPrChange w:id="9156" w:author="Chara Katiri" w:date="2015-05-12T16:26:00Z">
            <w:rPr>
              <w:ins w:id="9157" w:author="Chara Katiri" w:date="2015-04-12T20:46:00Z"/>
            </w:rPr>
          </w:rPrChange>
        </w:rPr>
        <w:pPrChange w:id="9158" w:author="Chara Katiri" w:date="2015-05-12T13:05:00Z">
          <w:pPr>
            <w:pStyle w:val="NormalWeb"/>
            <w:spacing w:before="0" w:beforeAutospacing="0" w:after="0" w:afterAutospacing="0"/>
            <w:jc w:val="both"/>
          </w:pPr>
        </w:pPrChange>
      </w:pPr>
      <w:ins w:id="9159"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60" w:author="Chara Katiri" w:date="2015-05-12T16:26:00Z">
              <w:rPr>
                <w:rFonts w:ascii="Calibri" w:hAnsi="Calibri"/>
                <w:color w:val="000000"/>
                <w:sz w:val="23"/>
                <w:szCs w:val="23"/>
              </w:rPr>
            </w:rPrChange>
          </w:rPr>
          <w:t>Hashing examples:</w:t>
        </w:r>
      </w:ins>
      <w:ins w:id="9161" w:author="Chara Katiri" w:date="2015-04-12T20:47:00Z">
        <w:r w:rsidRPr="001E4AE7">
          <w:rPr>
            <w:rFonts w:ascii="Times" w:eastAsia="Times New Roman" w:hAnsi="Times" w:cs="Times New Roman"/>
            <w:color w:val="A6A6A6" w:themeColor="background1" w:themeShade="A6"/>
            <w:sz w:val="22"/>
            <w:szCs w:val="22"/>
            <w:shd w:val="clear" w:color="auto" w:fill="FFFFFF"/>
            <w:lang w:val="en-GB"/>
            <w:rPrChange w:id="9162" w:author="Chara Katiri" w:date="2015-05-12T16:26:00Z">
              <w:rPr/>
            </w:rPrChange>
          </w:rPr>
          <w:t xml:space="preserve"> </w:t>
        </w:r>
      </w:ins>
      <w:ins w:id="916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64" w:author="Chara Katiri" w:date="2015-05-12T16:26:00Z">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65" w:author="Chara Katiri" w:date="2015-05-12T16:26:00Z">
              <w:rPr/>
            </w:rPrChange>
          </w:rPr>
          <w:instrText xml:space="preserve"> HYPERLINK "http://www.mkyong.com/java/java-sha-hashing-example/" </w:instrText>
        </w:r>
        <w:r w:rsidRPr="001E4AE7">
          <w:rPr>
            <w:rFonts w:ascii="Times" w:eastAsia="Times New Roman" w:hAnsi="Times" w:cs="Times New Roman"/>
            <w:color w:val="A6A6A6" w:themeColor="background1" w:themeShade="A6"/>
            <w:sz w:val="22"/>
            <w:szCs w:val="22"/>
            <w:shd w:val="clear" w:color="auto" w:fill="FFFFFF"/>
            <w:lang w:val="en-GB"/>
            <w:rPrChange w:id="9166" w:author="Chara Katiri" w:date="2015-05-12T16:26:00Z">
              <w:rPr/>
            </w:rPrChange>
          </w:rPr>
          <w:fldChar w:fldCharType="separate"/>
        </w:r>
        <w:r w:rsidRPr="001E4AE7">
          <w:rPr>
            <w:rFonts w:ascii="Times" w:eastAsia="Times New Roman" w:hAnsi="Times"/>
            <w:color w:val="A6A6A6" w:themeColor="background1" w:themeShade="A6"/>
            <w:sz w:val="22"/>
            <w:szCs w:val="22"/>
            <w:shd w:val="clear" w:color="auto" w:fill="FFFFFF"/>
            <w:rPrChange w:id="9167" w:author="Chara Katiri" w:date="2015-05-12T16:26:00Z">
              <w:rPr>
                <w:rStyle w:val="Hyperlink"/>
                <w:rFonts w:ascii="Calibri" w:hAnsi="Calibri"/>
                <w:color w:val="1155CC"/>
                <w:sz w:val="23"/>
                <w:szCs w:val="23"/>
              </w:rPr>
            </w:rPrChange>
          </w:rPr>
          <w:t>http://www.mkyong.com/java/java-sha-hashing-example/</w:t>
        </w:r>
        <w:r w:rsidRPr="001E4AE7">
          <w:rPr>
            <w:rFonts w:ascii="Times" w:eastAsia="Times New Roman" w:hAnsi="Times" w:cs="Times New Roman"/>
            <w:color w:val="A6A6A6" w:themeColor="background1" w:themeShade="A6"/>
            <w:sz w:val="22"/>
            <w:szCs w:val="22"/>
            <w:shd w:val="clear" w:color="auto" w:fill="FFFFFF"/>
            <w:lang w:val="en-GB"/>
            <w:rPrChange w:id="9168" w:author="Chara Katiri" w:date="2015-05-12T16:26:00Z">
              <w:rPr/>
            </w:rPrChange>
          </w:rPr>
          <w:fldChar w:fldCharType="end"/>
        </w:r>
      </w:ins>
    </w:p>
    <w:p w14:paraId="65202451" w14:textId="4E0DD9DF" w:rsidR="005E29E9" w:rsidRPr="001E4AE7" w:rsidRDefault="005E29E9" w:rsidP="00F758B3">
      <w:pPr>
        <w:pStyle w:val="ListParagraph"/>
        <w:numPr>
          <w:ilvl w:val="1"/>
          <w:numId w:val="5"/>
        </w:numPr>
        <w:spacing w:line="360" w:lineRule="auto"/>
        <w:jc w:val="both"/>
        <w:rPr>
          <w:ins w:id="9169" w:author="Chara Katiri" w:date="2015-04-12T20:47:00Z"/>
          <w:rFonts w:ascii="Times" w:eastAsia="Times New Roman" w:hAnsi="Times" w:cs="Times New Roman"/>
          <w:color w:val="A6A6A6" w:themeColor="background1" w:themeShade="A6"/>
          <w:sz w:val="22"/>
          <w:szCs w:val="22"/>
          <w:shd w:val="clear" w:color="auto" w:fill="FFFFFF"/>
          <w:lang w:val="en-GB"/>
          <w:rPrChange w:id="9170" w:author="Chara Katiri" w:date="2015-05-12T16:26:00Z">
            <w:rPr>
              <w:ins w:id="9171" w:author="Chara Katiri" w:date="2015-04-12T20:47:00Z"/>
              <w:rFonts w:eastAsia="Times New Roman"/>
            </w:rPr>
          </w:rPrChange>
        </w:rPr>
        <w:pPrChange w:id="9172" w:author="Chara Katiri" w:date="2015-05-12T13:05:00Z">
          <w:pPr/>
        </w:pPrChange>
      </w:pPr>
      <w:ins w:id="9173"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74" w:author="Chara Katiri" w:date="2015-05-12T16:26:00Z">
              <w:rPr>
                <w:rFonts w:ascii="Calibri" w:hAnsi="Calibri"/>
                <w:color w:val="000000"/>
                <w:sz w:val="23"/>
                <w:szCs w:val="23"/>
              </w:rPr>
            </w:rPrChange>
          </w:rPr>
          <w:t>Best way to store passwords:</w:t>
        </w:r>
      </w:ins>
      <w:ins w:id="9175" w:author="Chara Katiri" w:date="2015-04-12T20:47:00Z">
        <w:r w:rsidRPr="001E4AE7">
          <w:rPr>
            <w:rFonts w:ascii="Times" w:eastAsia="Times New Roman" w:hAnsi="Times" w:cs="Times New Roman"/>
            <w:color w:val="A6A6A6" w:themeColor="background1" w:themeShade="A6"/>
            <w:sz w:val="22"/>
            <w:szCs w:val="22"/>
            <w:shd w:val="clear" w:color="auto" w:fill="FFFFFF"/>
            <w:lang w:val="en-GB"/>
            <w:rPrChange w:id="9176" w:author="Chara Katiri" w:date="2015-05-12T16:26:00Z">
              <w:rPr>
                <w:rFonts w:ascii="Calibri" w:hAnsi="Calibri"/>
                <w:color w:val="000000"/>
                <w:sz w:val="23"/>
                <w:szCs w:val="23"/>
              </w:rPr>
            </w:rPrChange>
          </w:rPr>
          <w:t xml:space="preserve"> </w:t>
        </w:r>
      </w:ins>
      <w:ins w:id="9177" w:author="Chara Katiri" w:date="2015-04-12T20:46:00Z">
        <w:r w:rsidRPr="001E4AE7">
          <w:rPr>
            <w:rFonts w:ascii="Times" w:eastAsia="Times New Roman" w:hAnsi="Times" w:cs="Times New Roman"/>
            <w:color w:val="A6A6A6" w:themeColor="background1" w:themeShade="A6"/>
            <w:sz w:val="22"/>
            <w:szCs w:val="22"/>
            <w:shd w:val="clear" w:color="auto" w:fill="FFFFFF"/>
            <w:lang w:val="en-GB"/>
            <w:rPrChange w:id="9178" w:author="Chara Katiri" w:date="2015-05-12T16:26:00Z">
              <w:rPr>
                <w:rFonts w:eastAsia="Times New Roman"/>
              </w:rPr>
            </w:rPrChange>
          </w:rPr>
          <w:fldChar w:fldCharType="begin"/>
        </w:r>
        <w:r w:rsidRPr="001E4AE7">
          <w:rPr>
            <w:rFonts w:ascii="Times" w:eastAsia="Times New Roman" w:hAnsi="Times" w:cs="Times New Roman"/>
            <w:color w:val="A6A6A6" w:themeColor="background1" w:themeShade="A6"/>
            <w:sz w:val="22"/>
            <w:szCs w:val="22"/>
            <w:shd w:val="clear" w:color="auto" w:fill="FFFFFF"/>
            <w:lang w:val="en-GB"/>
            <w:rPrChange w:id="9179" w:author="Chara Katiri" w:date="2015-05-12T16:26:00Z">
              <w:rPr>
                <w:rFonts w:eastAsia="Times New Roman"/>
              </w:rPr>
            </w:rPrChange>
          </w:rPr>
          <w:instrText xml:space="preserve"> HYPERLINK "http://stackoverflow.com/questions/14798275/best-way-to-store-passwords-in-mysql-database" </w:instrText>
        </w:r>
        <w:r w:rsidRPr="001E4AE7">
          <w:rPr>
            <w:rFonts w:ascii="Times" w:eastAsia="Times New Roman" w:hAnsi="Times" w:cs="Times New Roman"/>
            <w:color w:val="A6A6A6" w:themeColor="background1" w:themeShade="A6"/>
            <w:sz w:val="22"/>
            <w:szCs w:val="22"/>
            <w:shd w:val="clear" w:color="auto" w:fill="FFFFFF"/>
            <w:lang w:val="en-GB"/>
            <w:rPrChange w:id="9180" w:author="Chara Katiri" w:date="2015-05-12T16:26:00Z">
              <w:rPr>
                <w:rFonts w:eastAsia="Times New Roman"/>
              </w:rPr>
            </w:rPrChange>
          </w:rPr>
          <w:fldChar w:fldCharType="separate"/>
        </w:r>
        <w:r w:rsidRPr="001E4AE7">
          <w:rPr>
            <w:rFonts w:ascii="Times" w:hAnsi="Times" w:cs="Times New Roman"/>
            <w:color w:val="A6A6A6" w:themeColor="background1" w:themeShade="A6"/>
            <w:sz w:val="22"/>
            <w:szCs w:val="22"/>
            <w:shd w:val="clear" w:color="auto" w:fill="FFFFFF"/>
            <w:lang w:val="en-GB"/>
            <w:rPrChange w:id="9181" w:author="Chara Katiri" w:date="2015-05-12T16:26:00Z">
              <w:rPr>
                <w:rStyle w:val="Hyperlink"/>
                <w:rFonts w:ascii="Calibri" w:eastAsia="Times New Roman" w:hAnsi="Calibri"/>
                <w:color w:val="1155CC"/>
                <w:sz w:val="23"/>
                <w:szCs w:val="23"/>
              </w:rPr>
            </w:rPrChange>
          </w:rPr>
          <w:t>http://stackoverflow.com/questions/14798275/best-way-to-store-passwords-in-mysql-database</w:t>
        </w:r>
        <w:r w:rsidRPr="001E4AE7">
          <w:rPr>
            <w:rFonts w:ascii="Times" w:eastAsia="Times New Roman" w:hAnsi="Times" w:cs="Times New Roman"/>
            <w:color w:val="A6A6A6" w:themeColor="background1" w:themeShade="A6"/>
            <w:sz w:val="22"/>
            <w:szCs w:val="22"/>
            <w:shd w:val="clear" w:color="auto" w:fill="FFFFFF"/>
            <w:lang w:val="en-GB"/>
            <w:rPrChange w:id="9182" w:author="Chara Katiri" w:date="2015-05-12T16:26:00Z">
              <w:rPr>
                <w:rFonts w:eastAsia="Times New Roman"/>
              </w:rPr>
            </w:rPrChange>
          </w:rPr>
          <w:fldChar w:fldCharType="end"/>
        </w:r>
      </w:ins>
    </w:p>
    <w:p w14:paraId="298AF45C" w14:textId="3FC52236" w:rsidR="005E29E9" w:rsidRPr="00F758B3" w:rsidRDefault="005E29E9" w:rsidP="00F758B3">
      <w:pPr>
        <w:spacing w:line="360" w:lineRule="auto"/>
        <w:contextualSpacing/>
        <w:jc w:val="both"/>
        <w:rPr>
          <w:ins w:id="9183" w:author="Chara Katiri" w:date="2015-04-12T20:33:00Z"/>
          <w:rFonts w:ascii="Times" w:hAnsi="Times" w:cs="Times New Roman"/>
          <w:sz w:val="22"/>
          <w:szCs w:val="22"/>
          <w:rPrChange w:id="9184" w:author="Chara Katiri" w:date="2015-05-12T13:05:00Z">
            <w:rPr>
              <w:ins w:id="9185" w:author="Chara Katiri" w:date="2015-04-12T20:33:00Z"/>
              <w:rFonts w:ascii="Times" w:hAnsi="Times" w:cs="Times New Roman"/>
              <w:sz w:val="22"/>
              <w:szCs w:val="22"/>
            </w:rPr>
          </w:rPrChange>
        </w:rPr>
        <w:pPrChange w:id="9186" w:author="Chara Katiri" w:date="2015-05-12T13:05:00Z">
          <w:pPr>
            <w:spacing w:line="360" w:lineRule="auto"/>
            <w:contextualSpacing/>
            <w:jc w:val="both"/>
          </w:pPr>
        </w:pPrChange>
      </w:pPr>
    </w:p>
    <w:p w14:paraId="2DF85885" w14:textId="7C628E6E" w:rsidR="00340F77" w:rsidRPr="00F758B3" w:rsidDel="001E4AE7" w:rsidRDefault="00340F77" w:rsidP="00F758B3">
      <w:pPr>
        <w:spacing w:line="360" w:lineRule="auto"/>
        <w:contextualSpacing/>
        <w:jc w:val="both"/>
        <w:rPr>
          <w:del w:id="9187" w:author="Chara Katiri" w:date="2015-05-12T16:26:00Z"/>
          <w:rFonts w:ascii="Times" w:hAnsi="Times" w:cs="Times New Roman"/>
          <w:sz w:val="22"/>
          <w:szCs w:val="22"/>
          <w:rPrChange w:id="9188" w:author="Chara Katiri" w:date="2015-05-12T13:05:00Z">
            <w:rPr>
              <w:del w:id="9189" w:author="Chara Katiri" w:date="2015-05-12T16:26:00Z"/>
              <w:rFonts w:ascii="Times" w:hAnsi="Times" w:cs="Times New Roman"/>
              <w:sz w:val="22"/>
              <w:szCs w:val="22"/>
            </w:rPr>
          </w:rPrChange>
        </w:rPr>
        <w:pPrChange w:id="9190" w:author="Chara Katiri" w:date="2015-05-12T13:05:00Z">
          <w:pPr>
            <w:spacing w:line="360" w:lineRule="auto"/>
            <w:contextualSpacing/>
            <w:jc w:val="both"/>
          </w:pPr>
        </w:pPrChange>
      </w:pPr>
    </w:p>
    <w:p w14:paraId="77BD483A" w14:textId="4B8FBBAE" w:rsidR="00BA0921" w:rsidRPr="00F758B3" w:rsidDel="004902D7" w:rsidRDefault="00BA0921" w:rsidP="00F758B3">
      <w:pPr>
        <w:pStyle w:val="Heading2"/>
        <w:numPr>
          <w:ilvl w:val="1"/>
          <w:numId w:val="15"/>
        </w:numPr>
        <w:spacing w:line="360" w:lineRule="auto"/>
        <w:contextualSpacing/>
        <w:jc w:val="both"/>
        <w:rPr>
          <w:del w:id="9191" w:author="Chara Katiri" w:date="2015-05-10T10:25:00Z"/>
          <w:rFonts w:ascii="Times" w:hAnsi="Times" w:cs="Times New Roman"/>
          <w:color w:val="auto"/>
          <w:sz w:val="22"/>
          <w:szCs w:val="22"/>
          <w:lang w:val="en-GB"/>
          <w:rPrChange w:id="9192" w:author="Chara Katiri" w:date="2015-05-12T13:05:00Z">
            <w:rPr>
              <w:del w:id="9193" w:author="Chara Katiri" w:date="2015-05-10T10:25:00Z"/>
              <w:rFonts w:ascii="Times" w:hAnsi="Times" w:cs="Times New Roman"/>
              <w:color w:val="auto"/>
              <w:sz w:val="22"/>
              <w:szCs w:val="22"/>
              <w:lang w:val="en-GB"/>
            </w:rPr>
          </w:rPrChange>
        </w:rPr>
        <w:pPrChange w:id="9194" w:author="Chara Katiri" w:date="2015-05-12T13:05:00Z">
          <w:pPr>
            <w:pStyle w:val="Heading2"/>
            <w:numPr>
              <w:numId w:val="15"/>
            </w:numPr>
            <w:spacing w:line="360" w:lineRule="auto"/>
            <w:ind w:left="792" w:hanging="432"/>
            <w:contextualSpacing/>
            <w:jc w:val="both"/>
          </w:pPr>
        </w:pPrChange>
      </w:pPr>
      <w:bookmarkStart w:id="9195" w:name="_Toc292730875"/>
      <w:del w:id="9196" w:author="Chara Katiri" w:date="2015-05-10T10:25:00Z">
        <w:r w:rsidRPr="00F758B3" w:rsidDel="004902D7">
          <w:rPr>
            <w:rFonts w:ascii="Times" w:hAnsi="Times" w:cs="Times New Roman"/>
            <w:b w:val="0"/>
            <w:bCs w:val="0"/>
            <w:sz w:val="22"/>
            <w:szCs w:val="22"/>
            <w:lang w:val="en-GB"/>
            <w:rPrChange w:id="9197" w:author="Chara Katiri" w:date="2015-05-12T13:05:00Z">
              <w:rPr>
                <w:rFonts w:ascii="Times" w:hAnsi="Times" w:cs="Times New Roman"/>
                <w:b w:val="0"/>
                <w:bCs w:val="0"/>
                <w:sz w:val="22"/>
                <w:szCs w:val="22"/>
                <w:lang w:val="en-GB"/>
              </w:rPr>
            </w:rPrChange>
          </w:rPr>
          <w:delText>Database creation and integration</w:delText>
        </w:r>
        <w:bookmarkEnd w:id="9195"/>
        <w:r w:rsidRPr="00F758B3" w:rsidDel="004902D7">
          <w:rPr>
            <w:rFonts w:ascii="Times" w:hAnsi="Times" w:cs="Times New Roman"/>
            <w:b w:val="0"/>
            <w:bCs w:val="0"/>
            <w:sz w:val="22"/>
            <w:szCs w:val="22"/>
            <w:lang w:val="en-GB"/>
            <w:rPrChange w:id="9198" w:author="Chara Katiri" w:date="2015-05-12T13:05:00Z">
              <w:rPr>
                <w:rFonts w:ascii="Times" w:hAnsi="Times" w:cs="Times New Roman"/>
                <w:b w:val="0"/>
                <w:bCs w:val="0"/>
                <w:sz w:val="22"/>
                <w:szCs w:val="22"/>
                <w:lang w:val="en-GB"/>
              </w:rPr>
            </w:rPrChange>
          </w:rPr>
          <w:delText xml:space="preserve"> </w:delText>
        </w:r>
      </w:del>
    </w:p>
    <w:p w14:paraId="3E2D9D05" w14:textId="0D176C11" w:rsidR="0061539A" w:rsidRPr="00F758B3" w:rsidDel="00422642" w:rsidRDefault="0061539A" w:rsidP="00F758B3">
      <w:pPr>
        <w:spacing w:line="360" w:lineRule="auto"/>
        <w:ind w:firstLine="567"/>
        <w:contextualSpacing/>
        <w:jc w:val="both"/>
        <w:rPr>
          <w:del w:id="9199" w:author="Chara Katiri" w:date="2015-05-09T12:04:00Z"/>
          <w:rFonts w:ascii="Times" w:hAnsi="Times" w:cs="Times New Roman"/>
          <w:sz w:val="22"/>
          <w:szCs w:val="22"/>
          <w:rPrChange w:id="9200" w:author="Chara Katiri" w:date="2015-05-12T13:05:00Z">
            <w:rPr>
              <w:del w:id="9201" w:author="Chara Katiri" w:date="2015-05-09T12:04:00Z"/>
              <w:sz w:val="22"/>
              <w:szCs w:val="22"/>
            </w:rPr>
          </w:rPrChange>
        </w:rPr>
        <w:pPrChange w:id="9202" w:author="Chara Katiri" w:date="2015-05-12T13:05:00Z">
          <w:pPr/>
        </w:pPrChange>
      </w:pPr>
      <w:del w:id="9203" w:author="Chara Katiri" w:date="2015-05-09T12:04:00Z">
        <w:r w:rsidRPr="00F758B3" w:rsidDel="00422642">
          <w:rPr>
            <w:rFonts w:ascii="Times" w:hAnsi="Times" w:cs="Times New Roman"/>
            <w:sz w:val="22"/>
            <w:szCs w:val="22"/>
            <w:rPrChange w:id="9204" w:author="Chara Katiri" w:date="2015-05-12T13:05:00Z">
              <w:rPr>
                <w:sz w:val="22"/>
                <w:szCs w:val="22"/>
              </w:rPr>
            </w:rPrChange>
          </w:rPr>
          <w:delText xml:space="preserve"> : </w:delText>
        </w:r>
      </w:del>
    </w:p>
    <w:p w14:paraId="7132D06B" w14:textId="641FD288" w:rsidR="008B589D" w:rsidRPr="00F758B3" w:rsidDel="004902D7" w:rsidRDefault="008B589D" w:rsidP="00F758B3">
      <w:pPr>
        <w:spacing w:line="360" w:lineRule="auto"/>
        <w:contextualSpacing/>
        <w:jc w:val="both"/>
        <w:rPr>
          <w:del w:id="9205" w:author="Chara Katiri" w:date="2015-05-10T10:25:00Z"/>
          <w:rFonts w:ascii="Times" w:hAnsi="Times" w:cs="Times New Roman"/>
          <w:sz w:val="22"/>
          <w:szCs w:val="22"/>
          <w:rPrChange w:id="9206" w:author="Chara Katiri" w:date="2015-05-12T13:05:00Z">
            <w:rPr>
              <w:del w:id="9207" w:author="Chara Katiri" w:date="2015-05-10T10:25:00Z"/>
            </w:rPr>
          </w:rPrChange>
        </w:rPr>
        <w:pPrChange w:id="9208" w:author="Chara Katiri" w:date="2015-05-12T13:05:00Z">
          <w:pPr>
            <w:spacing w:line="360" w:lineRule="auto"/>
            <w:contextualSpacing/>
            <w:jc w:val="both"/>
          </w:pPr>
        </w:pPrChange>
      </w:pPr>
    </w:p>
    <w:p w14:paraId="396965F8" w14:textId="0691E61B" w:rsidR="004A3B0F" w:rsidRPr="00F758B3" w:rsidDel="004902D7" w:rsidRDefault="004A3B0F" w:rsidP="00F758B3">
      <w:pPr>
        <w:pStyle w:val="Heading2"/>
        <w:numPr>
          <w:ilvl w:val="1"/>
          <w:numId w:val="15"/>
        </w:numPr>
        <w:spacing w:line="360" w:lineRule="auto"/>
        <w:contextualSpacing/>
        <w:jc w:val="both"/>
        <w:rPr>
          <w:del w:id="9209" w:author="Chara Katiri" w:date="2015-05-10T10:25:00Z"/>
          <w:rFonts w:ascii="Times" w:hAnsi="Times" w:cs="Times New Roman"/>
          <w:color w:val="auto"/>
          <w:sz w:val="22"/>
          <w:szCs w:val="22"/>
          <w:lang w:val="en-GB"/>
          <w:rPrChange w:id="9210" w:author="Chara Katiri" w:date="2015-05-12T13:05:00Z">
            <w:rPr>
              <w:del w:id="9211" w:author="Chara Katiri" w:date="2015-05-10T10:25:00Z"/>
              <w:rFonts w:ascii="Times" w:hAnsi="Times" w:cs="Times New Roman"/>
              <w:color w:val="auto"/>
              <w:sz w:val="22"/>
              <w:szCs w:val="22"/>
              <w:lang w:val="en-GB"/>
            </w:rPr>
          </w:rPrChange>
        </w:rPr>
        <w:pPrChange w:id="9212" w:author="Chara Katiri" w:date="2015-05-12T13:05:00Z">
          <w:pPr>
            <w:pStyle w:val="Heading2"/>
            <w:numPr>
              <w:ilvl w:val="2"/>
              <w:numId w:val="13"/>
            </w:numPr>
            <w:spacing w:line="360" w:lineRule="auto"/>
            <w:ind w:left="1224" w:hanging="504"/>
            <w:contextualSpacing/>
            <w:jc w:val="both"/>
          </w:pPr>
        </w:pPrChange>
      </w:pPr>
      <w:bookmarkStart w:id="9213" w:name="_Toc292730876"/>
      <w:del w:id="9214" w:author="Chara Katiri" w:date="2015-05-10T10:25:00Z">
        <w:r w:rsidRPr="00F758B3" w:rsidDel="004902D7">
          <w:rPr>
            <w:rFonts w:ascii="Times" w:hAnsi="Times" w:cs="Times New Roman"/>
            <w:b w:val="0"/>
            <w:bCs w:val="0"/>
            <w:sz w:val="22"/>
            <w:szCs w:val="22"/>
            <w:lang w:val="en-GB"/>
            <w:rPrChange w:id="9215" w:author="Chara Katiri" w:date="2015-05-12T13:05:00Z">
              <w:rPr>
                <w:rFonts w:ascii="Times" w:hAnsi="Times" w:cs="Times New Roman"/>
                <w:b w:val="0"/>
                <w:bCs w:val="0"/>
                <w:sz w:val="22"/>
                <w:szCs w:val="22"/>
                <w:lang w:val="en-GB"/>
              </w:rPr>
            </w:rPrChange>
          </w:rPr>
          <w:delText>Security</w:delText>
        </w:r>
        <w:bookmarkEnd w:id="9213"/>
        <w:r w:rsidRPr="00F758B3" w:rsidDel="004902D7">
          <w:rPr>
            <w:rFonts w:ascii="Times" w:hAnsi="Times" w:cs="Times New Roman"/>
            <w:b w:val="0"/>
            <w:bCs w:val="0"/>
            <w:sz w:val="22"/>
            <w:szCs w:val="22"/>
            <w:lang w:val="en-GB"/>
            <w:rPrChange w:id="9216" w:author="Chara Katiri" w:date="2015-05-12T13:05:00Z">
              <w:rPr>
                <w:rFonts w:ascii="Times" w:hAnsi="Times" w:cs="Times New Roman"/>
                <w:b w:val="0"/>
                <w:bCs w:val="0"/>
                <w:sz w:val="22"/>
                <w:szCs w:val="22"/>
                <w:lang w:val="en-GB"/>
              </w:rPr>
            </w:rPrChange>
          </w:rPr>
          <w:delText xml:space="preserve"> </w:delText>
        </w:r>
      </w:del>
      <w:del w:id="9217" w:author="Chara Katiri" w:date="2015-05-08T18:58:00Z">
        <w:r w:rsidRPr="00F758B3" w:rsidDel="00CF5347">
          <w:rPr>
            <w:rFonts w:ascii="Times" w:hAnsi="Times" w:cs="Times New Roman"/>
            <w:b w:val="0"/>
            <w:bCs w:val="0"/>
            <w:sz w:val="22"/>
            <w:szCs w:val="22"/>
            <w:lang w:val="en-GB"/>
            <w:rPrChange w:id="9218" w:author="Chara Katiri" w:date="2015-05-12T13:05:00Z">
              <w:rPr>
                <w:rFonts w:ascii="Times" w:hAnsi="Times" w:cs="Times New Roman"/>
                <w:b w:val="0"/>
                <w:bCs w:val="0"/>
                <w:sz w:val="22"/>
                <w:szCs w:val="22"/>
                <w:lang w:val="en-GB"/>
              </w:rPr>
            </w:rPrChange>
          </w:rPr>
          <w:delText>levels</w:delText>
        </w:r>
      </w:del>
    </w:p>
    <w:p w14:paraId="1B79BB87" w14:textId="0F053A24" w:rsidR="004A3B0F" w:rsidRPr="00F758B3" w:rsidDel="005605F5" w:rsidRDefault="004A3B0F" w:rsidP="00F758B3">
      <w:pPr>
        <w:pStyle w:val="ListParagraph"/>
        <w:spacing w:line="360" w:lineRule="auto"/>
        <w:ind w:left="284" w:firstLine="425"/>
        <w:jc w:val="both"/>
        <w:rPr>
          <w:del w:id="9219" w:author="Chara Katiri" w:date="2015-05-09T13:55:00Z"/>
          <w:rFonts w:ascii="Times" w:eastAsia="Times New Roman" w:hAnsi="Times" w:cs="Times New Roman"/>
          <w:sz w:val="22"/>
          <w:szCs w:val="22"/>
          <w:shd w:val="clear" w:color="auto" w:fill="FFFFFF"/>
          <w:lang w:val="en-GB"/>
          <w:rPrChange w:id="9220" w:author="Chara Katiri" w:date="2015-05-12T13:05:00Z">
            <w:rPr>
              <w:del w:id="9221" w:author="Chara Katiri" w:date="2015-05-09T13:55:00Z"/>
              <w:rFonts w:ascii="Times" w:eastAsia="Times New Roman" w:hAnsi="Times" w:cs="Times New Roman"/>
              <w:sz w:val="22"/>
              <w:szCs w:val="22"/>
              <w:shd w:val="clear" w:color="auto" w:fill="FFFFFF"/>
              <w:lang w:val="en-GB"/>
            </w:rPr>
          </w:rPrChange>
        </w:rPr>
        <w:pPrChange w:id="9222" w:author="Chara Katiri" w:date="2015-05-12T13:05:00Z">
          <w:pPr>
            <w:pStyle w:val="ListParagraph"/>
            <w:numPr>
              <w:numId w:val="5"/>
            </w:numPr>
            <w:spacing w:line="360" w:lineRule="auto"/>
            <w:ind w:left="709" w:hanging="283"/>
            <w:jc w:val="both"/>
          </w:pPr>
        </w:pPrChange>
      </w:pPr>
      <w:del w:id="9223" w:author="Chara Katiri" w:date="2015-05-10T10:19:00Z">
        <w:r w:rsidRPr="00F758B3" w:rsidDel="004902D7">
          <w:rPr>
            <w:rFonts w:ascii="Times" w:eastAsia="Times New Roman" w:hAnsi="Times" w:cs="Times New Roman"/>
            <w:i/>
            <w:sz w:val="22"/>
            <w:szCs w:val="22"/>
            <w:shd w:val="clear" w:color="auto" w:fill="FFFFFF"/>
            <w:lang w:val="en-GB"/>
            <w:rPrChange w:id="9224" w:author="Chara Katiri" w:date="2015-05-12T13:05:00Z">
              <w:rPr>
                <w:rFonts w:ascii="Times" w:eastAsia="Times New Roman" w:hAnsi="Times" w:cs="Times New Roman"/>
                <w:i/>
                <w:sz w:val="22"/>
                <w:szCs w:val="22"/>
                <w:shd w:val="clear" w:color="auto" w:fill="FFFFFF"/>
                <w:lang w:val="en-GB"/>
              </w:rPr>
            </w:rPrChange>
          </w:rPr>
          <w:delText>Security defence – SQL injection:</w:delText>
        </w:r>
        <w:r w:rsidRPr="00F758B3" w:rsidDel="004902D7">
          <w:rPr>
            <w:rFonts w:ascii="Times" w:eastAsia="Times New Roman" w:hAnsi="Times" w:cs="Times New Roman"/>
            <w:sz w:val="22"/>
            <w:szCs w:val="22"/>
            <w:shd w:val="clear" w:color="auto" w:fill="FFFFFF"/>
            <w:lang w:val="en-GB"/>
            <w:rPrChange w:id="9225" w:author="Chara Katiri" w:date="2015-05-12T13:05:00Z">
              <w:rPr>
                <w:rFonts w:ascii="Times" w:eastAsia="Times New Roman" w:hAnsi="Times" w:cs="Times New Roman"/>
                <w:sz w:val="22"/>
                <w:szCs w:val="22"/>
                <w:shd w:val="clear" w:color="auto" w:fill="FFFFFF"/>
                <w:lang w:val="en-GB"/>
              </w:rPr>
            </w:rPrChange>
          </w:rPr>
          <w:delText xml:space="preserve"> Login is required for buyers in order to view the list of available items, and for sellers in order to add new items. There’s no need for the users to register as they’re using their University email account.  During the login process the students provide their username (email) and password. The submission of their personal inform</w:delText>
        </w:r>
        <w:r w:rsidR="0045666D" w:rsidRPr="00F758B3" w:rsidDel="004902D7">
          <w:rPr>
            <w:rFonts w:ascii="Times" w:eastAsia="Times New Roman" w:hAnsi="Times" w:cs="Times New Roman"/>
            <w:sz w:val="22"/>
            <w:szCs w:val="22"/>
            <w:shd w:val="clear" w:color="auto" w:fill="FFFFFF"/>
            <w:lang w:val="en-GB"/>
            <w:rPrChange w:id="9226" w:author="Chara Katiri" w:date="2015-05-12T13:05:00Z">
              <w:rPr>
                <w:rFonts w:ascii="Times" w:eastAsia="Times New Roman" w:hAnsi="Times" w:cs="Times New Roman"/>
                <w:sz w:val="22"/>
                <w:szCs w:val="22"/>
                <w:shd w:val="clear" w:color="auto" w:fill="FFFFFF"/>
                <w:lang w:val="en-GB"/>
              </w:rPr>
            </w:rPrChange>
          </w:rPr>
          <w:delText>ation generates an SQL query</w:delText>
        </w:r>
      </w:del>
      <w:customXmlDelRangeStart w:id="9227" w:author="Chara Katiri" w:date="2015-05-10T10:19:00Z"/>
      <w:sdt>
        <w:sdtPr>
          <w:rPr>
            <w:rFonts w:ascii="Times" w:eastAsia="Times New Roman" w:hAnsi="Times" w:cs="Times New Roman"/>
            <w:sz w:val="22"/>
            <w:szCs w:val="22"/>
            <w:shd w:val="clear" w:color="auto" w:fill="FFFFFF"/>
            <w:lang w:val="en-GB"/>
            <w:rPrChange w:id="9228" w:author="Chara Katiri" w:date="2015-05-12T13:05:00Z">
              <w:rPr>
                <w:rFonts w:ascii="Times" w:eastAsia="Times New Roman" w:hAnsi="Times" w:cs="Times New Roman"/>
                <w:sz w:val="22"/>
                <w:szCs w:val="22"/>
                <w:shd w:val="clear" w:color="auto" w:fill="FFFFFF"/>
                <w:lang w:val="en-GB"/>
              </w:rPr>
            </w:rPrChange>
          </w:rPr>
          <w:id w:val="-1475832756"/>
          <w:citation/>
        </w:sdtPr>
        <w:sdtContent>
          <w:customXmlDelRangeEnd w:id="9227"/>
          <w:del w:id="9229" w:author="Chara Katiri" w:date="2015-05-10T10:19:00Z">
            <w:r w:rsidR="0045666D" w:rsidRPr="00F758B3" w:rsidDel="004902D7">
              <w:rPr>
                <w:rFonts w:ascii="Times" w:eastAsia="Times New Roman" w:hAnsi="Times" w:cs="Times New Roman"/>
                <w:sz w:val="22"/>
                <w:szCs w:val="22"/>
                <w:shd w:val="clear" w:color="auto" w:fill="FFFFFF"/>
                <w:lang w:val="en-GB"/>
                <w:rPrChange w:id="9230" w:author="Chara Katiri" w:date="2015-05-12T13:05:00Z">
                  <w:rPr>
                    <w:rFonts w:ascii="Times" w:eastAsia="Times New Roman" w:hAnsi="Times" w:cs="Times New Roman"/>
                    <w:sz w:val="22"/>
                    <w:szCs w:val="22"/>
                    <w:shd w:val="clear" w:color="auto" w:fill="FFFFFF"/>
                    <w:lang w:val="en-GB"/>
                  </w:rPr>
                </w:rPrChange>
              </w:rPr>
              <w:fldChar w:fldCharType="begin"/>
            </w:r>
            <w:r w:rsidR="0045666D" w:rsidRPr="00F758B3" w:rsidDel="004902D7">
              <w:rPr>
                <w:rFonts w:ascii="Times" w:eastAsia="Times New Roman" w:hAnsi="Times" w:cs="Times New Roman"/>
                <w:sz w:val="22"/>
                <w:szCs w:val="22"/>
                <w:shd w:val="clear" w:color="auto" w:fill="FFFFFF"/>
                <w:lang w:val="en-GB"/>
                <w:rPrChange w:id="9231" w:author="Chara Katiri" w:date="2015-05-12T13:05:00Z">
                  <w:rPr>
                    <w:rFonts w:ascii="Times" w:eastAsia="Times New Roman" w:hAnsi="Times" w:cs="Times New Roman"/>
                    <w:sz w:val="22"/>
                    <w:szCs w:val="22"/>
                    <w:shd w:val="clear" w:color="auto" w:fill="FFFFFF"/>
                  </w:rPr>
                </w:rPrChange>
              </w:rPr>
              <w:delInstrText xml:space="preserve"> CITATION Bey14 \l 1033 </w:delInstrText>
            </w:r>
            <w:r w:rsidR="0045666D" w:rsidRPr="00F758B3" w:rsidDel="004902D7">
              <w:rPr>
                <w:rFonts w:ascii="Times" w:eastAsia="Times New Roman" w:hAnsi="Times" w:cs="Times New Roman"/>
                <w:sz w:val="22"/>
                <w:szCs w:val="22"/>
                <w:shd w:val="clear" w:color="auto" w:fill="FFFFFF"/>
                <w:lang w:val="en-GB"/>
                <w:rPrChange w:id="9232"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sidDel="004902D7">
              <w:rPr>
                <w:rFonts w:ascii="Times" w:eastAsia="Times New Roman" w:hAnsi="Times" w:cs="Times New Roman"/>
                <w:noProof/>
                <w:sz w:val="22"/>
                <w:szCs w:val="22"/>
                <w:shd w:val="clear" w:color="auto" w:fill="FFFFFF"/>
                <w:lang w:val="en-GB"/>
                <w:rPrChange w:id="9233" w:author="Chara Katiri" w:date="2015-05-12T13:05:00Z">
                  <w:rPr>
                    <w:rFonts w:ascii="Times" w:eastAsia="Times New Roman" w:hAnsi="Times" w:cs="Times New Roman"/>
                    <w:noProof/>
                    <w:sz w:val="22"/>
                    <w:szCs w:val="22"/>
                    <w:shd w:val="clear" w:color="auto" w:fill="FFFFFF"/>
                    <w:lang w:val="en-GB"/>
                  </w:rPr>
                </w:rPrChange>
              </w:rPr>
              <w:delText xml:space="preserve"> [</w:delText>
            </w:r>
            <w:r w:rsidR="00B7160F" w:rsidRPr="00F758B3" w:rsidDel="004902D7">
              <w:rPr>
                <w:rFonts w:ascii="Times" w:eastAsia="Times New Roman" w:hAnsi="Times" w:cs="Times New Roman"/>
                <w:noProof/>
                <w:sz w:val="22"/>
                <w:szCs w:val="22"/>
                <w:shd w:val="clear" w:color="auto" w:fill="FFFFFF"/>
                <w:lang w:val="en-GB"/>
                <w:rPrChange w:id="9234"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sidDel="004902D7">
              <w:rPr>
                <w:rFonts w:ascii="Times" w:eastAsia="Times New Roman" w:hAnsi="Times" w:cs="Times New Roman"/>
                <w:noProof/>
                <w:sz w:val="22"/>
                <w:szCs w:val="22"/>
                <w:shd w:val="clear" w:color="auto" w:fill="FFFFFF"/>
                <w:lang w:val="en-GB"/>
                <w:rPrChange w:id="9235" w:author="Chara Katiri" w:date="2015-05-12T13:05:00Z">
                  <w:rPr>
                    <w:rFonts w:ascii="Times" w:eastAsia="Times New Roman" w:hAnsi="Times" w:cs="Times New Roman"/>
                    <w:noProof/>
                    <w:sz w:val="22"/>
                    <w:szCs w:val="22"/>
                    <w:shd w:val="clear" w:color="auto" w:fill="FFFFFF"/>
                    <w:lang w:val="en-GB"/>
                  </w:rPr>
                </w:rPrChange>
              </w:rPr>
              <w:delInstrText xml:space="preserve"> HYPERLINK "" \l "Bey14" </w:delInstrText>
            </w:r>
            <w:r w:rsidR="00B7160F" w:rsidRPr="00F758B3" w:rsidDel="004902D7">
              <w:rPr>
                <w:rFonts w:ascii="Times" w:eastAsia="Times New Roman" w:hAnsi="Times" w:cs="Times New Roman"/>
                <w:noProof/>
                <w:sz w:val="22"/>
                <w:szCs w:val="22"/>
                <w:shd w:val="clear" w:color="auto" w:fill="FFFFFF"/>
                <w:lang w:val="en-GB"/>
                <w:rPrChange w:id="9236"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sidDel="004902D7">
              <w:rPr>
                <w:rStyle w:val="Heading2Char"/>
                <w:rFonts w:ascii="Times" w:eastAsia="Times New Roman" w:hAnsi="Times" w:cs="Times New Roman"/>
                <w:noProof/>
                <w:color w:val="auto"/>
                <w:sz w:val="22"/>
                <w:szCs w:val="22"/>
                <w:shd w:val="clear" w:color="auto" w:fill="FFFFFF"/>
                <w:lang w:val="en-GB"/>
                <w:rPrChange w:id="9237" w:author="Chara Katiri" w:date="2015-05-12T13:05:00Z">
                  <w:rPr>
                    <w:rStyle w:val="Heading2Char"/>
                    <w:rFonts w:ascii="Times" w:eastAsia="Times New Roman" w:hAnsi="Times" w:cs="Times New Roman"/>
                    <w:noProof/>
                    <w:color w:val="auto"/>
                    <w:sz w:val="22"/>
                    <w:szCs w:val="22"/>
                    <w:shd w:val="clear" w:color="auto" w:fill="FFFFFF"/>
                    <w:lang w:val="en-GB"/>
                  </w:rPr>
                </w:rPrChange>
              </w:rPr>
              <w:delText>47</w:delText>
            </w:r>
            <w:r w:rsidR="00B7160F" w:rsidRPr="00F758B3" w:rsidDel="004902D7">
              <w:rPr>
                <w:rFonts w:ascii="Times" w:eastAsia="Times New Roman" w:hAnsi="Times" w:cs="Times New Roman"/>
                <w:noProof/>
                <w:sz w:val="22"/>
                <w:szCs w:val="22"/>
                <w:shd w:val="clear" w:color="auto" w:fill="FFFFFF"/>
                <w:lang w:val="en-GB"/>
                <w:rPrChange w:id="9238"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sidDel="004902D7">
              <w:rPr>
                <w:rFonts w:ascii="Times" w:eastAsia="Times New Roman" w:hAnsi="Times" w:cs="Times New Roman"/>
                <w:noProof/>
                <w:sz w:val="22"/>
                <w:szCs w:val="22"/>
                <w:shd w:val="clear" w:color="auto" w:fill="FFFFFF"/>
                <w:lang w:val="en-GB"/>
                <w:rPrChange w:id="9239" w:author="Chara Katiri" w:date="2015-05-12T13:05:00Z">
                  <w:rPr>
                    <w:rFonts w:ascii="Times" w:eastAsia="Times New Roman" w:hAnsi="Times" w:cs="Times New Roman"/>
                    <w:noProof/>
                    <w:sz w:val="22"/>
                    <w:szCs w:val="22"/>
                    <w:shd w:val="clear" w:color="auto" w:fill="FFFFFF"/>
                    <w:lang w:val="en-GB"/>
                  </w:rPr>
                </w:rPrChange>
              </w:rPr>
              <w:delText>]</w:delText>
            </w:r>
            <w:r w:rsidR="0045666D" w:rsidRPr="00F758B3" w:rsidDel="004902D7">
              <w:rPr>
                <w:rFonts w:ascii="Times" w:eastAsia="Times New Roman" w:hAnsi="Times" w:cs="Times New Roman"/>
                <w:sz w:val="22"/>
                <w:szCs w:val="22"/>
                <w:shd w:val="clear" w:color="auto" w:fill="FFFFFF"/>
                <w:lang w:val="en-GB"/>
                <w:rPrChange w:id="9240" w:author="Chara Katiri" w:date="2015-05-12T13:05:00Z">
                  <w:rPr>
                    <w:rFonts w:ascii="Times" w:eastAsia="Times New Roman" w:hAnsi="Times" w:cs="Times New Roman"/>
                    <w:sz w:val="22"/>
                    <w:szCs w:val="22"/>
                    <w:shd w:val="clear" w:color="auto" w:fill="FFFFFF"/>
                    <w:lang w:val="en-GB"/>
                  </w:rPr>
                </w:rPrChange>
              </w:rPr>
              <w:fldChar w:fldCharType="end"/>
            </w:r>
          </w:del>
          <w:customXmlDelRangeStart w:id="9241" w:author="Chara Katiri" w:date="2015-05-10T10:19:00Z"/>
        </w:sdtContent>
      </w:sdt>
      <w:customXmlDelRangeEnd w:id="9241"/>
      <w:del w:id="9242" w:author="Chara Katiri" w:date="2015-05-10T10:19:00Z">
        <w:r w:rsidRPr="00F758B3" w:rsidDel="004902D7">
          <w:rPr>
            <w:rFonts w:ascii="Times" w:eastAsia="Times New Roman" w:hAnsi="Times" w:cs="Times New Roman"/>
            <w:sz w:val="22"/>
            <w:szCs w:val="22"/>
            <w:shd w:val="clear" w:color="auto" w:fill="FFFFFF"/>
            <w:lang w:val="en-GB"/>
            <w:rPrChange w:id="9243" w:author="Chara Katiri" w:date="2015-05-12T13:05:00Z">
              <w:rPr>
                <w:rFonts w:ascii="Times" w:eastAsia="Times New Roman" w:hAnsi="Times" w:cs="Times New Roman"/>
                <w:sz w:val="22"/>
                <w:szCs w:val="22"/>
                <w:shd w:val="clear" w:color="auto" w:fill="FFFFFF"/>
                <w:lang w:val="en-GB"/>
              </w:rPr>
            </w:rPrChange>
          </w:rPr>
          <w:delText xml:space="preserve">.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delText>
        </w:r>
      </w:del>
    </w:p>
    <w:p w14:paraId="281BFB1E" w14:textId="56943CAF" w:rsidR="004A3B0F" w:rsidRPr="00F758B3" w:rsidDel="004902D7" w:rsidRDefault="004A3B0F" w:rsidP="00F758B3">
      <w:pPr>
        <w:pStyle w:val="ListParagraph"/>
        <w:spacing w:line="360" w:lineRule="auto"/>
        <w:ind w:left="284" w:firstLine="425"/>
        <w:jc w:val="both"/>
        <w:rPr>
          <w:del w:id="9244" w:author="Chara Katiri" w:date="2015-05-10T10:19:00Z"/>
          <w:rFonts w:ascii="Times" w:eastAsia="Times New Roman" w:hAnsi="Times" w:cs="Times New Roman"/>
          <w:sz w:val="22"/>
          <w:szCs w:val="22"/>
          <w:shd w:val="clear" w:color="auto" w:fill="FFFFFF"/>
          <w:lang w:val="en-GB"/>
          <w:rPrChange w:id="9245" w:author="Chara Katiri" w:date="2015-05-12T13:05:00Z">
            <w:rPr>
              <w:del w:id="9246" w:author="Chara Katiri" w:date="2015-05-10T10:19:00Z"/>
              <w:rFonts w:ascii="Times" w:eastAsia="Times New Roman" w:hAnsi="Times" w:cs="Times New Roman"/>
              <w:sz w:val="22"/>
              <w:szCs w:val="22"/>
              <w:shd w:val="clear" w:color="auto" w:fill="FFFFFF"/>
              <w:lang w:val="en-GB"/>
            </w:rPr>
          </w:rPrChange>
        </w:rPr>
        <w:pPrChange w:id="9247" w:author="Chara Katiri" w:date="2015-05-12T13:05:00Z">
          <w:pPr>
            <w:pStyle w:val="ListParagraph"/>
            <w:spacing w:line="360" w:lineRule="auto"/>
            <w:ind w:firstLine="720"/>
            <w:jc w:val="both"/>
          </w:pPr>
        </w:pPrChange>
      </w:pPr>
      <w:del w:id="9248" w:author="Chara Katiri" w:date="2015-05-10T10:19:00Z">
        <w:r w:rsidRPr="00F758B3" w:rsidDel="004902D7">
          <w:rPr>
            <w:rFonts w:ascii="Times" w:eastAsia="Times New Roman" w:hAnsi="Times" w:cs="Times New Roman"/>
            <w:sz w:val="22"/>
            <w:szCs w:val="22"/>
            <w:shd w:val="clear" w:color="auto" w:fill="FFFFFF"/>
            <w:lang w:val="en-GB"/>
            <w:rPrChange w:id="9249" w:author="Chara Katiri" w:date="2015-05-12T13:05:00Z">
              <w:rPr>
                <w:rFonts w:ascii="Times" w:eastAsia="Times New Roman" w:hAnsi="Times" w:cs="Times New Roman"/>
                <w:sz w:val="22"/>
                <w:szCs w:val="22"/>
                <w:shd w:val="clear" w:color="auto" w:fill="FFFFFF"/>
                <w:lang w:val="en-GB"/>
              </w:rPr>
            </w:rPrChange>
          </w:rPr>
          <w:delText xml:space="preserve">In order to defend such operations from attackers, the SQL query is parameterised to prevent execution of malicious code. </w:delText>
        </w:r>
      </w:del>
    </w:p>
    <w:p w14:paraId="547D75E7" w14:textId="0FE8FBF7" w:rsidR="004A3B0F" w:rsidRPr="00F758B3" w:rsidDel="004902D7" w:rsidRDefault="004A3B0F" w:rsidP="00F758B3">
      <w:pPr>
        <w:pStyle w:val="ListParagraph"/>
        <w:spacing w:line="360" w:lineRule="auto"/>
        <w:ind w:firstLine="720"/>
        <w:jc w:val="both"/>
        <w:rPr>
          <w:del w:id="9250" w:author="Chara Katiri" w:date="2015-05-10T10:19:00Z"/>
          <w:rFonts w:ascii="Times" w:eastAsia="Times New Roman" w:hAnsi="Times" w:cs="Times New Roman"/>
          <w:sz w:val="22"/>
          <w:szCs w:val="22"/>
          <w:shd w:val="clear" w:color="auto" w:fill="FFFFFF"/>
          <w:lang w:val="en-GB"/>
          <w:rPrChange w:id="9251" w:author="Chara Katiri" w:date="2015-05-12T13:05:00Z">
            <w:rPr>
              <w:del w:id="9252" w:author="Chara Katiri" w:date="2015-05-10T10:19:00Z"/>
              <w:rFonts w:ascii="Times" w:eastAsia="Times New Roman" w:hAnsi="Times" w:cs="Times New Roman"/>
              <w:sz w:val="22"/>
              <w:szCs w:val="22"/>
              <w:shd w:val="clear" w:color="auto" w:fill="FFFFFF"/>
              <w:lang w:val="en-GB"/>
            </w:rPr>
          </w:rPrChange>
        </w:rPr>
        <w:pPrChange w:id="9253" w:author="Chara Katiri" w:date="2015-05-12T13:05:00Z">
          <w:pPr>
            <w:pStyle w:val="ListParagraph"/>
            <w:spacing w:line="360" w:lineRule="auto"/>
            <w:ind w:firstLine="720"/>
            <w:jc w:val="both"/>
          </w:pPr>
        </w:pPrChange>
      </w:pPr>
    </w:p>
    <w:p w14:paraId="6C210E1C" w14:textId="78EEB5B6" w:rsidR="004A3B0F" w:rsidRPr="00F758B3" w:rsidDel="004902D7" w:rsidRDefault="004A3B0F" w:rsidP="00F758B3">
      <w:pPr>
        <w:pStyle w:val="ListParagraph"/>
        <w:spacing w:line="360" w:lineRule="auto"/>
        <w:ind w:left="284" w:firstLine="425"/>
        <w:jc w:val="both"/>
        <w:rPr>
          <w:del w:id="9254" w:author="Chara Katiri" w:date="2015-05-10T10:19:00Z"/>
          <w:rFonts w:ascii="Times" w:eastAsia="Times New Roman" w:hAnsi="Times" w:cs="Times New Roman"/>
          <w:sz w:val="22"/>
          <w:szCs w:val="22"/>
          <w:shd w:val="clear" w:color="auto" w:fill="FFFFFF"/>
          <w:lang w:val="en-GB"/>
          <w:rPrChange w:id="9255" w:author="Chara Katiri" w:date="2015-05-12T13:05:00Z">
            <w:rPr>
              <w:del w:id="9256" w:author="Chara Katiri" w:date="2015-05-10T10:19:00Z"/>
              <w:rFonts w:ascii="Times" w:eastAsia="Times New Roman" w:hAnsi="Times" w:cs="Times New Roman"/>
              <w:i/>
              <w:sz w:val="22"/>
              <w:szCs w:val="22"/>
              <w:shd w:val="clear" w:color="auto" w:fill="FFFFFF"/>
              <w:lang w:val="en-GB"/>
            </w:rPr>
          </w:rPrChange>
        </w:rPr>
        <w:pPrChange w:id="9257" w:author="Chara Katiri" w:date="2015-05-12T13:05:00Z">
          <w:pPr>
            <w:pStyle w:val="ListParagraph"/>
            <w:numPr>
              <w:numId w:val="5"/>
            </w:numPr>
            <w:spacing w:line="360" w:lineRule="auto"/>
            <w:ind w:left="709" w:hanging="283"/>
            <w:jc w:val="both"/>
          </w:pPr>
        </w:pPrChange>
      </w:pPr>
      <w:del w:id="9258" w:author="Chara Katiri" w:date="2015-05-10T10:19:00Z">
        <w:r w:rsidRPr="00F758B3" w:rsidDel="004902D7">
          <w:rPr>
            <w:rFonts w:ascii="Times" w:eastAsia="Times New Roman" w:hAnsi="Times" w:cs="Times New Roman"/>
            <w:i/>
            <w:sz w:val="22"/>
            <w:szCs w:val="22"/>
            <w:shd w:val="clear" w:color="auto" w:fill="FFFFFF"/>
            <w:lang w:val="en-GB"/>
            <w:rPrChange w:id="9259" w:author="Chara Katiri" w:date="2015-05-12T13:05:00Z">
              <w:rPr>
                <w:rFonts w:ascii="Times" w:eastAsia="Times New Roman" w:hAnsi="Times" w:cs="Times New Roman"/>
                <w:i/>
                <w:sz w:val="22"/>
                <w:szCs w:val="22"/>
                <w:shd w:val="clear" w:color="auto" w:fill="FFFFFF"/>
                <w:lang w:val="en-GB"/>
              </w:rPr>
            </w:rPrChange>
          </w:rPr>
          <w:delText xml:space="preserve">Form validation: </w:delText>
        </w:r>
        <w:r w:rsidR="0045666D" w:rsidRPr="00F758B3" w:rsidDel="004902D7">
          <w:rPr>
            <w:rFonts w:ascii="Times" w:eastAsia="Times New Roman" w:hAnsi="Times" w:cs="Times New Roman"/>
            <w:sz w:val="22"/>
            <w:szCs w:val="22"/>
            <w:shd w:val="clear" w:color="auto" w:fill="FFFFFF"/>
            <w:lang w:val="en-GB"/>
            <w:rPrChange w:id="9260" w:author="Chara Katiri" w:date="2015-05-12T13:05:00Z">
              <w:rPr>
                <w:rFonts w:ascii="Times" w:eastAsia="Times New Roman" w:hAnsi="Times" w:cs="Times New Roman"/>
                <w:sz w:val="22"/>
                <w:szCs w:val="22"/>
                <w:shd w:val="clear" w:color="auto" w:fill="FFFFFF"/>
                <w:lang w:val="en-GB"/>
              </w:rPr>
            </w:rPrChange>
          </w:rPr>
          <w:delText xml:space="preserve">The jQuery validator </w:delText>
        </w:r>
      </w:del>
      <w:customXmlDelRangeStart w:id="9261" w:author="Chara Katiri" w:date="2015-05-10T10:19:00Z"/>
      <w:sdt>
        <w:sdtPr>
          <w:rPr>
            <w:rFonts w:ascii="Times" w:eastAsia="Times New Roman" w:hAnsi="Times" w:cs="Times New Roman"/>
            <w:sz w:val="22"/>
            <w:szCs w:val="22"/>
            <w:shd w:val="clear" w:color="auto" w:fill="FFFFFF"/>
            <w:lang w:val="en-GB"/>
            <w:rPrChange w:id="9262" w:author="Chara Katiri" w:date="2015-05-12T13:05:00Z">
              <w:rPr>
                <w:rFonts w:ascii="Times" w:eastAsia="Times New Roman" w:hAnsi="Times" w:cs="Times New Roman"/>
                <w:sz w:val="22"/>
                <w:szCs w:val="22"/>
                <w:shd w:val="clear" w:color="auto" w:fill="FFFFFF"/>
                <w:lang w:val="en-GB"/>
              </w:rPr>
            </w:rPrChange>
          </w:rPr>
          <w:id w:val="1110089782"/>
          <w:citation/>
        </w:sdtPr>
        <w:sdtContent>
          <w:customXmlDelRangeEnd w:id="9261"/>
          <w:del w:id="9263" w:author="Chara Katiri" w:date="2015-05-10T10:19:00Z">
            <w:r w:rsidR="0045666D" w:rsidRPr="00F758B3" w:rsidDel="004902D7">
              <w:rPr>
                <w:rFonts w:ascii="Times" w:eastAsia="Times New Roman" w:hAnsi="Times" w:cs="Times New Roman"/>
                <w:sz w:val="22"/>
                <w:szCs w:val="22"/>
                <w:shd w:val="clear" w:color="auto" w:fill="FFFFFF"/>
                <w:lang w:val="en-GB"/>
                <w:rPrChange w:id="9264" w:author="Chara Katiri" w:date="2015-05-12T13:05:00Z">
                  <w:rPr>
                    <w:rFonts w:ascii="Times" w:eastAsia="Times New Roman" w:hAnsi="Times" w:cs="Times New Roman"/>
                    <w:sz w:val="22"/>
                    <w:szCs w:val="22"/>
                    <w:shd w:val="clear" w:color="auto" w:fill="FFFFFF"/>
                    <w:lang w:val="en-GB"/>
                  </w:rPr>
                </w:rPrChange>
              </w:rPr>
              <w:fldChar w:fldCharType="begin"/>
            </w:r>
            <w:r w:rsidR="0045666D" w:rsidRPr="00F758B3" w:rsidDel="004902D7">
              <w:rPr>
                <w:rFonts w:ascii="Times" w:eastAsia="Times New Roman" w:hAnsi="Times" w:cs="Times New Roman"/>
                <w:sz w:val="22"/>
                <w:szCs w:val="22"/>
                <w:shd w:val="clear" w:color="auto" w:fill="FFFFFF"/>
                <w:lang w:val="en-GB"/>
                <w:rPrChange w:id="9265" w:author="Chara Katiri" w:date="2015-05-12T13:05:00Z">
                  <w:rPr>
                    <w:rFonts w:ascii="Times" w:eastAsia="Times New Roman" w:hAnsi="Times" w:cs="Times New Roman"/>
                    <w:sz w:val="22"/>
                    <w:szCs w:val="22"/>
                    <w:shd w:val="clear" w:color="auto" w:fill="FFFFFF"/>
                  </w:rPr>
                </w:rPrChange>
              </w:rPr>
              <w:delInstrText xml:space="preserve"> CITATION Jqu14 \l 1033 </w:delInstrText>
            </w:r>
            <w:r w:rsidR="0045666D" w:rsidRPr="00F758B3" w:rsidDel="004902D7">
              <w:rPr>
                <w:rFonts w:ascii="Times" w:eastAsia="Times New Roman" w:hAnsi="Times" w:cs="Times New Roman"/>
                <w:sz w:val="22"/>
                <w:szCs w:val="22"/>
                <w:shd w:val="clear" w:color="auto" w:fill="FFFFFF"/>
                <w:lang w:val="en-GB"/>
                <w:rPrChange w:id="9266" w:author="Chara Katiri" w:date="2015-05-12T13:05:00Z">
                  <w:rPr>
                    <w:rFonts w:ascii="Times" w:eastAsia="Times New Roman" w:hAnsi="Times" w:cs="Times New Roman"/>
                    <w:sz w:val="22"/>
                    <w:szCs w:val="22"/>
                    <w:shd w:val="clear" w:color="auto" w:fill="FFFFFF"/>
                    <w:lang w:val="en-GB"/>
                  </w:rPr>
                </w:rPrChange>
              </w:rPr>
              <w:fldChar w:fldCharType="separate"/>
            </w:r>
            <w:r w:rsidR="00B7160F" w:rsidRPr="00F758B3" w:rsidDel="004902D7">
              <w:rPr>
                <w:rFonts w:ascii="Times" w:eastAsia="Times New Roman" w:hAnsi="Times" w:cs="Times New Roman"/>
                <w:noProof/>
                <w:sz w:val="22"/>
                <w:szCs w:val="22"/>
                <w:shd w:val="clear" w:color="auto" w:fill="FFFFFF"/>
                <w:lang w:val="en-GB"/>
                <w:rPrChange w:id="9267" w:author="Chara Katiri" w:date="2015-05-12T13:05:00Z">
                  <w:rPr>
                    <w:rFonts w:ascii="Times" w:eastAsia="Times New Roman" w:hAnsi="Times" w:cs="Times New Roman"/>
                    <w:noProof/>
                    <w:sz w:val="22"/>
                    <w:szCs w:val="22"/>
                    <w:shd w:val="clear" w:color="auto" w:fill="FFFFFF"/>
                    <w:lang w:val="en-GB"/>
                  </w:rPr>
                </w:rPrChange>
              </w:rPr>
              <w:delText>[</w:delText>
            </w:r>
            <w:r w:rsidR="00B7160F" w:rsidRPr="00F758B3" w:rsidDel="004902D7">
              <w:rPr>
                <w:rFonts w:ascii="Times" w:eastAsia="Times New Roman" w:hAnsi="Times" w:cs="Times New Roman"/>
                <w:noProof/>
                <w:sz w:val="22"/>
                <w:szCs w:val="22"/>
                <w:shd w:val="clear" w:color="auto" w:fill="FFFFFF"/>
                <w:lang w:val="en-GB"/>
                <w:rPrChange w:id="9268" w:author="Chara Katiri" w:date="2015-05-12T13:05:00Z">
                  <w:rPr>
                    <w:rFonts w:ascii="Times" w:eastAsia="Times New Roman" w:hAnsi="Times" w:cs="Times New Roman"/>
                    <w:noProof/>
                    <w:sz w:val="22"/>
                    <w:szCs w:val="22"/>
                    <w:shd w:val="clear" w:color="auto" w:fill="FFFFFF"/>
                    <w:lang w:val="en-GB"/>
                  </w:rPr>
                </w:rPrChange>
              </w:rPr>
              <w:fldChar w:fldCharType="begin"/>
            </w:r>
            <w:r w:rsidR="00B7160F" w:rsidRPr="00F758B3" w:rsidDel="004902D7">
              <w:rPr>
                <w:rFonts w:ascii="Times" w:eastAsia="Times New Roman" w:hAnsi="Times" w:cs="Times New Roman"/>
                <w:noProof/>
                <w:sz w:val="22"/>
                <w:szCs w:val="22"/>
                <w:shd w:val="clear" w:color="auto" w:fill="FFFFFF"/>
                <w:lang w:val="en-GB"/>
                <w:rPrChange w:id="9269" w:author="Chara Katiri" w:date="2015-05-12T13:05:00Z">
                  <w:rPr>
                    <w:rFonts w:ascii="Times" w:eastAsia="Times New Roman" w:hAnsi="Times" w:cs="Times New Roman"/>
                    <w:noProof/>
                    <w:sz w:val="22"/>
                    <w:szCs w:val="22"/>
                    <w:shd w:val="clear" w:color="auto" w:fill="FFFFFF"/>
                    <w:lang w:val="en-GB"/>
                  </w:rPr>
                </w:rPrChange>
              </w:rPr>
              <w:delInstrText xml:space="preserve"> HYPERLINK "" \l "Jqu14" </w:delInstrText>
            </w:r>
            <w:r w:rsidR="00B7160F" w:rsidRPr="00F758B3" w:rsidDel="004902D7">
              <w:rPr>
                <w:rFonts w:ascii="Times" w:eastAsia="Times New Roman" w:hAnsi="Times" w:cs="Times New Roman"/>
                <w:noProof/>
                <w:sz w:val="22"/>
                <w:szCs w:val="22"/>
                <w:shd w:val="clear" w:color="auto" w:fill="FFFFFF"/>
                <w:lang w:val="en-GB"/>
                <w:rPrChange w:id="9270" w:author="Chara Katiri" w:date="2015-05-12T13:05:00Z">
                  <w:rPr>
                    <w:rFonts w:ascii="Times" w:eastAsia="Times New Roman" w:hAnsi="Times" w:cs="Times New Roman"/>
                    <w:noProof/>
                    <w:sz w:val="22"/>
                    <w:szCs w:val="22"/>
                    <w:shd w:val="clear" w:color="auto" w:fill="FFFFFF"/>
                    <w:lang w:val="en-GB"/>
                  </w:rPr>
                </w:rPrChange>
              </w:rPr>
              <w:fldChar w:fldCharType="separate"/>
            </w:r>
            <w:r w:rsidR="00B7160F" w:rsidRPr="00F758B3" w:rsidDel="004902D7">
              <w:rPr>
                <w:rStyle w:val="Heading2Char"/>
                <w:rFonts w:ascii="Times" w:eastAsia="Times New Roman" w:hAnsi="Times" w:cs="Times New Roman"/>
                <w:noProof/>
                <w:color w:val="auto"/>
                <w:sz w:val="22"/>
                <w:szCs w:val="22"/>
                <w:shd w:val="clear" w:color="auto" w:fill="FFFFFF"/>
                <w:lang w:val="en-GB"/>
                <w:rPrChange w:id="9271" w:author="Chara Katiri" w:date="2015-05-12T13:05:00Z">
                  <w:rPr>
                    <w:rStyle w:val="Heading2Char"/>
                    <w:rFonts w:ascii="Times" w:eastAsia="Times New Roman" w:hAnsi="Times" w:cs="Times New Roman"/>
                    <w:noProof/>
                    <w:color w:val="auto"/>
                    <w:sz w:val="22"/>
                    <w:szCs w:val="22"/>
                    <w:shd w:val="clear" w:color="auto" w:fill="FFFFFF"/>
                    <w:lang w:val="en-GB"/>
                  </w:rPr>
                </w:rPrChange>
              </w:rPr>
              <w:delText>48</w:delText>
            </w:r>
            <w:r w:rsidR="00B7160F" w:rsidRPr="00F758B3" w:rsidDel="004902D7">
              <w:rPr>
                <w:rFonts w:ascii="Times" w:eastAsia="Times New Roman" w:hAnsi="Times" w:cs="Times New Roman"/>
                <w:noProof/>
                <w:sz w:val="22"/>
                <w:szCs w:val="22"/>
                <w:shd w:val="clear" w:color="auto" w:fill="FFFFFF"/>
                <w:lang w:val="en-GB"/>
                <w:rPrChange w:id="9272" w:author="Chara Katiri" w:date="2015-05-12T13:05:00Z">
                  <w:rPr>
                    <w:rFonts w:ascii="Times" w:eastAsia="Times New Roman" w:hAnsi="Times" w:cs="Times New Roman"/>
                    <w:noProof/>
                    <w:sz w:val="22"/>
                    <w:szCs w:val="22"/>
                    <w:shd w:val="clear" w:color="auto" w:fill="FFFFFF"/>
                    <w:lang w:val="en-GB"/>
                  </w:rPr>
                </w:rPrChange>
              </w:rPr>
              <w:fldChar w:fldCharType="end"/>
            </w:r>
            <w:r w:rsidR="00B7160F" w:rsidRPr="00F758B3" w:rsidDel="004902D7">
              <w:rPr>
                <w:rFonts w:ascii="Times" w:eastAsia="Times New Roman" w:hAnsi="Times" w:cs="Times New Roman"/>
                <w:noProof/>
                <w:sz w:val="22"/>
                <w:szCs w:val="22"/>
                <w:shd w:val="clear" w:color="auto" w:fill="FFFFFF"/>
                <w:lang w:val="en-GB"/>
                <w:rPrChange w:id="9273" w:author="Chara Katiri" w:date="2015-05-12T13:05:00Z">
                  <w:rPr>
                    <w:rFonts w:ascii="Times" w:eastAsia="Times New Roman" w:hAnsi="Times" w:cs="Times New Roman"/>
                    <w:noProof/>
                    <w:sz w:val="22"/>
                    <w:szCs w:val="22"/>
                    <w:shd w:val="clear" w:color="auto" w:fill="FFFFFF"/>
                    <w:lang w:val="en-GB"/>
                  </w:rPr>
                </w:rPrChange>
              </w:rPr>
              <w:delText>]</w:delText>
            </w:r>
            <w:r w:rsidR="0045666D" w:rsidRPr="00F758B3" w:rsidDel="004902D7">
              <w:rPr>
                <w:rFonts w:ascii="Times" w:eastAsia="Times New Roman" w:hAnsi="Times" w:cs="Times New Roman"/>
                <w:sz w:val="22"/>
                <w:szCs w:val="22"/>
                <w:shd w:val="clear" w:color="auto" w:fill="FFFFFF"/>
                <w:lang w:val="en-GB"/>
                <w:rPrChange w:id="9274" w:author="Chara Katiri" w:date="2015-05-12T13:05:00Z">
                  <w:rPr>
                    <w:rFonts w:ascii="Times" w:eastAsia="Times New Roman" w:hAnsi="Times" w:cs="Times New Roman"/>
                    <w:sz w:val="22"/>
                    <w:szCs w:val="22"/>
                    <w:shd w:val="clear" w:color="auto" w:fill="FFFFFF"/>
                    <w:lang w:val="en-GB"/>
                  </w:rPr>
                </w:rPrChange>
              </w:rPr>
              <w:fldChar w:fldCharType="end"/>
            </w:r>
          </w:del>
          <w:customXmlDelRangeStart w:id="9275" w:author="Chara Katiri" w:date="2015-05-10T10:19:00Z"/>
        </w:sdtContent>
      </w:sdt>
      <w:customXmlDelRangeEnd w:id="9275"/>
      <w:del w:id="9276" w:author="Chara Katiri" w:date="2015-05-10T10:19:00Z">
        <w:r w:rsidRPr="00F758B3" w:rsidDel="004902D7">
          <w:rPr>
            <w:rFonts w:ascii="Times" w:eastAsia="Times New Roman" w:hAnsi="Times" w:cs="Times New Roman"/>
            <w:sz w:val="22"/>
            <w:szCs w:val="22"/>
            <w:shd w:val="clear" w:color="auto" w:fill="FFFFFF"/>
            <w:lang w:val="en-GB"/>
            <w:rPrChange w:id="9277" w:author="Chara Katiri" w:date="2015-05-12T13:05:00Z">
              <w:rPr>
                <w:rFonts w:ascii="Times" w:eastAsia="Times New Roman" w:hAnsi="Times" w:cs="Times New Roman"/>
                <w:sz w:val="22"/>
                <w:szCs w:val="22"/>
                <w:shd w:val="clear" w:color="auto" w:fill="FFFFFF"/>
                <w:lang w:val="en-GB"/>
              </w:rPr>
            </w:rPrChange>
          </w:rPr>
          <w:delText xml:space="preserve"> plugin is used to validate the input submitted by users through the login form. The customisation options offered by the plugin provide easy validation of input content. These include ready-made validation methods such as email validation and delivery of prepared error messages. </w:delText>
        </w:r>
      </w:del>
    </w:p>
    <w:p w14:paraId="615A1D69" w14:textId="02417C01" w:rsidR="00CF5347" w:rsidRPr="00F758B3" w:rsidDel="004902D7" w:rsidRDefault="004A3B0F" w:rsidP="00F758B3">
      <w:pPr>
        <w:pStyle w:val="ListParagraph"/>
        <w:numPr>
          <w:ilvl w:val="0"/>
          <w:numId w:val="5"/>
        </w:numPr>
        <w:spacing w:line="360" w:lineRule="auto"/>
        <w:ind w:left="709" w:hanging="283"/>
        <w:jc w:val="both"/>
        <w:rPr>
          <w:del w:id="9278" w:author="Chara Katiri" w:date="2015-05-10T10:19:00Z"/>
          <w:rFonts w:ascii="Times" w:eastAsia="Times New Roman" w:hAnsi="Times" w:cs="Times New Roman"/>
          <w:i/>
          <w:sz w:val="22"/>
          <w:szCs w:val="22"/>
          <w:shd w:val="clear" w:color="auto" w:fill="FFFFFF"/>
          <w:lang w:val="en-GB"/>
          <w:rPrChange w:id="9279" w:author="Chara Katiri" w:date="2015-05-12T13:05:00Z">
            <w:rPr>
              <w:del w:id="9280" w:author="Chara Katiri" w:date="2015-05-10T10:19:00Z"/>
              <w:shd w:val="clear" w:color="auto" w:fill="FFFFFF"/>
              <w:lang w:val="en-GB"/>
            </w:rPr>
          </w:rPrChange>
        </w:rPr>
        <w:pPrChange w:id="9281" w:author="Chara Katiri" w:date="2015-05-12T13:05:00Z">
          <w:pPr>
            <w:pStyle w:val="ListParagraph"/>
            <w:spacing w:line="360" w:lineRule="auto"/>
            <w:ind w:firstLine="720"/>
            <w:jc w:val="both"/>
          </w:pPr>
        </w:pPrChange>
      </w:pPr>
      <w:del w:id="9282" w:author="Chara Katiri" w:date="2015-05-10T10:19:00Z">
        <w:r w:rsidRPr="00F758B3" w:rsidDel="004902D7">
          <w:rPr>
            <w:rFonts w:ascii="Times" w:eastAsia="Times New Roman" w:hAnsi="Times" w:cs="Times New Roman"/>
            <w:sz w:val="22"/>
            <w:szCs w:val="22"/>
            <w:shd w:val="clear" w:color="auto" w:fill="FFFFFF"/>
            <w:lang w:val="en-GB"/>
            <w:rPrChange w:id="9283" w:author="Chara Katiri" w:date="2015-05-12T13:05:00Z">
              <w:rPr>
                <w:rFonts w:ascii="Times" w:eastAsia="Times New Roman" w:hAnsi="Times" w:cs="Times New Roman"/>
                <w:sz w:val="22"/>
                <w:szCs w:val="22"/>
                <w:shd w:val="clear" w:color="auto" w:fill="FFFFFF"/>
                <w:lang w:val="en-GB"/>
              </w:rPr>
            </w:rPrChange>
          </w:rPr>
          <w:delTex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delText>
        </w:r>
      </w:del>
    </w:p>
    <w:p w14:paraId="00F31803" w14:textId="77777777" w:rsidR="00322EBC" w:rsidRPr="00F758B3" w:rsidRDefault="00322EBC" w:rsidP="00F758B3">
      <w:pPr>
        <w:spacing w:line="360" w:lineRule="auto"/>
        <w:contextualSpacing/>
        <w:jc w:val="both"/>
        <w:rPr>
          <w:rFonts w:ascii="Times" w:hAnsi="Times" w:cs="Times New Roman"/>
          <w:sz w:val="22"/>
          <w:szCs w:val="22"/>
          <w:rPrChange w:id="9284" w:author="Chara Katiri" w:date="2015-05-12T13:05:00Z">
            <w:rPr/>
          </w:rPrChange>
        </w:rPr>
        <w:pPrChange w:id="9285" w:author="Chara Katiri" w:date="2015-05-12T13:05:00Z">
          <w:pPr>
            <w:spacing w:line="360" w:lineRule="auto"/>
            <w:contextualSpacing/>
            <w:jc w:val="both"/>
          </w:pPr>
        </w:pPrChange>
      </w:pPr>
    </w:p>
    <w:p w14:paraId="43463877" w14:textId="77777777" w:rsidR="00157397" w:rsidRPr="00F758B3" w:rsidRDefault="00157397" w:rsidP="00F758B3">
      <w:pPr>
        <w:pStyle w:val="Heading2"/>
        <w:numPr>
          <w:ilvl w:val="1"/>
          <w:numId w:val="15"/>
        </w:numPr>
        <w:spacing w:line="360" w:lineRule="auto"/>
        <w:contextualSpacing/>
        <w:jc w:val="both"/>
        <w:rPr>
          <w:rFonts w:ascii="Times" w:hAnsi="Times" w:cs="Times New Roman"/>
          <w:color w:val="auto"/>
          <w:sz w:val="22"/>
          <w:szCs w:val="22"/>
          <w:lang w:val="en-GB"/>
          <w:rPrChange w:id="9286" w:author="Chara Katiri" w:date="2015-05-12T13:05:00Z">
            <w:rPr>
              <w:rFonts w:ascii="Times" w:hAnsi="Times" w:cs="Times New Roman"/>
              <w:color w:val="auto"/>
              <w:sz w:val="22"/>
              <w:szCs w:val="22"/>
              <w:lang w:val="en-GB"/>
            </w:rPr>
          </w:rPrChange>
        </w:rPr>
        <w:pPrChange w:id="9287" w:author="Chara Katiri" w:date="2015-05-12T13:05:00Z">
          <w:pPr>
            <w:pStyle w:val="Heading2"/>
            <w:numPr>
              <w:numId w:val="15"/>
            </w:numPr>
            <w:spacing w:line="360" w:lineRule="auto"/>
            <w:ind w:left="792" w:hanging="432"/>
            <w:contextualSpacing/>
            <w:jc w:val="both"/>
          </w:pPr>
        </w:pPrChange>
      </w:pPr>
      <w:bookmarkStart w:id="9288" w:name="_Toc292730877"/>
      <w:r w:rsidRPr="00F758B3">
        <w:rPr>
          <w:rFonts w:ascii="Times" w:hAnsi="Times" w:cs="Times New Roman"/>
          <w:color w:val="auto"/>
          <w:sz w:val="22"/>
          <w:szCs w:val="22"/>
          <w:lang w:val="en-GB"/>
          <w:rPrChange w:id="9289" w:author="Chara Katiri" w:date="2015-05-12T13:05:00Z">
            <w:rPr>
              <w:rFonts w:ascii="Times" w:hAnsi="Times" w:cs="Times New Roman"/>
              <w:color w:val="auto"/>
              <w:sz w:val="22"/>
              <w:szCs w:val="22"/>
              <w:lang w:val="en-GB"/>
            </w:rPr>
          </w:rPrChange>
        </w:rPr>
        <w:t>Success criteria</w:t>
      </w:r>
      <w:bookmarkEnd w:id="9288"/>
    </w:p>
    <w:p w14:paraId="3CECC953" w14:textId="77777777" w:rsidR="00775D55" w:rsidRPr="00F758B3" w:rsidRDefault="00775D55" w:rsidP="00F3236C">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Change w:id="9290" w:author="Chara Katiri" w:date="2015-05-12T13:05:00Z">
            <w:rPr>
              <w:rFonts w:ascii="Times" w:eastAsia="Times New Roman" w:hAnsi="Times" w:cs="Times New Roman"/>
              <w:sz w:val="22"/>
              <w:szCs w:val="22"/>
              <w:shd w:val="clear" w:color="auto" w:fill="FFFFFF"/>
              <w:lang w:val="en-GB"/>
            </w:rPr>
          </w:rPrChange>
        </w:rPr>
        <w:pPrChange w:id="9291"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Change w:id="9292" w:author="Chara Katiri" w:date="2015-05-12T13:05:00Z">
            <w:rPr>
              <w:rFonts w:ascii="Times" w:eastAsia="Times New Roman" w:hAnsi="Times" w:cs="Times New Roman"/>
              <w:sz w:val="22"/>
              <w:szCs w:val="22"/>
              <w:shd w:val="clear" w:color="auto" w:fill="FFFFFF"/>
              <w:lang w:val="en-GB"/>
            </w:rPr>
          </w:rPrChange>
        </w:rPr>
        <w:t>The</w:t>
      </w:r>
      <w:r w:rsidR="009F14BF" w:rsidRPr="00F758B3">
        <w:rPr>
          <w:rFonts w:ascii="Times" w:eastAsia="Times New Roman" w:hAnsi="Times" w:cs="Times New Roman"/>
          <w:sz w:val="22"/>
          <w:szCs w:val="22"/>
          <w:shd w:val="clear" w:color="auto" w:fill="FFFFFF"/>
          <w:lang w:val="en-GB"/>
          <w:rPrChange w:id="9293" w:author="Chara Katiri" w:date="2015-05-12T13:05:00Z">
            <w:rPr>
              <w:rFonts w:ascii="Times" w:eastAsia="Times New Roman" w:hAnsi="Times" w:cs="Times New Roman"/>
              <w:sz w:val="22"/>
              <w:szCs w:val="22"/>
              <w:shd w:val="clear" w:color="auto" w:fill="FFFFFF"/>
              <w:lang w:val="en-GB"/>
            </w:rPr>
          </w:rPrChange>
        </w:rPr>
        <w:t xml:space="preserve"> deliverables and</w:t>
      </w:r>
      <w:r w:rsidRPr="00F758B3">
        <w:rPr>
          <w:rFonts w:ascii="Times" w:eastAsia="Times New Roman" w:hAnsi="Times" w:cs="Times New Roman"/>
          <w:sz w:val="22"/>
          <w:szCs w:val="22"/>
          <w:shd w:val="clear" w:color="auto" w:fill="FFFFFF"/>
          <w:lang w:val="en-GB"/>
          <w:rPrChange w:id="9294" w:author="Chara Katiri" w:date="2015-05-12T13:05:00Z">
            <w:rPr>
              <w:rFonts w:ascii="Times" w:eastAsia="Times New Roman" w:hAnsi="Times" w:cs="Times New Roman"/>
              <w:sz w:val="22"/>
              <w:szCs w:val="22"/>
              <w:shd w:val="clear" w:color="auto" w:fill="FFFFFF"/>
              <w:lang w:val="en-GB"/>
            </w:rPr>
          </w:rPrChange>
        </w:rPr>
        <w:t xml:space="preserve"> </w:t>
      </w:r>
      <w:r w:rsidR="009F14BF" w:rsidRPr="00F758B3">
        <w:rPr>
          <w:rFonts w:ascii="Times" w:eastAsia="Times New Roman" w:hAnsi="Times" w:cs="Times New Roman"/>
          <w:sz w:val="22"/>
          <w:szCs w:val="22"/>
          <w:shd w:val="clear" w:color="auto" w:fill="FFFFFF"/>
          <w:lang w:val="en-GB"/>
          <w:rPrChange w:id="9295" w:author="Chara Katiri" w:date="2015-05-12T13:05:00Z">
            <w:rPr>
              <w:rFonts w:ascii="Times" w:eastAsia="Times New Roman" w:hAnsi="Times" w:cs="Times New Roman"/>
              <w:sz w:val="22"/>
              <w:szCs w:val="22"/>
              <w:shd w:val="clear" w:color="auto" w:fill="FFFFFF"/>
              <w:lang w:val="en-GB"/>
            </w:rPr>
          </w:rPrChange>
        </w:rPr>
        <w:t xml:space="preserve">software development </w:t>
      </w:r>
      <w:r w:rsidRPr="00F758B3">
        <w:rPr>
          <w:rFonts w:ascii="Times" w:eastAsia="Times New Roman" w:hAnsi="Times" w:cs="Times New Roman"/>
          <w:sz w:val="22"/>
          <w:szCs w:val="22"/>
          <w:shd w:val="clear" w:color="auto" w:fill="FFFFFF"/>
          <w:lang w:val="en-GB"/>
          <w:rPrChange w:id="9296" w:author="Chara Katiri" w:date="2015-05-12T13:05:00Z">
            <w:rPr>
              <w:rFonts w:ascii="Times" w:eastAsia="Times New Roman" w:hAnsi="Times" w:cs="Times New Roman"/>
              <w:sz w:val="22"/>
              <w:szCs w:val="22"/>
              <w:shd w:val="clear" w:color="auto" w:fill="FFFFFF"/>
              <w:lang w:val="en-GB"/>
            </w:rPr>
          </w:rPrChange>
        </w:rPr>
        <w:t>requ</w:t>
      </w:r>
      <w:r w:rsidR="009F14BF" w:rsidRPr="00F758B3">
        <w:rPr>
          <w:rFonts w:ascii="Times" w:eastAsia="Times New Roman" w:hAnsi="Times" w:cs="Times New Roman"/>
          <w:sz w:val="22"/>
          <w:szCs w:val="22"/>
          <w:shd w:val="clear" w:color="auto" w:fill="FFFFFF"/>
          <w:lang w:val="en-GB"/>
          <w:rPrChange w:id="9297" w:author="Chara Katiri" w:date="2015-05-12T13:05:00Z">
            <w:rPr>
              <w:rFonts w:ascii="Times" w:eastAsia="Times New Roman" w:hAnsi="Times" w:cs="Times New Roman"/>
              <w:sz w:val="22"/>
              <w:szCs w:val="22"/>
              <w:shd w:val="clear" w:color="auto" w:fill="FFFFFF"/>
              <w:lang w:val="en-GB"/>
            </w:rPr>
          </w:rPrChange>
        </w:rPr>
        <w:t>irements met.</w:t>
      </w:r>
    </w:p>
    <w:p w14:paraId="62F455E2" w14:textId="77777777" w:rsidR="009F14BF" w:rsidRPr="00F758B3" w:rsidRDefault="009F14BF" w:rsidP="00F3236C">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Change w:id="9298" w:author="Chara Katiri" w:date="2015-05-12T13:05:00Z">
            <w:rPr>
              <w:rFonts w:ascii="Times" w:eastAsia="Times New Roman" w:hAnsi="Times" w:cs="Times New Roman"/>
              <w:sz w:val="22"/>
              <w:szCs w:val="22"/>
              <w:shd w:val="clear" w:color="auto" w:fill="FFFFFF"/>
              <w:lang w:val="en-GB"/>
            </w:rPr>
          </w:rPrChange>
        </w:rPr>
        <w:pPrChange w:id="9299"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Change w:id="9300" w:author="Chara Katiri" w:date="2015-05-12T13:05:00Z">
            <w:rPr>
              <w:rFonts w:ascii="Times" w:eastAsia="Times New Roman" w:hAnsi="Times" w:cs="Times New Roman"/>
              <w:sz w:val="22"/>
              <w:szCs w:val="22"/>
              <w:shd w:val="clear" w:color="auto" w:fill="FFFFFF"/>
              <w:lang w:val="en-GB"/>
            </w:rPr>
          </w:rPrChange>
        </w:rPr>
        <w:t>The objectives are met.</w:t>
      </w:r>
    </w:p>
    <w:p w14:paraId="528FAC0C" w14:textId="1AF25E5B" w:rsidR="009F14BF" w:rsidRPr="00F758B3" w:rsidRDefault="009F14BF" w:rsidP="00F3236C">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Change w:id="9301" w:author="Chara Katiri" w:date="2015-05-12T13:05:00Z">
            <w:rPr>
              <w:rFonts w:ascii="Times" w:eastAsia="Times New Roman" w:hAnsi="Times" w:cs="Times New Roman"/>
              <w:sz w:val="22"/>
              <w:szCs w:val="22"/>
              <w:shd w:val="clear" w:color="auto" w:fill="FFFFFF"/>
              <w:lang w:val="en-GB"/>
            </w:rPr>
          </w:rPrChange>
        </w:rPr>
        <w:pPrChange w:id="9302"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Change w:id="9303" w:author="Chara Katiri" w:date="2015-05-12T13:05:00Z">
            <w:rPr>
              <w:rFonts w:ascii="Times" w:eastAsia="Times New Roman" w:hAnsi="Times" w:cs="Times New Roman"/>
              <w:sz w:val="22"/>
              <w:szCs w:val="22"/>
              <w:shd w:val="clear" w:color="auto" w:fill="FFFFFF"/>
              <w:lang w:val="en-GB"/>
            </w:rPr>
          </w:rPrChange>
        </w:rPr>
        <w:t xml:space="preserve">The website </w:t>
      </w:r>
      <w:r w:rsidR="00D36D43" w:rsidRPr="00F758B3">
        <w:rPr>
          <w:rFonts w:ascii="Times" w:eastAsia="Times New Roman" w:hAnsi="Times" w:cs="Times New Roman"/>
          <w:sz w:val="22"/>
          <w:szCs w:val="22"/>
          <w:shd w:val="clear" w:color="auto" w:fill="FFFFFF"/>
          <w:lang w:val="en-GB"/>
          <w:rPrChange w:id="9304" w:author="Chara Katiri" w:date="2015-05-12T13:05:00Z">
            <w:rPr>
              <w:rFonts w:ascii="Times" w:eastAsia="Times New Roman" w:hAnsi="Times" w:cs="Times New Roman"/>
              <w:sz w:val="22"/>
              <w:szCs w:val="22"/>
              <w:shd w:val="clear" w:color="auto" w:fill="FFFFFF"/>
              <w:lang w:val="en-GB"/>
            </w:rPr>
          </w:rPrChange>
        </w:rPr>
        <w:t>is functional.</w:t>
      </w:r>
    </w:p>
    <w:p w14:paraId="6CC8263E" w14:textId="77777777" w:rsidR="009F14BF" w:rsidRPr="00F758B3" w:rsidRDefault="009F14BF" w:rsidP="00F3236C">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Change w:id="9305" w:author="Chara Katiri" w:date="2015-05-12T13:05:00Z">
            <w:rPr>
              <w:rFonts w:ascii="Times" w:eastAsia="Times New Roman" w:hAnsi="Times" w:cs="Times New Roman"/>
              <w:sz w:val="22"/>
              <w:szCs w:val="22"/>
              <w:shd w:val="clear" w:color="auto" w:fill="FFFFFF"/>
              <w:lang w:val="en-GB"/>
            </w:rPr>
          </w:rPrChange>
        </w:rPr>
        <w:pPrChange w:id="9306"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Change w:id="9307" w:author="Chara Katiri" w:date="2015-05-12T13:05:00Z">
            <w:rPr>
              <w:rFonts w:ascii="Times" w:eastAsia="Times New Roman" w:hAnsi="Times" w:cs="Times New Roman"/>
              <w:sz w:val="22"/>
              <w:szCs w:val="22"/>
              <w:shd w:val="clear" w:color="auto" w:fill="FFFFFF"/>
              <w:lang w:val="en-GB"/>
            </w:rPr>
          </w:rPrChange>
        </w:rPr>
        <w:t>Delivery of final project in agreed timescale.</w:t>
      </w:r>
    </w:p>
    <w:p w14:paraId="55700937" w14:textId="612B8DA3" w:rsidR="009F14BF" w:rsidRPr="00F758B3" w:rsidRDefault="009F14BF" w:rsidP="00F3236C">
      <w:pPr>
        <w:pStyle w:val="ListParagraph"/>
        <w:numPr>
          <w:ilvl w:val="0"/>
          <w:numId w:val="5"/>
        </w:numPr>
        <w:spacing w:line="360" w:lineRule="auto"/>
        <w:ind w:left="567" w:hanging="567"/>
        <w:jc w:val="both"/>
        <w:rPr>
          <w:rFonts w:ascii="Times" w:eastAsia="Times New Roman" w:hAnsi="Times" w:cs="Times New Roman"/>
          <w:sz w:val="22"/>
          <w:szCs w:val="22"/>
          <w:shd w:val="clear" w:color="auto" w:fill="FFFFFF"/>
          <w:lang w:val="en-GB"/>
          <w:rPrChange w:id="9308" w:author="Chara Katiri" w:date="2015-05-12T13:05:00Z">
            <w:rPr>
              <w:rFonts w:ascii="Times" w:eastAsia="Times New Roman" w:hAnsi="Times" w:cs="Times New Roman"/>
              <w:sz w:val="22"/>
              <w:szCs w:val="22"/>
              <w:shd w:val="clear" w:color="auto" w:fill="FFFFFF"/>
              <w:lang w:val="en-GB"/>
            </w:rPr>
          </w:rPrChange>
        </w:rPr>
        <w:pPrChange w:id="9309" w:author="Chara Katiri" w:date="2015-05-12T13:05:00Z">
          <w:pPr>
            <w:pStyle w:val="ListParagraph"/>
            <w:numPr>
              <w:numId w:val="5"/>
            </w:numPr>
            <w:spacing w:line="360" w:lineRule="auto"/>
            <w:ind w:left="709" w:hanging="283"/>
            <w:jc w:val="both"/>
          </w:pPr>
        </w:pPrChange>
      </w:pPr>
      <w:r w:rsidRPr="00F758B3">
        <w:rPr>
          <w:rFonts w:ascii="Times" w:eastAsia="Times New Roman" w:hAnsi="Times" w:cs="Times New Roman"/>
          <w:sz w:val="22"/>
          <w:szCs w:val="22"/>
          <w:shd w:val="clear" w:color="auto" w:fill="FFFFFF"/>
          <w:lang w:val="en-GB"/>
          <w:rPrChange w:id="9310" w:author="Chara Katiri" w:date="2015-05-12T13:05:00Z">
            <w:rPr>
              <w:rFonts w:ascii="Times" w:eastAsia="Times New Roman" w:hAnsi="Times" w:cs="Times New Roman"/>
              <w:sz w:val="22"/>
              <w:szCs w:val="22"/>
              <w:shd w:val="clear" w:color="auto" w:fill="FFFFFF"/>
              <w:lang w:val="en-GB"/>
            </w:rPr>
          </w:rPrChange>
        </w:rPr>
        <w:t xml:space="preserve">System testing (requirements and UAT) is </w:t>
      </w:r>
      <w:r w:rsidR="00561678" w:rsidRPr="00F758B3">
        <w:rPr>
          <w:rFonts w:ascii="Times" w:eastAsia="Times New Roman" w:hAnsi="Times" w:cs="Times New Roman"/>
          <w:sz w:val="22"/>
          <w:szCs w:val="22"/>
          <w:shd w:val="clear" w:color="auto" w:fill="FFFFFF"/>
          <w:lang w:val="en-GB"/>
          <w:rPrChange w:id="9311" w:author="Chara Katiri" w:date="2015-05-12T13:05:00Z">
            <w:rPr>
              <w:rFonts w:ascii="Times" w:eastAsia="Times New Roman" w:hAnsi="Times" w:cs="Times New Roman"/>
              <w:sz w:val="22"/>
              <w:szCs w:val="22"/>
              <w:shd w:val="clear" w:color="auto" w:fill="FFFFFF"/>
              <w:lang w:val="en-GB"/>
            </w:rPr>
          </w:rPrChange>
        </w:rPr>
        <w:t>documented and completed</w:t>
      </w:r>
      <w:r w:rsidRPr="00F758B3">
        <w:rPr>
          <w:rFonts w:ascii="Times" w:eastAsia="Times New Roman" w:hAnsi="Times" w:cs="Times New Roman"/>
          <w:sz w:val="22"/>
          <w:szCs w:val="22"/>
          <w:shd w:val="clear" w:color="auto" w:fill="FFFFFF"/>
          <w:lang w:val="en-GB"/>
          <w:rPrChange w:id="9312" w:author="Chara Katiri" w:date="2015-05-12T13:05:00Z">
            <w:rPr>
              <w:rFonts w:ascii="Times" w:eastAsia="Times New Roman" w:hAnsi="Times" w:cs="Times New Roman"/>
              <w:sz w:val="22"/>
              <w:szCs w:val="22"/>
              <w:shd w:val="clear" w:color="auto" w:fill="FFFFFF"/>
              <w:lang w:val="en-GB"/>
            </w:rPr>
          </w:rPrChange>
        </w:rPr>
        <w:t xml:space="preserve">. </w:t>
      </w:r>
    </w:p>
    <w:p w14:paraId="461E6403" w14:textId="77777777" w:rsidR="009F14BF" w:rsidRPr="00F758B3" w:rsidRDefault="009F14BF" w:rsidP="00F758B3">
      <w:pPr>
        <w:spacing w:line="360" w:lineRule="auto"/>
        <w:ind w:left="426"/>
        <w:contextualSpacing/>
        <w:jc w:val="both"/>
        <w:rPr>
          <w:rFonts w:ascii="Times" w:eastAsia="Times New Roman" w:hAnsi="Times" w:cs="Times New Roman"/>
          <w:sz w:val="22"/>
          <w:szCs w:val="22"/>
          <w:shd w:val="clear" w:color="auto" w:fill="FFFFFF"/>
          <w:lang w:val="en-GB"/>
          <w:rPrChange w:id="9313" w:author="Chara Katiri" w:date="2015-05-12T13:05:00Z">
            <w:rPr>
              <w:rFonts w:ascii="Times" w:eastAsia="Times New Roman" w:hAnsi="Times" w:cs="Times New Roman"/>
              <w:sz w:val="22"/>
              <w:szCs w:val="22"/>
              <w:shd w:val="clear" w:color="auto" w:fill="FFFFFF"/>
              <w:lang w:val="en-GB"/>
            </w:rPr>
          </w:rPrChange>
        </w:rPr>
        <w:pPrChange w:id="9314" w:author="Chara Katiri" w:date="2015-05-12T13:05:00Z">
          <w:pPr>
            <w:spacing w:line="360" w:lineRule="auto"/>
            <w:ind w:left="426"/>
            <w:contextualSpacing/>
            <w:jc w:val="both"/>
          </w:pPr>
        </w:pPrChange>
      </w:pPr>
    </w:p>
    <w:p w14:paraId="6CA95B54" w14:textId="3BED32FC" w:rsidR="0045682C" w:rsidRPr="00F758B3" w:rsidRDefault="0045682C" w:rsidP="00F758B3">
      <w:pPr>
        <w:spacing w:line="360" w:lineRule="auto"/>
        <w:contextualSpacing/>
        <w:jc w:val="both"/>
        <w:rPr>
          <w:rFonts w:ascii="Times" w:eastAsia="Times New Roman" w:hAnsi="Times" w:cs="Times New Roman"/>
          <w:b/>
          <w:sz w:val="22"/>
          <w:szCs w:val="22"/>
          <w:lang w:val="en-GB"/>
          <w:rPrChange w:id="9315" w:author="Chara Katiri" w:date="2015-05-12T13:05:00Z">
            <w:rPr>
              <w:rFonts w:ascii="Times" w:eastAsia="Times New Roman" w:hAnsi="Times" w:cs="Times New Roman"/>
              <w:b/>
              <w:sz w:val="22"/>
              <w:szCs w:val="22"/>
              <w:lang w:val="en-GB"/>
            </w:rPr>
          </w:rPrChange>
        </w:rPr>
        <w:pPrChange w:id="9316" w:author="Chara Katiri" w:date="2015-05-12T13:05:00Z">
          <w:pPr>
            <w:spacing w:line="360" w:lineRule="auto"/>
            <w:contextualSpacing/>
            <w:jc w:val="both"/>
          </w:pPr>
        </w:pPrChange>
      </w:pPr>
      <w:r w:rsidRPr="00F758B3">
        <w:rPr>
          <w:rFonts w:ascii="Times" w:eastAsia="Times New Roman" w:hAnsi="Times" w:cs="Times New Roman"/>
          <w:b/>
          <w:sz w:val="22"/>
          <w:szCs w:val="22"/>
          <w:lang w:val="en-GB"/>
          <w:rPrChange w:id="9317" w:author="Chara Katiri" w:date="2015-05-12T13:05:00Z">
            <w:rPr>
              <w:rFonts w:ascii="Times" w:eastAsia="Times New Roman" w:hAnsi="Times" w:cs="Times New Roman"/>
              <w:b/>
              <w:sz w:val="22"/>
              <w:szCs w:val="22"/>
              <w:lang w:val="en-GB"/>
            </w:rPr>
          </w:rPrChange>
        </w:rPr>
        <w:br w:type="page"/>
      </w:r>
    </w:p>
    <w:p w14:paraId="3B69D949" w14:textId="77777777" w:rsidR="00F758B3" w:rsidRPr="00F758B3" w:rsidRDefault="00F758B3" w:rsidP="00F758B3">
      <w:pPr>
        <w:pStyle w:val="Heading1"/>
        <w:numPr>
          <w:ilvl w:val="0"/>
          <w:numId w:val="15"/>
        </w:numPr>
        <w:spacing w:line="360" w:lineRule="auto"/>
        <w:contextualSpacing/>
        <w:jc w:val="both"/>
        <w:rPr>
          <w:rFonts w:ascii="Times" w:hAnsi="Times" w:cs="Times New Roman"/>
          <w:color w:val="auto"/>
          <w:sz w:val="22"/>
          <w:szCs w:val="22"/>
          <w:lang w:val="en-GB"/>
          <w:rPrChange w:id="9318" w:author="Chara Katiri" w:date="2015-05-12T13:05:00Z">
            <w:rPr>
              <w:rFonts w:ascii="Times" w:hAnsi="Times" w:cs="Times New Roman"/>
              <w:color w:val="auto"/>
              <w:sz w:val="22"/>
              <w:szCs w:val="22"/>
              <w:lang w:val="en-GB"/>
            </w:rPr>
          </w:rPrChange>
        </w:rPr>
        <w:sectPr w:rsidR="00F758B3" w:rsidRPr="00F758B3" w:rsidSect="00871CBC">
          <w:pgSz w:w="11900" w:h="16840"/>
          <w:pgMar w:top="1440" w:right="1440" w:bottom="1440" w:left="1440" w:header="708" w:footer="1161" w:gutter="0"/>
          <w:cols w:space="708"/>
          <w:titlePg/>
          <w:docGrid w:linePitch="360"/>
        </w:sectPr>
        <w:pPrChange w:id="9319" w:author="Chara Katiri" w:date="2015-05-12T13:05:00Z">
          <w:pPr>
            <w:pStyle w:val="Heading1"/>
            <w:numPr>
              <w:numId w:val="15"/>
            </w:numPr>
            <w:spacing w:line="360" w:lineRule="auto"/>
            <w:ind w:left="360" w:hanging="360"/>
            <w:contextualSpacing/>
            <w:jc w:val="both"/>
          </w:pPr>
        </w:pPrChange>
      </w:pPr>
    </w:p>
    <w:p w14:paraId="34115177" w14:textId="7702A466" w:rsidR="009023B1" w:rsidRPr="00F758B3" w:rsidRDefault="009023B1" w:rsidP="00F758B3">
      <w:pPr>
        <w:pStyle w:val="Heading1"/>
        <w:numPr>
          <w:ilvl w:val="0"/>
          <w:numId w:val="15"/>
        </w:numPr>
        <w:spacing w:line="360" w:lineRule="auto"/>
        <w:contextualSpacing/>
        <w:jc w:val="both"/>
        <w:rPr>
          <w:rFonts w:ascii="Times" w:hAnsi="Times" w:cs="Times New Roman"/>
          <w:color w:val="auto"/>
          <w:sz w:val="22"/>
          <w:szCs w:val="22"/>
          <w:lang w:val="en-GB"/>
          <w:rPrChange w:id="9320" w:author="Chara Katiri" w:date="2015-05-12T13:05:00Z">
            <w:rPr>
              <w:rFonts w:ascii="Times" w:hAnsi="Times" w:cs="Times New Roman"/>
              <w:color w:val="auto"/>
              <w:sz w:val="22"/>
              <w:szCs w:val="22"/>
              <w:lang w:val="en-GB"/>
            </w:rPr>
          </w:rPrChange>
        </w:rPr>
        <w:pPrChange w:id="9321" w:author="Chara Katiri" w:date="2015-05-12T13:05:00Z">
          <w:pPr>
            <w:pStyle w:val="Heading1"/>
            <w:numPr>
              <w:numId w:val="15"/>
            </w:numPr>
            <w:spacing w:line="360" w:lineRule="auto"/>
            <w:ind w:left="360" w:hanging="360"/>
            <w:contextualSpacing/>
            <w:jc w:val="both"/>
          </w:pPr>
        </w:pPrChange>
      </w:pPr>
      <w:bookmarkStart w:id="9322" w:name="_Toc292730878"/>
      <w:r w:rsidRPr="00F758B3">
        <w:rPr>
          <w:rFonts w:ascii="Times" w:hAnsi="Times" w:cs="Times New Roman"/>
          <w:color w:val="auto"/>
          <w:sz w:val="22"/>
          <w:szCs w:val="22"/>
          <w:lang w:val="en-GB"/>
          <w:rPrChange w:id="9323" w:author="Chara Katiri" w:date="2015-05-12T13:05:00Z">
            <w:rPr>
              <w:rFonts w:ascii="Times" w:hAnsi="Times" w:cs="Times New Roman"/>
              <w:color w:val="auto"/>
              <w:sz w:val="22"/>
              <w:szCs w:val="22"/>
              <w:lang w:val="en-GB"/>
            </w:rPr>
          </w:rPrChange>
        </w:rPr>
        <w:t>Test and evaluation</w:t>
      </w:r>
      <w:bookmarkEnd w:id="9322"/>
    </w:p>
    <w:p w14:paraId="176F139B" w14:textId="77777777" w:rsidR="009023B1" w:rsidRPr="00F758B3" w:rsidRDefault="009023B1" w:rsidP="00F758B3">
      <w:pPr>
        <w:pStyle w:val="Heading2"/>
        <w:numPr>
          <w:ilvl w:val="1"/>
          <w:numId w:val="15"/>
        </w:numPr>
        <w:spacing w:line="360" w:lineRule="auto"/>
        <w:contextualSpacing/>
        <w:jc w:val="both"/>
        <w:rPr>
          <w:rFonts w:ascii="Times" w:hAnsi="Times" w:cs="Times New Roman"/>
          <w:color w:val="auto"/>
          <w:sz w:val="22"/>
          <w:szCs w:val="22"/>
          <w:lang w:val="en-GB"/>
          <w:rPrChange w:id="9324" w:author="Chara Katiri" w:date="2015-05-12T13:05:00Z">
            <w:rPr>
              <w:rFonts w:ascii="Times" w:hAnsi="Times" w:cs="Times New Roman"/>
              <w:color w:val="auto"/>
              <w:sz w:val="22"/>
              <w:szCs w:val="22"/>
              <w:lang w:val="en-GB"/>
            </w:rPr>
          </w:rPrChange>
        </w:rPr>
        <w:pPrChange w:id="9325" w:author="Chara Katiri" w:date="2015-05-12T13:05:00Z">
          <w:pPr>
            <w:pStyle w:val="Heading2"/>
            <w:numPr>
              <w:numId w:val="15"/>
            </w:numPr>
            <w:spacing w:line="360" w:lineRule="auto"/>
            <w:ind w:left="792" w:hanging="432"/>
            <w:contextualSpacing/>
            <w:jc w:val="both"/>
          </w:pPr>
        </w:pPrChange>
      </w:pPr>
      <w:bookmarkStart w:id="9326" w:name="_Toc292730879"/>
      <w:r w:rsidRPr="00F758B3">
        <w:rPr>
          <w:rFonts w:ascii="Times" w:hAnsi="Times" w:cs="Times New Roman"/>
          <w:color w:val="auto"/>
          <w:sz w:val="22"/>
          <w:szCs w:val="22"/>
          <w:lang w:val="en-GB"/>
          <w:rPrChange w:id="9327" w:author="Chara Katiri" w:date="2015-05-12T13:05:00Z">
            <w:rPr>
              <w:rFonts w:ascii="Times" w:hAnsi="Times" w:cs="Times New Roman"/>
              <w:color w:val="auto"/>
              <w:sz w:val="22"/>
              <w:szCs w:val="22"/>
              <w:lang w:val="en-GB"/>
            </w:rPr>
          </w:rPrChange>
        </w:rPr>
        <w:t>Requirements testing</w:t>
      </w:r>
      <w:bookmarkEnd w:id="9326"/>
    </w:p>
    <w:tbl>
      <w:tblPr>
        <w:tblStyle w:val="TableGrid"/>
        <w:tblW w:w="11472" w:type="dxa"/>
        <w:tblInd w:w="108" w:type="dxa"/>
        <w:tblLook w:val="04A0" w:firstRow="1" w:lastRow="0" w:firstColumn="1" w:lastColumn="0" w:noHBand="0" w:noVBand="1"/>
        <w:tblPrChange w:id="9328"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9329">
          <w:tblGrid>
            <w:gridCol w:w="1037"/>
            <w:gridCol w:w="135"/>
            <w:gridCol w:w="1037"/>
            <w:gridCol w:w="135"/>
            <w:gridCol w:w="1037"/>
            <w:gridCol w:w="135"/>
            <w:gridCol w:w="1910"/>
            <w:gridCol w:w="1288"/>
            <w:gridCol w:w="1242"/>
            <w:gridCol w:w="1172"/>
            <w:gridCol w:w="1172"/>
            <w:gridCol w:w="1172"/>
          </w:tblGrid>
        </w:tblGridChange>
      </w:tblGrid>
      <w:tr w:rsidR="00BF78B7" w:rsidRPr="00F758B3" w:rsidDel="00D71A41" w14:paraId="5A7C5A56" w14:textId="13E92F60" w:rsidTr="00BF78B7">
        <w:trPr>
          <w:del w:id="9330" w:author="Chara Katiri" w:date="2015-04-12T17:50:00Z"/>
        </w:trPr>
        <w:tc>
          <w:tcPr>
            <w:tcW w:w="1172" w:type="dxa"/>
            <w:gridSpan w:val="2"/>
            <w:shd w:val="clear" w:color="auto" w:fill="548DD4" w:themeFill="text2" w:themeFillTint="99"/>
            <w:tcPrChange w:id="9331" w:author="Chara Katiri" w:date="2015-04-12T03:35:00Z">
              <w:tcPr>
                <w:tcW w:w="1172" w:type="dxa"/>
                <w:gridSpan w:val="2"/>
                <w:shd w:val="clear" w:color="auto" w:fill="548DD4" w:themeFill="text2" w:themeFillTint="99"/>
              </w:tcPr>
            </w:tcPrChange>
          </w:tcPr>
          <w:p w14:paraId="3F80A6B0" w14:textId="2227DCB7" w:rsidR="00BF78B7" w:rsidRPr="00F758B3" w:rsidDel="00D71A41" w:rsidRDefault="00BF78B7" w:rsidP="00F758B3">
            <w:pPr>
              <w:pStyle w:val="ListParagraph"/>
              <w:spacing w:line="360" w:lineRule="auto"/>
              <w:ind w:left="0"/>
              <w:jc w:val="both"/>
              <w:rPr>
                <w:del w:id="9332" w:author="Chara Katiri" w:date="2015-04-12T17:50:00Z"/>
                <w:rFonts w:ascii="Times" w:hAnsi="Times" w:cs="Times New Roman"/>
                <w:b/>
                <w:color w:val="FFFFFF" w:themeColor="background1"/>
                <w:sz w:val="22"/>
                <w:szCs w:val="22"/>
                <w:rPrChange w:id="9333" w:author="Chara Katiri" w:date="2015-05-12T13:05:00Z">
                  <w:rPr>
                    <w:del w:id="9334" w:author="Chara Katiri" w:date="2015-04-12T17:50:00Z"/>
                    <w:rFonts w:ascii="Times" w:hAnsi="Times" w:cs="Times New Roman"/>
                    <w:b/>
                    <w:color w:val="FFFFFF" w:themeColor="background1"/>
                    <w:sz w:val="22"/>
                    <w:szCs w:val="22"/>
                  </w:rPr>
                </w:rPrChange>
              </w:rPr>
              <w:pPrChange w:id="9335" w:author="Chara Katiri" w:date="2015-05-12T13:05:00Z">
                <w:pPr>
                  <w:pStyle w:val="ListParagraph"/>
                  <w:spacing w:line="360" w:lineRule="auto"/>
                  <w:ind w:left="0"/>
                  <w:jc w:val="both"/>
                </w:pPr>
              </w:pPrChange>
            </w:pPr>
            <w:del w:id="9336" w:author="Chara Katiri" w:date="2015-04-12T17:50:00Z">
              <w:r w:rsidRPr="00F758B3" w:rsidDel="00D71A41">
                <w:rPr>
                  <w:rFonts w:ascii="Times" w:hAnsi="Times" w:cs="Times New Roman"/>
                  <w:b/>
                  <w:bCs/>
                  <w:color w:val="FFFFFF" w:themeColor="background1"/>
                  <w:sz w:val="22"/>
                  <w:szCs w:val="22"/>
                  <w:lang w:val="en-GB"/>
                  <w:rPrChange w:id="9337" w:author="Chara Katiri" w:date="2015-05-12T13:05:00Z">
                    <w:rPr>
                      <w:rFonts w:ascii="Times" w:hAnsi="Times" w:cs="Times New Roman"/>
                      <w:b/>
                      <w:bCs/>
                      <w:color w:val="FFFFFF" w:themeColor="background1"/>
                      <w:sz w:val="22"/>
                      <w:szCs w:val="22"/>
                      <w:lang w:val="en-GB"/>
                    </w:rPr>
                  </w:rPrChange>
                </w:rPr>
                <w:delText>Req. no.</w:delText>
              </w:r>
            </w:del>
          </w:p>
        </w:tc>
        <w:tc>
          <w:tcPr>
            <w:tcW w:w="4254" w:type="dxa"/>
            <w:gridSpan w:val="5"/>
            <w:shd w:val="clear" w:color="auto" w:fill="548DD4" w:themeFill="text2" w:themeFillTint="99"/>
            <w:tcPrChange w:id="9338" w:author="Chara Katiri" w:date="2015-04-12T03:35:00Z">
              <w:tcPr>
                <w:tcW w:w="4254" w:type="dxa"/>
                <w:gridSpan w:val="5"/>
                <w:shd w:val="clear" w:color="auto" w:fill="548DD4" w:themeFill="text2" w:themeFillTint="99"/>
              </w:tcPr>
            </w:tcPrChange>
          </w:tcPr>
          <w:p w14:paraId="45878D52" w14:textId="52528DF0" w:rsidR="00BF78B7" w:rsidRPr="00F758B3" w:rsidDel="00D71A41" w:rsidRDefault="00BF78B7" w:rsidP="00F758B3">
            <w:pPr>
              <w:pStyle w:val="ListParagraph"/>
              <w:spacing w:line="360" w:lineRule="auto"/>
              <w:ind w:left="0"/>
              <w:jc w:val="both"/>
              <w:rPr>
                <w:del w:id="9339" w:author="Chara Katiri" w:date="2015-04-12T17:50:00Z"/>
                <w:rFonts w:ascii="Times" w:hAnsi="Times" w:cs="Times New Roman"/>
                <w:b/>
                <w:color w:val="FFFFFF" w:themeColor="background1"/>
                <w:sz w:val="22"/>
                <w:szCs w:val="22"/>
                <w:rPrChange w:id="9340" w:author="Chara Katiri" w:date="2015-05-12T13:05:00Z">
                  <w:rPr>
                    <w:del w:id="9341" w:author="Chara Katiri" w:date="2015-04-12T17:50:00Z"/>
                    <w:rFonts w:ascii="Times" w:hAnsi="Times" w:cs="Times New Roman"/>
                    <w:b/>
                    <w:color w:val="FFFFFF" w:themeColor="background1"/>
                    <w:sz w:val="22"/>
                    <w:szCs w:val="22"/>
                  </w:rPr>
                </w:rPrChange>
              </w:rPr>
              <w:pPrChange w:id="9342" w:author="Chara Katiri" w:date="2015-05-12T13:05:00Z">
                <w:pPr>
                  <w:pStyle w:val="ListParagraph"/>
                  <w:spacing w:line="360" w:lineRule="auto"/>
                  <w:ind w:left="0"/>
                  <w:jc w:val="both"/>
                </w:pPr>
              </w:pPrChange>
            </w:pPr>
            <w:del w:id="9343" w:author="Chara Katiri" w:date="2015-04-12T17:50:00Z">
              <w:r w:rsidRPr="00F758B3" w:rsidDel="00D71A41">
                <w:rPr>
                  <w:rFonts w:ascii="Times" w:hAnsi="Times" w:cs="Times New Roman"/>
                  <w:b/>
                  <w:bCs/>
                  <w:color w:val="FFFFFF" w:themeColor="background1"/>
                  <w:sz w:val="22"/>
                  <w:szCs w:val="22"/>
                  <w:lang w:val="en-GB"/>
                  <w:rPrChange w:id="9344" w:author="Chara Katiri" w:date="2015-05-12T13:05:00Z">
                    <w:rPr>
                      <w:rFonts w:ascii="Times" w:hAnsi="Times" w:cs="Times New Roman"/>
                      <w:b/>
                      <w:bCs/>
                      <w:color w:val="FFFFFF" w:themeColor="background1"/>
                      <w:sz w:val="22"/>
                      <w:szCs w:val="22"/>
                      <w:lang w:val="en-GB"/>
                    </w:rPr>
                  </w:rPrChange>
                </w:rPr>
                <w:delText>Requirements Description</w:delText>
              </w:r>
            </w:del>
          </w:p>
        </w:tc>
        <w:tc>
          <w:tcPr>
            <w:tcW w:w="1288" w:type="dxa"/>
            <w:shd w:val="clear" w:color="auto" w:fill="548DD4" w:themeFill="text2" w:themeFillTint="99"/>
            <w:tcPrChange w:id="9345" w:author="Chara Katiri" w:date="2015-04-12T03:35:00Z">
              <w:tcPr>
                <w:tcW w:w="1288" w:type="dxa"/>
                <w:shd w:val="clear" w:color="auto" w:fill="548DD4" w:themeFill="text2" w:themeFillTint="99"/>
              </w:tcPr>
            </w:tcPrChange>
          </w:tcPr>
          <w:p w14:paraId="7C456564" w14:textId="0640179C" w:rsidR="00BF78B7" w:rsidRPr="00F758B3" w:rsidDel="00D71A41" w:rsidRDefault="00BF78B7" w:rsidP="00F758B3">
            <w:pPr>
              <w:pStyle w:val="ListParagraph"/>
              <w:spacing w:line="360" w:lineRule="auto"/>
              <w:ind w:left="0"/>
              <w:jc w:val="both"/>
              <w:rPr>
                <w:del w:id="9346" w:author="Chara Katiri" w:date="2015-04-12T17:50:00Z"/>
                <w:rFonts w:ascii="Times" w:hAnsi="Times" w:cs="Times New Roman"/>
                <w:b/>
                <w:color w:val="FFFFFF" w:themeColor="background1"/>
                <w:sz w:val="22"/>
                <w:szCs w:val="22"/>
                <w:rPrChange w:id="9347" w:author="Chara Katiri" w:date="2015-05-12T13:05:00Z">
                  <w:rPr>
                    <w:del w:id="9348" w:author="Chara Katiri" w:date="2015-04-12T17:50:00Z"/>
                    <w:rFonts w:ascii="Times" w:hAnsi="Times" w:cs="Times New Roman"/>
                    <w:b/>
                    <w:color w:val="FFFFFF" w:themeColor="background1"/>
                    <w:sz w:val="22"/>
                    <w:szCs w:val="22"/>
                  </w:rPr>
                </w:rPrChange>
              </w:rPr>
              <w:pPrChange w:id="9349" w:author="Chara Katiri" w:date="2015-05-12T13:05:00Z">
                <w:pPr>
                  <w:pStyle w:val="ListParagraph"/>
                  <w:spacing w:line="360" w:lineRule="auto"/>
                  <w:ind w:left="0"/>
                  <w:jc w:val="both"/>
                </w:pPr>
              </w:pPrChange>
            </w:pPr>
            <w:del w:id="9350" w:author="Chara Katiri" w:date="2015-04-12T17:50:00Z">
              <w:r w:rsidRPr="00F758B3" w:rsidDel="00D71A41">
                <w:rPr>
                  <w:rFonts w:ascii="Times" w:hAnsi="Times" w:cs="Times New Roman"/>
                  <w:b/>
                  <w:bCs/>
                  <w:color w:val="FFFFFF" w:themeColor="background1"/>
                  <w:sz w:val="22"/>
                  <w:szCs w:val="22"/>
                  <w:lang w:val="en-GB"/>
                  <w:rPrChange w:id="9351" w:author="Chara Katiri" w:date="2015-05-12T13:05:00Z">
                    <w:rPr>
                      <w:rFonts w:ascii="Times" w:hAnsi="Times" w:cs="Times New Roman"/>
                      <w:b/>
                      <w:bCs/>
                      <w:color w:val="FFFFFF" w:themeColor="background1"/>
                      <w:sz w:val="22"/>
                      <w:szCs w:val="22"/>
                      <w:lang w:val="en-GB"/>
                    </w:rPr>
                  </w:rPrChange>
                </w:rPr>
                <w:delText>Req. Type</w:delText>
              </w:r>
            </w:del>
          </w:p>
        </w:tc>
        <w:tc>
          <w:tcPr>
            <w:tcW w:w="1242" w:type="dxa"/>
            <w:shd w:val="clear" w:color="auto" w:fill="548DD4" w:themeFill="text2" w:themeFillTint="99"/>
            <w:tcPrChange w:id="9352" w:author="Chara Katiri" w:date="2015-04-12T03:35:00Z">
              <w:tcPr>
                <w:tcW w:w="1242" w:type="dxa"/>
                <w:shd w:val="clear" w:color="auto" w:fill="548DD4" w:themeFill="text2" w:themeFillTint="99"/>
              </w:tcPr>
            </w:tcPrChange>
          </w:tcPr>
          <w:p w14:paraId="0D4FAF08" w14:textId="63D67909" w:rsidR="00BF78B7" w:rsidRPr="00F758B3" w:rsidDel="00D71A41" w:rsidRDefault="00BF78B7" w:rsidP="00F758B3">
            <w:pPr>
              <w:pStyle w:val="ListParagraph"/>
              <w:spacing w:line="360" w:lineRule="auto"/>
              <w:ind w:left="0"/>
              <w:jc w:val="both"/>
              <w:rPr>
                <w:del w:id="9353" w:author="Chara Katiri" w:date="2015-04-12T17:50:00Z"/>
                <w:rFonts w:ascii="Times" w:hAnsi="Times" w:cs="Times New Roman"/>
                <w:b/>
                <w:bCs/>
                <w:color w:val="FFFFFF" w:themeColor="background1"/>
                <w:sz w:val="22"/>
                <w:szCs w:val="22"/>
                <w:lang w:val="en-GB"/>
                <w:rPrChange w:id="9354" w:author="Chara Katiri" w:date="2015-05-12T13:05:00Z">
                  <w:rPr>
                    <w:del w:id="9355" w:author="Chara Katiri" w:date="2015-04-12T17:50:00Z"/>
                    <w:rFonts w:ascii="Times" w:hAnsi="Times" w:cs="Times New Roman"/>
                    <w:b/>
                    <w:bCs/>
                    <w:color w:val="FFFFFF" w:themeColor="background1"/>
                    <w:sz w:val="22"/>
                    <w:szCs w:val="22"/>
                    <w:lang w:val="en-GB"/>
                  </w:rPr>
                </w:rPrChange>
              </w:rPr>
              <w:pPrChange w:id="9356" w:author="Chara Katiri" w:date="2015-05-12T13:05:00Z">
                <w:pPr>
                  <w:pStyle w:val="ListParagraph"/>
                  <w:spacing w:line="360" w:lineRule="auto"/>
                  <w:ind w:left="0"/>
                  <w:jc w:val="both"/>
                </w:pPr>
              </w:pPrChange>
            </w:pPr>
            <w:del w:id="9357" w:author="Chara Katiri" w:date="2015-04-12T17:50:00Z">
              <w:r w:rsidRPr="00F758B3" w:rsidDel="00D71A41">
                <w:rPr>
                  <w:rFonts w:ascii="Times" w:hAnsi="Times" w:cs="Times New Roman"/>
                  <w:b/>
                  <w:bCs/>
                  <w:color w:val="FFFFFF" w:themeColor="background1"/>
                  <w:sz w:val="22"/>
                  <w:szCs w:val="22"/>
                  <w:lang w:val="en-GB"/>
                  <w:rPrChange w:id="9358" w:author="Chara Katiri" w:date="2015-05-12T13:05:00Z">
                    <w:rPr>
                      <w:rFonts w:ascii="Times" w:hAnsi="Times" w:cs="Times New Roman"/>
                      <w:b/>
                      <w:bCs/>
                      <w:color w:val="FFFFFF" w:themeColor="background1"/>
                      <w:sz w:val="22"/>
                      <w:szCs w:val="22"/>
                      <w:lang w:val="en-GB"/>
                    </w:rPr>
                  </w:rPrChange>
                </w:rPr>
                <w:delText>Shall/Must</w:delText>
              </w:r>
            </w:del>
          </w:p>
        </w:tc>
        <w:tc>
          <w:tcPr>
            <w:tcW w:w="1172" w:type="dxa"/>
            <w:shd w:val="clear" w:color="auto" w:fill="548DD4" w:themeFill="text2" w:themeFillTint="99"/>
            <w:tcPrChange w:id="9359"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
            <w:tr w:rsidR="00D71A41" w:rsidRPr="00F758B3" w14:paraId="4F0A189C" w14:textId="77777777" w:rsidTr="004A6681">
              <w:trPr>
                <w:ins w:id="9360" w:author="Chara Katiri" w:date="2015-04-12T17:50:00Z"/>
              </w:trPr>
              <w:tc>
                <w:tcPr>
                  <w:tcW w:w="1116" w:type="dxa"/>
                  <w:shd w:val="clear" w:color="auto" w:fill="548DD4" w:themeFill="text2" w:themeFillTint="99"/>
                </w:tcPr>
                <w:p w14:paraId="758E8CAE" w14:textId="77777777" w:rsidR="00D71A41" w:rsidRPr="00F758B3" w:rsidRDefault="00D71A41" w:rsidP="00F758B3">
                  <w:pPr>
                    <w:pStyle w:val="ListParagraph"/>
                    <w:spacing w:line="360" w:lineRule="auto"/>
                    <w:ind w:left="0"/>
                    <w:jc w:val="both"/>
                    <w:rPr>
                      <w:ins w:id="9361" w:author="Chara Katiri" w:date="2015-04-12T17:50:00Z"/>
                      <w:rFonts w:ascii="Times" w:hAnsi="Times" w:cs="Times New Roman"/>
                      <w:b/>
                      <w:color w:val="FFFFFF" w:themeColor="background1"/>
                      <w:sz w:val="22"/>
                      <w:szCs w:val="22"/>
                      <w:rPrChange w:id="9362" w:author="Chara Katiri" w:date="2015-05-12T13:05:00Z">
                        <w:rPr>
                          <w:ins w:id="9363" w:author="Chara Katiri" w:date="2015-04-12T17:50:00Z"/>
                          <w:rFonts w:ascii="Times" w:hAnsi="Times" w:cs="Times New Roman"/>
                          <w:b/>
                          <w:color w:val="FFFFFF" w:themeColor="background1"/>
                          <w:sz w:val="22"/>
                          <w:szCs w:val="22"/>
                        </w:rPr>
                      </w:rPrChange>
                    </w:rPr>
                    <w:pPrChange w:id="9364" w:author="Chara Katiri" w:date="2015-05-12T13:05:00Z">
                      <w:pPr>
                        <w:pStyle w:val="ListParagraph"/>
                        <w:spacing w:line="360" w:lineRule="auto"/>
                        <w:ind w:left="0"/>
                        <w:jc w:val="both"/>
                      </w:pPr>
                    </w:pPrChange>
                  </w:pPr>
                  <w:ins w:id="9365" w:author="Chara Katiri" w:date="2015-04-12T17:50:00Z">
                    <w:r w:rsidRPr="00F758B3">
                      <w:rPr>
                        <w:rFonts w:ascii="Times" w:hAnsi="Times" w:cs="Times New Roman"/>
                        <w:b/>
                        <w:bCs/>
                        <w:color w:val="FFFFFF" w:themeColor="background1"/>
                        <w:sz w:val="22"/>
                        <w:szCs w:val="22"/>
                        <w:lang w:val="en-GB"/>
                        <w:rPrChange w:id="9366" w:author="Chara Katiri" w:date="2015-05-12T13:05:00Z">
                          <w:rPr>
                            <w:rFonts w:ascii="Times" w:hAnsi="Times" w:cs="Times New Roman"/>
                            <w:b/>
                            <w:bCs/>
                            <w:color w:val="FFFFFF" w:themeColor="background1"/>
                            <w:sz w:val="22"/>
                            <w:szCs w:val="22"/>
                            <w:lang w:val="en-GB"/>
                          </w:rPr>
                        </w:rPrChange>
                      </w:rPr>
                      <w:t>Req. no.</w:t>
                    </w:r>
                  </w:ins>
                </w:p>
              </w:tc>
              <w:tc>
                <w:tcPr>
                  <w:tcW w:w="3960" w:type="dxa"/>
                  <w:shd w:val="clear" w:color="auto" w:fill="548DD4" w:themeFill="text2" w:themeFillTint="99"/>
                </w:tcPr>
                <w:p w14:paraId="78B7F867" w14:textId="77777777" w:rsidR="00D71A41" w:rsidRPr="00F758B3" w:rsidRDefault="00D71A41" w:rsidP="00F758B3">
                  <w:pPr>
                    <w:pStyle w:val="ListParagraph"/>
                    <w:spacing w:line="360" w:lineRule="auto"/>
                    <w:ind w:left="0"/>
                    <w:jc w:val="both"/>
                    <w:rPr>
                      <w:ins w:id="9367" w:author="Chara Katiri" w:date="2015-04-12T17:50:00Z"/>
                      <w:rFonts w:ascii="Times" w:hAnsi="Times" w:cs="Times New Roman"/>
                      <w:b/>
                      <w:color w:val="FFFFFF" w:themeColor="background1"/>
                      <w:sz w:val="22"/>
                      <w:szCs w:val="22"/>
                      <w:rPrChange w:id="9368" w:author="Chara Katiri" w:date="2015-05-12T13:05:00Z">
                        <w:rPr>
                          <w:ins w:id="9369" w:author="Chara Katiri" w:date="2015-04-12T17:50:00Z"/>
                          <w:rFonts w:ascii="Times" w:hAnsi="Times" w:cs="Times New Roman"/>
                          <w:b/>
                          <w:color w:val="FFFFFF" w:themeColor="background1"/>
                          <w:sz w:val="22"/>
                          <w:szCs w:val="22"/>
                        </w:rPr>
                      </w:rPrChange>
                    </w:rPr>
                    <w:pPrChange w:id="9370" w:author="Chara Katiri" w:date="2015-05-12T13:05:00Z">
                      <w:pPr>
                        <w:pStyle w:val="ListParagraph"/>
                        <w:spacing w:line="360" w:lineRule="auto"/>
                        <w:ind w:left="0"/>
                        <w:jc w:val="both"/>
                      </w:pPr>
                    </w:pPrChange>
                  </w:pPr>
                  <w:ins w:id="9371" w:author="Chara Katiri" w:date="2015-04-12T17:50:00Z">
                    <w:r w:rsidRPr="00F758B3">
                      <w:rPr>
                        <w:rFonts w:ascii="Times" w:hAnsi="Times" w:cs="Times New Roman"/>
                        <w:b/>
                        <w:bCs/>
                        <w:color w:val="FFFFFF" w:themeColor="background1"/>
                        <w:sz w:val="22"/>
                        <w:szCs w:val="22"/>
                        <w:lang w:val="en-GB"/>
                        <w:rPrChange w:id="9372" w:author="Chara Katiri" w:date="2015-05-12T13:05:00Z">
                          <w:rPr>
                            <w:rFonts w:ascii="Times" w:hAnsi="Times" w:cs="Times New Roman"/>
                            <w:b/>
                            <w:bCs/>
                            <w:color w:val="FFFFFF" w:themeColor="background1"/>
                            <w:sz w:val="22"/>
                            <w:szCs w:val="22"/>
                            <w:lang w:val="en-GB"/>
                          </w:rPr>
                        </w:rPrChange>
                      </w:rPr>
                      <w:t>Requirements Description</w:t>
                    </w:r>
                  </w:ins>
                </w:p>
              </w:tc>
              <w:tc>
                <w:tcPr>
                  <w:tcW w:w="1274" w:type="dxa"/>
                  <w:shd w:val="clear" w:color="auto" w:fill="548DD4" w:themeFill="text2" w:themeFillTint="99"/>
                </w:tcPr>
                <w:p w14:paraId="44C177BC" w14:textId="77777777" w:rsidR="00D71A41" w:rsidRPr="00F758B3" w:rsidRDefault="00D71A41" w:rsidP="00F758B3">
                  <w:pPr>
                    <w:pStyle w:val="ListParagraph"/>
                    <w:spacing w:line="360" w:lineRule="auto"/>
                    <w:ind w:left="0"/>
                    <w:jc w:val="both"/>
                    <w:rPr>
                      <w:ins w:id="9373" w:author="Chara Katiri" w:date="2015-04-12T17:50:00Z"/>
                      <w:rFonts w:ascii="Times" w:hAnsi="Times" w:cs="Times New Roman"/>
                      <w:b/>
                      <w:color w:val="FFFFFF" w:themeColor="background1"/>
                      <w:sz w:val="22"/>
                      <w:szCs w:val="22"/>
                      <w:rPrChange w:id="9374" w:author="Chara Katiri" w:date="2015-05-12T13:05:00Z">
                        <w:rPr>
                          <w:ins w:id="9375" w:author="Chara Katiri" w:date="2015-04-12T17:50:00Z"/>
                          <w:rFonts w:ascii="Times" w:hAnsi="Times" w:cs="Times New Roman"/>
                          <w:b/>
                          <w:color w:val="FFFFFF" w:themeColor="background1"/>
                          <w:sz w:val="22"/>
                          <w:szCs w:val="22"/>
                        </w:rPr>
                      </w:rPrChange>
                    </w:rPr>
                    <w:pPrChange w:id="9376" w:author="Chara Katiri" w:date="2015-05-12T13:05:00Z">
                      <w:pPr>
                        <w:pStyle w:val="ListParagraph"/>
                        <w:spacing w:line="360" w:lineRule="auto"/>
                        <w:ind w:left="0"/>
                        <w:jc w:val="both"/>
                      </w:pPr>
                    </w:pPrChange>
                  </w:pPr>
                  <w:ins w:id="9377" w:author="Chara Katiri" w:date="2015-04-12T17:50:00Z">
                    <w:r w:rsidRPr="00F758B3">
                      <w:rPr>
                        <w:rFonts w:ascii="Times" w:hAnsi="Times" w:cs="Times New Roman"/>
                        <w:b/>
                        <w:bCs/>
                        <w:color w:val="FFFFFF" w:themeColor="background1"/>
                        <w:sz w:val="22"/>
                        <w:szCs w:val="22"/>
                        <w:lang w:val="en-GB"/>
                        <w:rPrChange w:id="9378" w:author="Chara Katiri" w:date="2015-05-12T13:05:00Z">
                          <w:rPr>
                            <w:rFonts w:ascii="Times" w:hAnsi="Times" w:cs="Times New Roman"/>
                            <w:b/>
                            <w:bCs/>
                            <w:color w:val="FFFFFF" w:themeColor="background1"/>
                            <w:sz w:val="22"/>
                            <w:szCs w:val="22"/>
                            <w:lang w:val="en-GB"/>
                          </w:rPr>
                        </w:rPrChange>
                      </w:rPr>
                      <w:t>Req. Type</w:t>
                    </w:r>
                  </w:ins>
                </w:p>
              </w:tc>
              <w:tc>
                <w:tcPr>
                  <w:tcW w:w="1609" w:type="dxa"/>
                  <w:shd w:val="clear" w:color="auto" w:fill="548DD4" w:themeFill="text2" w:themeFillTint="99"/>
                </w:tcPr>
                <w:p w14:paraId="4D1B4BED" w14:textId="77777777" w:rsidR="00D71A41" w:rsidRPr="00F758B3" w:rsidRDefault="00D71A41" w:rsidP="00F758B3">
                  <w:pPr>
                    <w:pStyle w:val="ListParagraph"/>
                    <w:spacing w:line="360" w:lineRule="auto"/>
                    <w:ind w:left="0"/>
                    <w:jc w:val="both"/>
                    <w:rPr>
                      <w:ins w:id="9379" w:author="Chara Katiri" w:date="2015-04-12T17:50:00Z"/>
                      <w:rFonts w:ascii="Times" w:hAnsi="Times" w:cs="Times New Roman"/>
                      <w:b/>
                      <w:bCs/>
                      <w:color w:val="FFFFFF" w:themeColor="background1"/>
                      <w:sz w:val="22"/>
                      <w:szCs w:val="22"/>
                      <w:lang w:val="en-GB"/>
                      <w:rPrChange w:id="9380" w:author="Chara Katiri" w:date="2015-05-12T13:05:00Z">
                        <w:rPr>
                          <w:ins w:id="9381" w:author="Chara Katiri" w:date="2015-04-12T17:50:00Z"/>
                          <w:rFonts w:ascii="Times" w:hAnsi="Times" w:cs="Times New Roman"/>
                          <w:b/>
                          <w:bCs/>
                          <w:color w:val="FFFFFF" w:themeColor="background1"/>
                          <w:sz w:val="22"/>
                          <w:szCs w:val="22"/>
                          <w:lang w:val="en-GB"/>
                        </w:rPr>
                      </w:rPrChange>
                    </w:rPr>
                    <w:pPrChange w:id="9382" w:author="Chara Katiri" w:date="2015-05-12T13:05:00Z">
                      <w:pPr>
                        <w:pStyle w:val="ListParagraph"/>
                        <w:spacing w:line="360" w:lineRule="auto"/>
                        <w:ind w:left="0"/>
                        <w:jc w:val="both"/>
                      </w:pPr>
                    </w:pPrChange>
                  </w:pPr>
                  <w:ins w:id="9383" w:author="Chara Katiri" w:date="2015-04-12T17:50:00Z">
                    <w:r w:rsidRPr="00F758B3">
                      <w:rPr>
                        <w:rFonts w:ascii="Times" w:hAnsi="Times" w:cs="Times New Roman"/>
                        <w:b/>
                        <w:bCs/>
                        <w:color w:val="FFFFFF" w:themeColor="background1"/>
                        <w:sz w:val="22"/>
                        <w:szCs w:val="22"/>
                        <w:lang w:val="en-GB"/>
                        <w:rPrChange w:id="9384" w:author="Chara Katiri" w:date="2015-05-12T13:05:00Z">
                          <w:rPr>
                            <w:rFonts w:ascii="Times" w:hAnsi="Times" w:cs="Times New Roman"/>
                            <w:b/>
                            <w:bCs/>
                            <w:color w:val="FFFFFF" w:themeColor="background1"/>
                            <w:sz w:val="22"/>
                            <w:szCs w:val="22"/>
                            <w:lang w:val="en-GB"/>
                          </w:rPr>
                        </w:rPrChange>
                      </w:rPr>
                      <w:t>Shall/Must</w:t>
                    </w:r>
                  </w:ins>
                </w:p>
              </w:tc>
              <w:tc>
                <w:tcPr>
                  <w:tcW w:w="1169" w:type="dxa"/>
                  <w:shd w:val="clear" w:color="auto" w:fill="548DD4" w:themeFill="text2" w:themeFillTint="99"/>
                </w:tcPr>
                <w:p w14:paraId="2B3C9AC4" w14:textId="77777777" w:rsidR="00D71A41" w:rsidRPr="00F758B3" w:rsidRDefault="00D71A41" w:rsidP="00F758B3">
                  <w:pPr>
                    <w:pStyle w:val="ListParagraph"/>
                    <w:spacing w:line="360" w:lineRule="auto"/>
                    <w:ind w:left="0"/>
                    <w:jc w:val="both"/>
                    <w:rPr>
                      <w:ins w:id="9385" w:author="Chara Katiri" w:date="2015-04-12T17:50:00Z"/>
                      <w:rFonts w:ascii="Times" w:hAnsi="Times" w:cs="Times New Roman"/>
                      <w:b/>
                      <w:color w:val="FFFFFF" w:themeColor="background1"/>
                      <w:sz w:val="22"/>
                      <w:szCs w:val="22"/>
                      <w:rPrChange w:id="9386" w:author="Chara Katiri" w:date="2015-05-12T13:05:00Z">
                        <w:rPr>
                          <w:ins w:id="9387" w:author="Chara Katiri" w:date="2015-04-12T17:50:00Z"/>
                          <w:rFonts w:ascii="Times" w:hAnsi="Times" w:cs="Times New Roman"/>
                          <w:b/>
                          <w:color w:val="FFFFFF" w:themeColor="background1"/>
                          <w:sz w:val="22"/>
                          <w:szCs w:val="22"/>
                        </w:rPr>
                      </w:rPrChange>
                    </w:rPr>
                    <w:pPrChange w:id="9388" w:author="Chara Katiri" w:date="2015-05-12T13:05:00Z">
                      <w:pPr>
                        <w:pStyle w:val="ListParagraph"/>
                        <w:spacing w:line="360" w:lineRule="auto"/>
                        <w:ind w:left="0"/>
                        <w:jc w:val="both"/>
                      </w:pPr>
                    </w:pPrChange>
                  </w:pPr>
                  <w:ins w:id="9389" w:author="Chara Katiri" w:date="2015-04-12T17:50:00Z">
                    <w:r w:rsidRPr="00F758B3">
                      <w:rPr>
                        <w:rFonts w:ascii="Times" w:hAnsi="Times" w:cs="Times New Roman"/>
                        <w:b/>
                        <w:bCs/>
                        <w:color w:val="FFFFFF" w:themeColor="background1"/>
                        <w:sz w:val="22"/>
                        <w:szCs w:val="22"/>
                        <w:lang w:val="en-GB"/>
                        <w:rPrChange w:id="9390" w:author="Chara Katiri" w:date="2015-05-12T13:05:00Z">
                          <w:rPr>
                            <w:rFonts w:ascii="Times" w:hAnsi="Times" w:cs="Times New Roman"/>
                            <w:b/>
                            <w:bCs/>
                            <w:color w:val="FFFFFF" w:themeColor="background1"/>
                            <w:sz w:val="22"/>
                            <w:szCs w:val="22"/>
                            <w:lang w:val="en-GB"/>
                          </w:rPr>
                        </w:rPrChange>
                      </w:rPr>
                      <w:t>MoSCoW</w:t>
                    </w:r>
                  </w:ins>
                </w:p>
              </w:tc>
            </w:tr>
            <w:tr w:rsidR="00D71A41" w:rsidRPr="00F758B3" w14:paraId="25BC98F0" w14:textId="77777777" w:rsidTr="004A6681">
              <w:trPr>
                <w:ins w:id="9391" w:author="Chara Katiri" w:date="2015-04-12T17:50:00Z"/>
              </w:trPr>
              <w:tc>
                <w:tcPr>
                  <w:tcW w:w="1116" w:type="dxa"/>
                  <w:shd w:val="clear" w:color="auto" w:fill="548DD4" w:themeFill="text2" w:themeFillTint="99"/>
                </w:tcPr>
                <w:p w14:paraId="515EF67B" w14:textId="77777777" w:rsidR="00D71A41" w:rsidRPr="00F758B3" w:rsidRDefault="00D71A41" w:rsidP="00F758B3">
                  <w:pPr>
                    <w:pStyle w:val="ListParagraph"/>
                    <w:spacing w:line="360" w:lineRule="auto"/>
                    <w:ind w:left="0"/>
                    <w:jc w:val="both"/>
                    <w:rPr>
                      <w:ins w:id="9392" w:author="Chara Katiri" w:date="2015-04-12T17:50:00Z"/>
                      <w:rFonts w:ascii="Times" w:hAnsi="Times" w:cs="Times New Roman"/>
                      <w:b/>
                      <w:color w:val="FFFFFF" w:themeColor="background1"/>
                      <w:sz w:val="22"/>
                      <w:szCs w:val="22"/>
                      <w:rPrChange w:id="9393" w:author="Chara Katiri" w:date="2015-05-12T13:05:00Z">
                        <w:rPr>
                          <w:ins w:id="9394" w:author="Chara Katiri" w:date="2015-04-12T17:50:00Z"/>
                          <w:rFonts w:ascii="Times" w:hAnsi="Times" w:cs="Times New Roman"/>
                          <w:b/>
                          <w:color w:val="FFFFFF" w:themeColor="background1"/>
                          <w:sz w:val="22"/>
                          <w:szCs w:val="22"/>
                        </w:rPr>
                      </w:rPrChange>
                    </w:rPr>
                    <w:pPrChange w:id="9395" w:author="Chara Katiri" w:date="2015-05-12T13:05:00Z">
                      <w:pPr>
                        <w:pStyle w:val="ListParagraph"/>
                        <w:spacing w:line="360" w:lineRule="auto"/>
                        <w:ind w:left="0"/>
                        <w:jc w:val="both"/>
                      </w:pPr>
                    </w:pPrChange>
                  </w:pPr>
                </w:p>
              </w:tc>
              <w:tc>
                <w:tcPr>
                  <w:tcW w:w="8012" w:type="dxa"/>
                  <w:gridSpan w:val="4"/>
                  <w:shd w:val="clear" w:color="auto" w:fill="548DD4" w:themeFill="text2" w:themeFillTint="99"/>
                </w:tcPr>
                <w:p w14:paraId="4322B668" w14:textId="77777777" w:rsidR="00D71A41" w:rsidRPr="00F758B3" w:rsidRDefault="00D71A41" w:rsidP="00F758B3">
                  <w:pPr>
                    <w:pStyle w:val="ListParagraph"/>
                    <w:spacing w:line="360" w:lineRule="auto"/>
                    <w:ind w:left="0"/>
                    <w:jc w:val="both"/>
                    <w:rPr>
                      <w:ins w:id="9396" w:author="Chara Katiri" w:date="2015-04-12T17:50:00Z"/>
                      <w:rFonts w:ascii="Times" w:hAnsi="Times" w:cs="Times New Roman"/>
                      <w:b/>
                      <w:color w:val="FFFFFF" w:themeColor="background1"/>
                      <w:sz w:val="22"/>
                      <w:szCs w:val="22"/>
                      <w:rPrChange w:id="9397" w:author="Chara Katiri" w:date="2015-05-12T13:05:00Z">
                        <w:rPr>
                          <w:ins w:id="9398" w:author="Chara Katiri" w:date="2015-04-12T17:50:00Z"/>
                          <w:rFonts w:ascii="Times" w:hAnsi="Times" w:cs="Times New Roman"/>
                          <w:b/>
                          <w:color w:val="FFFFFF" w:themeColor="background1"/>
                          <w:sz w:val="22"/>
                          <w:szCs w:val="22"/>
                        </w:rPr>
                      </w:rPrChange>
                    </w:rPr>
                    <w:pPrChange w:id="9399" w:author="Chara Katiri" w:date="2015-05-12T13:05:00Z">
                      <w:pPr>
                        <w:pStyle w:val="ListParagraph"/>
                        <w:spacing w:line="360" w:lineRule="auto"/>
                        <w:ind w:left="0"/>
                        <w:jc w:val="both"/>
                      </w:pPr>
                    </w:pPrChange>
                  </w:pPr>
                  <w:ins w:id="9400" w:author="Chara Katiri" w:date="2015-04-12T17:50:00Z">
                    <w:r w:rsidRPr="00F758B3">
                      <w:rPr>
                        <w:rFonts w:ascii="Times" w:hAnsi="Times" w:cs="Times New Roman"/>
                        <w:b/>
                        <w:color w:val="FFFFFF" w:themeColor="background1"/>
                        <w:sz w:val="22"/>
                        <w:szCs w:val="22"/>
                        <w:rPrChange w:id="9401" w:author="Chara Katiri" w:date="2015-05-12T13:05:00Z">
                          <w:rPr>
                            <w:rFonts w:ascii="Times" w:hAnsi="Times" w:cs="Times New Roman"/>
                            <w:b/>
                            <w:color w:val="FFFFFF" w:themeColor="background1"/>
                            <w:sz w:val="22"/>
                            <w:szCs w:val="22"/>
                          </w:rPr>
                        </w:rPrChange>
                      </w:rPr>
                      <w:t>Database</w:t>
                    </w:r>
                  </w:ins>
                </w:p>
              </w:tc>
            </w:tr>
            <w:tr w:rsidR="00D71A41" w:rsidRPr="00F758B3" w14:paraId="5D6CD97D" w14:textId="77777777" w:rsidTr="004A6681">
              <w:trPr>
                <w:ins w:id="9402" w:author="Chara Katiri" w:date="2015-04-12T17:50:00Z"/>
              </w:trPr>
              <w:tc>
                <w:tcPr>
                  <w:tcW w:w="1116" w:type="dxa"/>
                </w:tcPr>
                <w:p w14:paraId="4F43EAE8" w14:textId="77777777" w:rsidR="00D71A41" w:rsidRPr="00F758B3" w:rsidRDefault="00D71A41" w:rsidP="00F758B3">
                  <w:pPr>
                    <w:pStyle w:val="ListParagraph"/>
                    <w:spacing w:line="360" w:lineRule="auto"/>
                    <w:ind w:left="0"/>
                    <w:jc w:val="both"/>
                    <w:rPr>
                      <w:ins w:id="9403" w:author="Chara Katiri" w:date="2015-04-12T17:50:00Z"/>
                      <w:rFonts w:ascii="Times" w:hAnsi="Times" w:cs="Times New Roman"/>
                      <w:sz w:val="22"/>
                      <w:szCs w:val="22"/>
                      <w:rPrChange w:id="9404" w:author="Chara Katiri" w:date="2015-05-12T13:05:00Z">
                        <w:rPr>
                          <w:ins w:id="9405" w:author="Chara Katiri" w:date="2015-04-12T17:50:00Z"/>
                          <w:rFonts w:ascii="Times" w:hAnsi="Times" w:cs="Times New Roman"/>
                          <w:sz w:val="22"/>
                          <w:szCs w:val="22"/>
                        </w:rPr>
                      </w:rPrChange>
                    </w:rPr>
                    <w:pPrChange w:id="9406" w:author="Chara Katiri" w:date="2015-05-12T13:05:00Z">
                      <w:pPr>
                        <w:pStyle w:val="ListParagraph"/>
                        <w:spacing w:line="360" w:lineRule="auto"/>
                        <w:ind w:left="0"/>
                        <w:jc w:val="both"/>
                      </w:pPr>
                    </w:pPrChange>
                  </w:pPr>
                  <w:ins w:id="9407" w:author="Chara Katiri" w:date="2015-04-12T17:50:00Z">
                    <w:r w:rsidRPr="00F758B3">
                      <w:rPr>
                        <w:rFonts w:ascii="Times" w:hAnsi="Times" w:cs="Times New Roman"/>
                        <w:sz w:val="22"/>
                        <w:szCs w:val="22"/>
                        <w:rPrChange w:id="9408" w:author="Chara Katiri" w:date="2015-05-12T13:05:00Z">
                          <w:rPr>
                            <w:rFonts w:ascii="Times" w:hAnsi="Times" w:cs="Times New Roman"/>
                            <w:sz w:val="22"/>
                            <w:szCs w:val="22"/>
                          </w:rPr>
                        </w:rPrChange>
                      </w:rPr>
                      <w:t>1</w:t>
                    </w:r>
                  </w:ins>
                </w:p>
              </w:tc>
              <w:tc>
                <w:tcPr>
                  <w:tcW w:w="3960" w:type="dxa"/>
                </w:tcPr>
                <w:p w14:paraId="7B979733" w14:textId="77777777" w:rsidR="00D71A41" w:rsidRPr="00F758B3" w:rsidRDefault="00D71A41" w:rsidP="00F758B3">
                  <w:pPr>
                    <w:pStyle w:val="ListParagraph"/>
                    <w:spacing w:line="360" w:lineRule="auto"/>
                    <w:ind w:left="0"/>
                    <w:jc w:val="both"/>
                    <w:rPr>
                      <w:ins w:id="9409" w:author="Chara Katiri" w:date="2015-04-12T17:50:00Z"/>
                      <w:rFonts w:ascii="Times" w:hAnsi="Times" w:cs="Times New Roman"/>
                      <w:sz w:val="22"/>
                      <w:szCs w:val="22"/>
                      <w:rPrChange w:id="9410" w:author="Chara Katiri" w:date="2015-05-12T13:05:00Z">
                        <w:rPr>
                          <w:ins w:id="9411" w:author="Chara Katiri" w:date="2015-04-12T17:50:00Z"/>
                          <w:rFonts w:ascii="Times" w:hAnsi="Times" w:cs="Times New Roman"/>
                          <w:sz w:val="22"/>
                          <w:szCs w:val="22"/>
                        </w:rPr>
                      </w:rPrChange>
                    </w:rPr>
                    <w:pPrChange w:id="9412" w:author="Chara Katiri" w:date="2015-05-12T13:05:00Z">
                      <w:pPr>
                        <w:pStyle w:val="ListParagraph"/>
                        <w:spacing w:line="360" w:lineRule="auto"/>
                        <w:ind w:left="0"/>
                        <w:jc w:val="both"/>
                      </w:pPr>
                    </w:pPrChange>
                  </w:pPr>
                  <w:ins w:id="9413" w:author="Chara Katiri" w:date="2015-04-12T17:50:00Z">
                    <w:r w:rsidRPr="00F758B3">
                      <w:rPr>
                        <w:rFonts w:ascii="Times" w:hAnsi="Times" w:cs="Times New Roman"/>
                        <w:sz w:val="22"/>
                        <w:szCs w:val="22"/>
                        <w:rPrChange w:id="9414" w:author="Chara Katiri" w:date="2015-05-12T13:05:00Z">
                          <w:rPr>
                            <w:rFonts w:ascii="Times" w:hAnsi="Times" w:cs="Times New Roman"/>
                            <w:sz w:val="22"/>
                            <w:szCs w:val="22"/>
                          </w:rPr>
                        </w:rPrChange>
                      </w:rPr>
                      <w:t xml:space="preserve">The centralized database that contains the products must update automatically and in real time.  </w:t>
                    </w:r>
                  </w:ins>
                </w:p>
              </w:tc>
              <w:tc>
                <w:tcPr>
                  <w:tcW w:w="1274" w:type="dxa"/>
                </w:tcPr>
                <w:p w14:paraId="01908654" w14:textId="77777777" w:rsidR="00D71A41" w:rsidRPr="00F758B3" w:rsidRDefault="00D71A41" w:rsidP="00F758B3">
                  <w:pPr>
                    <w:pStyle w:val="ListParagraph"/>
                    <w:spacing w:line="360" w:lineRule="auto"/>
                    <w:ind w:left="0"/>
                    <w:jc w:val="both"/>
                    <w:rPr>
                      <w:ins w:id="9415" w:author="Chara Katiri" w:date="2015-04-12T17:50:00Z"/>
                      <w:rFonts w:ascii="Times" w:hAnsi="Times" w:cs="Times New Roman"/>
                      <w:sz w:val="22"/>
                      <w:szCs w:val="22"/>
                      <w:rPrChange w:id="9416" w:author="Chara Katiri" w:date="2015-05-12T13:05:00Z">
                        <w:rPr>
                          <w:ins w:id="9417" w:author="Chara Katiri" w:date="2015-04-12T17:50:00Z"/>
                          <w:rFonts w:ascii="Times" w:hAnsi="Times" w:cs="Times New Roman"/>
                          <w:sz w:val="22"/>
                          <w:szCs w:val="22"/>
                        </w:rPr>
                      </w:rPrChange>
                    </w:rPr>
                    <w:pPrChange w:id="9418" w:author="Chara Katiri" w:date="2015-05-12T13:05:00Z">
                      <w:pPr>
                        <w:pStyle w:val="ListParagraph"/>
                        <w:spacing w:line="360" w:lineRule="auto"/>
                        <w:ind w:left="0"/>
                        <w:jc w:val="both"/>
                      </w:pPr>
                    </w:pPrChange>
                  </w:pPr>
                  <w:ins w:id="9419" w:author="Chara Katiri" w:date="2015-04-12T17:50:00Z">
                    <w:r w:rsidRPr="00F758B3">
                      <w:rPr>
                        <w:rFonts w:ascii="Times" w:hAnsi="Times" w:cs="Times New Roman"/>
                        <w:sz w:val="22"/>
                        <w:szCs w:val="22"/>
                        <w:rPrChange w:id="9420" w:author="Chara Katiri" w:date="2015-05-12T13:05:00Z">
                          <w:rPr>
                            <w:rFonts w:ascii="Times" w:hAnsi="Times" w:cs="Times New Roman"/>
                            <w:sz w:val="22"/>
                            <w:szCs w:val="22"/>
                          </w:rPr>
                        </w:rPrChange>
                      </w:rPr>
                      <w:t>Non-functional</w:t>
                    </w:r>
                  </w:ins>
                </w:p>
              </w:tc>
              <w:tc>
                <w:tcPr>
                  <w:tcW w:w="1609" w:type="dxa"/>
                </w:tcPr>
                <w:p w14:paraId="207DEF4D" w14:textId="77777777" w:rsidR="00D71A41" w:rsidRPr="00F758B3" w:rsidRDefault="00D71A41" w:rsidP="00F758B3">
                  <w:pPr>
                    <w:pStyle w:val="ListParagraph"/>
                    <w:spacing w:line="360" w:lineRule="auto"/>
                    <w:ind w:left="0"/>
                    <w:jc w:val="both"/>
                    <w:rPr>
                      <w:ins w:id="9421" w:author="Chara Katiri" w:date="2015-04-12T17:50:00Z"/>
                      <w:rFonts w:ascii="Times" w:hAnsi="Times" w:cs="Times New Roman"/>
                      <w:sz w:val="22"/>
                      <w:szCs w:val="22"/>
                      <w:rPrChange w:id="9422" w:author="Chara Katiri" w:date="2015-05-12T13:05:00Z">
                        <w:rPr>
                          <w:ins w:id="9423" w:author="Chara Katiri" w:date="2015-04-12T17:50:00Z"/>
                          <w:rFonts w:ascii="Times" w:hAnsi="Times" w:cs="Times New Roman"/>
                          <w:sz w:val="22"/>
                          <w:szCs w:val="22"/>
                        </w:rPr>
                      </w:rPrChange>
                    </w:rPr>
                    <w:pPrChange w:id="9424" w:author="Chara Katiri" w:date="2015-05-12T13:05:00Z">
                      <w:pPr>
                        <w:pStyle w:val="ListParagraph"/>
                        <w:spacing w:line="360" w:lineRule="auto"/>
                        <w:ind w:left="0"/>
                        <w:jc w:val="both"/>
                      </w:pPr>
                    </w:pPrChange>
                  </w:pPr>
                  <w:ins w:id="9425" w:author="Chara Katiri" w:date="2015-04-12T17:50:00Z">
                    <w:r w:rsidRPr="00F758B3">
                      <w:rPr>
                        <w:rFonts w:ascii="Times" w:hAnsi="Times" w:cs="Times New Roman"/>
                        <w:sz w:val="22"/>
                        <w:szCs w:val="22"/>
                        <w:rPrChange w:id="9426" w:author="Chara Katiri" w:date="2015-05-12T13:05:00Z">
                          <w:rPr>
                            <w:rFonts w:ascii="Times" w:hAnsi="Times" w:cs="Times New Roman"/>
                            <w:sz w:val="22"/>
                            <w:szCs w:val="22"/>
                          </w:rPr>
                        </w:rPrChange>
                      </w:rPr>
                      <w:t>Shall</w:t>
                    </w:r>
                  </w:ins>
                </w:p>
              </w:tc>
              <w:tc>
                <w:tcPr>
                  <w:tcW w:w="1169" w:type="dxa"/>
                </w:tcPr>
                <w:p w14:paraId="1A522BF3" w14:textId="77777777" w:rsidR="00D71A41" w:rsidRPr="00F758B3" w:rsidRDefault="00D71A41" w:rsidP="00F758B3">
                  <w:pPr>
                    <w:pStyle w:val="ListParagraph"/>
                    <w:spacing w:line="360" w:lineRule="auto"/>
                    <w:ind w:left="0"/>
                    <w:jc w:val="both"/>
                    <w:rPr>
                      <w:ins w:id="9427" w:author="Chara Katiri" w:date="2015-04-12T17:50:00Z"/>
                      <w:rFonts w:ascii="Times" w:hAnsi="Times" w:cs="Times New Roman"/>
                      <w:sz w:val="22"/>
                      <w:szCs w:val="22"/>
                      <w:rPrChange w:id="9428" w:author="Chara Katiri" w:date="2015-05-12T13:05:00Z">
                        <w:rPr>
                          <w:ins w:id="9429" w:author="Chara Katiri" w:date="2015-04-12T17:50:00Z"/>
                          <w:rFonts w:ascii="Times" w:hAnsi="Times" w:cs="Times New Roman"/>
                          <w:sz w:val="22"/>
                          <w:szCs w:val="22"/>
                        </w:rPr>
                      </w:rPrChange>
                    </w:rPr>
                    <w:pPrChange w:id="9430" w:author="Chara Katiri" w:date="2015-05-12T13:05:00Z">
                      <w:pPr>
                        <w:pStyle w:val="ListParagraph"/>
                        <w:spacing w:line="360" w:lineRule="auto"/>
                        <w:ind w:left="0"/>
                        <w:jc w:val="both"/>
                      </w:pPr>
                    </w:pPrChange>
                  </w:pPr>
                  <w:ins w:id="9431" w:author="Chara Katiri" w:date="2015-04-12T17:50:00Z">
                    <w:r w:rsidRPr="00F758B3">
                      <w:rPr>
                        <w:rFonts w:ascii="Times" w:hAnsi="Times" w:cs="Times New Roman"/>
                        <w:sz w:val="22"/>
                        <w:szCs w:val="22"/>
                        <w:rPrChange w:id="9432" w:author="Chara Katiri" w:date="2015-05-12T13:05:00Z">
                          <w:rPr>
                            <w:rFonts w:ascii="Times" w:hAnsi="Times" w:cs="Times New Roman"/>
                            <w:sz w:val="22"/>
                            <w:szCs w:val="22"/>
                          </w:rPr>
                        </w:rPrChange>
                      </w:rPr>
                      <w:t>M</w:t>
                    </w:r>
                  </w:ins>
                </w:p>
              </w:tc>
            </w:tr>
            <w:tr w:rsidR="00D71A41" w:rsidRPr="00F758B3" w14:paraId="5F5E7675" w14:textId="77777777" w:rsidTr="004A6681">
              <w:trPr>
                <w:ins w:id="9433" w:author="Chara Katiri" w:date="2015-04-12T17:50:00Z"/>
              </w:trPr>
              <w:tc>
                <w:tcPr>
                  <w:tcW w:w="1116" w:type="dxa"/>
                </w:tcPr>
                <w:p w14:paraId="33E06831" w14:textId="77777777" w:rsidR="00D71A41" w:rsidRPr="00F758B3" w:rsidRDefault="00D71A41" w:rsidP="00F758B3">
                  <w:pPr>
                    <w:pStyle w:val="ListParagraph"/>
                    <w:spacing w:line="360" w:lineRule="auto"/>
                    <w:ind w:left="0"/>
                    <w:jc w:val="both"/>
                    <w:rPr>
                      <w:ins w:id="9434" w:author="Chara Katiri" w:date="2015-04-12T17:50:00Z"/>
                      <w:rFonts w:ascii="Times" w:hAnsi="Times" w:cs="Times New Roman"/>
                      <w:sz w:val="22"/>
                      <w:szCs w:val="22"/>
                      <w:rPrChange w:id="9435" w:author="Chara Katiri" w:date="2015-05-12T13:05:00Z">
                        <w:rPr>
                          <w:ins w:id="9436" w:author="Chara Katiri" w:date="2015-04-12T17:50:00Z"/>
                          <w:rFonts w:ascii="Times" w:hAnsi="Times" w:cs="Times New Roman"/>
                          <w:sz w:val="22"/>
                          <w:szCs w:val="22"/>
                        </w:rPr>
                      </w:rPrChange>
                    </w:rPr>
                    <w:pPrChange w:id="9437" w:author="Chara Katiri" w:date="2015-05-12T13:05:00Z">
                      <w:pPr>
                        <w:pStyle w:val="ListParagraph"/>
                        <w:spacing w:line="360" w:lineRule="auto"/>
                        <w:ind w:left="0"/>
                        <w:jc w:val="both"/>
                      </w:pPr>
                    </w:pPrChange>
                  </w:pPr>
                  <w:ins w:id="9438" w:author="Chara Katiri" w:date="2015-04-12T17:50:00Z">
                    <w:r w:rsidRPr="00F758B3">
                      <w:rPr>
                        <w:rFonts w:ascii="Times" w:hAnsi="Times" w:cs="Times New Roman"/>
                        <w:sz w:val="22"/>
                        <w:szCs w:val="22"/>
                        <w:rPrChange w:id="9439" w:author="Chara Katiri" w:date="2015-05-12T13:05:00Z">
                          <w:rPr>
                            <w:rFonts w:ascii="Times" w:hAnsi="Times" w:cs="Times New Roman"/>
                            <w:sz w:val="22"/>
                            <w:szCs w:val="22"/>
                          </w:rPr>
                        </w:rPrChange>
                      </w:rPr>
                      <w:t>2</w:t>
                    </w:r>
                  </w:ins>
                </w:p>
              </w:tc>
              <w:tc>
                <w:tcPr>
                  <w:tcW w:w="3960" w:type="dxa"/>
                </w:tcPr>
                <w:p w14:paraId="4309DE71" w14:textId="77777777" w:rsidR="00D71A41" w:rsidRPr="00F758B3" w:rsidRDefault="00D71A41" w:rsidP="00F758B3">
                  <w:pPr>
                    <w:pStyle w:val="ListParagraph"/>
                    <w:spacing w:line="360" w:lineRule="auto"/>
                    <w:ind w:left="0"/>
                    <w:jc w:val="both"/>
                    <w:rPr>
                      <w:ins w:id="9440" w:author="Chara Katiri" w:date="2015-04-12T17:50:00Z"/>
                      <w:rFonts w:ascii="Times" w:hAnsi="Times" w:cs="Times New Roman"/>
                      <w:sz w:val="22"/>
                      <w:szCs w:val="22"/>
                      <w:rPrChange w:id="9441" w:author="Chara Katiri" w:date="2015-05-12T13:05:00Z">
                        <w:rPr>
                          <w:ins w:id="9442" w:author="Chara Katiri" w:date="2015-04-12T17:50:00Z"/>
                          <w:rFonts w:ascii="Times" w:hAnsi="Times" w:cs="Times New Roman"/>
                          <w:sz w:val="22"/>
                          <w:szCs w:val="22"/>
                        </w:rPr>
                      </w:rPrChange>
                    </w:rPr>
                    <w:pPrChange w:id="9443" w:author="Chara Katiri" w:date="2015-05-12T13:05:00Z">
                      <w:pPr>
                        <w:pStyle w:val="ListParagraph"/>
                        <w:spacing w:line="360" w:lineRule="auto"/>
                        <w:ind w:left="0"/>
                        <w:jc w:val="both"/>
                      </w:pPr>
                    </w:pPrChange>
                  </w:pPr>
                  <w:ins w:id="9444" w:author="Chara Katiri" w:date="2015-04-12T17:50:00Z">
                    <w:r w:rsidRPr="00F758B3">
                      <w:rPr>
                        <w:rFonts w:ascii="Times" w:hAnsi="Times" w:cs="Times New Roman"/>
                        <w:sz w:val="22"/>
                        <w:szCs w:val="22"/>
                        <w:rPrChange w:id="9445" w:author="Chara Katiri" w:date="2015-05-12T13:05:00Z">
                          <w:rPr>
                            <w:rFonts w:ascii="Times" w:hAnsi="Times" w:cs="Times New Roman"/>
                            <w:sz w:val="22"/>
                            <w:szCs w:val="22"/>
                          </w:rPr>
                        </w:rPrChange>
                      </w:rPr>
                      <w:t xml:space="preserve">The system must update the list of products so that a product becomes unavailable after a user purchases it. </w:t>
                    </w:r>
                  </w:ins>
                </w:p>
              </w:tc>
              <w:tc>
                <w:tcPr>
                  <w:tcW w:w="1274" w:type="dxa"/>
                </w:tcPr>
                <w:p w14:paraId="6CA76931" w14:textId="77777777" w:rsidR="00D71A41" w:rsidRPr="00F758B3" w:rsidRDefault="00D71A41" w:rsidP="00F758B3">
                  <w:pPr>
                    <w:pStyle w:val="ListParagraph"/>
                    <w:spacing w:line="360" w:lineRule="auto"/>
                    <w:ind w:left="0"/>
                    <w:jc w:val="both"/>
                    <w:rPr>
                      <w:ins w:id="9446" w:author="Chara Katiri" w:date="2015-04-12T17:50:00Z"/>
                      <w:rFonts w:ascii="Times" w:hAnsi="Times" w:cs="Times New Roman"/>
                      <w:sz w:val="22"/>
                      <w:szCs w:val="22"/>
                      <w:rPrChange w:id="9447" w:author="Chara Katiri" w:date="2015-05-12T13:05:00Z">
                        <w:rPr>
                          <w:ins w:id="9448" w:author="Chara Katiri" w:date="2015-04-12T17:50:00Z"/>
                          <w:rFonts w:ascii="Times" w:hAnsi="Times" w:cs="Times New Roman"/>
                          <w:sz w:val="22"/>
                          <w:szCs w:val="22"/>
                        </w:rPr>
                      </w:rPrChange>
                    </w:rPr>
                    <w:pPrChange w:id="9449" w:author="Chara Katiri" w:date="2015-05-12T13:05:00Z">
                      <w:pPr>
                        <w:pStyle w:val="ListParagraph"/>
                        <w:spacing w:line="360" w:lineRule="auto"/>
                        <w:ind w:left="0"/>
                        <w:jc w:val="both"/>
                      </w:pPr>
                    </w:pPrChange>
                  </w:pPr>
                  <w:ins w:id="9450" w:author="Chara Katiri" w:date="2015-04-12T17:50:00Z">
                    <w:r w:rsidRPr="00F758B3">
                      <w:rPr>
                        <w:rFonts w:ascii="Times" w:hAnsi="Times" w:cs="Times New Roman"/>
                        <w:sz w:val="22"/>
                        <w:szCs w:val="22"/>
                        <w:rPrChange w:id="9451" w:author="Chara Katiri" w:date="2015-05-12T13:05:00Z">
                          <w:rPr>
                            <w:rFonts w:ascii="Times" w:hAnsi="Times" w:cs="Times New Roman"/>
                            <w:sz w:val="22"/>
                            <w:szCs w:val="22"/>
                          </w:rPr>
                        </w:rPrChange>
                      </w:rPr>
                      <w:t>Functional</w:t>
                    </w:r>
                  </w:ins>
                </w:p>
              </w:tc>
              <w:tc>
                <w:tcPr>
                  <w:tcW w:w="1609" w:type="dxa"/>
                </w:tcPr>
                <w:p w14:paraId="6D7B7C54" w14:textId="77777777" w:rsidR="00D71A41" w:rsidRPr="00F758B3" w:rsidRDefault="00D71A41" w:rsidP="00F758B3">
                  <w:pPr>
                    <w:pStyle w:val="ListParagraph"/>
                    <w:spacing w:line="360" w:lineRule="auto"/>
                    <w:ind w:left="0"/>
                    <w:jc w:val="both"/>
                    <w:rPr>
                      <w:ins w:id="9452" w:author="Chara Katiri" w:date="2015-04-12T17:50:00Z"/>
                      <w:rFonts w:ascii="Times" w:hAnsi="Times" w:cs="Times New Roman"/>
                      <w:sz w:val="22"/>
                      <w:szCs w:val="22"/>
                      <w:rPrChange w:id="9453" w:author="Chara Katiri" w:date="2015-05-12T13:05:00Z">
                        <w:rPr>
                          <w:ins w:id="9454" w:author="Chara Katiri" w:date="2015-04-12T17:50:00Z"/>
                          <w:rFonts w:ascii="Times" w:hAnsi="Times" w:cs="Times New Roman"/>
                          <w:sz w:val="22"/>
                          <w:szCs w:val="22"/>
                        </w:rPr>
                      </w:rPrChange>
                    </w:rPr>
                    <w:pPrChange w:id="9455" w:author="Chara Katiri" w:date="2015-05-12T13:05:00Z">
                      <w:pPr>
                        <w:pStyle w:val="ListParagraph"/>
                        <w:spacing w:line="360" w:lineRule="auto"/>
                        <w:ind w:left="0"/>
                        <w:jc w:val="both"/>
                      </w:pPr>
                    </w:pPrChange>
                  </w:pPr>
                </w:p>
              </w:tc>
              <w:tc>
                <w:tcPr>
                  <w:tcW w:w="1169" w:type="dxa"/>
                </w:tcPr>
                <w:p w14:paraId="355D825A" w14:textId="77777777" w:rsidR="00D71A41" w:rsidRPr="00F758B3" w:rsidRDefault="00D71A41" w:rsidP="00F758B3">
                  <w:pPr>
                    <w:pStyle w:val="ListParagraph"/>
                    <w:spacing w:line="360" w:lineRule="auto"/>
                    <w:ind w:left="0"/>
                    <w:jc w:val="both"/>
                    <w:rPr>
                      <w:ins w:id="9456" w:author="Chara Katiri" w:date="2015-04-12T17:50:00Z"/>
                      <w:rFonts w:ascii="Times" w:hAnsi="Times" w:cs="Times New Roman"/>
                      <w:sz w:val="22"/>
                      <w:szCs w:val="22"/>
                      <w:rPrChange w:id="9457" w:author="Chara Katiri" w:date="2015-05-12T13:05:00Z">
                        <w:rPr>
                          <w:ins w:id="9458" w:author="Chara Katiri" w:date="2015-04-12T17:50:00Z"/>
                          <w:rFonts w:ascii="Times" w:hAnsi="Times" w:cs="Times New Roman"/>
                          <w:sz w:val="22"/>
                          <w:szCs w:val="22"/>
                        </w:rPr>
                      </w:rPrChange>
                    </w:rPr>
                    <w:pPrChange w:id="9459" w:author="Chara Katiri" w:date="2015-05-12T13:05:00Z">
                      <w:pPr>
                        <w:pStyle w:val="ListParagraph"/>
                        <w:spacing w:line="360" w:lineRule="auto"/>
                        <w:ind w:left="0"/>
                        <w:jc w:val="both"/>
                      </w:pPr>
                    </w:pPrChange>
                  </w:pPr>
                  <w:ins w:id="9460" w:author="Chara Katiri" w:date="2015-04-12T17:50:00Z">
                    <w:r w:rsidRPr="00F758B3">
                      <w:rPr>
                        <w:rFonts w:ascii="Times" w:hAnsi="Times" w:cs="Times New Roman"/>
                        <w:sz w:val="22"/>
                        <w:szCs w:val="22"/>
                        <w:rPrChange w:id="9461" w:author="Chara Katiri" w:date="2015-05-12T13:05:00Z">
                          <w:rPr>
                            <w:rFonts w:ascii="Times" w:hAnsi="Times" w:cs="Times New Roman"/>
                            <w:sz w:val="22"/>
                            <w:szCs w:val="22"/>
                          </w:rPr>
                        </w:rPrChange>
                      </w:rPr>
                      <w:t>M</w:t>
                    </w:r>
                  </w:ins>
                </w:p>
              </w:tc>
            </w:tr>
            <w:tr w:rsidR="00D71A41" w:rsidRPr="00F758B3" w14:paraId="44763FE0" w14:textId="77777777" w:rsidTr="004A6681">
              <w:trPr>
                <w:ins w:id="9462" w:author="Chara Katiri" w:date="2015-04-12T17:50:00Z"/>
              </w:trPr>
              <w:tc>
                <w:tcPr>
                  <w:tcW w:w="1116" w:type="dxa"/>
                  <w:shd w:val="clear" w:color="auto" w:fill="4F81BD" w:themeFill="accent1"/>
                </w:tcPr>
                <w:p w14:paraId="45F35672" w14:textId="77777777" w:rsidR="00D71A41" w:rsidRPr="00F758B3" w:rsidRDefault="00D71A41" w:rsidP="00F758B3">
                  <w:pPr>
                    <w:pStyle w:val="ListParagraph"/>
                    <w:spacing w:line="360" w:lineRule="auto"/>
                    <w:ind w:left="0"/>
                    <w:jc w:val="both"/>
                    <w:rPr>
                      <w:ins w:id="9463" w:author="Chara Katiri" w:date="2015-04-12T17:50:00Z"/>
                      <w:rFonts w:ascii="Times" w:hAnsi="Times" w:cs="Times New Roman"/>
                      <w:b/>
                      <w:color w:val="FFFFFF" w:themeColor="background1"/>
                      <w:sz w:val="22"/>
                      <w:szCs w:val="22"/>
                      <w:rPrChange w:id="9464" w:author="Chara Katiri" w:date="2015-05-12T13:05:00Z">
                        <w:rPr>
                          <w:ins w:id="9465" w:author="Chara Katiri" w:date="2015-04-12T17:50:00Z"/>
                          <w:rFonts w:ascii="Times" w:hAnsi="Times" w:cs="Times New Roman"/>
                          <w:b/>
                          <w:color w:val="FFFFFF" w:themeColor="background1"/>
                          <w:sz w:val="22"/>
                          <w:szCs w:val="22"/>
                        </w:rPr>
                      </w:rPrChange>
                    </w:rPr>
                    <w:pPrChange w:id="9466" w:author="Chara Katiri" w:date="2015-05-12T13:05:00Z">
                      <w:pPr>
                        <w:pStyle w:val="ListParagraph"/>
                        <w:spacing w:line="360" w:lineRule="auto"/>
                        <w:ind w:left="0"/>
                        <w:jc w:val="both"/>
                      </w:pPr>
                    </w:pPrChange>
                  </w:pPr>
                </w:p>
              </w:tc>
              <w:tc>
                <w:tcPr>
                  <w:tcW w:w="3960" w:type="dxa"/>
                  <w:shd w:val="clear" w:color="auto" w:fill="4F81BD" w:themeFill="accent1"/>
                </w:tcPr>
                <w:p w14:paraId="23483B7E" w14:textId="77777777" w:rsidR="00D71A41" w:rsidRPr="00F758B3" w:rsidRDefault="00D71A41" w:rsidP="00F758B3">
                  <w:pPr>
                    <w:pStyle w:val="ListParagraph"/>
                    <w:spacing w:line="360" w:lineRule="auto"/>
                    <w:ind w:left="0"/>
                    <w:jc w:val="both"/>
                    <w:rPr>
                      <w:ins w:id="9467" w:author="Chara Katiri" w:date="2015-04-12T17:50:00Z"/>
                      <w:rFonts w:ascii="Times" w:hAnsi="Times" w:cs="Times New Roman"/>
                      <w:b/>
                      <w:color w:val="FFFFFF" w:themeColor="background1"/>
                      <w:sz w:val="22"/>
                      <w:szCs w:val="22"/>
                      <w:rPrChange w:id="9468" w:author="Chara Katiri" w:date="2015-05-12T13:05:00Z">
                        <w:rPr>
                          <w:ins w:id="9469" w:author="Chara Katiri" w:date="2015-04-12T17:50:00Z"/>
                          <w:rFonts w:ascii="Times" w:hAnsi="Times" w:cs="Times New Roman"/>
                          <w:b/>
                          <w:color w:val="FFFFFF" w:themeColor="background1"/>
                          <w:sz w:val="22"/>
                          <w:szCs w:val="22"/>
                        </w:rPr>
                      </w:rPrChange>
                    </w:rPr>
                    <w:pPrChange w:id="9470" w:author="Chara Katiri" w:date="2015-05-12T13:05:00Z">
                      <w:pPr>
                        <w:pStyle w:val="ListParagraph"/>
                        <w:spacing w:line="360" w:lineRule="auto"/>
                        <w:ind w:left="0"/>
                        <w:jc w:val="both"/>
                      </w:pPr>
                    </w:pPrChange>
                  </w:pPr>
                  <w:ins w:id="9471" w:author="Chara Katiri" w:date="2015-04-12T17:50:00Z">
                    <w:r w:rsidRPr="00F758B3">
                      <w:rPr>
                        <w:rFonts w:ascii="Times" w:hAnsi="Times" w:cs="Times New Roman"/>
                        <w:b/>
                        <w:color w:val="FFFFFF" w:themeColor="background1"/>
                        <w:sz w:val="22"/>
                        <w:szCs w:val="22"/>
                        <w:rPrChange w:id="9472" w:author="Chara Katiri" w:date="2015-05-12T13:05:00Z">
                          <w:rPr>
                            <w:rFonts w:ascii="Times" w:hAnsi="Times" w:cs="Times New Roman"/>
                            <w:b/>
                            <w:color w:val="FFFFFF" w:themeColor="background1"/>
                            <w:sz w:val="22"/>
                            <w:szCs w:val="22"/>
                          </w:rPr>
                        </w:rPrChange>
                      </w:rPr>
                      <w:t>System permissions and roles</w:t>
                    </w:r>
                  </w:ins>
                </w:p>
              </w:tc>
              <w:tc>
                <w:tcPr>
                  <w:tcW w:w="1274" w:type="dxa"/>
                  <w:shd w:val="clear" w:color="auto" w:fill="4F81BD" w:themeFill="accent1"/>
                </w:tcPr>
                <w:p w14:paraId="251F0FB7" w14:textId="77777777" w:rsidR="00D71A41" w:rsidRPr="00F758B3" w:rsidRDefault="00D71A41" w:rsidP="00F758B3">
                  <w:pPr>
                    <w:pStyle w:val="ListParagraph"/>
                    <w:spacing w:line="360" w:lineRule="auto"/>
                    <w:ind w:left="0"/>
                    <w:jc w:val="both"/>
                    <w:rPr>
                      <w:ins w:id="9473" w:author="Chara Katiri" w:date="2015-04-12T17:50:00Z"/>
                      <w:rFonts w:ascii="Times" w:hAnsi="Times" w:cs="Times New Roman"/>
                      <w:b/>
                      <w:color w:val="FFFFFF" w:themeColor="background1"/>
                      <w:sz w:val="22"/>
                      <w:szCs w:val="22"/>
                      <w:rPrChange w:id="9474" w:author="Chara Katiri" w:date="2015-05-12T13:05:00Z">
                        <w:rPr>
                          <w:ins w:id="9475" w:author="Chara Katiri" w:date="2015-04-12T17:50:00Z"/>
                          <w:rFonts w:ascii="Times" w:hAnsi="Times" w:cs="Times New Roman"/>
                          <w:b/>
                          <w:color w:val="FFFFFF" w:themeColor="background1"/>
                          <w:sz w:val="22"/>
                          <w:szCs w:val="22"/>
                        </w:rPr>
                      </w:rPrChange>
                    </w:rPr>
                    <w:pPrChange w:id="9476" w:author="Chara Katiri" w:date="2015-05-12T13:05:00Z">
                      <w:pPr>
                        <w:pStyle w:val="ListParagraph"/>
                        <w:spacing w:line="360" w:lineRule="auto"/>
                        <w:ind w:left="0"/>
                        <w:jc w:val="both"/>
                      </w:pPr>
                    </w:pPrChange>
                  </w:pPr>
                </w:p>
              </w:tc>
              <w:tc>
                <w:tcPr>
                  <w:tcW w:w="1609" w:type="dxa"/>
                  <w:shd w:val="clear" w:color="auto" w:fill="4F81BD" w:themeFill="accent1"/>
                </w:tcPr>
                <w:p w14:paraId="33AAA923" w14:textId="77777777" w:rsidR="00D71A41" w:rsidRPr="00F758B3" w:rsidRDefault="00D71A41" w:rsidP="00F758B3">
                  <w:pPr>
                    <w:pStyle w:val="ListParagraph"/>
                    <w:spacing w:line="360" w:lineRule="auto"/>
                    <w:ind w:left="0"/>
                    <w:jc w:val="both"/>
                    <w:rPr>
                      <w:ins w:id="9477" w:author="Chara Katiri" w:date="2015-04-12T17:50:00Z"/>
                      <w:rFonts w:ascii="Times" w:hAnsi="Times" w:cs="Times New Roman"/>
                      <w:b/>
                      <w:color w:val="FFFFFF" w:themeColor="background1"/>
                      <w:sz w:val="22"/>
                      <w:szCs w:val="22"/>
                      <w:rPrChange w:id="9478" w:author="Chara Katiri" w:date="2015-05-12T13:05:00Z">
                        <w:rPr>
                          <w:ins w:id="9479" w:author="Chara Katiri" w:date="2015-04-12T17:50:00Z"/>
                          <w:rFonts w:ascii="Times" w:hAnsi="Times" w:cs="Times New Roman"/>
                          <w:b/>
                          <w:color w:val="FFFFFF" w:themeColor="background1"/>
                          <w:sz w:val="22"/>
                          <w:szCs w:val="22"/>
                        </w:rPr>
                      </w:rPrChange>
                    </w:rPr>
                    <w:pPrChange w:id="9480" w:author="Chara Katiri" w:date="2015-05-12T13:05:00Z">
                      <w:pPr>
                        <w:pStyle w:val="ListParagraph"/>
                        <w:spacing w:line="360" w:lineRule="auto"/>
                        <w:ind w:left="0"/>
                        <w:jc w:val="both"/>
                      </w:pPr>
                    </w:pPrChange>
                  </w:pPr>
                </w:p>
              </w:tc>
              <w:tc>
                <w:tcPr>
                  <w:tcW w:w="1169" w:type="dxa"/>
                  <w:shd w:val="clear" w:color="auto" w:fill="4F81BD" w:themeFill="accent1"/>
                </w:tcPr>
                <w:p w14:paraId="35276C65" w14:textId="77777777" w:rsidR="00D71A41" w:rsidRPr="00F758B3" w:rsidRDefault="00D71A41" w:rsidP="00F758B3">
                  <w:pPr>
                    <w:pStyle w:val="ListParagraph"/>
                    <w:spacing w:line="360" w:lineRule="auto"/>
                    <w:ind w:left="0"/>
                    <w:jc w:val="both"/>
                    <w:rPr>
                      <w:ins w:id="9481" w:author="Chara Katiri" w:date="2015-04-12T17:50:00Z"/>
                      <w:rFonts w:ascii="Times" w:hAnsi="Times" w:cs="Times New Roman"/>
                      <w:b/>
                      <w:color w:val="FFFFFF" w:themeColor="background1"/>
                      <w:sz w:val="22"/>
                      <w:szCs w:val="22"/>
                      <w:rPrChange w:id="9482" w:author="Chara Katiri" w:date="2015-05-12T13:05:00Z">
                        <w:rPr>
                          <w:ins w:id="9483" w:author="Chara Katiri" w:date="2015-04-12T17:50:00Z"/>
                          <w:rFonts w:ascii="Times" w:hAnsi="Times" w:cs="Times New Roman"/>
                          <w:b/>
                          <w:color w:val="FFFFFF" w:themeColor="background1"/>
                          <w:sz w:val="22"/>
                          <w:szCs w:val="22"/>
                        </w:rPr>
                      </w:rPrChange>
                    </w:rPr>
                    <w:pPrChange w:id="9484" w:author="Chara Katiri" w:date="2015-05-12T13:05:00Z">
                      <w:pPr>
                        <w:pStyle w:val="ListParagraph"/>
                        <w:spacing w:line="360" w:lineRule="auto"/>
                        <w:ind w:left="0"/>
                        <w:jc w:val="both"/>
                      </w:pPr>
                    </w:pPrChange>
                  </w:pPr>
                </w:p>
              </w:tc>
            </w:tr>
            <w:tr w:rsidR="00D71A41" w:rsidRPr="00F758B3" w14:paraId="22737072" w14:textId="77777777" w:rsidTr="004A6681">
              <w:trPr>
                <w:ins w:id="9485" w:author="Chara Katiri" w:date="2015-04-12T17:50:00Z"/>
              </w:trPr>
              <w:tc>
                <w:tcPr>
                  <w:tcW w:w="1116" w:type="dxa"/>
                </w:tcPr>
                <w:p w14:paraId="077D3E68" w14:textId="77777777" w:rsidR="00D71A41" w:rsidRPr="00F758B3" w:rsidRDefault="00D71A41" w:rsidP="00F758B3">
                  <w:pPr>
                    <w:pStyle w:val="ListParagraph"/>
                    <w:spacing w:line="360" w:lineRule="auto"/>
                    <w:ind w:left="0"/>
                    <w:jc w:val="both"/>
                    <w:rPr>
                      <w:ins w:id="9486" w:author="Chara Katiri" w:date="2015-04-12T17:50:00Z"/>
                      <w:rFonts w:ascii="Times" w:hAnsi="Times" w:cs="Times New Roman"/>
                      <w:sz w:val="22"/>
                      <w:szCs w:val="22"/>
                      <w:rPrChange w:id="9487" w:author="Chara Katiri" w:date="2015-05-12T13:05:00Z">
                        <w:rPr>
                          <w:ins w:id="9488" w:author="Chara Katiri" w:date="2015-04-12T17:50:00Z"/>
                          <w:rFonts w:ascii="Times" w:hAnsi="Times" w:cs="Times New Roman"/>
                          <w:sz w:val="22"/>
                          <w:szCs w:val="22"/>
                        </w:rPr>
                      </w:rPrChange>
                    </w:rPr>
                    <w:pPrChange w:id="9489" w:author="Chara Katiri" w:date="2015-05-12T13:05:00Z">
                      <w:pPr>
                        <w:pStyle w:val="ListParagraph"/>
                        <w:spacing w:line="360" w:lineRule="auto"/>
                        <w:ind w:left="0"/>
                        <w:jc w:val="both"/>
                      </w:pPr>
                    </w:pPrChange>
                  </w:pPr>
                  <w:ins w:id="9490" w:author="Chara Katiri" w:date="2015-04-12T17:50:00Z">
                    <w:r w:rsidRPr="00F758B3">
                      <w:rPr>
                        <w:rFonts w:ascii="Times" w:hAnsi="Times" w:cs="Times New Roman"/>
                        <w:sz w:val="22"/>
                        <w:szCs w:val="22"/>
                        <w:rPrChange w:id="9491" w:author="Chara Katiri" w:date="2015-05-12T13:05:00Z">
                          <w:rPr>
                            <w:rFonts w:ascii="Times" w:hAnsi="Times" w:cs="Times New Roman"/>
                            <w:sz w:val="22"/>
                            <w:szCs w:val="22"/>
                          </w:rPr>
                        </w:rPrChange>
                      </w:rPr>
                      <w:t>3</w:t>
                    </w:r>
                  </w:ins>
                </w:p>
              </w:tc>
              <w:tc>
                <w:tcPr>
                  <w:tcW w:w="3960" w:type="dxa"/>
                </w:tcPr>
                <w:p w14:paraId="6ACFE0F0" w14:textId="77777777" w:rsidR="00D71A41" w:rsidRPr="00F758B3" w:rsidRDefault="00D71A41" w:rsidP="00F758B3">
                  <w:pPr>
                    <w:pStyle w:val="ListParagraph"/>
                    <w:spacing w:line="360" w:lineRule="auto"/>
                    <w:ind w:left="0"/>
                    <w:jc w:val="both"/>
                    <w:rPr>
                      <w:ins w:id="9492" w:author="Chara Katiri" w:date="2015-04-12T17:50:00Z"/>
                      <w:rFonts w:ascii="Times" w:hAnsi="Times" w:cs="Times New Roman"/>
                      <w:sz w:val="22"/>
                      <w:szCs w:val="22"/>
                      <w:rPrChange w:id="9493" w:author="Chara Katiri" w:date="2015-05-12T13:05:00Z">
                        <w:rPr>
                          <w:ins w:id="9494" w:author="Chara Katiri" w:date="2015-04-12T17:50:00Z"/>
                          <w:rFonts w:ascii="Times" w:hAnsi="Times" w:cs="Times New Roman"/>
                          <w:sz w:val="22"/>
                          <w:szCs w:val="22"/>
                        </w:rPr>
                      </w:rPrChange>
                    </w:rPr>
                    <w:pPrChange w:id="9495" w:author="Chara Katiri" w:date="2015-05-12T13:05:00Z">
                      <w:pPr>
                        <w:pStyle w:val="ListParagraph"/>
                        <w:spacing w:line="360" w:lineRule="auto"/>
                        <w:ind w:left="0"/>
                        <w:jc w:val="both"/>
                      </w:pPr>
                    </w:pPrChange>
                  </w:pPr>
                  <w:ins w:id="9496" w:author="Chara Katiri" w:date="2015-04-12T17:50:00Z">
                    <w:r w:rsidRPr="00F758B3">
                      <w:rPr>
                        <w:rFonts w:ascii="Times" w:hAnsi="Times" w:cs="Times New Roman"/>
                        <w:sz w:val="22"/>
                        <w:szCs w:val="22"/>
                        <w:rPrChange w:id="9497" w:author="Chara Katiri" w:date="2015-05-12T13:05:00Z">
                          <w:rPr>
                            <w:rFonts w:ascii="Times" w:hAnsi="Times" w:cs="Times New Roman"/>
                            <w:sz w:val="22"/>
                            <w:szCs w:val="22"/>
                          </w:rPr>
                        </w:rPrChange>
                      </w:rPr>
                      <w:t xml:space="preserve">The system must be available only to the University of Surrey students and staff. </w:t>
                    </w:r>
                  </w:ins>
                </w:p>
              </w:tc>
              <w:tc>
                <w:tcPr>
                  <w:tcW w:w="1274" w:type="dxa"/>
                </w:tcPr>
                <w:p w14:paraId="43F54A21" w14:textId="77777777" w:rsidR="00D71A41" w:rsidRPr="00F758B3" w:rsidRDefault="00D71A41" w:rsidP="00F758B3">
                  <w:pPr>
                    <w:pStyle w:val="ListParagraph"/>
                    <w:spacing w:line="360" w:lineRule="auto"/>
                    <w:ind w:left="0"/>
                    <w:jc w:val="both"/>
                    <w:rPr>
                      <w:ins w:id="9498" w:author="Chara Katiri" w:date="2015-04-12T17:50:00Z"/>
                      <w:rFonts w:ascii="Times" w:hAnsi="Times" w:cs="Times New Roman"/>
                      <w:sz w:val="22"/>
                      <w:szCs w:val="22"/>
                      <w:rPrChange w:id="9499" w:author="Chara Katiri" w:date="2015-05-12T13:05:00Z">
                        <w:rPr>
                          <w:ins w:id="9500" w:author="Chara Katiri" w:date="2015-04-12T17:50:00Z"/>
                          <w:rFonts w:ascii="Times" w:hAnsi="Times" w:cs="Times New Roman"/>
                          <w:sz w:val="22"/>
                          <w:szCs w:val="22"/>
                        </w:rPr>
                      </w:rPrChange>
                    </w:rPr>
                    <w:pPrChange w:id="9501" w:author="Chara Katiri" w:date="2015-05-12T13:05:00Z">
                      <w:pPr>
                        <w:pStyle w:val="ListParagraph"/>
                        <w:spacing w:line="360" w:lineRule="auto"/>
                        <w:ind w:left="0"/>
                        <w:jc w:val="both"/>
                      </w:pPr>
                    </w:pPrChange>
                  </w:pPr>
                  <w:ins w:id="9502" w:author="Chara Katiri" w:date="2015-04-12T17:50:00Z">
                    <w:r w:rsidRPr="00F758B3">
                      <w:rPr>
                        <w:rFonts w:ascii="Times" w:hAnsi="Times" w:cs="Times New Roman"/>
                        <w:sz w:val="22"/>
                        <w:szCs w:val="22"/>
                        <w:rPrChange w:id="9503" w:author="Chara Katiri" w:date="2015-05-12T13:05:00Z">
                          <w:rPr>
                            <w:rFonts w:ascii="Times" w:hAnsi="Times" w:cs="Times New Roman"/>
                            <w:sz w:val="22"/>
                            <w:szCs w:val="22"/>
                          </w:rPr>
                        </w:rPrChange>
                      </w:rPr>
                      <w:t>Functional</w:t>
                    </w:r>
                  </w:ins>
                </w:p>
              </w:tc>
              <w:tc>
                <w:tcPr>
                  <w:tcW w:w="1609" w:type="dxa"/>
                </w:tcPr>
                <w:p w14:paraId="3429A00B" w14:textId="77777777" w:rsidR="00D71A41" w:rsidRPr="00F758B3" w:rsidRDefault="00D71A41" w:rsidP="00F758B3">
                  <w:pPr>
                    <w:pStyle w:val="ListParagraph"/>
                    <w:spacing w:line="360" w:lineRule="auto"/>
                    <w:ind w:left="0"/>
                    <w:jc w:val="both"/>
                    <w:rPr>
                      <w:ins w:id="9504" w:author="Chara Katiri" w:date="2015-04-12T17:50:00Z"/>
                      <w:rFonts w:ascii="Times" w:hAnsi="Times" w:cs="Times New Roman"/>
                      <w:sz w:val="22"/>
                      <w:szCs w:val="22"/>
                      <w:rPrChange w:id="9505" w:author="Chara Katiri" w:date="2015-05-12T13:05:00Z">
                        <w:rPr>
                          <w:ins w:id="9506" w:author="Chara Katiri" w:date="2015-04-12T17:50:00Z"/>
                          <w:rFonts w:ascii="Times" w:hAnsi="Times" w:cs="Times New Roman"/>
                          <w:sz w:val="22"/>
                          <w:szCs w:val="22"/>
                        </w:rPr>
                      </w:rPrChange>
                    </w:rPr>
                    <w:pPrChange w:id="9507" w:author="Chara Katiri" w:date="2015-05-12T13:05:00Z">
                      <w:pPr>
                        <w:pStyle w:val="ListParagraph"/>
                        <w:spacing w:line="360" w:lineRule="auto"/>
                        <w:ind w:left="0"/>
                        <w:jc w:val="both"/>
                      </w:pPr>
                    </w:pPrChange>
                  </w:pPr>
                </w:p>
              </w:tc>
              <w:tc>
                <w:tcPr>
                  <w:tcW w:w="1169" w:type="dxa"/>
                </w:tcPr>
                <w:p w14:paraId="3BED877C" w14:textId="77777777" w:rsidR="00D71A41" w:rsidRPr="00F758B3" w:rsidRDefault="00D71A41" w:rsidP="00F758B3">
                  <w:pPr>
                    <w:pStyle w:val="ListParagraph"/>
                    <w:spacing w:line="360" w:lineRule="auto"/>
                    <w:ind w:left="0"/>
                    <w:jc w:val="both"/>
                    <w:rPr>
                      <w:ins w:id="9508" w:author="Chara Katiri" w:date="2015-04-12T17:50:00Z"/>
                      <w:rFonts w:ascii="Times" w:hAnsi="Times" w:cs="Times New Roman"/>
                      <w:sz w:val="22"/>
                      <w:szCs w:val="22"/>
                      <w:rPrChange w:id="9509" w:author="Chara Katiri" w:date="2015-05-12T13:05:00Z">
                        <w:rPr>
                          <w:ins w:id="9510" w:author="Chara Katiri" w:date="2015-04-12T17:50:00Z"/>
                          <w:rFonts w:ascii="Times" w:hAnsi="Times" w:cs="Times New Roman"/>
                          <w:sz w:val="22"/>
                          <w:szCs w:val="22"/>
                        </w:rPr>
                      </w:rPrChange>
                    </w:rPr>
                    <w:pPrChange w:id="9511" w:author="Chara Katiri" w:date="2015-05-12T13:05:00Z">
                      <w:pPr>
                        <w:pStyle w:val="ListParagraph"/>
                        <w:spacing w:line="360" w:lineRule="auto"/>
                        <w:ind w:left="0"/>
                        <w:jc w:val="both"/>
                      </w:pPr>
                    </w:pPrChange>
                  </w:pPr>
                  <w:ins w:id="9512" w:author="Chara Katiri" w:date="2015-04-12T17:50:00Z">
                    <w:r w:rsidRPr="00F758B3">
                      <w:rPr>
                        <w:rFonts w:ascii="Times" w:hAnsi="Times" w:cs="Times New Roman"/>
                        <w:sz w:val="22"/>
                        <w:szCs w:val="22"/>
                        <w:rPrChange w:id="9513" w:author="Chara Katiri" w:date="2015-05-12T13:05:00Z">
                          <w:rPr>
                            <w:rFonts w:ascii="Times" w:hAnsi="Times" w:cs="Times New Roman"/>
                            <w:sz w:val="22"/>
                            <w:szCs w:val="22"/>
                          </w:rPr>
                        </w:rPrChange>
                      </w:rPr>
                      <w:t>M</w:t>
                    </w:r>
                  </w:ins>
                </w:p>
              </w:tc>
            </w:tr>
            <w:tr w:rsidR="00D71A41" w:rsidRPr="00F758B3" w14:paraId="7EDACBF3" w14:textId="77777777" w:rsidTr="004A6681">
              <w:trPr>
                <w:ins w:id="9514" w:author="Chara Katiri" w:date="2015-04-12T17:50:00Z"/>
              </w:trPr>
              <w:tc>
                <w:tcPr>
                  <w:tcW w:w="1116" w:type="dxa"/>
                </w:tcPr>
                <w:p w14:paraId="41AD9B6F" w14:textId="77777777" w:rsidR="00D71A41" w:rsidRPr="00F758B3" w:rsidRDefault="00D71A41" w:rsidP="00F758B3">
                  <w:pPr>
                    <w:pStyle w:val="ListParagraph"/>
                    <w:spacing w:line="360" w:lineRule="auto"/>
                    <w:ind w:left="0"/>
                    <w:jc w:val="both"/>
                    <w:rPr>
                      <w:ins w:id="9515" w:author="Chara Katiri" w:date="2015-04-12T17:50:00Z"/>
                      <w:rFonts w:ascii="Times" w:hAnsi="Times" w:cs="Times New Roman"/>
                      <w:sz w:val="22"/>
                      <w:szCs w:val="22"/>
                      <w:rPrChange w:id="9516" w:author="Chara Katiri" w:date="2015-05-12T13:05:00Z">
                        <w:rPr>
                          <w:ins w:id="9517" w:author="Chara Katiri" w:date="2015-04-12T17:50:00Z"/>
                          <w:rFonts w:ascii="Times" w:hAnsi="Times" w:cs="Times New Roman"/>
                          <w:sz w:val="22"/>
                          <w:szCs w:val="22"/>
                        </w:rPr>
                      </w:rPrChange>
                    </w:rPr>
                    <w:pPrChange w:id="9518" w:author="Chara Katiri" w:date="2015-05-12T13:05:00Z">
                      <w:pPr>
                        <w:pStyle w:val="ListParagraph"/>
                        <w:spacing w:line="360" w:lineRule="auto"/>
                        <w:ind w:left="0"/>
                        <w:jc w:val="both"/>
                      </w:pPr>
                    </w:pPrChange>
                  </w:pPr>
                  <w:ins w:id="9519" w:author="Chara Katiri" w:date="2015-04-12T17:50:00Z">
                    <w:r w:rsidRPr="00F758B3">
                      <w:rPr>
                        <w:rFonts w:ascii="Times" w:hAnsi="Times" w:cs="Times New Roman"/>
                        <w:sz w:val="22"/>
                        <w:szCs w:val="22"/>
                        <w:rPrChange w:id="9520" w:author="Chara Katiri" w:date="2015-05-12T13:05:00Z">
                          <w:rPr>
                            <w:rFonts w:ascii="Times" w:hAnsi="Times" w:cs="Times New Roman"/>
                            <w:sz w:val="22"/>
                            <w:szCs w:val="22"/>
                          </w:rPr>
                        </w:rPrChange>
                      </w:rPr>
                      <w:t>3.1</w:t>
                    </w:r>
                  </w:ins>
                </w:p>
              </w:tc>
              <w:tc>
                <w:tcPr>
                  <w:tcW w:w="3960" w:type="dxa"/>
                </w:tcPr>
                <w:p w14:paraId="3C30B8E2" w14:textId="77777777" w:rsidR="00D71A41" w:rsidRPr="00F758B3" w:rsidRDefault="00D71A41" w:rsidP="00F758B3">
                  <w:pPr>
                    <w:pStyle w:val="ListParagraph"/>
                    <w:spacing w:line="360" w:lineRule="auto"/>
                    <w:ind w:left="0"/>
                    <w:jc w:val="both"/>
                    <w:rPr>
                      <w:ins w:id="9521" w:author="Chara Katiri" w:date="2015-04-12T17:50:00Z"/>
                      <w:rFonts w:ascii="Times" w:hAnsi="Times" w:cs="Times New Roman"/>
                      <w:sz w:val="22"/>
                      <w:szCs w:val="22"/>
                      <w:rPrChange w:id="9522" w:author="Chara Katiri" w:date="2015-05-12T13:05:00Z">
                        <w:rPr>
                          <w:ins w:id="9523" w:author="Chara Katiri" w:date="2015-04-12T17:50:00Z"/>
                          <w:rFonts w:ascii="Times" w:hAnsi="Times" w:cs="Times New Roman"/>
                          <w:sz w:val="22"/>
                          <w:szCs w:val="22"/>
                        </w:rPr>
                      </w:rPrChange>
                    </w:rPr>
                    <w:pPrChange w:id="9524" w:author="Chara Katiri" w:date="2015-05-12T13:05:00Z">
                      <w:pPr>
                        <w:pStyle w:val="ListParagraph"/>
                        <w:spacing w:line="360" w:lineRule="auto"/>
                        <w:ind w:left="0"/>
                        <w:jc w:val="both"/>
                      </w:pPr>
                    </w:pPrChange>
                  </w:pPr>
                  <w:ins w:id="9525" w:author="Chara Katiri" w:date="2015-04-12T17:50:00Z">
                    <w:r w:rsidRPr="00F758B3">
                      <w:rPr>
                        <w:rFonts w:ascii="Times" w:hAnsi="Times" w:cs="Times New Roman"/>
                        <w:sz w:val="22"/>
                        <w:szCs w:val="22"/>
                        <w:rPrChange w:id="9526" w:author="Chara Katiri" w:date="2015-05-12T13:05:00Z">
                          <w:rPr>
                            <w:rFonts w:ascii="Times" w:hAnsi="Times" w:cs="Times New Roman"/>
                            <w:sz w:val="22"/>
                            <w:szCs w:val="22"/>
                          </w:rPr>
                        </w:rPrChange>
                      </w:rPr>
                      <w:t xml:space="preserve">The system must offer 2 different permission roles. One for admin-role and one for standard user-role.  </w:t>
                    </w:r>
                  </w:ins>
                </w:p>
              </w:tc>
              <w:tc>
                <w:tcPr>
                  <w:tcW w:w="1274" w:type="dxa"/>
                </w:tcPr>
                <w:p w14:paraId="34317B7C" w14:textId="77777777" w:rsidR="00D71A41" w:rsidRPr="00F758B3" w:rsidRDefault="00D71A41" w:rsidP="00F758B3">
                  <w:pPr>
                    <w:pStyle w:val="ListParagraph"/>
                    <w:spacing w:line="360" w:lineRule="auto"/>
                    <w:ind w:left="0"/>
                    <w:jc w:val="both"/>
                    <w:rPr>
                      <w:ins w:id="9527" w:author="Chara Katiri" w:date="2015-04-12T17:50:00Z"/>
                      <w:rFonts w:ascii="Times" w:hAnsi="Times" w:cs="Times New Roman"/>
                      <w:sz w:val="22"/>
                      <w:szCs w:val="22"/>
                      <w:rPrChange w:id="9528" w:author="Chara Katiri" w:date="2015-05-12T13:05:00Z">
                        <w:rPr>
                          <w:ins w:id="9529" w:author="Chara Katiri" w:date="2015-04-12T17:50:00Z"/>
                          <w:rFonts w:ascii="Times" w:hAnsi="Times" w:cs="Times New Roman"/>
                          <w:sz w:val="22"/>
                          <w:szCs w:val="22"/>
                        </w:rPr>
                      </w:rPrChange>
                    </w:rPr>
                    <w:pPrChange w:id="9530" w:author="Chara Katiri" w:date="2015-05-12T13:05:00Z">
                      <w:pPr>
                        <w:pStyle w:val="ListParagraph"/>
                        <w:spacing w:line="360" w:lineRule="auto"/>
                        <w:ind w:left="0"/>
                        <w:jc w:val="both"/>
                      </w:pPr>
                    </w:pPrChange>
                  </w:pPr>
                  <w:ins w:id="9531" w:author="Chara Katiri" w:date="2015-04-12T17:50:00Z">
                    <w:r w:rsidRPr="00F758B3">
                      <w:rPr>
                        <w:rFonts w:ascii="Times" w:hAnsi="Times" w:cs="Times New Roman"/>
                        <w:sz w:val="22"/>
                        <w:szCs w:val="22"/>
                        <w:rPrChange w:id="9532" w:author="Chara Katiri" w:date="2015-05-12T13:05:00Z">
                          <w:rPr>
                            <w:rFonts w:ascii="Times" w:hAnsi="Times" w:cs="Times New Roman"/>
                            <w:sz w:val="22"/>
                            <w:szCs w:val="22"/>
                          </w:rPr>
                        </w:rPrChange>
                      </w:rPr>
                      <w:t>Functional</w:t>
                    </w:r>
                  </w:ins>
                </w:p>
              </w:tc>
              <w:tc>
                <w:tcPr>
                  <w:tcW w:w="1609" w:type="dxa"/>
                </w:tcPr>
                <w:p w14:paraId="695B2587" w14:textId="77777777" w:rsidR="00D71A41" w:rsidRPr="00F758B3" w:rsidRDefault="00D71A41" w:rsidP="00F758B3">
                  <w:pPr>
                    <w:pStyle w:val="ListParagraph"/>
                    <w:spacing w:line="360" w:lineRule="auto"/>
                    <w:ind w:left="0"/>
                    <w:jc w:val="both"/>
                    <w:rPr>
                      <w:ins w:id="9533" w:author="Chara Katiri" w:date="2015-04-12T17:50:00Z"/>
                      <w:rFonts w:ascii="Times" w:hAnsi="Times" w:cs="Times New Roman"/>
                      <w:sz w:val="22"/>
                      <w:szCs w:val="22"/>
                      <w:rPrChange w:id="9534" w:author="Chara Katiri" w:date="2015-05-12T13:05:00Z">
                        <w:rPr>
                          <w:ins w:id="9535" w:author="Chara Katiri" w:date="2015-04-12T17:50:00Z"/>
                          <w:rFonts w:ascii="Times" w:hAnsi="Times" w:cs="Times New Roman"/>
                          <w:sz w:val="22"/>
                          <w:szCs w:val="22"/>
                        </w:rPr>
                      </w:rPrChange>
                    </w:rPr>
                    <w:pPrChange w:id="9536" w:author="Chara Katiri" w:date="2015-05-12T13:05:00Z">
                      <w:pPr>
                        <w:pStyle w:val="ListParagraph"/>
                        <w:spacing w:line="360" w:lineRule="auto"/>
                        <w:ind w:left="0"/>
                        <w:jc w:val="both"/>
                      </w:pPr>
                    </w:pPrChange>
                  </w:pPr>
                </w:p>
              </w:tc>
              <w:tc>
                <w:tcPr>
                  <w:tcW w:w="1169" w:type="dxa"/>
                </w:tcPr>
                <w:p w14:paraId="68BB91F1" w14:textId="77777777" w:rsidR="00D71A41" w:rsidRPr="00F758B3" w:rsidRDefault="00D71A41" w:rsidP="00F758B3">
                  <w:pPr>
                    <w:pStyle w:val="ListParagraph"/>
                    <w:spacing w:line="360" w:lineRule="auto"/>
                    <w:ind w:left="0"/>
                    <w:jc w:val="both"/>
                    <w:rPr>
                      <w:ins w:id="9537" w:author="Chara Katiri" w:date="2015-04-12T17:50:00Z"/>
                      <w:rFonts w:ascii="Times" w:hAnsi="Times" w:cs="Times New Roman"/>
                      <w:sz w:val="22"/>
                      <w:szCs w:val="22"/>
                      <w:rPrChange w:id="9538" w:author="Chara Katiri" w:date="2015-05-12T13:05:00Z">
                        <w:rPr>
                          <w:ins w:id="9539" w:author="Chara Katiri" w:date="2015-04-12T17:50:00Z"/>
                          <w:rFonts w:ascii="Times" w:hAnsi="Times" w:cs="Times New Roman"/>
                          <w:sz w:val="22"/>
                          <w:szCs w:val="22"/>
                        </w:rPr>
                      </w:rPrChange>
                    </w:rPr>
                    <w:pPrChange w:id="9540" w:author="Chara Katiri" w:date="2015-05-12T13:05:00Z">
                      <w:pPr>
                        <w:pStyle w:val="ListParagraph"/>
                        <w:spacing w:line="360" w:lineRule="auto"/>
                        <w:ind w:left="0"/>
                        <w:jc w:val="both"/>
                      </w:pPr>
                    </w:pPrChange>
                  </w:pPr>
                  <w:ins w:id="9541" w:author="Chara Katiri" w:date="2015-04-12T17:50:00Z">
                    <w:r w:rsidRPr="00F758B3">
                      <w:rPr>
                        <w:rFonts w:ascii="Times" w:hAnsi="Times" w:cs="Times New Roman"/>
                        <w:sz w:val="22"/>
                        <w:szCs w:val="22"/>
                        <w:rPrChange w:id="9542" w:author="Chara Katiri" w:date="2015-05-12T13:05:00Z">
                          <w:rPr>
                            <w:rFonts w:ascii="Times" w:hAnsi="Times" w:cs="Times New Roman"/>
                            <w:sz w:val="22"/>
                            <w:szCs w:val="22"/>
                          </w:rPr>
                        </w:rPrChange>
                      </w:rPr>
                      <w:t>M</w:t>
                    </w:r>
                  </w:ins>
                </w:p>
              </w:tc>
            </w:tr>
            <w:tr w:rsidR="00D71A41" w:rsidRPr="00F758B3" w14:paraId="34C0564E" w14:textId="77777777" w:rsidTr="004A6681">
              <w:trPr>
                <w:ins w:id="9543" w:author="Chara Katiri" w:date="2015-04-12T17:50:00Z"/>
              </w:trPr>
              <w:tc>
                <w:tcPr>
                  <w:tcW w:w="1116" w:type="dxa"/>
                </w:tcPr>
                <w:p w14:paraId="2ACF1DB8" w14:textId="77777777" w:rsidR="00D71A41" w:rsidRPr="00F758B3" w:rsidRDefault="00D71A41" w:rsidP="00F758B3">
                  <w:pPr>
                    <w:pStyle w:val="ListParagraph"/>
                    <w:spacing w:line="360" w:lineRule="auto"/>
                    <w:ind w:left="0"/>
                    <w:jc w:val="both"/>
                    <w:rPr>
                      <w:ins w:id="9544" w:author="Chara Katiri" w:date="2015-04-12T17:50:00Z"/>
                      <w:rFonts w:ascii="Times" w:hAnsi="Times" w:cs="Times New Roman"/>
                      <w:sz w:val="22"/>
                      <w:szCs w:val="22"/>
                      <w:rPrChange w:id="9545" w:author="Chara Katiri" w:date="2015-05-12T13:05:00Z">
                        <w:rPr>
                          <w:ins w:id="9546" w:author="Chara Katiri" w:date="2015-04-12T17:50:00Z"/>
                          <w:rFonts w:ascii="Times" w:hAnsi="Times" w:cs="Times New Roman"/>
                          <w:sz w:val="22"/>
                          <w:szCs w:val="22"/>
                        </w:rPr>
                      </w:rPrChange>
                    </w:rPr>
                    <w:pPrChange w:id="9547" w:author="Chara Katiri" w:date="2015-05-12T13:05:00Z">
                      <w:pPr>
                        <w:pStyle w:val="ListParagraph"/>
                        <w:spacing w:line="360" w:lineRule="auto"/>
                        <w:ind w:left="0"/>
                        <w:jc w:val="both"/>
                      </w:pPr>
                    </w:pPrChange>
                  </w:pPr>
                  <w:ins w:id="9548" w:author="Chara Katiri" w:date="2015-04-12T17:50:00Z">
                    <w:r w:rsidRPr="00F758B3">
                      <w:rPr>
                        <w:rFonts w:ascii="Times" w:hAnsi="Times" w:cs="Times New Roman"/>
                        <w:sz w:val="22"/>
                        <w:szCs w:val="22"/>
                        <w:rPrChange w:id="9549" w:author="Chara Katiri" w:date="2015-05-12T13:05:00Z">
                          <w:rPr>
                            <w:rFonts w:ascii="Times" w:hAnsi="Times" w:cs="Times New Roman"/>
                            <w:sz w:val="22"/>
                            <w:szCs w:val="22"/>
                          </w:rPr>
                        </w:rPrChange>
                      </w:rPr>
                      <w:t>3.2</w:t>
                    </w:r>
                  </w:ins>
                </w:p>
              </w:tc>
              <w:tc>
                <w:tcPr>
                  <w:tcW w:w="3960" w:type="dxa"/>
                </w:tcPr>
                <w:p w14:paraId="66B3D9CF" w14:textId="77777777" w:rsidR="00D71A41" w:rsidRPr="00F758B3" w:rsidRDefault="00D71A41" w:rsidP="00F758B3">
                  <w:pPr>
                    <w:pStyle w:val="ListParagraph"/>
                    <w:spacing w:line="360" w:lineRule="auto"/>
                    <w:ind w:left="0"/>
                    <w:jc w:val="both"/>
                    <w:rPr>
                      <w:ins w:id="9550" w:author="Chara Katiri" w:date="2015-04-12T17:50:00Z"/>
                      <w:rFonts w:ascii="Times" w:hAnsi="Times" w:cs="Times New Roman"/>
                      <w:sz w:val="22"/>
                      <w:szCs w:val="22"/>
                      <w:rPrChange w:id="9551" w:author="Chara Katiri" w:date="2015-05-12T13:05:00Z">
                        <w:rPr>
                          <w:ins w:id="9552" w:author="Chara Katiri" w:date="2015-04-12T17:50:00Z"/>
                          <w:rFonts w:ascii="Times" w:hAnsi="Times" w:cs="Times New Roman"/>
                          <w:sz w:val="22"/>
                          <w:szCs w:val="22"/>
                        </w:rPr>
                      </w:rPrChange>
                    </w:rPr>
                    <w:pPrChange w:id="9553" w:author="Chara Katiri" w:date="2015-05-12T13:05:00Z">
                      <w:pPr>
                        <w:pStyle w:val="ListParagraph"/>
                        <w:spacing w:line="360" w:lineRule="auto"/>
                        <w:ind w:left="0"/>
                        <w:jc w:val="both"/>
                      </w:pPr>
                    </w:pPrChange>
                  </w:pPr>
                  <w:ins w:id="9554" w:author="Chara Katiri" w:date="2015-04-12T17:50:00Z">
                    <w:r w:rsidRPr="00F758B3">
                      <w:rPr>
                        <w:rFonts w:ascii="Times" w:hAnsi="Times" w:cs="Times New Roman"/>
                        <w:sz w:val="22"/>
                        <w:szCs w:val="22"/>
                        <w:rPrChange w:id="9555" w:author="Chara Katiri" w:date="2015-05-12T13:05:00Z">
                          <w:rPr>
                            <w:rFonts w:ascii="Times" w:hAnsi="Times" w:cs="Times New Roman"/>
                            <w:sz w:val="22"/>
                            <w:szCs w:val="22"/>
                          </w:rPr>
                        </w:rPrChange>
                      </w:rPr>
                      <w:t xml:space="preserve">The system must allow admins full control over the website, including deletion of user accounts and items. </w:t>
                    </w:r>
                  </w:ins>
                </w:p>
              </w:tc>
              <w:tc>
                <w:tcPr>
                  <w:tcW w:w="1274" w:type="dxa"/>
                </w:tcPr>
                <w:p w14:paraId="1CB7BC5C" w14:textId="77777777" w:rsidR="00D71A41" w:rsidRPr="00F758B3" w:rsidRDefault="00D71A41" w:rsidP="00F758B3">
                  <w:pPr>
                    <w:pStyle w:val="ListParagraph"/>
                    <w:spacing w:line="360" w:lineRule="auto"/>
                    <w:ind w:left="0"/>
                    <w:jc w:val="both"/>
                    <w:rPr>
                      <w:ins w:id="9556" w:author="Chara Katiri" w:date="2015-04-12T17:50:00Z"/>
                      <w:rFonts w:ascii="Times" w:hAnsi="Times" w:cs="Times New Roman"/>
                      <w:sz w:val="22"/>
                      <w:szCs w:val="22"/>
                      <w:rPrChange w:id="9557" w:author="Chara Katiri" w:date="2015-05-12T13:05:00Z">
                        <w:rPr>
                          <w:ins w:id="9558" w:author="Chara Katiri" w:date="2015-04-12T17:50:00Z"/>
                          <w:rFonts w:ascii="Times" w:hAnsi="Times" w:cs="Times New Roman"/>
                          <w:sz w:val="22"/>
                          <w:szCs w:val="22"/>
                        </w:rPr>
                      </w:rPrChange>
                    </w:rPr>
                    <w:pPrChange w:id="9559" w:author="Chara Katiri" w:date="2015-05-12T13:05:00Z">
                      <w:pPr>
                        <w:pStyle w:val="ListParagraph"/>
                        <w:spacing w:line="360" w:lineRule="auto"/>
                        <w:ind w:left="0"/>
                        <w:jc w:val="both"/>
                      </w:pPr>
                    </w:pPrChange>
                  </w:pPr>
                  <w:ins w:id="9560" w:author="Chara Katiri" w:date="2015-04-12T17:50:00Z">
                    <w:r w:rsidRPr="00F758B3">
                      <w:rPr>
                        <w:rFonts w:ascii="Times" w:hAnsi="Times" w:cs="Times New Roman"/>
                        <w:sz w:val="22"/>
                        <w:szCs w:val="22"/>
                        <w:rPrChange w:id="9561" w:author="Chara Katiri" w:date="2015-05-12T13:05:00Z">
                          <w:rPr>
                            <w:rFonts w:ascii="Times" w:hAnsi="Times" w:cs="Times New Roman"/>
                            <w:sz w:val="22"/>
                            <w:szCs w:val="22"/>
                          </w:rPr>
                        </w:rPrChange>
                      </w:rPr>
                      <w:t>Functional</w:t>
                    </w:r>
                  </w:ins>
                </w:p>
              </w:tc>
              <w:tc>
                <w:tcPr>
                  <w:tcW w:w="1609" w:type="dxa"/>
                </w:tcPr>
                <w:p w14:paraId="4FC1C6F3" w14:textId="77777777" w:rsidR="00D71A41" w:rsidRPr="00F758B3" w:rsidRDefault="00D71A41" w:rsidP="00F758B3">
                  <w:pPr>
                    <w:pStyle w:val="ListParagraph"/>
                    <w:spacing w:line="360" w:lineRule="auto"/>
                    <w:ind w:left="0"/>
                    <w:jc w:val="both"/>
                    <w:rPr>
                      <w:ins w:id="9562" w:author="Chara Katiri" w:date="2015-04-12T17:50:00Z"/>
                      <w:rFonts w:ascii="Times" w:hAnsi="Times" w:cs="Times New Roman"/>
                      <w:sz w:val="22"/>
                      <w:szCs w:val="22"/>
                      <w:rPrChange w:id="9563" w:author="Chara Katiri" w:date="2015-05-12T13:05:00Z">
                        <w:rPr>
                          <w:ins w:id="9564" w:author="Chara Katiri" w:date="2015-04-12T17:50:00Z"/>
                          <w:rFonts w:ascii="Times" w:hAnsi="Times" w:cs="Times New Roman"/>
                          <w:sz w:val="22"/>
                          <w:szCs w:val="22"/>
                        </w:rPr>
                      </w:rPrChange>
                    </w:rPr>
                    <w:pPrChange w:id="9565" w:author="Chara Katiri" w:date="2015-05-12T13:05:00Z">
                      <w:pPr>
                        <w:pStyle w:val="ListParagraph"/>
                        <w:spacing w:line="360" w:lineRule="auto"/>
                        <w:ind w:left="0"/>
                        <w:jc w:val="both"/>
                      </w:pPr>
                    </w:pPrChange>
                  </w:pPr>
                </w:p>
              </w:tc>
              <w:tc>
                <w:tcPr>
                  <w:tcW w:w="1169" w:type="dxa"/>
                </w:tcPr>
                <w:p w14:paraId="57FA3496" w14:textId="77777777" w:rsidR="00D71A41" w:rsidRPr="00F758B3" w:rsidRDefault="00D71A41" w:rsidP="00F758B3">
                  <w:pPr>
                    <w:pStyle w:val="ListParagraph"/>
                    <w:spacing w:line="360" w:lineRule="auto"/>
                    <w:ind w:left="0"/>
                    <w:jc w:val="both"/>
                    <w:rPr>
                      <w:ins w:id="9566" w:author="Chara Katiri" w:date="2015-04-12T17:50:00Z"/>
                      <w:rFonts w:ascii="Times" w:hAnsi="Times" w:cs="Times New Roman"/>
                      <w:sz w:val="22"/>
                      <w:szCs w:val="22"/>
                      <w:rPrChange w:id="9567" w:author="Chara Katiri" w:date="2015-05-12T13:05:00Z">
                        <w:rPr>
                          <w:ins w:id="9568" w:author="Chara Katiri" w:date="2015-04-12T17:50:00Z"/>
                          <w:rFonts w:ascii="Times" w:hAnsi="Times" w:cs="Times New Roman"/>
                          <w:sz w:val="22"/>
                          <w:szCs w:val="22"/>
                        </w:rPr>
                      </w:rPrChange>
                    </w:rPr>
                    <w:pPrChange w:id="9569" w:author="Chara Katiri" w:date="2015-05-12T13:05:00Z">
                      <w:pPr>
                        <w:pStyle w:val="ListParagraph"/>
                        <w:spacing w:line="360" w:lineRule="auto"/>
                        <w:ind w:left="0"/>
                        <w:jc w:val="both"/>
                      </w:pPr>
                    </w:pPrChange>
                  </w:pPr>
                  <w:ins w:id="9570" w:author="Chara Katiri" w:date="2015-04-12T17:50:00Z">
                    <w:r w:rsidRPr="00F758B3">
                      <w:rPr>
                        <w:rFonts w:ascii="Times" w:hAnsi="Times" w:cs="Times New Roman"/>
                        <w:sz w:val="22"/>
                        <w:szCs w:val="22"/>
                        <w:rPrChange w:id="9571" w:author="Chara Katiri" w:date="2015-05-12T13:05:00Z">
                          <w:rPr>
                            <w:rFonts w:ascii="Times" w:hAnsi="Times" w:cs="Times New Roman"/>
                            <w:sz w:val="22"/>
                            <w:szCs w:val="22"/>
                          </w:rPr>
                        </w:rPrChange>
                      </w:rPr>
                      <w:t>M</w:t>
                    </w:r>
                  </w:ins>
                </w:p>
              </w:tc>
            </w:tr>
            <w:tr w:rsidR="00D71A41" w:rsidRPr="00F758B3" w14:paraId="50F2D654" w14:textId="77777777" w:rsidTr="004A6681">
              <w:trPr>
                <w:ins w:id="9572" w:author="Chara Katiri" w:date="2015-04-12T17:50:00Z"/>
              </w:trPr>
              <w:tc>
                <w:tcPr>
                  <w:tcW w:w="1116" w:type="dxa"/>
                </w:tcPr>
                <w:p w14:paraId="51BBB2D2" w14:textId="77777777" w:rsidR="00D71A41" w:rsidRPr="00F758B3" w:rsidRDefault="00D71A41" w:rsidP="00F758B3">
                  <w:pPr>
                    <w:pStyle w:val="ListParagraph"/>
                    <w:spacing w:line="360" w:lineRule="auto"/>
                    <w:ind w:left="0"/>
                    <w:jc w:val="both"/>
                    <w:rPr>
                      <w:ins w:id="9573" w:author="Chara Katiri" w:date="2015-04-12T17:50:00Z"/>
                      <w:rFonts w:ascii="Times" w:hAnsi="Times" w:cs="Times New Roman"/>
                      <w:sz w:val="22"/>
                      <w:szCs w:val="22"/>
                      <w:rPrChange w:id="9574" w:author="Chara Katiri" w:date="2015-05-12T13:05:00Z">
                        <w:rPr>
                          <w:ins w:id="9575" w:author="Chara Katiri" w:date="2015-04-12T17:50:00Z"/>
                          <w:rFonts w:ascii="Times" w:hAnsi="Times" w:cs="Times New Roman"/>
                          <w:sz w:val="22"/>
                          <w:szCs w:val="22"/>
                        </w:rPr>
                      </w:rPrChange>
                    </w:rPr>
                    <w:pPrChange w:id="9576" w:author="Chara Katiri" w:date="2015-05-12T13:05:00Z">
                      <w:pPr>
                        <w:pStyle w:val="ListParagraph"/>
                        <w:spacing w:line="360" w:lineRule="auto"/>
                        <w:ind w:left="0"/>
                        <w:jc w:val="both"/>
                      </w:pPr>
                    </w:pPrChange>
                  </w:pPr>
                  <w:ins w:id="9577" w:author="Chara Katiri" w:date="2015-04-12T17:50:00Z">
                    <w:r w:rsidRPr="00F758B3">
                      <w:rPr>
                        <w:rFonts w:ascii="Times" w:hAnsi="Times" w:cs="Times New Roman"/>
                        <w:sz w:val="22"/>
                        <w:szCs w:val="22"/>
                        <w:rPrChange w:id="9578" w:author="Chara Katiri" w:date="2015-05-12T13:05:00Z">
                          <w:rPr>
                            <w:rFonts w:ascii="Times" w:hAnsi="Times" w:cs="Times New Roman"/>
                            <w:sz w:val="22"/>
                            <w:szCs w:val="22"/>
                          </w:rPr>
                        </w:rPrChange>
                      </w:rPr>
                      <w:t>4</w:t>
                    </w:r>
                  </w:ins>
                </w:p>
              </w:tc>
              <w:tc>
                <w:tcPr>
                  <w:tcW w:w="3960" w:type="dxa"/>
                </w:tcPr>
                <w:p w14:paraId="28C7FCE1" w14:textId="77777777" w:rsidR="00D71A41" w:rsidRPr="00F758B3" w:rsidRDefault="00D71A41" w:rsidP="00F758B3">
                  <w:pPr>
                    <w:pStyle w:val="ListParagraph"/>
                    <w:spacing w:line="360" w:lineRule="auto"/>
                    <w:ind w:left="0"/>
                    <w:jc w:val="both"/>
                    <w:rPr>
                      <w:ins w:id="9579" w:author="Chara Katiri" w:date="2015-04-12T17:50:00Z"/>
                      <w:rFonts w:ascii="Times" w:hAnsi="Times" w:cs="Times New Roman"/>
                      <w:sz w:val="22"/>
                      <w:szCs w:val="22"/>
                      <w:rPrChange w:id="9580" w:author="Chara Katiri" w:date="2015-05-12T13:05:00Z">
                        <w:rPr>
                          <w:ins w:id="9581" w:author="Chara Katiri" w:date="2015-04-12T17:50:00Z"/>
                          <w:rFonts w:ascii="Times" w:hAnsi="Times" w:cs="Times New Roman"/>
                          <w:sz w:val="22"/>
                          <w:szCs w:val="22"/>
                        </w:rPr>
                      </w:rPrChange>
                    </w:rPr>
                    <w:pPrChange w:id="9582" w:author="Chara Katiri" w:date="2015-05-12T13:05:00Z">
                      <w:pPr>
                        <w:pStyle w:val="ListParagraph"/>
                        <w:spacing w:line="360" w:lineRule="auto"/>
                        <w:ind w:left="0"/>
                        <w:jc w:val="both"/>
                      </w:pPr>
                    </w:pPrChange>
                  </w:pPr>
                  <w:ins w:id="9583" w:author="Chara Katiri" w:date="2015-04-12T17:50:00Z">
                    <w:r w:rsidRPr="00F758B3">
                      <w:rPr>
                        <w:rFonts w:ascii="Times" w:hAnsi="Times" w:cs="Times New Roman"/>
                        <w:sz w:val="22"/>
                        <w:szCs w:val="22"/>
                        <w:rPrChange w:id="9584" w:author="Chara Katiri" w:date="2015-05-12T13:05:00Z">
                          <w:rPr>
                            <w:rFonts w:ascii="Times" w:hAnsi="Times" w:cs="Times New Roman"/>
                            <w:sz w:val="22"/>
                            <w:szCs w:val="22"/>
                          </w:rPr>
                        </w:rPrChange>
                      </w:rPr>
                      <w:t xml:space="preserve">The system must forbid standard-users from accessing admin pages. </w:t>
                    </w:r>
                  </w:ins>
                </w:p>
              </w:tc>
              <w:tc>
                <w:tcPr>
                  <w:tcW w:w="1274" w:type="dxa"/>
                </w:tcPr>
                <w:p w14:paraId="1B3D0E5F" w14:textId="77777777" w:rsidR="00D71A41" w:rsidRPr="00F758B3" w:rsidRDefault="00D71A41" w:rsidP="00F758B3">
                  <w:pPr>
                    <w:pStyle w:val="ListParagraph"/>
                    <w:spacing w:line="360" w:lineRule="auto"/>
                    <w:ind w:left="0"/>
                    <w:jc w:val="both"/>
                    <w:rPr>
                      <w:ins w:id="9585" w:author="Chara Katiri" w:date="2015-04-12T17:50:00Z"/>
                      <w:rFonts w:ascii="Times" w:hAnsi="Times" w:cs="Times New Roman"/>
                      <w:sz w:val="22"/>
                      <w:szCs w:val="22"/>
                      <w:rPrChange w:id="9586" w:author="Chara Katiri" w:date="2015-05-12T13:05:00Z">
                        <w:rPr>
                          <w:ins w:id="9587" w:author="Chara Katiri" w:date="2015-04-12T17:50:00Z"/>
                          <w:rFonts w:ascii="Times" w:hAnsi="Times" w:cs="Times New Roman"/>
                          <w:sz w:val="22"/>
                          <w:szCs w:val="22"/>
                        </w:rPr>
                      </w:rPrChange>
                    </w:rPr>
                    <w:pPrChange w:id="9588" w:author="Chara Katiri" w:date="2015-05-12T13:05:00Z">
                      <w:pPr>
                        <w:pStyle w:val="ListParagraph"/>
                        <w:spacing w:line="360" w:lineRule="auto"/>
                        <w:ind w:left="0"/>
                        <w:jc w:val="both"/>
                      </w:pPr>
                    </w:pPrChange>
                  </w:pPr>
                  <w:ins w:id="9589" w:author="Chara Katiri" w:date="2015-04-12T17:50:00Z">
                    <w:r w:rsidRPr="00F758B3">
                      <w:rPr>
                        <w:rFonts w:ascii="Times" w:hAnsi="Times" w:cs="Times New Roman"/>
                        <w:sz w:val="22"/>
                        <w:szCs w:val="22"/>
                        <w:rPrChange w:id="9590" w:author="Chara Katiri" w:date="2015-05-12T13:05:00Z">
                          <w:rPr>
                            <w:rFonts w:ascii="Times" w:hAnsi="Times" w:cs="Times New Roman"/>
                            <w:sz w:val="22"/>
                            <w:szCs w:val="22"/>
                          </w:rPr>
                        </w:rPrChange>
                      </w:rPr>
                      <w:t>Functional</w:t>
                    </w:r>
                  </w:ins>
                </w:p>
              </w:tc>
              <w:tc>
                <w:tcPr>
                  <w:tcW w:w="1609" w:type="dxa"/>
                </w:tcPr>
                <w:p w14:paraId="105D02B2" w14:textId="77777777" w:rsidR="00D71A41" w:rsidRPr="00F758B3" w:rsidRDefault="00D71A41" w:rsidP="00F758B3">
                  <w:pPr>
                    <w:pStyle w:val="ListParagraph"/>
                    <w:spacing w:line="360" w:lineRule="auto"/>
                    <w:ind w:left="0"/>
                    <w:jc w:val="both"/>
                    <w:rPr>
                      <w:ins w:id="9591" w:author="Chara Katiri" w:date="2015-04-12T17:50:00Z"/>
                      <w:rFonts w:ascii="Times" w:hAnsi="Times" w:cs="Times New Roman"/>
                      <w:sz w:val="22"/>
                      <w:szCs w:val="22"/>
                      <w:rPrChange w:id="9592" w:author="Chara Katiri" w:date="2015-05-12T13:05:00Z">
                        <w:rPr>
                          <w:ins w:id="9593" w:author="Chara Katiri" w:date="2015-04-12T17:50:00Z"/>
                          <w:rFonts w:ascii="Times" w:hAnsi="Times" w:cs="Times New Roman"/>
                          <w:sz w:val="22"/>
                          <w:szCs w:val="22"/>
                        </w:rPr>
                      </w:rPrChange>
                    </w:rPr>
                    <w:pPrChange w:id="9594" w:author="Chara Katiri" w:date="2015-05-12T13:05:00Z">
                      <w:pPr>
                        <w:pStyle w:val="ListParagraph"/>
                        <w:spacing w:line="360" w:lineRule="auto"/>
                        <w:ind w:left="0"/>
                        <w:jc w:val="both"/>
                      </w:pPr>
                    </w:pPrChange>
                  </w:pPr>
                </w:p>
              </w:tc>
              <w:tc>
                <w:tcPr>
                  <w:tcW w:w="1169" w:type="dxa"/>
                </w:tcPr>
                <w:p w14:paraId="5B3D1245" w14:textId="77777777" w:rsidR="00D71A41" w:rsidRPr="00F758B3" w:rsidRDefault="00D71A41" w:rsidP="00F758B3">
                  <w:pPr>
                    <w:pStyle w:val="ListParagraph"/>
                    <w:spacing w:line="360" w:lineRule="auto"/>
                    <w:ind w:left="0"/>
                    <w:jc w:val="both"/>
                    <w:rPr>
                      <w:ins w:id="9595" w:author="Chara Katiri" w:date="2015-04-12T17:50:00Z"/>
                      <w:rFonts w:ascii="Times" w:hAnsi="Times" w:cs="Times New Roman"/>
                      <w:sz w:val="22"/>
                      <w:szCs w:val="22"/>
                      <w:rPrChange w:id="9596" w:author="Chara Katiri" w:date="2015-05-12T13:05:00Z">
                        <w:rPr>
                          <w:ins w:id="9597" w:author="Chara Katiri" w:date="2015-04-12T17:50:00Z"/>
                          <w:rFonts w:ascii="Times" w:hAnsi="Times" w:cs="Times New Roman"/>
                          <w:sz w:val="22"/>
                          <w:szCs w:val="22"/>
                        </w:rPr>
                      </w:rPrChange>
                    </w:rPr>
                    <w:pPrChange w:id="9598" w:author="Chara Katiri" w:date="2015-05-12T13:05:00Z">
                      <w:pPr>
                        <w:pStyle w:val="ListParagraph"/>
                        <w:spacing w:line="360" w:lineRule="auto"/>
                        <w:ind w:left="0"/>
                        <w:jc w:val="both"/>
                      </w:pPr>
                    </w:pPrChange>
                  </w:pPr>
                  <w:ins w:id="9599" w:author="Chara Katiri" w:date="2015-04-12T17:50:00Z">
                    <w:r w:rsidRPr="00F758B3">
                      <w:rPr>
                        <w:rFonts w:ascii="Times" w:hAnsi="Times" w:cs="Times New Roman"/>
                        <w:sz w:val="22"/>
                        <w:szCs w:val="22"/>
                        <w:rPrChange w:id="9600" w:author="Chara Katiri" w:date="2015-05-12T13:05:00Z">
                          <w:rPr>
                            <w:rFonts w:ascii="Times" w:hAnsi="Times" w:cs="Times New Roman"/>
                            <w:sz w:val="22"/>
                            <w:szCs w:val="22"/>
                          </w:rPr>
                        </w:rPrChange>
                      </w:rPr>
                      <w:t>M</w:t>
                    </w:r>
                  </w:ins>
                </w:p>
              </w:tc>
            </w:tr>
            <w:tr w:rsidR="00D71A41" w:rsidRPr="00F758B3" w14:paraId="3D96816F" w14:textId="77777777" w:rsidTr="004A6681">
              <w:trPr>
                <w:ins w:id="9601" w:author="Chara Katiri" w:date="2015-04-12T17:50:00Z"/>
              </w:trPr>
              <w:tc>
                <w:tcPr>
                  <w:tcW w:w="1116" w:type="dxa"/>
                  <w:shd w:val="clear" w:color="auto" w:fill="4F81BD" w:themeFill="accent1"/>
                </w:tcPr>
                <w:p w14:paraId="0F1538A0" w14:textId="77777777" w:rsidR="00D71A41" w:rsidRPr="00F758B3" w:rsidRDefault="00D71A41" w:rsidP="00F758B3">
                  <w:pPr>
                    <w:pStyle w:val="ListParagraph"/>
                    <w:spacing w:line="360" w:lineRule="auto"/>
                    <w:ind w:left="0"/>
                    <w:jc w:val="both"/>
                    <w:rPr>
                      <w:ins w:id="9602" w:author="Chara Katiri" w:date="2015-04-12T17:50:00Z"/>
                      <w:rFonts w:ascii="Times" w:hAnsi="Times" w:cs="Times New Roman"/>
                      <w:sz w:val="22"/>
                      <w:szCs w:val="22"/>
                      <w:rPrChange w:id="9603" w:author="Chara Katiri" w:date="2015-05-12T13:05:00Z">
                        <w:rPr>
                          <w:ins w:id="9604" w:author="Chara Katiri" w:date="2015-04-12T17:50:00Z"/>
                          <w:rFonts w:ascii="Times" w:hAnsi="Times" w:cs="Times New Roman"/>
                          <w:sz w:val="22"/>
                          <w:szCs w:val="22"/>
                        </w:rPr>
                      </w:rPrChange>
                    </w:rPr>
                    <w:pPrChange w:id="9605" w:author="Chara Katiri" w:date="2015-05-12T13:05:00Z">
                      <w:pPr>
                        <w:pStyle w:val="ListParagraph"/>
                        <w:spacing w:line="360" w:lineRule="auto"/>
                        <w:ind w:left="0"/>
                        <w:jc w:val="both"/>
                      </w:pPr>
                    </w:pPrChange>
                  </w:pPr>
                </w:p>
              </w:tc>
              <w:tc>
                <w:tcPr>
                  <w:tcW w:w="3960" w:type="dxa"/>
                  <w:shd w:val="clear" w:color="auto" w:fill="4F81BD" w:themeFill="accent1"/>
                </w:tcPr>
                <w:p w14:paraId="3C29F903" w14:textId="77777777" w:rsidR="00D71A41" w:rsidRPr="00F758B3" w:rsidRDefault="00D71A41" w:rsidP="00F758B3">
                  <w:pPr>
                    <w:pStyle w:val="ListParagraph"/>
                    <w:spacing w:line="360" w:lineRule="auto"/>
                    <w:ind w:left="0"/>
                    <w:jc w:val="both"/>
                    <w:rPr>
                      <w:ins w:id="9606" w:author="Chara Katiri" w:date="2015-04-12T17:50:00Z"/>
                      <w:rFonts w:ascii="Times" w:hAnsi="Times" w:cs="Times New Roman"/>
                      <w:sz w:val="22"/>
                      <w:szCs w:val="22"/>
                      <w:rPrChange w:id="9607" w:author="Chara Katiri" w:date="2015-05-12T13:05:00Z">
                        <w:rPr>
                          <w:ins w:id="9608" w:author="Chara Katiri" w:date="2015-04-12T17:50:00Z"/>
                          <w:rFonts w:ascii="Times" w:hAnsi="Times" w:cs="Times New Roman"/>
                          <w:sz w:val="22"/>
                          <w:szCs w:val="22"/>
                        </w:rPr>
                      </w:rPrChange>
                    </w:rPr>
                    <w:pPrChange w:id="9609" w:author="Chara Katiri" w:date="2015-05-12T13:05:00Z">
                      <w:pPr>
                        <w:pStyle w:val="ListParagraph"/>
                        <w:spacing w:line="360" w:lineRule="auto"/>
                        <w:ind w:left="0"/>
                        <w:jc w:val="both"/>
                      </w:pPr>
                    </w:pPrChange>
                  </w:pPr>
                  <w:ins w:id="9610" w:author="Chara Katiri" w:date="2015-04-12T17:50:00Z">
                    <w:r w:rsidRPr="00F758B3">
                      <w:rPr>
                        <w:rFonts w:ascii="Times" w:hAnsi="Times" w:cs="Times New Roman"/>
                        <w:sz w:val="22"/>
                        <w:szCs w:val="22"/>
                        <w:rPrChange w:id="9611" w:author="Chara Katiri" w:date="2015-05-12T13:05:00Z">
                          <w:rPr>
                            <w:rFonts w:ascii="Times" w:hAnsi="Times" w:cs="Times New Roman"/>
                            <w:sz w:val="22"/>
                            <w:szCs w:val="22"/>
                          </w:rPr>
                        </w:rPrChange>
                      </w:rPr>
                      <w:t>Login - Logout</w:t>
                    </w:r>
                  </w:ins>
                </w:p>
              </w:tc>
              <w:tc>
                <w:tcPr>
                  <w:tcW w:w="1274" w:type="dxa"/>
                  <w:shd w:val="clear" w:color="auto" w:fill="4F81BD" w:themeFill="accent1"/>
                </w:tcPr>
                <w:p w14:paraId="3142CC58" w14:textId="77777777" w:rsidR="00D71A41" w:rsidRPr="00F758B3" w:rsidRDefault="00D71A41" w:rsidP="00F758B3">
                  <w:pPr>
                    <w:pStyle w:val="ListParagraph"/>
                    <w:spacing w:line="360" w:lineRule="auto"/>
                    <w:ind w:left="0"/>
                    <w:jc w:val="both"/>
                    <w:rPr>
                      <w:ins w:id="9612" w:author="Chara Katiri" w:date="2015-04-12T17:50:00Z"/>
                      <w:rFonts w:ascii="Times" w:hAnsi="Times" w:cs="Times New Roman"/>
                      <w:sz w:val="22"/>
                      <w:szCs w:val="22"/>
                      <w:rPrChange w:id="9613" w:author="Chara Katiri" w:date="2015-05-12T13:05:00Z">
                        <w:rPr>
                          <w:ins w:id="9614" w:author="Chara Katiri" w:date="2015-04-12T17:50:00Z"/>
                          <w:rFonts w:ascii="Times" w:hAnsi="Times" w:cs="Times New Roman"/>
                          <w:sz w:val="22"/>
                          <w:szCs w:val="22"/>
                        </w:rPr>
                      </w:rPrChange>
                    </w:rPr>
                    <w:pPrChange w:id="9615" w:author="Chara Katiri" w:date="2015-05-12T13:05:00Z">
                      <w:pPr>
                        <w:pStyle w:val="ListParagraph"/>
                        <w:spacing w:line="360" w:lineRule="auto"/>
                        <w:ind w:left="0"/>
                        <w:jc w:val="both"/>
                      </w:pPr>
                    </w:pPrChange>
                  </w:pPr>
                </w:p>
              </w:tc>
              <w:tc>
                <w:tcPr>
                  <w:tcW w:w="1609" w:type="dxa"/>
                  <w:shd w:val="clear" w:color="auto" w:fill="4F81BD" w:themeFill="accent1"/>
                </w:tcPr>
                <w:p w14:paraId="6AA62727" w14:textId="77777777" w:rsidR="00D71A41" w:rsidRPr="00F758B3" w:rsidRDefault="00D71A41" w:rsidP="00F758B3">
                  <w:pPr>
                    <w:pStyle w:val="ListParagraph"/>
                    <w:spacing w:line="360" w:lineRule="auto"/>
                    <w:ind w:left="0"/>
                    <w:jc w:val="both"/>
                    <w:rPr>
                      <w:ins w:id="9616" w:author="Chara Katiri" w:date="2015-04-12T17:50:00Z"/>
                      <w:rFonts w:ascii="Times" w:hAnsi="Times" w:cs="Times New Roman"/>
                      <w:sz w:val="22"/>
                      <w:szCs w:val="22"/>
                      <w:rPrChange w:id="9617" w:author="Chara Katiri" w:date="2015-05-12T13:05:00Z">
                        <w:rPr>
                          <w:ins w:id="9618" w:author="Chara Katiri" w:date="2015-04-12T17:50:00Z"/>
                          <w:rFonts w:ascii="Times" w:hAnsi="Times" w:cs="Times New Roman"/>
                          <w:sz w:val="22"/>
                          <w:szCs w:val="22"/>
                        </w:rPr>
                      </w:rPrChange>
                    </w:rPr>
                    <w:pPrChange w:id="9619" w:author="Chara Katiri" w:date="2015-05-12T13:05:00Z">
                      <w:pPr>
                        <w:pStyle w:val="ListParagraph"/>
                        <w:spacing w:line="360" w:lineRule="auto"/>
                        <w:ind w:left="0"/>
                        <w:jc w:val="both"/>
                      </w:pPr>
                    </w:pPrChange>
                  </w:pPr>
                </w:p>
              </w:tc>
              <w:tc>
                <w:tcPr>
                  <w:tcW w:w="1169" w:type="dxa"/>
                  <w:shd w:val="clear" w:color="auto" w:fill="4F81BD" w:themeFill="accent1"/>
                </w:tcPr>
                <w:p w14:paraId="0339058C" w14:textId="77777777" w:rsidR="00D71A41" w:rsidRPr="00F758B3" w:rsidRDefault="00D71A41" w:rsidP="00F758B3">
                  <w:pPr>
                    <w:pStyle w:val="ListParagraph"/>
                    <w:spacing w:line="360" w:lineRule="auto"/>
                    <w:ind w:left="0"/>
                    <w:jc w:val="both"/>
                    <w:rPr>
                      <w:ins w:id="9620" w:author="Chara Katiri" w:date="2015-04-12T17:50:00Z"/>
                      <w:rFonts w:ascii="Times" w:hAnsi="Times" w:cs="Times New Roman"/>
                      <w:sz w:val="22"/>
                      <w:szCs w:val="22"/>
                      <w:rPrChange w:id="9621" w:author="Chara Katiri" w:date="2015-05-12T13:05:00Z">
                        <w:rPr>
                          <w:ins w:id="9622" w:author="Chara Katiri" w:date="2015-04-12T17:50:00Z"/>
                          <w:rFonts w:ascii="Times" w:hAnsi="Times" w:cs="Times New Roman"/>
                          <w:sz w:val="22"/>
                          <w:szCs w:val="22"/>
                        </w:rPr>
                      </w:rPrChange>
                    </w:rPr>
                    <w:pPrChange w:id="9623" w:author="Chara Katiri" w:date="2015-05-12T13:05:00Z">
                      <w:pPr>
                        <w:pStyle w:val="ListParagraph"/>
                        <w:spacing w:line="360" w:lineRule="auto"/>
                        <w:ind w:left="0"/>
                        <w:jc w:val="both"/>
                      </w:pPr>
                    </w:pPrChange>
                  </w:pPr>
                </w:p>
              </w:tc>
            </w:tr>
            <w:tr w:rsidR="00D71A41" w:rsidRPr="00F758B3" w14:paraId="0FD661FF" w14:textId="77777777" w:rsidTr="004A6681">
              <w:trPr>
                <w:ins w:id="9624" w:author="Chara Katiri" w:date="2015-04-12T17:50:00Z"/>
              </w:trPr>
              <w:tc>
                <w:tcPr>
                  <w:tcW w:w="1116" w:type="dxa"/>
                </w:tcPr>
                <w:p w14:paraId="51F0544B" w14:textId="77777777" w:rsidR="00D71A41" w:rsidRPr="00F758B3" w:rsidRDefault="00D71A41" w:rsidP="00F758B3">
                  <w:pPr>
                    <w:pStyle w:val="ListParagraph"/>
                    <w:spacing w:line="360" w:lineRule="auto"/>
                    <w:ind w:left="0"/>
                    <w:jc w:val="both"/>
                    <w:rPr>
                      <w:ins w:id="9625" w:author="Chara Katiri" w:date="2015-04-12T17:50:00Z"/>
                      <w:rFonts w:ascii="Times" w:hAnsi="Times" w:cs="Times New Roman"/>
                      <w:sz w:val="22"/>
                      <w:szCs w:val="22"/>
                      <w:rPrChange w:id="9626" w:author="Chara Katiri" w:date="2015-05-12T13:05:00Z">
                        <w:rPr>
                          <w:ins w:id="9627" w:author="Chara Katiri" w:date="2015-04-12T17:50:00Z"/>
                          <w:rFonts w:ascii="Times" w:hAnsi="Times" w:cs="Times New Roman"/>
                          <w:sz w:val="22"/>
                          <w:szCs w:val="22"/>
                        </w:rPr>
                      </w:rPrChange>
                    </w:rPr>
                    <w:pPrChange w:id="9628" w:author="Chara Katiri" w:date="2015-05-12T13:05:00Z">
                      <w:pPr>
                        <w:pStyle w:val="ListParagraph"/>
                        <w:spacing w:line="360" w:lineRule="auto"/>
                        <w:ind w:left="0"/>
                        <w:jc w:val="both"/>
                      </w:pPr>
                    </w:pPrChange>
                  </w:pPr>
                  <w:ins w:id="9629" w:author="Chara Katiri" w:date="2015-04-12T17:50:00Z">
                    <w:r w:rsidRPr="00F758B3">
                      <w:rPr>
                        <w:rFonts w:ascii="Times" w:hAnsi="Times" w:cs="Times New Roman"/>
                        <w:sz w:val="22"/>
                        <w:szCs w:val="22"/>
                        <w:rPrChange w:id="9630" w:author="Chara Katiri" w:date="2015-05-12T13:05:00Z">
                          <w:rPr>
                            <w:rFonts w:ascii="Times" w:hAnsi="Times" w:cs="Times New Roman"/>
                            <w:sz w:val="22"/>
                            <w:szCs w:val="22"/>
                          </w:rPr>
                        </w:rPrChange>
                      </w:rPr>
                      <w:t>5</w:t>
                    </w:r>
                  </w:ins>
                </w:p>
              </w:tc>
              <w:tc>
                <w:tcPr>
                  <w:tcW w:w="3960" w:type="dxa"/>
                </w:tcPr>
                <w:p w14:paraId="0BDEB158" w14:textId="77777777" w:rsidR="00D71A41" w:rsidRPr="00F758B3" w:rsidRDefault="00D71A41" w:rsidP="00F758B3">
                  <w:pPr>
                    <w:pStyle w:val="ListParagraph"/>
                    <w:spacing w:line="360" w:lineRule="auto"/>
                    <w:ind w:left="0"/>
                    <w:jc w:val="both"/>
                    <w:rPr>
                      <w:ins w:id="9631" w:author="Chara Katiri" w:date="2015-04-12T17:50:00Z"/>
                      <w:rFonts w:ascii="Times" w:hAnsi="Times" w:cs="Times New Roman"/>
                      <w:sz w:val="22"/>
                      <w:szCs w:val="22"/>
                      <w:rPrChange w:id="9632" w:author="Chara Katiri" w:date="2015-05-12T13:05:00Z">
                        <w:rPr>
                          <w:ins w:id="9633" w:author="Chara Katiri" w:date="2015-04-12T17:50:00Z"/>
                          <w:rFonts w:ascii="Times" w:hAnsi="Times" w:cs="Times New Roman"/>
                          <w:sz w:val="22"/>
                          <w:szCs w:val="22"/>
                        </w:rPr>
                      </w:rPrChange>
                    </w:rPr>
                    <w:pPrChange w:id="9634" w:author="Chara Katiri" w:date="2015-05-12T13:05:00Z">
                      <w:pPr>
                        <w:pStyle w:val="ListParagraph"/>
                        <w:spacing w:line="360" w:lineRule="auto"/>
                        <w:ind w:left="0"/>
                        <w:jc w:val="both"/>
                      </w:pPr>
                    </w:pPrChange>
                  </w:pPr>
                  <w:ins w:id="9635" w:author="Chara Katiri" w:date="2015-04-12T17:50:00Z">
                    <w:r w:rsidRPr="00F758B3">
                      <w:rPr>
                        <w:rFonts w:ascii="Times" w:hAnsi="Times" w:cs="Times New Roman"/>
                        <w:sz w:val="22"/>
                        <w:szCs w:val="22"/>
                        <w:rPrChange w:id="9636" w:author="Chara Katiri" w:date="2015-05-12T13:05:00Z">
                          <w:rPr>
                            <w:rFonts w:ascii="Times" w:hAnsi="Times" w:cs="Times New Roman"/>
                            <w:sz w:val="22"/>
                            <w:szCs w:val="22"/>
                          </w:rPr>
                        </w:rPrChange>
                      </w:rPr>
                      <w:t>The system must forbid access to users with invalid username.</w:t>
                    </w:r>
                  </w:ins>
                </w:p>
              </w:tc>
              <w:tc>
                <w:tcPr>
                  <w:tcW w:w="1274" w:type="dxa"/>
                </w:tcPr>
                <w:p w14:paraId="79462640" w14:textId="77777777" w:rsidR="00D71A41" w:rsidRPr="00F758B3" w:rsidRDefault="00D71A41" w:rsidP="00F758B3">
                  <w:pPr>
                    <w:pStyle w:val="ListParagraph"/>
                    <w:spacing w:line="360" w:lineRule="auto"/>
                    <w:ind w:left="0"/>
                    <w:jc w:val="both"/>
                    <w:rPr>
                      <w:ins w:id="9637" w:author="Chara Katiri" w:date="2015-04-12T17:50:00Z"/>
                      <w:rFonts w:ascii="Times" w:hAnsi="Times" w:cs="Times New Roman"/>
                      <w:sz w:val="22"/>
                      <w:szCs w:val="22"/>
                      <w:rPrChange w:id="9638" w:author="Chara Katiri" w:date="2015-05-12T13:05:00Z">
                        <w:rPr>
                          <w:ins w:id="9639" w:author="Chara Katiri" w:date="2015-04-12T17:50:00Z"/>
                          <w:rFonts w:ascii="Times" w:hAnsi="Times" w:cs="Times New Roman"/>
                          <w:sz w:val="22"/>
                          <w:szCs w:val="22"/>
                        </w:rPr>
                      </w:rPrChange>
                    </w:rPr>
                    <w:pPrChange w:id="9640" w:author="Chara Katiri" w:date="2015-05-12T13:05:00Z">
                      <w:pPr>
                        <w:pStyle w:val="ListParagraph"/>
                        <w:spacing w:line="360" w:lineRule="auto"/>
                        <w:ind w:left="0"/>
                        <w:jc w:val="both"/>
                      </w:pPr>
                    </w:pPrChange>
                  </w:pPr>
                  <w:ins w:id="9641" w:author="Chara Katiri" w:date="2015-04-12T17:50:00Z">
                    <w:r w:rsidRPr="00F758B3">
                      <w:rPr>
                        <w:rFonts w:ascii="Times" w:hAnsi="Times" w:cs="Times New Roman"/>
                        <w:sz w:val="22"/>
                        <w:szCs w:val="22"/>
                        <w:rPrChange w:id="9642" w:author="Chara Katiri" w:date="2015-05-12T13:05:00Z">
                          <w:rPr>
                            <w:rFonts w:ascii="Times" w:hAnsi="Times" w:cs="Times New Roman"/>
                            <w:sz w:val="22"/>
                            <w:szCs w:val="22"/>
                          </w:rPr>
                        </w:rPrChange>
                      </w:rPr>
                      <w:t>Functional</w:t>
                    </w:r>
                  </w:ins>
                </w:p>
              </w:tc>
              <w:tc>
                <w:tcPr>
                  <w:tcW w:w="1609" w:type="dxa"/>
                </w:tcPr>
                <w:p w14:paraId="133668AD" w14:textId="77777777" w:rsidR="00D71A41" w:rsidRPr="00F758B3" w:rsidRDefault="00D71A41" w:rsidP="00F758B3">
                  <w:pPr>
                    <w:pStyle w:val="ListParagraph"/>
                    <w:spacing w:line="360" w:lineRule="auto"/>
                    <w:ind w:left="0"/>
                    <w:jc w:val="both"/>
                    <w:rPr>
                      <w:ins w:id="9643" w:author="Chara Katiri" w:date="2015-04-12T17:50:00Z"/>
                      <w:rFonts w:ascii="Times" w:hAnsi="Times" w:cs="Times New Roman"/>
                      <w:sz w:val="22"/>
                      <w:szCs w:val="22"/>
                      <w:rPrChange w:id="9644" w:author="Chara Katiri" w:date="2015-05-12T13:05:00Z">
                        <w:rPr>
                          <w:ins w:id="9645" w:author="Chara Katiri" w:date="2015-04-12T17:50:00Z"/>
                          <w:rFonts w:ascii="Times" w:hAnsi="Times" w:cs="Times New Roman"/>
                          <w:sz w:val="22"/>
                          <w:szCs w:val="22"/>
                        </w:rPr>
                      </w:rPrChange>
                    </w:rPr>
                    <w:pPrChange w:id="9646" w:author="Chara Katiri" w:date="2015-05-12T13:05:00Z">
                      <w:pPr>
                        <w:pStyle w:val="ListParagraph"/>
                        <w:spacing w:line="360" w:lineRule="auto"/>
                        <w:ind w:left="0"/>
                        <w:jc w:val="both"/>
                      </w:pPr>
                    </w:pPrChange>
                  </w:pPr>
                </w:p>
              </w:tc>
              <w:tc>
                <w:tcPr>
                  <w:tcW w:w="1169" w:type="dxa"/>
                </w:tcPr>
                <w:p w14:paraId="295A7F67" w14:textId="77777777" w:rsidR="00D71A41" w:rsidRPr="00F758B3" w:rsidRDefault="00D71A41" w:rsidP="00F758B3">
                  <w:pPr>
                    <w:pStyle w:val="ListParagraph"/>
                    <w:spacing w:line="360" w:lineRule="auto"/>
                    <w:ind w:left="0"/>
                    <w:jc w:val="both"/>
                    <w:rPr>
                      <w:ins w:id="9647" w:author="Chara Katiri" w:date="2015-04-12T17:50:00Z"/>
                      <w:rFonts w:ascii="Times" w:hAnsi="Times" w:cs="Times New Roman"/>
                      <w:sz w:val="22"/>
                      <w:szCs w:val="22"/>
                      <w:rPrChange w:id="9648" w:author="Chara Katiri" w:date="2015-05-12T13:05:00Z">
                        <w:rPr>
                          <w:ins w:id="9649" w:author="Chara Katiri" w:date="2015-04-12T17:50:00Z"/>
                          <w:rFonts w:ascii="Times" w:hAnsi="Times" w:cs="Times New Roman"/>
                          <w:sz w:val="22"/>
                          <w:szCs w:val="22"/>
                        </w:rPr>
                      </w:rPrChange>
                    </w:rPr>
                    <w:pPrChange w:id="9650" w:author="Chara Katiri" w:date="2015-05-12T13:05:00Z">
                      <w:pPr>
                        <w:pStyle w:val="ListParagraph"/>
                        <w:spacing w:line="360" w:lineRule="auto"/>
                        <w:ind w:left="0"/>
                        <w:jc w:val="both"/>
                      </w:pPr>
                    </w:pPrChange>
                  </w:pPr>
                  <w:ins w:id="9651" w:author="Chara Katiri" w:date="2015-04-12T17:50:00Z">
                    <w:r w:rsidRPr="00F758B3">
                      <w:rPr>
                        <w:rFonts w:ascii="Times" w:hAnsi="Times" w:cs="Times New Roman"/>
                        <w:sz w:val="22"/>
                        <w:szCs w:val="22"/>
                        <w:rPrChange w:id="9652" w:author="Chara Katiri" w:date="2015-05-12T13:05:00Z">
                          <w:rPr>
                            <w:rFonts w:ascii="Times" w:hAnsi="Times" w:cs="Times New Roman"/>
                            <w:sz w:val="22"/>
                            <w:szCs w:val="22"/>
                          </w:rPr>
                        </w:rPrChange>
                      </w:rPr>
                      <w:t>M</w:t>
                    </w:r>
                  </w:ins>
                </w:p>
              </w:tc>
            </w:tr>
            <w:tr w:rsidR="00D71A41" w:rsidRPr="00F758B3" w14:paraId="67E86587" w14:textId="77777777" w:rsidTr="004A6681">
              <w:trPr>
                <w:ins w:id="9653" w:author="Chara Katiri" w:date="2015-04-12T17:50:00Z"/>
              </w:trPr>
              <w:tc>
                <w:tcPr>
                  <w:tcW w:w="1116" w:type="dxa"/>
                </w:tcPr>
                <w:p w14:paraId="2E7A235E" w14:textId="77777777" w:rsidR="00D71A41" w:rsidRPr="00F758B3" w:rsidRDefault="00D71A41" w:rsidP="00F758B3">
                  <w:pPr>
                    <w:pStyle w:val="ListParagraph"/>
                    <w:spacing w:line="360" w:lineRule="auto"/>
                    <w:ind w:left="0"/>
                    <w:jc w:val="both"/>
                    <w:rPr>
                      <w:ins w:id="9654" w:author="Chara Katiri" w:date="2015-04-12T17:50:00Z"/>
                      <w:rFonts w:ascii="Times" w:hAnsi="Times" w:cs="Times New Roman"/>
                      <w:sz w:val="22"/>
                      <w:szCs w:val="22"/>
                      <w:rPrChange w:id="9655" w:author="Chara Katiri" w:date="2015-05-12T13:05:00Z">
                        <w:rPr>
                          <w:ins w:id="9656" w:author="Chara Katiri" w:date="2015-04-12T17:50:00Z"/>
                          <w:rFonts w:ascii="Times" w:hAnsi="Times" w:cs="Times New Roman"/>
                          <w:sz w:val="22"/>
                          <w:szCs w:val="22"/>
                        </w:rPr>
                      </w:rPrChange>
                    </w:rPr>
                    <w:pPrChange w:id="9657" w:author="Chara Katiri" w:date="2015-05-12T13:05:00Z">
                      <w:pPr>
                        <w:pStyle w:val="ListParagraph"/>
                        <w:spacing w:line="360" w:lineRule="auto"/>
                        <w:ind w:left="0"/>
                        <w:jc w:val="both"/>
                      </w:pPr>
                    </w:pPrChange>
                  </w:pPr>
                  <w:ins w:id="9658" w:author="Chara Katiri" w:date="2015-04-12T17:50:00Z">
                    <w:r w:rsidRPr="00F758B3">
                      <w:rPr>
                        <w:rFonts w:ascii="Times" w:hAnsi="Times" w:cs="Times New Roman"/>
                        <w:sz w:val="22"/>
                        <w:szCs w:val="22"/>
                        <w:rPrChange w:id="9659" w:author="Chara Katiri" w:date="2015-05-12T13:05:00Z">
                          <w:rPr>
                            <w:rFonts w:ascii="Times" w:hAnsi="Times" w:cs="Times New Roman"/>
                            <w:sz w:val="22"/>
                            <w:szCs w:val="22"/>
                          </w:rPr>
                        </w:rPrChange>
                      </w:rPr>
                      <w:t>6</w:t>
                    </w:r>
                  </w:ins>
                </w:p>
              </w:tc>
              <w:tc>
                <w:tcPr>
                  <w:tcW w:w="3960" w:type="dxa"/>
                </w:tcPr>
                <w:p w14:paraId="1EAB9BAD" w14:textId="77777777" w:rsidR="00D71A41" w:rsidRPr="00F758B3" w:rsidRDefault="00D71A41" w:rsidP="00F758B3">
                  <w:pPr>
                    <w:pStyle w:val="ListParagraph"/>
                    <w:spacing w:line="360" w:lineRule="auto"/>
                    <w:ind w:left="0"/>
                    <w:jc w:val="both"/>
                    <w:rPr>
                      <w:ins w:id="9660" w:author="Chara Katiri" w:date="2015-04-12T17:50:00Z"/>
                      <w:rFonts w:ascii="Times" w:hAnsi="Times" w:cs="Times New Roman"/>
                      <w:sz w:val="22"/>
                      <w:szCs w:val="22"/>
                      <w:rPrChange w:id="9661" w:author="Chara Katiri" w:date="2015-05-12T13:05:00Z">
                        <w:rPr>
                          <w:ins w:id="9662" w:author="Chara Katiri" w:date="2015-04-12T17:50:00Z"/>
                          <w:rFonts w:ascii="Times" w:hAnsi="Times" w:cs="Times New Roman"/>
                          <w:sz w:val="22"/>
                          <w:szCs w:val="22"/>
                        </w:rPr>
                      </w:rPrChange>
                    </w:rPr>
                    <w:pPrChange w:id="9663" w:author="Chara Katiri" w:date="2015-05-12T13:05:00Z">
                      <w:pPr>
                        <w:pStyle w:val="ListParagraph"/>
                        <w:spacing w:line="360" w:lineRule="auto"/>
                        <w:ind w:left="0"/>
                        <w:jc w:val="both"/>
                      </w:pPr>
                    </w:pPrChange>
                  </w:pPr>
                  <w:ins w:id="9664" w:author="Chara Katiri" w:date="2015-04-12T17:50:00Z">
                    <w:r w:rsidRPr="00F758B3">
                      <w:rPr>
                        <w:rFonts w:ascii="Times" w:hAnsi="Times" w:cs="Times New Roman"/>
                        <w:sz w:val="22"/>
                        <w:szCs w:val="22"/>
                        <w:rPrChange w:id="9665" w:author="Chara Katiri" w:date="2015-05-12T13:05:00Z">
                          <w:rPr>
                            <w:rFonts w:ascii="Times" w:hAnsi="Times" w:cs="Times New Roman"/>
                            <w:sz w:val="22"/>
                            <w:szCs w:val="22"/>
                          </w:rPr>
                        </w:rPrChange>
                      </w:rPr>
                      <w:t>The system must provide a ‘Forgot my password’ functionality to allow users reset their password.</w:t>
                    </w:r>
                  </w:ins>
                </w:p>
              </w:tc>
              <w:tc>
                <w:tcPr>
                  <w:tcW w:w="1274" w:type="dxa"/>
                </w:tcPr>
                <w:p w14:paraId="387FFD1C" w14:textId="77777777" w:rsidR="00D71A41" w:rsidRPr="00F758B3" w:rsidRDefault="00D71A41" w:rsidP="00F758B3">
                  <w:pPr>
                    <w:pStyle w:val="ListParagraph"/>
                    <w:spacing w:line="360" w:lineRule="auto"/>
                    <w:ind w:left="0"/>
                    <w:jc w:val="both"/>
                    <w:rPr>
                      <w:ins w:id="9666" w:author="Chara Katiri" w:date="2015-04-12T17:50:00Z"/>
                      <w:rFonts w:ascii="Times" w:hAnsi="Times" w:cs="Times New Roman"/>
                      <w:sz w:val="22"/>
                      <w:szCs w:val="22"/>
                      <w:rPrChange w:id="9667" w:author="Chara Katiri" w:date="2015-05-12T13:05:00Z">
                        <w:rPr>
                          <w:ins w:id="9668" w:author="Chara Katiri" w:date="2015-04-12T17:50:00Z"/>
                          <w:rFonts w:ascii="Times" w:hAnsi="Times" w:cs="Times New Roman"/>
                          <w:sz w:val="22"/>
                          <w:szCs w:val="22"/>
                        </w:rPr>
                      </w:rPrChange>
                    </w:rPr>
                    <w:pPrChange w:id="9669" w:author="Chara Katiri" w:date="2015-05-12T13:05:00Z">
                      <w:pPr>
                        <w:pStyle w:val="ListParagraph"/>
                        <w:spacing w:line="360" w:lineRule="auto"/>
                        <w:ind w:left="0"/>
                        <w:jc w:val="both"/>
                      </w:pPr>
                    </w:pPrChange>
                  </w:pPr>
                  <w:ins w:id="9670" w:author="Chara Katiri" w:date="2015-04-12T17:50:00Z">
                    <w:r w:rsidRPr="00F758B3">
                      <w:rPr>
                        <w:rFonts w:ascii="Times" w:hAnsi="Times" w:cs="Times New Roman"/>
                        <w:sz w:val="22"/>
                        <w:szCs w:val="22"/>
                        <w:rPrChange w:id="9671" w:author="Chara Katiri" w:date="2015-05-12T13:05:00Z">
                          <w:rPr>
                            <w:rFonts w:ascii="Times" w:hAnsi="Times" w:cs="Times New Roman"/>
                            <w:sz w:val="22"/>
                            <w:szCs w:val="22"/>
                          </w:rPr>
                        </w:rPrChange>
                      </w:rPr>
                      <w:t>Functional</w:t>
                    </w:r>
                  </w:ins>
                </w:p>
              </w:tc>
              <w:tc>
                <w:tcPr>
                  <w:tcW w:w="1609" w:type="dxa"/>
                </w:tcPr>
                <w:p w14:paraId="211DFD08" w14:textId="77777777" w:rsidR="00D71A41" w:rsidRPr="00F758B3" w:rsidRDefault="00D71A41" w:rsidP="00F758B3">
                  <w:pPr>
                    <w:pStyle w:val="ListParagraph"/>
                    <w:spacing w:line="360" w:lineRule="auto"/>
                    <w:ind w:left="0"/>
                    <w:jc w:val="both"/>
                    <w:rPr>
                      <w:ins w:id="9672" w:author="Chara Katiri" w:date="2015-04-12T17:50:00Z"/>
                      <w:rFonts w:ascii="Times" w:hAnsi="Times" w:cs="Times New Roman"/>
                      <w:sz w:val="22"/>
                      <w:szCs w:val="22"/>
                      <w:rPrChange w:id="9673" w:author="Chara Katiri" w:date="2015-05-12T13:05:00Z">
                        <w:rPr>
                          <w:ins w:id="9674" w:author="Chara Katiri" w:date="2015-04-12T17:50:00Z"/>
                          <w:rFonts w:ascii="Times" w:hAnsi="Times" w:cs="Times New Roman"/>
                          <w:sz w:val="22"/>
                          <w:szCs w:val="22"/>
                        </w:rPr>
                      </w:rPrChange>
                    </w:rPr>
                    <w:pPrChange w:id="9675" w:author="Chara Katiri" w:date="2015-05-12T13:05:00Z">
                      <w:pPr>
                        <w:pStyle w:val="ListParagraph"/>
                        <w:spacing w:line="360" w:lineRule="auto"/>
                        <w:ind w:left="0"/>
                        <w:jc w:val="both"/>
                      </w:pPr>
                    </w:pPrChange>
                  </w:pPr>
                </w:p>
              </w:tc>
              <w:tc>
                <w:tcPr>
                  <w:tcW w:w="1169" w:type="dxa"/>
                </w:tcPr>
                <w:p w14:paraId="1680D7ED" w14:textId="77777777" w:rsidR="00D71A41" w:rsidRPr="00F758B3" w:rsidRDefault="00D71A41" w:rsidP="00F758B3">
                  <w:pPr>
                    <w:pStyle w:val="ListParagraph"/>
                    <w:spacing w:line="360" w:lineRule="auto"/>
                    <w:ind w:left="0"/>
                    <w:jc w:val="both"/>
                    <w:rPr>
                      <w:ins w:id="9676" w:author="Chara Katiri" w:date="2015-04-12T17:50:00Z"/>
                      <w:rFonts w:ascii="Times" w:hAnsi="Times" w:cs="Times New Roman"/>
                      <w:sz w:val="22"/>
                      <w:szCs w:val="22"/>
                      <w:rPrChange w:id="9677" w:author="Chara Katiri" w:date="2015-05-12T13:05:00Z">
                        <w:rPr>
                          <w:ins w:id="9678" w:author="Chara Katiri" w:date="2015-04-12T17:50:00Z"/>
                          <w:rFonts w:ascii="Times" w:hAnsi="Times" w:cs="Times New Roman"/>
                          <w:sz w:val="22"/>
                          <w:szCs w:val="22"/>
                        </w:rPr>
                      </w:rPrChange>
                    </w:rPr>
                    <w:pPrChange w:id="9679" w:author="Chara Katiri" w:date="2015-05-12T13:05:00Z">
                      <w:pPr>
                        <w:pStyle w:val="ListParagraph"/>
                        <w:spacing w:line="360" w:lineRule="auto"/>
                        <w:ind w:left="0"/>
                        <w:jc w:val="both"/>
                      </w:pPr>
                    </w:pPrChange>
                  </w:pPr>
                  <w:ins w:id="9680" w:author="Chara Katiri" w:date="2015-04-12T17:50:00Z">
                    <w:r w:rsidRPr="00F758B3">
                      <w:rPr>
                        <w:rFonts w:ascii="Times" w:hAnsi="Times" w:cs="Times New Roman"/>
                        <w:sz w:val="22"/>
                        <w:szCs w:val="22"/>
                        <w:rPrChange w:id="9681" w:author="Chara Katiri" w:date="2015-05-12T13:05:00Z">
                          <w:rPr>
                            <w:rFonts w:ascii="Times" w:hAnsi="Times" w:cs="Times New Roman"/>
                            <w:sz w:val="22"/>
                            <w:szCs w:val="22"/>
                          </w:rPr>
                        </w:rPrChange>
                      </w:rPr>
                      <w:t>M</w:t>
                    </w:r>
                  </w:ins>
                </w:p>
              </w:tc>
            </w:tr>
            <w:tr w:rsidR="00D71A41" w:rsidRPr="00F758B3" w14:paraId="427B6FAE" w14:textId="77777777" w:rsidTr="004A6681">
              <w:trPr>
                <w:ins w:id="9682" w:author="Chara Katiri" w:date="2015-04-12T17:50:00Z"/>
              </w:trPr>
              <w:tc>
                <w:tcPr>
                  <w:tcW w:w="1116" w:type="dxa"/>
                </w:tcPr>
                <w:p w14:paraId="598BE25A" w14:textId="77777777" w:rsidR="00D71A41" w:rsidRPr="00F758B3" w:rsidRDefault="00D71A41" w:rsidP="00F758B3">
                  <w:pPr>
                    <w:pStyle w:val="ListParagraph"/>
                    <w:spacing w:line="360" w:lineRule="auto"/>
                    <w:ind w:left="0"/>
                    <w:jc w:val="both"/>
                    <w:rPr>
                      <w:ins w:id="9683" w:author="Chara Katiri" w:date="2015-04-12T17:50:00Z"/>
                      <w:rFonts w:ascii="Times" w:hAnsi="Times" w:cs="Times New Roman"/>
                      <w:sz w:val="22"/>
                      <w:szCs w:val="22"/>
                      <w:rPrChange w:id="9684" w:author="Chara Katiri" w:date="2015-05-12T13:05:00Z">
                        <w:rPr>
                          <w:ins w:id="9685" w:author="Chara Katiri" w:date="2015-04-12T17:50:00Z"/>
                          <w:rFonts w:ascii="Times" w:hAnsi="Times" w:cs="Times New Roman"/>
                          <w:sz w:val="22"/>
                          <w:szCs w:val="22"/>
                        </w:rPr>
                      </w:rPrChange>
                    </w:rPr>
                    <w:pPrChange w:id="9686" w:author="Chara Katiri" w:date="2015-05-12T13:05:00Z">
                      <w:pPr>
                        <w:pStyle w:val="ListParagraph"/>
                        <w:spacing w:line="360" w:lineRule="auto"/>
                        <w:ind w:left="0"/>
                        <w:jc w:val="both"/>
                      </w:pPr>
                    </w:pPrChange>
                  </w:pPr>
                  <w:ins w:id="9687" w:author="Chara Katiri" w:date="2015-04-12T17:50:00Z">
                    <w:r w:rsidRPr="00F758B3">
                      <w:rPr>
                        <w:rFonts w:ascii="Times" w:hAnsi="Times" w:cs="Times New Roman"/>
                        <w:sz w:val="22"/>
                        <w:szCs w:val="22"/>
                        <w:rPrChange w:id="9688" w:author="Chara Katiri" w:date="2015-05-12T13:05:00Z">
                          <w:rPr>
                            <w:rFonts w:ascii="Times" w:hAnsi="Times" w:cs="Times New Roman"/>
                            <w:sz w:val="22"/>
                            <w:szCs w:val="22"/>
                          </w:rPr>
                        </w:rPrChange>
                      </w:rPr>
                      <w:t>7</w:t>
                    </w:r>
                  </w:ins>
                </w:p>
              </w:tc>
              <w:tc>
                <w:tcPr>
                  <w:tcW w:w="3960" w:type="dxa"/>
                </w:tcPr>
                <w:p w14:paraId="66778FA1" w14:textId="77777777" w:rsidR="00D71A41" w:rsidRPr="00F758B3" w:rsidRDefault="00D71A41" w:rsidP="00F758B3">
                  <w:pPr>
                    <w:pStyle w:val="ListParagraph"/>
                    <w:spacing w:line="360" w:lineRule="auto"/>
                    <w:ind w:left="0"/>
                    <w:jc w:val="both"/>
                    <w:rPr>
                      <w:ins w:id="9689" w:author="Chara Katiri" w:date="2015-04-12T17:50:00Z"/>
                      <w:rFonts w:ascii="Times" w:hAnsi="Times" w:cs="Times New Roman"/>
                      <w:sz w:val="22"/>
                      <w:szCs w:val="22"/>
                      <w:rPrChange w:id="9690" w:author="Chara Katiri" w:date="2015-05-12T13:05:00Z">
                        <w:rPr>
                          <w:ins w:id="9691" w:author="Chara Katiri" w:date="2015-04-12T17:50:00Z"/>
                          <w:rFonts w:ascii="Times" w:hAnsi="Times" w:cs="Times New Roman"/>
                          <w:sz w:val="22"/>
                          <w:szCs w:val="22"/>
                        </w:rPr>
                      </w:rPrChange>
                    </w:rPr>
                    <w:pPrChange w:id="9692" w:author="Chara Katiri" w:date="2015-05-12T13:05:00Z">
                      <w:pPr>
                        <w:pStyle w:val="ListParagraph"/>
                        <w:spacing w:line="360" w:lineRule="auto"/>
                        <w:ind w:left="0"/>
                        <w:jc w:val="both"/>
                      </w:pPr>
                    </w:pPrChange>
                  </w:pPr>
                  <w:ins w:id="9693" w:author="Chara Katiri" w:date="2015-04-12T17:50:00Z">
                    <w:r w:rsidRPr="00F758B3">
                      <w:rPr>
                        <w:rFonts w:ascii="Times" w:hAnsi="Times" w:cs="Times New Roman"/>
                        <w:sz w:val="22"/>
                        <w:szCs w:val="22"/>
                        <w:rPrChange w:id="9694" w:author="Chara Katiri" w:date="2015-05-12T13:05:00Z">
                          <w:rPr>
                            <w:rFonts w:ascii="Times" w:hAnsi="Times" w:cs="Times New Roman"/>
                            <w:sz w:val="22"/>
                            <w:szCs w:val="22"/>
                          </w:rPr>
                        </w:rPrChange>
                      </w:rPr>
                      <w:t xml:space="preserve">The system must provide logout functionality. </w:t>
                    </w:r>
                  </w:ins>
                </w:p>
              </w:tc>
              <w:tc>
                <w:tcPr>
                  <w:tcW w:w="1274" w:type="dxa"/>
                </w:tcPr>
                <w:p w14:paraId="13CDF3C6" w14:textId="77777777" w:rsidR="00D71A41" w:rsidRPr="00F758B3" w:rsidRDefault="00D71A41" w:rsidP="00F758B3">
                  <w:pPr>
                    <w:pStyle w:val="ListParagraph"/>
                    <w:spacing w:line="360" w:lineRule="auto"/>
                    <w:ind w:left="0"/>
                    <w:jc w:val="both"/>
                    <w:rPr>
                      <w:ins w:id="9695" w:author="Chara Katiri" w:date="2015-04-12T17:50:00Z"/>
                      <w:rFonts w:ascii="Times" w:hAnsi="Times" w:cs="Times New Roman"/>
                      <w:sz w:val="22"/>
                      <w:szCs w:val="22"/>
                      <w:rPrChange w:id="9696" w:author="Chara Katiri" w:date="2015-05-12T13:05:00Z">
                        <w:rPr>
                          <w:ins w:id="9697" w:author="Chara Katiri" w:date="2015-04-12T17:50:00Z"/>
                          <w:rFonts w:ascii="Times" w:hAnsi="Times" w:cs="Times New Roman"/>
                          <w:sz w:val="22"/>
                          <w:szCs w:val="22"/>
                        </w:rPr>
                      </w:rPrChange>
                    </w:rPr>
                    <w:pPrChange w:id="9698" w:author="Chara Katiri" w:date="2015-05-12T13:05:00Z">
                      <w:pPr>
                        <w:pStyle w:val="ListParagraph"/>
                        <w:spacing w:line="360" w:lineRule="auto"/>
                        <w:ind w:left="0"/>
                        <w:jc w:val="both"/>
                      </w:pPr>
                    </w:pPrChange>
                  </w:pPr>
                  <w:ins w:id="9699" w:author="Chara Katiri" w:date="2015-04-12T17:50:00Z">
                    <w:r w:rsidRPr="00F758B3">
                      <w:rPr>
                        <w:rFonts w:ascii="Times" w:hAnsi="Times" w:cs="Times New Roman"/>
                        <w:sz w:val="22"/>
                        <w:szCs w:val="22"/>
                        <w:rPrChange w:id="9700" w:author="Chara Katiri" w:date="2015-05-12T13:05:00Z">
                          <w:rPr>
                            <w:rFonts w:ascii="Times" w:hAnsi="Times" w:cs="Times New Roman"/>
                            <w:sz w:val="22"/>
                            <w:szCs w:val="22"/>
                          </w:rPr>
                        </w:rPrChange>
                      </w:rPr>
                      <w:t>Functional</w:t>
                    </w:r>
                  </w:ins>
                </w:p>
              </w:tc>
              <w:tc>
                <w:tcPr>
                  <w:tcW w:w="1609" w:type="dxa"/>
                </w:tcPr>
                <w:p w14:paraId="5F0DB610" w14:textId="77777777" w:rsidR="00D71A41" w:rsidRPr="00F758B3" w:rsidRDefault="00D71A41" w:rsidP="00F758B3">
                  <w:pPr>
                    <w:pStyle w:val="ListParagraph"/>
                    <w:spacing w:line="360" w:lineRule="auto"/>
                    <w:ind w:left="0"/>
                    <w:jc w:val="both"/>
                    <w:rPr>
                      <w:ins w:id="9701" w:author="Chara Katiri" w:date="2015-04-12T17:50:00Z"/>
                      <w:rFonts w:ascii="Times" w:hAnsi="Times" w:cs="Times New Roman"/>
                      <w:sz w:val="22"/>
                      <w:szCs w:val="22"/>
                      <w:rPrChange w:id="9702" w:author="Chara Katiri" w:date="2015-05-12T13:05:00Z">
                        <w:rPr>
                          <w:ins w:id="9703" w:author="Chara Katiri" w:date="2015-04-12T17:50:00Z"/>
                          <w:rFonts w:ascii="Times" w:hAnsi="Times" w:cs="Times New Roman"/>
                          <w:sz w:val="22"/>
                          <w:szCs w:val="22"/>
                        </w:rPr>
                      </w:rPrChange>
                    </w:rPr>
                    <w:pPrChange w:id="9704" w:author="Chara Katiri" w:date="2015-05-12T13:05:00Z">
                      <w:pPr>
                        <w:pStyle w:val="ListParagraph"/>
                        <w:spacing w:line="360" w:lineRule="auto"/>
                        <w:ind w:left="0"/>
                        <w:jc w:val="both"/>
                      </w:pPr>
                    </w:pPrChange>
                  </w:pPr>
                </w:p>
              </w:tc>
              <w:tc>
                <w:tcPr>
                  <w:tcW w:w="1169" w:type="dxa"/>
                </w:tcPr>
                <w:p w14:paraId="2C0E7A6D" w14:textId="77777777" w:rsidR="00D71A41" w:rsidRPr="00F758B3" w:rsidRDefault="00D71A41" w:rsidP="00F758B3">
                  <w:pPr>
                    <w:pStyle w:val="ListParagraph"/>
                    <w:spacing w:line="360" w:lineRule="auto"/>
                    <w:ind w:left="0"/>
                    <w:jc w:val="both"/>
                    <w:rPr>
                      <w:ins w:id="9705" w:author="Chara Katiri" w:date="2015-04-12T17:50:00Z"/>
                      <w:rFonts w:ascii="Times" w:hAnsi="Times" w:cs="Times New Roman"/>
                      <w:sz w:val="22"/>
                      <w:szCs w:val="22"/>
                      <w:rPrChange w:id="9706" w:author="Chara Katiri" w:date="2015-05-12T13:05:00Z">
                        <w:rPr>
                          <w:ins w:id="9707" w:author="Chara Katiri" w:date="2015-04-12T17:50:00Z"/>
                          <w:rFonts w:ascii="Times" w:hAnsi="Times" w:cs="Times New Roman"/>
                          <w:sz w:val="22"/>
                          <w:szCs w:val="22"/>
                        </w:rPr>
                      </w:rPrChange>
                    </w:rPr>
                    <w:pPrChange w:id="9708" w:author="Chara Katiri" w:date="2015-05-12T13:05:00Z">
                      <w:pPr>
                        <w:pStyle w:val="ListParagraph"/>
                        <w:spacing w:line="360" w:lineRule="auto"/>
                        <w:ind w:left="0"/>
                        <w:jc w:val="both"/>
                      </w:pPr>
                    </w:pPrChange>
                  </w:pPr>
                  <w:ins w:id="9709" w:author="Chara Katiri" w:date="2015-04-12T17:50:00Z">
                    <w:r w:rsidRPr="00F758B3">
                      <w:rPr>
                        <w:rFonts w:ascii="Times" w:hAnsi="Times" w:cs="Times New Roman"/>
                        <w:sz w:val="22"/>
                        <w:szCs w:val="22"/>
                        <w:rPrChange w:id="9710" w:author="Chara Katiri" w:date="2015-05-12T13:05:00Z">
                          <w:rPr>
                            <w:rFonts w:ascii="Times" w:hAnsi="Times" w:cs="Times New Roman"/>
                            <w:sz w:val="22"/>
                            <w:szCs w:val="22"/>
                          </w:rPr>
                        </w:rPrChange>
                      </w:rPr>
                      <w:t>M</w:t>
                    </w:r>
                  </w:ins>
                </w:p>
              </w:tc>
            </w:tr>
            <w:tr w:rsidR="00D71A41" w:rsidRPr="00F758B3" w14:paraId="1007D30B" w14:textId="77777777" w:rsidTr="004A6681">
              <w:trPr>
                <w:ins w:id="9711" w:author="Chara Katiri" w:date="2015-04-12T17:50:00Z"/>
              </w:trPr>
              <w:tc>
                <w:tcPr>
                  <w:tcW w:w="1116" w:type="dxa"/>
                </w:tcPr>
                <w:p w14:paraId="14783603" w14:textId="77777777" w:rsidR="00D71A41" w:rsidRPr="00F758B3" w:rsidRDefault="00D71A41" w:rsidP="00F758B3">
                  <w:pPr>
                    <w:pStyle w:val="ListParagraph"/>
                    <w:spacing w:line="360" w:lineRule="auto"/>
                    <w:ind w:left="0"/>
                    <w:jc w:val="both"/>
                    <w:rPr>
                      <w:ins w:id="9712" w:author="Chara Katiri" w:date="2015-04-12T17:50:00Z"/>
                      <w:rFonts w:ascii="Times" w:hAnsi="Times" w:cs="Times New Roman"/>
                      <w:sz w:val="22"/>
                      <w:szCs w:val="22"/>
                      <w:rPrChange w:id="9713" w:author="Chara Katiri" w:date="2015-05-12T13:05:00Z">
                        <w:rPr>
                          <w:ins w:id="9714" w:author="Chara Katiri" w:date="2015-04-12T17:50:00Z"/>
                          <w:rFonts w:ascii="Times" w:hAnsi="Times" w:cs="Times New Roman"/>
                          <w:sz w:val="22"/>
                          <w:szCs w:val="22"/>
                        </w:rPr>
                      </w:rPrChange>
                    </w:rPr>
                    <w:pPrChange w:id="9715" w:author="Chara Katiri" w:date="2015-05-12T13:05:00Z">
                      <w:pPr>
                        <w:pStyle w:val="ListParagraph"/>
                        <w:spacing w:line="360" w:lineRule="auto"/>
                        <w:ind w:left="0"/>
                        <w:jc w:val="both"/>
                      </w:pPr>
                    </w:pPrChange>
                  </w:pPr>
                  <w:ins w:id="9716" w:author="Chara Katiri" w:date="2015-04-12T17:50:00Z">
                    <w:r w:rsidRPr="00F758B3">
                      <w:rPr>
                        <w:rFonts w:ascii="Times" w:hAnsi="Times" w:cs="Times New Roman"/>
                        <w:sz w:val="22"/>
                        <w:szCs w:val="22"/>
                        <w:rPrChange w:id="9717" w:author="Chara Katiri" w:date="2015-05-12T13:05:00Z">
                          <w:rPr>
                            <w:rFonts w:ascii="Times" w:hAnsi="Times" w:cs="Times New Roman"/>
                            <w:sz w:val="22"/>
                            <w:szCs w:val="22"/>
                          </w:rPr>
                        </w:rPrChange>
                      </w:rPr>
                      <w:t>8</w:t>
                    </w:r>
                  </w:ins>
                </w:p>
              </w:tc>
              <w:tc>
                <w:tcPr>
                  <w:tcW w:w="3960" w:type="dxa"/>
                </w:tcPr>
                <w:p w14:paraId="62BCD5B9" w14:textId="77777777" w:rsidR="00D71A41" w:rsidRPr="00F758B3" w:rsidRDefault="00D71A41" w:rsidP="00F758B3">
                  <w:pPr>
                    <w:pStyle w:val="ListParagraph"/>
                    <w:spacing w:line="360" w:lineRule="auto"/>
                    <w:ind w:left="0"/>
                    <w:jc w:val="both"/>
                    <w:rPr>
                      <w:ins w:id="9718" w:author="Chara Katiri" w:date="2015-04-12T17:50:00Z"/>
                      <w:rFonts w:ascii="Times" w:hAnsi="Times" w:cs="Times New Roman"/>
                      <w:sz w:val="22"/>
                      <w:szCs w:val="22"/>
                      <w:rPrChange w:id="9719" w:author="Chara Katiri" w:date="2015-05-12T13:05:00Z">
                        <w:rPr>
                          <w:ins w:id="9720" w:author="Chara Katiri" w:date="2015-04-12T17:50:00Z"/>
                          <w:rFonts w:ascii="Times" w:hAnsi="Times" w:cs="Times New Roman"/>
                          <w:sz w:val="22"/>
                          <w:szCs w:val="22"/>
                        </w:rPr>
                      </w:rPrChange>
                    </w:rPr>
                    <w:pPrChange w:id="9721" w:author="Chara Katiri" w:date="2015-05-12T13:05:00Z">
                      <w:pPr>
                        <w:pStyle w:val="ListParagraph"/>
                        <w:spacing w:line="360" w:lineRule="auto"/>
                        <w:ind w:left="0"/>
                        <w:jc w:val="both"/>
                      </w:pPr>
                    </w:pPrChange>
                  </w:pPr>
                  <w:ins w:id="9722" w:author="Chara Katiri" w:date="2015-04-12T17:50:00Z">
                    <w:r w:rsidRPr="00F758B3">
                      <w:rPr>
                        <w:rFonts w:ascii="Times" w:hAnsi="Times" w:cs="Times New Roman"/>
                        <w:sz w:val="22"/>
                        <w:szCs w:val="22"/>
                        <w:rPrChange w:id="9723" w:author="Chara Katiri" w:date="2015-05-12T13:05:00Z">
                          <w:rPr>
                            <w:rFonts w:ascii="Times" w:hAnsi="Times" w:cs="Times New Roman"/>
                            <w:sz w:val="22"/>
                            <w:szCs w:val="22"/>
                          </w:rPr>
                        </w:rPrChange>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274" w:type="dxa"/>
                </w:tcPr>
                <w:p w14:paraId="016002BC" w14:textId="77777777" w:rsidR="00D71A41" w:rsidRPr="00F758B3" w:rsidRDefault="00D71A41" w:rsidP="00F758B3">
                  <w:pPr>
                    <w:pStyle w:val="ListParagraph"/>
                    <w:spacing w:line="360" w:lineRule="auto"/>
                    <w:ind w:left="0"/>
                    <w:jc w:val="both"/>
                    <w:rPr>
                      <w:ins w:id="9724" w:author="Chara Katiri" w:date="2015-04-12T17:50:00Z"/>
                      <w:rFonts w:ascii="Times" w:hAnsi="Times" w:cs="Times New Roman"/>
                      <w:sz w:val="22"/>
                      <w:szCs w:val="22"/>
                      <w:rPrChange w:id="9725" w:author="Chara Katiri" w:date="2015-05-12T13:05:00Z">
                        <w:rPr>
                          <w:ins w:id="9726" w:author="Chara Katiri" w:date="2015-04-12T17:50:00Z"/>
                          <w:rFonts w:ascii="Times" w:hAnsi="Times" w:cs="Times New Roman"/>
                          <w:sz w:val="22"/>
                          <w:szCs w:val="22"/>
                        </w:rPr>
                      </w:rPrChange>
                    </w:rPr>
                    <w:pPrChange w:id="9727" w:author="Chara Katiri" w:date="2015-05-12T13:05:00Z">
                      <w:pPr>
                        <w:pStyle w:val="ListParagraph"/>
                        <w:spacing w:line="360" w:lineRule="auto"/>
                        <w:ind w:left="0"/>
                        <w:jc w:val="both"/>
                      </w:pPr>
                    </w:pPrChange>
                  </w:pPr>
                  <w:ins w:id="9728" w:author="Chara Katiri" w:date="2015-04-12T17:50:00Z">
                    <w:r w:rsidRPr="00F758B3">
                      <w:rPr>
                        <w:rFonts w:ascii="Times" w:hAnsi="Times" w:cs="Times New Roman"/>
                        <w:sz w:val="22"/>
                        <w:szCs w:val="22"/>
                        <w:rPrChange w:id="9729" w:author="Chara Katiri" w:date="2015-05-12T13:05:00Z">
                          <w:rPr>
                            <w:rFonts w:ascii="Times" w:hAnsi="Times" w:cs="Times New Roman"/>
                            <w:sz w:val="22"/>
                            <w:szCs w:val="22"/>
                          </w:rPr>
                        </w:rPrChange>
                      </w:rPr>
                      <w:t>Functional</w:t>
                    </w:r>
                  </w:ins>
                </w:p>
              </w:tc>
              <w:tc>
                <w:tcPr>
                  <w:tcW w:w="1609" w:type="dxa"/>
                </w:tcPr>
                <w:p w14:paraId="5B55A8AF" w14:textId="77777777" w:rsidR="00D71A41" w:rsidRPr="00F758B3" w:rsidRDefault="00D71A41" w:rsidP="00F758B3">
                  <w:pPr>
                    <w:pStyle w:val="ListParagraph"/>
                    <w:spacing w:line="360" w:lineRule="auto"/>
                    <w:ind w:left="0"/>
                    <w:jc w:val="both"/>
                    <w:rPr>
                      <w:ins w:id="9730" w:author="Chara Katiri" w:date="2015-04-12T17:50:00Z"/>
                      <w:rFonts w:ascii="Times" w:hAnsi="Times" w:cs="Times New Roman"/>
                      <w:sz w:val="22"/>
                      <w:szCs w:val="22"/>
                      <w:rPrChange w:id="9731" w:author="Chara Katiri" w:date="2015-05-12T13:05:00Z">
                        <w:rPr>
                          <w:ins w:id="9732" w:author="Chara Katiri" w:date="2015-04-12T17:50:00Z"/>
                          <w:rFonts w:ascii="Times" w:hAnsi="Times" w:cs="Times New Roman"/>
                          <w:sz w:val="22"/>
                          <w:szCs w:val="22"/>
                        </w:rPr>
                      </w:rPrChange>
                    </w:rPr>
                    <w:pPrChange w:id="9733" w:author="Chara Katiri" w:date="2015-05-12T13:05:00Z">
                      <w:pPr>
                        <w:pStyle w:val="ListParagraph"/>
                        <w:spacing w:line="360" w:lineRule="auto"/>
                        <w:ind w:left="0"/>
                        <w:jc w:val="both"/>
                      </w:pPr>
                    </w:pPrChange>
                  </w:pPr>
                </w:p>
              </w:tc>
              <w:tc>
                <w:tcPr>
                  <w:tcW w:w="1169" w:type="dxa"/>
                </w:tcPr>
                <w:p w14:paraId="003518DF" w14:textId="77777777" w:rsidR="00D71A41" w:rsidRPr="00F758B3" w:rsidRDefault="00D71A41" w:rsidP="00F758B3">
                  <w:pPr>
                    <w:pStyle w:val="ListParagraph"/>
                    <w:spacing w:line="360" w:lineRule="auto"/>
                    <w:ind w:left="0"/>
                    <w:jc w:val="both"/>
                    <w:rPr>
                      <w:ins w:id="9734" w:author="Chara Katiri" w:date="2015-04-12T17:50:00Z"/>
                      <w:rFonts w:ascii="Times" w:hAnsi="Times" w:cs="Times New Roman"/>
                      <w:sz w:val="22"/>
                      <w:szCs w:val="22"/>
                      <w:rPrChange w:id="9735" w:author="Chara Katiri" w:date="2015-05-12T13:05:00Z">
                        <w:rPr>
                          <w:ins w:id="9736" w:author="Chara Katiri" w:date="2015-04-12T17:50:00Z"/>
                          <w:rFonts w:ascii="Times" w:hAnsi="Times" w:cs="Times New Roman"/>
                          <w:sz w:val="22"/>
                          <w:szCs w:val="22"/>
                        </w:rPr>
                      </w:rPrChange>
                    </w:rPr>
                    <w:pPrChange w:id="9737" w:author="Chara Katiri" w:date="2015-05-12T13:05:00Z">
                      <w:pPr>
                        <w:pStyle w:val="ListParagraph"/>
                        <w:spacing w:line="360" w:lineRule="auto"/>
                        <w:ind w:left="0"/>
                        <w:jc w:val="both"/>
                      </w:pPr>
                    </w:pPrChange>
                  </w:pPr>
                  <w:ins w:id="9738" w:author="Chara Katiri" w:date="2015-04-12T17:50:00Z">
                    <w:r w:rsidRPr="00F758B3">
                      <w:rPr>
                        <w:rFonts w:ascii="Times" w:hAnsi="Times" w:cs="Times New Roman"/>
                        <w:sz w:val="22"/>
                        <w:szCs w:val="22"/>
                        <w:rPrChange w:id="9739" w:author="Chara Katiri" w:date="2015-05-12T13:05:00Z">
                          <w:rPr>
                            <w:rFonts w:ascii="Times" w:hAnsi="Times" w:cs="Times New Roman"/>
                            <w:sz w:val="22"/>
                            <w:szCs w:val="22"/>
                          </w:rPr>
                        </w:rPrChange>
                      </w:rPr>
                      <w:t>W</w:t>
                    </w:r>
                  </w:ins>
                </w:p>
              </w:tc>
            </w:tr>
            <w:tr w:rsidR="00D71A41" w:rsidRPr="00F758B3" w14:paraId="5A9DEED3" w14:textId="77777777" w:rsidTr="004A6681">
              <w:trPr>
                <w:ins w:id="9740" w:author="Chara Katiri" w:date="2015-04-12T17:50:00Z"/>
              </w:trPr>
              <w:tc>
                <w:tcPr>
                  <w:tcW w:w="1116" w:type="dxa"/>
                  <w:shd w:val="clear" w:color="auto" w:fill="4F81BD" w:themeFill="accent1"/>
                </w:tcPr>
                <w:p w14:paraId="17381109" w14:textId="77777777" w:rsidR="00D71A41" w:rsidRPr="00F758B3" w:rsidRDefault="00D71A41" w:rsidP="00F758B3">
                  <w:pPr>
                    <w:pStyle w:val="ListParagraph"/>
                    <w:spacing w:line="360" w:lineRule="auto"/>
                    <w:ind w:left="0"/>
                    <w:jc w:val="both"/>
                    <w:rPr>
                      <w:ins w:id="9741" w:author="Chara Katiri" w:date="2015-04-12T17:50:00Z"/>
                      <w:rFonts w:ascii="Times" w:hAnsi="Times" w:cs="Times New Roman"/>
                      <w:sz w:val="22"/>
                      <w:szCs w:val="22"/>
                      <w:rPrChange w:id="9742" w:author="Chara Katiri" w:date="2015-05-12T13:05:00Z">
                        <w:rPr>
                          <w:ins w:id="9743" w:author="Chara Katiri" w:date="2015-04-12T17:50:00Z"/>
                          <w:rFonts w:ascii="Times" w:hAnsi="Times" w:cs="Times New Roman"/>
                          <w:sz w:val="22"/>
                          <w:szCs w:val="22"/>
                        </w:rPr>
                      </w:rPrChange>
                    </w:rPr>
                    <w:pPrChange w:id="9744" w:author="Chara Katiri" w:date="2015-05-12T13:05:00Z">
                      <w:pPr>
                        <w:pStyle w:val="ListParagraph"/>
                        <w:spacing w:line="360" w:lineRule="auto"/>
                        <w:ind w:left="0"/>
                        <w:jc w:val="both"/>
                      </w:pPr>
                    </w:pPrChange>
                  </w:pPr>
                </w:p>
              </w:tc>
              <w:tc>
                <w:tcPr>
                  <w:tcW w:w="3960" w:type="dxa"/>
                  <w:shd w:val="clear" w:color="auto" w:fill="4F81BD" w:themeFill="accent1"/>
                </w:tcPr>
                <w:p w14:paraId="5CF2456A" w14:textId="77777777" w:rsidR="00D71A41" w:rsidRPr="00F758B3" w:rsidRDefault="00D71A41" w:rsidP="00F758B3">
                  <w:pPr>
                    <w:pStyle w:val="ListParagraph"/>
                    <w:spacing w:line="360" w:lineRule="auto"/>
                    <w:ind w:left="0"/>
                    <w:jc w:val="both"/>
                    <w:rPr>
                      <w:ins w:id="9745" w:author="Chara Katiri" w:date="2015-04-12T17:50:00Z"/>
                      <w:rFonts w:ascii="Times" w:hAnsi="Times" w:cs="Times New Roman"/>
                      <w:sz w:val="22"/>
                      <w:szCs w:val="22"/>
                      <w:rPrChange w:id="9746" w:author="Chara Katiri" w:date="2015-05-12T13:05:00Z">
                        <w:rPr>
                          <w:ins w:id="9747" w:author="Chara Katiri" w:date="2015-04-12T17:50:00Z"/>
                          <w:rFonts w:ascii="Times" w:hAnsi="Times" w:cs="Times New Roman"/>
                          <w:sz w:val="22"/>
                          <w:szCs w:val="22"/>
                        </w:rPr>
                      </w:rPrChange>
                    </w:rPr>
                    <w:pPrChange w:id="9748" w:author="Chara Katiri" w:date="2015-05-12T13:05:00Z">
                      <w:pPr>
                        <w:pStyle w:val="ListParagraph"/>
                        <w:spacing w:line="360" w:lineRule="auto"/>
                        <w:ind w:left="0"/>
                        <w:jc w:val="both"/>
                      </w:pPr>
                    </w:pPrChange>
                  </w:pPr>
                  <w:ins w:id="9749" w:author="Chara Katiri" w:date="2015-04-12T17:50:00Z">
                    <w:r w:rsidRPr="00F758B3">
                      <w:rPr>
                        <w:rFonts w:ascii="Times" w:hAnsi="Times" w:cs="Times New Roman"/>
                        <w:sz w:val="22"/>
                        <w:szCs w:val="22"/>
                        <w:rPrChange w:id="9750" w:author="Chara Katiri" w:date="2015-05-12T13:05:00Z">
                          <w:rPr>
                            <w:rFonts w:ascii="Times" w:hAnsi="Times" w:cs="Times New Roman"/>
                            <w:sz w:val="22"/>
                            <w:szCs w:val="22"/>
                          </w:rPr>
                        </w:rPrChange>
                      </w:rPr>
                      <w:t xml:space="preserve">Validation </w:t>
                    </w:r>
                  </w:ins>
                </w:p>
              </w:tc>
              <w:tc>
                <w:tcPr>
                  <w:tcW w:w="1274" w:type="dxa"/>
                  <w:shd w:val="clear" w:color="auto" w:fill="4F81BD" w:themeFill="accent1"/>
                </w:tcPr>
                <w:p w14:paraId="555DD9EA" w14:textId="77777777" w:rsidR="00D71A41" w:rsidRPr="00F758B3" w:rsidRDefault="00D71A41" w:rsidP="00F758B3">
                  <w:pPr>
                    <w:pStyle w:val="ListParagraph"/>
                    <w:spacing w:line="360" w:lineRule="auto"/>
                    <w:ind w:left="0"/>
                    <w:jc w:val="both"/>
                    <w:rPr>
                      <w:ins w:id="9751" w:author="Chara Katiri" w:date="2015-04-12T17:50:00Z"/>
                      <w:rFonts w:ascii="Times" w:hAnsi="Times" w:cs="Times New Roman"/>
                      <w:sz w:val="22"/>
                      <w:szCs w:val="22"/>
                      <w:rPrChange w:id="9752" w:author="Chara Katiri" w:date="2015-05-12T13:05:00Z">
                        <w:rPr>
                          <w:ins w:id="9753" w:author="Chara Katiri" w:date="2015-04-12T17:50:00Z"/>
                          <w:rFonts w:ascii="Times" w:hAnsi="Times" w:cs="Times New Roman"/>
                          <w:sz w:val="22"/>
                          <w:szCs w:val="22"/>
                        </w:rPr>
                      </w:rPrChange>
                    </w:rPr>
                    <w:pPrChange w:id="9754" w:author="Chara Katiri" w:date="2015-05-12T13:05:00Z">
                      <w:pPr>
                        <w:pStyle w:val="ListParagraph"/>
                        <w:spacing w:line="360" w:lineRule="auto"/>
                        <w:ind w:left="0"/>
                        <w:jc w:val="both"/>
                      </w:pPr>
                    </w:pPrChange>
                  </w:pPr>
                </w:p>
              </w:tc>
              <w:tc>
                <w:tcPr>
                  <w:tcW w:w="1609" w:type="dxa"/>
                  <w:shd w:val="clear" w:color="auto" w:fill="4F81BD" w:themeFill="accent1"/>
                </w:tcPr>
                <w:p w14:paraId="0C7DD355" w14:textId="77777777" w:rsidR="00D71A41" w:rsidRPr="00F758B3" w:rsidRDefault="00D71A41" w:rsidP="00F758B3">
                  <w:pPr>
                    <w:pStyle w:val="ListParagraph"/>
                    <w:spacing w:line="360" w:lineRule="auto"/>
                    <w:ind w:left="0"/>
                    <w:jc w:val="both"/>
                    <w:rPr>
                      <w:ins w:id="9755" w:author="Chara Katiri" w:date="2015-04-12T17:50:00Z"/>
                      <w:rFonts w:ascii="Times" w:hAnsi="Times" w:cs="Times New Roman"/>
                      <w:sz w:val="22"/>
                      <w:szCs w:val="22"/>
                      <w:rPrChange w:id="9756" w:author="Chara Katiri" w:date="2015-05-12T13:05:00Z">
                        <w:rPr>
                          <w:ins w:id="9757" w:author="Chara Katiri" w:date="2015-04-12T17:50:00Z"/>
                          <w:rFonts w:ascii="Times" w:hAnsi="Times" w:cs="Times New Roman"/>
                          <w:sz w:val="22"/>
                          <w:szCs w:val="22"/>
                        </w:rPr>
                      </w:rPrChange>
                    </w:rPr>
                    <w:pPrChange w:id="9758" w:author="Chara Katiri" w:date="2015-05-12T13:05:00Z">
                      <w:pPr>
                        <w:pStyle w:val="ListParagraph"/>
                        <w:spacing w:line="360" w:lineRule="auto"/>
                        <w:ind w:left="0"/>
                        <w:jc w:val="both"/>
                      </w:pPr>
                    </w:pPrChange>
                  </w:pPr>
                </w:p>
              </w:tc>
              <w:tc>
                <w:tcPr>
                  <w:tcW w:w="1169" w:type="dxa"/>
                  <w:shd w:val="clear" w:color="auto" w:fill="4F81BD" w:themeFill="accent1"/>
                </w:tcPr>
                <w:p w14:paraId="522117E1" w14:textId="77777777" w:rsidR="00D71A41" w:rsidRPr="00F758B3" w:rsidRDefault="00D71A41" w:rsidP="00F758B3">
                  <w:pPr>
                    <w:pStyle w:val="ListParagraph"/>
                    <w:spacing w:line="360" w:lineRule="auto"/>
                    <w:ind w:left="0"/>
                    <w:jc w:val="both"/>
                    <w:rPr>
                      <w:ins w:id="9759" w:author="Chara Katiri" w:date="2015-04-12T17:50:00Z"/>
                      <w:rFonts w:ascii="Times" w:hAnsi="Times" w:cs="Times New Roman"/>
                      <w:sz w:val="22"/>
                      <w:szCs w:val="22"/>
                      <w:rPrChange w:id="9760" w:author="Chara Katiri" w:date="2015-05-12T13:05:00Z">
                        <w:rPr>
                          <w:ins w:id="9761" w:author="Chara Katiri" w:date="2015-04-12T17:50:00Z"/>
                          <w:rFonts w:ascii="Times" w:hAnsi="Times" w:cs="Times New Roman"/>
                          <w:sz w:val="22"/>
                          <w:szCs w:val="22"/>
                        </w:rPr>
                      </w:rPrChange>
                    </w:rPr>
                    <w:pPrChange w:id="9762" w:author="Chara Katiri" w:date="2015-05-12T13:05:00Z">
                      <w:pPr>
                        <w:pStyle w:val="ListParagraph"/>
                        <w:spacing w:line="360" w:lineRule="auto"/>
                        <w:ind w:left="0"/>
                        <w:jc w:val="both"/>
                      </w:pPr>
                    </w:pPrChange>
                  </w:pPr>
                </w:p>
              </w:tc>
            </w:tr>
            <w:tr w:rsidR="00D71A41" w:rsidRPr="00F758B3" w14:paraId="1E16378A" w14:textId="77777777" w:rsidTr="004A6681">
              <w:trPr>
                <w:ins w:id="9763" w:author="Chara Katiri" w:date="2015-04-12T17:50:00Z"/>
              </w:trPr>
              <w:tc>
                <w:tcPr>
                  <w:tcW w:w="1116" w:type="dxa"/>
                </w:tcPr>
                <w:p w14:paraId="77DFF78E" w14:textId="77777777" w:rsidR="00D71A41" w:rsidRPr="00F758B3" w:rsidRDefault="00D71A41" w:rsidP="00F758B3">
                  <w:pPr>
                    <w:pStyle w:val="ListParagraph"/>
                    <w:spacing w:line="360" w:lineRule="auto"/>
                    <w:ind w:left="0"/>
                    <w:jc w:val="both"/>
                    <w:rPr>
                      <w:ins w:id="9764" w:author="Chara Katiri" w:date="2015-04-12T17:50:00Z"/>
                      <w:rFonts w:ascii="Times" w:hAnsi="Times" w:cs="Times New Roman"/>
                      <w:sz w:val="22"/>
                      <w:szCs w:val="22"/>
                      <w:rPrChange w:id="9765" w:author="Chara Katiri" w:date="2015-05-12T13:05:00Z">
                        <w:rPr>
                          <w:ins w:id="9766" w:author="Chara Katiri" w:date="2015-04-12T17:50:00Z"/>
                          <w:rFonts w:ascii="Times" w:hAnsi="Times" w:cs="Times New Roman"/>
                          <w:sz w:val="22"/>
                          <w:szCs w:val="22"/>
                        </w:rPr>
                      </w:rPrChange>
                    </w:rPr>
                    <w:pPrChange w:id="9767" w:author="Chara Katiri" w:date="2015-05-12T13:05:00Z">
                      <w:pPr>
                        <w:pStyle w:val="ListParagraph"/>
                        <w:spacing w:line="360" w:lineRule="auto"/>
                        <w:ind w:left="0"/>
                        <w:jc w:val="both"/>
                      </w:pPr>
                    </w:pPrChange>
                  </w:pPr>
                  <w:ins w:id="9768" w:author="Chara Katiri" w:date="2015-04-12T17:50:00Z">
                    <w:r w:rsidRPr="00F758B3">
                      <w:rPr>
                        <w:rFonts w:ascii="Times" w:hAnsi="Times" w:cs="Times New Roman"/>
                        <w:sz w:val="22"/>
                        <w:szCs w:val="22"/>
                        <w:rPrChange w:id="9769" w:author="Chara Katiri" w:date="2015-05-12T13:05:00Z">
                          <w:rPr>
                            <w:rFonts w:ascii="Times" w:hAnsi="Times" w:cs="Times New Roman"/>
                            <w:sz w:val="22"/>
                            <w:szCs w:val="22"/>
                          </w:rPr>
                        </w:rPrChange>
                      </w:rPr>
                      <w:t>9</w:t>
                    </w:r>
                  </w:ins>
                </w:p>
              </w:tc>
              <w:tc>
                <w:tcPr>
                  <w:tcW w:w="3960" w:type="dxa"/>
                </w:tcPr>
                <w:p w14:paraId="6628F9CB" w14:textId="77777777" w:rsidR="00D71A41" w:rsidRPr="00F758B3" w:rsidRDefault="00D71A41" w:rsidP="00F758B3">
                  <w:pPr>
                    <w:pStyle w:val="ListParagraph"/>
                    <w:spacing w:line="360" w:lineRule="auto"/>
                    <w:ind w:left="0"/>
                    <w:jc w:val="both"/>
                    <w:rPr>
                      <w:ins w:id="9770" w:author="Chara Katiri" w:date="2015-04-12T17:50:00Z"/>
                      <w:rFonts w:ascii="Times" w:hAnsi="Times" w:cs="Times New Roman"/>
                      <w:sz w:val="22"/>
                      <w:szCs w:val="22"/>
                      <w:rPrChange w:id="9771" w:author="Chara Katiri" w:date="2015-05-12T13:05:00Z">
                        <w:rPr>
                          <w:ins w:id="9772" w:author="Chara Katiri" w:date="2015-04-12T17:50:00Z"/>
                          <w:rFonts w:ascii="Times" w:hAnsi="Times" w:cs="Times New Roman"/>
                          <w:sz w:val="22"/>
                          <w:szCs w:val="22"/>
                        </w:rPr>
                      </w:rPrChange>
                    </w:rPr>
                    <w:pPrChange w:id="9773" w:author="Chara Katiri" w:date="2015-05-12T13:05:00Z">
                      <w:pPr>
                        <w:pStyle w:val="ListParagraph"/>
                        <w:spacing w:line="360" w:lineRule="auto"/>
                        <w:ind w:left="0"/>
                        <w:jc w:val="both"/>
                      </w:pPr>
                    </w:pPrChange>
                  </w:pPr>
                  <w:ins w:id="9774" w:author="Chara Katiri" w:date="2015-04-12T17:50:00Z">
                    <w:r w:rsidRPr="00F758B3">
                      <w:rPr>
                        <w:rFonts w:ascii="Times" w:eastAsia="Times New Roman" w:hAnsi="Times" w:cs="Times New Roman"/>
                        <w:sz w:val="22"/>
                        <w:szCs w:val="22"/>
                        <w:lang w:val="en-GB"/>
                        <w:rPrChange w:id="9775" w:author="Chara Katiri" w:date="2015-05-12T13:05:00Z">
                          <w:rPr>
                            <w:rFonts w:ascii="Times" w:eastAsia="Times New Roman" w:hAnsi="Times" w:cs="Times New Roman"/>
                            <w:sz w:val="22"/>
                            <w:szCs w:val="22"/>
                            <w:lang w:val="en-GB"/>
                          </w:rPr>
                        </w:rPrChange>
                      </w:rPr>
                      <w:t xml:space="preserve">The </w:t>
                    </w:r>
                    <w:r w:rsidRPr="00F758B3">
                      <w:rPr>
                        <w:rFonts w:ascii="Times" w:hAnsi="Times" w:cs="Times New Roman"/>
                        <w:sz w:val="22"/>
                        <w:szCs w:val="22"/>
                        <w:rPrChange w:id="9776" w:author="Chara Katiri" w:date="2015-05-12T13:05:00Z">
                          <w:rPr>
                            <w:rFonts w:ascii="Times" w:hAnsi="Times" w:cs="Times New Roman"/>
                            <w:sz w:val="22"/>
                            <w:szCs w:val="22"/>
                          </w:rPr>
                        </w:rPrChange>
                      </w:rPr>
                      <w:t xml:space="preserve">system </w:t>
                    </w:r>
                    <w:r w:rsidRPr="00F758B3">
                      <w:rPr>
                        <w:rFonts w:ascii="Times" w:eastAsia="Times New Roman" w:hAnsi="Times" w:cs="Times New Roman"/>
                        <w:sz w:val="22"/>
                        <w:szCs w:val="22"/>
                        <w:lang w:val="en-GB"/>
                        <w:rPrChange w:id="9777" w:author="Chara Katiri" w:date="2015-05-12T13:05:00Z">
                          <w:rPr>
                            <w:rFonts w:ascii="Times" w:eastAsia="Times New Roman" w:hAnsi="Times" w:cs="Times New Roman"/>
                            <w:sz w:val="22"/>
                            <w:szCs w:val="22"/>
                            <w:lang w:val="en-GB"/>
                          </w:rPr>
                        </w:rPrChange>
                      </w:rPr>
                      <w:t xml:space="preserve">must validate the user information upon login. </w:t>
                    </w:r>
                  </w:ins>
                </w:p>
              </w:tc>
              <w:tc>
                <w:tcPr>
                  <w:tcW w:w="1274" w:type="dxa"/>
                </w:tcPr>
                <w:p w14:paraId="4D03E0A6" w14:textId="77777777" w:rsidR="00D71A41" w:rsidRPr="00F758B3" w:rsidRDefault="00D71A41" w:rsidP="00F758B3">
                  <w:pPr>
                    <w:pStyle w:val="ListParagraph"/>
                    <w:spacing w:line="360" w:lineRule="auto"/>
                    <w:ind w:left="0"/>
                    <w:jc w:val="both"/>
                    <w:rPr>
                      <w:ins w:id="9778" w:author="Chara Katiri" w:date="2015-04-12T17:50:00Z"/>
                      <w:rFonts w:ascii="Times" w:hAnsi="Times" w:cs="Times New Roman"/>
                      <w:sz w:val="22"/>
                      <w:szCs w:val="22"/>
                      <w:rPrChange w:id="9779" w:author="Chara Katiri" w:date="2015-05-12T13:05:00Z">
                        <w:rPr>
                          <w:ins w:id="9780" w:author="Chara Katiri" w:date="2015-04-12T17:50:00Z"/>
                          <w:rFonts w:ascii="Times" w:hAnsi="Times" w:cs="Times New Roman"/>
                          <w:sz w:val="22"/>
                          <w:szCs w:val="22"/>
                        </w:rPr>
                      </w:rPrChange>
                    </w:rPr>
                    <w:pPrChange w:id="9781" w:author="Chara Katiri" w:date="2015-05-12T13:05:00Z">
                      <w:pPr>
                        <w:pStyle w:val="ListParagraph"/>
                        <w:spacing w:line="360" w:lineRule="auto"/>
                        <w:ind w:left="0"/>
                        <w:jc w:val="both"/>
                      </w:pPr>
                    </w:pPrChange>
                  </w:pPr>
                  <w:ins w:id="9782" w:author="Chara Katiri" w:date="2015-04-12T17:50:00Z">
                    <w:r w:rsidRPr="00F758B3">
                      <w:rPr>
                        <w:rFonts w:ascii="Times" w:hAnsi="Times" w:cs="Times New Roman"/>
                        <w:sz w:val="22"/>
                        <w:szCs w:val="22"/>
                        <w:rPrChange w:id="9783" w:author="Chara Katiri" w:date="2015-05-12T13:05:00Z">
                          <w:rPr>
                            <w:rFonts w:ascii="Times" w:hAnsi="Times" w:cs="Times New Roman"/>
                            <w:sz w:val="22"/>
                            <w:szCs w:val="22"/>
                          </w:rPr>
                        </w:rPrChange>
                      </w:rPr>
                      <w:t>Functional</w:t>
                    </w:r>
                  </w:ins>
                </w:p>
              </w:tc>
              <w:tc>
                <w:tcPr>
                  <w:tcW w:w="1609" w:type="dxa"/>
                </w:tcPr>
                <w:p w14:paraId="28CE1C78" w14:textId="77777777" w:rsidR="00D71A41" w:rsidRPr="00F758B3" w:rsidRDefault="00D71A41" w:rsidP="00F758B3">
                  <w:pPr>
                    <w:pStyle w:val="ListParagraph"/>
                    <w:spacing w:line="360" w:lineRule="auto"/>
                    <w:ind w:left="0"/>
                    <w:jc w:val="both"/>
                    <w:rPr>
                      <w:ins w:id="9784" w:author="Chara Katiri" w:date="2015-04-12T17:50:00Z"/>
                      <w:rFonts w:ascii="Times" w:hAnsi="Times" w:cs="Times New Roman"/>
                      <w:sz w:val="22"/>
                      <w:szCs w:val="22"/>
                      <w:rPrChange w:id="9785" w:author="Chara Katiri" w:date="2015-05-12T13:05:00Z">
                        <w:rPr>
                          <w:ins w:id="9786" w:author="Chara Katiri" w:date="2015-04-12T17:50:00Z"/>
                          <w:rFonts w:ascii="Times" w:hAnsi="Times" w:cs="Times New Roman"/>
                          <w:sz w:val="22"/>
                          <w:szCs w:val="22"/>
                        </w:rPr>
                      </w:rPrChange>
                    </w:rPr>
                    <w:pPrChange w:id="9787" w:author="Chara Katiri" w:date="2015-05-12T13:05:00Z">
                      <w:pPr>
                        <w:pStyle w:val="ListParagraph"/>
                        <w:spacing w:line="360" w:lineRule="auto"/>
                        <w:ind w:left="0"/>
                        <w:jc w:val="both"/>
                      </w:pPr>
                    </w:pPrChange>
                  </w:pPr>
                </w:p>
              </w:tc>
              <w:tc>
                <w:tcPr>
                  <w:tcW w:w="1169" w:type="dxa"/>
                </w:tcPr>
                <w:p w14:paraId="0626EB1C" w14:textId="77777777" w:rsidR="00D71A41" w:rsidRPr="00F758B3" w:rsidRDefault="00D71A41" w:rsidP="00F758B3">
                  <w:pPr>
                    <w:pStyle w:val="ListParagraph"/>
                    <w:spacing w:line="360" w:lineRule="auto"/>
                    <w:ind w:left="0"/>
                    <w:jc w:val="both"/>
                    <w:rPr>
                      <w:ins w:id="9788" w:author="Chara Katiri" w:date="2015-04-12T17:50:00Z"/>
                      <w:rFonts w:ascii="Times" w:hAnsi="Times" w:cs="Times New Roman"/>
                      <w:sz w:val="22"/>
                      <w:szCs w:val="22"/>
                      <w:rPrChange w:id="9789" w:author="Chara Katiri" w:date="2015-05-12T13:05:00Z">
                        <w:rPr>
                          <w:ins w:id="9790" w:author="Chara Katiri" w:date="2015-04-12T17:50:00Z"/>
                          <w:rFonts w:ascii="Times" w:hAnsi="Times" w:cs="Times New Roman"/>
                          <w:sz w:val="22"/>
                          <w:szCs w:val="22"/>
                        </w:rPr>
                      </w:rPrChange>
                    </w:rPr>
                    <w:pPrChange w:id="9791" w:author="Chara Katiri" w:date="2015-05-12T13:05:00Z">
                      <w:pPr>
                        <w:pStyle w:val="ListParagraph"/>
                        <w:spacing w:line="360" w:lineRule="auto"/>
                        <w:ind w:left="0"/>
                        <w:jc w:val="both"/>
                      </w:pPr>
                    </w:pPrChange>
                  </w:pPr>
                  <w:ins w:id="9792" w:author="Chara Katiri" w:date="2015-04-12T17:50:00Z">
                    <w:r w:rsidRPr="00F758B3">
                      <w:rPr>
                        <w:rFonts w:ascii="Times" w:hAnsi="Times" w:cs="Times New Roman"/>
                        <w:sz w:val="22"/>
                        <w:szCs w:val="22"/>
                        <w:rPrChange w:id="9793" w:author="Chara Katiri" w:date="2015-05-12T13:05:00Z">
                          <w:rPr>
                            <w:rFonts w:ascii="Times" w:hAnsi="Times" w:cs="Times New Roman"/>
                            <w:sz w:val="22"/>
                            <w:szCs w:val="22"/>
                          </w:rPr>
                        </w:rPrChange>
                      </w:rPr>
                      <w:t>M</w:t>
                    </w:r>
                  </w:ins>
                </w:p>
              </w:tc>
            </w:tr>
            <w:tr w:rsidR="00D71A41" w:rsidRPr="00F758B3" w14:paraId="711E8B2F" w14:textId="77777777" w:rsidTr="004A6681">
              <w:trPr>
                <w:ins w:id="9794" w:author="Chara Katiri" w:date="2015-04-12T17:50:00Z"/>
              </w:trPr>
              <w:tc>
                <w:tcPr>
                  <w:tcW w:w="1116" w:type="dxa"/>
                </w:tcPr>
                <w:p w14:paraId="555D5C9C" w14:textId="77777777" w:rsidR="00D71A41" w:rsidRPr="00F758B3" w:rsidRDefault="00D71A41" w:rsidP="00F758B3">
                  <w:pPr>
                    <w:pStyle w:val="ListParagraph"/>
                    <w:spacing w:line="360" w:lineRule="auto"/>
                    <w:ind w:left="0"/>
                    <w:jc w:val="both"/>
                    <w:rPr>
                      <w:ins w:id="9795" w:author="Chara Katiri" w:date="2015-04-12T17:50:00Z"/>
                      <w:rFonts w:ascii="Times" w:hAnsi="Times" w:cs="Times New Roman"/>
                      <w:sz w:val="22"/>
                      <w:szCs w:val="22"/>
                      <w:rPrChange w:id="9796" w:author="Chara Katiri" w:date="2015-05-12T13:05:00Z">
                        <w:rPr>
                          <w:ins w:id="9797" w:author="Chara Katiri" w:date="2015-04-12T17:50:00Z"/>
                          <w:rFonts w:ascii="Times" w:hAnsi="Times" w:cs="Times New Roman"/>
                          <w:sz w:val="22"/>
                          <w:szCs w:val="22"/>
                        </w:rPr>
                      </w:rPrChange>
                    </w:rPr>
                    <w:pPrChange w:id="9798" w:author="Chara Katiri" w:date="2015-05-12T13:05:00Z">
                      <w:pPr>
                        <w:pStyle w:val="ListParagraph"/>
                        <w:spacing w:line="360" w:lineRule="auto"/>
                        <w:ind w:left="0"/>
                        <w:jc w:val="both"/>
                      </w:pPr>
                    </w:pPrChange>
                  </w:pPr>
                  <w:ins w:id="9799" w:author="Chara Katiri" w:date="2015-04-12T17:50:00Z">
                    <w:r w:rsidRPr="00F758B3">
                      <w:rPr>
                        <w:rFonts w:ascii="Times" w:hAnsi="Times" w:cs="Times New Roman"/>
                        <w:sz w:val="22"/>
                        <w:szCs w:val="22"/>
                        <w:rPrChange w:id="9800" w:author="Chara Katiri" w:date="2015-05-12T13:05:00Z">
                          <w:rPr>
                            <w:rFonts w:ascii="Times" w:hAnsi="Times" w:cs="Times New Roman"/>
                            <w:sz w:val="22"/>
                            <w:szCs w:val="22"/>
                          </w:rPr>
                        </w:rPrChange>
                      </w:rPr>
                      <w:t>9.1</w:t>
                    </w:r>
                  </w:ins>
                </w:p>
              </w:tc>
              <w:tc>
                <w:tcPr>
                  <w:tcW w:w="3960" w:type="dxa"/>
                </w:tcPr>
                <w:p w14:paraId="79B69E57" w14:textId="77777777" w:rsidR="00D71A41" w:rsidRPr="00F758B3" w:rsidRDefault="00D71A41" w:rsidP="00F758B3">
                  <w:pPr>
                    <w:pStyle w:val="ListParagraph"/>
                    <w:spacing w:line="360" w:lineRule="auto"/>
                    <w:ind w:left="0"/>
                    <w:jc w:val="both"/>
                    <w:rPr>
                      <w:ins w:id="9801" w:author="Chara Katiri" w:date="2015-04-12T17:50:00Z"/>
                      <w:rFonts w:ascii="Times" w:hAnsi="Times" w:cs="Times New Roman"/>
                      <w:sz w:val="22"/>
                      <w:szCs w:val="22"/>
                      <w:rPrChange w:id="9802" w:author="Chara Katiri" w:date="2015-05-12T13:05:00Z">
                        <w:rPr>
                          <w:ins w:id="9803" w:author="Chara Katiri" w:date="2015-04-12T17:50:00Z"/>
                          <w:rFonts w:ascii="Times" w:hAnsi="Times" w:cs="Times New Roman"/>
                          <w:sz w:val="22"/>
                          <w:szCs w:val="22"/>
                        </w:rPr>
                      </w:rPrChange>
                    </w:rPr>
                    <w:pPrChange w:id="9804" w:author="Chara Katiri" w:date="2015-05-12T13:05:00Z">
                      <w:pPr>
                        <w:pStyle w:val="ListParagraph"/>
                        <w:spacing w:line="360" w:lineRule="auto"/>
                        <w:ind w:left="0"/>
                        <w:jc w:val="both"/>
                      </w:pPr>
                    </w:pPrChange>
                  </w:pPr>
                  <w:ins w:id="9805" w:author="Chara Katiri" w:date="2015-04-12T17:50:00Z">
                    <w:r w:rsidRPr="00F758B3">
                      <w:rPr>
                        <w:rFonts w:ascii="Times" w:hAnsi="Times" w:cs="Times New Roman"/>
                        <w:sz w:val="22"/>
                        <w:szCs w:val="22"/>
                        <w:rPrChange w:id="9806" w:author="Chara Katiri" w:date="2015-05-12T13:05:00Z">
                          <w:rPr>
                            <w:rFonts w:ascii="Times" w:hAnsi="Times" w:cs="Times New Roman"/>
                            <w:sz w:val="22"/>
                            <w:szCs w:val="22"/>
                          </w:rPr>
                        </w:rPrChange>
                      </w:rPr>
                      <w:t xml:space="preserve">A UoS Username must be provided in order to login. </w:t>
                    </w:r>
                  </w:ins>
                </w:p>
              </w:tc>
              <w:tc>
                <w:tcPr>
                  <w:tcW w:w="1274" w:type="dxa"/>
                </w:tcPr>
                <w:p w14:paraId="6DE56F5B" w14:textId="77777777" w:rsidR="00D71A41" w:rsidRPr="00F758B3" w:rsidRDefault="00D71A41" w:rsidP="00F758B3">
                  <w:pPr>
                    <w:pStyle w:val="ListParagraph"/>
                    <w:spacing w:line="360" w:lineRule="auto"/>
                    <w:ind w:left="0"/>
                    <w:jc w:val="both"/>
                    <w:rPr>
                      <w:ins w:id="9807" w:author="Chara Katiri" w:date="2015-04-12T17:50:00Z"/>
                      <w:rFonts w:ascii="Times" w:hAnsi="Times" w:cs="Times New Roman"/>
                      <w:sz w:val="22"/>
                      <w:szCs w:val="22"/>
                      <w:rPrChange w:id="9808" w:author="Chara Katiri" w:date="2015-05-12T13:05:00Z">
                        <w:rPr>
                          <w:ins w:id="9809" w:author="Chara Katiri" w:date="2015-04-12T17:50:00Z"/>
                          <w:rFonts w:ascii="Times" w:hAnsi="Times" w:cs="Times New Roman"/>
                          <w:sz w:val="22"/>
                          <w:szCs w:val="22"/>
                        </w:rPr>
                      </w:rPrChange>
                    </w:rPr>
                    <w:pPrChange w:id="9810" w:author="Chara Katiri" w:date="2015-05-12T13:05:00Z">
                      <w:pPr>
                        <w:pStyle w:val="ListParagraph"/>
                        <w:spacing w:line="360" w:lineRule="auto"/>
                        <w:ind w:left="0"/>
                        <w:jc w:val="both"/>
                      </w:pPr>
                    </w:pPrChange>
                  </w:pPr>
                  <w:ins w:id="9811" w:author="Chara Katiri" w:date="2015-04-12T17:50:00Z">
                    <w:r w:rsidRPr="00F758B3">
                      <w:rPr>
                        <w:rFonts w:ascii="Times" w:hAnsi="Times" w:cs="Times New Roman"/>
                        <w:sz w:val="22"/>
                        <w:szCs w:val="22"/>
                        <w:rPrChange w:id="9812" w:author="Chara Katiri" w:date="2015-05-12T13:05:00Z">
                          <w:rPr>
                            <w:rFonts w:ascii="Times" w:hAnsi="Times" w:cs="Times New Roman"/>
                            <w:sz w:val="22"/>
                            <w:szCs w:val="22"/>
                          </w:rPr>
                        </w:rPrChange>
                      </w:rPr>
                      <w:t>Functional</w:t>
                    </w:r>
                  </w:ins>
                </w:p>
              </w:tc>
              <w:tc>
                <w:tcPr>
                  <w:tcW w:w="1609" w:type="dxa"/>
                </w:tcPr>
                <w:p w14:paraId="15EDEABA" w14:textId="77777777" w:rsidR="00D71A41" w:rsidRPr="00F758B3" w:rsidRDefault="00D71A41" w:rsidP="00F758B3">
                  <w:pPr>
                    <w:pStyle w:val="ListParagraph"/>
                    <w:spacing w:line="360" w:lineRule="auto"/>
                    <w:ind w:left="0"/>
                    <w:jc w:val="both"/>
                    <w:rPr>
                      <w:ins w:id="9813" w:author="Chara Katiri" w:date="2015-04-12T17:50:00Z"/>
                      <w:rFonts w:ascii="Times" w:hAnsi="Times" w:cs="Times New Roman"/>
                      <w:sz w:val="22"/>
                      <w:szCs w:val="22"/>
                      <w:rPrChange w:id="9814" w:author="Chara Katiri" w:date="2015-05-12T13:05:00Z">
                        <w:rPr>
                          <w:ins w:id="9815" w:author="Chara Katiri" w:date="2015-04-12T17:50:00Z"/>
                          <w:rFonts w:ascii="Times" w:hAnsi="Times" w:cs="Times New Roman"/>
                          <w:sz w:val="22"/>
                          <w:szCs w:val="22"/>
                        </w:rPr>
                      </w:rPrChange>
                    </w:rPr>
                    <w:pPrChange w:id="9816" w:author="Chara Katiri" w:date="2015-05-12T13:05:00Z">
                      <w:pPr>
                        <w:pStyle w:val="ListParagraph"/>
                        <w:spacing w:line="360" w:lineRule="auto"/>
                        <w:ind w:left="0"/>
                        <w:jc w:val="both"/>
                      </w:pPr>
                    </w:pPrChange>
                  </w:pPr>
                </w:p>
              </w:tc>
              <w:tc>
                <w:tcPr>
                  <w:tcW w:w="1169" w:type="dxa"/>
                </w:tcPr>
                <w:p w14:paraId="63528E00" w14:textId="77777777" w:rsidR="00D71A41" w:rsidRPr="00F758B3" w:rsidRDefault="00D71A41" w:rsidP="00F758B3">
                  <w:pPr>
                    <w:pStyle w:val="ListParagraph"/>
                    <w:spacing w:line="360" w:lineRule="auto"/>
                    <w:ind w:left="0"/>
                    <w:jc w:val="both"/>
                    <w:rPr>
                      <w:ins w:id="9817" w:author="Chara Katiri" w:date="2015-04-12T17:50:00Z"/>
                      <w:rFonts w:ascii="Times" w:hAnsi="Times" w:cs="Times New Roman"/>
                      <w:sz w:val="22"/>
                      <w:szCs w:val="22"/>
                      <w:rPrChange w:id="9818" w:author="Chara Katiri" w:date="2015-05-12T13:05:00Z">
                        <w:rPr>
                          <w:ins w:id="9819" w:author="Chara Katiri" w:date="2015-04-12T17:50:00Z"/>
                          <w:rFonts w:ascii="Times" w:hAnsi="Times" w:cs="Times New Roman"/>
                          <w:sz w:val="22"/>
                          <w:szCs w:val="22"/>
                        </w:rPr>
                      </w:rPrChange>
                    </w:rPr>
                    <w:pPrChange w:id="9820" w:author="Chara Katiri" w:date="2015-05-12T13:05:00Z">
                      <w:pPr>
                        <w:pStyle w:val="ListParagraph"/>
                        <w:spacing w:line="360" w:lineRule="auto"/>
                        <w:ind w:left="0"/>
                        <w:jc w:val="both"/>
                      </w:pPr>
                    </w:pPrChange>
                  </w:pPr>
                  <w:ins w:id="9821" w:author="Chara Katiri" w:date="2015-04-12T17:50:00Z">
                    <w:r w:rsidRPr="00F758B3">
                      <w:rPr>
                        <w:rFonts w:ascii="Times" w:hAnsi="Times" w:cs="Times New Roman"/>
                        <w:sz w:val="22"/>
                        <w:szCs w:val="22"/>
                        <w:rPrChange w:id="9822" w:author="Chara Katiri" w:date="2015-05-12T13:05:00Z">
                          <w:rPr>
                            <w:rFonts w:ascii="Times" w:hAnsi="Times" w:cs="Times New Roman"/>
                            <w:sz w:val="22"/>
                            <w:szCs w:val="22"/>
                          </w:rPr>
                        </w:rPrChange>
                      </w:rPr>
                      <w:t>M</w:t>
                    </w:r>
                  </w:ins>
                </w:p>
              </w:tc>
            </w:tr>
            <w:tr w:rsidR="00D71A41" w:rsidRPr="00F758B3" w14:paraId="412147C5" w14:textId="77777777" w:rsidTr="004A6681">
              <w:trPr>
                <w:ins w:id="9823" w:author="Chara Katiri" w:date="2015-04-12T17:50:00Z"/>
              </w:trPr>
              <w:tc>
                <w:tcPr>
                  <w:tcW w:w="1116" w:type="dxa"/>
                </w:tcPr>
                <w:p w14:paraId="3BCE8D93" w14:textId="77777777" w:rsidR="00D71A41" w:rsidRPr="00F758B3" w:rsidRDefault="00D71A41" w:rsidP="00F758B3">
                  <w:pPr>
                    <w:pStyle w:val="ListParagraph"/>
                    <w:spacing w:line="360" w:lineRule="auto"/>
                    <w:ind w:left="0"/>
                    <w:jc w:val="both"/>
                    <w:rPr>
                      <w:ins w:id="9824" w:author="Chara Katiri" w:date="2015-04-12T17:50:00Z"/>
                      <w:rFonts w:ascii="Times" w:hAnsi="Times" w:cs="Times New Roman"/>
                      <w:sz w:val="22"/>
                      <w:szCs w:val="22"/>
                      <w:rPrChange w:id="9825" w:author="Chara Katiri" w:date="2015-05-12T13:05:00Z">
                        <w:rPr>
                          <w:ins w:id="9826" w:author="Chara Katiri" w:date="2015-04-12T17:50:00Z"/>
                          <w:rFonts w:ascii="Times" w:hAnsi="Times" w:cs="Times New Roman"/>
                          <w:sz w:val="22"/>
                          <w:szCs w:val="22"/>
                        </w:rPr>
                      </w:rPrChange>
                    </w:rPr>
                    <w:pPrChange w:id="9827" w:author="Chara Katiri" w:date="2015-05-12T13:05:00Z">
                      <w:pPr>
                        <w:pStyle w:val="ListParagraph"/>
                        <w:spacing w:line="360" w:lineRule="auto"/>
                        <w:ind w:left="0"/>
                        <w:jc w:val="both"/>
                      </w:pPr>
                    </w:pPrChange>
                  </w:pPr>
                  <w:ins w:id="9828" w:author="Chara Katiri" w:date="2015-04-12T17:50:00Z">
                    <w:r w:rsidRPr="00F758B3">
                      <w:rPr>
                        <w:rFonts w:ascii="Times" w:hAnsi="Times" w:cs="Times New Roman"/>
                        <w:sz w:val="22"/>
                        <w:szCs w:val="22"/>
                        <w:rPrChange w:id="9829" w:author="Chara Katiri" w:date="2015-05-12T13:05:00Z">
                          <w:rPr>
                            <w:rFonts w:ascii="Times" w:hAnsi="Times" w:cs="Times New Roman"/>
                            <w:sz w:val="22"/>
                            <w:szCs w:val="22"/>
                          </w:rPr>
                        </w:rPrChange>
                      </w:rPr>
                      <w:t>9.2</w:t>
                    </w:r>
                  </w:ins>
                </w:p>
              </w:tc>
              <w:tc>
                <w:tcPr>
                  <w:tcW w:w="3960" w:type="dxa"/>
                </w:tcPr>
                <w:p w14:paraId="7E1A11D9" w14:textId="77777777" w:rsidR="00D71A41" w:rsidRPr="00F758B3" w:rsidRDefault="00D71A41" w:rsidP="00F758B3">
                  <w:pPr>
                    <w:pStyle w:val="ListParagraph"/>
                    <w:spacing w:line="360" w:lineRule="auto"/>
                    <w:ind w:left="0"/>
                    <w:jc w:val="both"/>
                    <w:rPr>
                      <w:ins w:id="9830" w:author="Chara Katiri" w:date="2015-04-12T17:50:00Z"/>
                      <w:rFonts w:ascii="Times" w:hAnsi="Times" w:cs="Times New Roman"/>
                      <w:sz w:val="22"/>
                      <w:szCs w:val="22"/>
                      <w:rPrChange w:id="9831" w:author="Chara Katiri" w:date="2015-05-12T13:05:00Z">
                        <w:rPr>
                          <w:ins w:id="9832" w:author="Chara Katiri" w:date="2015-04-12T17:50:00Z"/>
                          <w:rFonts w:ascii="Times" w:hAnsi="Times" w:cs="Times New Roman"/>
                          <w:sz w:val="22"/>
                          <w:szCs w:val="22"/>
                        </w:rPr>
                      </w:rPrChange>
                    </w:rPr>
                    <w:pPrChange w:id="9833" w:author="Chara Katiri" w:date="2015-05-12T13:05:00Z">
                      <w:pPr>
                        <w:pStyle w:val="ListParagraph"/>
                        <w:spacing w:line="360" w:lineRule="auto"/>
                        <w:ind w:left="0"/>
                        <w:jc w:val="both"/>
                      </w:pPr>
                    </w:pPrChange>
                  </w:pPr>
                  <w:ins w:id="9834" w:author="Chara Katiri" w:date="2015-04-12T17:50:00Z">
                    <w:r w:rsidRPr="00F758B3">
                      <w:rPr>
                        <w:rFonts w:ascii="Times" w:hAnsi="Times" w:cs="Times New Roman"/>
                        <w:sz w:val="22"/>
                        <w:szCs w:val="22"/>
                        <w:rPrChange w:id="9835" w:author="Chara Katiri" w:date="2015-05-12T13:05:00Z">
                          <w:rPr>
                            <w:rFonts w:ascii="Times" w:hAnsi="Times" w:cs="Times New Roman"/>
                            <w:sz w:val="22"/>
                            <w:szCs w:val="22"/>
                          </w:rPr>
                        </w:rPrChange>
                      </w:rPr>
                      <w:t>Password must be provided in order to login.</w:t>
                    </w:r>
                  </w:ins>
                </w:p>
              </w:tc>
              <w:tc>
                <w:tcPr>
                  <w:tcW w:w="1274" w:type="dxa"/>
                </w:tcPr>
                <w:p w14:paraId="492B9CAE" w14:textId="77777777" w:rsidR="00D71A41" w:rsidRPr="00F758B3" w:rsidRDefault="00D71A41" w:rsidP="00F758B3">
                  <w:pPr>
                    <w:pStyle w:val="ListParagraph"/>
                    <w:spacing w:line="360" w:lineRule="auto"/>
                    <w:ind w:left="0"/>
                    <w:jc w:val="both"/>
                    <w:rPr>
                      <w:ins w:id="9836" w:author="Chara Katiri" w:date="2015-04-12T17:50:00Z"/>
                      <w:rFonts w:ascii="Times" w:hAnsi="Times" w:cs="Times New Roman"/>
                      <w:sz w:val="22"/>
                      <w:szCs w:val="22"/>
                      <w:rPrChange w:id="9837" w:author="Chara Katiri" w:date="2015-05-12T13:05:00Z">
                        <w:rPr>
                          <w:ins w:id="9838" w:author="Chara Katiri" w:date="2015-04-12T17:50:00Z"/>
                          <w:rFonts w:ascii="Times" w:hAnsi="Times" w:cs="Times New Roman"/>
                          <w:sz w:val="22"/>
                          <w:szCs w:val="22"/>
                        </w:rPr>
                      </w:rPrChange>
                    </w:rPr>
                    <w:pPrChange w:id="9839" w:author="Chara Katiri" w:date="2015-05-12T13:05:00Z">
                      <w:pPr>
                        <w:pStyle w:val="ListParagraph"/>
                        <w:spacing w:line="360" w:lineRule="auto"/>
                        <w:ind w:left="0"/>
                        <w:jc w:val="both"/>
                      </w:pPr>
                    </w:pPrChange>
                  </w:pPr>
                  <w:ins w:id="9840" w:author="Chara Katiri" w:date="2015-04-12T17:50:00Z">
                    <w:r w:rsidRPr="00F758B3">
                      <w:rPr>
                        <w:rFonts w:ascii="Times" w:hAnsi="Times" w:cs="Times New Roman"/>
                        <w:sz w:val="22"/>
                        <w:szCs w:val="22"/>
                        <w:rPrChange w:id="9841" w:author="Chara Katiri" w:date="2015-05-12T13:05:00Z">
                          <w:rPr>
                            <w:rFonts w:ascii="Times" w:hAnsi="Times" w:cs="Times New Roman"/>
                            <w:sz w:val="22"/>
                            <w:szCs w:val="22"/>
                          </w:rPr>
                        </w:rPrChange>
                      </w:rPr>
                      <w:t>Functional</w:t>
                    </w:r>
                  </w:ins>
                </w:p>
              </w:tc>
              <w:tc>
                <w:tcPr>
                  <w:tcW w:w="1609" w:type="dxa"/>
                </w:tcPr>
                <w:p w14:paraId="292699F3" w14:textId="77777777" w:rsidR="00D71A41" w:rsidRPr="00F758B3" w:rsidRDefault="00D71A41" w:rsidP="00F758B3">
                  <w:pPr>
                    <w:pStyle w:val="ListParagraph"/>
                    <w:spacing w:line="360" w:lineRule="auto"/>
                    <w:ind w:left="0"/>
                    <w:jc w:val="both"/>
                    <w:rPr>
                      <w:ins w:id="9842" w:author="Chara Katiri" w:date="2015-04-12T17:50:00Z"/>
                      <w:rFonts w:ascii="Times" w:hAnsi="Times" w:cs="Times New Roman"/>
                      <w:sz w:val="22"/>
                      <w:szCs w:val="22"/>
                      <w:rPrChange w:id="9843" w:author="Chara Katiri" w:date="2015-05-12T13:05:00Z">
                        <w:rPr>
                          <w:ins w:id="9844" w:author="Chara Katiri" w:date="2015-04-12T17:50:00Z"/>
                          <w:rFonts w:ascii="Times" w:hAnsi="Times" w:cs="Times New Roman"/>
                          <w:sz w:val="22"/>
                          <w:szCs w:val="22"/>
                        </w:rPr>
                      </w:rPrChange>
                    </w:rPr>
                    <w:pPrChange w:id="9845" w:author="Chara Katiri" w:date="2015-05-12T13:05:00Z">
                      <w:pPr>
                        <w:pStyle w:val="ListParagraph"/>
                        <w:spacing w:line="360" w:lineRule="auto"/>
                        <w:ind w:left="0"/>
                        <w:jc w:val="both"/>
                      </w:pPr>
                    </w:pPrChange>
                  </w:pPr>
                </w:p>
              </w:tc>
              <w:tc>
                <w:tcPr>
                  <w:tcW w:w="1169" w:type="dxa"/>
                </w:tcPr>
                <w:p w14:paraId="48ECD7D8" w14:textId="77777777" w:rsidR="00D71A41" w:rsidRPr="00F758B3" w:rsidRDefault="00D71A41" w:rsidP="00F758B3">
                  <w:pPr>
                    <w:pStyle w:val="ListParagraph"/>
                    <w:spacing w:line="360" w:lineRule="auto"/>
                    <w:ind w:left="0"/>
                    <w:jc w:val="both"/>
                    <w:rPr>
                      <w:ins w:id="9846" w:author="Chara Katiri" w:date="2015-04-12T17:50:00Z"/>
                      <w:rFonts w:ascii="Times" w:hAnsi="Times" w:cs="Times New Roman"/>
                      <w:sz w:val="22"/>
                      <w:szCs w:val="22"/>
                      <w:rPrChange w:id="9847" w:author="Chara Katiri" w:date="2015-05-12T13:05:00Z">
                        <w:rPr>
                          <w:ins w:id="9848" w:author="Chara Katiri" w:date="2015-04-12T17:50:00Z"/>
                          <w:rFonts w:ascii="Times" w:hAnsi="Times" w:cs="Times New Roman"/>
                          <w:sz w:val="22"/>
                          <w:szCs w:val="22"/>
                        </w:rPr>
                      </w:rPrChange>
                    </w:rPr>
                    <w:pPrChange w:id="9849" w:author="Chara Katiri" w:date="2015-05-12T13:05:00Z">
                      <w:pPr>
                        <w:pStyle w:val="ListParagraph"/>
                        <w:spacing w:line="360" w:lineRule="auto"/>
                        <w:ind w:left="0"/>
                        <w:jc w:val="both"/>
                      </w:pPr>
                    </w:pPrChange>
                  </w:pPr>
                  <w:ins w:id="9850" w:author="Chara Katiri" w:date="2015-04-12T17:50:00Z">
                    <w:r w:rsidRPr="00F758B3">
                      <w:rPr>
                        <w:rFonts w:ascii="Times" w:hAnsi="Times" w:cs="Times New Roman"/>
                        <w:sz w:val="22"/>
                        <w:szCs w:val="22"/>
                        <w:rPrChange w:id="9851" w:author="Chara Katiri" w:date="2015-05-12T13:05:00Z">
                          <w:rPr>
                            <w:rFonts w:ascii="Times" w:hAnsi="Times" w:cs="Times New Roman"/>
                            <w:sz w:val="22"/>
                            <w:szCs w:val="22"/>
                          </w:rPr>
                        </w:rPrChange>
                      </w:rPr>
                      <w:t>M</w:t>
                    </w:r>
                  </w:ins>
                </w:p>
              </w:tc>
            </w:tr>
            <w:tr w:rsidR="00D71A41" w:rsidRPr="00F758B3" w14:paraId="29E096F5" w14:textId="77777777" w:rsidTr="004A6681">
              <w:trPr>
                <w:ins w:id="9852" w:author="Chara Katiri" w:date="2015-04-12T17:50:00Z"/>
              </w:trPr>
              <w:tc>
                <w:tcPr>
                  <w:tcW w:w="1116" w:type="dxa"/>
                </w:tcPr>
                <w:p w14:paraId="34CB234A" w14:textId="77777777" w:rsidR="00D71A41" w:rsidRPr="00F758B3" w:rsidRDefault="00D71A41" w:rsidP="00F758B3">
                  <w:pPr>
                    <w:pStyle w:val="ListParagraph"/>
                    <w:spacing w:line="360" w:lineRule="auto"/>
                    <w:ind w:left="0"/>
                    <w:jc w:val="both"/>
                    <w:rPr>
                      <w:ins w:id="9853" w:author="Chara Katiri" w:date="2015-04-12T17:50:00Z"/>
                      <w:rFonts w:ascii="Times" w:hAnsi="Times" w:cs="Times New Roman"/>
                      <w:sz w:val="22"/>
                      <w:szCs w:val="22"/>
                      <w:rPrChange w:id="9854" w:author="Chara Katiri" w:date="2015-05-12T13:05:00Z">
                        <w:rPr>
                          <w:ins w:id="9855" w:author="Chara Katiri" w:date="2015-04-12T17:50:00Z"/>
                          <w:rFonts w:ascii="Times" w:hAnsi="Times" w:cs="Times New Roman"/>
                          <w:sz w:val="22"/>
                          <w:szCs w:val="22"/>
                        </w:rPr>
                      </w:rPrChange>
                    </w:rPr>
                    <w:pPrChange w:id="9856" w:author="Chara Katiri" w:date="2015-05-12T13:05:00Z">
                      <w:pPr>
                        <w:pStyle w:val="ListParagraph"/>
                        <w:spacing w:line="360" w:lineRule="auto"/>
                        <w:ind w:left="0"/>
                        <w:jc w:val="both"/>
                      </w:pPr>
                    </w:pPrChange>
                  </w:pPr>
                  <w:ins w:id="9857" w:author="Chara Katiri" w:date="2015-04-12T17:50:00Z">
                    <w:r w:rsidRPr="00F758B3">
                      <w:rPr>
                        <w:rFonts w:ascii="Times" w:hAnsi="Times" w:cs="Times New Roman"/>
                        <w:sz w:val="22"/>
                        <w:szCs w:val="22"/>
                        <w:rPrChange w:id="9858" w:author="Chara Katiri" w:date="2015-05-12T13:05:00Z">
                          <w:rPr>
                            <w:rFonts w:ascii="Times" w:hAnsi="Times" w:cs="Times New Roman"/>
                            <w:sz w:val="22"/>
                            <w:szCs w:val="22"/>
                          </w:rPr>
                        </w:rPrChange>
                      </w:rPr>
                      <w:t>9.3</w:t>
                    </w:r>
                  </w:ins>
                </w:p>
              </w:tc>
              <w:tc>
                <w:tcPr>
                  <w:tcW w:w="3960" w:type="dxa"/>
                </w:tcPr>
                <w:p w14:paraId="701595BD" w14:textId="77777777" w:rsidR="00D71A41" w:rsidRPr="00F758B3" w:rsidRDefault="00D71A41" w:rsidP="00F758B3">
                  <w:pPr>
                    <w:pStyle w:val="ListParagraph"/>
                    <w:spacing w:line="360" w:lineRule="auto"/>
                    <w:ind w:left="0"/>
                    <w:jc w:val="both"/>
                    <w:rPr>
                      <w:ins w:id="9859" w:author="Chara Katiri" w:date="2015-04-12T17:50:00Z"/>
                      <w:rFonts w:ascii="Times" w:hAnsi="Times" w:cs="Times New Roman"/>
                      <w:sz w:val="22"/>
                      <w:szCs w:val="22"/>
                      <w:rPrChange w:id="9860" w:author="Chara Katiri" w:date="2015-05-12T13:05:00Z">
                        <w:rPr>
                          <w:ins w:id="9861" w:author="Chara Katiri" w:date="2015-04-12T17:50:00Z"/>
                          <w:rFonts w:ascii="Times" w:hAnsi="Times" w:cs="Times New Roman"/>
                          <w:sz w:val="22"/>
                          <w:szCs w:val="22"/>
                        </w:rPr>
                      </w:rPrChange>
                    </w:rPr>
                    <w:pPrChange w:id="9862" w:author="Chara Katiri" w:date="2015-05-12T13:05:00Z">
                      <w:pPr>
                        <w:pStyle w:val="ListParagraph"/>
                        <w:spacing w:line="360" w:lineRule="auto"/>
                        <w:ind w:left="0"/>
                        <w:jc w:val="both"/>
                      </w:pPr>
                    </w:pPrChange>
                  </w:pPr>
                  <w:ins w:id="9863" w:author="Chara Katiri" w:date="2015-04-12T17:50:00Z">
                    <w:r w:rsidRPr="00F758B3">
                      <w:rPr>
                        <w:rFonts w:ascii="Times" w:hAnsi="Times" w:cs="Times New Roman"/>
                        <w:sz w:val="22"/>
                        <w:szCs w:val="22"/>
                        <w:rPrChange w:id="9864" w:author="Chara Katiri" w:date="2015-05-12T13:05:00Z">
                          <w:rPr>
                            <w:rFonts w:ascii="Times" w:hAnsi="Times" w:cs="Times New Roman"/>
                            <w:sz w:val="22"/>
                            <w:szCs w:val="22"/>
                          </w:rPr>
                        </w:rPrChange>
                      </w:rPr>
                      <w:t>Password must be at least 8 characters long.</w:t>
                    </w:r>
                  </w:ins>
                </w:p>
              </w:tc>
              <w:tc>
                <w:tcPr>
                  <w:tcW w:w="1274" w:type="dxa"/>
                </w:tcPr>
                <w:p w14:paraId="071E54EC" w14:textId="77777777" w:rsidR="00D71A41" w:rsidRPr="00F758B3" w:rsidRDefault="00D71A41" w:rsidP="00F758B3">
                  <w:pPr>
                    <w:pStyle w:val="ListParagraph"/>
                    <w:spacing w:line="360" w:lineRule="auto"/>
                    <w:ind w:left="0"/>
                    <w:jc w:val="both"/>
                    <w:rPr>
                      <w:ins w:id="9865" w:author="Chara Katiri" w:date="2015-04-12T17:50:00Z"/>
                      <w:rFonts w:ascii="Times" w:hAnsi="Times" w:cs="Times New Roman"/>
                      <w:sz w:val="22"/>
                      <w:szCs w:val="22"/>
                      <w:rPrChange w:id="9866" w:author="Chara Katiri" w:date="2015-05-12T13:05:00Z">
                        <w:rPr>
                          <w:ins w:id="9867" w:author="Chara Katiri" w:date="2015-04-12T17:50:00Z"/>
                          <w:rFonts w:ascii="Times" w:hAnsi="Times" w:cs="Times New Roman"/>
                          <w:sz w:val="22"/>
                          <w:szCs w:val="22"/>
                        </w:rPr>
                      </w:rPrChange>
                    </w:rPr>
                    <w:pPrChange w:id="9868" w:author="Chara Katiri" w:date="2015-05-12T13:05:00Z">
                      <w:pPr>
                        <w:pStyle w:val="ListParagraph"/>
                        <w:spacing w:line="360" w:lineRule="auto"/>
                        <w:ind w:left="0"/>
                        <w:jc w:val="both"/>
                      </w:pPr>
                    </w:pPrChange>
                  </w:pPr>
                  <w:ins w:id="9869" w:author="Chara Katiri" w:date="2015-04-12T17:50:00Z">
                    <w:r w:rsidRPr="00F758B3">
                      <w:rPr>
                        <w:rFonts w:ascii="Times" w:hAnsi="Times" w:cs="Times New Roman"/>
                        <w:sz w:val="22"/>
                        <w:szCs w:val="22"/>
                        <w:rPrChange w:id="9870" w:author="Chara Katiri" w:date="2015-05-12T13:05:00Z">
                          <w:rPr>
                            <w:rFonts w:ascii="Times" w:hAnsi="Times" w:cs="Times New Roman"/>
                            <w:sz w:val="22"/>
                            <w:szCs w:val="22"/>
                          </w:rPr>
                        </w:rPrChange>
                      </w:rPr>
                      <w:t>Functional</w:t>
                    </w:r>
                  </w:ins>
                </w:p>
              </w:tc>
              <w:tc>
                <w:tcPr>
                  <w:tcW w:w="1609" w:type="dxa"/>
                </w:tcPr>
                <w:p w14:paraId="31AC8C85" w14:textId="77777777" w:rsidR="00D71A41" w:rsidRPr="00F758B3" w:rsidRDefault="00D71A41" w:rsidP="00F758B3">
                  <w:pPr>
                    <w:pStyle w:val="ListParagraph"/>
                    <w:spacing w:line="360" w:lineRule="auto"/>
                    <w:ind w:left="0"/>
                    <w:jc w:val="both"/>
                    <w:rPr>
                      <w:ins w:id="9871" w:author="Chara Katiri" w:date="2015-04-12T17:50:00Z"/>
                      <w:rFonts w:ascii="Times" w:hAnsi="Times" w:cs="Times New Roman"/>
                      <w:sz w:val="22"/>
                      <w:szCs w:val="22"/>
                      <w:rPrChange w:id="9872" w:author="Chara Katiri" w:date="2015-05-12T13:05:00Z">
                        <w:rPr>
                          <w:ins w:id="9873" w:author="Chara Katiri" w:date="2015-04-12T17:50:00Z"/>
                          <w:rFonts w:ascii="Times" w:hAnsi="Times" w:cs="Times New Roman"/>
                          <w:sz w:val="22"/>
                          <w:szCs w:val="22"/>
                        </w:rPr>
                      </w:rPrChange>
                    </w:rPr>
                    <w:pPrChange w:id="9874" w:author="Chara Katiri" w:date="2015-05-12T13:05:00Z">
                      <w:pPr>
                        <w:pStyle w:val="ListParagraph"/>
                        <w:spacing w:line="360" w:lineRule="auto"/>
                        <w:ind w:left="0"/>
                        <w:jc w:val="both"/>
                      </w:pPr>
                    </w:pPrChange>
                  </w:pPr>
                </w:p>
              </w:tc>
              <w:tc>
                <w:tcPr>
                  <w:tcW w:w="1169" w:type="dxa"/>
                </w:tcPr>
                <w:p w14:paraId="4397994A" w14:textId="77777777" w:rsidR="00D71A41" w:rsidRPr="00F758B3" w:rsidRDefault="00D71A41" w:rsidP="00F758B3">
                  <w:pPr>
                    <w:pStyle w:val="ListParagraph"/>
                    <w:spacing w:line="360" w:lineRule="auto"/>
                    <w:ind w:left="0"/>
                    <w:jc w:val="both"/>
                    <w:rPr>
                      <w:ins w:id="9875" w:author="Chara Katiri" w:date="2015-04-12T17:50:00Z"/>
                      <w:rFonts w:ascii="Times" w:hAnsi="Times" w:cs="Times New Roman"/>
                      <w:sz w:val="22"/>
                      <w:szCs w:val="22"/>
                      <w:rPrChange w:id="9876" w:author="Chara Katiri" w:date="2015-05-12T13:05:00Z">
                        <w:rPr>
                          <w:ins w:id="9877" w:author="Chara Katiri" w:date="2015-04-12T17:50:00Z"/>
                          <w:rFonts w:ascii="Times" w:hAnsi="Times" w:cs="Times New Roman"/>
                          <w:sz w:val="22"/>
                          <w:szCs w:val="22"/>
                        </w:rPr>
                      </w:rPrChange>
                    </w:rPr>
                    <w:pPrChange w:id="9878" w:author="Chara Katiri" w:date="2015-05-12T13:05:00Z">
                      <w:pPr>
                        <w:pStyle w:val="ListParagraph"/>
                        <w:spacing w:line="360" w:lineRule="auto"/>
                        <w:ind w:left="0"/>
                        <w:jc w:val="both"/>
                      </w:pPr>
                    </w:pPrChange>
                  </w:pPr>
                  <w:ins w:id="9879" w:author="Chara Katiri" w:date="2015-04-12T17:50:00Z">
                    <w:r w:rsidRPr="00F758B3">
                      <w:rPr>
                        <w:rFonts w:ascii="Times" w:hAnsi="Times" w:cs="Times New Roman"/>
                        <w:sz w:val="22"/>
                        <w:szCs w:val="22"/>
                        <w:rPrChange w:id="9880" w:author="Chara Katiri" w:date="2015-05-12T13:05:00Z">
                          <w:rPr>
                            <w:rFonts w:ascii="Times" w:hAnsi="Times" w:cs="Times New Roman"/>
                            <w:sz w:val="22"/>
                            <w:szCs w:val="22"/>
                          </w:rPr>
                        </w:rPrChange>
                      </w:rPr>
                      <w:t>M</w:t>
                    </w:r>
                  </w:ins>
                </w:p>
              </w:tc>
            </w:tr>
            <w:tr w:rsidR="00D71A41" w:rsidRPr="00F758B3" w14:paraId="05B4DE9F" w14:textId="77777777" w:rsidTr="004A6681">
              <w:trPr>
                <w:ins w:id="9881" w:author="Chara Katiri" w:date="2015-04-12T17:50:00Z"/>
              </w:trPr>
              <w:tc>
                <w:tcPr>
                  <w:tcW w:w="1116" w:type="dxa"/>
                </w:tcPr>
                <w:p w14:paraId="280BFE23" w14:textId="77777777" w:rsidR="00D71A41" w:rsidRPr="00F758B3" w:rsidRDefault="00D71A41" w:rsidP="00F758B3">
                  <w:pPr>
                    <w:pStyle w:val="ListParagraph"/>
                    <w:spacing w:line="360" w:lineRule="auto"/>
                    <w:ind w:left="0"/>
                    <w:jc w:val="both"/>
                    <w:rPr>
                      <w:ins w:id="9882" w:author="Chara Katiri" w:date="2015-04-12T17:50:00Z"/>
                      <w:rFonts w:ascii="Times" w:hAnsi="Times" w:cs="Times New Roman"/>
                      <w:sz w:val="22"/>
                      <w:szCs w:val="22"/>
                      <w:rPrChange w:id="9883" w:author="Chara Katiri" w:date="2015-05-12T13:05:00Z">
                        <w:rPr>
                          <w:ins w:id="9884" w:author="Chara Katiri" w:date="2015-04-12T17:50:00Z"/>
                          <w:rFonts w:ascii="Times" w:hAnsi="Times" w:cs="Times New Roman"/>
                          <w:sz w:val="22"/>
                          <w:szCs w:val="22"/>
                        </w:rPr>
                      </w:rPrChange>
                    </w:rPr>
                    <w:pPrChange w:id="9885" w:author="Chara Katiri" w:date="2015-05-12T13:05:00Z">
                      <w:pPr>
                        <w:pStyle w:val="ListParagraph"/>
                        <w:spacing w:line="360" w:lineRule="auto"/>
                        <w:ind w:left="0"/>
                        <w:jc w:val="both"/>
                      </w:pPr>
                    </w:pPrChange>
                  </w:pPr>
                  <w:ins w:id="9886" w:author="Chara Katiri" w:date="2015-04-12T17:50:00Z">
                    <w:r w:rsidRPr="00F758B3">
                      <w:rPr>
                        <w:rFonts w:ascii="Times" w:hAnsi="Times" w:cs="Times New Roman"/>
                        <w:sz w:val="22"/>
                        <w:szCs w:val="22"/>
                        <w:rPrChange w:id="9887" w:author="Chara Katiri" w:date="2015-05-12T13:05:00Z">
                          <w:rPr>
                            <w:rFonts w:ascii="Times" w:hAnsi="Times" w:cs="Times New Roman"/>
                            <w:sz w:val="22"/>
                            <w:szCs w:val="22"/>
                          </w:rPr>
                        </w:rPrChange>
                      </w:rPr>
                      <w:t>9.4</w:t>
                    </w:r>
                  </w:ins>
                </w:p>
              </w:tc>
              <w:tc>
                <w:tcPr>
                  <w:tcW w:w="3960" w:type="dxa"/>
                </w:tcPr>
                <w:p w14:paraId="6F2142FA" w14:textId="77777777" w:rsidR="00D71A41" w:rsidRPr="00F758B3" w:rsidRDefault="00D71A41" w:rsidP="00F758B3">
                  <w:pPr>
                    <w:pStyle w:val="ListParagraph"/>
                    <w:spacing w:line="360" w:lineRule="auto"/>
                    <w:ind w:left="0"/>
                    <w:jc w:val="both"/>
                    <w:rPr>
                      <w:ins w:id="9888" w:author="Chara Katiri" w:date="2015-04-12T17:50:00Z"/>
                      <w:rFonts w:ascii="Times" w:hAnsi="Times" w:cs="Times New Roman"/>
                      <w:sz w:val="22"/>
                      <w:szCs w:val="22"/>
                      <w:rPrChange w:id="9889" w:author="Chara Katiri" w:date="2015-05-12T13:05:00Z">
                        <w:rPr>
                          <w:ins w:id="9890" w:author="Chara Katiri" w:date="2015-04-12T17:50:00Z"/>
                          <w:rFonts w:ascii="Times" w:hAnsi="Times" w:cs="Times New Roman"/>
                          <w:sz w:val="22"/>
                          <w:szCs w:val="22"/>
                        </w:rPr>
                      </w:rPrChange>
                    </w:rPr>
                    <w:pPrChange w:id="9891" w:author="Chara Katiri" w:date="2015-05-12T13:05:00Z">
                      <w:pPr>
                        <w:pStyle w:val="ListParagraph"/>
                        <w:spacing w:line="360" w:lineRule="auto"/>
                        <w:ind w:left="0"/>
                        <w:jc w:val="both"/>
                      </w:pPr>
                    </w:pPrChange>
                  </w:pPr>
                  <w:ins w:id="9892" w:author="Chara Katiri" w:date="2015-04-12T17:50:00Z">
                    <w:r w:rsidRPr="00F758B3">
                      <w:rPr>
                        <w:rFonts w:ascii="Times" w:hAnsi="Times" w:cs="Times New Roman"/>
                        <w:sz w:val="22"/>
                        <w:szCs w:val="22"/>
                        <w:rPrChange w:id="9893" w:author="Chara Katiri" w:date="2015-05-12T13:05:00Z">
                          <w:rPr>
                            <w:rFonts w:ascii="Times" w:hAnsi="Times" w:cs="Times New Roman"/>
                            <w:sz w:val="22"/>
                            <w:szCs w:val="22"/>
                          </w:rPr>
                        </w:rPrChange>
                      </w:rPr>
                      <w:t xml:space="preserve">Password must be hashed in the database. </w:t>
                    </w:r>
                  </w:ins>
                </w:p>
              </w:tc>
              <w:tc>
                <w:tcPr>
                  <w:tcW w:w="1274" w:type="dxa"/>
                </w:tcPr>
                <w:p w14:paraId="6A136ED9" w14:textId="77777777" w:rsidR="00D71A41" w:rsidRPr="00F758B3" w:rsidRDefault="00D71A41" w:rsidP="00F758B3">
                  <w:pPr>
                    <w:pStyle w:val="ListParagraph"/>
                    <w:spacing w:line="360" w:lineRule="auto"/>
                    <w:ind w:left="0"/>
                    <w:jc w:val="both"/>
                    <w:rPr>
                      <w:ins w:id="9894" w:author="Chara Katiri" w:date="2015-04-12T17:50:00Z"/>
                      <w:rFonts w:ascii="Times" w:hAnsi="Times" w:cs="Times New Roman"/>
                      <w:sz w:val="22"/>
                      <w:szCs w:val="22"/>
                      <w:rPrChange w:id="9895" w:author="Chara Katiri" w:date="2015-05-12T13:05:00Z">
                        <w:rPr>
                          <w:ins w:id="9896" w:author="Chara Katiri" w:date="2015-04-12T17:50:00Z"/>
                          <w:rFonts w:ascii="Times" w:hAnsi="Times" w:cs="Times New Roman"/>
                          <w:sz w:val="22"/>
                          <w:szCs w:val="22"/>
                        </w:rPr>
                      </w:rPrChange>
                    </w:rPr>
                    <w:pPrChange w:id="9897" w:author="Chara Katiri" w:date="2015-05-12T13:05:00Z">
                      <w:pPr>
                        <w:pStyle w:val="ListParagraph"/>
                        <w:spacing w:line="360" w:lineRule="auto"/>
                        <w:ind w:left="0"/>
                        <w:jc w:val="both"/>
                      </w:pPr>
                    </w:pPrChange>
                  </w:pPr>
                  <w:ins w:id="9898" w:author="Chara Katiri" w:date="2015-04-12T17:50:00Z">
                    <w:r w:rsidRPr="00F758B3">
                      <w:rPr>
                        <w:rFonts w:ascii="Times" w:hAnsi="Times" w:cs="Times New Roman"/>
                        <w:sz w:val="22"/>
                        <w:szCs w:val="22"/>
                        <w:rPrChange w:id="9899" w:author="Chara Katiri" w:date="2015-05-12T13:05:00Z">
                          <w:rPr>
                            <w:rFonts w:ascii="Times" w:hAnsi="Times" w:cs="Times New Roman"/>
                            <w:sz w:val="22"/>
                            <w:szCs w:val="22"/>
                          </w:rPr>
                        </w:rPrChange>
                      </w:rPr>
                      <w:t>Functional</w:t>
                    </w:r>
                  </w:ins>
                </w:p>
              </w:tc>
              <w:tc>
                <w:tcPr>
                  <w:tcW w:w="1609" w:type="dxa"/>
                </w:tcPr>
                <w:p w14:paraId="069068C1" w14:textId="77777777" w:rsidR="00D71A41" w:rsidRPr="00F758B3" w:rsidRDefault="00D71A41" w:rsidP="00F758B3">
                  <w:pPr>
                    <w:pStyle w:val="ListParagraph"/>
                    <w:spacing w:line="360" w:lineRule="auto"/>
                    <w:ind w:left="0"/>
                    <w:jc w:val="both"/>
                    <w:rPr>
                      <w:ins w:id="9900" w:author="Chara Katiri" w:date="2015-04-12T17:50:00Z"/>
                      <w:rFonts w:ascii="Times" w:hAnsi="Times" w:cs="Times New Roman"/>
                      <w:sz w:val="22"/>
                      <w:szCs w:val="22"/>
                      <w:rPrChange w:id="9901" w:author="Chara Katiri" w:date="2015-05-12T13:05:00Z">
                        <w:rPr>
                          <w:ins w:id="9902" w:author="Chara Katiri" w:date="2015-04-12T17:50:00Z"/>
                          <w:rFonts w:ascii="Times" w:hAnsi="Times" w:cs="Times New Roman"/>
                          <w:sz w:val="22"/>
                          <w:szCs w:val="22"/>
                        </w:rPr>
                      </w:rPrChange>
                    </w:rPr>
                    <w:pPrChange w:id="9903" w:author="Chara Katiri" w:date="2015-05-12T13:05:00Z">
                      <w:pPr>
                        <w:pStyle w:val="ListParagraph"/>
                        <w:spacing w:line="360" w:lineRule="auto"/>
                        <w:ind w:left="0"/>
                        <w:jc w:val="both"/>
                      </w:pPr>
                    </w:pPrChange>
                  </w:pPr>
                </w:p>
              </w:tc>
              <w:tc>
                <w:tcPr>
                  <w:tcW w:w="1169" w:type="dxa"/>
                </w:tcPr>
                <w:p w14:paraId="6D0F797F" w14:textId="77777777" w:rsidR="00D71A41" w:rsidRPr="00F758B3" w:rsidRDefault="00D71A41" w:rsidP="00F758B3">
                  <w:pPr>
                    <w:pStyle w:val="ListParagraph"/>
                    <w:spacing w:line="360" w:lineRule="auto"/>
                    <w:ind w:left="0"/>
                    <w:jc w:val="both"/>
                    <w:rPr>
                      <w:ins w:id="9904" w:author="Chara Katiri" w:date="2015-04-12T17:50:00Z"/>
                      <w:rFonts w:ascii="Times" w:hAnsi="Times" w:cs="Times New Roman"/>
                      <w:sz w:val="22"/>
                      <w:szCs w:val="22"/>
                      <w:rPrChange w:id="9905" w:author="Chara Katiri" w:date="2015-05-12T13:05:00Z">
                        <w:rPr>
                          <w:ins w:id="9906" w:author="Chara Katiri" w:date="2015-04-12T17:50:00Z"/>
                          <w:rFonts w:ascii="Times" w:hAnsi="Times" w:cs="Times New Roman"/>
                          <w:sz w:val="22"/>
                          <w:szCs w:val="22"/>
                        </w:rPr>
                      </w:rPrChange>
                    </w:rPr>
                    <w:pPrChange w:id="9907" w:author="Chara Katiri" w:date="2015-05-12T13:05:00Z">
                      <w:pPr>
                        <w:pStyle w:val="ListParagraph"/>
                        <w:spacing w:line="360" w:lineRule="auto"/>
                        <w:ind w:left="0"/>
                        <w:jc w:val="both"/>
                      </w:pPr>
                    </w:pPrChange>
                  </w:pPr>
                  <w:ins w:id="9908" w:author="Chara Katiri" w:date="2015-04-12T17:50:00Z">
                    <w:r w:rsidRPr="00F758B3">
                      <w:rPr>
                        <w:rFonts w:ascii="Times" w:hAnsi="Times" w:cs="Times New Roman"/>
                        <w:sz w:val="22"/>
                        <w:szCs w:val="22"/>
                        <w:rPrChange w:id="9909" w:author="Chara Katiri" w:date="2015-05-12T13:05:00Z">
                          <w:rPr>
                            <w:rFonts w:ascii="Times" w:hAnsi="Times" w:cs="Times New Roman"/>
                            <w:sz w:val="22"/>
                            <w:szCs w:val="22"/>
                          </w:rPr>
                        </w:rPrChange>
                      </w:rPr>
                      <w:t>M</w:t>
                    </w:r>
                  </w:ins>
                </w:p>
              </w:tc>
            </w:tr>
            <w:tr w:rsidR="00D71A41" w:rsidRPr="00F758B3" w14:paraId="63B3F965" w14:textId="77777777" w:rsidTr="004A6681">
              <w:trPr>
                <w:ins w:id="9910" w:author="Chara Katiri" w:date="2015-04-12T17:50:00Z"/>
              </w:trPr>
              <w:tc>
                <w:tcPr>
                  <w:tcW w:w="1116" w:type="dxa"/>
                </w:tcPr>
                <w:p w14:paraId="06CD3961" w14:textId="77777777" w:rsidR="00D71A41" w:rsidRPr="00F758B3" w:rsidRDefault="00D71A41" w:rsidP="00F758B3">
                  <w:pPr>
                    <w:pStyle w:val="ListParagraph"/>
                    <w:spacing w:line="360" w:lineRule="auto"/>
                    <w:ind w:left="0"/>
                    <w:jc w:val="both"/>
                    <w:rPr>
                      <w:ins w:id="9911" w:author="Chara Katiri" w:date="2015-04-12T17:50:00Z"/>
                      <w:rFonts w:ascii="Times" w:hAnsi="Times" w:cs="Times New Roman"/>
                      <w:sz w:val="22"/>
                      <w:szCs w:val="22"/>
                      <w:rPrChange w:id="9912" w:author="Chara Katiri" w:date="2015-05-12T13:05:00Z">
                        <w:rPr>
                          <w:ins w:id="9913" w:author="Chara Katiri" w:date="2015-04-12T17:50:00Z"/>
                          <w:rFonts w:ascii="Times" w:hAnsi="Times" w:cs="Times New Roman"/>
                          <w:sz w:val="22"/>
                          <w:szCs w:val="22"/>
                        </w:rPr>
                      </w:rPrChange>
                    </w:rPr>
                    <w:pPrChange w:id="9914" w:author="Chara Katiri" w:date="2015-05-12T13:05:00Z">
                      <w:pPr>
                        <w:pStyle w:val="ListParagraph"/>
                        <w:spacing w:line="360" w:lineRule="auto"/>
                        <w:ind w:left="0"/>
                        <w:jc w:val="both"/>
                      </w:pPr>
                    </w:pPrChange>
                  </w:pPr>
                  <w:ins w:id="9915" w:author="Chara Katiri" w:date="2015-04-12T17:50:00Z">
                    <w:r w:rsidRPr="00F758B3">
                      <w:rPr>
                        <w:rFonts w:ascii="Times" w:hAnsi="Times" w:cs="Times New Roman"/>
                        <w:sz w:val="22"/>
                        <w:szCs w:val="22"/>
                        <w:rPrChange w:id="9916" w:author="Chara Katiri" w:date="2015-05-12T13:05:00Z">
                          <w:rPr>
                            <w:rFonts w:ascii="Times" w:hAnsi="Times" w:cs="Times New Roman"/>
                            <w:sz w:val="22"/>
                            <w:szCs w:val="22"/>
                          </w:rPr>
                        </w:rPrChange>
                      </w:rPr>
                      <w:t>9.5</w:t>
                    </w:r>
                  </w:ins>
                </w:p>
              </w:tc>
              <w:tc>
                <w:tcPr>
                  <w:tcW w:w="3960" w:type="dxa"/>
                </w:tcPr>
                <w:p w14:paraId="0A1EF9E3" w14:textId="77777777" w:rsidR="00D71A41" w:rsidRPr="00F758B3" w:rsidRDefault="00D71A41" w:rsidP="00F758B3">
                  <w:pPr>
                    <w:pStyle w:val="ListParagraph"/>
                    <w:spacing w:line="360" w:lineRule="auto"/>
                    <w:ind w:left="0"/>
                    <w:jc w:val="both"/>
                    <w:rPr>
                      <w:ins w:id="9917" w:author="Chara Katiri" w:date="2015-04-12T17:50:00Z"/>
                      <w:rFonts w:ascii="Times" w:hAnsi="Times" w:cs="Times New Roman"/>
                      <w:sz w:val="22"/>
                      <w:szCs w:val="22"/>
                      <w:rPrChange w:id="9918" w:author="Chara Katiri" w:date="2015-05-12T13:05:00Z">
                        <w:rPr>
                          <w:ins w:id="9919" w:author="Chara Katiri" w:date="2015-04-12T17:50:00Z"/>
                          <w:rFonts w:ascii="Times" w:hAnsi="Times" w:cs="Times New Roman"/>
                          <w:sz w:val="22"/>
                          <w:szCs w:val="22"/>
                        </w:rPr>
                      </w:rPrChange>
                    </w:rPr>
                    <w:pPrChange w:id="9920" w:author="Chara Katiri" w:date="2015-05-12T13:05:00Z">
                      <w:pPr>
                        <w:pStyle w:val="ListParagraph"/>
                        <w:spacing w:line="360" w:lineRule="auto"/>
                        <w:ind w:left="0"/>
                        <w:jc w:val="both"/>
                      </w:pPr>
                    </w:pPrChange>
                  </w:pPr>
                  <w:ins w:id="9921" w:author="Chara Katiri" w:date="2015-04-12T17:50:00Z">
                    <w:r w:rsidRPr="00F758B3">
                      <w:rPr>
                        <w:rFonts w:ascii="Times" w:hAnsi="Times" w:cs="Times New Roman"/>
                        <w:sz w:val="22"/>
                        <w:szCs w:val="22"/>
                        <w:rPrChange w:id="9922" w:author="Chara Katiri" w:date="2015-05-12T13:05:00Z">
                          <w:rPr>
                            <w:rFonts w:ascii="Times" w:hAnsi="Times" w:cs="Times New Roman"/>
                            <w:sz w:val="22"/>
                            <w:szCs w:val="22"/>
                          </w:rPr>
                        </w:rPrChange>
                      </w:rPr>
                      <w:t>The system must check if the username is valid by checking the list of usernames in the UoS AD group.</w:t>
                    </w:r>
                  </w:ins>
                </w:p>
              </w:tc>
              <w:tc>
                <w:tcPr>
                  <w:tcW w:w="1274" w:type="dxa"/>
                </w:tcPr>
                <w:p w14:paraId="61651D0E" w14:textId="77777777" w:rsidR="00D71A41" w:rsidRPr="00F758B3" w:rsidRDefault="00D71A41" w:rsidP="00F758B3">
                  <w:pPr>
                    <w:pStyle w:val="ListParagraph"/>
                    <w:spacing w:line="360" w:lineRule="auto"/>
                    <w:ind w:left="0"/>
                    <w:jc w:val="both"/>
                    <w:rPr>
                      <w:ins w:id="9923" w:author="Chara Katiri" w:date="2015-04-12T17:50:00Z"/>
                      <w:rFonts w:ascii="Times" w:hAnsi="Times" w:cs="Times New Roman"/>
                      <w:sz w:val="22"/>
                      <w:szCs w:val="22"/>
                      <w:rPrChange w:id="9924" w:author="Chara Katiri" w:date="2015-05-12T13:05:00Z">
                        <w:rPr>
                          <w:ins w:id="9925" w:author="Chara Katiri" w:date="2015-04-12T17:50:00Z"/>
                          <w:rFonts w:ascii="Times" w:hAnsi="Times" w:cs="Times New Roman"/>
                          <w:sz w:val="22"/>
                          <w:szCs w:val="22"/>
                        </w:rPr>
                      </w:rPrChange>
                    </w:rPr>
                    <w:pPrChange w:id="9926" w:author="Chara Katiri" w:date="2015-05-12T13:05:00Z">
                      <w:pPr>
                        <w:pStyle w:val="ListParagraph"/>
                        <w:spacing w:line="360" w:lineRule="auto"/>
                        <w:ind w:left="0"/>
                        <w:jc w:val="both"/>
                      </w:pPr>
                    </w:pPrChange>
                  </w:pPr>
                  <w:ins w:id="9927" w:author="Chara Katiri" w:date="2015-04-12T17:50:00Z">
                    <w:r w:rsidRPr="00F758B3">
                      <w:rPr>
                        <w:rFonts w:ascii="Times" w:hAnsi="Times" w:cs="Times New Roman"/>
                        <w:sz w:val="22"/>
                        <w:szCs w:val="22"/>
                        <w:rPrChange w:id="9928" w:author="Chara Katiri" w:date="2015-05-12T13:05:00Z">
                          <w:rPr>
                            <w:rFonts w:ascii="Times" w:hAnsi="Times" w:cs="Times New Roman"/>
                            <w:sz w:val="22"/>
                            <w:szCs w:val="22"/>
                          </w:rPr>
                        </w:rPrChange>
                      </w:rPr>
                      <w:t>Functional</w:t>
                    </w:r>
                  </w:ins>
                </w:p>
              </w:tc>
              <w:tc>
                <w:tcPr>
                  <w:tcW w:w="1609" w:type="dxa"/>
                </w:tcPr>
                <w:p w14:paraId="7F1886A3" w14:textId="77777777" w:rsidR="00D71A41" w:rsidRPr="00F758B3" w:rsidRDefault="00D71A41" w:rsidP="00F758B3">
                  <w:pPr>
                    <w:pStyle w:val="ListParagraph"/>
                    <w:spacing w:line="360" w:lineRule="auto"/>
                    <w:ind w:left="0"/>
                    <w:jc w:val="both"/>
                    <w:rPr>
                      <w:ins w:id="9929" w:author="Chara Katiri" w:date="2015-04-12T17:50:00Z"/>
                      <w:rFonts w:ascii="Times" w:hAnsi="Times" w:cs="Times New Roman"/>
                      <w:sz w:val="22"/>
                      <w:szCs w:val="22"/>
                      <w:rPrChange w:id="9930" w:author="Chara Katiri" w:date="2015-05-12T13:05:00Z">
                        <w:rPr>
                          <w:ins w:id="9931" w:author="Chara Katiri" w:date="2015-04-12T17:50:00Z"/>
                          <w:rFonts w:ascii="Times" w:hAnsi="Times" w:cs="Times New Roman"/>
                          <w:sz w:val="22"/>
                          <w:szCs w:val="22"/>
                        </w:rPr>
                      </w:rPrChange>
                    </w:rPr>
                    <w:pPrChange w:id="9932" w:author="Chara Katiri" w:date="2015-05-12T13:05:00Z">
                      <w:pPr>
                        <w:pStyle w:val="ListParagraph"/>
                        <w:spacing w:line="360" w:lineRule="auto"/>
                        <w:ind w:left="0"/>
                        <w:jc w:val="both"/>
                      </w:pPr>
                    </w:pPrChange>
                  </w:pPr>
                </w:p>
              </w:tc>
              <w:tc>
                <w:tcPr>
                  <w:tcW w:w="1169" w:type="dxa"/>
                </w:tcPr>
                <w:p w14:paraId="6AF21246" w14:textId="77777777" w:rsidR="00D71A41" w:rsidRPr="00F758B3" w:rsidRDefault="00D71A41" w:rsidP="00F758B3">
                  <w:pPr>
                    <w:pStyle w:val="ListParagraph"/>
                    <w:spacing w:line="360" w:lineRule="auto"/>
                    <w:ind w:left="0"/>
                    <w:jc w:val="both"/>
                    <w:rPr>
                      <w:ins w:id="9933" w:author="Chara Katiri" w:date="2015-04-12T17:50:00Z"/>
                      <w:rFonts w:ascii="Times" w:hAnsi="Times" w:cs="Times New Roman"/>
                      <w:sz w:val="22"/>
                      <w:szCs w:val="22"/>
                      <w:rPrChange w:id="9934" w:author="Chara Katiri" w:date="2015-05-12T13:05:00Z">
                        <w:rPr>
                          <w:ins w:id="9935" w:author="Chara Katiri" w:date="2015-04-12T17:50:00Z"/>
                          <w:rFonts w:ascii="Times" w:hAnsi="Times" w:cs="Times New Roman"/>
                          <w:sz w:val="22"/>
                          <w:szCs w:val="22"/>
                        </w:rPr>
                      </w:rPrChange>
                    </w:rPr>
                    <w:pPrChange w:id="9936" w:author="Chara Katiri" w:date="2015-05-12T13:05:00Z">
                      <w:pPr>
                        <w:pStyle w:val="ListParagraph"/>
                        <w:spacing w:line="360" w:lineRule="auto"/>
                        <w:ind w:left="0"/>
                        <w:jc w:val="both"/>
                      </w:pPr>
                    </w:pPrChange>
                  </w:pPr>
                  <w:ins w:id="9937" w:author="Chara Katiri" w:date="2015-04-12T17:50:00Z">
                    <w:r w:rsidRPr="00F758B3">
                      <w:rPr>
                        <w:rFonts w:ascii="Times" w:hAnsi="Times" w:cs="Times New Roman"/>
                        <w:sz w:val="22"/>
                        <w:szCs w:val="22"/>
                        <w:rPrChange w:id="9938" w:author="Chara Katiri" w:date="2015-05-12T13:05:00Z">
                          <w:rPr>
                            <w:rFonts w:ascii="Times" w:hAnsi="Times" w:cs="Times New Roman"/>
                            <w:sz w:val="22"/>
                            <w:szCs w:val="22"/>
                          </w:rPr>
                        </w:rPrChange>
                      </w:rPr>
                      <w:t>M</w:t>
                    </w:r>
                  </w:ins>
                </w:p>
              </w:tc>
            </w:tr>
            <w:tr w:rsidR="00D71A41" w:rsidRPr="00F758B3" w14:paraId="2CC50CA1" w14:textId="77777777" w:rsidTr="004A6681">
              <w:trPr>
                <w:ins w:id="9939" w:author="Chara Katiri" w:date="2015-04-12T17:50:00Z"/>
              </w:trPr>
              <w:tc>
                <w:tcPr>
                  <w:tcW w:w="1116" w:type="dxa"/>
                </w:tcPr>
                <w:p w14:paraId="0A737C2D" w14:textId="77777777" w:rsidR="00D71A41" w:rsidRPr="00F758B3" w:rsidRDefault="00D71A41" w:rsidP="00F758B3">
                  <w:pPr>
                    <w:pStyle w:val="ListParagraph"/>
                    <w:spacing w:line="360" w:lineRule="auto"/>
                    <w:ind w:left="0"/>
                    <w:jc w:val="both"/>
                    <w:rPr>
                      <w:ins w:id="9940" w:author="Chara Katiri" w:date="2015-04-12T17:50:00Z"/>
                      <w:rFonts w:ascii="Times" w:hAnsi="Times" w:cs="Times New Roman"/>
                      <w:sz w:val="22"/>
                      <w:szCs w:val="22"/>
                      <w:rPrChange w:id="9941" w:author="Chara Katiri" w:date="2015-05-12T13:05:00Z">
                        <w:rPr>
                          <w:ins w:id="9942" w:author="Chara Katiri" w:date="2015-04-12T17:50:00Z"/>
                          <w:rFonts w:ascii="Times" w:hAnsi="Times" w:cs="Times New Roman"/>
                          <w:sz w:val="22"/>
                          <w:szCs w:val="22"/>
                        </w:rPr>
                      </w:rPrChange>
                    </w:rPr>
                    <w:pPrChange w:id="9943" w:author="Chara Katiri" w:date="2015-05-12T13:05:00Z">
                      <w:pPr>
                        <w:pStyle w:val="ListParagraph"/>
                        <w:spacing w:line="360" w:lineRule="auto"/>
                        <w:ind w:left="0"/>
                        <w:jc w:val="both"/>
                      </w:pPr>
                    </w:pPrChange>
                  </w:pPr>
                  <w:ins w:id="9944" w:author="Chara Katiri" w:date="2015-04-12T17:50:00Z">
                    <w:r w:rsidRPr="00F758B3">
                      <w:rPr>
                        <w:rFonts w:ascii="Times" w:hAnsi="Times" w:cs="Times New Roman"/>
                        <w:sz w:val="22"/>
                        <w:szCs w:val="22"/>
                        <w:rPrChange w:id="9945" w:author="Chara Katiri" w:date="2015-05-12T13:05:00Z">
                          <w:rPr>
                            <w:rFonts w:ascii="Times" w:hAnsi="Times" w:cs="Times New Roman"/>
                            <w:sz w:val="22"/>
                            <w:szCs w:val="22"/>
                          </w:rPr>
                        </w:rPrChange>
                      </w:rPr>
                      <w:t>9.6</w:t>
                    </w:r>
                  </w:ins>
                </w:p>
              </w:tc>
              <w:tc>
                <w:tcPr>
                  <w:tcW w:w="3960" w:type="dxa"/>
                </w:tcPr>
                <w:p w14:paraId="0B6F6DB8" w14:textId="77777777" w:rsidR="00D71A41" w:rsidRPr="00F758B3" w:rsidRDefault="00D71A41" w:rsidP="00F758B3">
                  <w:pPr>
                    <w:pStyle w:val="ListParagraph"/>
                    <w:spacing w:line="360" w:lineRule="auto"/>
                    <w:ind w:left="0"/>
                    <w:jc w:val="both"/>
                    <w:rPr>
                      <w:ins w:id="9946" w:author="Chara Katiri" w:date="2015-04-12T17:50:00Z"/>
                      <w:rFonts w:ascii="Times" w:hAnsi="Times" w:cs="Times New Roman"/>
                      <w:sz w:val="22"/>
                      <w:szCs w:val="22"/>
                      <w:rPrChange w:id="9947" w:author="Chara Katiri" w:date="2015-05-12T13:05:00Z">
                        <w:rPr>
                          <w:ins w:id="9948" w:author="Chara Katiri" w:date="2015-04-12T17:50:00Z"/>
                          <w:rFonts w:ascii="Times" w:hAnsi="Times" w:cs="Times New Roman"/>
                          <w:sz w:val="22"/>
                          <w:szCs w:val="22"/>
                        </w:rPr>
                      </w:rPrChange>
                    </w:rPr>
                    <w:pPrChange w:id="9949" w:author="Chara Katiri" w:date="2015-05-12T13:05:00Z">
                      <w:pPr>
                        <w:pStyle w:val="ListParagraph"/>
                        <w:spacing w:line="360" w:lineRule="auto"/>
                        <w:ind w:left="0"/>
                        <w:jc w:val="both"/>
                      </w:pPr>
                    </w:pPrChange>
                  </w:pPr>
                  <w:ins w:id="9950" w:author="Chara Katiri" w:date="2015-04-12T17:50:00Z">
                    <w:r w:rsidRPr="00F758B3">
                      <w:rPr>
                        <w:rFonts w:ascii="Times" w:hAnsi="Times" w:cs="Times New Roman"/>
                        <w:sz w:val="22"/>
                        <w:szCs w:val="22"/>
                        <w:rPrChange w:id="9951" w:author="Chara Katiri" w:date="2015-05-12T13:05:00Z">
                          <w:rPr>
                            <w:rFonts w:ascii="Times" w:hAnsi="Times" w:cs="Times New Roman"/>
                            <w:sz w:val="22"/>
                            <w:szCs w:val="22"/>
                          </w:rPr>
                        </w:rPrChange>
                      </w:rPr>
                      <w:t xml:space="preserve">The system must decline usernames that are not valid. </w:t>
                    </w:r>
                  </w:ins>
                </w:p>
              </w:tc>
              <w:tc>
                <w:tcPr>
                  <w:tcW w:w="1274" w:type="dxa"/>
                </w:tcPr>
                <w:p w14:paraId="4CD0D521" w14:textId="77777777" w:rsidR="00D71A41" w:rsidRPr="00F758B3" w:rsidRDefault="00D71A41" w:rsidP="00F758B3">
                  <w:pPr>
                    <w:pStyle w:val="ListParagraph"/>
                    <w:spacing w:line="360" w:lineRule="auto"/>
                    <w:ind w:left="0"/>
                    <w:jc w:val="both"/>
                    <w:rPr>
                      <w:ins w:id="9952" w:author="Chara Katiri" w:date="2015-04-12T17:50:00Z"/>
                      <w:rFonts w:ascii="Times" w:hAnsi="Times" w:cs="Times New Roman"/>
                      <w:sz w:val="22"/>
                      <w:szCs w:val="22"/>
                      <w:rPrChange w:id="9953" w:author="Chara Katiri" w:date="2015-05-12T13:05:00Z">
                        <w:rPr>
                          <w:ins w:id="9954" w:author="Chara Katiri" w:date="2015-04-12T17:50:00Z"/>
                          <w:rFonts w:ascii="Times" w:hAnsi="Times" w:cs="Times New Roman"/>
                          <w:sz w:val="22"/>
                          <w:szCs w:val="22"/>
                        </w:rPr>
                      </w:rPrChange>
                    </w:rPr>
                    <w:pPrChange w:id="9955" w:author="Chara Katiri" w:date="2015-05-12T13:05:00Z">
                      <w:pPr>
                        <w:pStyle w:val="ListParagraph"/>
                        <w:spacing w:line="360" w:lineRule="auto"/>
                        <w:ind w:left="0"/>
                        <w:jc w:val="both"/>
                      </w:pPr>
                    </w:pPrChange>
                  </w:pPr>
                  <w:ins w:id="9956" w:author="Chara Katiri" w:date="2015-04-12T17:50:00Z">
                    <w:r w:rsidRPr="00F758B3">
                      <w:rPr>
                        <w:rFonts w:ascii="Times" w:hAnsi="Times" w:cs="Times New Roman"/>
                        <w:sz w:val="22"/>
                        <w:szCs w:val="22"/>
                        <w:rPrChange w:id="9957" w:author="Chara Katiri" w:date="2015-05-12T13:05:00Z">
                          <w:rPr>
                            <w:rFonts w:ascii="Times" w:hAnsi="Times" w:cs="Times New Roman"/>
                            <w:sz w:val="22"/>
                            <w:szCs w:val="22"/>
                          </w:rPr>
                        </w:rPrChange>
                      </w:rPr>
                      <w:t>Functional</w:t>
                    </w:r>
                  </w:ins>
                </w:p>
              </w:tc>
              <w:tc>
                <w:tcPr>
                  <w:tcW w:w="1609" w:type="dxa"/>
                </w:tcPr>
                <w:p w14:paraId="028D300E" w14:textId="77777777" w:rsidR="00D71A41" w:rsidRPr="00F758B3" w:rsidRDefault="00D71A41" w:rsidP="00F758B3">
                  <w:pPr>
                    <w:pStyle w:val="ListParagraph"/>
                    <w:spacing w:line="360" w:lineRule="auto"/>
                    <w:ind w:left="0"/>
                    <w:jc w:val="both"/>
                    <w:rPr>
                      <w:ins w:id="9958" w:author="Chara Katiri" w:date="2015-04-12T17:50:00Z"/>
                      <w:rFonts w:ascii="Times" w:hAnsi="Times" w:cs="Times New Roman"/>
                      <w:sz w:val="22"/>
                      <w:szCs w:val="22"/>
                      <w:rPrChange w:id="9959" w:author="Chara Katiri" w:date="2015-05-12T13:05:00Z">
                        <w:rPr>
                          <w:ins w:id="9960" w:author="Chara Katiri" w:date="2015-04-12T17:50:00Z"/>
                          <w:rFonts w:ascii="Times" w:hAnsi="Times" w:cs="Times New Roman"/>
                          <w:sz w:val="22"/>
                          <w:szCs w:val="22"/>
                        </w:rPr>
                      </w:rPrChange>
                    </w:rPr>
                    <w:pPrChange w:id="9961" w:author="Chara Katiri" w:date="2015-05-12T13:05:00Z">
                      <w:pPr>
                        <w:pStyle w:val="ListParagraph"/>
                        <w:spacing w:line="360" w:lineRule="auto"/>
                        <w:ind w:left="0"/>
                        <w:jc w:val="both"/>
                      </w:pPr>
                    </w:pPrChange>
                  </w:pPr>
                </w:p>
              </w:tc>
              <w:tc>
                <w:tcPr>
                  <w:tcW w:w="1169" w:type="dxa"/>
                </w:tcPr>
                <w:p w14:paraId="7D792D1F" w14:textId="77777777" w:rsidR="00D71A41" w:rsidRPr="00F758B3" w:rsidRDefault="00D71A41" w:rsidP="00F758B3">
                  <w:pPr>
                    <w:pStyle w:val="ListParagraph"/>
                    <w:spacing w:line="360" w:lineRule="auto"/>
                    <w:ind w:left="0"/>
                    <w:jc w:val="both"/>
                    <w:rPr>
                      <w:ins w:id="9962" w:author="Chara Katiri" w:date="2015-04-12T17:50:00Z"/>
                      <w:rFonts w:ascii="Times" w:hAnsi="Times" w:cs="Times New Roman"/>
                      <w:sz w:val="22"/>
                      <w:szCs w:val="22"/>
                      <w:rPrChange w:id="9963" w:author="Chara Katiri" w:date="2015-05-12T13:05:00Z">
                        <w:rPr>
                          <w:ins w:id="9964" w:author="Chara Katiri" w:date="2015-04-12T17:50:00Z"/>
                          <w:rFonts w:ascii="Times" w:hAnsi="Times" w:cs="Times New Roman"/>
                          <w:sz w:val="22"/>
                          <w:szCs w:val="22"/>
                        </w:rPr>
                      </w:rPrChange>
                    </w:rPr>
                    <w:pPrChange w:id="9965" w:author="Chara Katiri" w:date="2015-05-12T13:05:00Z">
                      <w:pPr>
                        <w:pStyle w:val="ListParagraph"/>
                        <w:spacing w:line="360" w:lineRule="auto"/>
                        <w:ind w:left="0"/>
                        <w:jc w:val="both"/>
                      </w:pPr>
                    </w:pPrChange>
                  </w:pPr>
                  <w:ins w:id="9966" w:author="Chara Katiri" w:date="2015-04-12T17:50:00Z">
                    <w:r w:rsidRPr="00F758B3">
                      <w:rPr>
                        <w:rFonts w:ascii="Times" w:hAnsi="Times" w:cs="Times New Roman"/>
                        <w:sz w:val="22"/>
                        <w:szCs w:val="22"/>
                        <w:rPrChange w:id="9967" w:author="Chara Katiri" w:date="2015-05-12T13:05:00Z">
                          <w:rPr>
                            <w:rFonts w:ascii="Times" w:hAnsi="Times" w:cs="Times New Roman"/>
                            <w:sz w:val="22"/>
                            <w:szCs w:val="22"/>
                          </w:rPr>
                        </w:rPrChange>
                      </w:rPr>
                      <w:t>M</w:t>
                    </w:r>
                  </w:ins>
                </w:p>
              </w:tc>
            </w:tr>
            <w:tr w:rsidR="00D71A41" w:rsidRPr="00F758B3" w14:paraId="1AAC8015" w14:textId="77777777" w:rsidTr="004A6681">
              <w:trPr>
                <w:ins w:id="9968" w:author="Chara Katiri" w:date="2015-04-12T17:50:00Z"/>
              </w:trPr>
              <w:tc>
                <w:tcPr>
                  <w:tcW w:w="1116" w:type="dxa"/>
                </w:tcPr>
                <w:p w14:paraId="1E824B8A" w14:textId="77777777" w:rsidR="00D71A41" w:rsidRPr="00F758B3" w:rsidRDefault="00D71A41" w:rsidP="00F758B3">
                  <w:pPr>
                    <w:pStyle w:val="ListParagraph"/>
                    <w:spacing w:line="360" w:lineRule="auto"/>
                    <w:ind w:left="0"/>
                    <w:jc w:val="both"/>
                    <w:rPr>
                      <w:ins w:id="9969" w:author="Chara Katiri" w:date="2015-04-12T17:50:00Z"/>
                      <w:rFonts w:ascii="Times" w:hAnsi="Times" w:cs="Times New Roman"/>
                      <w:sz w:val="22"/>
                      <w:szCs w:val="22"/>
                      <w:rPrChange w:id="9970" w:author="Chara Katiri" w:date="2015-05-12T13:05:00Z">
                        <w:rPr>
                          <w:ins w:id="9971" w:author="Chara Katiri" w:date="2015-04-12T17:50:00Z"/>
                          <w:rFonts w:ascii="Times" w:hAnsi="Times" w:cs="Times New Roman"/>
                          <w:sz w:val="22"/>
                          <w:szCs w:val="22"/>
                        </w:rPr>
                      </w:rPrChange>
                    </w:rPr>
                    <w:pPrChange w:id="9972" w:author="Chara Katiri" w:date="2015-05-12T13:05:00Z">
                      <w:pPr>
                        <w:pStyle w:val="ListParagraph"/>
                        <w:spacing w:line="360" w:lineRule="auto"/>
                        <w:ind w:left="0"/>
                        <w:jc w:val="both"/>
                      </w:pPr>
                    </w:pPrChange>
                  </w:pPr>
                  <w:ins w:id="9973" w:author="Chara Katiri" w:date="2015-04-12T17:50:00Z">
                    <w:r w:rsidRPr="00F758B3">
                      <w:rPr>
                        <w:rFonts w:ascii="Times" w:hAnsi="Times" w:cs="Times New Roman"/>
                        <w:sz w:val="22"/>
                        <w:szCs w:val="22"/>
                        <w:rPrChange w:id="9974" w:author="Chara Katiri" w:date="2015-05-12T13:05:00Z">
                          <w:rPr>
                            <w:rFonts w:ascii="Times" w:hAnsi="Times" w:cs="Times New Roman"/>
                            <w:sz w:val="22"/>
                            <w:szCs w:val="22"/>
                          </w:rPr>
                        </w:rPrChange>
                      </w:rPr>
                      <w:t>9.7</w:t>
                    </w:r>
                  </w:ins>
                </w:p>
              </w:tc>
              <w:tc>
                <w:tcPr>
                  <w:tcW w:w="3960" w:type="dxa"/>
                </w:tcPr>
                <w:p w14:paraId="0798B8D0" w14:textId="77777777" w:rsidR="00D71A41" w:rsidRPr="00F758B3" w:rsidRDefault="00D71A41" w:rsidP="00F758B3">
                  <w:pPr>
                    <w:pStyle w:val="ListParagraph"/>
                    <w:spacing w:line="360" w:lineRule="auto"/>
                    <w:ind w:left="0"/>
                    <w:jc w:val="both"/>
                    <w:rPr>
                      <w:ins w:id="9975" w:author="Chara Katiri" w:date="2015-04-12T17:50:00Z"/>
                      <w:rFonts w:ascii="Times" w:hAnsi="Times" w:cs="Times New Roman"/>
                      <w:sz w:val="22"/>
                      <w:szCs w:val="22"/>
                      <w:rPrChange w:id="9976" w:author="Chara Katiri" w:date="2015-05-12T13:05:00Z">
                        <w:rPr>
                          <w:ins w:id="9977" w:author="Chara Katiri" w:date="2015-04-12T17:50:00Z"/>
                          <w:rFonts w:ascii="Times" w:hAnsi="Times" w:cs="Times New Roman"/>
                          <w:sz w:val="22"/>
                          <w:szCs w:val="22"/>
                        </w:rPr>
                      </w:rPrChange>
                    </w:rPr>
                    <w:pPrChange w:id="9978" w:author="Chara Katiri" w:date="2015-05-12T13:05:00Z">
                      <w:pPr>
                        <w:pStyle w:val="ListParagraph"/>
                        <w:spacing w:line="360" w:lineRule="auto"/>
                        <w:ind w:left="0"/>
                        <w:jc w:val="both"/>
                      </w:pPr>
                    </w:pPrChange>
                  </w:pPr>
                  <w:ins w:id="9979" w:author="Chara Katiri" w:date="2015-04-12T17:50:00Z">
                    <w:r w:rsidRPr="00F758B3">
                      <w:rPr>
                        <w:rFonts w:ascii="Times" w:hAnsi="Times" w:cs="Times New Roman"/>
                        <w:sz w:val="22"/>
                        <w:szCs w:val="22"/>
                        <w:rPrChange w:id="9980" w:author="Chara Katiri" w:date="2015-05-12T13:05:00Z">
                          <w:rPr>
                            <w:rFonts w:ascii="Times" w:hAnsi="Times" w:cs="Times New Roman"/>
                            <w:sz w:val="22"/>
                            <w:szCs w:val="22"/>
                          </w:rPr>
                        </w:rPrChange>
                      </w:rPr>
                      <w:t>The username must be 7 characters long. The first 2 characters must be letters.</w:t>
                    </w:r>
                  </w:ins>
                </w:p>
                <w:p w14:paraId="08F6C893" w14:textId="77777777" w:rsidR="00D71A41" w:rsidRPr="00F758B3" w:rsidRDefault="00D71A41" w:rsidP="00F758B3">
                  <w:pPr>
                    <w:pStyle w:val="ListParagraph"/>
                    <w:spacing w:line="360" w:lineRule="auto"/>
                    <w:ind w:left="0"/>
                    <w:jc w:val="both"/>
                    <w:rPr>
                      <w:ins w:id="9981" w:author="Chara Katiri" w:date="2015-04-12T17:50:00Z"/>
                      <w:rFonts w:ascii="Times" w:hAnsi="Times" w:cs="Times New Roman"/>
                      <w:sz w:val="22"/>
                      <w:szCs w:val="22"/>
                      <w:rPrChange w:id="9982" w:author="Chara Katiri" w:date="2015-05-12T13:05:00Z">
                        <w:rPr>
                          <w:ins w:id="9983" w:author="Chara Katiri" w:date="2015-04-12T17:50:00Z"/>
                          <w:rFonts w:ascii="Times" w:hAnsi="Times" w:cs="Times New Roman"/>
                          <w:sz w:val="22"/>
                          <w:szCs w:val="22"/>
                        </w:rPr>
                      </w:rPrChange>
                    </w:rPr>
                    <w:pPrChange w:id="9984" w:author="Chara Katiri" w:date="2015-05-12T13:05:00Z">
                      <w:pPr>
                        <w:pStyle w:val="ListParagraph"/>
                        <w:spacing w:line="360" w:lineRule="auto"/>
                        <w:ind w:left="0"/>
                        <w:jc w:val="both"/>
                      </w:pPr>
                    </w:pPrChange>
                  </w:pPr>
                  <w:ins w:id="9985" w:author="Chara Katiri" w:date="2015-04-12T17:50:00Z">
                    <w:r w:rsidRPr="00F758B3">
                      <w:rPr>
                        <w:rFonts w:ascii="Times" w:hAnsi="Times" w:cs="Times New Roman"/>
                        <w:sz w:val="22"/>
                        <w:szCs w:val="22"/>
                        <w:rPrChange w:id="9986" w:author="Chara Katiri" w:date="2015-05-12T13:05:00Z">
                          <w:rPr>
                            <w:rFonts w:ascii="Times" w:hAnsi="Times" w:cs="Times New Roman"/>
                            <w:sz w:val="22"/>
                            <w:szCs w:val="22"/>
                          </w:rPr>
                        </w:rPrChange>
                      </w:rPr>
                      <w:t xml:space="preserve">Characters 3 to 7 must be numbers.  </w:t>
                    </w:r>
                  </w:ins>
                </w:p>
              </w:tc>
              <w:tc>
                <w:tcPr>
                  <w:tcW w:w="1274" w:type="dxa"/>
                </w:tcPr>
                <w:p w14:paraId="7E796E0A" w14:textId="77777777" w:rsidR="00D71A41" w:rsidRPr="00F758B3" w:rsidRDefault="00D71A41" w:rsidP="00F758B3">
                  <w:pPr>
                    <w:pStyle w:val="ListParagraph"/>
                    <w:spacing w:line="360" w:lineRule="auto"/>
                    <w:ind w:left="0"/>
                    <w:jc w:val="both"/>
                    <w:rPr>
                      <w:ins w:id="9987" w:author="Chara Katiri" w:date="2015-04-12T17:50:00Z"/>
                      <w:rFonts w:ascii="Times" w:hAnsi="Times" w:cs="Times New Roman"/>
                      <w:sz w:val="22"/>
                      <w:szCs w:val="22"/>
                      <w:rPrChange w:id="9988" w:author="Chara Katiri" w:date="2015-05-12T13:05:00Z">
                        <w:rPr>
                          <w:ins w:id="9989" w:author="Chara Katiri" w:date="2015-04-12T17:50:00Z"/>
                          <w:rFonts w:ascii="Times" w:hAnsi="Times" w:cs="Times New Roman"/>
                          <w:sz w:val="22"/>
                          <w:szCs w:val="22"/>
                        </w:rPr>
                      </w:rPrChange>
                    </w:rPr>
                    <w:pPrChange w:id="9990" w:author="Chara Katiri" w:date="2015-05-12T13:05:00Z">
                      <w:pPr>
                        <w:pStyle w:val="ListParagraph"/>
                        <w:spacing w:line="360" w:lineRule="auto"/>
                        <w:ind w:left="0"/>
                        <w:jc w:val="both"/>
                      </w:pPr>
                    </w:pPrChange>
                  </w:pPr>
                  <w:ins w:id="9991" w:author="Chara Katiri" w:date="2015-04-12T17:50:00Z">
                    <w:r w:rsidRPr="00F758B3">
                      <w:rPr>
                        <w:rFonts w:ascii="Times" w:hAnsi="Times" w:cs="Times New Roman"/>
                        <w:sz w:val="22"/>
                        <w:szCs w:val="22"/>
                        <w:rPrChange w:id="9992" w:author="Chara Katiri" w:date="2015-05-12T13:05:00Z">
                          <w:rPr>
                            <w:rFonts w:ascii="Times" w:hAnsi="Times" w:cs="Times New Roman"/>
                            <w:sz w:val="22"/>
                            <w:szCs w:val="22"/>
                          </w:rPr>
                        </w:rPrChange>
                      </w:rPr>
                      <w:t>Functional</w:t>
                    </w:r>
                  </w:ins>
                </w:p>
              </w:tc>
              <w:tc>
                <w:tcPr>
                  <w:tcW w:w="1609" w:type="dxa"/>
                </w:tcPr>
                <w:p w14:paraId="137F7025" w14:textId="77777777" w:rsidR="00D71A41" w:rsidRPr="00F758B3" w:rsidRDefault="00D71A41" w:rsidP="00F758B3">
                  <w:pPr>
                    <w:pStyle w:val="ListParagraph"/>
                    <w:spacing w:line="360" w:lineRule="auto"/>
                    <w:ind w:left="0"/>
                    <w:jc w:val="both"/>
                    <w:rPr>
                      <w:ins w:id="9993" w:author="Chara Katiri" w:date="2015-04-12T17:50:00Z"/>
                      <w:rFonts w:ascii="Times" w:hAnsi="Times" w:cs="Times New Roman"/>
                      <w:sz w:val="22"/>
                      <w:szCs w:val="22"/>
                      <w:rPrChange w:id="9994" w:author="Chara Katiri" w:date="2015-05-12T13:05:00Z">
                        <w:rPr>
                          <w:ins w:id="9995" w:author="Chara Katiri" w:date="2015-04-12T17:50:00Z"/>
                          <w:rFonts w:ascii="Times" w:hAnsi="Times" w:cs="Times New Roman"/>
                          <w:sz w:val="22"/>
                          <w:szCs w:val="22"/>
                        </w:rPr>
                      </w:rPrChange>
                    </w:rPr>
                    <w:pPrChange w:id="9996" w:author="Chara Katiri" w:date="2015-05-12T13:05:00Z">
                      <w:pPr>
                        <w:pStyle w:val="ListParagraph"/>
                        <w:spacing w:line="360" w:lineRule="auto"/>
                        <w:ind w:left="0"/>
                        <w:jc w:val="both"/>
                      </w:pPr>
                    </w:pPrChange>
                  </w:pPr>
                </w:p>
              </w:tc>
              <w:tc>
                <w:tcPr>
                  <w:tcW w:w="1169" w:type="dxa"/>
                </w:tcPr>
                <w:p w14:paraId="1AFDEE52" w14:textId="77777777" w:rsidR="00D71A41" w:rsidRPr="00F758B3" w:rsidRDefault="00D71A41" w:rsidP="00F758B3">
                  <w:pPr>
                    <w:pStyle w:val="ListParagraph"/>
                    <w:spacing w:line="360" w:lineRule="auto"/>
                    <w:ind w:left="0"/>
                    <w:jc w:val="both"/>
                    <w:rPr>
                      <w:ins w:id="9997" w:author="Chara Katiri" w:date="2015-04-12T17:50:00Z"/>
                      <w:rFonts w:ascii="Times" w:hAnsi="Times" w:cs="Times New Roman"/>
                      <w:sz w:val="22"/>
                      <w:szCs w:val="22"/>
                      <w:rPrChange w:id="9998" w:author="Chara Katiri" w:date="2015-05-12T13:05:00Z">
                        <w:rPr>
                          <w:ins w:id="9999" w:author="Chara Katiri" w:date="2015-04-12T17:50:00Z"/>
                          <w:rFonts w:ascii="Times" w:hAnsi="Times" w:cs="Times New Roman"/>
                          <w:sz w:val="22"/>
                          <w:szCs w:val="22"/>
                        </w:rPr>
                      </w:rPrChange>
                    </w:rPr>
                    <w:pPrChange w:id="10000" w:author="Chara Katiri" w:date="2015-05-12T13:05:00Z">
                      <w:pPr>
                        <w:pStyle w:val="ListParagraph"/>
                        <w:spacing w:line="360" w:lineRule="auto"/>
                        <w:ind w:left="0"/>
                        <w:jc w:val="both"/>
                      </w:pPr>
                    </w:pPrChange>
                  </w:pPr>
                  <w:ins w:id="10001" w:author="Chara Katiri" w:date="2015-04-12T17:50:00Z">
                    <w:r w:rsidRPr="00F758B3">
                      <w:rPr>
                        <w:rFonts w:ascii="Times" w:hAnsi="Times" w:cs="Times New Roman"/>
                        <w:sz w:val="22"/>
                        <w:szCs w:val="22"/>
                        <w:rPrChange w:id="10002" w:author="Chara Katiri" w:date="2015-05-12T13:05:00Z">
                          <w:rPr>
                            <w:rFonts w:ascii="Times" w:hAnsi="Times" w:cs="Times New Roman"/>
                            <w:sz w:val="22"/>
                            <w:szCs w:val="22"/>
                          </w:rPr>
                        </w:rPrChange>
                      </w:rPr>
                      <w:t>M</w:t>
                    </w:r>
                  </w:ins>
                </w:p>
              </w:tc>
            </w:tr>
            <w:tr w:rsidR="00D71A41" w:rsidRPr="00F758B3" w14:paraId="2D87A40B" w14:textId="77777777" w:rsidTr="004A6681">
              <w:trPr>
                <w:ins w:id="10003" w:author="Chara Katiri" w:date="2015-04-12T17:50:00Z"/>
              </w:trPr>
              <w:tc>
                <w:tcPr>
                  <w:tcW w:w="1116" w:type="dxa"/>
                  <w:shd w:val="clear" w:color="auto" w:fill="4F81BD" w:themeFill="accent1"/>
                </w:tcPr>
                <w:p w14:paraId="66BA5342" w14:textId="77777777" w:rsidR="00D71A41" w:rsidRPr="00F758B3" w:rsidRDefault="00D71A41" w:rsidP="00F758B3">
                  <w:pPr>
                    <w:pStyle w:val="ListParagraph"/>
                    <w:spacing w:line="360" w:lineRule="auto"/>
                    <w:ind w:left="0"/>
                    <w:jc w:val="both"/>
                    <w:rPr>
                      <w:ins w:id="10004" w:author="Chara Katiri" w:date="2015-04-12T17:50:00Z"/>
                      <w:rFonts w:ascii="Times" w:hAnsi="Times" w:cs="Times New Roman"/>
                      <w:sz w:val="22"/>
                      <w:szCs w:val="22"/>
                      <w:rPrChange w:id="10005" w:author="Chara Katiri" w:date="2015-05-12T13:05:00Z">
                        <w:rPr>
                          <w:ins w:id="10006" w:author="Chara Katiri" w:date="2015-04-12T17:50:00Z"/>
                          <w:rFonts w:ascii="Times" w:hAnsi="Times" w:cs="Times New Roman"/>
                          <w:sz w:val="22"/>
                          <w:szCs w:val="22"/>
                        </w:rPr>
                      </w:rPrChange>
                    </w:rPr>
                    <w:pPrChange w:id="10007" w:author="Chara Katiri" w:date="2015-05-12T13:05:00Z">
                      <w:pPr>
                        <w:pStyle w:val="ListParagraph"/>
                        <w:spacing w:line="360" w:lineRule="auto"/>
                        <w:ind w:left="0"/>
                        <w:jc w:val="both"/>
                      </w:pPr>
                    </w:pPrChange>
                  </w:pPr>
                </w:p>
              </w:tc>
              <w:tc>
                <w:tcPr>
                  <w:tcW w:w="3960" w:type="dxa"/>
                  <w:shd w:val="clear" w:color="auto" w:fill="4F81BD" w:themeFill="accent1"/>
                </w:tcPr>
                <w:p w14:paraId="1518FC92" w14:textId="77777777" w:rsidR="00D71A41" w:rsidRPr="00F758B3" w:rsidRDefault="00D71A41" w:rsidP="00F758B3">
                  <w:pPr>
                    <w:pStyle w:val="ListParagraph"/>
                    <w:spacing w:line="360" w:lineRule="auto"/>
                    <w:ind w:left="0"/>
                    <w:jc w:val="both"/>
                    <w:rPr>
                      <w:ins w:id="10008" w:author="Chara Katiri" w:date="2015-04-12T17:50:00Z"/>
                      <w:rFonts w:ascii="Times" w:hAnsi="Times" w:cs="Times New Roman"/>
                      <w:sz w:val="22"/>
                      <w:szCs w:val="22"/>
                      <w:rPrChange w:id="10009" w:author="Chara Katiri" w:date="2015-05-12T13:05:00Z">
                        <w:rPr>
                          <w:ins w:id="10010" w:author="Chara Katiri" w:date="2015-04-12T17:50:00Z"/>
                          <w:rFonts w:ascii="Times" w:hAnsi="Times" w:cs="Times New Roman"/>
                          <w:sz w:val="22"/>
                          <w:szCs w:val="22"/>
                        </w:rPr>
                      </w:rPrChange>
                    </w:rPr>
                    <w:pPrChange w:id="10011" w:author="Chara Katiri" w:date="2015-05-12T13:05:00Z">
                      <w:pPr>
                        <w:pStyle w:val="ListParagraph"/>
                        <w:spacing w:line="360" w:lineRule="auto"/>
                        <w:ind w:left="0"/>
                        <w:jc w:val="both"/>
                      </w:pPr>
                    </w:pPrChange>
                  </w:pPr>
                  <w:ins w:id="10012" w:author="Chara Katiri" w:date="2015-04-12T17:50:00Z">
                    <w:r w:rsidRPr="00F758B3">
                      <w:rPr>
                        <w:rFonts w:ascii="Times" w:hAnsi="Times" w:cs="Times New Roman"/>
                        <w:sz w:val="22"/>
                        <w:szCs w:val="22"/>
                        <w:rPrChange w:id="10013" w:author="Chara Katiri" w:date="2015-05-12T13:05:00Z">
                          <w:rPr>
                            <w:rFonts w:ascii="Times" w:hAnsi="Times" w:cs="Times New Roman"/>
                            <w:sz w:val="22"/>
                            <w:szCs w:val="22"/>
                          </w:rPr>
                        </w:rPrChange>
                      </w:rPr>
                      <w:t>Users</w:t>
                    </w:r>
                  </w:ins>
                </w:p>
              </w:tc>
              <w:tc>
                <w:tcPr>
                  <w:tcW w:w="1274" w:type="dxa"/>
                  <w:shd w:val="clear" w:color="auto" w:fill="4F81BD" w:themeFill="accent1"/>
                </w:tcPr>
                <w:p w14:paraId="7A9E2E99" w14:textId="77777777" w:rsidR="00D71A41" w:rsidRPr="00F758B3" w:rsidRDefault="00D71A41" w:rsidP="00F758B3">
                  <w:pPr>
                    <w:pStyle w:val="ListParagraph"/>
                    <w:spacing w:line="360" w:lineRule="auto"/>
                    <w:ind w:left="0"/>
                    <w:jc w:val="both"/>
                    <w:rPr>
                      <w:ins w:id="10014" w:author="Chara Katiri" w:date="2015-04-12T17:50:00Z"/>
                      <w:rFonts w:ascii="Times" w:hAnsi="Times" w:cs="Times New Roman"/>
                      <w:sz w:val="22"/>
                      <w:szCs w:val="22"/>
                      <w:rPrChange w:id="10015" w:author="Chara Katiri" w:date="2015-05-12T13:05:00Z">
                        <w:rPr>
                          <w:ins w:id="10016" w:author="Chara Katiri" w:date="2015-04-12T17:50:00Z"/>
                          <w:rFonts w:ascii="Times" w:hAnsi="Times" w:cs="Times New Roman"/>
                          <w:sz w:val="22"/>
                          <w:szCs w:val="22"/>
                        </w:rPr>
                      </w:rPrChange>
                    </w:rPr>
                    <w:pPrChange w:id="10017" w:author="Chara Katiri" w:date="2015-05-12T13:05:00Z">
                      <w:pPr>
                        <w:pStyle w:val="ListParagraph"/>
                        <w:spacing w:line="360" w:lineRule="auto"/>
                        <w:ind w:left="0"/>
                        <w:jc w:val="both"/>
                      </w:pPr>
                    </w:pPrChange>
                  </w:pPr>
                </w:p>
              </w:tc>
              <w:tc>
                <w:tcPr>
                  <w:tcW w:w="1609" w:type="dxa"/>
                  <w:shd w:val="clear" w:color="auto" w:fill="4F81BD" w:themeFill="accent1"/>
                </w:tcPr>
                <w:p w14:paraId="216EA150" w14:textId="77777777" w:rsidR="00D71A41" w:rsidRPr="00F758B3" w:rsidRDefault="00D71A41" w:rsidP="00F758B3">
                  <w:pPr>
                    <w:pStyle w:val="ListParagraph"/>
                    <w:spacing w:line="360" w:lineRule="auto"/>
                    <w:ind w:left="0"/>
                    <w:jc w:val="both"/>
                    <w:rPr>
                      <w:ins w:id="10018" w:author="Chara Katiri" w:date="2015-04-12T17:50:00Z"/>
                      <w:rFonts w:ascii="Times" w:hAnsi="Times" w:cs="Times New Roman"/>
                      <w:sz w:val="22"/>
                      <w:szCs w:val="22"/>
                      <w:rPrChange w:id="10019" w:author="Chara Katiri" w:date="2015-05-12T13:05:00Z">
                        <w:rPr>
                          <w:ins w:id="10020" w:author="Chara Katiri" w:date="2015-04-12T17:50:00Z"/>
                          <w:rFonts w:ascii="Times" w:hAnsi="Times" w:cs="Times New Roman"/>
                          <w:sz w:val="22"/>
                          <w:szCs w:val="22"/>
                        </w:rPr>
                      </w:rPrChange>
                    </w:rPr>
                    <w:pPrChange w:id="10021" w:author="Chara Katiri" w:date="2015-05-12T13:05:00Z">
                      <w:pPr>
                        <w:pStyle w:val="ListParagraph"/>
                        <w:spacing w:line="360" w:lineRule="auto"/>
                        <w:ind w:left="0"/>
                        <w:jc w:val="both"/>
                      </w:pPr>
                    </w:pPrChange>
                  </w:pPr>
                </w:p>
              </w:tc>
              <w:tc>
                <w:tcPr>
                  <w:tcW w:w="1169" w:type="dxa"/>
                  <w:shd w:val="clear" w:color="auto" w:fill="4F81BD" w:themeFill="accent1"/>
                </w:tcPr>
                <w:p w14:paraId="2C2F4C1C" w14:textId="77777777" w:rsidR="00D71A41" w:rsidRPr="00F758B3" w:rsidRDefault="00D71A41" w:rsidP="00F758B3">
                  <w:pPr>
                    <w:pStyle w:val="ListParagraph"/>
                    <w:spacing w:line="360" w:lineRule="auto"/>
                    <w:ind w:left="0"/>
                    <w:jc w:val="both"/>
                    <w:rPr>
                      <w:ins w:id="10022" w:author="Chara Katiri" w:date="2015-04-12T17:50:00Z"/>
                      <w:rFonts w:ascii="Times" w:hAnsi="Times" w:cs="Times New Roman"/>
                      <w:sz w:val="22"/>
                      <w:szCs w:val="22"/>
                      <w:rPrChange w:id="10023" w:author="Chara Katiri" w:date="2015-05-12T13:05:00Z">
                        <w:rPr>
                          <w:ins w:id="10024" w:author="Chara Katiri" w:date="2015-04-12T17:50:00Z"/>
                          <w:rFonts w:ascii="Times" w:hAnsi="Times" w:cs="Times New Roman"/>
                          <w:sz w:val="22"/>
                          <w:szCs w:val="22"/>
                        </w:rPr>
                      </w:rPrChange>
                    </w:rPr>
                    <w:pPrChange w:id="10025" w:author="Chara Katiri" w:date="2015-05-12T13:05:00Z">
                      <w:pPr>
                        <w:pStyle w:val="ListParagraph"/>
                        <w:spacing w:line="360" w:lineRule="auto"/>
                        <w:ind w:left="0"/>
                        <w:jc w:val="both"/>
                      </w:pPr>
                    </w:pPrChange>
                  </w:pPr>
                </w:p>
              </w:tc>
            </w:tr>
            <w:tr w:rsidR="00D71A41" w:rsidRPr="00F758B3" w14:paraId="08D8185B" w14:textId="77777777" w:rsidTr="004A6681">
              <w:trPr>
                <w:ins w:id="10026" w:author="Chara Katiri" w:date="2015-04-12T17:50:00Z"/>
              </w:trPr>
              <w:tc>
                <w:tcPr>
                  <w:tcW w:w="1116" w:type="dxa"/>
                </w:tcPr>
                <w:p w14:paraId="47ACF39E" w14:textId="77777777" w:rsidR="00D71A41" w:rsidRPr="00F758B3" w:rsidRDefault="00D71A41" w:rsidP="00F758B3">
                  <w:pPr>
                    <w:pStyle w:val="ListParagraph"/>
                    <w:spacing w:line="360" w:lineRule="auto"/>
                    <w:ind w:left="0"/>
                    <w:jc w:val="both"/>
                    <w:rPr>
                      <w:ins w:id="10027" w:author="Chara Katiri" w:date="2015-04-12T17:50:00Z"/>
                      <w:rFonts w:ascii="Times" w:hAnsi="Times" w:cs="Times New Roman"/>
                      <w:sz w:val="22"/>
                      <w:szCs w:val="22"/>
                      <w:rPrChange w:id="10028" w:author="Chara Katiri" w:date="2015-05-12T13:05:00Z">
                        <w:rPr>
                          <w:ins w:id="10029" w:author="Chara Katiri" w:date="2015-04-12T17:50:00Z"/>
                          <w:rFonts w:ascii="Times" w:hAnsi="Times" w:cs="Times New Roman"/>
                          <w:sz w:val="22"/>
                          <w:szCs w:val="22"/>
                        </w:rPr>
                      </w:rPrChange>
                    </w:rPr>
                    <w:pPrChange w:id="10030" w:author="Chara Katiri" w:date="2015-05-12T13:05:00Z">
                      <w:pPr>
                        <w:pStyle w:val="ListParagraph"/>
                        <w:spacing w:line="360" w:lineRule="auto"/>
                        <w:ind w:left="0"/>
                        <w:jc w:val="both"/>
                      </w:pPr>
                    </w:pPrChange>
                  </w:pPr>
                  <w:ins w:id="10031" w:author="Chara Katiri" w:date="2015-04-12T17:50:00Z">
                    <w:r w:rsidRPr="00F758B3">
                      <w:rPr>
                        <w:rFonts w:ascii="Times" w:hAnsi="Times" w:cs="Times New Roman"/>
                        <w:sz w:val="22"/>
                        <w:szCs w:val="22"/>
                        <w:rPrChange w:id="10032" w:author="Chara Katiri" w:date="2015-05-12T13:05:00Z">
                          <w:rPr>
                            <w:rFonts w:ascii="Times" w:hAnsi="Times" w:cs="Times New Roman"/>
                            <w:sz w:val="22"/>
                            <w:szCs w:val="22"/>
                          </w:rPr>
                        </w:rPrChange>
                      </w:rPr>
                      <w:t>10</w:t>
                    </w:r>
                  </w:ins>
                </w:p>
              </w:tc>
              <w:tc>
                <w:tcPr>
                  <w:tcW w:w="3960" w:type="dxa"/>
                </w:tcPr>
                <w:p w14:paraId="510AC206" w14:textId="77777777" w:rsidR="00D71A41" w:rsidRPr="00F758B3" w:rsidRDefault="00D71A41" w:rsidP="00F758B3">
                  <w:pPr>
                    <w:pStyle w:val="ListParagraph"/>
                    <w:spacing w:line="360" w:lineRule="auto"/>
                    <w:ind w:left="0"/>
                    <w:jc w:val="both"/>
                    <w:rPr>
                      <w:ins w:id="10033" w:author="Chara Katiri" w:date="2015-04-12T17:50:00Z"/>
                      <w:rFonts w:ascii="Times" w:hAnsi="Times" w:cs="Times New Roman"/>
                      <w:sz w:val="22"/>
                      <w:szCs w:val="22"/>
                      <w:rPrChange w:id="10034" w:author="Chara Katiri" w:date="2015-05-12T13:05:00Z">
                        <w:rPr>
                          <w:ins w:id="10035" w:author="Chara Katiri" w:date="2015-04-12T17:50:00Z"/>
                          <w:rFonts w:ascii="Times" w:hAnsi="Times" w:cs="Times New Roman"/>
                          <w:sz w:val="22"/>
                          <w:szCs w:val="22"/>
                        </w:rPr>
                      </w:rPrChange>
                    </w:rPr>
                    <w:pPrChange w:id="10036" w:author="Chara Katiri" w:date="2015-05-12T13:05:00Z">
                      <w:pPr>
                        <w:pStyle w:val="ListParagraph"/>
                        <w:spacing w:line="360" w:lineRule="auto"/>
                        <w:ind w:left="0"/>
                        <w:jc w:val="both"/>
                      </w:pPr>
                    </w:pPrChange>
                  </w:pPr>
                  <w:ins w:id="10037" w:author="Chara Katiri" w:date="2015-04-12T17:50:00Z">
                    <w:r w:rsidRPr="00F758B3">
                      <w:rPr>
                        <w:rFonts w:ascii="Times" w:hAnsi="Times" w:cs="Times New Roman"/>
                        <w:sz w:val="22"/>
                        <w:szCs w:val="22"/>
                        <w:rPrChange w:id="10038" w:author="Chara Katiri" w:date="2015-05-12T13:05:00Z">
                          <w:rPr>
                            <w:rFonts w:ascii="Times" w:hAnsi="Times" w:cs="Times New Roman"/>
                            <w:sz w:val="22"/>
                            <w:szCs w:val="22"/>
                          </w:rPr>
                        </w:rPrChange>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F758B3" w:rsidRDefault="00D71A41" w:rsidP="00F758B3">
                  <w:pPr>
                    <w:pStyle w:val="ListParagraph"/>
                    <w:spacing w:line="360" w:lineRule="auto"/>
                    <w:ind w:left="0"/>
                    <w:jc w:val="both"/>
                    <w:rPr>
                      <w:ins w:id="10039" w:author="Chara Katiri" w:date="2015-04-12T17:50:00Z"/>
                      <w:rFonts w:ascii="Times" w:hAnsi="Times" w:cs="Times New Roman"/>
                      <w:sz w:val="22"/>
                      <w:szCs w:val="22"/>
                      <w:rPrChange w:id="10040" w:author="Chara Katiri" w:date="2015-05-12T13:05:00Z">
                        <w:rPr>
                          <w:ins w:id="10041" w:author="Chara Katiri" w:date="2015-04-12T17:50:00Z"/>
                          <w:rFonts w:ascii="Times" w:hAnsi="Times" w:cs="Times New Roman"/>
                          <w:sz w:val="22"/>
                          <w:szCs w:val="22"/>
                        </w:rPr>
                      </w:rPrChange>
                    </w:rPr>
                    <w:pPrChange w:id="10042" w:author="Chara Katiri" w:date="2015-05-12T13:05:00Z">
                      <w:pPr>
                        <w:pStyle w:val="ListParagraph"/>
                        <w:spacing w:line="360" w:lineRule="auto"/>
                        <w:ind w:left="0"/>
                        <w:jc w:val="both"/>
                      </w:pPr>
                    </w:pPrChange>
                  </w:pPr>
                  <w:ins w:id="10043" w:author="Chara Katiri" w:date="2015-04-12T17:50:00Z">
                    <w:r w:rsidRPr="00F758B3">
                      <w:rPr>
                        <w:rFonts w:ascii="Times" w:hAnsi="Times" w:cs="Times New Roman"/>
                        <w:sz w:val="22"/>
                        <w:szCs w:val="22"/>
                        <w:rPrChange w:id="10044" w:author="Chara Katiri" w:date="2015-05-12T13:05:00Z">
                          <w:rPr>
                            <w:rFonts w:ascii="Times" w:hAnsi="Times" w:cs="Times New Roman"/>
                            <w:sz w:val="22"/>
                            <w:szCs w:val="22"/>
                          </w:rPr>
                        </w:rPrChange>
                      </w:rPr>
                      <w:t>Functional</w:t>
                    </w:r>
                  </w:ins>
                </w:p>
              </w:tc>
              <w:tc>
                <w:tcPr>
                  <w:tcW w:w="1609" w:type="dxa"/>
                </w:tcPr>
                <w:p w14:paraId="4B411797" w14:textId="77777777" w:rsidR="00D71A41" w:rsidRPr="00F758B3" w:rsidRDefault="00D71A41" w:rsidP="00F758B3">
                  <w:pPr>
                    <w:pStyle w:val="ListParagraph"/>
                    <w:spacing w:line="360" w:lineRule="auto"/>
                    <w:ind w:left="0"/>
                    <w:jc w:val="both"/>
                    <w:rPr>
                      <w:ins w:id="10045" w:author="Chara Katiri" w:date="2015-04-12T17:50:00Z"/>
                      <w:rFonts w:ascii="Times" w:hAnsi="Times" w:cs="Times New Roman"/>
                      <w:sz w:val="22"/>
                      <w:szCs w:val="22"/>
                      <w:rPrChange w:id="10046" w:author="Chara Katiri" w:date="2015-05-12T13:05:00Z">
                        <w:rPr>
                          <w:ins w:id="10047" w:author="Chara Katiri" w:date="2015-04-12T17:50:00Z"/>
                          <w:rFonts w:ascii="Times" w:hAnsi="Times" w:cs="Times New Roman"/>
                          <w:sz w:val="22"/>
                          <w:szCs w:val="22"/>
                        </w:rPr>
                      </w:rPrChange>
                    </w:rPr>
                    <w:pPrChange w:id="10048" w:author="Chara Katiri" w:date="2015-05-12T13:05:00Z">
                      <w:pPr>
                        <w:pStyle w:val="ListParagraph"/>
                        <w:spacing w:line="360" w:lineRule="auto"/>
                        <w:ind w:left="0"/>
                        <w:jc w:val="both"/>
                      </w:pPr>
                    </w:pPrChange>
                  </w:pPr>
                </w:p>
              </w:tc>
              <w:tc>
                <w:tcPr>
                  <w:tcW w:w="1169" w:type="dxa"/>
                </w:tcPr>
                <w:p w14:paraId="1B32D9BE" w14:textId="77777777" w:rsidR="00D71A41" w:rsidRPr="00F758B3" w:rsidRDefault="00D71A41" w:rsidP="00F758B3">
                  <w:pPr>
                    <w:pStyle w:val="ListParagraph"/>
                    <w:spacing w:line="360" w:lineRule="auto"/>
                    <w:ind w:left="0"/>
                    <w:jc w:val="both"/>
                    <w:rPr>
                      <w:ins w:id="10049" w:author="Chara Katiri" w:date="2015-04-12T17:50:00Z"/>
                      <w:rFonts w:ascii="Times" w:hAnsi="Times" w:cs="Times New Roman"/>
                      <w:sz w:val="22"/>
                      <w:szCs w:val="22"/>
                      <w:rPrChange w:id="10050" w:author="Chara Katiri" w:date="2015-05-12T13:05:00Z">
                        <w:rPr>
                          <w:ins w:id="10051" w:author="Chara Katiri" w:date="2015-04-12T17:50:00Z"/>
                          <w:rFonts w:ascii="Times" w:hAnsi="Times" w:cs="Times New Roman"/>
                          <w:sz w:val="22"/>
                          <w:szCs w:val="22"/>
                        </w:rPr>
                      </w:rPrChange>
                    </w:rPr>
                    <w:pPrChange w:id="10052" w:author="Chara Katiri" w:date="2015-05-12T13:05:00Z">
                      <w:pPr>
                        <w:pStyle w:val="ListParagraph"/>
                        <w:spacing w:line="360" w:lineRule="auto"/>
                        <w:ind w:left="0"/>
                        <w:jc w:val="both"/>
                      </w:pPr>
                    </w:pPrChange>
                  </w:pPr>
                  <w:ins w:id="10053" w:author="Chara Katiri" w:date="2015-04-12T17:50:00Z">
                    <w:r w:rsidRPr="00F758B3">
                      <w:rPr>
                        <w:rFonts w:ascii="Times" w:hAnsi="Times" w:cs="Times New Roman"/>
                        <w:sz w:val="22"/>
                        <w:szCs w:val="22"/>
                        <w:rPrChange w:id="10054" w:author="Chara Katiri" w:date="2015-05-12T13:05:00Z">
                          <w:rPr>
                            <w:rFonts w:ascii="Times" w:hAnsi="Times" w:cs="Times New Roman"/>
                            <w:sz w:val="22"/>
                            <w:szCs w:val="22"/>
                          </w:rPr>
                        </w:rPrChange>
                      </w:rPr>
                      <w:t>C</w:t>
                    </w:r>
                  </w:ins>
                </w:p>
              </w:tc>
            </w:tr>
            <w:tr w:rsidR="00D71A41" w:rsidRPr="00F758B3" w14:paraId="755C1CDA" w14:textId="77777777" w:rsidTr="004A6681">
              <w:trPr>
                <w:ins w:id="10055" w:author="Chara Katiri" w:date="2015-04-12T17:50:00Z"/>
              </w:trPr>
              <w:tc>
                <w:tcPr>
                  <w:tcW w:w="1116" w:type="dxa"/>
                  <w:shd w:val="clear" w:color="auto" w:fill="4F81BD" w:themeFill="accent1"/>
                </w:tcPr>
                <w:p w14:paraId="652B15BA" w14:textId="77777777" w:rsidR="00D71A41" w:rsidRPr="00F758B3" w:rsidRDefault="00D71A41" w:rsidP="00F758B3">
                  <w:pPr>
                    <w:pStyle w:val="ListParagraph"/>
                    <w:spacing w:line="360" w:lineRule="auto"/>
                    <w:ind w:left="0"/>
                    <w:jc w:val="both"/>
                    <w:rPr>
                      <w:ins w:id="10056" w:author="Chara Katiri" w:date="2015-04-12T17:50:00Z"/>
                      <w:rFonts w:ascii="Times" w:hAnsi="Times" w:cs="Times New Roman"/>
                      <w:sz w:val="22"/>
                      <w:szCs w:val="22"/>
                      <w:rPrChange w:id="10057" w:author="Chara Katiri" w:date="2015-05-12T13:05:00Z">
                        <w:rPr>
                          <w:ins w:id="10058" w:author="Chara Katiri" w:date="2015-04-12T17:50:00Z"/>
                          <w:rFonts w:ascii="Times" w:hAnsi="Times" w:cs="Times New Roman"/>
                          <w:sz w:val="22"/>
                          <w:szCs w:val="22"/>
                        </w:rPr>
                      </w:rPrChange>
                    </w:rPr>
                    <w:pPrChange w:id="10059" w:author="Chara Katiri" w:date="2015-05-12T13:05:00Z">
                      <w:pPr>
                        <w:pStyle w:val="ListParagraph"/>
                        <w:spacing w:line="360" w:lineRule="auto"/>
                        <w:ind w:left="0"/>
                        <w:jc w:val="both"/>
                      </w:pPr>
                    </w:pPrChange>
                  </w:pPr>
                </w:p>
              </w:tc>
              <w:tc>
                <w:tcPr>
                  <w:tcW w:w="3960" w:type="dxa"/>
                  <w:shd w:val="clear" w:color="auto" w:fill="4F81BD" w:themeFill="accent1"/>
                </w:tcPr>
                <w:p w14:paraId="40ED6307" w14:textId="77777777" w:rsidR="00D71A41" w:rsidRPr="00F758B3" w:rsidRDefault="00D71A41" w:rsidP="00F758B3">
                  <w:pPr>
                    <w:pStyle w:val="ListParagraph"/>
                    <w:spacing w:line="360" w:lineRule="auto"/>
                    <w:ind w:left="0"/>
                    <w:jc w:val="both"/>
                    <w:rPr>
                      <w:ins w:id="10060" w:author="Chara Katiri" w:date="2015-04-12T17:50:00Z"/>
                      <w:rFonts w:ascii="Times" w:hAnsi="Times" w:cs="Times New Roman"/>
                      <w:sz w:val="22"/>
                      <w:szCs w:val="22"/>
                      <w:rPrChange w:id="10061" w:author="Chara Katiri" w:date="2015-05-12T13:05:00Z">
                        <w:rPr>
                          <w:ins w:id="10062" w:author="Chara Katiri" w:date="2015-04-12T17:50:00Z"/>
                          <w:rFonts w:ascii="Times" w:hAnsi="Times" w:cs="Times New Roman"/>
                          <w:sz w:val="22"/>
                          <w:szCs w:val="22"/>
                        </w:rPr>
                      </w:rPrChange>
                    </w:rPr>
                    <w:pPrChange w:id="10063" w:author="Chara Katiri" w:date="2015-05-12T13:05:00Z">
                      <w:pPr>
                        <w:pStyle w:val="ListParagraph"/>
                        <w:spacing w:line="360" w:lineRule="auto"/>
                        <w:ind w:left="0"/>
                        <w:jc w:val="both"/>
                      </w:pPr>
                    </w:pPrChange>
                  </w:pPr>
                  <w:ins w:id="10064" w:author="Chara Katiri" w:date="2015-04-12T17:50:00Z">
                    <w:r w:rsidRPr="00F758B3">
                      <w:rPr>
                        <w:rFonts w:ascii="Times" w:hAnsi="Times" w:cs="Times New Roman"/>
                        <w:sz w:val="22"/>
                        <w:szCs w:val="22"/>
                        <w:rPrChange w:id="10065" w:author="Chara Katiri" w:date="2015-05-12T13:05:00Z">
                          <w:rPr>
                            <w:rFonts w:ascii="Times" w:hAnsi="Times" w:cs="Times New Roman"/>
                            <w:sz w:val="22"/>
                            <w:szCs w:val="22"/>
                          </w:rPr>
                        </w:rPrChange>
                      </w:rPr>
                      <w:t>Items</w:t>
                    </w:r>
                  </w:ins>
                </w:p>
              </w:tc>
              <w:tc>
                <w:tcPr>
                  <w:tcW w:w="1274" w:type="dxa"/>
                  <w:shd w:val="clear" w:color="auto" w:fill="4F81BD" w:themeFill="accent1"/>
                </w:tcPr>
                <w:p w14:paraId="6DFCD0F1" w14:textId="77777777" w:rsidR="00D71A41" w:rsidRPr="00F758B3" w:rsidRDefault="00D71A41" w:rsidP="00F758B3">
                  <w:pPr>
                    <w:pStyle w:val="ListParagraph"/>
                    <w:spacing w:line="360" w:lineRule="auto"/>
                    <w:ind w:left="0"/>
                    <w:jc w:val="both"/>
                    <w:rPr>
                      <w:ins w:id="10066" w:author="Chara Katiri" w:date="2015-04-12T17:50:00Z"/>
                      <w:rFonts w:ascii="Times" w:hAnsi="Times" w:cs="Times New Roman"/>
                      <w:sz w:val="22"/>
                      <w:szCs w:val="22"/>
                      <w:rPrChange w:id="10067" w:author="Chara Katiri" w:date="2015-05-12T13:05:00Z">
                        <w:rPr>
                          <w:ins w:id="10068" w:author="Chara Katiri" w:date="2015-04-12T17:50:00Z"/>
                          <w:rFonts w:ascii="Times" w:hAnsi="Times" w:cs="Times New Roman"/>
                          <w:sz w:val="22"/>
                          <w:szCs w:val="22"/>
                        </w:rPr>
                      </w:rPrChange>
                    </w:rPr>
                    <w:pPrChange w:id="10069" w:author="Chara Katiri" w:date="2015-05-12T13:05:00Z">
                      <w:pPr>
                        <w:pStyle w:val="ListParagraph"/>
                        <w:spacing w:line="360" w:lineRule="auto"/>
                        <w:ind w:left="0"/>
                        <w:jc w:val="both"/>
                      </w:pPr>
                    </w:pPrChange>
                  </w:pPr>
                </w:p>
              </w:tc>
              <w:tc>
                <w:tcPr>
                  <w:tcW w:w="1609" w:type="dxa"/>
                  <w:shd w:val="clear" w:color="auto" w:fill="4F81BD" w:themeFill="accent1"/>
                </w:tcPr>
                <w:p w14:paraId="16E89FBF" w14:textId="77777777" w:rsidR="00D71A41" w:rsidRPr="00F758B3" w:rsidRDefault="00D71A41" w:rsidP="00F758B3">
                  <w:pPr>
                    <w:pStyle w:val="ListParagraph"/>
                    <w:spacing w:line="360" w:lineRule="auto"/>
                    <w:ind w:left="0"/>
                    <w:jc w:val="both"/>
                    <w:rPr>
                      <w:ins w:id="10070" w:author="Chara Katiri" w:date="2015-04-12T17:50:00Z"/>
                      <w:rFonts w:ascii="Times" w:hAnsi="Times" w:cs="Times New Roman"/>
                      <w:sz w:val="22"/>
                      <w:szCs w:val="22"/>
                      <w:rPrChange w:id="10071" w:author="Chara Katiri" w:date="2015-05-12T13:05:00Z">
                        <w:rPr>
                          <w:ins w:id="10072" w:author="Chara Katiri" w:date="2015-04-12T17:50:00Z"/>
                          <w:rFonts w:ascii="Times" w:hAnsi="Times" w:cs="Times New Roman"/>
                          <w:sz w:val="22"/>
                          <w:szCs w:val="22"/>
                        </w:rPr>
                      </w:rPrChange>
                    </w:rPr>
                    <w:pPrChange w:id="10073" w:author="Chara Katiri" w:date="2015-05-12T13:05:00Z">
                      <w:pPr>
                        <w:pStyle w:val="ListParagraph"/>
                        <w:spacing w:line="360" w:lineRule="auto"/>
                        <w:ind w:left="0"/>
                        <w:jc w:val="both"/>
                      </w:pPr>
                    </w:pPrChange>
                  </w:pPr>
                </w:p>
              </w:tc>
              <w:tc>
                <w:tcPr>
                  <w:tcW w:w="1169" w:type="dxa"/>
                  <w:shd w:val="clear" w:color="auto" w:fill="4F81BD" w:themeFill="accent1"/>
                </w:tcPr>
                <w:p w14:paraId="75450EF7" w14:textId="77777777" w:rsidR="00D71A41" w:rsidRPr="00F758B3" w:rsidRDefault="00D71A41" w:rsidP="00F758B3">
                  <w:pPr>
                    <w:pStyle w:val="ListParagraph"/>
                    <w:spacing w:line="360" w:lineRule="auto"/>
                    <w:ind w:left="0"/>
                    <w:jc w:val="both"/>
                    <w:rPr>
                      <w:ins w:id="10074" w:author="Chara Katiri" w:date="2015-04-12T17:50:00Z"/>
                      <w:rFonts w:ascii="Times" w:hAnsi="Times" w:cs="Times New Roman"/>
                      <w:sz w:val="22"/>
                      <w:szCs w:val="22"/>
                      <w:rPrChange w:id="10075" w:author="Chara Katiri" w:date="2015-05-12T13:05:00Z">
                        <w:rPr>
                          <w:ins w:id="10076" w:author="Chara Katiri" w:date="2015-04-12T17:50:00Z"/>
                          <w:rFonts w:ascii="Times" w:hAnsi="Times" w:cs="Times New Roman"/>
                          <w:sz w:val="22"/>
                          <w:szCs w:val="22"/>
                        </w:rPr>
                      </w:rPrChange>
                    </w:rPr>
                    <w:pPrChange w:id="10077" w:author="Chara Katiri" w:date="2015-05-12T13:05:00Z">
                      <w:pPr>
                        <w:pStyle w:val="ListParagraph"/>
                        <w:spacing w:line="360" w:lineRule="auto"/>
                        <w:ind w:left="0"/>
                        <w:jc w:val="both"/>
                      </w:pPr>
                    </w:pPrChange>
                  </w:pPr>
                </w:p>
              </w:tc>
            </w:tr>
            <w:tr w:rsidR="00D71A41" w:rsidRPr="00F758B3" w14:paraId="3BA563CB" w14:textId="77777777" w:rsidTr="004A6681">
              <w:trPr>
                <w:ins w:id="10078" w:author="Chara Katiri" w:date="2015-04-12T17:50:00Z"/>
              </w:trPr>
              <w:tc>
                <w:tcPr>
                  <w:tcW w:w="1116" w:type="dxa"/>
                </w:tcPr>
                <w:p w14:paraId="69CBD29A" w14:textId="77777777" w:rsidR="00D71A41" w:rsidRPr="00F758B3" w:rsidRDefault="00D71A41" w:rsidP="00F758B3">
                  <w:pPr>
                    <w:pStyle w:val="ListParagraph"/>
                    <w:spacing w:line="360" w:lineRule="auto"/>
                    <w:ind w:left="0"/>
                    <w:jc w:val="both"/>
                    <w:rPr>
                      <w:ins w:id="10079" w:author="Chara Katiri" w:date="2015-04-12T17:50:00Z"/>
                      <w:rFonts w:ascii="Times" w:hAnsi="Times" w:cs="Times New Roman"/>
                      <w:sz w:val="22"/>
                      <w:szCs w:val="22"/>
                      <w:rPrChange w:id="10080" w:author="Chara Katiri" w:date="2015-05-12T13:05:00Z">
                        <w:rPr>
                          <w:ins w:id="10081" w:author="Chara Katiri" w:date="2015-04-12T17:50:00Z"/>
                          <w:rFonts w:ascii="Times" w:hAnsi="Times" w:cs="Times New Roman"/>
                          <w:sz w:val="22"/>
                          <w:szCs w:val="22"/>
                        </w:rPr>
                      </w:rPrChange>
                    </w:rPr>
                    <w:pPrChange w:id="10082" w:author="Chara Katiri" w:date="2015-05-12T13:05:00Z">
                      <w:pPr>
                        <w:pStyle w:val="ListParagraph"/>
                        <w:spacing w:line="360" w:lineRule="auto"/>
                        <w:ind w:left="0"/>
                        <w:jc w:val="both"/>
                      </w:pPr>
                    </w:pPrChange>
                  </w:pPr>
                  <w:ins w:id="10083" w:author="Chara Katiri" w:date="2015-04-12T17:50:00Z">
                    <w:r w:rsidRPr="00F758B3">
                      <w:rPr>
                        <w:rFonts w:ascii="Times" w:hAnsi="Times" w:cs="Times New Roman"/>
                        <w:sz w:val="22"/>
                        <w:szCs w:val="22"/>
                        <w:rPrChange w:id="10084" w:author="Chara Katiri" w:date="2015-05-12T13:05:00Z">
                          <w:rPr>
                            <w:rFonts w:ascii="Times" w:hAnsi="Times" w:cs="Times New Roman"/>
                            <w:sz w:val="22"/>
                            <w:szCs w:val="22"/>
                          </w:rPr>
                        </w:rPrChange>
                      </w:rPr>
                      <w:t>11</w:t>
                    </w:r>
                  </w:ins>
                </w:p>
              </w:tc>
              <w:tc>
                <w:tcPr>
                  <w:tcW w:w="3960" w:type="dxa"/>
                </w:tcPr>
                <w:p w14:paraId="4B5B3E14" w14:textId="77777777" w:rsidR="00D71A41" w:rsidRPr="00F758B3" w:rsidRDefault="00D71A41" w:rsidP="00F758B3">
                  <w:pPr>
                    <w:pStyle w:val="ListParagraph"/>
                    <w:spacing w:line="360" w:lineRule="auto"/>
                    <w:ind w:left="0"/>
                    <w:jc w:val="both"/>
                    <w:rPr>
                      <w:ins w:id="10085" w:author="Chara Katiri" w:date="2015-04-12T17:50:00Z"/>
                      <w:rFonts w:ascii="Times" w:hAnsi="Times" w:cs="Times New Roman"/>
                      <w:sz w:val="22"/>
                      <w:szCs w:val="22"/>
                      <w:rPrChange w:id="10086" w:author="Chara Katiri" w:date="2015-05-12T13:05:00Z">
                        <w:rPr>
                          <w:ins w:id="10087" w:author="Chara Katiri" w:date="2015-04-12T17:50:00Z"/>
                          <w:rFonts w:ascii="Times" w:hAnsi="Times" w:cs="Times New Roman"/>
                          <w:sz w:val="22"/>
                          <w:szCs w:val="22"/>
                        </w:rPr>
                      </w:rPrChange>
                    </w:rPr>
                    <w:pPrChange w:id="10088" w:author="Chara Katiri" w:date="2015-05-12T13:05:00Z">
                      <w:pPr>
                        <w:pStyle w:val="ListParagraph"/>
                        <w:spacing w:line="360" w:lineRule="auto"/>
                        <w:ind w:left="0"/>
                        <w:jc w:val="both"/>
                      </w:pPr>
                    </w:pPrChange>
                  </w:pPr>
                  <w:ins w:id="10089" w:author="Chara Katiri" w:date="2015-04-12T17:50:00Z">
                    <w:r w:rsidRPr="00F758B3">
                      <w:rPr>
                        <w:rFonts w:ascii="Times" w:hAnsi="Times" w:cs="Times New Roman"/>
                        <w:sz w:val="22"/>
                        <w:szCs w:val="22"/>
                        <w:rPrChange w:id="10090" w:author="Chara Katiri" w:date="2015-05-12T13:05:00Z">
                          <w:rPr>
                            <w:rFonts w:ascii="Times" w:hAnsi="Times" w:cs="Times New Roman"/>
                            <w:sz w:val="22"/>
                            <w:szCs w:val="22"/>
                          </w:rPr>
                        </w:rPrChange>
                      </w:rPr>
                      <w:t>The system must provide information about the product: Title, Description, Price, Category and Seller contact information.</w:t>
                    </w:r>
                  </w:ins>
                </w:p>
              </w:tc>
              <w:tc>
                <w:tcPr>
                  <w:tcW w:w="1274" w:type="dxa"/>
                </w:tcPr>
                <w:p w14:paraId="066960D5" w14:textId="77777777" w:rsidR="00D71A41" w:rsidRPr="00F758B3" w:rsidRDefault="00D71A41" w:rsidP="00F758B3">
                  <w:pPr>
                    <w:pStyle w:val="ListParagraph"/>
                    <w:spacing w:line="360" w:lineRule="auto"/>
                    <w:ind w:left="0"/>
                    <w:jc w:val="both"/>
                    <w:rPr>
                      <w:ins w:id="10091" w:author="Chara Katiri" w:date="2015-04-12T17:50:00Z"/>
                      <w:rFonts w:ascii="Times" w:hAnsi="Times" w:cs="Times New Roman"/>
                      <w:sz w:val="22"/>
                      <w:szCs w:val="22"/>
                      <w:rPrChange w:id="10092" w:author="Chara Katiri" w:date="2015-05-12T13:05:00Z">
                        <w:rPr>
                          <w:ins w:id="10093" w:author="Chara Katiri" w:date="2015-04-12T17:50:00Z"/>
                          <w:rFonts w:ascii="Times" w:hAnsi="Times" w:cs="Times New Roman"/>
                          <w:sz w:val="22"/>
                          <w:szCs w:val="22"/>
                        </w:rPr>
                      </w:rPrChange>
                    </w:rPr>
                    <w:pPrChange w:id="10094" w:author="Chara Katiri" w:date="2015-05-12T13:05:00Z">
                      <w:pPr>
                        <w:pStyle w:val="ListParagraph"/>
                        <w:spacing w:line="360" w:lineRule="auto"/>
                        <w:ind w:left="0"/>
                        <w:jc w:val="both"/>
                      </w:pPr>
                    </w:pPrChange>
                  </w:pPr>
                  <w:ins w:id="10095" w:author="Chara Katiri" w:date="2015-04-12T17:50:00Z">
                    <w:r w:rsidRPr="00F758B3">
                      <w:rPr>
                        <w:rFonts w:ascii="Times" w:hAnsi="Times" w:cs="Times New Roman"/>
                        <w:sz w:val="22"/>
                        <w:szCs w:val="22"/>
                        <w:rPrChange w:id="10096" w:author="Chara Katiri" w:date="2015-05-12T13:05:00Z">
                          <w:rPr>
                            <w:rFonts w:ascii="Times" w:hAnsi="Times" w:cs="Times New Roman"/>
                            <w:sz w:val="22"/>
                            <w:szCs w:val="22"/>
                          </w:rPr>
                        </w:rPrChange>
                      </w:rPr>
                      <w:t>Functional</w:t>
                    </w:r>
                  </w:ins>
                </w:p>
              </w:tc>
              <w:tc>
                <w:tcPr>
                  <w:tcW w:w="1609" w:type="dxa"/>
                </w:tcPr>
                <w:p w14:paraId="13B47D82" w14:textId="77777777" w:rsidR="00D71A41" w:rsidRPr="00F758B3" w:rsidRDefault="00D71A41" w:rsidP="00F758B3">
                  <w:pPr>
                    <w:pStyle w:val="ListParagraph"/>
                    <w:spacing w:line="360" w:lineRule="auto"/>
                    <w:ind w:left="0"/>
                    <w:jc w:val="both"/>
                    <w:rPr>
                      <w:ins w:id="10097" w:author="Chara Katiri" w:date="2015-04-12T17:50:00Z"/>
                      <w:rFonts w:ascii="Times" w:hAnsi="Times" w:cs="Times New Roman"/>
                      <w:sz w:val="22"/>
                      <w:szCs w:val="22"/>
                      <w:rPrChange w:id="10098" w:author="Chara Katiri" w:date="2015-05-12T13:05:00Z">
                        <w:rPr>
                          <w:ins w:id="10099" w:author="Chara Katiri" w:date="2015-04-12T17:50:00Z"/>
                          <w:rFonts w:ascii="Times" w:hAnsi="Times" w:cs="Times New Roman"/>
                          <w:sz w:val="22"/>
                          <w:szCs w:val="22"/>
                        </w:rPr>
                      </w:rPrChange>
                    </w:rPr>
                    <w:pPrChange w:id="10100" w:author="Chara Katiri" w:date="2015-05-12T13:05:00Z">
                      <w:pPr>
                        <w:pStyle w:val="ListParagraph"/>
                        <w:spacing w:line="360" w:lineRule="auto"/>
                        <w:ind w:left="0"/>
                        <w:jc w:val="both"/>
                      </w:pPr>
                    </w:pPrChange>
                  </w:pPr>
                </w:p>
              </w:tc>
              <w:tc>
                <w:tcPr>
                  <w:tcW w:w="1169" w:type="dxa"/>
                </w:tcPr>
                <w:p w14:paraId="0E3FAB90" w14:textId="77777777" w:rsidR="00D71A41" w:rsidRPr="00F758B3" w:rsidRDefault="00D71A41" w:rsidP="00F758B3">
                  <w:pPr>
                    <w:pStyle w:val="ListParagraph"/>
                    <w:spacing w:line="360" w:lineRule="auto"/>
                    <w:ind w:left="0"/>
                    <w:jc w:val="both"/>
                    <w:rPr>
                      <w:ins w:id="10101" w:author="Chara Katiri" w:date="2015-04-12T17:50:00Z"/>
                      <w:rFonts w:ascii="Times" w:hAnsi="Times" w:cs="Times New Roman"/>
                      <w:sz w:val="22"/>
                      <w:szCs w:val="22"/>
                      <w:rPrChange w:id="10102" w:author="Chara Katiri" w:date="2015-05-12T13:05:00Z">
                        <w:rPr>
                          <w:ins w:id="10103" w:author="Chara Katiri" w:date="2015-04-12T17:50:00Z"/>
                          <w:rFonts w:ascii="Times" w:hAnsi="Times" w:cs="Times New Roman"/>
                          <w:sz w:val="22"/>
                          <w:szCs w:val="22"/>
                        </w:rPr>
                      </w:rPrChange>
                    </w:rPr>
                    <w:pPrChange w:id="10104" w:author="Chara Katiri" w:date="2015-05-12T13:05:00Z">
                      <w:pPr>
                        <w:pStyle w:val="ListParagraph"/>
                        <w:spacing w:line="360" w:lineRule="auto"/>
                        <w:ind w:left="0"/>
                        <w:jc w:val="both"/>
                      </w:pPr>
                    </w:pPrChange>
                  </w:pPr>
                  <w:ins w:id="10105" w:author="Chara Katiri" w:date="2015-04-12T17:50:00Z">
                    <w:r w:rsidRPr="00F758B3">
                      <w:rPr>
                        <w:rFonts w:ascii="Times" w:hAnsi="Times" w:cs="Times New Roman"/>
                        <w:sz w:val="22"/>
                        <w:szCs w:val="22"/>
                        <w:rPrChange w:id="10106" w:author="Chara Katiri" w:date="2015-05-12T13:05:00Z">
                          <w:rPr>
                            <w:rFonts w:ascii="Times" w:hAnsi="Times" w:cs="Times New Roman"/>
                            <w:sz w:val="22"/>
                            <w:szCs w:val="22"/>
                          </w:rPr>
                        </w:rPrChange>
                      </w:rPr>
                      <w:t>M</w:t>
                    </w:r>
                  </w:ins>
                </w:p>
              </w:tc>
            </w:tr>
            <w:tr w:rsidR="00D71A41" w:rsidRPr="00F758B3" w14:paraId="06322BCC" w14:textId="77777777" w:rsidTr="004A6681">
              <w:trPr>
                <w:ins w:id="10107" w:author="Chara Katiri" w:date="2015-04-12T17:50:00Z"/>
              </w:trPr>
              <w:tc>
                <w:tcPr>
                  <w:tcW w:w="1116" w:type="dxa"/>
                </w:tcPr>
                <w:p w14:paraId="52F22A3A" w14:textId="77777777" w:rsidR="00D71A41" w:rsidRPr="00F758B3" w:rsidRDefault="00D71A41" w:rsidP="00F758B3">
                  <w:pPr>
                    <w:pStyle w:val="ListParagraph"/>
                    <w:spacing w:line="360" w:lineRule="auto"/>
                    <w:ind w:left="0"/>
                    <w:jc w:val="both"/>
                    <w:rPr>
                      <w:ins w:id="10108" w:author="Chara Katiri" w:date="2015-04-12T17:50:00Z"/>
                      <w:rFonts w:ascii="Times" w:hAnsi="Times" w:cs="Times New Roman"/>
                      <w:sz w:val="22"/>
                      <w:szCs w:val="22"/>
                      <w:rPrChange w:id="10109" w:author="Chara Katiri" w:date="2015-05-12T13:05:00Z">
                        <w:rPr>
                          <w:ins w:id="10110" w:author="Chara Katiri" w:date="2015-04-12T17:50:00Z"/>
                          <w:rFonts w:ascii="Times" w:hAnsi="Times" w:cs="Times New Roman"/>
                          <w:sz w:val="22"/>
                          <w:szCs w:val="22"/>
                        </w:rPr>
                      </w:rPrChange>
                    </w:rPr>
                    <w:pPrChange w:id="10111" w:author="Chara Katiri" w:date="2015-05-12T13:05:00Z">
                      <w:pPr>
                        <w:pStyle w:val="ListParagraph"/>
                        <w:spacing w:line="360" w:lineRule="auto"/>
                        <w:ind w:left="0"/>
                        <w:jc w:val="both"/>
                      </w:pPr>
                    </w:pPrChange>
                  </w:pPr>
                  <w:ins w:id="10112" w:author="Chara Katiri" w:date="2015-04-12T17:50:00Z">
                    <w:r w:rsidRPr="00F758B3">
                      <w:rPr>
                        <w:rFonts w:ascii="Times" w:hAnsi="Times" w:cs="Times New Roman"/>
                        <w:sz w:val="22"/>
                        <w:szCs w:val="22"/>
                        <w:rPrChange w:id="10113" w:author="Chara Katiri" w:date="2015-05-12T13:05:00Z">
                          <w:rPr>
                            <w:rFonts w:ascii="Times" w:hAnsi="Times" w:cs="Times New Roman"/>
                            <w:sz w:val="22"/>
                            <w:szCs w:val="22"/>
                          </w:rPr>
                        </w:rPrChange>
                      </w:rPr>
                      <w:t>12</w:t>
                    </w:r>
                  </w:ins>
                </w:p>
              </w:tc>
              <w:tc>
                <w:tcPr>
                  <w:tcW w:w="3960" w:type="dxa"/>
                </w:tcPr>
                <w:p w14:paraId="2F4AD7DA" w14:textId="77777777" w:rsidR="00D71A41" w:rsidRPr="00F758B3" w:rsidRDefault="00D71A41" w:rsidP="00F758B3">
                  <w:pPr>
                    <w:pStyle w:val="ListParagraph"/>
                    <w:spacing w:line="360" w:lineRule="auto"/>
                    <w:ind w:left="0"/>
                    <w:jc w:val="both"/>
                    <w:rPr>
                      <w:ins w:id="10114" w:author="Chara Katiri" w:date="2015-04-12T17:50:00Z"/>
                      <w:rFonts w:ascii="Times" w:hAnsi="Times" w:cs="Times New Roman"/>
                      <w:sz w:val="22"/>
                      <w:szCs w:val="22"/>
                      <w:rPrChange w:id="10115" w:author="Chara Katiri" w:date="2015-05-12T13:05:00Z">
                        <w:rPr>
                          <w:ins w:id="10116" w:author="Chara Katiri" w:date="2015-04-12T17:50:00Z"/>
                          <w:rFonts w:ascii="Times" w:hAnsi="Times" w:cs="Times New Roman"/>
                          <w:sz w:val="22"/>
                          <w:szCs w:val="22"/>
                        </w:rPr>
                      </w:rPrChange>
                    </w:rPr>
                    <w:pPrChange w:id="10117" w:author="Chara Katiri" w:date="2015-05-12T13:05:00Z">
                      <w:pPr>
                        <w:pStyle w:val="ListParagraph"/>
                        <w:spacing w:line="360" w:lineRule="auto"/>
                        <w:ind w:left="0"/>
                        <w:jc w:val="both"/>
                      </w:pPr>
                    </w:pPrChange>
                  </w:pPr>
                  <w:ins w:id="10118" w:author="Chara Katiri" w:date="2015-04-12T17:50:00Z">
                    <w:r w:rsidRPr="00F758B3">
                      <w:rPr>
                        <w:rFonts w:ascii="Times" w:hAnsi="Times" w:cs="Times New Roman"/>
                        <w:sz w:val="22"/>
                        <w:szCs w:val="22"/>
                        <w:rPrChange w:id="10119" w:author="Chara Katiri" w:date="2015-05-12T13:05:00Z">
                          <w:rPr>
                            <w:rFonts w:ascii="Times" w:hAnsi="Times" w:cs="Times New Roman"/>
                            <w:sz w:val="22"/>
                            <w:szCs w:val="22"/>
                          </w:rPr>
                        </w:rPrChange>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F758B3" w:rsidRDefault="00D71A41" w:rsidP="00F758B3">
                  <w:pPr>
                    <w:pStyle w:val="ListParagraph"/>
                    <w:spacing w:line="360" w:lineRule="auto"/>
                    <w:ind w:left="0"/>
                    <w:jc w:val="both"/>
                    <w:rPr>
                      <w:ins w:id="10120" w:author="Chara Katiri" w:date="2015-04-12T17:50:00Z"/>
                      <w:rFonts w:ascii="Times" w:hAnsi="Times" w:cs="Times New Roman"/>
                      <w:sz w:val="22"/>
                      <w:szCs w:val="22"/>
                      <w:rPrChange w:id="10121" w:author="Chara Katiri" w:date="2015-05-12T13:05:00Z">
                        <w:rPr>
                          <w:ins w:id="10122" w:author="Chara Katiri" w:date="2015-04-12T17:50:00Z"/>
                          <w:rFonts w:ascii="Times" w:hAnsi="Times" w:cs="Times New Roman"/>
                          <w:sz w:val="22"/>
                          <w:szCs w:val="22"/>
                        </w:rPr>
                      </w:rPrChange>
                    </w:rPr>
                    <w:pPrChange w:id="10123" w:author="Chara Katiri" w:date="2015-05-12T13:05:00Z">
                      <w:pPr>
                        <w:pStyle w:val="ListParagraph"/>
                        <w:spacing w:line="360" w:lineRule="auto"/>
                        <w:ind w:left="0"/>
                        <w:jc w:val="both"/>
                      </w:pPr>
                    </w:pPrChange>
                  </w:pPr>
                  <w:ins w:id="10124" w:author="Chara Katiri" w:date="2015-04-12T17:50:00Z">
                    <w:r w:rsidRPr="00F758B3">
                      <w:rPr>
                        <w:rFonts w:ascii="Times" w:hAnsi="Times" w:cs="Times New Roman"/>
                        <w:sz w:val="22"/>
                        <w:szCs w:val="22"/>
                        <w:rPrChange w:id="10125" w:author="Chara Katiri" w:date="2015-05-12T13:05:00Z">
                          <w:rPr>
                            <w:rFonts w:ascii="Times" w:hAnsi="Times" w:cs="Times New Roman"/>
                            <w:sz w:val="22"/>
                            <w:szCs w:val="22"/>
                          </w:rPr>
                        </w:rPrChange>
                      </w:rPr>
                      <w:t>Functional</w:t>
                    </w:r>
                  </w:ins>
                </w:p>
              </w:tc>
              <w:tc>
                <w:tcPr>
                  <w:tcW w:w="1609" w:type="dxa"/>
                </w:tcPr>
                <w:p w14:paraId="03D6D8DB" w14:textId="77777777" w:rsidR="00D71A41" w:rsidRPr="00F758B3" w:rsidRDefault="00D71A41" w:rsidP="00F758B3">
                  <w:pPr>
                    <w:pStyle w:val="ListParagraph"/>
                    <w:spacing w:line="360" w:lineRule="auto"/>
                    <w:ind w:left="0"/>
                    <w:jc w:val="both"/>
                    <w:rPr>
                      <w:ins w:id="10126" w:author="Chara Katiri" w:date="2015-04-12T17:50:00Z"/>
                      <w:rFonts w:ascii="Times" w:hAnsi="Times" w:cs="Times New Roman"/>
                      <w:sz w:val="22"/>
                      <w:szCs w:val="22"/>
                      <w:rPrChange w:id="10127" w:author="Chara Katiri" w:date="2015-05-12T13:05:00Z">
                        <w:rPr>
                          <w:ins w:id="10128" w:author="Chara Katiri" w:date="2015-04-12T17:50:00Z"/>
                          <w:rFonts w:ascii="Times" w:hAnsi="Times" w:cs="Times New Roman"/>
                          <w:sz w:val="22"/>
                          <w:szCs w:val="22"/>
                        </w:rPr>
                      </w:rPrChange>
                    </w:rPr>
                    <w:pPrChange w:id="10129" w:author="Chara Katiri" w:date="2015-05-12T13:05:00Z">
                      <w:pPr>
                        <w:pStyle w:val="ListParagraph"/>
                        <w:spacing w:line="360" w:lineRule="auto"/>
                        <w:ind w:left="0"/>
                        <w:jc w:val="both"/>
                      </w:pPr>
                    </w:pPrChange>
                  </w:pPr>
                </w:p>
              </w:tc>
              <w:tc>
                <w:tcPr>
                  <w:tcW w:w="1169" w:type="dxa"/>
                </w:tcPr>
                <w:p w14:paraId="644A01C1" w14:textId="77777777" w:rsidR="00D71A41" w:rsidRPr="00F758B3" w:rsidRDefault="00D71A41" w:rsidP="00F758B3">
                  <w:pPr>
                    <w:pStyle w:val="ListParagraph"/>
                    <w:spacing w:line="360" w:lineRule="auto"/>
                    <w:ind w:left="0"/>
                    <w:jc w:val="both"/>
                    <w:rPr>
                      <w:ins w:id="10130" w:author="Chara Katiri" w:date="2015-04-12T17:50:00Z"/>
                      <w:rFonts w:ascii="Times" w:hAnsi="Times" w:cs="Times New Roman"/>
                      <w:sz w:val="22"/>
                      <w:szCs w:val="22"/>
                      <w:rPrChange w:id="10131" w:author="Chara Katiri" w:date="2015-05-12T13:05:00Z">
                        <w:rPr>
                          <w:ins w:id="10132" w:author="Chara Katiri" w:date="2015-04-12T17:50:00Z"/>
                          <w:rFonts w:ascii="Times" w:hAnsi="Times" w:cs="Times New Roman"/>
                          <w:sz w:val="22"/>
                          <w:szCs w:val="22"/>
                        </w:rPr>
                      </w:rPrChange>
                    </w:rPr>
                    <w:pPrChange w:id="10133" w:author="Chara Katiri" w:date="2015-05-12T13:05:00Z">
                      <w:pPr>
                        <w:pStyle w:val="ListParagraph"/>
                        <w:spacing w:line="360" w:lineRule="auto"/>
                        <w:ind w:left="0"/>
                        <w:jc w:val="both"/>
                      </w:pPr>
                    </w:pPrChange>
                  </w:pPr>
                  <w:ins w:id="10134" w:author="Chara Katiri" w:date="2015-04-12T17:50:00Z">
                    <w:r w:rsidRPr="00F758B3">
                      <w:rPr>
                        <w:rFonts w:ascii="Times" w:hAnsi="Times" w:cs="Times New Roman"/>
                        <w:sz w:val="22"/>
                        <w:szCs w:val="22"/>
                        <w:rPrChange w:id="10135" w:author="Chara Katiri" w:date="2015-05-12T13:05:00Z">
                          <w:rPr>
                            <w:rFonts w:ascii="Times" w:hAnsi="Times" w:cs="Times New Roman"/>
                            <w:sz w:val="22"/>
                            <w:szCs w:val="22"/>
                          </w:rPr>
                        </w:rPrChange>
                      </w:rPr>
                      <w:t>M</w:t>
                    </w:r>
                  </w:ins>
                </w:p>
              </w:tc>
            </w:tr>
            <w:tr w:rsidR="00D71A41" w:rsidRPr="00F758B3" w14:paraId="5773444C" w14:textId="77777777" w:rsidTr="004A6681">
              <w:trPr>
                <w:ins w:id="10136" w:author="Chara Katiri" w:date="2015-04-12T17:50:00Z"/>
              </w:trPr>
              <w:tc>
                <w:tcPr>
                  <w:tcW w:w="1116" w:type="dxa"/>
                  <w:shd w:val="clear" w:color="auto" w:fill="4F81BD" w:themeFill="accent1"/>
                </w:tcPr>
                <w:p w14:paraId="4DC6ED0D" w14:textId="77777777" w:rsidR="00D71A41" w:rsidRPr="00F758B3" w:rsidRDefault="00D71A41" w:rsidP="00F758B3">
                  <w:pPr>
                    <w:pStyle w:val="ListParagraph"/>
                    <w:spacing w:line="360" w:lineRule="auto"/>
                    <w:ind w:left="0"/>
                    <w:jc w:val="both"/>
                    <w:rPr>
                      <w:ins w:id="10137" w:author="Chara Katiri" w:date="2015-04-12T17:50:00Z"/>
                      <w:rFonts w:ascii="Times" w:hAnsi="Times" w:cs="Times New Roman"/>
                      <w:sz w:val="22"/>
                      <w:szCs w:val="22"/>
                      <w:rPrChange w:id="10138" w:author="Chara Katiri" w:date="2015-05-12T13:05:00Z">
                        <w:rPr>
                          <w:ins w:id="10139" w:author="Chara Katiri" w:date="2015-04-12T17:50:00Z"/>
                          <w:rFonts w:ascii="Times" w:hAnsi="Times" w:cs="Times New Roman"/>
                          <w:sz w:val="22"/>
                          <w:szCs w:val="22"/>
                        </w:rPr>
                      </w:rPrChange>
                    </w:rPr>
                    <w:pPrChange w:id="10140" w:author="Chara Katiri" w:date="2015-05-12T13:05:00Z">
                      <w:pPr>
                        <w:pStyle w:val="ListParagraph"/>
                        <w:spacing w:line="360" w:lineRule="auto"/>
                        <w:ind w:left="0"/>
                        <w:jc w:val="both"/>
                      </w:pPr>
                    </w:pPrChange>
                  </w:pPr>
                </w:p>
              </w:tc>
              <w:tc>
                <w:tcPr>
                  <w:tcW w:w="3960" w:type="dxa"/>
                  <w:shd w:val="clear" w:color="auto" w:fill="4F81BD" w:themeFill="accent1"/>
                </w:tcPr>
                <w:p w14:paraId="6380F18C" w14:textId="77777777" w:rsidR="00D71A41" w:rsidRPr="00F758B3" w:rsidRDefault="00D71A41" w:rsidP="00F758B3">
                  <w:pPr>
                    <w:pStyle w:val="ListParagraph"/>
                    <w:spacing w:line="360" w:lineRule="auto"/>
                    <w:ind w:left="0"/>
                    <w:jc w:val="both"/>
                    <w:rPr>
                      <w:ins w:id="10141" w:author="Chara Katiri" w:date="2015-04-12T17:50:00Z"/>
                      <w:rFonts w:ascii="Times" w:hAnsi="Times" w:cs="Times New Roman"/>
                      <w:sz w:val="22"/>
                      <w:szCs w:val="22"/>
                      <w:rPrChange w:id="10142" w:author="Chara Katiri" w:date="2015-05-12T13:05:00Z">
                        <w:rPr>
                          <w:ins w:id="10143" w:author="Chara Katiri" w:date="2015-04-12T17:50:00Z"/>
                          <w:rFonts w:ascii="Times" w:hAnsi="Times" w:cs="Times New Roman"/>
                          <w:sz w:val="22"/>
                          <w:szCs w:val="22"/>
                        </w:rPr>
                      </w:rPrChange>
                    </w:rPr>
                    <w:pPrChange w:id="10144" w:author="Chara Katiri" w:date="2015-05-12T13:05:00Z">
                      <w:pPr>
                        <w:pStyle w:val="ListParagraph"/>
                        <w:spacing w:line="360" w:lineRule="auto"/>
                        <w:ind w:left="0"/>
                        <w:jc w:val="both"/>
                      </w:pPr>
                    </w:pPrChange>
                  </w:pPr>
                  <w:ins w:id="10145" w:author="Chara Katiri" w:date="2015-04-12T17:50:00Z">
                    <w:r w:rsidRPr="00F758B3">
                      <w:rPr>
                        <w:rFonts w:ascii="Times" w:hAnsi="Times" w:cs="Times New Roman"/>
                        <w:sz w:val="22"/>
                        <w:szCs w:val="22"/>
                        <w:rPrChange w:id="10146" w:author="Chara Katiri" w:date="2015-05-12T13:05:00Z">
                          <w:rPr>
                            <w:rFonts w:ascii="Times" w:hAnsi="Times" w:cs="Times New Roman"/>
                            <w:sz w:val="22"/>
                            <w:szCs w:val="22"/>
                          </w:rPr>
                        </w:rPrChange>
                      </w:rPr>
                      <w:t>Sort &amp; Search items</w:t>
                    </w:r>
                  </w:ins>
                </w:p>
              </w:tc>
              <w:tc>
                <w:tcPr>
                  <w:tcW w:w="1274" w:type="dxa"/>
                  <w:shd w:val="clear" w:color="auto" w:fill="4F81BD" w:themeFill="accent1"/>
                </w:tcPr>
                <w:p w14:paraId="64BF824A" w14:textId="77777777" w:rsidR="00D71A41" w:rsidRPr="00F758B3" w:rsidRDefault="00D71A41" w:rsidP="00F758B3">
                  <w:pPr>
                    <w:pStyle w:val="ListParagraph"/>
                    <w:spacing w:line="360" w:lineRule="auto"/>
                    <w:ind w:left="0"/>
                    <w:jc w:val="both"/>
                    <w:rPr>
                      <w:ins w:id="10147" w:author="Chara Katiri" w:date="2015-04-12T17:50:00Z"/>
                      <w:rFonts w:ascii="Times" w:hAnsi="Times" w:cs="Times New Roman"/>
                      <w:sz w:val="22"/>
                      <w:szCs w:val="22"/>
                      <w:rPrChange w:id="10148" w:author="Chara Katiri" w:date="2015-05-12T13:05:00Z">
                        <w:rPr>
                          <w:ins w:id="10149" w:author="Chara Katiri" w:date="2015-04-12T17:50:00Z"/>
                          <w:rFonts w:ascii="Times" w:hAnsi="Times" w:cs="Times New Roman"/>
                          <w:sz w:val="22"/>
                          <w:szCs w:val="22"/>
                        </w:rPr>
                      </w:rPrChange>
                    </w:rPr>
                    <w:pPrChange w:id="10150" w:author="Chara Katiri" w:date="2015-05-12T13:05:00Z">
                      <w:pPr>
                        <w:pStyle w:val="ListParagraph"/>
                        <w:spacing w:line="360" w:lineRule="auto"/>
                        <w:ind w:left="0"/>
                        <w:jc w:val="both"/>
                      </w:pPr>
                    </w:pPrChange>
                  </w:pPr>
                </w:p>
              </w:tc>
              <w:tc>
                <w:tcPr>
                  <w:tcW w:w="1609" w:type="dxa"/>
                  <w:shd w:val="clear" w:color="auto" w:fill="4F81BD" w:themeFill="accent1"/>
                </w:tcPr>
                <w:p w14:paraId="21F64972" w14:textId="77777777" w:rsidR="00D71A41" w:rsidRPr="00F758B3" w:rsidRDefault="00D71A41" w:rsidP="00F758B3">
                  <w:pPr>
                    <w:pStyle w:val="ListParagraph"/>
                    <w:spacing w:line="360" w:lineRule="auto"/>
                    <w:ind w:left="0"/>
                    <w:jc w:val="both"/>
                    <w:rPr>
                      <w:ins w:id="10151" w:author="Chara Katiri" w:date="2015-04-12T17:50:00Z"/>
                      <w:rFonts w:ascii="Times" w:hAnsi="Times" w:cs="Times New Roman"/>
                      <w:sz w:val="22"/>
                      <w:szCs w:val="22"/>
                      <w:rPrChange w:id="10152" w:author="Chara Katiri" w:date="2015-05-12T13:05:00Z">
                        <w:rPr>
                          <w:ins w:id="10153" w:author="Chara Katiri" w:date="2015-04-12T17:50:00Z"/>
                          <w:rFonts w:ascii="Times" w:hAnsi="Times" w:cs="Times New Roman"/>
                          <w:sz w:val="22"/>
                          <w:szCs w:val="22"/>
                        </w:rPr>
                      </w:rPrChange>
                    </w:rPr>
                    <w:pPrChange w:id="10154" w:author="Chara Katiri" w:date="2015-05-12T13:05:00Z">
                      <w:pPr>
                        <w:pStyle w:val="ListParagraph"/>
                        <w:spacing w:line="360" w:lineRule="auto"/>
                        <w:ind w:left="0"/>
                        <w:jc w:val="both"/>
                      </w:pPr>
                    </w:pPrChange>
                  </w:pPr>
                </w:p>
              </w:tc>
              <w:tc>
                <w:tcPr>
                  <w:tcW w:w="1169" w:type="dxa"/>
                  <w:shd w:val="clear" w:color="auto" w:fill="4F81BD" w:themeFill="accent1"/>
                </w:tcPr>
                <w:p w14:paraId="006C57DC" w14:textId="77777777" w:rsidR="00D71A41" w:rsidRPr="00F758B3" w:rsidRDefault="00D71A41" w:rsidP="00F758B3">
                  <w:pPr>
                    <w:pStyle w:val="ListParagraph"/>
                    <w:spacing w:line="360" w:lineRule="auto"/>
                    <w:ind w:left="0"/>
                    <w:jc w:val="both"/>
                    <w:rPr>
                      <w:ins w:id="10155" w:author="Chara Katiri" w:date="2015-04-12T17:50:00Z"/>
                      <w:rFonts w:ascii="Times" w:hAnsi="Times" w:cs="Times New Roman"/>
                      <w:sz w:val="22"/>
                      <w:szCs w:val="22"/>
                      <w:rPrChange w:id="10156" w:author="Chara Katiri" w:date="2015-05-12T13:05:00Z">
                        <w:rPr>
                          <w:ins w:id="10157" w:author="Chara Katiri" w:date="2015-04-12T17:50:00Z"/>
                          <w:rFonts w:ascii="Times" w:hAnsi="Times" w:cs="Times New Roman"/>
                          <w:sz w:val="22"/>
                          <w:szCs w:val="22"/>
                        </w:rPr>
                      </w:rPrChange>
                    </w:rPr>
                    <w:pPrChange w:id="10158" w:author="Chara Katiri" w:date="2015-05-12T13:05:00Z">
                      <w:pPr>
                        <w:pStyle w:val="ListParagraph"/>
                        <w:spacing w:line="360" w:lineRule="auto"/>
                        <w:ind w:left="0"/>
                        <w:jc w:val="both"/>
                      </w:pPr>
                    </w:pPrChange>
                  </w:pPr>
                </w:p>
              </w:tc>
            </w:tr>
            <w:tr w:rsidR="00D71A41" w:rsidRPr="00F758B3" w14:paraId="40BA1BBE" w14:textId="77777777" w:rsidTr="004A6681">
              <w:trPr>
                <w:ins w:id="10159" w:author="Chara Katiri" w:date="2015-04-12T17:50:00Z"/>
              </w:trPr>
              <w:tc>
                <w:tcPr>
                  <w:tcW w:w="1116" w:type="dxa"/>
                </w:tcPr>
                <w:p w14:paraId="7C100C58" w14:textId="77777777" w:rsidR="00D71A41" w:rsidRPr="00F758B3" w:rsidRDefault="00D71A41" w:rsidP="00F758B3">
                  <w:pPr>
                    <w:pStyle w:val="ListParagraph"/>
                    <w:spacing w:line="360" w:lineRule="auto"/>
                    <w:ind w:left="0"/>
                    <w:jc w:val="both"/>
                    <w:rPr>
                      <w:ins w:id="10160" w:author="Chara Katiri" w:date="2015-04-12T17:50:00Z"/>
                      <w:rFonts w:ascii="Times" w:hAnsi="Times" w:cs="Times New Roman"/>
                      <w:sz w:val="22"/>
                      <w:szCs w:val="22"/>
                      <w:rPrChange w:id="10161" w:author="Chara Katiri" w:date="2015-05-12T13:05:00Z">
                        <w:rPr>
                          <w:ins w:id="10162" w:author="Chara Katiri" w:date="2015-04-12T17:50:00Z"/>
                          <w:rFonts w:ascii="Times" w:hAnsi="Times" w:cs="Times New Roman"/>
                          <w:sz w:val="22"/>
                          <w:szCs w:val="22"/>
                        </w:rPr>
                      </w:rPrChange>
                    </w:rPr>
                    <w:pPrChange w:id="10163" w:author="Chara Katiri" w:date="2015-05-12T13:05:00Z">
                      <w:pPr>
                        <w:pStyle w:val="ListParagraph"/>
                        <w:spacing w:line="360" w:lineRule="auto"/>
                        <w:ind w:left="0"/>
                        <w:jc w:val="both"/>
                      </w:pPr>
                    </w:pPrChange>
                  </w:pPr>
                  <w:ins w:id="10164" w:author="Chara Katiri" w:date="2015-04-12T17:50:00Z">
                    <w:r w:rsidRPr="00F758B3">
                      <w:rPr>
                        <w:rFonts w:ascii="Times" w:hAnsi="Times" w:cs="Times New Roman"/>
                        <w:sz w:val="22"/>
                        <w:szCs w:val="22"/>
                        <w:rPrChange w:id="10165" w:author="Chara Katiri" w:date="2015-05-12T13:05:00Z">
                          <w:rPr>
                            <w:rFonts w:ascii="Times" w:hAnsi="Times" w:cs="Times New Roman"/>
                            <w:sz w:val="22"/>
                            <w:szCs w:val="22"/>
                          </w:rPr>
                        </w:rPrChange>
                      </w:rPr>
                      <w:t>13</w:t>
                    </w:r>
                  </w:ins>
                </w:p>
              </w:tc>
              <w:tc>
                <w:tcPr>
                  <w:tcW w:w="3960" w:type="dxa"/>
                </w:tcPr>
                <w:p w14:paraId="0EB6977D" w14:textId="77777777" w:rsidR="00D71A41" w:rsidRPr="00F758B3" w:rsidRDefault="00D71A41" w:rsidP="00F758B3">
                  <w:pPr>
                    <w:pStyle w:val="ListParagraph"/>
                    <w:spacing w:line="360" w:lineRule="auto"/>
                    <w:ind w:left="0"/>
                    <w:jc w:val="both"/>
                    <w:rPr>
                      <w:ins w:id="10166" w:author="Chara Katiri" w:date="2015-04-12T17:50:00Z"/>
                      <w:rFonts w:ascii="Times" w:hAnsi="Times" w:cs="Times New Roman"/>
                      <w:sz w:val="22"/>
                      <w:szCs w:val="22"/>
                      <w:rPrChange w:id="10167" w:author="Chara Katiri" w:date="2015-05-12T13:05:00Z">
                        <w:rPr>
                          <w:ins w:id="10168" w:author="Chara Katiri" w:date="2015-04-12T17:50:00Z"/>
                          <w:rFonts w:ascii="Times" w:hAnsi="Times" w:cs="Times New Roman"/>
                          <w:sz w:val="22"/>
                          <w:szCs w:val="22"/>
                        </w:rPr>
                      </w:rPrChange>
                    </w:rPr>
                    <w:pPrChange w:id="10169" w:author="Chara Katiri" w:date="2015-05-12T13:05:00Z">
                      <w:pPr>
                        <w:pStyle w:val="ListParagraph"/>
                        <w:spacing w:line="360" w:lineRule="auto"/>
                        <w:ind w:left="0"/>
                        <w:jc w:val="both"/>
                      </w:pPr>
                    </w:pPrChange>
                  </w:pPr>
                  <w:ins w:id="10170" w:author="Chara Katiri" w:date="2015-04-12T17:50:00Z">
                    <w:r w:rsidRPr="00F758B3">
                      <w:rPr>
                        <w:rFonts w:ascii="Times" w:hAnsi="Times" w:cs="Times New Roman"/>
                        <w:sz w:val="22"/>
                        <w:szCs w:val="22"/>
                        <w:rPrChange w:id="10171" w:author="Chara Katiri" w:date="2015-05-12T13:05:00Z">
                          <w:rPr>
                            <w:rFonts w:ascii="Times" w:hAnsi="Times" w:cs="Times New Roman"/>
                            <w:sz w:val="22"/>
                            <w:szCs w:val="22"/>
                          </w:rPr>
                        </w:rPrChange>
                      </w:rPr>
                      <w:t xml:space="preserve">The system must allow the users to search products based on categories e.g. books or room swaps. </w:t>
                    </w:r>
                  </w:ins>
                </w:p>
              </w:tc>
              <w:tc>
                <w:tcPr>
                  <w:tcW w:w="1274" w:type="dxa"/>
                </w:tcPr>
                <w:p w14:paraId="0DDE5248" w14:textId="77777777" w:rsidR="00D71A41" w:rsidRPr="00F758B3" w:rsidRDefault="00D71A41" w:rsidP="00F758B3">
                  <w:pPr>
                    <w:pStyle w:val="ListParagraph"/>
                    <w:spacing w:line="360" w:lineRule="auto"/>
                    <w:ind w:left="0"/>
                    <w:jc w:val="both"/>
                    <w:rPr>
                      <w:ins w:id="10172" w:author="Chara Katiri" w:date="2015-04-12T17:50:00Z"/>
                      <w:rFonts w:ascii="Times" w:hAnsi="Times" w:cs="Times New Roman"/>
                      <w:sz w:val="22"/>
                      <w:szCs w:val="22"/>
                      <w:rPrChange w:id="10173" w:author="Chara Katiri" w:date="2015-05-12T13:05:00Z">
                        <w:rPr>
                          <w:ins w:id="10174" w:author="Chara Katiri" w:date="2015-04-12T17:50:00Z"/>
                          <w:rFonts w:ascii="Times" w:hAnsi="Times" w:cs="Times New Roman"/>
                          <w:sz w:val="22"/>
                          <w:szCs w:val="22"/>
                        </w:rPr>
                      </w:rPrChange>
                    </w:rPr>
                    <w:pPrChange w:id="10175" w:author="Chara Katiri" w:date="2015-05-12T13:05:00Z">
                      <w:pPr>
                        <w:pStyle w:val="ListParagraph"/>
                        <w:spacing w:line="360" w:lineRule="auto"/>
                        <w:ind w:left="0"/>
                        <w:jc w:val="both"/>
                      </w:pPr>
                    </w:pPrChange>
                  </w:pPr>
                  <w:ins w:id="10176" w:author="Chara Katiri" w:date="2015-04-12T17:50:00Z">
                    <w:r w:rsidRPr="00F758B3">
                      <w:rPr>
                        <w:rFonts w:ascii="Times" w:hAnsi="Times" w:cs="Times New Roman"/>
                        <w:sz w:val="22"/>
                        <w:szCs w:val="22"/>
                        <w:rPrChange w:id="10177" w:author="Chara Katiri" w:date="2015-05-12T13:05:00Z">
                          <w:rPr>
                            <w:rFonts w:ascii="Times" w:hAnsi="Times" w:cs="Times New Roman"/>
                            <w:sz w:val="22"/>
                            <w:szCs w:val="22"/>
                          </w:rPr>
                        </w:rPrChange>
                      </w:rPr>
                      <w:t>Functional</w:t>
                    </w:r>
                  </w:ins>
                </w:p>
              </w:tc>
              <w:tc>
                <w:tcPr>
                  <w:tcW w:w="1609" w:type="dxa"/>
                </w:tcPr>
                <w:p w14:paraId="25074CA7" w14:textId="77777777" w:rsidR="00D71A41" w:rsidRPr="00F758B3" w:rsidRDefault="00D71A41" w:rsidP="00F758B3">
                  <w:pPr>
                    <w:pStyle w:val="ListParagraph"/>
                    <w:spacing w:line="360" w:lineRule="auto"/>
                    <w:ind w:left="0"/>
                    <w:jc w:val="both"/>
                    <w:rPr>
                      <w:ins w:id="10178" w:author="Chara Katiri" w:date="2015-04-12T17:50:00Z"/>
                      <w:rFonts w:ascii="Times" w:hAnsi="Times" w:cs="Times New Roman"/>
                      <w:sz w:val="22"/>
                      <w:szCs w:val="22"/>
                      <w:rPrChange w:id="10179" w:author="Chara Katiri" w:date="2015-05-12T13:05:00Z">
                        <w:rPr>
                          <w:ins w:id="10180" w:author="Chara Katiri" w:date="2015-04-12T17:50:00Z"/>
                          <w:rFonts w:ascii="Times" w:hAnsi="Times" w:cs="Times New Roman"/>
                          <w:sz w:val="22"/>
                          <w:szCs w:val="22"/>
                        </w:rPr>
                      </w:rPrChange>
                    </w:rPr>
                    <w:pPrChange w:id="10181" w:author="Chara Katiri" w:date="2015-05-12T13:05:00Z">
                      <w:pPr>
                        <w:pStyle w:val="ListParagraph"/>
                        <w:spacing w:line="360" w:lineRule="auto"/>
                        <w:ind w:left="0"/>
                        <w:jc w:val="both"/>
                      </w:pPr>
                    </w:pPrChange>
                  </w:pPr>
                </w:p>
              </w:tc>
              <w:tc>
                <w:tcPr>
                  <w:tcW w:w="1169" w:type="dxa"/>
                </w:tcPr>
                <w:p w14:paraId="24147ADC" w14:textId="77777777" w:rsidR="00D71A41" w:rsidRPr="00F758B3" w:rsidRDefault="00D71A41" w:rsidP="00F758B3">
                  <w:pPr>
                    <w:pStyle w:val="ListParagraph"/>
                    <w:spacing w:line="360" w:lineRule="auto"/>
                    <w:ind w:left="0"/>
                    <w:jc w:val="both"/>
                    <w:rPr>
                      <w:ins w:id="10182" w:author="Chara Katiri" w:date="2015-04-12T17:50:00Z"/>
                      <w:rFonts w:ascii="Times" w:hAnsi="Times" w:cs="Times New Roman"/>
                      <w:sz w:val="22"/>
                      <w:szCs w:val="22"/>
                      <w:rPrChange w:id="10183" w:author="Chara Katiri" w:date="2015-05-12T13:05:00Z">
                        <w:rPr>
                          <w:ins w:id="10184" w:author="Chara Katiri" w:date="2015-04-12T17:50:00Z"/>
                          <w:rFonts w:ascii="Times" w:hAnsi="Times" w:cs="Times New Roman"/>
                          <w:sz w:val="22"/>
                          <w:szCs w:val="22"/>
                        </w:rPr>
                      </w:rPrChange>
                    </w:rPr>
                    <w:pPrChange w:id="10185" w:author="Chara Katiri" w:date="2015-05-12T13:05:00Z">
                      <w:pPr>
                        <w:pStyle w:val="ListParagraph"/>
                        <w:spacing w:line="360" w:lineRule="auto"/>
                        <w:ind w:left="0"/>
                        <w:jc w:val="both"/>
                      </w:pPr>
                    </w:pPrChange>
                  </w:pPr>
                  <w:ins w:id="10186" w:author="Chara Katiri" w:date="2015-04-12T17:50:00Z">
                    <w:r w:rsidRPr="00F758B3">
                      <w:rPr>
                        <w:rFonts w:ascii="Times" w:hAnsi="Times" w:cs="Times New Roman"/>
                        <w:sz w:val="22"/>
                        <w:szCs w:val="22"/>
                        <w:rPrChange w:id="10187" w:author="Chara Katiri" w:date="2015-05-12T13:05:00Z">
                          <w:rPr>
                            <w:rFonts w:ascii="Times" w:hAnsi="Times" w:cs="Times New Roman"/>
                            <w:sz w:val="22"/>
                            <w:szCs w:val="22"/>
                          </w:rPr>
                        </w:rPrChange>
                      </w:rPr>
                      <w:t>M</w:t>
                    </w:r>
                  </w:ins>
                </w:p>
              </w:tc>
            </w:tr>
            <w:tr w:rsidR="00D71A41" w:rsidRPr="00F758B3" w14:paraId="2FF80FA7" w14:textId="77777777" w:rsidTr="004A6681">
              <w:trPr>
                <w:ins w:id="10188" w:author="Chara Katiri" w:date="2015-04-12T17:50:00Z"/>
              </w:trPr>
              <w:tc>
                <w:tcPr>
                  <w:tcW w:w="1116" w:type="dxa"/>
                </w:tcPr>
                <w:p w14:paraId="3EC72F5A" w14:textId="77777777" w:rsidR="00D71A41" w:rsidRPr="00F758B3" w:rsidRDefault="00D71A41" w:rsidP="00F758B3">
                  <w:pPr>
                    <w:pStyle w:val="ListParagraph"/>
                    <w:spacing w:line="360" w:lineRule="auto"/>
                    <w:ind w:left="0"/>
                    <w:jc w:val="both"/>
                    <w:rPr>
                      <w:ins w:id="10189" w:author="Chara Katiri" w:date="2015-04-12T17:50:00Z"/>
                      <w:rFonts w:ascii="Times" w:hAnsi="Times" w:cs="Times New Roman"/>
                      <w:sz w:val="22"/>
                      <w:szCs w:val="22"/>
                      <w:rPrChange w:id="10190" w:author="Chara Katiri" w:date="2015-05-12T13:05:00Z">
                        <w:rPr>
                          <w:ins w:id="10191" w:author="Chara Katiri" w:date="2015-04-12T17:50:00Z"/>
                          <w:rFonts w:ascii="Times" w:hAnsi="Times" w:cs="Times New Roman"/>
                          <w:sz w:val="22"/>
                          <w:szCs w:val="22"/>
                        </w:rPr>
                      </w:rPrChange>
                    </w:rPr>
                    <w:pPrChange w:id="10192" w:author="Chara Katiri" w:date="2015-05-12T13:05:00Z">
                      <w:pPr>
                        <w:pStyle w:val="ListParagraph"/>
                        <w:spacing w:line="360" w:lineRule="auto"/>
                        <w:ind w:left="0"/>
                        <w:jc w:val="both"/>
                      </w:pPr>
                    </w:pPrChange>
                  </w:pPr>
                  <w:ins w:id="10193" w:author="Chara Katiri" w:date="2015-04-12T17:50:00Z">
                    <w:r w:rsidRPr="00F758B3">
                      <w:rPr>
                        <w:rFonts w:ascii="Times" w:hAnsi="Times" w:cs="Times New Roman"/>
                        <w:sz w:val="22"/>
                        <w:szCs w:val="22"/>
                        <w:rPrChange w:id="10194" w:author="Chara Katiri" w:date="2015-05-12T13:05:00Z">
                          <w:rPr>
                            <w:rFonts w:ascii="Times" w:hAnsi="Times" w:cs="Times New Roman"/>
                            <w:sz w:val="22"/>
                            <w:szCs w:val="22"/>
                          </w:rPr>
                        </w:rPrChange>
                      </w:rPr>
                      <w:t>14</w:t>
                    </w:r>
                  </w:ins>
                </w:p>
              </w:tc>
              <w:tc>
                <w:tcPr>
                  <w:tcW w:w="3960" w:type="dxa"/>
                </w:tcPr>
                <w:p w14:paraId="7A7055AD" w14:textId="77777777" w:rsidR="00D71A41" w:rsidRPr="00F758B3" w:rsidRDefault="00D71A41" w:rsidP="00F758B3">
                  <w:pPr>
                    <w:pStyle w:val="ListParagraph"/>
                    <w:spacing w:line="360" w:lineRule="auto"/>
                    <w:ind w:left="0"/>
                    <w:jc w:val="both"/>
                    <w:rPr>
                      <w:ins w:id="10195" w:author="Chara Katiri" w:date="2015-04-12T17:50:00Z"/>
                      <w:rFonts w:ascii="Times" w:hAnsi="Times" w:cs="Times New Roman"/>
                      <w:sz w:val="22"/>
                      <w:szCs w:val="22"/>
                      <w:rPrChange w:id="10196" w:author="Chara Katiri" w:date="2015-05-12T13:05:00Z">
                        <w:rPr>
                          <w:ins w:id="10197" w:author="Chara Katiri" w:date="2015-04-12T17:50:00Z"/>
                          <w:rFonts w:ascii="Times" w:hAnsi="Times" w:cs="Times New Roman"/>
                          <w:sz w:val="22"/>
                          <w:szCs w:val="22"/>
                        </w:rPr>
                      </w:rPrChange>
                    </w:rPr>
                    <w:pPrChange w:id="10198" w:author="Chara Katiri" w:date="2015-05-12T13:05:00Z">
                      <w:pPr>
                        <w:pStyle w:val="ListParagraph"/>
                        <w:spacing w:line="360" w:lineRule="auto"/>
                        <w:ind w:left="0"/>
                        <w:jc w:val="both"/>
                      </w:pPr>
                    </w:pPrChange>
                  </w:pPr>
                  <w:ins w:id="10199" w:author="Chara Katiri" w:date="2015-04-12T17:50:00Z">
                    <w:r w:rsidRPr="00F758B3">
                      <w:rPr>
                        <w:rFonts w:ascii="Times" w:hAnsi="Times" w:cs="Times New Roman"/>
                        <w:sz w:val="22"/>
                        <w:szCs w:val="22"/>
                        <w:rPrChange w:id="10200" w:author="Chara Katiri" w:date="2015-05-12T13:05:00Z">
                          <w:rPr>
                            <w:rFonts w:ascii="Times" w:hAnsi="Times" w:cs="Times New Roman"/>
                            <w:sz w:val="22"/>
                            <w:szCs w:val="22"/>
                          </w:rPr>
                        </w:rPrChange>
                      </w:rPr>
                      <w:t xml:space="preserve">The system must provide a search functionality (text-box search) to allow the users enter keywords. </w:t>
                    </w:r>
                  </w:ins>
                </w:p>
              </w:tc>
              <w:tc>
                <w:tcPr>
                  <w:tcW w:w="1274" w:type="dxa"/>
                </w:tcPr>
                <w:p w14:paraId="4293C0B7" w14:textId="77777777" w:rsidR="00D71A41" w:rsidRPr="00F758B3" w:rsidRDefault="00D71A41" w:rsidP="00F758B3">
                  <w:pPr>
                    <w:pStyle w:val="ListParagraph"/>
                    <w:spacing w:line="360" w:lineRule="auto"/>
                    <w:ind w:left="0"/>
                    <w:jc w:val="both"/>
                    <w:rPr>
                      <w:ins w:id="10201" w:author="Chara Katiri" w:date="2015-04-12T17:50:00Z"/>
                      <w:rFonts w:ascii="Times" w:hAnsi="Times" w:cs="Times New Roman"/>
                      <w:sz w:val="22"/>
                      <w:szCs w:val="22"/>
                      <w:rPrChange w:id="10202" w:author="Chara Katiri" w:date="2015-05-12T13:05:00Z">
                        <w:rPr>
                          <w:ins w:id="10203" w:author="Chara Katiri" w:date="2015-04-12T17:50:00Z"/>
                          <w:rFonts w:ascii="Times" w:hAnsi="Times" w:cs="Times New Roman"/>
                          <w:sz w:val="22"/>
                          <w:szCs w:val="22"/>
                        </w:rPr>
                      </w:rPrChange>
                    </w:rPr>
                    <w:pPrChange w:id="10204" w:author="Chara Katiri" w:date="2015-05-12T13:05:00Z">
                      <w:pPr>
                        <w:pStyle w:val="ListParagraph"/>
                        <w:spacing w:line="360" w:lineRule="auto"/>
                        <w:ind w:left="0"/>
                        <w:jc w:val="both"/>
                      </w:pPr>
                    </w:pPrChange>
                  </w:pPr>
                  <w:ins w:id="10205" w:author="Chara Katiri" w:date="2015-04-12T17:50:00Z">
                    <w:r w:rsidRPr="00F758B3">
                      <w:rPr>
                        <w:rFonts w:ascii="Times" w:hAnsi="Times" w:cs="Times New Roman"/>
                        <w:sz w:val="22"/>
                        <w:szCs w:val="22"/>
                        <w:rPrChange w:id="10206" w:author="Chara Katiri" w:date="2015-05-12T13:05:00Z">
                          <w:rPr>
                            <w:rFonts w:ascii="Times" w:hAnsi="Times" w:cs="Times New Roman"/>
                            <w:sz w:val="22"/>
                            <w:szCs w:val="22"/>
                          </w:rPr>
                        </w:rPrChange>
                      </w:rPr>
                      <w:t>Functional</w:t>
                    </w:r>
                  </w:ins>
                </w:p>
              </w:tc>
              <w:tc>
                <w:tcPr>
                  <w:tcW w:w="1609" w:type="dxa"/>
                </w:tcPr>
                <w:p w14:paraId="3954F17D" w14:textId="77777777" w:rsidR="00D71A41" w:rsidRPr="00F758B3" w:rsidRDefault="00D71A41" w:rsidP="00F758B3">
                  <w:pPr>
                    <w:pStyle w:val="ListParagraph"/>
                    <w:spacing w:line="360" w:lineRule="auto"/>
                    <w:ind w:left="0"/>
                    <w:jc w:val="both"/>
                    <w:rPr>
                      <w:ins w:id="10207" w:author="Chara Katiri" w:date="2015-04-12T17:50:00Z"/>
                      <w:rFonts w:ascii="Times" w:hAnsi="Times" w:cs="Times New Roman"/>
                      <w:sz w:val="22"/>
                      <w:szCs w:val="22"/>
                      <w:rPrChange w:id="10208" w:author="Chara Katiri" w:date="2015-05-12T13:05:00Z">
                        <w:rPr>
                          <w:ins w:id="10209" w:author="Chara Katiri" w:date="2015-04-12T17:50:00Z"/>
                          <w:rFonts w:ascii="Times" w:hAnsi="Times" w:cs="Times New Roman"/>
                          <w:sz w:val="22"/>
                          <w:szCs w:val="22"/>
                        </w:rPr>
                      </w:rPrChange>
                    </w:rPr>
                    <w:pPrChange w:id="10210" w:author="Chara Katiri" w:date="2015-05-12T13:05:00Z">
                      <w:pPr>
                        <w:pStyle w:val="ListParagraph"/>
                        <w:spacing w:line="360" w:lineRule="auto"/>
                        <w:ind w:left="0"/>
                        <w:jc w:val="both"/>
                      </w:pPr>
                    </w:pPrChange>
                  </w:pPr>
                </w:p>
              </w:tc>
              <w:tc>
                <w:tcPr>
                  <w:tcW w:w="1169" w:type="dxa"/>
                </w:tcPr>
                <w:p w14:paraId="0AC12D6B" w14:textId="77777777" w:rsidR="00D71A41" w:rsidRPr="00F758B3" w:rsidRDefault="00D71A41" w:rsidP="00F758B3">
                  <w:pPr>
                    <w:pStyle w:val="ListParagraph"/>
                    <w:spacing w:line="360" w:lineRule="auto"/>
                    <w:ind w:left="0"/>
                    <w:jc w:val="both"/>
                    <w:rPr>
                      <w:ins w:id="10211" w:author="Chara Katiri" w:date="2015-04-12T17:50:00Z"/>
                      <w:rFonts w:ascii="Times" w:hAnsi="Times" w:cs="Times New Roman"/>
                      <w:sz w:val="22"/>
                      <w:szCs w:val="22"/>
                      <w:rPrChange w:id="10212" w:author="Chara Katiri" w:date="2015-05-12T13:05:00Z">
                        <w:rPr>
                          <w:ins w:id="10213" w:author="Chara Katiri" w:date="2015-04-12T17:50:00Z"/>
                          <w:rFonts w:ascii="Times" w:hAnsi="Times" w:cs="Times New Roman"/>
                          <w:sz w:val="22"/>
                          <w:szCs w:val="22"/>
                        </w:rPr>
                      </w:rPrChange>
                    </w:rPr>
                    <w:pPrChange w:id="10214" w:author="Chara Katiri" w:date="2015-05-12T13:05:00Z">
                      <w:pPr>
                        <w:pStyle w:val="ListParagraph"/>
                        <w:spacing w:line="360" w:lineRule="auto"/>
                        <w:ind w:left="0"/>
                        <w:jc w:val="both"/>
                      </w:pPr>
                    </w:pPrChange>
                  </w:pPr>
                  <w:ins w:id="10215" w:author="Chara Katiri" w:date="2015-04-12T17:50:00Z">
                    <w:r w:rsidRPr="00F758B3">
                      <w:rPr>
                        <w:rFonts w:ascii="Times" w:hAnsi="Times" w:cs="Times New Roman"/>
                        <w:sz w:val="22"/>
                        <w:szCs w:val="22"/>
                        <w:rPrChange w:id="10216" w:author="Chara Katiri" w:date="2015-05-12T13:05:00Z">
                          <w:rPr>
                            <w:rFonts w:ascii="Times" w:hAnsi="Times" w:cs="Times New Roman"/>
                            <w:sz w:val="22"/>
                            <w:szCs w:val="22"/>
                          </w:rPr>
                        </w:rPrChange>
                      </w:rPr>
                      <w:t>M</w:t>
                    </w:r>
                  </w:ins>
                </w:p>
              </w:tc>
            </w:tr>
            <w:tr w:rsidR="00D71A41" w:rsidRPr="00F758B3" w14:paraId="65796232" w14:textId="77777777" w:rsidTr="004A6681">
              <w:trPr>
                <w:ins w:id="10217" w:author="Chara Katiri" w:date="2015-04-12T17:50:00Z"/>
              </w:trPr>
              <w:tc>
                <w:tcPr>
                  <w:tcW w:w="1116" w:type="dxa"/>
                </w:tcPr>
                <w:p w14:paraId="5A7D52D5" w14:textId="77777777" w:rsidR="00D71A41" w:rsidRPr="00F758B3" w:rsidRDefault="00D71A41" w:rsidP="00F758B3">
                  <w:pPr>
                    <w:pStyle w:val="ListParagraph"/>
                    <w:spacing w:line="360" w:lineRule="auto"/>
                    <w:ind w:left="0"/>
                    <w:jc w:val="both"/>
                    <w:rPr>
                      <w:ins w:id="10218" w:author="Chara Katiri" w:date="2015-04-12T17:50:00Z"/>
                      <w:rFonts w:ascii="Times" w:hAnsi="Times" w:cs="Times New Roman"/>
                      <w:sz w:val="22"/>
                      <w:szCs w:val="22"/>
                      <w:rPrChange w:id="10219" w:author="Chara Katiri" w:date="2015-05-12T13:05:00Z">
                        <w:rPr>
                          <w:ins w:id="10220" w:author="Chara Katiri" w:date="2015-04-12T17:50:00Z"/>
                          <w:rFonts w:ascii="Times" w:hAnsi="Times" w:cs="Times New Roman"/>
                          <w:sz w:val="22"/>
                          <w:szCs w:val="22"/>
                        </w:rPr>
                      </w:rPrChange>
                    </w:rPr>
                    <w:pPrChange w:id="10221" w:author="Chara Katiri" w:date="2015-05-12T13:05:00Z">
                      <w:pPr>
                        <w:pStyle w:val="ListParagraph"/>
                        <w:spacing w:line="360" w:lineRule="auto"/>
                        <w:ind w:left="0"/>
                        <w:jc w:val="both"/>
                      </w:pPr>
                    </w:pPrChange>
                  </w:pPr>
                  <w:ins w:id="10222" w:author="Chara Katiri" w:date="2015-04-12T17:50:00Z">
                    <w:r w:rsidRPr="00F758B3">
                      <w:rPr>
                        <w:rFonts w:ascii="Times" w:hAnsi="Times" w:cs="Times New Roman"/>
                        <w:sz w:val="22"/>
                        <w:szCs w:val="22"/>
                        <w:rPrChange w:id="10223" w:author="Chara Katiri" w:date="2015-05-12T13:05:00Z">
                          <w:rPr>
                            <w:rFonts w:ascii="Times" w:hAnsi="Times" w:cs="Times New Roman"/>
                            <w:sz w:val="22"/>
                            <w:szCs w:val="22"/>
                          </w:rPr>
                        </w:rPrChange>
                      </w:rPr>
                      <w:t>15</w:t>
                    </w:r>
                  </w:ins>
                </w:p>
              </w:tc>
              <w:tc>
                <w:tcPr>
                  <w:tcW w:w="3960" w:type="dxa"/>
                </w:tcPr>
                <w:p w14:paraId="14DF9511" w14:textId="77777777" w:rsidR="00D71A41" w:rsidRPr="00F758B3" w:rsidRDefault="00D71A41" w:rsidP="00F758B3">
                  <w:pPr>
                    <w:pStyle w:val="ListParagraph"/>
                    <w:spacing w:line="360" w:lineRule="auto"/>
                    <w:ind w:left="0"/>
                    <w:jc w:val="both"/>
                    <w:rPr>
                      <w:ins w:id="10224" w:author="Chara Katiri" w:date="2015-04-12T17:50:00Z"/>
                      <w:rFonts w:ascii="Times" w:hAnsi="Times" w:cs="Times New Roman"/>
                      <w:sz w:val="22"/>
                      <w:szCs w:val="22"/>
                      <w:rPrChange w:id="10225" w:author="Chara Katiri" w:date="2015-05-12T13:05:00Z">
                        <w:rPr>
                          <w:ins w:id="10226" w:author="Chara Katiri" w:date="2015-04-12T17:50:00Z"/>
                          <w:rFonts w:ascii="Times" w:hAnsi="Times" w:cs="Times New Roman"/>
                          <w:sz w:val="22"/>
                          <w:szCs w:val="22"/>
                        </w:rPr>
                      </w:rPrChange>
                    </w:rPr>
                    <w:pPrChange w:id="10227" w:author="Chara Katiri" w:date="2015-05-12T13:05:00Z">
                      <w:pPr>
                        <w:pStyle w:val="ListParagraph"/>
                        <w:spacing w:line="360" w:lineRule="auto"/>
                        <w:ind w:left="0"/>
                        <w:jc w:val="both"/>
                      </w:pPr>
                    </w:pPrChange>
                  </w:pPr>
                  <w:ins w:id="10228" w:author="Chara Katiri" w:date="2015-04-12T17:50:00Z">
                    <w:r w:rsidRPr="00F758B3">
                      <w:rPr>
                        <w:rFonts w:ascii="Times" w:hAnsi="Times" w:cs="Times New Roman"/>
                        <w:sz w:val="22"/>
                        <w:szCs w:val="22"/>
                        <w:rPrChange w:id="10229" w:author="Chara Katiri" w:date="2015-05-12T13:05:00Z">
                          <w:rPr>
                            <w:rFonts w:ascii="Times" w:hAnsi="Times" w:cs="Times New Roman"/>
                            <w:sz w:val="22"/>
                            <w:szCs w:val="22"/>
                          </w:rPr>
                        </w:rPrChange>
                      </w:rPr>
                      <w:t>The system could enable the users to sort the products based on price (Low to High, or High to Low).</w:t>
                    </w:r>
                  </w:ins>
                </w:p>
              </w:tc>
              <w:tc>
                <w:tcPr>
                  <w:tcW w:w="1274" w:type="dxa"/>
                </w:tcPr>
                <w:p w14:paraId="60665EED" w14:textId="77777777" w:rsidR="00D71A41" w:rsidRPr="00F758B3" w:rsidRDefault="00D71A41" w:rsidP="00F758B3">
                  <w:pPr>
                    <w:pStyle w:val="ListParagraph"/>
                    <w:spacing w:line="360" w:lineRule="auto"/>
                    <w:ind w:left="0"/>
                    <w:jc w:val="both"/>
                    <w:rPr>
                      <w:ins w:id="10230" w:author="Chara Katiri" w:date="2015-04-12T17:50:00Z"/>
                      <w:rFonts w:ascii="Times" w:hAnsi="Times" w:cs="Times New Roman"/>
                      <w:sz w:val="22"/>
                      <w:szCs w:val="22"/>
                      <w:rPrChange w:id="10231" w:author="Chara Katiri" w:date="2015-05-12T13:05:00Z">
                        <w:rPr>
                          <w:ins w:id="10232" w:author="Chara Katiri" w:date="2015-04-12T17:50:00Z"/>
                          <w:rFonts w:ascii="Times" w:hAnsi="Times" w:cs="Times New Roman"/>
                          <w:sz w:val="22"/>
                          <w:szCs w:val="22"/>
                        </w:rPr>
                      </w:rPrChange>
                    </w:rPr>
                    <w:pPrChange w:id="10233" w:author="Chara Katiri" w:date="2015-05-12T13:05:00Z">
                      <w:pPr>
                        <w:pStyle w:val="ListParagraph"/>
                        <w:spacing w:line="360" w:lineRule="auto"/>
                        <w:ind w:left="0"/>
                        <w:jc w:val="both"/>
                      </w:pPr>
                    </w:pPrChange>
                  </w:pPr>
                  <w:ins w:id="10234" w:author="Chara Katiri" w:date="2015-04-12T17:50:00Z">
                    <w:r w:rsidRPr="00F758B3">
                      <w:rPr>
                        <w:rFonts w:ascii="Times" w:hAnsi="Times" w:cs="Times New Roman"/>
                        <w:sz w:val="22"/>
                        <w:szCs w:val="22"/>
                        <w:rPrChange w:id="10235" w:author="Chara Katiri" w:date="2015-05-12T13:05:00Z">
                          <w:rPr>
                            <w:rFonts w:ascii="Times" w:hAnsi="Times" w:cs="Times New Roman"/>
                            <w:sz w:val="22"/>
                            <w:szCs w:val="22"/>
                          </w:rPr>
                        </w:rPrChange>
                      </w:rPr>
                      <w:t>Functional</w:t>
                    </w:r>
                  </w:ins>
                </w:p>
              </w:tc>
              <w:tc>
                <w:tcPr>
                  <w:tcW w:w="1609" w:type="dxa"/>
                </w:tcPr>
                <w:p w14:paraId="52549B50" w14:textId="77777777" w:rsidR="00D71A41" w:rsidRPr="00F758B3" w:rsidRDefault="00D71A41" w:rsidP="00F758B3">
                  <w:pPr>
                    <w:pStyle w:val="ListParagraph"/>
                    <w:spacing w:line="360" w:lineRule="auto"/>
                    <w:ind w:left="0"/>
                    <w:jc w:val="both"/>
                    <w:rPr>
                      <w:ins w:id="10236" w:author="Chara Katiri" w:date="2015-04-12T17:50:00Z"/>
                      <w:rFonts w:ascii="Times" w:hAnsi="Times" w:cs="Times New Roman"/>
                      <w:sz w:val="22"/>
                      <w:szCs w:val="22"/>
                      <w:rPrChange w:id="10237" w:author="Chara Katiri" w:date="2015-05-12T13:05:00Z">
                        <w:rPr>
                          <w:ins w:id="10238" w:author="Chara Katiri" w:date="2015-04-12T17:50:00Z"/>
                          <w:rFonts w:ascii="Times" w:hAnsi="Times" w:cs="Times New Roman"/>
                          <w:sz w:val="22"/>
                          <w:szCs w:val="22"/>
                        </w:rPr>
                      </w:rPrChange>
                    </w:rPr>
                    <w:pPrChange w:id="10239" w:author="Chara Katiri" w:date="2015-05-12T13:05:00Z">
                      <w:pPr>
                        <w:pStyle w:val="ListParagraph"/>
                        <w:spacing w:line="360" w:lineRule="auto"/>
                        <w:ind w:left="0"/>
                        <w:jc w:val="both"/>
                      </w:pPr>
                    </w:pPrChange>
                  </w:pPr>
                </w:p>
              </w:tc>
              <w:tc>
                <w:tcPr>
                  <w:tcW w:w="1169" w:type="dxa"/>
                </w:tcPr>
                <w:p w14:paraId="12D73783" w14:textId="77777777" w:rsidR="00D71A41" w:rsidRPr="00F758B3" w:rsidRDefault="00D71A41" w:rsidP="00F758B3">
                  <w:pPr>
                    <w:pStyle w:val="ListParagraph"/>
                    <w:spacing w:line="360" w:lineRule="auto"/>
                    <w:ind w:left="0"/>
                    <w:jc w:val="both"/>
                    <w:rPr>
                      <w:ins w:id="10240" w:author="Chara Katiri" w:date="2015-04-12T17:50:00Z"/>
                      <w:rFonts w:ascii="Times" w:hAnsi="Times" w:cs="Times New Roman"/>
                      <w:sz w:val="22"/>
                      <w:szCs w:val="22"/>
                      <w:rPrChange w:id="10241" w:author="Chara Katiri" w:date="2015-05-12T13:05:00Z">
                        <w:rPr>
                          <w:ins w:id="10242" w:author="Chara Katiri" w:date="2015-04-12T17:50:00Z"/>
                          <w:rFonts w:ascii="Times" w:hAnsi="Times" w:cs="Times New Roman"/>
                          <w:sz w:val="22"/>
                          <w:szCs w:val="22"/>
                        </w:rPr>
                      </w:rPrChange>
                    </w:rPr>
                    <w:pPrChange w:id="10243" w:author="Chara Katiri" w:date="2015-05-12T13:05:00Z">
                      <w:pPr>
                        <w:pStyle w:val="ListParagraph"/>
                        <w:spacing w:line="360" w:lineRule="auto"/>
                        <w:ind w:left="0"/>
                        <w:jc w:val="both"/>
                      </w:pPr>
                    </w:pPrChange>
                  </w:pPr>
                  <w:ins w:id="10244" w:author="Chara Katiri" w:date="2015-04-12T17:50:00Z">
                    <w:r w:rsidRPr="00F758B3">
                      <w:rPr>
                        <w:rFonts w:ascii="Times" w:hAnsi="Times" w:cs="Times New Roman"/>
                        <w:sz w:val="22"/>
                        <w:szCs w:val="22"/>
                        <w:rPrChange w:id="10245" w:author="Chara Katiri" w:date="2015-05-12T13:05:00Z">
                          <w:rPr>
                            <w:rFonts w:ascii="Times" w:hAnsi="Times" w:cs="Times New Roman"/>
                            <w:sz w:val="22"/>
                            <w:szCs w:val="22"/>
                          </w:rPr>
                        </w:rPrChange>
                      </w:rPr>
                      <w:t>C</w:t>
                    </w:r>
                  </w:ins>
                </w:p>
              </w:tc>
            </w:tr>
            <w:tr w:rsidR="00D71A41" w:rsidRPr="00F758B3" w14:paraId="2778ADE0" w14:textId="77777777" w:rsidTr="004A6681">
              <w:trPr>
                <w:ins w:id="10246" w:author="Chara Katiri" w:date="2015-04-12T17:50:00Z"/>
              </w:trPr>
              <w:tc>
                <w:tcPr>
                  <w:tcW w:w="1116" w:type="dxa"/>
                  <w:shd w:val="clear" w:color="auto" w:fill="4F81BD" w:themeFill="accent1"/>
                </w:tcPr>
                <w:p w14:paraId="7CB90E8C" w14:textId="77777777" w:rsidR="00D71A41" w:rsidRPr="00F758B3" w:rsidRDefault="00D71A41" w:rsidP="00F758B3">
                  <w:pPr>
                    <w:pStyle w:val="ListParagraph"/>
                    <w:spacing w:line="360" w:lineRule="auto"/>
                    <w:ind w:left="0"/>
                    <w:jc w:val="both"/>
                    <w:rPr>
                      <w:ins w:id="10247" w:author="Chara Katiri" w:date="2015-04-12T17:50:00Z"/>
                      <w:rFonts w:ascii="Times" w:hAnsi="Times" w:cs="Times New Roman"/>
                      <w:sz w:val="22"/>
                      <w:szCs w:val="22"/>
                      <w:rPrChange w:id="10248" w:author="Chara Katiri" w:date="2015-05-12T13:05:00Z">
                        <w:rPr>
                          <w:ins w:id="10249" w:author="Chara Katiri" w:date="2015-04-12T17:50:00Z"/>
                          <w:rFonts w:ascii="Times" w:hAnsi="Times" w:cs="Times New Roman"/>
                          <w:sz w:val="22"/>
                          <w:szCs w:val="22"/>
                        </w:rPr>
                      </w:rPrChange>
                    </w:rPr>
                    <w:pPrChange w:id="10250" w:author="Chara Katiri" w:date="2015-05-12T13:05:00Z">
                      <w:pPr>
                        <w:pStyle w:val="ListParagraph"/>
                        <w:spacing w:line="360" w:lineRule="auto"/>
                        <w:ind w:left="0"/>
                        <w:jc w:val="both"/>
                      </w:pPr>
                    </w:pPrChange>
                  </w:pPr>
                </w:p>
              </w:tc>
              <w:tc>
                <w:tcPr>
                  <w:tcW w:w="3960" w:type="dxa"/>
                  <w:shd w:val="clear" w:color="auto" w:fill="4F81BD" w:themeFill="accent1"/>
                </w:tcPr>
                <w:p w14:paraId="627010C3" w14:textId="77777777" w:rsidR="00D71A41" w:rsidRPr="00F758B3" w:rsidRDefault="00D71A41" w:rsidP="00F758B3">
                  <w:pPr>
                    <w:pStyle w:val="ListParagraph"/>
                    <w:spacing w:line="360" w:lineRule="auto"/>
                    <w:ind w:left="0"/>
                    <w:jc w:val="both"/>
                    <w:rPr>
                      <w:ins w:id="10251" w:author="Chara Katiri" w:date="2015-04-12T17:50:00Z"/>
                      <w:rFonts w:ascii="Times" w:hAnsi="Times" w:cs="Times New Roman"/>
                      <w:sz w:val="22"/>
                      <w:szCs w:val="22"/>
                      <w:rPrChange w:id="10252" w:author="Chara Katiri" w:date="2015-05-12T13:05:00Z">
                        <w:rPr>
                          <w:ins w:id="10253" w:author="Chara Katiri" w:date="2015-04-12T17:50:00Z"/>
                          <w:rFonts w:ascii="Times" w:hAnsi="Times" w:cs="Times New Roman"/>
                          <w:sz w:val="22"/>
                          <w:szCs w:val="22"/>
                        </w:rPr>
                      </w:rPrChange>
                    </w:rPr>
                    <w:pPrChange w:id="10254" w:author="Chara Katiri" w:date="2015-05-12T13:05:00Z">
                      <w:pPr>
                        <w:pStyle w:val="ListParagraph"/>
                        <w:spacing w:line="360" w:lineRule="auto"/>
                        <w:ind w:left="0"/>
                        <w:jc w:val="both"/>
                      </w:pPr>
                    </w:pPrChange>
                  </w:pPr>
                  <w:ins w:id="10255" w:author="Chara Katiri" w:date="2015-04-12T17:50:00Z">
                    <w:r w:rsidRPr="00F758B3">
                      <w:rPr>
                        <w:rFonts w:ascii="Times" w:hAnsi="Times" w:cs="Times New Roman"/>
                        <w:sz w:val="22"/>
                        <w:szCs w:val="22"/>
                        <w:rPrChange w:id="10256" w:author="Chara Katiri" w:date="2015-05-12T13:05:00Z">
                          <w:rPr>
                            <w:rFonts w:ascii="Times" w:hAnsi="Times" w:cs="Times New Roman"/>
                            <w:sz w:val="22"/>
                            <w:szCs w:val="22"/>
                          </w:rPr>
                        </w:rPrChange>
                      </w:rPr>
                      <w:t xml:space="preserve">Favourites </w:t>
                    </w:r>
                  </w:ins>
                </w:p>
              </w:tc>
              <w:tc>
                <w:tcPr>
                  <w:tcW w:w="1274" w:type="dxa"/>
                  <w:shd w:val="clear" w:color="auto" w:fill="4F81BD" w:themeFill="accent1"/>
                </w:tcPr>
                <w:p w14:paraId="003FE515" w14:textId="77777777" w:rsidR="00D71A41" w:rsidRPr="00F758B3" w:rsidRDefault="00D71A41" w:rsidP="00F758B3">
                  <w:pPr>
                    <w:pStyle w:val="ListParagraph"/>
                    <w:spacing w:line="360" w:lineRule="auto"/>
                    <w:ind w:left="0"/>
                    <w:jc w:val="both"/>
                    <w:rPr>
                      <w:ins w:id="10257" w:author="Chara Katiri" w:date="2015-04-12T17:50:00Z"/>
                      <w:rFonts w:ascii="Times" w:hAnsi="Times" w:cs="Times New Roman"/>
                      <w:sz w:val="22"/>
                      <w:szCs w:val="22"/>
                      <w:rPrChange w:id="10258" w:author="Chara Katiri" w:date="2015-05-12T13:05:00Z">
                        <w:rPr>
                          <w:ins w:id="10259" w:author="Chara Katiri" w:date="2015-04-12T17:50:00Z"/>
                          <w:rFonts w:ascii="Times" w:hAnsi="Times" w:cs="Times New Roman"/>
                          <w:sz w:val="22"/>
                          <w:szCs w:val="22"/>
                        </w:rPr>
                      </w:rPrChange>
                    </w:rPr>
                    <w:pPrChange w:id="10260" w:author="Chara Katiri" w:date="2015-05-12T13:05:00Z">
                      <w:pPr>
                        <w:pStyle w:val="ListParagraph"/>
                        <w:spacing w:line="360" w:lineRule="auto"/>
                        <w:ind w:left="0"/>
                        <w:jc w:val="both"/>
                      </w:pPr>
                    </w:pPrChange>
                  </w:pPr>
                </w:p>
              </w:tc>
              <w:tc>
                <w:tcPr>
                  <w:tcW w:w="1609" w:type="dxa"/>
                  <w:shd w:val="clear" w:color="auto" w:fill="4F81BD" w:themeFill="accent1"/>
                </w:tcPr>
                <w:p w14:paraId="2E43FABF" w14:textId="77777777" w:rsidR="00D71A41" w:rsidRPr="00F758B3" w:rsidRDefault="00D71A41" w:rsidP="00F758B3">
                  <w:pPr>
                    <w:pStyle w:val="ListParagraph"/>
                    <w:spacing w:line="360" w:lineRule="auto"/>
                    <w:ind w:left="0"/>
                    <w:jc w:val="both"/>
                    <w:rPr>
                      <w:ins w:id="10261" w:author="Chara Katiri" w:date="2015-04-12T17:50:00Z"/>
                      <w:rFonts w:ascii="Times" w:hAnsi="Times" w:cs="Times New Roman"/>
                      <w:sz w:val="22"/>
                      <w:szCs w:val="22"/>
                      <w:rPrChange w:id="10262" w:author="Chara Katiri" w:date="2015-05-12T13:05:00Z">
                        <w:rPr>
                          <w:ins w:id="10263" w:author="Chara Katiri" w:date="2015-04-12T17:50:00Z"/>
                          <w:rFonts w:ascii="Times" w:hAnsi="Times" w:cs="Times New Roman"/>
                          <w:sz w:val="22"/>
                          <w:szCs w:val="22"/>
                        </w:rPr>
                      </w:rPrChange>
                    </w:rPr>
                    <w:pPrChange w:id="10264" w:author="Chara Katiri" w:date="2015-05-12T13:05:00Z">
                      <w:pPr>
                        <w:pStyle w:val="ListParagraph"/>
                        <w:spacing w:line="360" w:lineRule="auto"/>
                        <w:ind w:left="0"/>
                        <w:jc w:val="both"/>
                      </w:pPr>
                    </w:pPrChange>
                  </w:pPr>
                </w:p>
              </w:tc>
              <w:tc>
                <w:tcPr>
                  <w:tcW w:w="1169" w:type="dxa"/>
                  <w:shd w:val="clear" w:color="auto" w:fill="4F81BD" w:themeFill="accent1"/>
                </w:tcPr>
                <w:p w14:paraId="00F739FF" w14:textId="77777777" w:rsidR="00D71A41" w:rsidRPr="00F758B3" w:rsidRDefault="00D71A41" w:rsidP="00F758B3">
                  <w:pPr>
                    <w:pStyle w:val="ListParagraph"/>
                    <w:spacing w:line="360" w:lineRule="auto"/>
                    <w:ind w:left="0"/>
                    <w:jc w:val="both"/>
                    <w:rPr>
                      <w:ins w:id="10265" w:author="Chara Katiri" w:date="2015-04-12T17:50:00Z"/>
                      <w:rFonts w:ascii="Times" w:hAnsi="Times" w:cs="Times New Roman"/>
                      <w:sz w:val="22"/>
                      <w:szCs w:val="22"/>
                      <w:rPrChange w:id="10266" w:author="Chara Katiri" w:date="2015-05-12T13:05:00Z">
                        <w:rPr>
                          <w:ins w:id="10267" w:author="Chara Katiri" w:date="2015-04-12T17:50:00Z"/>
                          <w:rFonts w:ascii="Times" w:hAnsi="Times" w:cs="Times New Roman"/>
                          <w:sz w:val="22"/>
                          <w:szCs w:val="22"/>
                        </w:rPr>
                      </w:rPrChange>
                    </w:rPr>
                    <w:pPrChange w:id="10268" w:author="Chara Katiri" w:date="2015-05-12T13:05:00Z">
                      <w:pPr>
                        <w:pStyle w:val="ListParagraph"/>
                        <w:spacing w:line="360" w:lineRule="auto"/>
                        <w:ind w:left="0"/>
                        <w:jc w:val="both"/>
                      </w:pPr>
                    </w:pPrChange>
                  </w:pPr>
                </w:p>
              </w:tc>
            </w:tr>
            <w:tr w:rsidR="00D71A41" w:rsidRPr="00F758B3" w14:paraId="3CB5FB8C" w14:textId="77777777" w:rsidTr="004A6681">
              <w:trPr>
                <w:ins w:id="10269" w:author="Chara Katiri" w:date="2015-04-12T17:50:00Z"/>
              </w:trPr>
              <w:tc>
                <w:tcPr>
                  <w:tcW w:w="1116" w:type="dxa"/>
                </w:tcPr>
                <w:p w14:paraId="5BB333BB" w14:textId="77777777" w:rsidR="00D71A41" w:rsidRPr="00F758B3" w:rsidRDefault="00D71A41" w:rsidP="00F758B3">
                  <w:pPr>
                    <w:pStyle w:val="ListParagraph"/>
                    <w:spacing w:line="360" w:lineRule="auto"/>
                    <w:ind w:left="0"/>
                    <w:jc w:val="both"/>
                    <w:rPr>
                      <w:ins w:id="10270" w:author="Chara Katiri" w:date="2015-04-12T17:50:00Z"/>
                      <w:rFonts w:ascii="Times" w:hAnsi="Times" w:cs="Times New Roman"/>
                      <w:sz w:val="22"/>
                      <w:szCs w:val="22"/>
                      <w:rPrChange w:id="10271" w:author="Chara Katiri" w:date="2015-05-12T13:05:00Z">
                        <w:rPr>
                          <w:ins w:id="10272" w:author="Chara Katiri" w:date="2015-04-12T17:50:00Z"/>
                          <w:rFonts w:ascii="Times" w:hAnsi="Times" w:cs="Times New Roman"/>
                          <w:sz w:val="22"/>
                          <w:szCs w:val="22"/>
                        </w:rPr>
                      </w:rPrChange>
                    </w:rPr>
                    <w:pPrChange w:id="10273" w:author="Chara Katiri" w:date="2015-05-12T13:05:00Z">
                      <w:pPr>
                        <w:pStyle w:val="ListParagraph"/>
                        <w:spacing w:line="360" w:lineRule="auto"/>
                        <w:ind w:left="0"/>
                        <w:jc w:val="both"/>
                      </w:pPr>
                    </w:pPrChange>
                  </w:pPr>
                  <w:ins w:id="10274" w:author="Chara Katiri" w:date="2015-04-12T17:50:00Z">
                    <w:r w:rsidRPr="00F758B3">
                      <w:rPr>
                        <w:rFonts w:ascii="Times" w:hAnsi="Times" w:cs="Times New Roman"/>
                        <w:sz w:val="22"/>
                        <w:szCs w:val="22"/>
                        <w:rPrChange w:id="10275" w:author="Chara Katiri" w:date="2015-05-12T13:05:00Z">
                          <w:rPr>
                            <w:rFonts w:ascii="Times" w:hAnsi="Times" w:cs="Times New Roman"/>
                            <w:sz w:val="22"/>
                            <w:szCs w:val="22"/>
                          </w:rPr>
                        </w:rPrChange>
                      </w:rPr>
                      <w:t>12</w:t>
                    </w:r>
                  </w:ins>
                </w:p>
              </w:tc>
              <w:tc>
                <w:tcPr>
                  <w:tcW w:w="3960" w:type="dxa"/>
                </w:tcPr>
                <w:p w14:paraId="04D46B9C" w14:textId="77777777" w:rsidR="00D71A41" w:rsidRPr="00F758B3" w:rsidRDefault="00D71A41" w:rsidP="00F758B3">
                  <w:pPr>
                    <w:pStyle w:val="ListParagraph"/>
                    <w:spacing w:line="360" w:lineRule="auto"/>
                    <w:ind w:left="0"/>
                    <w:jc w:val="both"/>
                    <w:rPr>
                      <w:ins w:id="10276" w:author="Chara Katiri" w:date="2015-04-12T17:50:00Z"/>
                      <w:rFonts w:ascii="Times" w:hAnsi="Times" w:cs="Times New Roman"/>
                      <w:sz w:val="22"/>
                      <w:szCs w:val="22"/>
                      <w:rPrChange w:id="10277" w:author="Chara Katiri" w:date="2015-05-12T13:05:00Z">
                        <w:rPr>
                          <w:ins w:id="10278" w:author="Chara Katiri" w:date="2015-04-12T17:50:00Z"/>
                          <w:rFonts w:ascii="Times" w:hAnsi="Times" w:cs="Times New Roman"/>
                          <w:sz w:val="22"/>
                          <w:szCs w:val="22"/>
                        </w:rPr>
                      </w:rPrChange>
                    </w:rPr>
                    <w:pPrChange w:id="10279" w:author="Chara Katiri" w:date="2015-05-12T13:05:00Z">
                      <w:pPr>
                        <w:pStyle w:val="ListParagraph"/>
                        <w:spacing w:line="360" w:lineRule="auto"/>
                        <w:ind w:left="0"/>
                        <w:jc w:val="both"/>
                      </w:pPr>
                    </w:pPrChange>
                  </w:pPr>
                  <w:ins w:id="10280" w:author="Chara Katiri" w:date="2015-04-12T17:50:00Z">
                    <w:r w:rsidRPr="00F758B3">
                      <w:rPr>
                        <w:rFonts w:ascii="Times" w:hAnsi="Times" w:cs="Times New Roman"/>
                        <w:sz w:val="22"/>
                        <w:szCs w:val="22"/>
                        <w:rPrChange w:id="10281" w:author="Chara Katiri" w:date="2015-05-12T13:05:00Z">
                          <w:rPr>
                            <w:rFonts w:ascii="Times" w:hAnsi="Times" w:cs="Times New Roman"/>
                            <w:sz w:val="22"/>
                            <w:szCs w:val="22"/>
                          </w:rPr>
                        </w:rPrChange>
                      </w:rPr>
                      <w:t xml:space="preserve">The system should allow users to bookmark items as ‘Favourites’.   </w:t>
                    </w:r>
                  </w:ins>
                </w:p>
              </w:tc>
              <w:tc>
                <w:tcPr>
                  <w:tcW w:w="1274" w:type="dxa"/>
                </w:tcPr>
                <w:p w14:paraId="6430F338" w14:textId="77777777" w:rsidR="00D71A41" w:rsidRPr="00F758B3" w:rsidRDefault="00D71A41" w:rsidP="00F758B3">
                  <w:pPr>
                    <w:pStyle w:val="ListParagraph"/>
                    <w:spacing w:line="360" w:lineRule="auto"/>
                    <w:ind w:left="0"/>
                    <w:jc w:val="both"/>
                    <w:rPr>
                      <w:ins w:id="10282" w:author="Chara Katiri" w:date="2015-04-12T17:50:00Z"/>
                      <w:rFonts w:ascii="Times" w:hAnsi="Times" w:cs="Times New Roman"/>
                      <w:sz w:val="22"/>
                      <w:szCs w:val="22"/>
                      <w:rPrChange w:id="10283" w:author="Chara Katiri" w:date="2015-05-12T13:05:00Z">
                        <w:rPr>
                          <w:ins w:id="10284" w:author="Chara Katiri" w:date="2015-04-12T17:50:00Z"/>
                          <w:rFonts w:ascii="Times" w:hAnsi="Times" w:cs="Times New Roman"/>
                          <w:sz w:val="22"/>
                          <w:szCs w:val="22"/>
                        </w:rPr>
                      </w:rPrChange>
                    </w:rPr>
                    <w:pPrChange w:id="10285" w:author="Chara Katiri" w:date="2015-05-12T13:05:00Z">
                      <w:pPr>
                        <w:pStyle w:val="ListParagraph"/>
                        <w:spacing w:line="360" w:lineRule="auto"/>
                        <w:ind w:left="0"/>
                        <w:jc w:val="both"/>
                      </w:pPr>
                    </w:pPrChange>
                  </w:pPr>
                  <w:ins w:id="10286" w:author="Chara Katiri" w:date="2015-04-12T17:50:00Z">
                    <w:r w:rsidRPr="00F758B3">
                      <w:rPr>
                        <w:rFonts w:ascii="Times" w:hAnsi="Times" w:cs="Times New Roman"/>
                        <w:sz w:val="22"/>
                        <w:szCs w:val="22"/>
                        <w:rPrChange w:id="10287" w:author="Chara Katiri" w:date="2015-05-12T13:05:00Z">
                          <w:rPr>
                            <w:rFonts w:ascii="Times" w:hAnsi="Times" w:cs="Times New Roman"/>
                            <w:sz w:val="22"/>
                            <w:szCs w:val="22"/>
                          </w:rPr>
                        </w:rPrChange>
                      </w:rPr>
                      <w:t>Functional</w:t>
                    </w:r>
                  </w:ins>
                </w:p>
              </w:tc>
              <w:tc>
                <w:tcPr>
                  <w:tcW w:w="1609" w:type="dxa"/>
                </w:tcPr>
                <w:p w14:paraId="44EFAA59" w14:textId="77777777" w:rsidR="00D71A41" w:rsidRPr="00F758B3" w:rsidRDefault="00D71A41" w:rsidP="00F758B3">
                  <w:pPr>
                    <w:pStyle w:val="ListParagraph"/>
                    <w:spacing w:line="360" w:lineRule="auto"/>
                    <w:ind w:left="0"/>
                    <w:jc w:val="both"/>
                    <w:rPr>
                      <w:ins w:id="10288" w:author="Chara Katiri" w:date="2015-04-12T17:50:00Z"/>
                      <w:rFonts w:ascii="Times" w:hAnsi="Times" w:cs="Times New Roman"/>
                      <w:sz w:val="22"/>
                      <w:szCs w:val="22"/>
                      <w:rPrChange w:id="10289" w:author="Chara Katiri" w:date="2015-05-12T13:05:00Z">
                        <w:rPr>
                          <w:ins w:id="10290" w:author="Chara Katiri" w:date="2015-04-12T17:50:00Z"/>
                          <w:rFonts w:ascii="Times" w:hAnsi="Times" w:cs="Times New Roman"/>
                          <w:sz w:val="22"/>
                          <w:szCs w:val="22"/>
                        </w:rPr>
                      </w:rPrChange>
                    </w:rPr>
                    <w:pPrChange w:id="10291" w:author="Chara Katiri" w:date="2015-05-12T13:05:00Z">
                      <w:pPr>
                        <w:pStyle w:val="ListParagraph"/>
                        <w:spacing w:line="360" w:lineRule="auto"/>
                        <w:ind w:left="0"/>
                        <w:jc w:val="both"/>
                      </w:pPr>
                    </w:pPrChange>
                  </w:pPr>
                </w:p>
              </w:tc>
              <w:tc>
                <w:tcPr>
                  <w:tcW w:w="1169" w:type="dxa"/>
                </w:tcPr>
                <w:p w14:paraId="3966ED9A" w14:textId="77777777" w:rsidR="00D71A41" w:rsidRPr="00F758B3" w:rsidRDefault="00D71A41" w:rsidP="00F758B3">
                  <w:pPr>
                    <w:pStyle w:val="ListParagraph"/>
                    <w:spacing w:line="360" w:lineRule="auto"/>
                    <w:ind w:left="0"/>
                    <w:jc w:val="both"/>
                    <w:rPr>
                      <w:ins w:id="10292" w:author="Chara Katiri" w:date="2015-04-12T17:50:00Z"/>
                      <w:rFonts w:ascii="Times" w:hAnsi="Times" w:cs="Times New Roman"/>
                      <w:sz w:val="22"/>
                      <w:szCs w:val="22"/>
                      <w:rPrChange w:id="10293" w:author="Chara Katiri" w:date="2015-05-12T13:05:00Z">
                        <w:rPr>
                          <w:ins w:id="10294" w:author="Chara Katiri" w:date="2015-04-12T17:50:00Z"/>
                          <w:rFonts w:ascii="Times" w:hAnsi="Times" w:cs="Times New Roman"/>
                          <w:sz w:val="22"/>
                          <w:szCs w:val="22"/>
                        </w:rPr>
                      </w:rPrChange>
                    </w:rPr>
                    <w:pPrChange w:id="10295" w:author="Chara Katiri" w:date="2015-05-12T13:05:00Z">
                      <w:pPr>
                        <w:pStyle w:val="ListParagraph"/>
                        <w:spacing w:line="360" w:lineRule="auto"/>
                        <w:ind w:left="0"/>
                        <w:jc w:val="both"/>
                      </w:pPr>
                    </w:pPrChange>
                  </w:pPr>
                  <w:ins w:id="10296" w:author="Chara Katiri" w:date="2015-04-12T17:50:00Z">
                    <w:r w:rsidRPr="00F758B3">
                      <w:rPr>
                        <w:rFonts w:ascii="Times" w:hAnsi="Times" w:cs="Times New Roman"/>
                        <w:sz w:val="22"/>
                        <w:szCs w:val="22"/>
                        <w:rPrChange w:id="10297" w:author="Chara Katiri" w:date="2015-05-12T13:05:00Z">
                          <w:rPr>
                            <w:rFonts w:ascii="Times" w:hAnsi="Times" w:cs="Times New Roman"/>
                            <w:sz w:val="22"/>
                            <w:szCs w:val="22"/>
                          </w:rPr>
                        </w:rPrChange>
                      </w:rPr>
                      <w:t>M</w:t>
                    </w:r>
                  </w:ins>
                </w:p>
              </w:tc>
            </w:tr>
            <w:tr w:rsidR="00D71A41" w:rsidRPr="00F758B3" w14:paraId="13616AB5" w14:textId="77777777" w:rsidTr="004A6681">
              <w:trPr>
                <w:ins w:id="10298" w:author="Chara Katiri" w:date="2015-04-12T17:50:00Z"/>
              </w:trPr>
              <w:tc>
                <w:tcPr>
                  <w:tcW w:w="1116" w:type="dxa"/>
                </w:tcPr>
                <w:p w14:paraId="2C7FF217" w14:textId="77777777" w:rsidR="00D71A41" w:rsidRPr="00F758B3" w:rsidRDefault="00D71A41" w:rsidP="00F758B3">
                  <w:pPr>
                    <w:pStyle w:val="ListParagraph"/>
                    <w:spacing w:line="360" w:lineRule="auto"/>
                    <w:ind w:left="0"/>
                    <w:jc w:val="both"/>
                    <w:rPr>
                      <w:ins w:id="10299" w:author="Chara Katiri" w:date="2015-04-12T17:50:00Z"/>
                      <w:rFonts w:ascii="Times" w:hAnsi="Times" w:cs="Times New Roman"/>
                      <w:sz w:val="22"/>
                      <w:szCs w:val="22"/>
                      <w:rPrChange w:id="10300" w:author="Chara Katiri" w:date="2015-05-12T13:05:00Z">
                        <w:rPr>
                          <w:ins w:id="10301" w:author="Chara Katiri" w:date="2015-04-12T17:50:00Z"/>
                          <w:rFonts w:ascii="Times" w:hAnsi="Times" w:cs="Times New Roman"/>
                          <w:sz w:val="22"/>
                          <w:szCs w:val="22"/>
                        </w:rPr>
                      </w:rPrChange>
                    </w:rPr>
                    <w:pPrChange w:id="10302" w:author="Chara Katiri" w:date="2015-05-12T13:05:00Z">
                      <w:pPr>
                        <w:pStyle w:val="ListParagraph"/>
                        <w:spacing w:line="360" w:lineRule="auto"/>
                        <w:ind w:left="0"/>
                        <w:jc w:val="both"/>
                      </w:pPr>
                    </w:pPrChange>
                  </w:pPr>
                  <w:ins w:id="10303" w:author="Chara Katiri" w:date="2015-04-12T17:50:00Z">
                    <w:r w:rsidRPr="00F758B3">
                      <w:rPr>
                        <w:rFonts w:ascii="Times" w:hAnsi="Times" w:cs="Times New Roman"/>
                        <w:sz w:val="22"/>
                        <w:szCs w:val="22"/>
                        <w:rPrChange w:id="10304" w:author="Chara Katiri" w:date="2015-05-12T13:05:00Z">
                          <w:rPr>
                            <w:rFonts w:ascii="Times" w:hAnsi="Times" w:cs="Times New Roman"/>
                            <w:sz w:val="22"/>
                            <w:szCs w:val="22"/>
                          </w:rPr>
                        </w:rPrChange>
                      </w:rPr>
                      <w:t>13</w:t>
                    </w:r>
                  </w:ins>
                </w:p>
              </w:tc>
              <w:tc>
                <w:tcPr>
                  <w:tcW w:w="3960" w:type="dxa"/>
                </w:tcPr>
                <w:p w14:paraId="43773A17" w14:textId="77777777" w:rsidR="00D71A41" w:rsidRPr="00F758B3" w:rsidRDefault="00D71A41" w:rsidP="00F758B3">
                  <w:pPr>
                    <w:pStyle w:val="ListParagraph"/>
                    <w:spacing w:line="360" w:lineRule="auto"/>
                    <w:ind w:left="0"/>
                    <w:jc w:val="both"/>
                    <w:rPr>
                      <w:ins w:id="10305" w:author="Chara Katiri" w:date="2015-04-12T17:50:00Z"/>
                      <w:rFonts w:ascii="Times" w:hAnsi="Times" w:cs="Times New Roman"/>
                      <w:sz w:val="22"/>
                      <w:szCs w:val="22"/>
                      <w:rPrChange w:id="10306" w:author="Chara Katiri" w:date="2015-05-12T13:05:00Z">
                        <w:rPr>
                          <w:ins w:id="10307" w:author="Chara Katiri" w:date="2015-04-12T17:50:00Z"/>
                          <w:rFonts w:ascii="Times" w:hAnsi="Times" w:cs="Times New Roman"/>
                          <w:sz w:val="22"/>
                          <w:szCs w:val="22"/>
                        </w:rPr>
                      </w:rPrChange>
                    </w:rPr>
                    <w:pPrChange w:id="10308" w:author="Chara Katiri" w:date="2015-05-12T13:05:00Z">
                      <w:pPr>
                        <w:pStyle w:val="ListParagraph"/>
                        <w:spacing w:line="360" w:lineRule="auto"/>
                        <w:ind w:left="0"/>
                        <w:jc w:val="both"/>
                      </w:pPr>
                    </w:pPrChange>
                  </w:pPr>
                  <w:ins w:id="10309" w:author="Chara Katiri" w:date="2015-04-12T17:50:00Z">
                    <w:r w:rsidRPr="00F758B3">
                      <w:rPr>
                        <w:rFonts w:ascii="Times" w:hAnsi="Times" w:cs="Times New Roman"/>
                        <w:sz w:val="22"/>
                        <w:szCs w:val="22"/>
                        <w:rPrChange w:id="10310" w:author="Chara Katiri" w:date="2015-05-12T13:05:00Z">
                          <w:rPr>
                            <w:rFonts w:ascii="Times" w:hAnsi="Times" w:cs="Times New Roman"/>
                            <w:sz w:val="22"/>
                            <w:szCs w:val="22"/>
                          </w:rPr>
                        </w:rPrChange>
                      </w:rPr>
                      <w:t xml:space="preserve">Items marked as Favorites must be protected from external unauthorized access by other users. </w:t>
                    </w:r>
                  </w:ins>
                </w:p>
              </w:tc>
              <w:tc>
                <w:tcPr>
                  <w:tcW w:w="1274" w:type="dxa"/>
                </w:tcPr>
                <w:p w14:paraId="4FFC671C" w14:textId="77777777" w:rsidR="00D71A41" w:rsidRPr="00F758B3" w:rsidRDefault="00D71A41" w:rsidP="00F758B3">
                  <w:pPr>
                    <w:pStyle w:val="ListParagraph"/>
                    <w:spacing w:line="360" w:lineRule="auto"/>
                    <w:ind w:left="0"/>
                    <w:jc w:val="both"/>
                    <w:rPr>
                      <w:ins w:id="10311" w:author="Chara Katiri" w:date="2015-04-12T17:50:00Z"/>
                      <w:rFonts w:ascii="Times" w:hAnsi="Times" w:cs="Times New Roman"/>
                      <w:sz w:val="22"/>
                      <w:szCs w:val="22"/>
                      <w:rPrChange w:id="10312" w:author="Chara Katiri" w:date="2015-05-12T13:05:00Z">
                        <w:rPr>
                          <w:ins w:id="10313" w:author="Chara Katiri" w:date="2015-04-12T17:50:00Z"/>
                          <w:rFonts w:ascii="Times" w:hAnsi="Times" w:cs="Times New Roman"/>
                          <w:sz w:val="22"/>
                          <w:szCs w:val="22"/>
                        </w:rPr>
                      </w:rPrChange>
                    </w:rPr>
                    <w:pPrChange w:id="10314" w:author="Chara Katiri" w:date="2015-05-12T13:05:00Z">
                      <w:pPr>
                        <w:pStyle w:val="ListParagraph"/>
                        <w:spacing w:line="360" w:lineRule="auto"/>
                        <w:ind w:left="0"/>
                        <w:jc w:val="both"/>
                      </w:pPr>
                    </w:pPrChange>
                  </w:pPr>
                  <w:ins w:id="10315" w:author="Chara Katiri" w:date="2015-04-12T17:50:00Z">
                    <w:r w:rsidRPr="00F758B3">
                      <w:rPr>
                        <w:rFonts w:ascii="Times" w:hAnsi="Times" w:cs="Times New Roman"/>
                        <w:sz w:val="22"/>
                        <w:szCs w:val="22"/>
                        <w:rPrChange w:id="10316" w:author="Chara Katiri" w:date="2015-05-12T13:05:00Z">
                          <w:rPr>
                            <w:rFonts w:ascii="Times" w:hAnsi="Times" w:cs="Times New Roman"/>
                            <w:sz w:val="22"/>
                            <w:szCs w:val="22"/>
                          </w:rPr>
                        </w:rPrChange>
                      </w:rPr>
                      <w:t>Non-functional</w:t>
                    </w:r>
                  </w:ins>
                </w:p>
              </w:tc>
              <w:tc>
                <w:tcPr>
                  <w:tcW w:w="1609" w:type="dxa"/>
                </w:tcPr>
                <w:p w14:paraId="210C8673" w14:textId="77777777" w:rsidR="00D71A41" w:rsidRPr="00F758B3" w:rsidRDefault="00D71A41" w:rsidP="00F758B3">
                  <w:pPr>
                    <w:pStyle w:val="ListParagraph"/>
                    <w:spacing w:line="360" w:lineRule="auto"/>
                    <w:ind w:left="0"/>
                    <w:jc w:val="both"/>
                    <w:rPr>
                      <w:ins w:id="10317" w:author="Chara Katiri" w:date="2015-04-12T17:50:00Z"/>
                      <w:rFonts w:ascii="Times" w:hAnsi="Times" w:cs="Times New Roman"/>
                      <w:sz w:val="22"/>
                      <w:szCs w:val="22"/>
                      <w:rPrChange w:id="10318" w:author="Chara Katiri" w:date="2015-05-12T13:05:00Z">
                        <w:rPr>
                          <w:ins w:id="10319" w:author="Chara Katiri" w:date="2015-04-12T17:50:00Z"/>
                          <w:rFonts w:ascii="Times" w:hAnsi="Times" w:cs="Times New Roman"/>
                          <w:sz w:val="22"/>
                          <w:szCs w:val="22"/>
                        </w:rPr>
                      </w:rPrChange>
                    </w:rPr>
                    <w:pPrChange w:id="10320" w:author="Chara Katiri" w:date="2015-05-12T13:05:00Z">
                      <w:pPr>
                        <w:pStyle w:val="ListParagraph"/>
                        <w:spacing w:line="360" w:lineRule="auto"/>
                        <w:ind w:left="0"/>
                        <w:jc w:val="both"/>
                      </w:pPr>
                    </w:pPrChange>
                  </w:pPr>
                </w:p>
              </w:tc>
              <w:tc>
                <w:tcPr>
                  <w:tcW w:w="1169" w:type="dxa"/>
                </w:tcPr>
                <w:p w14:paraId="788EA51E" w14:textId="77777777" w:rsidR="00D71A41" w:rsidRPr="00F758B3" w:rsidRDefault="00D71A41" w:rsidP="00F758B3">
                  <w:pPr>
                    <w:pStyle w:val="ListParagraph"/>
                    <w:spacing w:line="360" w:lineRule="auto"/>
                    <w:ind w:left="0"/>
                    <w:jc w:val="both"/>
                    <w:rPr>
                      <w:ins w:id="10321" w:author="Chara Katiri" w:date="2015-04-12T17:50:00Z"/>
                      <w:rFonts w:ascii="Times" w:hAnsi="Times" w:cs="Times New Roman"/>
                      <w:sz w:val="22"/>
                      <w:szCs w:val="22"/>
                      <w:rPrChange w:id="10322" w:author="Chara Katiri" w:date="2015-05-12T13:05:00Z">
                        <w:rPr>
                          <w:ins w:id="10323" w:author="Chara Katiri" w:date="2015-04-12T17:50:00Z"/>
                          <w:rFonts w:ascii="Times" w:hAnsi="Times" w:cs="Times New Roman"/>
                          <w:sz w:val="22"/>
                          <w:szCs w:val="22"/>
                        </w:rPr>
                      </w:rPrChange>
                    </w:rPr>
                    <w:pPrChange w:id="10324" w:author="Chara Katiri" w:date="2015-05-12T13:05:00Z">
                      <w:pPr>
                        <w:pStyle w:val="ListParagraph"/>
                        <w:spacing w:line="360" w:lineRule="auto"/>
                        <w:ind w:left="0"/>
                        <w:jc w:val="both"/>
                      </w:pPr>
                    </w:pPrChange>
                  </w:pPr>
                  <w:ins w:id="10325" w:author="Chara Katiri" w:date="2015-04-12T17:50:00Z">
                    <w:r w:rsidRPr="00F758B3">
                      <w:rPr>
                        <w:rFonts w:ascii="Times" w:hAnsi="Times" w:cs="Times New Roman"/>
                        <w:sz w:val="22"/>
                        <w:szCs w:val="22"/>
                        <w:rPrChange w:id="10326" w:author="Chara Katiri" w:date="2015-05-12T13:05:00Z">
                          <w:rPr>
                            <w:rFonts w:ascii="Times" w:hAnsi="Times" w:cs="Times New Roman"/>
                            <w:sz w:val="22"/>
                            <w:szCs w:val="22"/>
                          </w:rPr>
                        </w:rPrChange>
                      </w:rPr>
                      <w:t>M</w:t>
                    </w:r>
                  </w:ins>
                </w:p>
              </w:tc>
            </w:tr>
            <w:tr w:rsidR="00D71A41" w:rsidRPr="00F758B3" w14:paraId="74E69766" w14:textId="77777777" w:rsidTr="004A6681">
              <w:trPr>
                <w:ins w:id="10327" w:author="Chara Katiri" w:date="2015-04-12T17:50:00Z"/>
              </w:trPr>
              <w:tc>
                <w:tcPr>
                  <w:tcW w:w="1116" w:type="dxa"/>
                  <w:shd w:val="clear" w:color="auto" w:fill="548DD4" w:themeFill="text2" w:themeFillTint="99"/>
                </w:tcPr>
                <w:p w14:paraId="1B477082" w14:textId="77777777" w:rsidR="00D71A41" w:rsidRPr="00F758B3" w:rsidRDefault="00D71A41" w:rsidP="00F758B3">
                  <w:pPr>
                    <w:pStyle w:val="ListParagraph"/>
                    <w:spacing w:line="360" w:lineRule="auto"/>
                    <w:ind w:left="0"/>
                    <w:jc w:val="both"/>
                    <w:rPr>
                      <w:ins w:id="10328" w:author="Chara Katiri" w:date="2015-04-12T17:50:00Z"/>
                      <w:rFonts w:ascii="Times" w:hAnsi="Times" w:cs="Times New Roman"/>
                      <w:b/>
                      <w:color w:val="FFFFFF" w:themeColor="background1"/>
                      <w:sz w:val="22"/>
                      <w:szCs w:val="22"/>
                      <w:rPrChange w:id="10329" w:author="Chara Katiri" w:date="2015-05-12T13:05:00Z">
                        <w:rPr>
                          <w:ins w:id="10330" w:author="Chara Katiri" w:date="2015-04-12T17:50:00Z"/>
                          <w:rFonts w:ascii="Times" w:hAnsi="Times" w:cs="Times New Roman"/>
                          <w:b/>
                          <w:color w:val="FFFFFF" w:themeColor="background1"/>
                          <w:sz w:val="22"/>
                          <w:szCs w:val="22"/>
                        </w:rPr>
                      </w:rPrChange>
                    </w:rPr>
                    <w:pPrChange w:id="10331" w:author="Chara Katiri" w:date="2015-05-12T13:05:00Z">
                      <w:pPr>
                        <w:pStyle w:val="ListParagraph"/>
                        <w:spacing w:line="360" w:lineRule="auto"/>
                        <w:ind w:left="0"/>
                        <w:jc w:val="both"/>
                      </w:pPr>
                    </w:pPrChange>
                  </w:pPr>
                </w:p>
              </w:tc>
              <w:tc>
                <w:tcPr>
                  <w:tcW w:w="8012" w:type="dxa"/>
                  <w:gridSpan w:val="4"/>
                  <w:shd w:val="clear" w:color="auto" w:fill="548DD4" w:themeFill="text2" w:themeFillTint="99"/>
                </w:tcPr>
                <w:p w14:paraId="1EB3DB08" w14:textId="77777777" w:rsidR="00D71A41" w:rsidRPr="00F758B3" w:rsidRDefault="00D71A41" w:rsidP="00F758B3">
                  <w:pPr>
                    <w:pStyle w:val="ListParagraph"/>
                    <w:spacing w:line="360" w:lineRule="auto"/>
                    <w:ind w:left="0"/>
                    <w:jc w:val="both"/>
                    <w:rPr>
                      <w:ins w:id="10332" w:author="Chara Katiri" w:date="2015-04-12T17:50:00Z"/>
                      <w:rFonts w:ascii="Times" w:hAnsi="Times" w:cs="Times New Roman"/>
                      <w:b/>
                      <w:color w:val="FFFFFF" w:themeColor="background1"/>
                      <w:sz w:val="22"/>
                      <w:szCs w:val="22"/>
                      <w:rPrChange w:id="10333" w:author="Chara Katiri" w:date="2015-05-12T13:05:00Z">
                        <w:rPr>
                          <w:ins w:id="10334" w:author="Chara Katiri" w:date="2015-04-12T17:50:00Z"/>
                          <w:rFonts w:ascii="Times" w:hAnsi="Times" w:cs="Times New Roman"/>
                          <w:b/>
                          <w:color w:val="FFFFFF" w:themeColor="background1"/>
                          <w:sz w:val="22"/>
                          <w:szCs w:val="22"/>
                        </w:rPr>
                      </w:rPrChange>
                    </w:rPr>
                    <w:pPrChange w:id="10335" w:author="Chara Katiri" w:date="2015-05-12T13:05:00Z">
                      <w:pPr>
                        <w:pStyle w:val="ListParagraph"/>
                        <w:spacing w:line="360" w:lineRule="auto"/>
                        <w:ind w:left="0"/>
                        <w:jc w:val="both"/>
                      </w:pPr>
                    </w:pPrChange>
                  </w:pPr>
                  <w:ins w:id="10336" w:author="Chara Katiri" w:date="2015-04-12T17:50:00Z">
                    <w:r w:rsidRPr="00F758B3">
                      <w:rPr>
                        <w:rFonts w:ascii="Times" w:hAnsi="Times" w:cs="Times New Roman"/>
                        <w:b/>
                        <w:color w:val="FFFFFF" w:themeColor="background1"/>
                        <w:sz w:val="22"/>
                        <w:szCs w:val="22"/>
                        <w:rPrChange w:id="10337" w:author="Chara Katiri" w:date="2015-05-12T13:05:00Z">
                          <w:rPr>
                            <w:rFonts w:ascii="Times" w:hAnsi="Times" w:cs="Times New Roman"/>
                            <w:b/>
                            <w:color w:val="FFFFFF" w:themeColor="background1"/>
                            <w:sz w:val="22"/>
                            <w:szCs w:val="22"/>
                          </w:rPr>
                        </w:rPrChange>
                      </w:rPr>
                      <w:t>Terms &amp; Conditions</w:t>
                    </w:r>
                  </w:ins>
                </w:p>
              </w:tc>
            </w:tr>
            <w:tr w:rsidR="00D71A41" w:rsidRPr="00F758B3" w14:paraId="306AE4F1" w14:textId="77777777" w:rsidTr="004A6681">
              <w:trPr>
                <w:ins w:id="10338" w:author="Chara Katiri" w:date="2015-04-12T17:50:00Z"/>
              </w:trPr>
              <w:tc>
                <w:tcPr>
                  <w:tcW w:w="1116" w:type="dxa"/>
                </w:tcPr>
                <w:p w14:paraId="4D4B078F" w14:textId="77777777" w:rsidR="00D71A41" w:rsidRPr="00F758B3" w:rsidRDefault="00D71A41" w:rsidP="00F758B3">
                  <w:pPr>
                    <w:pStyle w:val="ListParagraph"/>
                    <w:spacing w:line="360" w:lineRule="auto"/>
                    <w:ind w:left="0"/>
                    <w:jc w:val="both"/>
                    <w:rPr>
                      <w:ins w:id="10339" w:author="Chara Katiri" w:date="2015-04-12T17:50:00Z"/>
                      <w:rFonts w:ascii="Times" w:hAnsi="Times" w:cs="Times New Roman"/>
                      <w:sz w:val="22"/>
                      <w:szCs w:val="22"/>
                      <w:rPrChange w:id="10340" w:author="Chara Katiri" w:date="2015-05-12T13:05:00Z">
                        <w:rPr>
                          <w:ins w:id="10341" w:author="Chara Katiri" w:date="2015-04-12T17:50:00Z"/>
                          <w:rFonts w:ascii="Times" w:hAnsi="Times" w:cs="Times New Roman"/>
                          <w:sz w:val="22"/>
                          <w:szCs w:val="22"/>
                        </w:rPr>
                      </w:rPrChange>
                    </w:rPr>
                    <w:pPrChange w:id="10342" w:author="Chara Katiri" w:date="2015-05-12T13:05:00Z">
                      <w:pPr>
                        <w:pStyle w:val="ListParagraph"/>
                        <w:spacing w:line="360" w:lineRule="auto"/>
                        <w:ind w:left="0"/>
                        <w:jc w:val="both"/>
                      </w:pPr>
                    </w:pPrChange>
                  </w:pPr>
                  <w:ins w:id="10343" w:author="Chara Katiri" w:date="2015-04-12T17:50:00Z">
                    <w:r w:rsidRPr="00F758B3">
                      <w:rPr>
                        <w:rFonts w:ascii="Times" w:hAnsi="Times" w:cs="Times New Roman"/>
                        <w:sz w:val="22"/>
                        <w:szCs w:val="22"/>
                        <w:rPrChange w:id="10344" w:author="Chara Katiri" w:date="2015-05-12T13:05:00Z">
                          <w:rPr>
                            <w:rFonts w:ascii="Times" w:hAnsi="Times" w:cs="Times New Roman"/>
                            <w:sz w:val="22"/>
                            <w:szCs w:val="22"/>
                          </w:rPr>
                        </w:rPrChange>
                      </w:rPr>
                      <w:t>3</w:t>
                    </w:r>
                  </w:ins>
                </w:p>
              </w:tc>
              <w:tc>
                <w:tcPr>
                  <w:tcW w:w="3960" w:type="dxa"/>
                </w:tcPr>
                <w:p w14:paraId="526DDB2E" w14:textId="77777777" w:rsidR="00D71A41" w:rsidRPr="00F758B3" w:rsidRDefault="00D71A41" w:rsidP="00F758B3">
                  <w:pPr>
                    <w:spacing w:line="360" w:lineRule="auto"/>
                    <w:contextualSpacing/>
                    <w:jc w:val="both"/>
                    <w:rPr>
                      <w:ins w:id="10345" w:author="Chara Katiri" w:date="2015-04-12T17:50:00Z"/>
                      <w:rFonts w:ascii="Times" w:eastAsia="Times New Roman" w:hAnsi="Times" w:cs="Times New Roman"/>
                      <w:iCs/>
                      <w:sz w:val="22"/>
                      <w:szCs w:val="22"/>
                      <w:lang w:val="en-GB"/>
                      <w:rPrChange w:id="10346" w:author="Chara Katiri" w:date="2015-05-12T13:05:00Z">
                        <w:rPr>
                          <w:ins w:id="10347" w:author="Chara Katiri" w:date="2015-04-12T17:50:00Z"/>
                          <w:rFonts w:ascii="Times" w:eastAsia="Times New Roman" w:hAnsi="Times" w:cs="Times New Roman"/>
                          <w:iCs/>
                          <w:sz w:val="22"/>
                          <w:szCs w:val="22"/>
                          <w:lang w:val="en-GB"/>
                        </w:rPr>
                      </w:rPrChange>
                    </w:rPr>
                    <w:pPrChange w:id="10348" w:author="Chara Katiri" w:date="2015-05-12T13:05:00Z">
                      <w:pPr>
                        <w:spacing w:line="360" w:lineRule="auto"/>
                        <w:contextualSpacing/>
                        <w:jc w:val="both"/>
                      </w:pPr>
                    </w:pPrChange>
                  </w:pPr>
                  <w:ins w:id="10349" w:author="Chara Katiri" w:date="2015-04-12T17:50:00Z">
                    <w:r w:rsidRPr="00F758B3">
                      <w:rPr>
                        <w:rFonts w:ascii="Times" w:hAnsi="Times" w:cs="Times New Roman"/>
                        <w:sz w:val="22"/>
                        <w:szCs w:val="22"/>
                        <w:rPrChange w:id="10350" w:author="Chara Katiri" w:date="2015-05-12T13:05:00Z">
                          <w:rPr>
                            <w:rFonts w:ascii="Times" w:hAnsi="Times" w:cs="Times New Roman"/>
                            <w:sz w:val="22"/>
                            <w:szCs w:val="22"/>
                          </w:rPr>
                        </w:rPrChange>
                      </w:rPr>
                      <w:t>The system must ask the users (byers &amp; sellers) to agree with ‘The Sales of Goods Act 1979’ and adhere to it:  “</w:t>
                    </w:r>
                    <w:r w:rsidRPr="00F758B3">
                      <w:rPr>
                        <w:rFonts w:ascii="Times" w:eastAsia="Times New Roman" w:hAnsi="Times" w:cs="Times New Roman"/>
                        <w:i/>
                        <w:iCs/>
                        <w:sz w:val="22"/>
                        <w:szCs w:val="22"/>
                        <w:lang w:val="en-GB"/>
                        <w:rPrChange w:id="10351" w:author="Chara Katiri" w:date="2015-05-12T13:05:00Z">
                          <w:rPr>
                            <w:rFonts w:ascii="Times" w:eastAsia="Times New Roman" w:hAnsi="Times" w:cs="Times New Roman"/>
                            <w:i/>
                            <w:iCs/>
                            <w:sz w:val="22"/>
                            <w:szCs w:val="22"/>
                            <w:lang w:val="en-GB"/>
                          </w:rPr>
                        </w:rPrChange>
                      </w:rPr>
                      <w:t xml:space="preserve">"traders must sell goods that are as described and of satisfactory quality” </w:t>
                    </w:r>
                    <w:r w:rsidRPr="00F758B3">
                      <w:rPr>
                        <w:rFonts w:ascii="Times" w:eastAsia="Times New Roman" w:hAnsi="Times" w:cs="Times New Roman"/>
                        <w:iCs/>
                        <w:sz w:val="22"/>
                        <w:szCs w:val="22"/>
                        <w:lang w:val="en-GB"/>
                        <w:rPrChange w:id="10352" w:author="Chara Katiri" w:date="2015-05-12T13:05:00Z">
                          <w:rPr>
                            <w:rFonts w:ascii="Times" w:eastAsia="Times New Roman" w:hAnsi="Times" w:cs="Times New Roman"/>
                            <w:iCs/>
                            <w:sz w:val="22"/>
                            <w:szCs w:val="22"/>
                            <w:lang w:val="en-GB"/>
                          </w:rPr>
                        </w:rPrChange>
                      </w:rPr>
                      <w:t xml:space="preserve">[4], [5]. The Terms &amp; conditions must be accessible, meaningful and fair. </w:t>
                    </w:r>
                  </w:ins>
                </w:p>
              </w:tc>
              <w:tc>
                <w:tcPr>
                  <w:tcW w:w="1274" w:type="dxa"/>
                </w:tcPr>
                <w:p w14:paraId="5B7E5292" w14:textId="77777777" w:rsidR="00D71A41" w:rsidRPr="00F758B3" w:rsidRDefault="00D71A41" w:rsidP="00F758B3">
                  <w:pPr>
                    <w:pStyle w:val="ListParagraph"/>
                    <w:spacing w:line="360" w:lineRule="auto"/>
                    <w:ind w:left="0"/>
                    <w:jc w:val="both"/>
                    <w:rPr>
                      <w:ins w:id="10353" w:author="Chara Katiri" w:date="2015-04-12T17:50:00Z"/>
                      <w:rFonts w:ascii="Times" w:hAnsi="Times" w:cs="Times New Roman"/>
                      <w:sz w:val="22"/>
                      <w:szCs w:val="22"/>
                      <w:rPrChange w:id="10354" w:author="Chara Katiri" w:date="2015-05-12T13:05:00Z">
                        <w:rPr>
                          <w:ins w:id="10355" w:author="Chara Katiri" w:date="2015-04-12T17:50:00Z"/>
                          <w:rFonts w:ascii="Times" w:hAnsi="Times" w:cs="Times New Roman"/>
                          <w:sz w:val="22"/>
                          <w:szCs w:val="22"/>
                        </w:rPr>
                      </w:rPrChange>
                    </w:rPr>
                    <w:pPrChange w:id="10356" w:author="Chara Katiri" w:date="2015-05-12T13:05:00Z">
                      <w:pPr>
                        <w:pStyle w:val="ListParagraph"/>
                        <w:spacing w:line="360" w:lineRule="auto"/>
                        <w:ind w:left="0"/>
                        <w:jc w:val="both"/>
                      </w:pPr>
                    </w:pPrChange>
                  </w:pPr>
                  <w:ins w:id="10357" w:author="Chara Katiri" w:date="2015-04-12T17:50:00Z">
                    <w:r w:rsidRPr="00F758B3">
                      <w:rPr>
                        <w:rFonts w:ascii="Times" w:hAnsi="Times" w:cs="Times New Roman"/>
                        <w:sz w:val="22"/>
                        <w:szCs w:val="22"/>
                        <w:rPrChange w:id="10358" w:author="Chara Katiri" w:date="2015-05-12T13:05:00Z">
                          <w:rPr>
                            <w:rFonts w:ascii="Times" w:hAnsi="Times" w:cs="Times New Roman"/>
                            <w:sz w:val="22"/>
                            <w:szCs w:val="22"/>
                          </w:rPr>
                        </w:rPrChange>
                      </w:rPr>
                      <w:t>Non-functional</w:t>
                    </w:r>
                  </w:ins>
                </w:p>
              </w:tc>
              <w:tc>
                <w:tcPr>
                  <w:tcW w:w="1609" w:type="dxa"/>
                </w:tcPr>
                <w:p w14:paraId="1832833B" w14:textId="77777777" w:rsidR="00D71A41" w:rsidRPr="00F758B3" w:rsidRDefault="00D71A41" w:rsidP="00F758B3">
                  <w:pPr>
                    <w:pStyle w:val="ListParagraph"/>
                    <w:spacing w:line="360" w:lineRule="auto"/>
                    <w:ind w:left="0"/>
                    <w:jc w:val="both"/>
                    <w:rPr>
                      <w:ins w:id="10359" w:author="Chara Katiri" w:date="2015-04-12T17:50:00Z"/>
                      <w:rFonts w:ascii="Times" w:hAnsi="Times" w:cs="Times New Roman"/>
                      <w:sz w:val="22"/>
                      <w:szCs w:val="22"/>
                      <w:rPrChange w:id="10360" w:author="Chara Katiri" w:date="2015-05-12T13:05:00Z">
                        <w:rPr>
                          <w:ins w:id="10361" w:author="Chara Katiri" w:date="2015-04-12T17:50:00Z"/>
                          <w:rFonts w:ascii="Times" w:hAnsi="Times" w:cs="Times New Roman"/>
                          <w:sz w:val="22"/>
                          <w:szCs w:val="22"/>
                        </w:rPr>
                      </w:rPrChange>
                    </w:rPr>
                    <w:pPrChange w:id="10362" w:author="Chara Katiri" w:date="2015-05-12T13:05:00Z">
                      <w:pPr>
                        <w:pStyle w:val="ListParagraph"/>
                        <w:spacing w:line="360" w:lineRule="auto"/>
                        <w:ind w:left="0"/>
                        <w:jc w:val="both"/>
                      </w:pPr>
                    </w:pPrChange>
                  </w:pPr>
                </w:p>
              </w:tc>
              <w:tc>
                <w:tcPr>
                  <w:tcW w:w="1169" w:type="dxa"/>
                </w:tcPr>
                <w:p w14:paraId="64E14041" w14:textId="77777777" w:rsidR="00D71A41" w:rsidRPr="00F758B3" w:rsidRDefault="00D71A41" w:rsidP="00F758B3">
                  <w:pPr>
                    <w:pStyle w:val="ListParagraph"/>
                    <w:spacing w:line="360" w:lineRule="auto"/>
                    <w:ind w:left="0"/>
                    <w:jc w:val="both"/>
                    <w:rPr>
                      <w:ins w:id="10363" w:author="Chara Katiri" w:date="2015-04-12T17:50:00Z"/>
                      <w:rFonts w:ascii="Times" w:hAnsi="Times" w:cs="Times New Roman"/>
                      <w:sz w:val="22"/>
                      <w:szCs w:val="22"/>
                      <w:rPrChange w:id="10364" w:author="Chara Katiri" w:date="2015-05-12T13:05:00Z">
                        <w:rPr>
                          <w:ins w:id="10365" w:author="Chara Katiri" w:date="2015-04-12T17:50:00Z"/>
                          <w:rFonts w:ascii="Times" w:hAnsi="Times" w:cs="Times New Roman"/>
                          <w:sz w:val="22"/>
                          <w:szCs w:val="22"/>
                        </w:rPr>
                      </w:rPrChange>
                    </w:rPr>
                    <w:pPrChange w:id="10366" w:author="Chara Katiri" w:date="2015-05-12T13:05:00Z">
                      <w:pPr>
                        <w:pStyle w:val="ListParagraph"/>
                        <w:spacing w:line="360" w:lineRule="auto"/>
                        <w:ind w:left="0"/>
                        <w:jc w:val="both"/>
                      </w:pPr>
                    </w:pPrChange>
                  </w:pPr>
                  <w:ins w:id="10367" w:author="Chara Katiri" w:date="2015-04-12T17:50:00Z">
                    <w:r w:rsidRPr="00F758B3">
                      <w:rPr>
                        <w:rFonts w:ascii="Times" w:hAnsi="Times" w:cs="Times New Roman"/>
                        <w:sz w:val="22"/>
                        <w:szCs w:val="22"/>
                        <w:rPrChange w:id="10368" w:author="Chara Katiri" w:date="2015-05-12T13:05:00Z">
                          <w:rPr>
                            <w:rFonts w:ascii="Times" w:hAnsi="Times" w:cs="Times New Roman"/>
                            <w:sz w:val="22"/>
                            <w:szCs w:val="22"/>
                          </w:rPr>
                        </w:rPrChange>
                      </w:rPr>
                      <w:t>M</w:t>
                    </w:r>
                  </w:ins>
                </w:p>
              </w:tc>
            </w:tr>
          </w:tbl>
          <w:p w14:paraId="4CAADD30" w14:textId="10E97948" w:rsidR="00BF78B7" w:rsidRPr="00F758B3" w:rsidDel="00D71A41" w:rsidRDefault="00BF78B7" w:rsidP="00F758B3">
            <w:pPr>
              <w:pStyle w:val="ListParagraph"/>
              <w:spacing w:line="360" w:lineRule="auto"/>
              <w:ind w:left="0"/>
              <w:jc w:val="both"/>
              <w:rPr>
                <w:del w:id="10369" w:author="Chara Katiri" w:date="2015-04-12T17:50:00Z"/>
                <w:rFonts w:ascii="Times" w:hAnsi="Times" w:cs="Times New Roman"/>
                <w:b/>
                <w:bCs/>
                <w:color w:val="FFFFFF" w:themeColor="background1"/>
                <w:sz w:val="22"/>
                <w:szCs w:val="22"/>
                <w:lang w:val="en-GB"/>
                <w:rPrChange w:id="10370" w:author="Chara Katiri" w:date="2015-05-12T13:05:00Z">
                  <w:rPr>
                    <w:del w:id="10371" w:author="Chara Katiri" w:date="2015-04-12T17:50:00Z"/>
                    <w:rFonts w:ascii="Times" w:hAnsi="Times" w:cs="Times New Roman"/>
                    <w:b/>
                    <w:bCs/>
                    <w:color w:val="FFFFFF" w:themeColor="background1"/>
                    <w:sz w:val="22"/>
                    <w:szCs w:val="22"/>
                    <w:lang w:val="en-GB"/>
                  </w:rPr>
                </w:rPrChange>
              </w:rPr>
              <w:pPrChange w:id="10372" w:author="Chara Katiri" w:date="2015-05-12T13:05:00Z">
                <w:pPr>
                  <w:pStyle w:val="ListParagraph"/>
                  <w:spacing w:line="360" w:lineRule="auto"/>
                  <w:ind w:left="0"/>
                  <w:jc w:val="both"/>
                </w:pPr>
              </w:pPrChange>
            </w:pPr>
          </w:p>
        </w:tc>
        <w:tc>
          <w:tcPr>
            <w:tcW w:w="1172" w:type="dxa"/>
            <w:shd w:val="clear" w:color="auto" w:fill="548DD4" w:themeFill="text2" w:themeFillTint="99"/>
            <w:tcPrChange w:id="10373" w:author="Chara Katiri" w:date="2015-04-12T03:35:00Z">
              <w:tcPr>
                <w:tcW w:w="1172" w:type="dxa"/>
                <w:shd w:val="clear" w:color="auto" w:fill="548DD4" w:themeFill="text2" w:themeFillTint="99"/>
              </w:tcPr>
            </w:tcPrChange>
          </w:tcPr>
          <w:p w14:paraId="6CF6FA8F" w14:textId="5BCC636D" w:rsidR="00BF78B7" w:rsidRPr="00F758B3" w:rsidDel="00D71A41" w:rsidRDefault="00BF78B7" w:rsidP="00F758B3">
            <w:pPr>
              <w:pStyle w:val="ListParagraph"/>
              <w:spacing w:line="360" w:lineRule="auto"/>
              <w:ind w:left="0"/>
              <w:jc w:val="both"/>
              <w:rPr>
                <w:del w:id="10374" w:author="Chara Katiri" w:date="2015-04-12T17:50:00Z"/>
                <w:rFonts w:ascii="Times" w:hAnsi="Times" w:cs="Times New Roman"/>
                <w:b/>
                <w:bCs/>
                <w:color w:val="FFFFFF" w:themeColor="background1"/>
                <w:sz w:val="22"/>
                <w:szCs w:val="22"/>
                <w:lang w:val="en-GB"/>
                <w:rPrChange w:id="10375" w:author="Chara Katiri" w:date="2015-05-12T13:05:00Z">
                  <w:rPr>
                    <w:del w:id="10376" w:author="Chara Katiri" w:date="2015-04-12T17:50:00Z"/>
                    <w:rFonts w:ascii="Times" w:hAnsi="Times" w:cs="Times New Roman"/>
                    <w:b/>
                    <w:bCs/>
                    <w:color w:val="FFFFFF" w:themeColor="background1"/>
                    <w:sz w:val="22"/>
                    <w:szCs w:val="22"/>
                    <w:lang w:val="en-GB"/>
                  </w:rPr>
                </w:rPrChange>
              </w:rPr>
              <w:pPrChange w:id="10377" w:author="Chara Katiri" w:date="2015-05-12T13:05:00Z">
                <w:pPr>
                  <w:pStyle w:val="ListParagraph"/>
                  <w:spacing w:line="360" w:lineRule="auto"/>
                  <w:ind w:left="0"/>
                  <w:jc w:val="both"/>
                </w:pPr>
              </w:pPrChange>
            </w:pPr>
          </w:p>
        </w:tc>
        <w:tc>
          <w:tcPr>
            <w:tcW w:w="1172" w:type="dxa"/>
            <w:shd w:val="clear" w:color="auto" w:fill="548DD4" w:themeFill="text2" w:themeFillTint="99"/>
            <w:tcPrChange w:id="10378" w:author="Chara Katiri" w:date="2015-04-12T03:35:00Z">
              <w:tcPr>
                <w:tcW w:w="1172" w:type="dxa"/>
                <w:shd w:val="clear" w:color="auto" w:fill="548DD4" w:themeFill="text2" w:themeFillTint="99"/>
              </w:tcPr>
            </w:tcPrChange>
          </w:tcPr>
          <w:p w14:paraId="44FA8991" w14:textId="2383D759" w:rsidR="00BF78B7" w:rsidRPr="00F758B3" w:rsidDel="00D71A41" w:rsidRDefault="00BF78B7" w:rsidP="00F758B3">
            <w:pPr>
              <w:pStyle w:val="ListParagraph"/>
              <w:spacing w:line="360" w:lineRule="auto"/>
              <w:ind w:left="0"/>
              <w:jc w:val="both"/>
              <w:rPr>
                <w:del w:id="10379" w:author="Chara Katiri" w:date="2015-04-12T17:50:00Z"/>
                <w:rFonts w:ascii="Times" w:hAnsi="Times" w:cs="Times New Roman"/>
                <w:b/>
                <w:color w:val="FFFFFF" w:themeColor="background1"/>
                <w:sz w:val="22"/>
                <w:szCs w:val="22"/>
                <w:rPrChange w:id="10380" w:author="Chara Katiri" w:date="2015-05-12T13:05:00Z">
                  <w:rPr>
                    <w:del w:id="10381" w:author="Chara Katiri" w:date="2015-04-12T17:50:00Z"/>
                    <w:rFonts w:ascii="Times" w:hAnsi="Times" w:cs="Times New Roman"/>
                    <w:b/>
                    <w:color w:val="FFFFFF" w:themeColor="background1"/>
                    <w:sz w:val="22"/>
                    <w:szCs w:val="22"/>
                  </w:rPr>
                </w:rPrChange>
              </w:rPr>
              <w:pPrChange w:id="10382" w:author="Chara Katiri" w:date="2015-05-12T13:05:00Z">
                <w:pPr>
                  <w:pStyle w:val="ListParagraph"/>
                  <w:spacing w:line="360" w:lineRule="auto"/>
                  <w:ind w:left="0"/>
                  <w:jc w:val="both"/>
                </w:pPr>
              </w:pPrChange>
            </w:pPr>
          </w:p>
        </w:tc>
      </w:tr>
      <w:tr w:rsidR="00BF78B7" w:rsidRPr="00F758B3" w:rsidDel="00D71A41" w14:paraId="5C9D8D68" w14:textId="53CCBA3B" w:rsidTr="00BF78B7">
        <w:trPr>
          <w:del w:id="10383" w:author="Chara Katiri" w:date="2015-04-12T17:50:00Z"/>
        </w:trPr>
        <w:tc>
          <w:tcPr>
            <w:tcW w:w="1172" w:type="dxa"/>
            <w:gridSpan w:val="2"/>
            <w:shd w:val="clear" w:color="auto" w:fill="548DD4" w:themeFill="text2" w:themeFillTint="99"/>
            <w:tcPrChange w:id="10384" w:author="Chara Katiri" w:date="2015-04-12T03:35:00Z">
              <w:tcPr>
                <w:tcW w:w="1172" w:type="dxa"/>
                <w:gridSpan w:val="2"/>
                <w:shd w:val="clear" w:color="auto" w:fill="548DD4" w:themeFill="text2" w:themeFillTint="99"/>
              </w:tcPr>
            </w:tcPrChange>
          </w:tcPr>
          <w:p w14:paraId="6FA28D33" w14:textId="73CB38A2" w:rsidR="00BF78B7" w:rsidRPr="00F758B3" w:rsidDel="00D71A41" w:rsidRDefault="00BF78B7" w:rsidP="00F758B3">
            <w:pPr>
              <w:pStyle w:val="ListParagraph"/>
              <w:spacing w:line="360" w:lineRule="auto"/>
              <w:ind w:left="0"/>
              <w:jc w:val="both"/>
              <w:rPr>
                <w:del w:id="10385" w:author="Chara Katiri" w:date="2015-04-12T17:50:00Z"/>
                <w:rFonts w:ascii="Times" w:hAnsi="Times" w:cs="Times New Roman"/>
                <w:b/>
                <w:color w:val="FFFFFF" w:themeColor="background1"/>
                <w:sz w:val="22"/>
                <w:szCs w:val="22"/>
                <w:rPrChange w:id="10386" w:author="Chara Katiri" w:date="2015-05-12T13:05:00Z">
                  <w:rPr>
                    <w:del w:id="10387" w:author="Chara Katiri" w:date="2015-04-12T17:50:00Z"/>
                    <w:rFonts w:ascii="Times" w:hAnsi="Times" w:cs="Times New Roman"/>
                    <w:b/>
                    <w:color w:val="FFFFFF" w:themeColor="background1"/>
                    <w:sz w:val="22"/>
                    <w:szCs w:val="22"/>
                  </w:rPr>
                </w:rPrChange>
              </w:rPr>
              <w:pPrChange w:id="10388" w:author="Chara Katiri" w:date="2015-05-12T13:05:00Z">
                <w:pPr>
                  <w:pStyle w:val="ListParagraph"/>
                  <w:spacing w:line="360" w:lineRule="auto"/>
                  <w:ind w:left="0"/>
                  <w:jc w:val="both"/>
                </w:pPr>
              </w:pPrChange>
            </w:pPr>
          </w:p>
        </w:tc>
        <w:tc>
          <w:tcPr>
            <w:tcW w:w="1172" w:type="dxa"/>
            <w:gridSpan w:val="2"/>
            <w:shd w:val="clear" w:color="auto" w:fill="548DD4" w:themeFill="text2" w:themeFillTint="99"/>
            <w:tcPrChange w:id="10389" w:author="Chara Katiri" w:date="2015-04-12T03:35:00Z">
              <w:tcPr>
                <w:tcW w:w="1172" w:type="dxa"/>
                <w:gridSpan w:val="2"/>
                <w:shd w:val="clear" w:color="auto" w:fill="548DD4" w:themeFill="text2" w:themeFillTint="99"/>
              </w:tcPr>
            </w:tcPrChange>
          </w:tcPr>
          <w:p w14:paraId="7C9BB2F7" w14:textId="564898FC" w:rsidR="00BF78B7" w:rsidRPr="00F758B3" w:rsidDel="00D71A41" w:rsidRDefault="00BF78B7" w:rsidP="00F758B3">
            <w:pPr>
              <w:pStyle w:val="ListParagraph"/>
              <w:spacing w:line="360" w:lineRule="auto"/>
              <w:ind w:left="0"/>
              <w:jc w:val="both"/>
              <w:rPr>
                <w:del w:id="10390" w:author="Chara Katiri" w:date="2015-04-12T17:50:00Z"/>
                <w:rFonts w:ascii="Times" w:hAnsi="Times" w:cs="Times New Roman"/>
                <w:b/>
                <w:color w:val="FFFFFF" w:themeColor="background1"/>
                <w:sz w:val="22"/>
                <w:szCs w:val="22"/>
                <w:rPrChange w:id="10391" w:author="Chara Katiri" w:date="2015-05-12T13:05:00Z">
                  <w:rPr>
                    <w:del w:id="10392" w:author="Chara Katiri" w:date="2015-04-12T17:50:00Z"/>
                    <w:rFonts w:ascii="Times" w:hAnsi="Times" w:cs="Times New Roman"/>
                    <w:b/>
                    <w:color w:val="FFFFFF" w:themeColor="background1"/>
                    <w:sz w:val="22"/>
                    <w:szCs w:val="22"/>
                  </w:rPr>
                </w:rPrChange>
              </w:rPr>
              <w:pPrChange w:id="10393" w:author="Chara Katiri" w:date="2015-05-12T13:05:00Z">
                <w:pPr>
                  <w:pStyle w:val="ListParagraph"/>
                  <w:spacing w:line="360" w:lineRule="auto"/>
                  <w:ind w:left="0"/>
                  <w:jc w:val="both"/>
                </w:pPr>
              </w:pPrChange>
            </w:pPr>
          </w:p>
        </w:tc>
        <w:tc>
          <w:tcPr>
            <w:tcW w:w="1172" w:type="dxa"/>
            <w:gridSpan w:val="2"/>
            <w:shd w:val="clear" w:color="auto" w:fill="548DD4" w:themeFill="text2" w:themeFillTint="99"/>
            <w:tcPrChange w:id="10394" w:author="Chara Katiri" w:date="2015-04-12T03:35:00Z">
              <w:tcPr>
                <w:tcW w:w="1172" w:type="dxa"/>
                <w:gridSpan w:val="2"/>
                <w:shd w:val="clear" w:color="auto" w:fill="548DD4" w:themeFill="text2" w:themeFillTint="99"/>
              </w:tcPr>
            </w:tcPrChange>
          </w:tcPr>
          <w:p w14:paraId="288AF45A" w14:textId="3A21D862" w:rsidR="00BF78B7" w:rsidRPr="00F758B3" w:rsidDel="00D71A41" w:rsidRDefault="00BF78B7" w:rsidP="00F758B3">
            <w:pPr>
              <w:pStyle w:val="ListParagraph"/>
              <w:spacing w:line="360" w:lineRule="auto"/>
              <w:ind w:left="0"/>
              <w:jc w:val="both"/>
              <w:rPr>
                <w:del w:id="10395" w:author="Chara Katiri" w:date="2015-04-12T17:50:00Z"/>
                <w:rFonts w:ascii="Times" w:hAnsi="Times" w:cs="Times New Roman"/>
                <w:b/>
                <w:color w:val="FFFFFF" w:themeColor="background1"/>
                <w:sz w:val="22"/>
                <w:szCs w:val="22"/>
                <w:rPrChange w:id="10396" w:author="Chara Katiri" w:date="2015-05-12T13:05:00Z">
                  <w:rPr>
                    <w:del w:id="10397" w:author="Chara Katiri" w:date="2015-04-12T17:50:00Z"/>
                    <w:rFonts w:ascii="Times" w:hAnsi="Times" w:cs="Times New Roman"/>
                    <w:b/>
                    <w:color w:val="FFFFFF" w:themeColor="background1"/>
                    <w:sz w:val="22"/>
                    <w:szCs w:val="22"/>
                  </w:rPr>
                </w:rPrChange>
              </w:rPr>
              <w:pPrChange w:id="10398" w:author="Chara Katiri" w:date="2015-05-12T13:05:00Z">
                <w:pPr>
                  <w:pStyle w:val="ListParagraph"/>
                  <w:spacing w:line="360" w:lineRule="auto"/>
                  <w:ind w:left="0"/>
                  <w:jc w:val="both"/>
                </w:pPr>
              </w:pPrChange>
            </w:pPr>
          </w:p>
        </w:tc>
        <w:tc>
          <w:tcPr>
            <w:tcW w:w="7956" w:type="dxa"/>
            <w:gridSpan w:val="6"/>
            <w:shd w:val="clear" w:color="auto" w:fill="548DD4" w:themeFill="text2" w:themeFillTint="99"/>
            <w:tcPrChange w:id="10399" w:author="Chara Katiri" w:date="2015-04-12T03:35:00Z">
              <w:tcPr>
                <w:tcW w:w="7956" w:type="dxa"/>
                <w:gridSpan w:val="6"/>
                <w:shd w:val="clear" w:color="auto" w:fill="548DD4" w:themeFill="text2" w:themeFillTint="99"/>
              </w:tcPr>
            </w:tcPrChange>
          </w:tcPr>
          <w:p w14:paraId="4A0FD650" w14:textId="3F770377" w:rsidR="00BF78B7" w:rsidRPr="00F758B3" w:rsidDel="00D71A41" w:rsidRDefault="00BF78B7" w:rsidP="00F758B3">
            <w:pPr>
              <w:pStyle w:val="ListParagraph"/>
              <w:spacing w:line="360" w:lineRule="auto"/>
              <w:ind w:left="0"/>
              <w:jc w:val="both"/>
              <w:rPr>
                <w:del w:id="10400" w:author="Chara Katiri" w:date="2015-04-12T17:50:00Z"/>
                <w:rFonts w:ascii="Times" w:hAnsi="Times" w:cs="Times New Roman"/>
                <w:b/>
                <w:color w:val="FFFFFF" w:themeColor="background1"/>
                <w:sz w:val="22"/>
                <w:szCs w:val="22"/>
                <w:rPrChange w:id="10401" w:author="Chara Katiri" w:date="2015-05-12T13:05:00Z">
                  <w:rPr>
                    <w:del w:id="10402" w:author="Chara Katiri" w:date="2015-04-12T17:50:00Z"/>
                    <w:rFonts w:ascii="Times" w:hAnsi="Times" w:cs="Times New Roman"/>
                    <w:b/>
                    <w:color w:val="FFFFFF" w:themeColor="background1"/>
                    <w:sz w:val="22"/>
                    <w:szCs w:val="22"/>
                  </w:rPr>
                </w:rPrChange>
              </w:rPr>
              <w:pPrChange w:id="10403" w:author="Chara Katiri" w:date="2015-05-12T13:05:00Z">
                <w:pPr>
                  <w:pStyle w:val="ListParagraph"/>
                  <w:spacing w:line="360" w:lineRule="auto"/>
                  <w:ind w:left="0"/>
                  <w:jc w:val="both"/>
                </w:pPr>
              </w:pPrChange>
            </w:pPr>
            <w:del w:id="10404" w:author="Chara Katiri" w:date="2015-04-12T17:50:00Z">
              <w:r w:rsidRPr="00F758B3" w:rsidDel="00D71A41">
                <w:rPr>
                  <w:rFonts w:ascii="Times" w:hAnsi="Times" w:cs="Times New Roman"/>
                  <w:b/>
                  <w:color w:val="FFFFFF" w:themeColor="background1"/>
                  <w:sz w:val="22"/>
                  <w:szCs w:val="22"/>
                  <w:rPrChange w:id="10405" w:author="Chara Katiri" w:date="2015-05-12T13:05:00Z">
                    <w:rPr>
                      <w:rFonts w:ascii="Times" w:hAnsi="Times" w:cs="Times New Roman"/>
                      <w:b/>
                      <w:color w:val="FFFFFF" w:themeColor="background1"/>
                      <w:sz w:val="22"/>
                      <w:szCs w:val="22"/>
                    </w:rPr>
                  </w:rPrChange>
                </w:rPr>
                <w:delText>Database</w:delText>
              </w:r>
            </w:del>
          </w:p>
        </w:tc>
      </w:tr>
      <w:tr w:rsidR="00BF78B7" w:rsidRPr="00F758B3" w:rsidDel="00D71A41" w14:paraId="1C1A335C" w14:textId="2DB25C2C" w:rsidTr="00BF78B7">
        <w:trPr>
          <w:del w:id="10406" w:author="Chara Katiri" w:date="2015-04-12T17:50:00Z"/>
        </w:trPr>
        <w:tc>
          <w:tcPr>
            <w:tcW w:w="1172" w:type="dxa"/>
            <w:gridSpan w:val="2"/>
            <w:tcPrChange w:id="10407" w:author="Chara Katiri" w:date="2015-04-12T03:35:00Z">
              <w:tcPr>
                <w:tcW w:w="1172" w:type="dxa"/>
                <w:gridSpan w:val="2"/>
              </w:tcPr>
            </w:tcPrChange>
          </w:tcPr>
          <w:p w14:paraId="2346C086" w14:textId="701146A4" w:rsidR="00BF78B7" w:rsidRPr="00F758B3" w:rsidDel="00D71A41" w:rsidRDefault="00BF78B7" w:rsidP="00F758B3">
            <w:pPr>
              <w:pStyle w:val="ListParagraph"/>
              <w:spacing w:line="360" w:lineRule="auto"/>
              <w:ind w:left="0"/>
              <w:jc w:val="both"/>
              <w:rPr>
                <w:del w:id="10408" w:author="Chara Katiri" w:date="2015-04-12T17:50:00Z"/>
                <w:rFonts w:ascii="Times" w:hAnsi="Times" w:cs="Times New Roman"/>
                <w:sz w:val="22"/>
                <w:szCs w:val="22"/>
                <w:rPrChange w:id="10409" w:author="Chara Katiri" w:date="2015-05-12T13:05:00Z">
                  <w:rPr>
                    <w:del w:id="10410" w:author="Chara Katiri" w:date="2015-04-12T17:50:00Z"/>
                    <w:rFonts w:ascii="Times" w:hAnsi="Times" w:cs="Times New Roman"/>
                    <w:sz w:val="22"/>
                    <w:szCs w:val="22"/>
                  </w:rPr>
                </w:rPrChange>
              </w:rPr>
              <w:pPrChange w:id="10411" w:author="Chara Katiri" w:date="2015-05-12T13:05:00Z">
                <w:pPr>
                  <w:pStyle w:val="ListParagraph"/>
                  <w:spacing w:line="360" w:lineRule="auto"/>
                  <w:ind w:left="0"/>
                  <w:jc w:val="both"/>
                </w:pPr>
              </w:pPrChange>
            </w:pPr>
            <w:del w:id="10412" w:author="Chara Katiri" w:date="2015-04-12T17:50:00Z">
              <w:r w:rsidRPr="00F758B3" w:rsidDel="00D71A41">
                <w:rPr>
                  <w:rFonts w:ascii="Times" w:hAnsi="Times" w:cs="Times New Roman"/>
                  <w:sz w:val="22"/>
                  <w:szCs w:val="22"/>
                  <w:rPrChange w:id="10413" w:author="Chara Katiri" w:date="2015-05-12T13:05:00Z">
                    <w:rPr>
                      <w:rFonts w:ascii="Times" w:hAnsi="Times" w:cs="Times New Roman"/>
                      <w:sz w:val="22"/>
                      <w:szCs w:val="22"/>
                    </w:rPr>
                  </w:rPrChange>
                </w:rPr>
                <w:delText>1</w:delText>
              </w:r>
            </w:del>
          </w:p>
        </w:tc>
        <w:tc>
          <w:tcPr>
            <w:tcW w:w="4254" w:type="dxa"/>
            <w:gridSpan w:val="5"/>
            <w:tcPrChange w:id="10414" w:author="Chara Katiri" w:date="2015-04-12T03:35:00Z">
              <w:tcPr>
                <w:tcW w:w="4254" w:type="dxa"/>
                <w:gridSpan w:val="5"/>
              </w:tcPr>
            </w:tcPrChange>
          </w:tcPr>
          <w:p w14:paraId="6C54A42D" w14:textId="61D00048" w:rsidR="00BF78B7" w:rsidRPr="00F758B3" w:rsidDel="00D71A41" w:rsidRDefault="00BF78B7" w:rsidP="00F758B3">
            <w:pPr>
              <w:pStyle w:val="ListParagraph"/>
              <w:spacing w:line="360" w:lineRule="auto"/>
              <w:ind w:left="0"/>
              <w:jc w:val="both"/>
              <w:rPr>
                <w:del w:id="10415" w:author="Chara Katiri" w:date="2015-04-12T17:50:00Z"/>
                <w:rFonts w:ascii="Times" w:hAnsi="Times" w:cs="Times New Roman"/>
                <w:sz w:val="22"/>
                <w:szCs w:val="22"/>
                <w:rPrChange w:id="10416" w:author="Chara Katiri" w:date="2015-05-12T13:05:00Z">
                  <w:rPr>
                    <w:del w:id="10417" w:author="Chara Katiri" w:date="2015-04-12T17:50:00Z"/>
                    <w:rFonts w:ascii="Times" w:hAnsi="Times" w:cs="Times New Roman"/>
                    <w:sz w:val="22"/>
                    <w:szCs w:val="22"/>
                  </w:rPr>
                </w:rPrChange>
              </w:rPr>
              <w:pPrChange w:id="10418" w:author="Chara Katiri" w:date="2015-05-12T13:05:00Z">
                <w:pPr>
                  <w:pStyle w:val="ListParagraph"/>
                  <w:spacing w:line="360" w:lineRule="auto"/>
                  <w:ind w:left="0"/>
                  <w:jc w:val="both"/>
                </w:pPr>
              </w:pPrChange>
            </w:pPr>
            <w:del w:id="10419" w:author="Chara Katiri" w:date="2015-04-12T17:50:00Z">
              <w:r w:rsidRPr="00F758B3" w:rsidDel="00D71A41">
                <w:rPr>
                  <w:rFonts w:ascii="Times" w:hAnsi="Times" w:cs="Times New Roman"/>
                  <w:sz w:val="22"/>
                  <w:szCs w:val="22"/>
                  <w:rPrChange w:id="10420" w:author="Chara Katiri" w:date="2015-05-12T13:05:00Z">
                    <w:rPr>
                      <w:rFonts w:ascii="Times" w:hAnsi="Times" w:cs="Times New Roman"/>
                      <w:sz w:val="22"/>
                      <w:szCs w:val="22"/>
                    </w:rPr>
                  </w:rPrChange>
                </w:rPr>
                <w:delText xml:space="preserve">The centralized database that contains the products must update automatically and in real time.  </w:delText>
              </w:r>
            </w:del>
          </w:p>
        </w:tc>
        <w:tc>
          <w:tcPr>
            <w:tcW w:w="1288" w:type="dxa"/>
            <w:tcPrChange w:id="10421" w:author="Chara Katiri" w:date="2015-04-12T03:35:00Z">
              <w:tcPr>
                <w:tcW w:w="1288" w:type="dxa"/>
              </w:tcPr>
            </w:tcPrChange>
          </w:tcPr>
          <w:p w14:paraId="062B47D7" w14:textId="523134F6" w:rsidR="00BF78B7" w:rsidRPr="00F758B3" w:rsidDel="00D71A41" w:rsidRDefault="00BF78B7" w:rsidP="00F758B3">
            <w:pPr>
              <w:pStyle w:val="ListParagraph"/>
              <w:spacing w:line="360" w:lineRule="auto"/>
              <w:ind w:left="0"/>
              <w:jc w:val="both"/>
              <w:rPr>
                <w:del w:id="10422" w:author="Chara Katiri" w:date="2015-04-12T17:50:00Z"/>
                <w:rFonts w:ascii="Times" w:hAnsi="Times" w:cs="Times New Roman"/>
                <w:sz w:val="22"/>
                <w:szCs w:val="22"/>
                <w:rPrChange w:id="10423" w:author="Chara Katiri" w:date="2015-05-12T13:05:00Z">
                  <w:rPr>
                    <w:del w:id="10424" w:author="Chara Katiri" w:date="2015-04-12T17:50:00Z"/>
                    <w:rFonts w:ascii="Times" w:hAnsi="Times" w:cs="Times New Roman"/>
                    <w:sz w:val="22"/>
                    <w:szCs w:val="22"/>
                  </w:rPr>
                </w:rPrChange>
              </w:rPr>
              <w:pPrChange w:id="10425" w:author="Chara Katiri" w:date="2015-05-12T13:05:00Z">
                <w:pPr>
                  <w:pStyle w:val="ListParagraph"/>
                  <w:spacing w:line="360" w:lineRule="auto"/>
                  <w:ind w:left="0"/>
                  <w:jc w:val="both"/>
                </w:pPr>
              </w:pPrChange>
            </w:pPr>
            <w:del w:id="10426" w:author="Chara Katiri" w:date="2015-04-12T17:50:00Z">
              <w:r w:rsidRPr="00F758B3" w:rsidDel="00D71A41">
                <w:rPr>
                  <w:rFonts w:ascii="Times" w:hAnsi="Times" w:cs="Times New Roman"/>
                  <w:sz w:val="22"/>
                  <w:szCs w:val="22"/>
                  <w:rPrChange w:id="10427" w:author="Chara Katiri" w:date="2015-05-12T13:05:00Z">
                    <w:rPr>
                      <w:rFonts w:ascii="Times" w:hAnsi="Times" w:cs="Times New Roman"/>
                      <w:sz w:val="22"/>
                      <w:szCs w:val="22"/>
                    </w:rPr>
                  </w:rPrChange>
                </w:rPr>
                <w:delText>Non-functional</w:delText>
              </w:r>
            </w:del>
          </w:p>
        </w:tc>
        <w:tc>
          <w:tcPr>
            <w:tcW w:w="1242" w:type="dxa"/>
            <w:tcPrChange w:id="10428" w:author="Chara Katiri" w:date="2015-04-12T03:35:00Z">
              <w:tcPr>
                <w:tcW w:w="1242" w:type="dxa"/>
              </w:tcPr>
            </w:tcPrChange>
          </w:tcPr>
          <w:p w14:paraId="456FAF63" w14:textId="44C9AA57" w:rsidR="00BF78B7" w:rsidRPr="00F758B3" w:rsidDel="00D71A41" w:rsidRDefault="00BF78B7" w:rsidP="00F758B3">
            <w:pPr>
              <w:pStyle w:val="ListParagraph"/>
              <w:spacing w:line="360" w:lineRule="auto"/>
              <w:ind w:left="0"/>
              <w:jc w:val="both"/>
              <w:rPr>
                <w:del w:id="10429" w:author="Chara Katiri" w:date="2015-04-12T17:50:00Z"/>
                <w:rFonts w:ascii="Times" w:hAnsi="Times" w:cs="Times New Roman"/>
                <w:sz w:val="22"/>
                <w:szCs w:val="22"/>
                <w:rPrChange w:id="10430" w:author="Chara Katiri" w:date="2015-05-12T13:05:00Z">
                  <w:rPr>
                    <w:del w:id="10431" w:author="Chara Katiri" w:date="2015-04-12T17:50:00Z"/>
                    <w:rFonts w:ascii="Times" w:hAnsi="Times" w:cs="Times New Roman"/>
                    <w:sz w:val="22"/>
                    <w:szCs w:val="22"/>
                  </w:rPr>
                </w:rPrChange>
              </w:rPr>
              <w:pPrChange w:id="10432" w:author="Chara Katiri" w:date="2015-05-12T13:05:00Z">
                <w:pPr>
                  <w:pStyle w:val="ListParagraph"/>
                  <w:spacing w:line="360" w:lineRule="auto"/>
                  <w:ind w:left="0"/>
                  <w:jc w:val="both"/>
                </w:pPr>
              </w:pPrChange>
            </w:pPr>
            <w:del w:id="10433" w:author="Chara Katiri" w:date="2015-04-12T17:50:00Z">
              <w:r w:rsidRPr="00F758B3" w:rsidDel="00D71A41">
                <w:rPr>
                  <w:rFonts w:ascii="Times" w:hAnsi="Times" w:cs="Times New Roman"/>
                  <w:sz w:val="22"/>
                  <w:szCs w:val="22"/>
                  <w:rPrChange w:id="10434" w:author="Chara Katiri" w:date="2015-05-12T13:05:00Z">
                    <w:rPr>
                      <w:rFonts w:ascii="Times" w:hAnsi="Times" w:cs="Times New Roman"/>
                      <w:sz w:val="22"/>
                      <w:szCs w:val="22"/>
                    </w:rPr>
                  </w:rPrChange>
                </w:rPr>
                <w:delText>Shall</w:delText>
              </w:r>
            </w:del>
          </w:p>
        </w:tc>
        <w:tc>
          <w:tcPr>
            <w:tcW w:w="1172" w:type="dxa"/>
            <w:tcPrChange w:id="10435" w:author="Chara Katiri" w:date="2015-04-12T03:35:00Z">
              <w:tcPr>
                <w:tcW w:w="1172" w:type="dxa"/>
              </w:tcPr>
            </w:tcPrChange>
          </w:tcPr>
          <w:p w14:paraId="4EDD432E" w14:textId="08D01868" w:rsidR="00BF78B7" w:rsidRPr="00F758B3" w:rsidDel="00D71A41" w:rsidRDefault="00BF78B7" w:rsidP="00F758B3">
            <w:pPr>
              <w:pStyle w:val="ListParagraph"/>
              <w:spacing w:line="360" w:lineRule="auto"/>
              <w:ind w:left="0"/>
              <w:jc w:val="both"/>
              <w:rPr>
                <w:del w:id="10436" w:author="Chara Katiri" w:date="2015-04-12T17:50:00Z"/>
                <w:rFonts w:ascii="Times" w:hAnsi="Times" w:cs="Times New Roman"/>
                <w:sz w:val="22"/>
                <w:szCs w:val="22"/>
                <w:rPrChange w:id="10437" w:author="Chara Katiri" w:date="2015-05-12T13:05:00Z">
                  <w:rPr>
                    <w:del w:id="10438" w:author="Chara Katiri" w:date="2015-04-12T17:50:00Z"/>
                    <w:rFonts w:ascii="Times" w:hAnsi="Times" w:cs="Times New Roman"/>
                    <w:sz w:val="22"/>
                    <w:szCs w:val="22"/>
                  </w:rPr>
                </w:rPrChange>
              </w:rPr>
              <w:pPrChange w:id="10439" w:author="Chara Katiri" w:date="2015-05-12T13:05:00Z">
                <w:pPr>
                  <w:pStyle w:val="ListParagraph"/>
                  <w:spacing w:line="360" w:lineRule="auto"/>
                  <w:ind w:left="0"/>
                  <w:jc w:val="both"/>
                </w:pPr>
              </w:pPrChange>
            </w:pPr>
          </w:p>
        </w:tc>
        <w:tc>
          <w:tcPr>
            <w:tcW w:w="1172" w:type="dxa"/>
            <w:tcPrChange w:id="10440" w:author="Chara Katiri" w:date="2015-04-12T03:35:00Z">
              <w:tcPr>
                <w:tcW w:w="1172" w:type="dxa"/>
              </w:tcPr>
            </w:tcPrChange>
          </w:tcPr>
          <w:p w14:paraId="7DAD700E" w14:textId="3244F498" w:rsidR="00BF78B7" w:rsidRPr="00F758B3" w:rsidDel="00D71A41" w:rsidRDefault="00BF78B7" w:rsidP="00F758B3">
            <w:pPr>
              <w:pStyle w:val="ListParagraph"/>
              <w:spacing w:line="360" w:lineRule="auto"/>
              <w:ind w:left="0"/>
              <w:jc w:val="both"/>
              <w:rPr>
                <w:del w:id="10441" w:author="Chara Katiri" w:date="2015-04-12T17:50:00Z"/>
                <w:rFonts w:ascii="Times" w:hAnsi="Times" w:cs="Times New Roman"/>
                <w:sz w:val="22"/>
                <w:szCs w:val="22"/>
                <w:rPrChange w:id="10442" w:author="Chara Katiri" w:date="2015-05-12T13:05:00Z">
                  <w:rPr>
                    <w:del w:id="10443" w:author="Chara Katiri" w:date="2015-04-12T17:50:00Z"/>
                    <w:rFonts w:ascii="Times" w:hAnsi="Times" w:cs="Times New Roman"/>
                    <w:sz w:val="22"/>
                    <w:szCs w:val="22"/>
                  </w:rPr>
                </w:rPrChange>
              </w:rPr>
              <w:pPrChange w:id="10444" w:author="Chara Katiri" w:date="2015-05-12T13:05:00Z">
                <w:pPr>
                  <w:pStyle w:val="ListParagraph"/>
                  <w:spacing w:line="360" w:lineRule="auto"/>
                  <w:ind w:left="0"/>
                  <w:jc w:val="both"/>
                </w:pPr>
              </w:pPrChange>
            </w:pPr>
          </w:p>
        </w:tc>
        <w:tc>
          <w:tcPr>
            <w:tcW w:w="1172" w:type="dxa"/>
            <w:tcPrChange w:id="10445" w:author="Chara Katiri" w:date="2015-04-12T03:35:00Z">
              <w:tcPr>
                <w:tcW w:w="1172" w:type="dxa"/>
              </w:tcPr>
            </w:tcPrChange>
          </w:tcPr>
          <w:p w14:paraId="68A85037" w14:textId="1A684882" w:rsidR="00BF78B7" w:rsidRPr="00F758B3" w:rsidDel="00D71A41" w:rsidRDefault="00BF78B7" w:rsidP="00F758B3">
            <w:pPr>
              <w:pStyle w:val="ListParagraph"/>
              <w:spacing w:line="360" w:lineRule="auto"/>
              <w:ind w:left="0"/>
              <w:jc w:val="both"/>
              <w:rPr>
                <w:del w:id="10446" w:author="Chara Katiri" w:date="2015-04-12T17:50:00Z"/>
                <w:rFonts w:ascii="Times" w:hAnsi="Times" w:cs="Times New Roman"/>
                <w:sz w:val="22"/>
                <w:szCs w:val="22"/>
                <w:rPrChange w:id="10447" w:author="Chara Katiri" w:date="2015-05-12T13:05:00Z">
                  <w:rPr>
                    <w:del w:id="10448" w:author="Chara Katiri" w:date="2015-04-12T17:50:00Z"/>
                    <w:rFonts w:ascii="Times" w:hAnsi="Times" w:cs="Times New Roman"/>
                    <w:sz w:val="22"/>
                    <w:szCs w:val="22"/>
                  </w:rPr>
                </w:rPrChange>
              </w:rPr>
              <w:pPrChange w:id="10449" w:author="Chara Katiri" w:date="2015-05-12T13:05:00Z">
                <w:pPr>
                  <w:pStyle w:val="ListParagraph"/>
                  <w:spacing w:line="360" w:lineRule="auto"/>
                  <w:ind w:left="0"/>
                  <w:jc w:val="both"/>
                </w:pPr>
              </w:pPrChange>
            </w:pPr>
          </w:p>
        </w:tc>
      </w:tr>
      <w:tr w:rsidR="00BF78B7" w:rsidRPr="00F758B3" w:rsidDel="00D71A41" w14:paraId="3D540369" w14:textId="7016D945" w:rsidTr="00BF78B7">
        <w:trPr>
          <w:del w:id="10450" w:author="Chara Katiri" w:date="2015-04-12T17:50:00Z"/>
        </w:trPr>
        <w:tc>
          <w:tcPr>
            <w:tcW w:w="1172" w:type="dxa"/>
            <w:gridSpan w:val="2"/>
            <w:tcPrChange w:id="10451" w:author="Chara Katiri" w:date="2015-04-12T03:35:00Z">
              <w:tcPr>
                <w:tcW w:w="1172" w:type="dxa"/>
                <w:gridSpan w:val="2"/>
              </w:tcPr>
            </w:tcPrChange>
          </w:tcPr>
          <w:p w14:paraId="3431210C" w14:textId="2E86DFA0" w:rsidR="00BF78B7" w:rsidRPr="00F758B3" w:rsidDel="00D71A41" w:rsidRDefault="00BF78B7" w:rsidP="00F758B3">
            <w:pPr>
              <w:pStyle w:val="ListParagraph"/>
              <w:spacing w:line="360" w:lineRule="auto"/>
              <w:ind w:left="0"/>
              <w:jc w:val="both"/>
              <w:rPr>
                <w:del w:id="10452" w:author="Chara Katiri" w:date="2015-04-12T17:50:00Z"/>
                <w:rFonts w:ascii="Times" w:hAnsi="Times" w:cs="Times New Roman"/>
                <w:sz w:val="22"/>
                <w:szCs w:val="22"/>
                <w:rPrChange w:id="10453" w:author="Chara Katiri" w:date="2015-05-12T13:05:00Z">
                  <w:rPr>
                    <w:del w:id="10454" w:author="Chara Katiri" w:date="2015-04-12T17:50:00Z"/>
                    <w:rFonts w:ascii="Times" w:hAnsi="Times" w:cs="Times New Roman"/>
                    <w:sz w:val="22"/>
                    <w:szCs w:val="22"/>
                  </w:rPr>
                </w:rPrChange>
              </w:rPr>
              <w:pPrChange w:id="10455" w:author="Chara Katiri" w:date="2015-05-12T13:05:00Z">
                <w:pPr>
                  <w:pStyle w:val="ListParagraph"/>
                  <w:spacing w:line="360" w:lineRule="auto"/>
                  <w:ind w:left="0"/>
                  <w:jc w:val="both"/>
                </w:pPr>
              </w:pPrChange>
            </w:pPr>
            <w:del w:id="10456" w:author="Chara Katiri" w:date="2015-04-12T17:50:00Z">
              <w:r w:rsidRPr="00F758B3" w:rsidDel="00D71A41">
                <w:rPr>
                  <w:rFonts w:ascii="Times" w:hAnsi="Times" w:cs="Times New Roman"/>
                  <w:sz w:val="22"/>
                  <w:szCs w:val="22"/>
                  <w:rPrChange w:id="10457" w:author="Chara Katiri" w:date="2015-05-12T13:05:00Z">
                    <w:rPr>
                      <w:rFonts w:ascii="Times" w:hAnsi="Times" w:cs="Times New Roman"/>
                      <w:sz w:val="22"/>
                      <w:szCs w:val="22"/>
                    </w:rPr>
                  </w:rPrChange>
                </w:rPr>
                <w:delText>2</w:delText>
              </w:r>
            </w:del>
          </w:p>
        </w:tc>
        <w:tc>
          <w:tcPr>
            <w:tcW w:w="4254" w:type="dxa"/>
            <w:gridSpan w:val="5"/>
            <w:tcPrChange w:id="10458" w:author="Chara Katiri" w:date="2015-04-12T03:35:00Z">
              <w:tcPr>
                <w:tcW w:w="4254" w:type="dxa"/>
                <w:gridSpan w:val="5"/>
              </w:tcPr>
            </w:tcPrChange>
          </w:tcPr>
          <w:p w14:paraId="5BCD8DEB" w14:textId="073DB639" w:rsidR="00BF78B7" w:rsidRPr="00F758B3" w:rsidDel="00D71A41" w:rsidRDefault="00BF78B7" w:rsidP="00F758B3">
            <w:pPr>
              <w:pStyle w:val="ListParagraph"/>
              <w:spacing w:line="360" w:lineRule="auto"/>
              <w:ind w:left="0"/>
              <w:jc w:val="both"/>
              <w:rPr>
                <w:del w:id="10459" w:author="Chara Katiri" w:date="2015-04-12T17:50:00Z"/>
                <w:rFonts w:ascii="Times" w:hAnsi="Times" w:cs="Times New Roman"/>
                <w:sz w:val="22"/>
                <w:szCs w:val="22"/>
                <w:rPrChange w:id="10460" w:author="Chara Katiri" w:date="2015-05-12T13:05:00Z">
                  <w:rPr>
                    <w:del w:id="10461" w:author="Chara Katiri" w:date="2015-04-12T17:50:00Z"/>
                    <w:rFonts w:ascii="Times" w:hAnsi="Times" w:cs="Times New Roman"/>
                    <w:sz w:val="22"/>
                    <w:szCs w:val="22"/>
                  </w:rPr>
                </w:rPrChange>
              </w:rPr>
              <w:pPrChange w:id="10462" w:author="Chara Katiri" w:date="2015-05-12T13:05:00Z">
                <w:pPr>
                  <w:pStyle w:val="ListParagraph"/>
                  <w:spacing w:line="360" w:lineRule="auto"/>
                  <w:ind w:left="0"/>
                  <w:jc w:val="both"/>
                </w:pPr>
              </w:pPrChange>
            </w:pPr>
            <w:del w:id="10463" w:author="Chara Katiri" w:date="2015-04-12T17:50:00Z">
              <w:r w:rsidRPr="00F758B3" w:rsidDel="00D71A41">
                <w:rPr>
                  <w:rFonts w:ascii="Times" w:hAnsi="Times" w:cs="Times New Roman"/>
                  <w:sz w:val="22"/>
                  <w:szCs w:val="22"/>
                  <w:rPrChange w:id="10464" w:author="Chara Katiri" w:date="2015-05-12T13:05:00Z">
                    <w:rPr>
                      <w:rFonts w:ascii="Times" w:hAnsi="Times" w:cs="Times New Roman"/>
                      <w:sz w:val="22"/>
                      <w:szCs w:val="22"/>
                    </w:rPr>
                  </w:rPrChange>
                </w:rPr>
                <w:delText xml:space="preserve">The system must update the list of products so that a product becomes unavailable after a user purchases it. </w:delText>
              </w:r>
            </w:del>
          </w:p>
        </w:tc>
        <w:tc>
          <w:tcPr>
            <w:tcW w:w="1288" w:type="dxa"/>
            <w:tcPrChange w:id="10465" w:author="Chara Katiri" w:date="2015-04-12T03:35:00Z">
              <w:tcPr>
                <w:tcW w:w="1288" w:type="dxa"/>
              </w:tcPr>
            </w:tcPrChange>
          </w:tcPr>
          <w:p w14:paraId="77CA51ED" w14:textId="65846BEA" w:rsidR="00BF78B7" w:rsidRPr="00F758B3" w:rsidDel="00D71A41" w:rsidRDefault="00BF78B7" w:rsidP="00F758B3">
            <w:pPr>
              <w:pStyle w:val="ListParagraph"/>
              <w:spacing w:line="360" w:lineRule="auto"/>
              <w:ind w:left="0"/>
              <w:jc w:val="both"/>
              <w:rPr>
                <w:del w:id="10466" w:author="Chara Katiri" w:date="2015-04-12T17:50:00Z"/>
                <w:rFonts w:ascii="Times" w:hAnsi="Times" w:cs="Times New Roman"/>
                <w:sz w:val="22"/>
                <w:szCs w:val="22"/>
                <w:rPrChange w:id="10467" w:author="Chara Katiri" w:date="2015-05-12T13:05:00Z">
                  <w:rPr>
                    <w:del w:id="10468" w:author="Chara Katiri" w:date="2015-04-12T17:50:00Z"/>
                    <w:rFonts w:ascii="Times" w:hAnsi="Times" w:cs="Times New Roman"/>
                    <w:sz w:val="22"/>
                    <w:szCs w:val="22"/>
                  </w:rPr>
                </w:rPrChange>
              </w:rPr>
              <w:pPrChange w:id="10469" w:author="Chara Katiri" w:date="2015-05-12T13:05:00Z">
                <w:pPr>
                  <w:pStyle w:val="ListParagraph"/>
                  <w:spacing w:line="360" w:lineRule="auto"/>
                  <w:ind w:left="0"/>
                  <w:jc w:val="both"/>
                </w:pPr>
              </w:pPrChange>
            </w:pPr>
            <w:del w:id="10470" w:author="Chara Katiri" w:date="2015-04-12T17:50:00Z">
              <w:r w:rsidRPr="00F758B3" w:rsidDel="00D71A41">
                <w:rPr>
                  <w:rFonts w:ascii="Times" w:hAnsi="Times" w:cs="Times New Roman"/>
                  <w:sz w:val="22"/>
                  <w:szCs w:val="22"/>
                  <w:rPrChange w:id="10471" w:author="Chara Katiri" w:date="2015-05-12T13:05:00Z">
                    <w:rPr>
                      <w:rFonts w:ascii="Times" w:hAnsi="Times" w:cs="Times New Roman"/>
                      <w:sz w:val="22"/>
                      <w:szCs w:val="22"/>
                    </w:rPr>
                  </w:rPrChange>
                </w:rPr>
                <w:delText>Functional</w:delText>
              </w:r>
            </w:del>
          </w:p>
        </w:tc>
        <w:tc>
          <w:tcPr>
            <w:tcW w:w="1242" w:type="dxa"/>
            <w:tcPrChange w:id="10472" w:author="Chara Katiri" w:date="2015-04-12T03:35:00Z">
              <w:tcPr>
                <w:tcW w:w="1242" w:type="dxa"/>
              </w:tcPr>
            </w:tcPrChange>
          </w:tcPr>
          <w:p w14:paraId="27B5DDF8" w14:textId="242CED97" w:rsidR="00BF78B7" w:rsidRPr="00F758B3" w:rsidDel="00D71A41" w:rsidRDefault="00BF78B7" w:rsidP="00F758B3">
            <w:pPr>
              <w:pStyle w:val="ListParagraph"/>
              <w:spacing w:line="360" w:lineRule="auto"/>
              <w:ind w:left="0"/>
              <w:jc w:val="both"/>
              <w:rPr>
                <w:del w:id="10473" w:author="Chara Katiri" w:date="2015-04-12T17:50:00Z"/>
                <w:rFonts w:ascii="Times" w:hAnsi="Times" w:cs="Times New Roman"/>
                <w:sz w:val="22"/>
                <w:szCs w:val="22"/>
                <w:rPrChange w:id="10474" w:author="Chara Katiri" w:date="2015-05-12T13:05:00Z">
                  <w:rPr>
                    <w:del w:id="10475" w:author="Chara Katiri" w:date="2015-04-12T17:50:00Z"/>
                    <w:rFonts w:ascii="Times" w:hAnsi="Times" w:cs="Times New Roman"/>
                    <w:sz w:val="22"/>
                    <w:szCs w:val="22"/>
                  </w:rPr>
                </w:rPrChange>
              </w:rPr>
              <w:pPrChange w:id="10476" w:author="Chara Katiri" w:date="2015-05-12T13:05:00Z">
                <w:pPr>
                  <w:pStyle w:val="ListParagraph"/>
                  <w:spacing w:line="360" w:lineRule="auto"/>
                  <w:ind w:left="0"/>
                  <w:jc w:val="both"/>
                </w:pPr>
              </w:pPrChange>
            </w:pPr>
            <w:del w:id="10477" w:author="Chara Katiri" w:date="2015-04-12T17:50:00Z">
              <w:r w:rsidRPr="00F758B3" w:rsidDel="00D71A41">
                <w:rPr>
                  <w:rFonts w:ascii="Times" w:hAnsi="Times" w:cs="Times New Roman"/>
                  <w:sz w:val="22"/>
                  <w:szCs w:val="22"/>
                  <w:rPrChange w:id="10478" w:author="Chara Katiri" w:date="2015-05-12T13:05:00Z">
                    <w:rPr>
                      <w:rFonts w:ascii="Times" w:hAnsi="Times" w:cs="Times New Roman"/>
                      <w:sz w:val="22"/>
                      <w:szCs w:val="22"/>
                    </w:rPr>
                  </w:rPrChange>
                </w:rPr>
                <w:delText>Shall</w:delText>
              </w:r>
            </w:del>
          </w:p>
        </w:tc>
        <w:tc>
          <w:tcPr>
            <w:tcW w:w="1172" w:type="dxa"/>
            <w:tcPrChange w:id="10479" w:author="Chara Katiri" w:date="2015-04-12T03:35:00Z">
              <w:tcPr>
                <w:tcW w:w="1172" w:type="dxa"/>
              </w:tcPr>
            </w:tcPrChange>
          </w:tcPr>
          <w:p w14:paraId="245C00C2" w14:textId="1D1E8B1A" w:rsidR="00BF78B7" w:rsidRPr="00F758B3" w:rsidDel="00D71A41" w:rsidRDefault="00BF78B7" w:rsidP="00F758B3">
            <w:pPr>
              <w:pStyle w:val="ListParagraph"/>
              <w:spacing w:line="360" w:lineRule="auto"/>
              <w:ind w:left="0"/>
              <w:jc w:val="both"/>
              <w:rPr>
                <w:del w:id="10480" w:author="Chara Katiri" w:date="2015-04-12T17:50:00Z"/>
                <w:rFonts w:ascii="Times" w:hAnsi="Times" w:cs="Times New Roman"/>
                <w:sz w:val="22"/>
                <w:szCs w:val="22"/>
                <w:rPrChange w:id="10481" w:author="Chara Katiri" w:date="2015-05-12T13:05:00Z">
                  <w:rPr>
                    <w:del w:id="10482" w:author="Chara Katiri" w:date="2015-04-12T17:50:00Z"/>
                    <w:rFonts w:ascii="Times" w:hAnsi="Times" w:cs="Times New Roman"/>
                    <w:sz w:val="22"/>
                    <w:szCs w:val="22"/>
                  </w:rPr>
                </w:rPrChange>
              </w:rPr>
              <w:pPrChange w:id="10483" w:author="Chara Katiri" w:date="2015-05-12T13:05:00Z">
                <w:pPr>
                  <w:pStyle w:val="ListParagraph"/>
                  <w:spacing w:line="360" w:lineRule="auto"/>
                  <w:ind w:left="0"/>
                  <w:jc w:val="both"/>
                </w:pPr>
              </w:pPrChange>
            </w:pPr>
          </w:p>
        </w:tc>
        <w:tc>
          <w:tcPr>
            <w:tcW w:w="1172" w:type="dxa"/>
            <w:tcPrChange w:id="10484" w:author="Chara Katiri" w:date="2015-04-12T03:35:00Z">
              <w:tcPr>
                <w:tcW w:w="1172" w:type="dxa"/>
              </w:tcPr>
            </w:tcPrChange>
          </w:tcPr>
          <w:p w14:paraId="768E68F9" w14:textId="37CB258F" w:rsidR="00BF78B7" w:rsidRPr="00F758B3" w:rsidDel="00D71A41" w:rsidRDefault="00BF78B7" w:rsidP="00F758B3">
            <w:pPr>
              <w:pStyle w:val="ListParagraph"/>
              <w:spacing w:line="360" w:lineRule="auto"/>
              <w:ind w:left="0"/>
              <w:jc w:val="both"/>
              <w:rPr>
                <w:del w:id="10485" w:author="Chara Katiri" w:date="2015-04-12T17:50:00Z"/>
                <w:rFonts w:ascii="Times" w:hAnsi="Times" w:cs="Times New Roman"/>
                <w:sz w:val="22"/>
                <w:szCs w:val="22"/>
                <w:rPrChange w:id="10486" w:author="Chara Katiri" w:date="2015-05-12T13:05:00Z">
                  <w:rPr>
                    <w:del w:id="10487" w:author="Chara Katiri" w:date="2015-04-12T17:50:00Z"/>
                    <w:rFonts w:ascii="Times" w:hAnsi="Times" w:cs="Times New Roman"/>
                    <w:sz w:val="22"/>
                    <w:szCs w:val="22"/>
                  </w:rPr>
                </w:rPrChange>
              </w:rPr>
              <w:pPrChange w:id="10488" w:author="Chara Katiri" w:date="2015-05-12T13:05:00Z">
                <w:pPr>
                  <w:pStyle w:val="ListParagraph"/>
                  <w:spacing w:line="360" w:lineRule="auto"/>
                  <w:ind w:left="0"/>
                  <w:jc w:val="both"/>
                </w:pPr>
              </w:pPrChange>
            </w:pPr>
          </w:p>
        </w:tc>
        <w:tc>
          <w:tcPr>
            <w:tcW w:w="1172" w:type="dxa"/>
            <w:tcPrChange w:id="10489" w:author="Chara Katiri" w:date="2015-04-12T03:35:00Z">
              <w:tcPr>
                <w:tcW w:w="1172" w:type="dxa"/>
              </w:tcPr>
            </w:tcPrChange>
          </w:tcPr>
          <w:p w14:paraId="07114A17" w14:textId="076CB2DF" w:rsidR="00BF78B7" w:rsidRPr="00F758B3" w:rsidDel="00D71A41" w:rsidRDefault="00BF78B7" w:rsidP="00F758B3">
            <w:pPr>
              <w:pStyle w:val="ListParagraph"/>
              <w:spacing w:line="360" w:lineRule="auto"/>
              <w:ind w:left="0"/>
              <w:jc w:val="both"/>
              <w:rPr>
                <w:del w:id="10490" w:author="Chara Katiri" w:date="2015-04-12T17:50:00Z"/>
                <w:rFonts w:ascii="Times" w:hAnsi="Times" w:cs="Times New Roman"/>
                <w:sz w:val="22"/>
                <w:szCs w:val="22"/>
                <w:rPrChange w:id="10491" w:author="Chara Katiri" w:date="2015-05-12T13:05:00Z">
                  <w:rPr>
                    <w:del w:id="10492" w:author="Chara Katiri" w:date="2015-04-12T17:50:00Z"/>
                    <w:rFonts w:ascii="Times" w:hAnsi="Times" w:cs="Times New Roman"/>
                    <w:sz w:val="22"/>
                    <w:szCs w:val="22"/>
                  </w:rPr>
                </w:rPrChange>
              </w:rPr>
              <w:pPrChange w:id="10493" w:author="Chara Katiri" w:date="2015-05-12T13:05:00Z">
                <w:pPr>
                  <w:pStyle w:val="ListParagraph"/>
                  <w:spacing w:line="360" w:lineRule="auto"/>
                  <w:ind w:left="0"/>
                  <w:jc w:val="both"/>
                </w:pPr>
              </w:pPrChange>
            </w:pPr>
            <w:del w:id="10494" w:author="Chara Katiri" w:date="2015-04-12T17:50:00Z">
              <w:r w:rsidRPr="00F758B3" w:rsidDel="00D71A41">
                <w:rPr>
                  <w:rFonts w:ascii="Times" w:hAnsi="Times" w:cs="Times New Roman"/>
                  <w:sz w:val="22"/>
                  <w:szCs w:val="22"/>
                  <w:rPrChange w:id="10495" w:author="Chara Katiri" w:date="2015-05-12T13:05:00Z">
                    <w:rPr>
                      <w:rFonts w:ascii="Times" w:hAnsi="Times" w:cs="Times New Roman"/>
                      <w:sz w:val="22"/>
                      <w:szCs w:val="22"/>
                    </w:rPr>
                  </w:rPrChange>
                </w:rPr>
                <w:delText>M</w:delText>
              </w:r>
            </w:del>
          </w:p>
        </w:tc>
      </w:tr>
      <w:tr w:rsidR="00BF78B7" w:rsidRPr="00F758B3" w:rsidDel="00D71A41" w14:paraId="5CE84ECC" w14:textId="3FB8882D" w:rsidTr="00BF78B7">
        <w:trPr>
          <w:del w:id="10496" w:author="Chara Katiri" w:date="2015-04-12T17:50:00Z"/>
        </w:trPr>
        <w:tc>
          <w:tcPr>
            <w:tcW w:w="1037" w:type="dxa"/>
            <w:shd w:val="clear" w:color="auto" w:fill="548DD4" w:themeFill="text2" w:themeFillTint="99"/>
            <w:tcPrChange w:id="10497" w:author="Chara Katiri" w:date="2015-04-12T03:35:00Z">
              <w:tcPr>
                <w:tcW w:w="1037" w:type="dxa"/>
                <w:shd w:val="clear" w:color="auto" w:fill="548DD4" w:themeFill="text2" w:themeFillTint="99"/>
              </w:tcPr>
            </w:tcPrChange>
          </w:tcPr>
          <w:p w14:paraId="5B13AFAE" w14:textId="379A181D" w:rsidR="00BF78B7" w:rsidRPr="00F758B3" w:rsidDel="00D71A41" w:rsidRDefault="00BF78B7" w:rsidP="00F758B3">
            <w:pPr>
              <w:pStyle w:val="ListParagraph"/>
              <w:spacing w:line="360" w:lineRule="auto"/>
              <w:ind w:left="0"/>
              <w:jc w:val="both"/>
              <w:rPr>
                <w:del w:id="10498" w:author="Chara Katiri" w:date="2015-04-12T17:50:00Z"/>
                <w:rFonts w:ascii="Times" w:hAnsi="Times" w:cs="Times New Roman"/>
                <w:b/>
                <w:color w:val="FFFFFF" w:themeColor="background1"/>
                <w:sz w:val="22"/>
                <w:szCs w:val="22"/>
                <w:rPrChange w:id="10499" w:author="Chara Katiri" w:date="2015-05-12T13:05:00Z">
                  <w:rPr>
                    <w:del w:id="10500" w:author="Chara Katiri" w:date="2015-04-12T17:50:00Z"/>
                    <w:rFonts w:ascii="Times" w:hAnsi="Times" w:cs="Times New Roman"/>
                    <w:b/>
                    <w:color w:val="FFFFFF" w:themeColor="background1"/>
                    <w:sz w:val="22"/>
                    <w:szCs w:val="22"/>
                  </w:rPr>
                </w:rPrChange>
              </w:rPr>
              <w:pPrChange w:id="10501" w:author="Chara Katiri" w:date="2015-05-12T13:05:00Z">
                <w:pPr>
                  <w:pStyle w:val="ListParagraph"/>
                  <w:spacing w:line="360" w:lineRule="auto"/>
                  <w:ind w:left="0"/>
                  <w:jc w:val="both"/>
                </w:pPr>
              </w:pPrChange>
            </w:pPr>
          </w:p>
        </w:tc>
        <w:tc>
          <w:tcPr>
            <w:tcW w:w="1172" w:type="dxa"/>
            <w:gridSpan w:val="2"/>
            <w:shd w:val="clear" w:color="auto" w:fill="548DD4" w:themeFill="text2" w:themeFillTint="99"/>
            <w:tcPrChange w:id="10502" w:author="Chara Katiri" w:date="2015-04-12T03:35:00Z">
              <w:tcPr>
                <w:tcW w:w="1172" w:type="dxa"/>
                <w:gridSpan w:val="2"/>
                <w:shd w:val="clear" w:color="auto" w:fill="548DD4" w:themeFill="text2" w:themeFillTint="99"/>
              </w:tcPr>
            </w:tcPrChange>
          </w:tcPr>
          <w:p w14:paraId="40E2C250" w14:textId="2D9BE7AE" w:rsidR="00BF78B7" w:rsidRPr="00F758B3" w:rsidDel="00D71A41" w:rsidRDefault="00BF78B7" w:rsidP="00F758B3">
            <w:pPr>
              <w:pStyle w:val="ListParagraph"/>
              <w:spacing w:line="360" w:lineRule="auto"/>
              <w:ind w:left="0"/>
              <w:jc w:val="both"/>
              <w:rPr>
                <w:del w:id="10503" w:author="Chara Katiri" w:date="2015-04-12T17:50:00Z"/>
                <w:rFonts w:ascii="Times" w:hAnsi="Times" w:cs="Times New Roman"/>
                <w:b/>
                <w:color w:val="FFFFFF" w:themeColor="background1"/>
                <w:sz w:val="22"/>
                <w:szCs w:val="22"/>
                <w:rPrChange w:id="10504" w:author="Chara Katiri" w:date="2015-05-12T13:05:00Z">
                  <w:rPr>
                    <w:del w:id="10505" w:author="Chara Katiri" w:date="2015-04-12T17:50:00Z"/>
                    <w:rFonts w:ascii="Times" w:hAnsi="Times" w:cs="Times New Roman"/>
                    <w:b/>
                    <w:color w:val="FFFFFF" w:themeColor="background1"/>
                    <w:sz w:val="22"/>
                    <w:szCs w:val="22"/>
                  </w:rPr>
                </w:rPrChange>
              </w:rPr>
              <w:pPrChange w:id="10506" w:author="Chara Katiri" w:date="2015-05-12T13:05:00Z">
                <w:pPr>
                  <w:pStyle w:val="ListParagraph"/>
                  <w:spacing w:line="360" w:lineRule="auto"/>
                  <w:ind w:left="0"/>
                  <w:jc w:val="both"/>
                </w:pPr>
              </w:pPrChange>
            </w:pPr>
          </w:p>
        </w:tc>
        <w:tc>
          <w:tcPr>
            <w:tcW w:w="1172" w:type="dxa"/>
            <w:gridSpan w:val="2"/>
            <w:shd w:val="clear" w:color="auto" w:fill="548DD4" w:themeFill="text2" w:themeFillTint="99"/>
            <w:tcPrChange w:id="10507" w:author="Chara Katiri" w:date="2015-04-12T03:35:00Z">
              <w:tcPr>
                <w:tcW w:w="1172" w:type="dxa"/>
                <w:gridSpan w:val="2"/>
                <w:shd w:val="clear" w:color="auto" w:fill="548DD4" w:themeFill="text2" w:themeFillTint="99"/>
              </w:tcPr>
            </w:tcPrChange>
          </w:tcPr>
          <w:p w14:paraId="255C2D5E" w14:textId="5113BB34" w:rsidR="00BF78B7" w:rsidRPr="00F758B3" w:rsidDel="00D71A41" w:rsidRDefault="00BF78B7" w:rsidP="00F758B3">
            <w:pPr>
              <w:pStyle w:val="ListParagraph"/>
              <w:spacing w:line="360" w:lineRule="auto"/>
              <w:ind w:left="0"/>
              <w:jc w:val="both"/>
              <w:rPr>
                <w:del w:id="10508" w:author="Chara Katiri" w:date="2015-04-12T17:50:00Z"/>
                <w:rFonts w:ascii="Times" w:hAnsi="Times" w:cs="Times New Roman"/>
                <w:b/>
                <w:color w:val="FFFFFF" w:themeColor="background1"/>
                <w:sz w:val="22"/>
                <w:szCs w:val="22"/>
                <w:rPrChange w:id="10509" w:author="Chara Katiri" w:date="2015-05-12T13:05:00Z">
                  <w:rPr>
                    <w:del w:id="10510" w:author="Chara Katiri" w:date="2015-04-12T17:50:00Z"/>
                    <w:rFonts w:ascii="Times" w:hAnsi="Times" w:cs="Times New Roman"/>
                    <w:b/>
                    <w:color w:val="FFFFFF" w:themeColor="background1"/>
                    <w:sz w:val="22"/>
                    <w:szCs w:val="22"/>
                  </w:rPr>
                </w:rPrChange>
              </w:rPr>
              <w:pPrChange w:id="10511" w:author="Chara Katiri" w:date="2015-05-12T13:05:00Z">
                <w:pPr>
                  <w:pStyle w:val="ListParagraph"/>
                  <w:spacing w:line="360" w:lineRule="auto"/>
                  <w:ind w:left="0"/>
                  <w:jc w:val="both"/>
                </w:pPr>
              </w:pPrChange>
            </w:pPr>
          </w:p>
        </w:tc>
        <w:tc>
          <w:tcPr>
            <w:tcW w:w="8091" w:type="dxa"/>
            <w:gridSpan w:val="7"/>
            <w:shd w:val="clear" w:color="auto" w:fill="548DD4" w:themeFill="text2" w:themeFillTint="99"/>
            <w:tcPrChange w:id="10512" w:author="Chara Katiri" w:date="2015-04-12T03:35:00Z">
              <w:tcPr>
                <w:tcW w:w="8091" w:type="dxa"/>
                <w:gridSpan w:val="7"/>
                <w:shd w:val="clear" w:color="auto" w:fill="548DD4" w:themeFill="text2" w:themeFillTint="99"/>
              </w:tcPr>
            </w:tcPrChange>
          </w:tcPr>
          <w:p w14:paraId="1D478C91" w14:textId="7D018E2E" w:rsidR="00BF78B7" w:rsidRPr="00F758B3" w:rsidDel="00D71A41" w:rsidRDefault="00BF78B7" w:rsidP="00F758B3">
            <w:pPr>
              <w:pStyle w:val="ListParagraph"/>
              <w:spacing w:line="360" w:lineRule="auto"/>
              <w:ind w:left="0"/>
              <w:jc w:val="both"/>
              <w:rPr>
                <w:del w:id="10513" w:author="Chara Katiri" w:date="2015-04-12T17:50:00Z"/>
                <w:rFonts w:ascii="Times" w:hAnsi="Times" w:cs="Times New Roman"/>
                <w:b/>
                <w:color w:val="FFFFFF" w:themeColor="background1"/>
                <w:sz w:val="22"/>
                <w:szCs w:val="22"/>
                <w:rPrChange w:id="10514" w:author="Chara Katiri" w:date="2015-05-12T13:05:00Z">
                  <w:rPr>
                    <w:del w:id="10515" w:author="Chara Katiri" w:date="2015-04-12T17:50:00Z"/>
                    <w:rFonts w:ascii="Times" w:hAnsi="Times" w:cs="Times New Roman"/>
                    <w:b/>
                    <w:color w:val="FFFFFF" w:themeColor="background1"/>
                    <w:sz w:val="22"/>
                    <w:szCs w:val="22"/>
                  </w:rPr>
                </w:rPrChange>
              </w:rPr>
              <w:pPrChange w:id="10516" w:author="Chara Katiri" w:date="2015-05-12T13:05:00Z">
                <w:pPr>
                  <w:pStyle w:val="ListParagraph"/>
                  <w:spacing w:line="360" w:lineRule="auto"/>
                  <w:ind w:left="0"/>
                  <w:jc w:val="both"/>
                </w:pPr>
              </w:pPrChange>
            </w:pPr>
            <w:del w:id="10517" w:author="Chara Katiri" w:date="2015-04-12T17:50:00Z">
              <w:r w:rsidRPr="00F758B3" w:rsidDel="00D71A41">
                <w:rPr>
                  <w:rFonts w:ascii="Times" w:hAnsi="Times" w:cs="Times New Roman"/>
                  <w:b/>
                  <w:color w:val="FFFFFF" w:themeColor="background1"/>
                  <w:sz w:val="22"/>
                  <w:szCs w:val="22"/>
                  <w:rPrChange w:id="10518" w:author="Chara Katiri" w:date="2015-05-12T13:05:00Z">
                    <w:rPr>
                      <w:rFonts w:ascii="Times" w:hAnsi="Times" w:cs="Times New Roman"/>
                      <w:b/>
                      <w:color w:val="FFFFFF" w:themeColor="background1"/>
                      <w:sz w:val="22"/>
                      <w:szCs w:val="22"/>
                    </w:rPr>
                  </w:rPrChange>
                </w:rPr>
                <w:delText>Seller/Buyer requirements</w:delText>
              </w:r>
            </w:del>
          </w:p>
        </w:tc>
      </w:tr>
      <w:tr w:rsidR="00BF78B7" w:rsidRPr="00F758B3" w:rsidDel="00D71A41" w14:paraId="640B7FA1" w14:textId="704A4035" w:rsidTr="00BF78B7">
        <w:trPr>
          <w:del w:id="10519" w:author="Chara Katiri" w:date="2015-04-12T17:50:00Z"/>
        </w:trPr>
        <w:tc>
          <w:tcPr>
            <w:tcW w:w="1172" w:type="dxa"/>
            <w:gridSpan w:val="2"/>
            <w:tcPrChange w:id="10520" w:author="Chara Katiri" w:date="2015-04-12T03:35:00Z">
              <w:tcPr>
                <w:tcW w:w="1172" w:type="dxa"/>
                <w:gridSpan w:val="2"/>
              </w:tcPr>
            </w:tcPrChange>
          </w:tcPr>
          <w:p w14:paraId="5723C3D2" w14:textId="254CFDCA" w:rsidR="00BF78B7" w:rsidRPr="00F758B3" w:rsidDel="00D71A41" w:rsidRDefault="00BF78B7" w:rsidP="00F758B3">
            <w:pPr>
              <w:pStyle w:val="ListParagraph"/>
              <w:spacing w:line="360" w:lineRule="auto"/>
              <w:ind w:left="0"/>
              <w:jc w:val="both"/>
              <w:rPr>
                <w:del w:id="10521" w:author="Chara Katiri" w:date="2015-04-12T17:50:00Z"/>
                <w:rFonts w:ascii="Times" w:hAnsi="Times" w:cs="Times New Roman"/>
                <w:sz w:val="22"/>
                <w:szCs w:val="22"/>
                <w:rPrChange w:id="10522" w:author="Chara Katiri" w:date="2015-05-12T13:05:00Z">
                  <w:rPr>
                    <w:del w:id="10523" w:author="Chara Katiri" w:date="2015-04-12T17:50:00Z"/>
                    <w:rFonts w:ascii="Times" w:hAnsi="Times" w:cs="Times New Roman"/>
                    <w:sz w:val="22"/>
                    <w:szCs w:val="22"/>
                  </w:rPr>
                </w:rPrChange>
              </w:rPr>
              <w:pPrChange w:id="10524" w:author="Chara Katiri" w:date="2015-05-12T13:05:00Z">
                <w:pPr>
                  <w:pStyle w:val="ListParagraph"/>
                  <w:spacing w:line="360" w:lineRule="auto"/>
                  <w:ind w:left="0"/>
                  <w:jc w:val="both"/>
                </w:pPr>
              </w:pPrChange>
            </w:pPr>
            <w:del w:id="10525" w:author="Chara Katiri" w:date="2015-04-12T17:50:00Z">
              <w:r w:rsidRPr="00F758B3" w:rsidDel="00D71A41">
                <w:rPr>
                  <w:rFonts w:ascii="Times" w:hAnsi="Times" w:cs="Times New Roman"/>
                  <w:sz w:val="22"/>
                  <w:szCs w:val="22"/>
                  <w:rPrChange w:id="10526" w:author="Chara Katiri" w:date="2015-05-12T13:05:00Z">
                    <w:rPr>
                      <w:rFonts w:ascii="Times" w:hAnsi="Times" w:cs="Times New Roman"/>
                      <w:sz w:val="22"/>
                      <w:szCs w:val="22"/>
                    </w:rPr>
                  </w:rPrChange>
                </w:rPr>
                <w:delText>3</w:delText>
              </w:r>
            </w:del>
          </w:p>
        </w:tc>
        <w:tc>
          <w:tcPr>
            <w:tcW w:w="4254" w:type="dxa"/>
            <w:gridSpan w:val="5"/>
            <w:tcPrChange w:id="10527" w:author="Chara Katiri" w:date="2015-04-12T03:35:00Z">
              <w:tcPr>
                <w:tcW w:w="4254" w:type="dxa"/>
                <w:gridSpan w:val="5"/>
              </w:tcPr>
            </w:tcPrChange>
          </w:tcPr>
          <w:p w14:paraId="121C35B8" w14:textId="5929DA14" w:rsidR="00BF78B7" w:rsidRPr="00F758B3" w:rsidDel="00D71A41" w:rsidRDefault="00BF78B7" w:rsidP="00F758B3">
            <w:pPr>
              <w:spacing w:line="360" w:lineRule="auto"/>
              <w:contextualSpacing/>
              <w:jc w:val="both"/>
              <w:rPr>
                <w:del w:id="10528" w:author="Chara Katiri" w:date="2015-04-12T17:50:00Z"/>
                <w:rFonts w:ascii="Times" w:eastAsia="Times New Roman" w:hAnsi="Times" w:cs="Times New Roman"/>
                <w:iCs/>
                <w:sz w:val="22"/>
                <w:szCs w:val="22"/>
                <w:lang w:val="en-GB"/>
                <w:rPrChange w:id="10529" w:author="Chara Katiri" w:date="2015-05-12T13:05:00Z">
                  <w:rPr>
                    <w:del w:id="10530" w:author="Chara Katiri" w:date="2015-04-12T17:50:00Z"/>
                    <w:rFonts w:ascii="Times" w:eastAsia="Times New Roman" w:hAnsi="Times" w:cs="Times New Roman"/>
                    <w:iCs/>
                    <w:sz w:val="22"/>
                    <w:szCs w:val="22"/>
                    <w:lang w:val="en-GB"/>
                  </w:rPr>
                </w:rPrChange>
              </w:rPr>
              <w:pPrChange w:id="10531" w:author="Chara Katiri" w:date="2015-05-12T13:05:00Z">
                <w:pPr>
                  <w:spacing w:line="360" w:lineRule="auto"/>
                  <w:contextualSpacing/>
                  <w:jc w:val="both"/>
                </w:pPr>
              </w:pPrChange>
            </w:pPr>
            <w:del w:id="10532" w:author="Chara Katiri" w:date="2015-04-12T17:50:00Z">
              <w:r w:rsidRPr="00F758B3" w:rsidDel="00D71A41">
                <w:rPr>
                  <w:rFonts w:ascii="Times" w:hAnsi="Times" w:cs="Times New Roman"/>
                  <w:sz w:val="22"/>
                  <w:szCs w:val="22"/>
                  <w:rPrChange w:id="10533" w:author="Chara Katiri" w:date="2015-05-12T13:05:00Z">
                    <w:rPr>
                      <w:rFonts w:ascii="Times" w:hAnsi="Times" w:cs="Times New Roman"/>
                      <w:sz w:val="22"/>
                      <w:szCs w:val="22"/>
                    </w:rPr>
                  </w:rPrChange>
                </w:rPr>
                <w:delText>The system must ask the users (byers &amp; sellers) to agree with ‘The Sales of Goods Act 1979’ and adhere to it:  “</w:delText>
              </w:r>
              <w:r w:rsidRPr="00F758B3" w:rsidDel="00D71A41">
                <w:rPr>
                  <w:rFonts w:ascii="Times" w:eastAsia="Times New Roman" w:hAnsi="Times" w:cs="Times New Roman"/>
                  <w:i/>
                  <w:iCs/>
                  <w:sz w:val="22"/>
                  <w:szCs w:val="22"/>
                  <w:lang w:val="en-GB"/>
                  <w:rPrChange w:id="10534" w:author="Chara Katiri" w:date="2015-05-12T13:05:00Z">
                    <w:rPr>
                      <w:rFonts w:ascii="Times" w:eastAsia="Times New Roman" w:hAnsi="Times" w:cs="Times New Roman"/>
                      <w:i/>
                      <w:iCs/>
                      <w:sz w:val="22"/>
                      <w:szCs w:val="22"/>
                      <w:lang w:val="en-GB"/>
                    </w:rPr>
                  </w:rPrChange>
                </w:rPr>
                <w:delText xml:space="preserve">"traders must sell goods that are as described and of satisfactory quality” </w:delText>
              </w:r>
              <w:r w:rsidRPr="00F758B3" w:rsidDel="00D71A41">
                <w:rPr>
                  <w:rFonts w:ascii="Times" w:eastAsia="Times New Roman" w:hAnsi="Times" w:cs="Times New Roman"/>
                  <w:iCs/>
                  <w:sz w:val="22"/>
                  <w:szCs w:val="22"/>
                  <w:lang w:val="en-GB"/>
                  <w:rPrChange w:id="10535" w:author="Chara Katiri" w:date="2015-05-12T13:05:00Z">
                    <w:rPr>
                      <w:rFonts w:ascii="Times" w:eastAsia="Times New Roman" w:hAnsi="Times" w:cs="Times New Roman"/>
                      <w:iCs/>
                      <w:sz w:val="22"/>
                      <w:szCs w:val="22"/>
                      <w:lang w:val="en-GB"/>
                    </w:rPr>
                  </w:rPrChange>
                </w:rPr>
                <w:delText xml:space="preserve">[4], [5]. The Terms &amp; conditions must be accessible, meaningful and fair. </w:delText>
              </w:r>
            </w:del>
          </w:p>
        </w:tc>
        <w:tc>
          <w:tcPr>
            <w:tcW w:w="1288" w:type="dxa"/>
            <w:tcPrChange w:id="10536" w:author="Chara Katiri" w:date="2015-04-12T03:35:00Z">
              <w:tcPr>
                <w:tcW w:w="1288" w:type="dxa"/>
              </w:tcPr>
            </w:tcPrChange>
          </w:tcPr>
          <w:p w14:paraId="5F4592EF" w14:textId="35A00470" w:rsidR="00BF78B7" w:rsidRPr="00F758B3" w:rsidDel="00D71A41" w:rsidRDefault="00BF78B7" w:rsidP="00F758B3">
            <w:pPr>
              <w:pStyle w:val="ListParagraph"/>
              <w:spacing w:line="360" w:lineRule="auto"/>
              <w:ind w:left="0"/>
              <w:jc w:val="both"/>
              <w:rPr>
                <w:del w:id="10537" w:author="Chara Katiri" w:date="2015-04-12T17:50:00Z"/>
                <w:rFonts w:ascii="Times" w:hAnsi="Times" w:cs="Times New Roman"/>
                <w:sz w:val="22"/>
                <w:szCs w:val="22"/>
                <w:rPrChange w:id="10538" w:author="Chara Katiri" w:date="2015-05-12T13:05:00Z">
                  <w:rPr>
                    <w:del w:id="10539" w:author="Chara Katiri" w:date="2015-04-12T17:50:00Z"/>
                    <w:rFonts w:ascii="Times" w:hAnsi="Times" w:cs="Times New Roman"/>
                    <w:sz w:val="22"/>
                    <w:szCs w:val="22"/>
                  </w:rPr>
                </w:rPrChange>
              </w:rPr>
              <w:pPrChange w:id="10540" w:author="Chara Katiri" w:date="2015-05-12T13:05:00Z">
                <w:pPr>
                  <w:pStyle w:val="ListParagraph"/>
                  <w:spacing w:line="360" w:lineRule="auto"/>
                  <w:ind w:left="0"/>
                  <w:jc w:val="both"/>
                </w:pPr>
              </w:pPrChange>
            </w:pPr>
            <w:del w:id="10541" w:author="Chara Katiri" w:date="2015-04-12T17:50:00Z">
              <w:r w:rsidRPr="00F758B3" w:rsidDel="00D71A41">
                <w:rPr>
                  <w:rFonts w:ascii="Times" w:hAnsi="Times" w:cs="Times New Roman"/>
                  <w:sz w:val="22"/>
                  <w:szCs w:val="22"/>
                  <w:rPrChange w:id="10542" w:author="Chara Katiri" w:date="2015-05-12T13:05:00Z">
                    <w:rPr>
                      <w:rFonts w:ascii="Times" w:hAnsi="Times" w:cs="Times New Roman"/>
                      <w:sz w:val="22"/>
                      <w:szCs w:val="22"/>
                    </w:rPr>
                  </w:rPrChange>
                </w:rPr>
                <w:delText>Non-functional</w:delText>
              </w:r>
            </w:del>
          </w:p>
        </w:tc>
        <w:tc>
          <w:tcPr>
            <w:tcW w:w="1242" w:type="dxa"/>
            <w:tcPrChange w:id="10543" w:author="Chara Katiri" w:date="2015-04-12T03:35:00Z">
              <w:tcPr>
                <w:tcW w:w="1242" w:type="dxa"/>
              </w:tcPr>
            </w:tcPrChange>
          </w:tcPr>
          <w:p w14:paraId="0B22B26B" w14:textId="56D707FD" w:rsidR="00BF78B7" w:rsidRPr="00F758B3" w:rsidDel="00D71A41" w:rsidRDefault="00BF78B7" w:rsidP="00F758B3">
            <w:pPr>
              <w:pStyle w:val="ListParagraph"/>
              <w:spacing w:line="360" w:lineRule="auto"/>
              <w:ind w:left="0"/>
              <w:jc w:val="both"/>
              <w:rPr>
                <w:del w:id="10544" w:author="Chara Katiri" w:date="2015-04-12T17:50:00Z"/>
                <w:rFonts w:ascii="Times" w:hAnsi="Times" w:cs="Times New Roman"/>
                <w:sz w:val="22"/>
                <w:szCs w:val="22"/>
                <w:rPrChange w:id="10545" w:author="Chara Katiri" w:date="2015-05-12T13:05:00Z">
                  <w:rPr>
                    <w:del w:id="10546" w:author="Chara Katiri" w:date="2015-04-12T17:50:00Z"/>
                    <w:rFonts w:ascii="Times" w:hAnsi="Times" w:cs="Times New Roman"/>
                    <w:sz w:val="22"/>
                    <w:szCs w:val="22"/>
                  </w:rPr>
                </w:rPrChange>
              </w:rPr>
              <w:pPrChange w:id="10547" w:author="Chara Katiri" w:date="2015-05-12T13:05:00Z">
                <w:pPr>
                  <w:pStyle w:val="ListParagraph"/>
                  <w:spacing w:line="360" w:lineRule="auto"/>
                  <w:ind w:left="0"/>
                  <w:jc w:val="both"/>
                </w:pPr>
              </w:pPrChange>
            </w:pPr>
            <w:del w:id="10548" w:author="Chara Katiri" w:date="2015-04-12T17:50:00Z">
              <w:r w:rsidRPr="00F758B3" w:rsidDel="00D71A41">
                <w:rPr>
                  <w:rFonts w:ascii="Times" w:hAnsi="Times" w:cs="Times New Roman"/>
                  <w:sz w:val="22"/>
                  <w:szCs w:val="22"/>
                  <w:rPrChange w:id="10549" w:author="Chara Katiri" w:date="2015-05-12T13:05:00Z">
                    <w:rPr>
                      <w:rFonts w:ascii="Times" w:hAnsi="Times" w:cs="Times New Roman"/>
                      <w:sz w:val="22"/>
                      <w:szCs w:val="22"/>
                    </w:rPr>
                  </w:rPrChange>
                </w:rPr>
                <w:delText>Shall</w:delText>
              </w:r>
            </w:del>
          </w:p>
        </w:tc>
        <w:tc>
          <w:tcPr>
            <w:tcW w:w="1172" w:type="dxa"/>
            <w:tcPrChange w:id="10550" w:author="Chara Katiri" w:date="2015-04-12T03:35:00Z">
              <w:tcPr>
                <w:tcW w:w="1172" w:type="dxa"/>
              </w:tcPr>
            </w:tcPrChange>
          </w:tcPr>
          <w:p w14:paraId="639322B1" w14:textId="30B3A915" w:rsidR="00BF78B7" w:rsidRPr="00F758B3" w:rsidDel="00D71A41" w:rsidRDefault="00BF78B7" w:rsidP="00F758B3">
            <w:pPr>
              <w:pStyle w:val="ListParagraph"/>
              <w:spacing w:line="360" w:lineRule="auto"/>
              <w:ind w:left="0"/>
              <w:jc w:val="both"/>
              <w:rPr>
                <w:del w:id="10551" w:author="Chara Katiri" w:date="2015-04-12T17:50:00Z"/>
                <w:rFonts w:ascii="Times" w:hAnsi="Times" w:cs="Times New Roman"/>
                <w:sz w:val="22"/>
                <w:szCs w:val="22"/>
                <w:rPrChange w:id="10552" w:author="Chara Katiri" w:date="2015-05-12T13:05:00Z">
                  <w:rPr>
                    <w:del w:id="10553" w:author="Chara Katiri" w:date="2015-04-12T17:50:00Z"/>
                    <w:rFonts w:ascii="Times" w:hAnsi="Times" w:cs="Times New Roman"/>
                    <w:sz w:val="22"/>
                    <w:szCs w:val="22"/>
                  </w:rPr>
                </w:rPrChange>
              </w:rPr>
              <w:pPrChange w:id="10554" w:author="Chara Katiri" w:date="2015-05-12T13:05:00Z">
                <w:pPr>
                  <w:pStyle w:val="ListParagraph"/>
                  <w:spacing w:line="360" w:lineRule="auto"/>
                  <w:ind w:left="0"/>
                  <w:jc w:val="both"/>
                </w:pPr>
              </w:pPrChange>
            </w:pPr>
          </w:p>
        </w:tc>
        <w:tc>
          <w:tcPr>
            <w:tcW w:w="1172" w:type="dxa"/>
            <w:tcPrChange w:id="10555" w:author="Chara Katiri" w:date="2015-04-12T03:35:00Z">
              <w:tcPr>
                <w:tcW w:w="1172" w:type="dxa"/>
              </w:tcPr>
            </w:tcPrChange>
          </w:tcPr>
          <w:p w14:paraId="3DDE4CD7" w14:textId="776A5CE6" w:rsidR="00BF78B7" w:rsidRPr="00F758B3" w:rsidDel="00D71A41" w:rsidRDefault="00BF78B7" w:rsidP="00F758B3">
            <w:pPr>
              <w:pStyle w:val="ListParagraph"/>
              <w:spacing w:line="360" w:lineRule="auto"/>
              <w:ind w:left="0"/>
              <w:jc w:val="both"/>
              <w:rPr>
                <w:del w:id="10556" w:author="Chara Katiri" w:date="2015-04-12T17:50:00Z"/>
                <w:rFonts w:ascii="Times" w:hAnsi="Times" w:cs="Times New Roman"/>
                <w:sz w:val="22"/>
                <w:szCs w:val="22"/>
                <w:rPrChange w:id="10557" w:author="Chara Katiri" w:date="2015-05-12T13:05:00Z">
                  <w:rPr>
                    <w:del w:id="10558" w:author="Chara Katiri" w:date="2015-04-12T17:50:00Z"/>
                    <w:rFonts w:ascii="Times" w:hAnsi="Times" w:cs="Times New Roman"/>
                    <w:sz w:val="22"/>
                    <w:szCs w:val="22"/>
                  </w:rPr>
                </w:rPrChange>
              </w:rPr>
              <w:pPrChange w:id="10559" w:author="Chara Katiri" w:date="2015-05-12T13:05:00Z">
                <w:pPr>
                  <w:pStyle w:val="ListParagraph"/>
                  <w:spacing w:line="360" w:lineRule="auto"/>
                  <w:ind w:left="0"/>
                  <w:jc w:val="both"/>
                </w:pPr>
              </w:pPrChange>
            </w:pPr>
          </w:p>
        </w:tc>
        <w:tc>
          <w:tcPr>
            <w:tcW w:w="1172" w:type="dxa"/>
            <w:tcPrChange w:id="10560" w:author="Chara Katiri" w:date="2015-04-12T03:35:00Z">
              <w:tcPr>
                <w:tcW w:w="1172" w:type="dxa"/>
              </w:tcPr>
            </w:tcPrChange>
          </w:tcPr>
          <w:p w14:paraId="4D23734F" w14:textId="467ACE54" w:rsidR="00BF78B7" w:rsidRPr="00F758B3" w:rsidDel="00D71A41" w:rsidRDefault="00BF78B7" w:rsidP="00F758B3">
            <w:pPr>
              <w:pStyle w:val="ListParagraph"/>
              <w:spacing w:line="360" w:lineRule="auto"/>
              <w:ind w:left="0"/>
              <w:jc w:val="both"/>
              <w:rPr>
                <w:del w:id="10561" w:author="Chara Katiri" w:date="2015-04-12T17:50:00Z"/>
                <w:rFonts w:ascii="Times" w:hAnsi="Times" w:cs="Times New Roman"/>
                <w:sz w:val="22"/>
                <w:szCs w:val="22"/>
                <w:rPrChange w:id="10562" w:author="Chara Katiri" w:date="2015-05-12T13:05:00Z">
                  <w:rPr>
                    <w:del w:id="10563" w:author="Chara Katiri" w:date="2015-04-12T17:50:00Z"/>
                    <w:rFonts w:ascii="Times" w:hAnsi="Times" w:cs="Times New Roman"/>
                    <w:sz w:val="22"/>
                    <w:szCs w:val="22"/>
                  </w:rPr>
                </w:rPrChange>
              </w:rPr>
              <w:pPrChange w:id="10564" w:author="Chara Katiri" w:date="2015-05-12T13:05:00Z">
                <w:pPr>
                  <w:pStyle w:val="ListParagraph"/>
                  <w:spacing w:line="360" w:lineRule="auto"/>
                  <w:ind w:left="0"/>
                  <w:jc w:val="both"/>
                </w:pPr>
              </w:pPrChange>
            </w:pPr>
            <w:del w:id="10565" w:author="Chara Katiri" w:date="2015-04-12T17:50:00Z">
              <w:r w:rsidRPr="00F758B3" w:rsidDel="00D71A41">
                <w:rPr>
                  <w:rFonts w:ascii="Times" w:hAnsi="Times" w:cs="Times New Roman"/>
                  <w:sz w:val="22"/>
                  <w:szCs w:val="22"/>
                  <w:rPrChange w:id="10566" w:author="Chara Katiri" w:date="2015-05-12T13:05:00Z">
                    <w:rPr>
                      <w:rFonts w:ascii="Times" w:hAnsi="Times" w:cs="Times New Roman"/>
                      <w:sz w:val="22"/>
                      <w:szCs w:val="22"/>
                    </w:rPr>
                  </w:rPrChange>
                </w:rPr>
                <w:delText>M</w:delText>
              </w:r>
            </w:del>
          </w:p>
        </w:tc>
      </w:tr>
      <w:tr w:rsidR="00BF78B7" w:rsidRPr="00F758B3" w:rsidDel="00D71A41" w14:paraId="4184E567" w14:textId="7B87B194" w:rsidTr="00BF78B7">
        <w:trPr>
          <w:del w:id="10567" w:author="Chara Katiri" w:date="2015-04-12T17:50:00Z"/>
        </w:trPr>
        <w:tc>
          <w:tcPr>
            <w:tcW w:w="1172" w:type="dxa"/>
            <w:gridSpan w:val="2"/>
            <w:tcPrChange w:id="10568" w:author="Chara Katiri" w:date="2015-04-12T03:35:00Z">
              <w:tcPr>
                <w:tcW w:w="1172" w:type="dxa"/>
                <w:gridSpan w:val="2"/>
              </w:tcPr>
            </w:tcPrChange>
          </w:tcPr>
          <w:p w14:paraId="282C2CD7" w14:textId="6B8E2D55" w:rsidR="00BF78B7" w:rsidRPr="00F758B3" w:rsidDel="00D71A41" w:rsidRDefault="00BF78B7" w:rsidP="00F758B3">
            <w:pPr>
              <w:pStyle w:val="ListParagraph"/>
              <w:spacing w:line="360" w:lineRule="auto"/>
              <w:ind w:left="0"/>
              <w:jc w:val="both"/>
              <w:rPr>
                <w:del w:id="10569" w:author="Chara Katiri" w:date="2015-04-12T17:50:00Z"/>
                <w:rFonts w:ascii="Times" w:hAnsi="Times" w:cs="Times New Roman"/>
                <w:sz w:val="22"/>
                <w:szCs w:val="22"/>
                <w:rPrChange w:id="10570" w:author="Chara Katiri" w:date="2015-05-12T13:05:00Z">
                  <w:rPr>
                    <w:del w:id="10571" w:author="Chara Katiri" w:date="2015-04-12T17:50:00Z"/>
                    <w:rFonts w:ascii="Times" w:hAnsi="Times" w:cs="Times New Roman"/>
                    <w:sz w:val="22"/>
                    <w:szCs w:val="22"/>
                  </w:rPr>
                </w:rPrChange>
              </w:rPr>
              <w:pPrChange w:id="10572" w:author="Chara Katiri" w:date="2015-05-12T13:05:00Z">
                <w:pPr>
                  <w:pStyle w:val="ListParagraph"/>
                  <w:spacing w:line="360" w:lineRule="auto"/>
                  <w:ind w:left="0"/>
                  <w:jc w:val="both"/>
                </w:pPr>
              </w:pPrChange>
            </w:pPr>
            <w:del w:id="10573" w:author="Chara Katiri" w:date="2015-04-12T17:50:00Z">
              <w:r w:rsidRPr="00F758B3" w:rsidDel="00D71A41">
                <w:rPr>
                  <w:rFonts w:ascii="Times" w:hAnsi="Times" w:cs="Times New Roman"/>
                  <w:sz w:val="22"/>
                  <w:szCs w:val="22"/>
                  <w:rPrChange w:id="10574" w:author="Chara Katiri" w:date="2015-05-12T13:05:00Z">
                    <w:rPr>
                      <w:rFonts w:ascii="Times" w:hAnsi="Times" w:cs="Times New Roman"/>
                      <w:sz w:val="22"/>
                      <w:szCs w:val="22"/>
                    </w:rPr>
                  </w:rPrChange>
                </w:rPr>
                <w:delText>4</w:delText>
              </w:r>
            </w:del>
          </w:p>
        </w:tc>
        <w:tc>
          <w:tcPr>
            <w:tcW w:w="4254" w:type="dxa"/>
            <w:gridSpan w:val="5"/>
            <w:tcPrChange w:id="10575" w:author="Chara Katiri" w:date="2015-04-12T03:35:00Z">
              <w:tcPr>
                <w:tcW w:w="4254" w:type="dxa"/>
                <w:gridSpan w:val="5"/>
              </w:tcPr>
            </w:tcPrChange>
          </w:tcPr>
          <w:p w14:paraId="41C0F66B" w14:textId="412702D3" w:rsidR="00BF78B7" w:rsidRPr="00F758B3" w:rsidDel="00D71A41" w:rsidRDefault="00BF78B7" w:rsidP="00F758B3">
            <w:pPr>
              <w:pStyle w:val="ListParagraph"/>
              <w:spacing w:line="360" w:lineRule="auto"/>
              <w:ind w:left="0"/>
              <w:jc w:val="both"/>
              <w:rPr>
                <w:del w:id="10576" w:author="Chara Katiri" w:date="2015-04-12T17:50:00Z"/>
                <w:rFonts w:ascii="Times" w:hAnsi="Times" w:cs="Times New Roman"/>
                <w:sz w:val="22"/>
                <w:szCs w:val="22"/>
                <w:rPrChange w:id="10577" w:author="Chara Katiri" w:date="2015-05-12T13:05:00Z">
                  <w:rPr>
                    <w:del w:id="10578" w:author="Chara Katiri" w:date="2015-04-12T17:50:00Z"/>
                    <w:rFonts w:ascii="Times" w:hAnsi="Times" w:cs="Times New Roman"/>
                    <w:sz w:val="22"/>
                    <w:szCs w:val="22"/>
                  </w:rPr>
                </w:rPrChange>
              </w:rPr>
              <w:pPrChange w:id="10579" w:author="Chara Katiri" w:date="2015-05-12T13:05:00Z">
                <w:pPr>
                  <w:pStyle w:val="ListParagraph"/>
                  <w:spacing w:line="360" w:lineRule="auto"/>
                  <w:ind w:left="0"/>
                  <w:jc w:val="both"/>
                </w:pPr>
              </w:pPrChange>
            </w:pPr>
            <w:del w:id="10580" w:author="Chara Katiri" w:date="2015-04-12T17:50:00Z">
              <w:r w:rsidRPr="00F758B3" w:rsidDel="00D71A41">
                <w:rPr>
                  <w:rFonts w:ascii="Times" w:hAnsi="Times" w:cs="Times New Roman"/>
                  <w:sz w:val="22"/>
                  <w:szCs w:val="22"/>
                  <w:rPrChange w:id="10581" w:author="Chara Katiri" w:date="2015-05-12T13:05:00Z">
                    <w:rPr>
                      <w:rFonts w:ascii="Times" w:hAnsi="Times" w:cs="Times New Roman"/>
                      <w:sz w:val="22"/>
                      <w:szCs w:val="22"/>
                    </w:rPr>
                  </w:rPrChange>
                </w:rPr>
                <w:delText xml:space="preserve">The system won’t require the users to register. The login process will be based on the existing Active Directory (AD) groups. New users will be automatically added in the database. </w:delText>
              </w:r>
            </w:del>
          </w:p>
        </w:tc>
        <w:tc>
          <w:tcPr>
            <w:tcW w:w="1288" w:type="dxa"/>
            <w:tcPrChange w:id="10582" w:author="Chara Katiri" w:date="2015-04-12T03:35:00Z">
              <w:tcPr>
                <w:tcW w:w="1288" w:type="dxa"/>
              </w:tcPr>
            </w:tcPrChange>
          </w:tcPr>
          <w:p w14:paraId="22BA3732" w14:textId="10A43F9B" w:rsidR="00BF78B7" w:rsidRPr="00F758B3" w:rsidDel="00D71A41" w:rsidRDefault="00BF78B7" w:rsidP="00F758B3">
            <w:pPr>
              <w:pStyle w:val="ListParagraph"/>
              <w:spacing w:line="360" w:lineRule="auto"/>
              <w:ind w:left="0"/>
              <w:jc w:val="both"/>
              <w:rPr>
                <w:del w:id="10583" w:author="Chara Katiri" w:date="2015-04-12T17:50:00Z"/>
                <w:rFonts w:ascii="Times" w:hAnsi="Times" w:cs="Times New Roman"/>
                <w:sz w:val="22"/>
                <w:szCs w:val="22"/>
                <w:rPrChange w:id="10584" w:author="Chara Katiri" w:date="2015-05-12T13:05:00Z">
                  <w:rPr>
                    <w:del w:id="10585" w:author="Chara Katiri" w:date="2015-04-12T17:50:00Z"/>
                    <w:rFonts w:ascii="Times" w:hAnsi="Times" w:cs="Times New Roman"/>
                    <w:sz w:val="22"/>
                    <w:szCs w:val="22"/>
                  </w:rPr>
                </w:rPrChange>
              </w:rPr>
              <w:pPrChange w:id="10586" w:author="Chara Katiri" w:date="2015-05-12T13:05:00Z">
                <w:pPr>
                  <w:pStyle w:val="ListParagraph"/>
                  <w:spacing w:line="360" w:lineRule="auto"/>
                  <w:ind w:left="0"/>
                  <w:jc w:val="both"/>
                </w:pPr>
              </w:pPrChange>
            </w:pPr>
            <w:del w:id="10587" w:author="Chara Katiri" w:date="2015-04-12T17:50:00Z">
              <w:r w:rsidRPr="00F758B3" w:rsidDel="00D71A41">
                <w:rPr>
                  <w:rFonts w:ascii="Times" w:hAnsi="Times" w:cs="Times New Roman"/>
                  <w:sz w:val="22"/>
                  <w:szCs w:val="22"/>
                  <w:rPrChange w:id="10588" w:author="Chara Katiri" w:date="2015-05-12T13:05:00Z">
                    <w:rPr>
                      <w:rFonts w:ascii="Times" w:hAnsi="Times" w:cs="Times New Roman"/>
                      <w:sz w:val="22"/>
                      <w:szCs w:val="22"/>
                    </w:rPr>
                  </w:rPrChange>
                </w:rPr>
                <w:delText>Functional</w:delText>
              </w:r>
            </w:del>
          </w:p>
        </w:tc>
        <w:tc>
          <w:tcPr>
            <w:tcW w:w="1242" w:type="dxa"/>
            <w:tcPrChange w:id="10589" w:author="Chara Katiri" w:date="2015-04-12T03:35:00Z">
              <w:tcPr>
                <w:tcW w:w="1242" w:type="dxa"/>
              </w:tcPr>
            </w:tcPrChange>
          </w:tcPr>
          <w:p w14:paraId="5CE44836" w14:textId="0828E6D1" w:rsidR="00BF78B7" w:rsidRPr="00F758B3" w:rsidDel="00D71A41" w:rsidRDefault="00BF78B7" w:rsidP="00F758B3">
            <w:pPr>
              <w:pStyle w:val="ListParagraph"/>
              <w:spacing w:line="360" w:lineRule="auto"/>
              <w:ind w:left="0"/>
              <w:jc w:val="both"/>
              <w:rPr>
                <w:del w:id="10590" w:author="Chara Katiri" w:date="2015-04-12T17:50:00Z"/>
                <w:rFonts w:ascii="Times" w:hAnsi="Times" w:cs="Times New Roman"/>
                <w:sz w:val="22"/>
                <w:szCs w:val="22"/>
                <w:rPrChange w:id="10591" w:author="Chara Katiri" w:date="2015-05-12T13:05:00Z">
                  <w:rPr>
                    <w:del w:id="10592" w:author="Chara Katiri" w:date="2015-04-12T17:50:00Z"/>
                    <w:rFonts w:ascii="Times" w:hAnsi="Times" w:cs="Times New Roman"/>
                    <w:sz w:val="22"/>
                    <w:szCs w:val="22"/>
                  </w:rPr>
                </w:rPrChange>
              </w:rPr>
              <w:pPrChange w:id="10593" w:author="Chara Katiri" w:date="2015-05-12T13:05:00Z">
                <w:pPr>
                  <w:pStyle w:val="ListParagraph"/>
                  <w:spacing w:line="360" w:lineRule="auto"/>
                  <w:ind w:left="0"/>
                  <w:jc w:val="both"/>
                </w:pPr>
              </w:pPrChange>
            </w:pPr>
          </w:p>
        </w:tc>
        <w:tc>
          <w:tcPr>
            <w:tcW w:w="1172" w:type="dxa"/>
            <w:tcPrChange w:id="10594" w:author="Chara Katiri" w:date="2015-04-12T03:35:00Z">
              <w:tcPr>
                <w:tcW w:w="1172" w:type="dxa"/>
              </w:tcPr>
            </w:tcPrChange>
          </w:tcPr>
          <w:p w14:paraId="7F9B6D97" w14:textId="37D97B8C" w:rsidR="00BF78B7" w:rsidRPr="00F758B3" w:rsidDel="00D71A41" w:rsidRDefault="00BF78B7" w:rsidP="00F758B3">
            <w:pPr>
              <w:pStyle w:val="ListParagraph"/>
              <w:spacing w:line="360" w:lineRule="auto"/>
              <w:ind w:left="0"/>
              <w:jc w:val="both"/>
              <w:rPr>
                <w:del w:id="10595" w:author="Chara Katiri" w:date="2015-04-12T17:50:00Z"/>
                <w:rFonts w:ascii="Times" w:hAnsi="Times" w:cs="Times New Roman"/>
                <w:sz w:val="22"/>
                <w:szCs w:val="22"/>
                <w:rPrChange w:id="10596" w:author="Chara Katiri" w:date="2015-05-12T13:05:00Z">
                  <w:rPr>
                    <w:del w:id="10597" w:author="Chara Katiri" w:date="2015-04-12T17:50:00Z"/>
                    <w:rFonts w:ascii="Times" w:hAnsi="Times" w:cs="Times New Roman"/>
                    <w:sz w:val="22"/>
                    <w:szCs w:val="22"/>
                  </w:rPr>
                </w:rPrChange>
              </w:rPr>
              <w:pPrChange w:id="10598" w:author="Chara Katiri" w:date="2015-05-12T13:05:00Z">
                <w:pPr>
                  <w:pStyle w:val="ListParagraph"/>
                  <w:spacing w:line="360" w:lineRule="auto"/>
                  <w:ind w:left="0"/>
                  <w:jc w:val="both"/>
                </w:pPr>
              </w:pPrChange>
            </w:pPr>
          </w:p>
        </w:tc>
        <w:tc>
          <w:tcPr>
            <w:tcW w:w="1172" w:type="dxa"/>
            <w:tcPrChange w:id="10599" w:author="Chara Katiri" w:date="2015-04-12T03:35:00Z">
              <w:tcPr>
                <w:tcW w:w="1172" w:type="dxa"/>
              </w:tcPr>
            </w:tcPrChange>
          </w:tcPr>
          <w:p w14:paraId="0D5AB584" w14:textId="2D657324" w:rsidR="00BF78B7" w:rsidRPr="00F758B3" w:rsidDel="00D71A41" w:rsidRDefault="00BF78B7" w:rsidP="00F758B3">
            <w:pPr>
              <w:pStyle w:val="ListParagraph"/>
              <w:spacing w:line="360" w:lineRule="auto"/>
              <w:ind w:left="0"/>
              <w:jc w:val="both"/>
              <w:rPr>
                <w:del w:id="10600" w:author="Chara Katiri" w:date="2015-04-12T17:50:00Z"/>
                <w:rFonts w:ascii="Times" w:hAnsi="Times" w:cs="Times New Roman"/>
                <w:sz w:val="22"/>
                <w:szCs w:val="22"/>
                <w:rPrChange w:id="10601" w:author="Chara Katiri" w:date="2015-05-12T13:05:00Z">
                  <w:rPr>
                    <w:del w:id="10602" w:author="Chara Katiri" w:date="2015-04-12T17:50:00Z"/>
                    <w:rFonts w:ascii="Times" w:hAnsi="Times" w:cs="Times New Roman"/>
                    <w:sz w:val="22"/>
                    <w:szCs w:val="22"/>
                  </w:rPr>
                </w:rPrChange>
              </w:rPr>
              <w:pPrChange w:id="10603" w:author="Chara Katiri" w:date="2015-05-12T13:05:00Z">
                <w:pPr>
                  <w:pStyle w:val="ListParagraph"/>
                  <w:spacing w:line="360" w:lineRule="auto"/>
                  <w:ind w:left="0"/>
                  <w:jc w:val="both"/>
                </w:pPr>
              </w:pPrChange>
            </w:pPr>
          </w:p>
        </w:tc>
        <w:tc>
          <w:tcPr>
            <w:tcW w:w="1172" w:type="dxa"/>
            <w:tcPrChange w:id="10604" w:author="Chara Katiri" w:date="2015-04-12T03:35:00Z">
              <w:tcPr>
                <w:tcW w:w="1172" w:type="dxa"/>
              </w:tcPr>
            </w:tcPrChange>
          </w:tcPr>
          <w:p w14:paraId="3CB331A9" w14:textId="27FEF848" w:rsidR="00BF78B7" w:rsidRPr="00F758B3" w:rsidDel="00D71A41" w:rsidRDefault="00BF78B7" w:rsidP="00F758B3">
            <w:pPr>
              <w:pStyle w:val="ListParagraph"/>
              <w:spacing w:line="360" w:lineRule="auto"/>
              <w:ind w:left="0"/>
              <w:jc w:val="both"/>
              <w:rPr>
                <w:del w:id="10605" w:author="Chara Katiri" w:date="2015-04-12T17:50:00Z"/>
                <w:rFonts w:ascii="Times" w:hAnsi="Times" w:cs="Times New Roman"/>
                <w:sz w:val="22"/>
                <w:szCs w:val="22"/>
                <w:rPrChange w:id="10606" w:author="Chara Katiri" w:date="2015-05-12T13:05:00Z">
                  <w:rPr>
                    <w:del w:id="10607" w:author="Chara Katiri" w:date="2015-04-12T17:50:00Z"/>
                    <w:rFonts w:ascii="Times" w:hAnsi="Times" w:cs="Times New Roman"/>
                    <w:sz w:val="22"/>
                    <w:szCs w:val="22"/>
                  </w:rPr>
                </w:rPrChange>
              </w:rPr>
              <w:pPrChange w:id="10608" w:author="Chara Katiri" w:date="2015-05-12T13:05:00Z">
                <w:pPr>
                  <w:pStyle w:val="ListParagraph"/>
                  <w:spacing w:line="360" w:lineRule="auto"/>
                  <w:ind w:left="0"/>
                  <w:jc w:val="both"/>
                </w:pPr>
              </w:pPrChange>
            </w:pPr>
            <w:del w:id="10609" w:author="Chara Katiri" w:date="2015-04-12T17:50:00Z">
              <w:r w:rsidRPr="00F758B3" w:rsidDel="00D71A41">
                <w:rPr>
                  <w:rFonts w:ascii="Times" w:hAnsi="Times" w:cs="Times New Roman"/>
                  <w:sz w:val="22"/>
                  <w:szCs w:val="22"/>
                  <w:rPrChange w:id="10610" w:author="Chara Katiri" w:date="2015-05-12T13:05:00Z">
                    <w:rPr>
                      <w:rFonts w:ascii="Times" w:hAnsi="Times" w:cs="Times New Roman"/>
                      <w:sz w:val="22"/>
                      <w:szCs w:val="22"/>
                    </w:rPr>
                  </w:rPrChange>
                </w:rPr>
                <w:delText>W</w:delText>
              </w:r>
            </w:del>
          </w:p>
        </w:tc>
      </w:tr>
      <w:tr w:rsidR="00BF78B7" w:rsidRPr="00F758B3" w:rsidDel="00D71A41" w14:paraId="45C66D1D" w14:textId="0D62E354" w:rsidTr="00BF78B7">
        <w:trPr>
          <w:del w:id="10611" w:author="Chara Katiri" w:date="2015-04-12T17:50:00Z"/>
        </w:trPr>
        <w:tc>
          <w:tcPr>
            <w:tcW w:w="1172" w:type="dxa"/>
            <w:gridSpan w:val="2"/>
            <w:tcPrChange w:id="10612" w:author="Chara Katiri" w:date="2015-04-12T03:35:00Z">
              <w:tcPr>
                <w:tcW w:w="1172" w:type="dxa"/>
                <w:gridSpan w:val="2"/>
              </w:tcPr>
            </w:tcPrChange>
          </w:tcPr>
          <w:p w14:paraId="2261856C" w14:textId="1FB4694A" w:rsidR="00BF78B7" w:rsidRPr="00F758B3" w:rsidDel="00D71A41" w:rsidRDefault="00BF78B7" w:rsidP="00F758B3">
            <w:pPr>
              <w:pStyle w:val="ListParagraph"/>
              <w:spacing w:line="360" w:lineRule="auto"/>
              <w:ind w:left="0"/>
              <w:jc w:val="both"/>
              <w:rPr>
                <w:del w:id="10613" w:author="Chara Katiri" w:date="2015-04-12T17:50:00Z"/>
                <w:rFonts w:ascii="Times" w:hAnsi="Times" w:cs="Times New Roman"/>
                <w:sz w:val="22"/>
                <w:szCs w:val="22"/>
                <w:rPrChange w:id="10614" w:author="Chara Katiri" w:date="2015-05-12T13:05:00Z">
                  <w:rPr>
                    <w:del w:id="10615" w:author="Chara Katiri" w:date="2015-04-12T17:50:00Z"/>
                    <w:rFonts w:ascii="Times" w:hAnsi="Times" w:cs="Times New Roman"/>
                    <w:sz w:val="22"/>
                    <w:szCs w:val="22"/>
                  </w:rPr>
                </w:rPrChange>
              </w:rPr>
              <w:pPrChange w:id="10616" w:author="Chara Katiri" w:date="2015-05-12T13:05:00Z">
                <w:pPr>
                  <w:pStyle w:val="ListParagraph"/>
                  <w:spacing w:line="360" w:lineRule="auto"/>
                  <w:ind w:left="0"/>
                  <w:jc w:val="both"/>
                </w:pPr>
              </w:pPrChange>
            </w:pPr>
            <w:del w:id="10617" w:author="Chara Katiri" w:date="2015-04-12T17:50:00Z">
              <w:r w:rsidRPr="00F758B3" w:rsidDel="00D71A41">
                <w:rPr>
                  <w:rFonts w:ascii="Times" w:hAnsi="Times" w:cs="Times New Roman"/>
                  <w:sz w:val="22"/>
                  <w:szCs w:val="22"/>
                  <w:rPrChange w:id="10618" w:author="Chara Katiri" w:date="2015-05-12T13:05:00Z">
                    <w:rPr>
                      <w:rFonts w:ascii="Times" w:hAnsi="Times" w:cs="Times New Roman"/>
                      <w:sz w:val="22"/>
                      <w:szCs w:val="22"/>
                    </w:rPr>
                  </w:rPrChange>
                </w:rPr>
                <w:delText>5</w:delText>
              </w:r>
            </w:del>
          </w:p>
        </w:tc>
        <w:tc>
          <w:tcPr>
            <w:tcW w:w="4254" w:type="dxa"/>
            <w:gridSpan w:val="5"/>
            <w:tcPrChange w:id="10619" w:author="Chara Katiri" w:date="2015-04-12T03:35:00Z">
              <w:tcPr>
                <w:tcW w:w="4254" w:type="dxa"/>
                <w:gridSpan w:val="5"/>
              </w:tcPr>
            </w:tcPrChange>
          </w:tcPr>
          <w:p w14:paraId="12485462" w14:textId="222C404A" w:rsidR="00BF78B7" w:rsidRPr="00F758B3" w:rsidDel="00D71A41" w:rsidRDefault="00BF78B7" w:rsidP="00F758B3">
            <w:pPr>
              <w:spacing w:line="360" w:lineRule="auto"/>
              <w:contextualSpacing/>
              <w:jc w:val="both"/>
              <w:rPr>
                <w:del w:id="10620" w:author="Chara Katiri" w:date="2015-04-12T17:50:00Z"/>
                <w:rFonts w:ascii="Times" w:eastAsia="Times New Roman" w:hAnsi="Times" w:cs="Times New Roman"/>
                <w:sz w:val="22"/>
                <w:szCs w:val="22"/>
                <w:lang w:val="en-GB"/>
                <w:rPrChange w:id="10621" w:author="Chara Katiri" w:date="2015-05-12T13:05:00Z">
                  <w:rPr>
                    <w:del w:id="10622" w:author="Chara Katiri" w:date="2015-04-12T17:50:00Z"/>
                    <w:rFonts w:ascii="Times" w:eastAsia="Times New Roman" w:hAnsi="Times" w:cs="Times New Roman"/>
                    <w:sz w:val="22"/>
                    <w:szCs w:val="22"/>
                    <w:lang w:val="en-GB"/>
                  </w:rPr>
                </w:rPrChange>
              </w:rPr>
              <w:pPrChange w:id="10623" w:author="Chara Katiri" w:date="2015-05-12T13:05:00Z">
                <w:pPr>
                  <w:spacing w:line="360" w:lineRule="auto"/>
                  <w:contextualSpacing/>
                  <w:jc w:val="both"/>
                </w:pPr>
              </w:pPrChange>
            </w:pPr>
            <w:del w:id="10624" w:author="Chara Katiri" w:date="2015-04-12T17:50:00Z">
              <w:r w:rsidRPr="00F758B3" w:rsidDel="00D71A41">
                <w:rPr>
                  <w:rFonts w:ascii="Times" w:eastAsia="Times New Roman" w:hAnsi="Times" w:cs="Times New Roman"/>
                  <w:sz w:val="22"/>
                  <w:szCs w:val="22"/>
                  <w:lang w:val="en-GB"/>
                  <w:rPrChange w:id="10625" w:author="Chara Katiri" w:date="2015-05-12T13:05:00Z">
                    <w:rPr>
                      <w:rFonts w:ascii="Times" w:eastAsia="Times New Roman" w:hAnsi="Times" w:cs="Times New Roman"/>
                      <w:sz w:val="22"/>
                      <w:szCs w:val="22"/>
                      <w:lang w:val="en-GB"/>
                    </w:rPr>
                  </w:rPrChange>
                </w:rPr>
                <w:delText xml:space="preserve">The </w:delText>
              </w:r>
              <w:r w:rsidRPr="00F758B3" w:rsidDel="00D71A41">
                <w:rPr>
                  <w:rFonts w:ascii="Times" w:hAnsi="Times" w:cs="Times New Roman"/>
                  <w:sz w:val="22"/>
                  <w:szCs w:val="22"/>
                  <w:rPrChange w:id="10626" w:author="Chara Katiri" w:date="2015-05-12T13:05:00Z">
                    <w:rPr>
                      <w:rFonts w:ascii="Times" w:hAnsi="Times" w:cs="Times New Roman"/>
                      <w:sz w:val="22"/>
                      <w:szCs w:val="22"/>
                    </w:rPr>
                  </w:rPrChange>
                </w:rPr>
                <w:delText xml:space="preserve">system </w:delText>
              </w:r>
              <w:r w:rsidRPr="00F758B3" w:rsidDel="00D71A41">
                <w:rPr>
                  <w:rFonts w:ascii="Times" w:eastAsia="Times New Roman" w:hAnsi="Times" w:cs="Times New Roman"/>
                  <w:sz w:val="22"/>
                  <w:szCs w:val="22"/>
                  <w:lang w:val="en-GB"/>
                  <w:rPrChange w:id="10627" w:author="Chara Katiri" w:date="2015-05-12T13:05:00Z">
                    <w:rPr>
                      <w:rFonts w:ascii="Times" w:eastAsia="Times New Roman" w:hAnsi="Times" w:cs="Times New Roman"/>
                      <w:sz w:val="22"/>
                      <w:szCs w:val="22"/>
                      <w:lang w:val="en-GB"/>
                    </w:rPr>
                  </w:rPrChange>
                </w:rPr>
                <w:delText xml:space="preserve">must validate the user information upon registration e.g. text fields that require information and valid email that contains ‘@’, ‘.’. </w:delText>
              </w:r>
            </w:del>
          </w:p>
        </w:tc>
        <w:tc>
          <w:tcPr>
            <w:tcW w:w="1288" w:type="dxa"/>
            <w:tcPrChange w:id="10628" w:author="Chara Katiri" w:date="2015-04-12T03:35:00Z">
              <w:tcPr>
                <w:tcW w:w="1288" w:type="dxa"/>
              </w:tcPr>
            </w:tcPrChange>
          </w:tcPr>
          <w:p w14:paraId="7BD9E666" w14:textId="16AB160D" w:rsidR="00BF78B7" w:rsidRPr="00F758B3" w:rsidDel="00D71A41" w:rsidRDefault="00BF78B7" w:rsidP="00F758B3">
            <w:pPr>
              <w:pStyle w:val="ListParagraph"/>
              <w:spacing w:line="360" w:lineRule="auto"/>
              <w:ind w:left="0"/>
              <w:jc w:val="both"/>
              <w:rPr>
                <w:del w:id="10629" w:author="Chara Katiri" w:date="2015-04-12T17:50:00Z"/>
                <w:rFonts w:ascii="Times" w:hAnsi="Times" w:cs="Times New Roman"/>
                <w:sz w:val="22"/>
                <w:szCs w:val="22"/>
                <w:rPrChange w:id="10630" w:author="Chara Katiri" w:date="2015-05-12T13:05:00Z">
                  <w:rPr>
                    <w:del w:id="10631" w:author="Chara Katiri" w:date="2015-04-12T17:50:00Z"/>
                    <w:rFonts w:ascii="Times" w:hAnsi="Times" w:cs="Times New Roman"/>
                    <w:sz w:val="22"/>
                    <w:szCs w:val="22"/>
                  </w:rPr>
                </w:rPrChange>
              </w:rPr>
              <w:pPrChange w:id="10632" w:author="Chara Katiri" w:date="2015-05-12T13:05:00Z">
                <w:pPr>
                  <w:pStyle w:val="ListParagraph"/>
                  <w:spacing w:line="360" w:lineRule="auto"/>
                  <w:ind w:left="0"/>
                  <w:jc w:val="both"/>
                </w:pPr>
              </w:pPrChange>
            </w:pPr>
            <w:del w:id="10633" w:author="Chara Katiri" w:date="2015-04-12T17:50:00Z">
              <w:r w:rsidRPr="00F758B3" w:rsidDel="00D71A41">
                <w:rPr>
                  <w:rFonts w:ascii="Times" w:hAnsi="Times" w:cs="Times New Roman"/>
                  <w:sz w:val="22"/>
                  <w:szCs w:val="22"/>
                  <w:rPrChange w:id="10634" w:author="Chara Katiri" w:date="2015-05-12T13:05:00Z">
                    <w:rPr>
                      <w:rFonts w:ascii="Times" w:hAnsi="Times" w:cs="Times New Roman"/>
                      <w:sz w:val="22"/>
                      <w:szCs w:val="22"/>
                    </w:rPr>
                  </w:rPrChange>
                </w:rPr>
                <w:delText>Functional</w:delText>
              </w:r>
            </w:del>
          </w:p>
        </w:tc>
        <w:tc>
          <w:tcPr>
            <w:tcW w:w="1242" w:type="dxa"/>
            <w:tcPrChange w:id="10635" w:author="Chara Katiri" w:date="2015-04-12T03:35:00Z">
              <w:tcPr>
                <w:tcW w:w="1242" w:type="dxa"/>
              </w:tcPr>
            </w:tcPrChange>
          </w:tcPr>
          <w:p w14:paraId="7168DD19" w14:textId="3C79A8EB" w:rsidR="00BF78B7" w:rsidRPr="00F758B3" w:rsidDel="00D71A41" w:rsidRDefault="00BF78B7" w:rsidP="00F758B3">
            <w:pPr>
              <w:pStyle w:val="ListParagraph"/>
              <w:spacing w:line="360" w:lineRule="auto"/>
              <w:ind w:left="0"/>
              <w:jc w:val="both"/>
              <w:rPr>
                <w:del w:id="10636" w:author="Chara Katiri" w:date="2015-04-12T17:50:00Z"/>
                <w:rFonts w:ascii="Times" w:hAnsi="Times" w:cs="Times New Roman"/>
                <w:sz w:val="22"/>
                <w:szCs w:val="22"/>
                <w:rPrChange w:id="10637" w:author="Chara Katiri" w:date="2015-05-12T13:05:00Z">
                  <w:rPr>
                    <w:del w:id="10638" w:author="Chara Katiri" w:date="2015-04-12T17:50:00Z"/>
                    <w:rFonts w:ascii="Times" w:hAnsi="Times" w:cs="Times New Roman"/>
                    <w:sz w:val="22"/>
                    <w:szCs w:val="22"/>
                  </w:rPr>
                </w:rPrChange>
              </w:rPr>
              <w:pPrChange w:id="10639" w:author="Chara Katiri" w:date="2015-05-12T13:05:00Z">
                <w:pPr>
                  <w:pStyle w:val="ListParagraph"/>
                  <w:spacing w:line="360" w:lineRule="auto"/>
                  <w:ind w:left="0"/>
                  <w:jc w:val="both"/>
                </w:pPr>
              </w:pPrChange>
            </w:pPr>
            <w:del w:id="10640" w:author="Chara Katiri" w:date="2015-04-12T17:50:00Z">
              <w:r w:rsidRPr="00F758B3" w:rsidDel="00D71A41">
                <w:rPr>
                  <w:rFonts w:ascii="Times" w:hAnsi="Times" w:cs="Times New Roman"/>
                  <w:sz w:val="22"/>
                  <w:szCs w:val="22"/>
                  <w:rPrChange w:id="10641" w:author="Chara Katiri" w:date="2015-05-12T13:05:00Z">
                    <w:rPr>
                      <w:rFonts w:ascii="Times" w:hAnsi="Times" w:cs="Times New Roman"/>
                      <w:sz w:val="22"/>
                      <w:szCs w:val="22"/>
                    </w:rPr>
                  </w:rPrChange>
                </w:rPr>
                <w:delText>Shall</w:delText>
              </w:r>
            </w:del>
          </w:p>
        </w:tc>
        <w:tc>
          <w:tcPr>
            <w:tcW w:w="1172" w:type="dxa"/>
            <w:tcPrChange w:id="10642" w:author="Chara Katiri" w:date="2015-04-12T03:35:00Z">
              <w:tcPr>
                <w:tcW w:w="1172" w:type="dxa"/>
              </w:tcPr>
            </w:tcPrChange>
          </w:tcPr>
          <w:p w14:paraId="0120C8F7" w14:textId="43F12F07" w:rsidR="00BF78B7" w:rsidRPr="00F758B3" w:rsidDel="00D71A41" w:rsidRDefault="00BF78B7" w:rsidP="00F758B3">
            <w:pPr>
              <w:pStyle w:val="ListParagraph"/>
              <w:spacing w:line="360" w:lineRule="auto"/>
              <w:ind w:left="0"/>
              <w:jc w:val="both"/>
              <w:rPr>
                <w:del w:id="10643" w:author="Chara Katiri" w:date="2015-04-12T17:50:00Z"/>
                <w:rFonts w:ascii="Times" w:hAnsi="Times" w:cs="Times New Roman"/>
                <w:sz w:val="22"/>
                <w:szCs w:val="22"/>
                <w:rPrChange w:id="10644" w:author="Chara Katiri" w:date="2015-05-12T13:05:00Z">
                  <w:rPr>
                    <w:del w:id="10645" w:author="Chara Katiri" w:date="2015-04-12T17:50:00Z"/>
                    <w:rFonts w:ascii="Times" w:hAnsi="Times" w:cs="Times New Roman"/>
                    <w:sz w:val="22"/>
                    <w:szCs w:val="22"/>
                  </w:rPr>
                </w:rPrChange>
              </w:rPr>
              <w:pPrChange w:id="10646" w:author="Chara Katiri" w:date="2015-05-12T13:05:00Z">
                <w:pPr>
                  <w:pStyle w:val="ListParagraph"/>
                  <w:spacing w:line="360" w:lineRule="auto"/>
                  <w:ind w:left="0"/>
                  <w:jc w:val="both"/>
                </w:pPr>
              </w:pPrChange>
            </w:pPr>
          </w:p>
        </w:tc>
        <w:tc>
          <w:tcPr>
            <w:tcW w:w="1172" w:type="dxa"/>
            <w:tcPrChange w:id="10647" w:author="Chara Katiri" w:date="2015-04-12T03:35:00Z">
              <w:tcPr>
                <w:tcW w:w="1172" w:type="dxa"/>
              </w:tcPr>
            </w:tcPrChange>
          </w:tcPr>
          <w:p w14:paraId="48DF644B" w14:textId="16A60560" w:rsidR="00BF78B7" w:rsidRPr="00F758B3" w:rsidDel="00D71A41" w:rsidRDefault="00BF78B7" w:rsidP="00F758B3">
            <w:pPr>
              <w:pStyle w:val="ListParagraph"/>
              <w:spacing w:line="360" w:lineRule="auto"/>
              <w:ind w:left="0"/>
              <w:jc w:val="both"/>
              <w:rPr>
                <w:del w:id="10648" w:author="Chara Katiri" w:date="2015-04-12T17:50:00Z"/>
                <w:rFonts w:ascii="Times" w:hAnsi="Times" w:cs="Times New Roman"/>
                <w:sz w:val="22"/>
                <w:szCs w:val="22"/>
                <w:rPrChange w:id="10649" w:author="Chara Katiri" w:date="2015-05-12T13:05:00Z">
                  <w:rPr>
                    <w:del w:id="10650" w:author="Chara Katiri" w:date="2015-04-12T17:50:00Z"/>
                    <w:rFonts w:ascii="Times" w:hAnsi="Times" w:cs="Times New Roman"/>
                    <w:sz w:val="22"/>
                    <w:szCs w:val="22"/>
                  </w:rPr>
                </w:rPrChange>
              </w:rPr>
              <w:pPrChange w:id="10651" w:author="Chara Katiri" w:date="2015-05-12T13:05:00Z">
                <w:pPr>
                  <w:pStyle w:val="ListParagraph"/>
                  <w:spacing w:line="360" w:lineRule="auto"/>
                  <w:ind w:left="0"/>
                  <w:jc w:val="both"/>
                </w:pPr>
              </w:pPrChange>
            </w:pPr>
          </w:p>
        </w:tc>
        <w:tc>
          <w:tcPr>
            <w:tcW w:w="1172" w:type="dxa"/>
            <w:tcPrChange w:id="10652" w:author="Chara Katiri" w:date="2015-04-12T03:35:00Z">
              <w:tcPr>
                <w:tcW w:w="1172" w:type="dxa"/>
              </w:tcPr>
            </w:tcPrChange>
          </w:tcPr>
          <w:p w14:paraId="5EF706A2" w14:textId="7A28E194" w:rsidR="00BF78B7" w:rsidRPr="00F758B3" w:rsidDel="00D71A41" w:rsidRDefault="00BF78B7" w:rsidP="00F758B3">
            <w:pPr>
              <w:pStyle w:val="ListParagraph"/>
              <w:spacing w:line="360" w:lineRule="auto"/>
              <w:ind w:left="0"/>
              <w:jc w:val="both"/>
              <w:rPr>
                <w:del w:id="10653" w:author="Chara Katiri" w:date="2015-04-12T17:50:00Z"/>
                <w:rFonts w:ascii="Times" w:hAnsi="Times" w:cs="Times New Roman"/>
                <w:sz w:val="22"/>
                <w:szCs w:val="22"/>
                <w:rPrChange w:id="10654" w:author="Chara Katiri" w:date="2015-05-12T13:05:00Z">
                  <w:rPr>
                    <w:del w:id="10655" w:author="Chara Katiri" w:date="2015-04-12T17:50:00Z"/>
                    <w:rFonts w:ascii="Times" w:hAnsi="Times" w:cs="Times New Roman"/>
                    <w:sz w:val="22"/>
                    <w:szCs w:val="22"/>
                  </w:rPr>
                </w:rPrChange>
              </w:rPr>
              <w:pPrChange w:id="10656" w:author="Chara Katiri" w:date="2015-05-12T13:05:00Z">
                <w:pPr>
                  <w:pStyle w:val="ListParagraph"/>
                  <w:spacing w:line="360" w:lineRule="auto"/>
                  <w:ind w:left="0"/>
                  <w:jc w:val="both"/>
                </w:pPr>
              </w:pPrChange>
            </w:pPr>
            <w:del w:id="10657" w:author="Chara Katiri" w:date="2015-04-12T17:50:00Z">
              <w:r w:rsidRPr="00F758B3" w:rsidDel="00D71A41">
                <w:rPr>
                  <w:rFonts w:ascii="Times" w:hAnsi="Times" w:cs="Times New Roman"/>
                  <w:sz w:val="22"/>
                  <w:szCs w:val="22"/>
                  <w:rPrChange w:id="10658" w:author="Chara Katiri" w:date="2015-05-12T13:05:00Z">
                    <w:rPr>
                      <w:rFonts w:ascii="Times" w:hAnsi="Times" w:cs="Times New Roman"/>
                      <w:sz w:val="22"/>
                      <w:szCs w:val="22"/>
                    </w:rPr>
                  </w:rPrChange>
                </w:rPr>
                <w:delText>M</w:delText>
              </w:r>
            </w:del>
          </w:p>
        </w:tc>
      </w:tr>
      <w:tr w:rsidR="00BF78B7" w:rsidRPr="00F758B3" w:rsidDel="00D71A41" w14:paraId="3CFE463E" w14:textId="4C5FBD13" w:rsidTr="00BF78B7">
        <w:trPr>
          <w:del w:id="10659" w:author="Chara Katiri" w:date="2015-04-12T17:50:00Z"/>
        </w:trPr>
        <w:tc>
          <w:tcPr>
            <w:tcW w:w="1172" w:type="dxa"/>
            <w:gridSpan w:val="2"/>
            <w:tcPrChange w:id="10660" w:author="Chara Katiri" w:date="2015-04-12T03:35:00Z">
              <w:tcPr>
                <w:tcW w:w="1172" w:type="dxa"/>
                <w:gridSpan w:val="2"/>
              </w:tcPr>
            </w:tcPrChange>
          </w:tcPr>
          <w:p w14:paraId="6854B977" w14:textId="25B7CB09" w:rsidR="00BF78B7" w:rsidRPr="00F758B3" w:rsidDel="00D71A41" w:rsidRDefault="00BF78B7" w:rsidP="00F758B3">
            <w:pPr>
              <w:pStyle w:val="ListParagraph"/>
              <w:spacing w:line="360" w:lineRule="auto"/>
              <w:ind w:left="0"/>
              <w:jc w:val="both"/>
              <w:rPr>
                <w:del w:id="10661" w:author="Chara Katiri" w:date="2015-04-12T17:50:00Z"/>
                <w:rFonts w:ascii="Times" w:hAnsi="Times" w:cs="Times New Roman"/>
                <w:sz w:val="22"/>
                <w:szCs w:val="22"/>
                <w:rPrChange w:id="10662" w:author="Chara Katiri" w:date="2015-05-12T13:05:00Z">
                  <w:rPr>
                    <w:del w:id="10663" w:author="Chara Katiri" w:date="2015-04-12T17:50:00Z"/>
                    <w:rFonts w:ascii="Times" w:hAnsi="Times" w:cs="Times New Roman"/>
                    <w:sz w:val="22"/>
                    <w:szCs w:val="22"/>
                  </w:rPr>
                </w:rPrChange>
              </w:rPr>
              <w:pPrChange w:id="10664" w:author="Chara Katiri" w:date="2015-05-12T13:05:00Z">
                <w:pPr>
                  <w:pStyle w:val="ListParagraph"/>
                  <w:spacing w:line="360" w:lineRule="auto"/>
                  <w:ind w:left="0"/>
                  <w:jc w:val="both"/>
                </w:pPr>
              </w:pPrChange>
            </w:pPr>
            <w:del w:id="10665" w:author="Chara Katiri" w:date="2015-04-12T17:50:00Z">
              <w:r w:rsidRPr="00F758B3" w:rsidDel="00D71A41">
                <w:rPr>
                  <w:rFonts w:ascii="Times" w:hAnsi="Times" w:cs="Times New Roman"/>
                  <w:sz w:val="22"/>
                  <w:szCs w:val="22"/>
                  <w:rPrChange w:id="10666" w:author="Chara Katiri" w:date="2015-05-12T13:05:00Z">
                    <w:rPr>
                      <w:rFonts w:ascii="Times" w:hAnsi="Times" w:cs="Times New Roman"/>
                      <w:sz w:val="22"/>
                      <w:szCs w:val="22"/>
                    </w:rPr>
                  </w:rPrChange>
                </w:rPr>
                <w:delText>6</w:delText>
              </w:r>
            </w:del>
          </w:p>
        </w:tc>
        <w:tc>
          <w:tcPr>
            <w:tcW w:w="4254" w:type="dxa"/>
            <w:gridSpan w:val="5"/>
            <w:tcPrChange w:id="10667" w:author="Chara Katiri" w:date="2015-04-12T03:35:00Z">
              <w:tcPr>
                <w:tcW w:w="4254" w:type="dxa"/>
                <w:gridSpan w:val="5"/>
              </w:tcPr>
            </w:tcPrChange>
          </w:tcPr>
          <w:p w14:paraId="155BF275" w14:textId="16F4D09E" w:rsidR="00BF78B7" w:rsidRPr="00F758B3" w:rsidDel="00D71A41" w:rsidRDefault="00BF78B7" w:rsidP="00F758B3">
            <w:pPr>
              <w:pStyle w:val="ListParagraph"/>
              <w:spacing w:line="360" w:lineRule="auto"/>
              <w:ind w:left="0"/>
              <w:jc w:val="both"/>
              <w:rPr>
                <w:del w:id="10668" w:author="Chara Katiri" w:date="2015-04-12T17:50:00Z"/>
                <w:rFonts w:ascii="Times" w:hAnsi="Times" w:cs="Times New Roman"/>
                <w:sz w:val="22"/>
                <w:szCs w:val="22"/>
                <w:rPrChange w:id="10669" w:author="Chara Katiri" w:date="2015-05-12T13:05:00Z">
                  <w:rPr>
                    <w:del w:id="10670" w:author="Chara Katiri" w:date="2015-04-12T17:50:00Z"/>
                    <w:rFonts w:ascii="Times" w:hAnsi="Times" w:cs="Times New Roman"/>
                    <w:sz w:val="22"/>
                    <w:szCs w:val="22"/>
                  </w:rPr>
                </w:rPrChange>
              </w:rPr>
              <w:pPrChange w:id="10671" w:author="Chara Katiri" w:date="2015-05-12T13:05:00Z">
                <w:pPr>
                  <w:pStyle w:val="ListParagraph"/>
                  <w:spacing w:line="360" w:lineRule="auto"/>
                  <w:ind w:left="0"/>
                  <w:jc w:val="both"/>
                </w:pPr>
              </w:pPrChange>
            </w:pPr>
            <w:del w:id="10672" w:author="Chara Katiri" w:date="2015-04-12T17:50:00Z">
              <w:r w:rsidRPr="00F758B3" w:rsidDel="00D71A41">
                <w:rPr>
                  <w:rFonts w:ascii="Times" w:hAnsi="Times" w:cs="Times New Roman"/>
                  <w:sz w:val="22"/>
                  <w:szCs w:val="22"/>
                  <w:rPrChange w:id="10673" w:author="Chara Katiri" w:date="2015-05-12T13:05:00Z">
                    <w:rPr>
                      <w:rFonts w:ascii="Times" w:hAnsi="Times" w:cs="Times New Roman"/>
                      <w:sz w:val="22"/>
                      <w:szCs w:val="22"/>
                    </w:rPr>
                  </w:rPrChange>
                </w:rPr>
                <w:delText xml:space="preserve">The system must allow the users to search products based on categories e.g. books or room swaps. </w:delText>
              </w:r>
            </w:del>
          </w:p>
        </w:tc>
        <w:tc>
          <w:tcPr>
            <w:tcW w:w="1288" w:type="dxa"/>
            <w:tcPrChange w:id="10674" w:author="Chara Katiri" w:date="2015-04-12T03:35:00Z">
              <w:tcPr>
                <w:tcW w:w="1288" w:type="dxa"/>
              </w:tcPr>
            </w:tcPrChange>
          </w:tcPr>
          <w:p w14:paraId="03713F62" w14:textId="48F407A7" w:rsidR="00BF78B7" w:rsidRPr="00F758B3" w:rsidDel="00D71A41" w:rsidRDefault="00BF78B7" w:rsidP="00F758B3">
            <w:pPr>
              <w:pStyle w:val="ListParagraph"/>
              <w:spacing w:line="360" w:lineRule="auto"/>
              <w:ind w:left="0"/>
              <w:jc w:val="both"/>
              <w:rPr>
                <w:del w:id="10675" w:author="Chara Katiri" w:date="2015-04-12T17:50:00Z"/>
                <w:rFonts w:ascii="Times" w:hAnsi="Times" w:cs="Times New Roman"/>
                <w:sz w:val="22"/>
                <w:szCs w:val="22"/>
                <w:rPrChange w:id="10676" w:author="Chara Katiri" w:date="2015-05-12T13:05:00Z">
                  <w:rPr>
                    <w:del w:id="10677" w:author="Chara Katiri" w:date="2015-04-12T17:50:00Z"/>
                    <w:rFonts w:ascii="Times" w:hAnsi="Times" w:cs="Times New Roman"/>
                    <w:sz w:val="22"/>
                    <w:szCs w:val="22"/>
                  </w:rPr>
                </w:rPrChange>
              </w:rPr>
              <w:pPrChange w:id="10678" w:author="Chara Katiri" w:date="2015-05-12T13:05:00Z">
                <w:pPr>
                  <w:pStyle w:val="ListParagraph"/>
                  <w:spacing w:line="360" w:lineRule="auto"/>
                  <w:ind w:left="0"/>
                  <w:jc w:val="both"/>
                </w:pPr>
              </w:pPrChange>
            </w:pPr>
            <w:del w:id="10679" w:author="Chara Katiri" w:date="2015-04-12T17:50:00Z">
              <w:r w:rsidRPr="00F758B3" w:rsidDel="00D71A41">
                <w:rPr>
                  <w:rFonts w:ascii="Times" w:hAnsi="Times" w:cs="Times New Roman"/>
                  <w:sz w:val="22"/>
                  <w:szCs w:val="22"/>
                  <w:rPrChange w:id="10680" w:author="Chara Katiri" w:date="2015-05-12T13:05:00Z">
                    <w:rPr>
                      <w:rFonts w:ascii="Times" w:hAnsi="Times" w:cs="Times New Roman"/>
                      <w:sz w:val="22"/>
                      <w:szCs w:val="22"/>
                    </w:rPr>
                  </w:rPrChange>
                </w:rPr>
                <w:delText>Functional</w:delText>
              </w:r>
            </w:del>
          </w:p>
        </w:tc>
        <w:tc>
          <w:tcPr>
            <w:tcW w:w="1242" w:type="dxa"/>
            <w:tcPrChange w:id="10681" w:author="Chara Katiri" w:date="2015-04-12T03:35:00Z">
              <w:tcPr>
                <w:tcW w:w="1242" w:type="dxa"/>
              </w:tcPr>
            </w:tcPrChange>
          </w:tcPr>
          <w:p w14:paraId="2A995404" w14:textId="54D66BBB" w:rsidR="00BF78B7" w:rsidRPr="00F758B3" w:rsidDel="00D71A41" w:rsidRDefault="00BF78B7" w:rsidP="00F758B3">
            <w:pPr>
              <w:pStyle w:val="ListParagraph"/>
              <w:spacing w:line="360" w:lineRule="auto"/>
              <w:ind w:left="0"/>
              <w:jc w:val="both"/>
              <w:rPr>
                <w:del w:id="10682" w:author="Chara Katiri" w:date="2015-04-12T17:50:00Z"/>
                <w:rFonts w:ascii="Times" w:hAnsi="Times" w:cs="Times New Roman"/>
                <w:sz w:val="22"/>
                <w:szCs w:val="22"/>
                <w:rPrChange w:id="10683" w:author="Chara Katiri" w:date="2015-05-12T13:05:00Z">
                  <w:rPr>
                    <w:del w:id="10684" w:author="Chara Katiri" w:date="2015-04-12T17:50:00Z"/>
                    <w:rFonts w:ascii="Times" w:hAnsi="Times" w:cs="Times New Roman"/>
                    <w:sz w:val="22"/>
                    <w:szCs w:val="22"/>
                  </w:rPr>
                </w:rPrChange>
              </w:rPr>
              <w:pPrChange w:id="10685" w:author="Chara Katiri" w:date="2015-05-12T13:05:00Z">
                <w:pPr>
                  <w:pStyle w:val="ListParagraph"/>
                  <w:spacing w:line="360" w:lineRule="auto"/>
                  <w:ind w:left="0"/>
                  <w:jc w:val="both"/>
                </w:pPr>
              </w:pPrChange>
            </w:pPr>
            <w:del w:id="10686" w:author="Chara Katiri" w:date="2015-04-12T17:50:00Z">
              <w:r w:rsidRPr="00F758B3" w:rsidDel="00D71A41">
                <w:rPr>
                  <w:rFonts w:ascii="Times" w:hAnsi="Times" w:cs="Times New Roman"/>
                  <w:sz w:val="22"/>
                  <w:szCs w:val="22"/>
                  <w:rPrChange w:id="10687" w:author="Chara Katiri" w:date="2015-05-12T13:05:00Z">
                    <w:rPr>
                      <w:rFonts w:ascii="Times" w:hAnsi="Times" w:cs="Times New Roman"/>
                      <w:sz w:val="22"/>
                      <w:szCs w:val="22"/>
                    </w:rPr>
                  </w:rPrChange>
                </w:rPr>
                <w:delText>Shall</w:delText>
              </w:r>
            </w:del>
          </w:p>
        </w:tc>
        <w:tc>
          <w:tcPr>
            <w:tcW w:w="1172" w:type="dxa"/>
            <w:tcPrChange w:id="10688" w:author="Chara Katiri" w:date="2015-04-12T03:35:00Z">
              <w:tcPr>
                <w:tcW w:w="1172" w:type="dxa"/>
              </w:tcPr>
            </w:tcPrChange>
          </w:tcPr>
          <w:p w14:paraId="290A0494" w14:textId="4A5F2D9E" w:rsidR="00BF78B7" w:rsidRPr="00F758B3" w:rsidDel="00D71A41" w:rsidRDefault="00BF78B7" w:rsidP="00F758B3">
            <w:pPr>
              <w:pStyle w:val="ListParagraph"/>
              <w:spacing w:line="360" w:lineRule="auto"/>
              <w:ind w:left="0"/>
              <w:jc w:val="both"/>
              <w:rPr>
                <w:del w:id="10689" w:author="Chara Katiri" w:date="2015-04-12T17:50:00Z"/>
                <w:rFonts w:ascii="Times" w:hAnsi="Times" w:cs="Times New Roman"/>
                <w:sz w:val="22"/>
                <w:szCs w:val="22"/>
                <w:rPrChange w:id="10690" w:author="Chara Katiri" w:date="2015-05-12T13:05:00Z">
                  <w:rPr>
                    <w:del w:id="10691" w:author="Chara Katiri" w:date="2015-04-12T17:50:00Z"/>
                    <w:rFonts w:ascii="Times" w:hAnsi="Times" w:cs="Times New Roman"/>
                    <w:sz w:val="22"/>
                    <w:szCs w:val="22"/>
                  </w:rPr>
                </w:rPrChange>
              </w:rPr>
              <w:pPrChange w:id="10692" w:author="Chara Katiri" w:date="2015-05-12T13:05:00Z">
                <w:pPr>
                  <w:pStyle w:val="ListParagraph"/>
                  <w:spacing w:line="360" w:lineRule="auto"/>
                  <w:ind w:left="0"/>
                  <w:jc w:val="both"/>
                </w:pPr>
              </w:pPrChange>
            </w:pPr>
          </w:p>
        </w:tc>
        <w:tc>
          <w:tcPr>
            <w:tcW w:w="1172" w:type="dxa"/>
            <w:tcPrChange w:id="10693" w:author="Chara Katiri" w:date="2015-04-12T03:35:00Z">
              <w:tcPr>
                <w:tcW w:w="1172" w:type="dxa"/>
              </w:tcPr>
            </w:tcPrChange>
          </w:tcPr>
          <w:p w14:paraId="47FAEB13" w14:textId="4065D5BF" w:rsidR="00BF78B7" w:rsidRPr="00F758B3" w:rsidDel="00D71A41" w:rsidRDefault="00BF78B7" w:rsidP="00F758B3">
            <w:pPr>
              <w:pStyle w:val="ListParagraph"/>
              <w:spacing w:line="360" w:lineRule="auto"/>
              <w:ind w:left="0"/>
              <w:jc w:val="both"/>
              <w:rPr>
                <w:del w:id="10694" w:author="Chara Katiri" w:date="2015-04-12T17:50:00Z"/>
                <w:rFonts w:ascii="Times" w:hAnsi="Times" w:cs="Times New Roman"/>
                <w:sz w:val="22"/>
                <w:szCs w:val="22"/>
                <w:rPrChange w:id="10695" w:author="Chara Katiri" w:date="2015-05-12T13:05:00Z">
                  <w:rPr>
                    <w:del w:id="10696" w:author="Chara Katiri" w:date="2015-04-12T17:50:00Z"/>
                    <w:rFonts w:ascii="Times" w:hAnsi="Times" w:cs="Times New Roman"/>
                    <w:sz w:val="22"/>
                    <w:szCs w:val="22"/>
                  </w:rPr>
                </w:rPrChange>
              </w:rPr>
              <w:pPrChange w:id="10697" w:author="Chara Katiri" w:date="2015-05-12T13:05:00Z">
                <w:pPr>
                  <w:pStyle w:val="ListParagraph"/>
                  <w:spacing w:line="360" w:lineRule="auto"/>
                  <w:ind w:left="0"/>
                  <w:jc w:val="both"/>
                </w:pPr>
              </w:pPrChange>
            </w:pPr>
          </w:p>
        </w:tc>
        <w:tc>
          <w:tcPr>
            <w:tcW w:w="1172" w:type="dxa"/>
            <w:tcPrChange w:id="10698" w:author="Chara Katiri" w:date="2015-04-12T03:35:00Z">
              <w:tcPr>
                <w:tcW w:w="1172" w:type="dxa"/>
              </w:tcPr>
            </w:tcPrChange>
          </w:tcPr>
          <w:p w14:paraId="5738E6E2" w14:textId="1DC5E7F1" w:rsidR="00BF78B7" w:rsidRPr="00F758B3" w:rsidDel="00D71A41" w:rsidRDefault="00BF78B7" w:rsidP="00F758B3">
            <w:pPr>
              <w:pStyle w:val="ListParagraph"/>
              <w:spacing w:line="360" w:lineRule="auto"/>
              <w:ind w:left="0"/>
              <w:jc w:val="both"/>
              <w:rPr>
                <w:del w:id="10699" w:author="Chara Katiri" w:date="2015-04-12T17:50:00Z"/>
                <w:rFonts w:ascii="Times" w:hAnsi="Times" w:cs="Times New Roman"/>
                <w:sz w:val="22"/>
                <w:szCs w:val="22"/>
                <w:rPrChange w:id="10700" w:author="Chara Katiri" w:date="2015-05-12T13:05:00Z">
                  <w:rPr>
                    <w:del w:id="10701" w:author="Chara Katiri" w:date="2015-04-12T17:50:00Z"/>
                    <w:rFonts w:ascii="Times" w:hAnsi="Times" w:cs="Times New Roman"/>
                    <w:sz w:val="22"/>
                    <w:szCs w:val="22"/>
                  </w:rPr>
                </w:rPrChange>
              </w:rPr>
              <w:pPrChange w:id="10702" w:author="Chara Katiri" w:date="2015-05-12T13:05:00Z">
                <w:pPr>
                  <w:pStyle w:val="ListParagraph"/>
                  <w:spacing w:line="360" w:lineRule="auto"/>
                  <w:ind w:left="0"/>
                  <w:jc w:val="both"/>
                </w:pPr>
              </w:pPrChange>
            </w:pPr>
            <w:del w:id="10703" w:author="Chara Katiri" w:date="2015-04-12T17:50:00Z">
              <w:r w:rsidRPr="00F758B3" w:rsidDel="00D71A41">
                <w:rPr>
                  <w:rFonts w:ascii="Times" w:hAnsi="Times" w:cs="Times New Roman"/>
                  <w:sz w:val="22"/>
                  <w:szCs w:val="22"/>
                  <w:rPrChange w:id="10704" w:author="Chara Katiri" w:date="2015-05-12T13:05:00Z">
                    <w:rPr>
                      <w:rFonts w:ascii="Times" w:hAnsi="Times" w:cs="Times New Roman"/>
                      <w:sz w:val="22"/>
                      <w:szCs w:val="22"/>
                    </w:rPr>
                  </w:rPrChange>
                </w:rPr>
                <w:delText>M</w:delText>
              </w:r>
            </w:del>
          </w:p>
        </w:tc>
      </w:tr>
      <w:tr w:rsidR="00BF78B7" w:rsidRPr="00F758B3" w:rsidDel="00D71A41" w14:paraId="4674A9D5" w14:textId="4F854CF9" w:rsidTr="00BF78B7">
        <w:trPr>
          <w:del w:id="10705" w:author="Chara Katiri" w:date="2015-04-12T17:50:00Z"/>
        </w:trPr>
        <w:tc>
          <w:tcPr>
            <w:tcW w:w="1172" w:type="dxa"/>
            <w:gridSpan w:val="2"/>
            <w:tcPrChange w:id="10706" w:author="Chara Katiri" w:date="2015-04-12T03:35:00Z">
              <w:tcPr>
                <w:tcW w:w="1172" w:type="dxa"/>
                <w:gridSpan w:val="2"/>
              </w:tcPr>
            </w:tcPrChange>
          </w:tcPr>
          <w:p w14:paraId="01D97FB6" w14:textId="0FE56868" w:rsidR="00BF78B7" w:rsidRPr="00F758B3" w:rsidDel="00D71A41" w:rsidRDefault="00BF78B7" w:rsidP="00F758B3">
            <w:pPr>
              <w:pStyle w:val="ListParagraph"/>
              <w:spacing w:line="360" w:lineRule="auto"/>
              <w:ind w:left="0"/>
              <w:jc w:val="both"/>
              <w:rPr>
                <w:del w:id="10707" w:author="Chara Katiri" w:date="2015-04-12T17:50:00Z"/>
                <w:rFonts w:ascii="Times" w:hAnsi="Times" w:cs="Times New Roman"/>
                <w:sz w:val="22"/>
                <w:szCs w:val="22"/>
                <w:rPrChange w:id="10708" w:author="Chara Katiri" w:date="2015-05-12T13:05:00Z">
                  <w:rPr>
                    <w:del w:id="10709" w:author="Chara Katiri" w:date="2015-04-12T17:50:00Z"/>
                    <w:rFonts w:ascii="Times" w:hAnsi="Times" w:cs="Times New Roman"/>
                    <w:sz w:val="22"/>
                    <w:szCs w:val="22"/>
                  </w:rPr>
                </w:rPrChange>
              </w:rPr>
              <w:pPrChange w:id="10710" w:author="Chara Katiri" w:date="2015-05-12T13:05:00Z">
                <w:pPr>
                  <w:pStyle w:val="ListParagraph"/>
                  <w:spacing w:line="360" w:lineRule="auto"/>
                  <w:ind w:left="0"/>
                  <w:jc w:val="both"/>
                </w:pPr>
              </w:pPrChange>
            </w:pPr>
            <w:del w:id="10711" w:author="Chara Katiri" w:date="2015-04-12T17:50:00Z">
              <w:r w:rsidRPr="00F758B3" w:rsidDel="00D71A41">
                <w:rPr>
                  <w:rFonts w:ascii="Times" w:hAnsi="Times" w:cs="Times New Roman"/>
                  <w:sz w:val="22"/>
                  <w:szCs w:val="22"/>
                  <w:rPrChange w:id="10712" w:author="Chara Katiri" w:date="2015-05-12T13:05:00Z">
                    <w:rPr>
                      <w:rFonts w:ascii="Times" w:hAnsi="Times" w:cs="Times New Roman"/>
                      <w:sz w:val="22"/>
                      <w:szCs w:val="22"/>
                    </w:rPr>
                  </w:rPrChange>
                </w:rPr>
                <w:delText>7</w:delText>
              </w:r>
            </w:del>
          </w:p>
        </w:tc>
        <w:tc>
          <w:tcPr>
            <w:tcW w:w="4254" w:type="dxa"/>
            <w:gridSpan w:val="5"/>
            <w:tcPrChange w:id="10713" w:author="Chara Katiri" w:date="2015-04-12T03:35:00Z">
              <w:tcPr>
                <w:tcW w:w="4254" w:type="dxa"/>
                <w:gridSpan w:val="5"/>
              </w:tcPr>
            </w:tcPrChange>
          </w:tcPr>
          <w:p w14:paraId="10050BAA" w14:textId="1AE2C294" w:rsidR="00BF78B7" w:rsidRPr="00F758B3" w:rsidDel="00D71A41" w:rsidRDefault="00BF78B7" w:rsidP="00F758B3">
            <w:pPr>
              <w:pStyle w:val="ListParagraph"/>
              <w:spacing w:line="360" w:lineRule="auto"/>
              <w:ind w:left="0"/>
              <w:jc w:val="both"/>
              <w:rPr>
                <w:del w:id="10714" w:author="Chara Katiri" w:date="2015-04-12T17:50:00Z"/>
                <w:rFonts w:ascii="Times" w:hAnsi="Times" w:cs="Times New Roman"/>
                <w:sz w:val="22"/>
                <w:szCs w:val="22"/>
                <w:rPrChange w:id="10715" w:author="Chara Katiri" w:date="2015-05-12T13:05:00Z">
                  <w:rPr>
                    <w:del w:id="10716" w:author="Chara Katiri" w:date="2015-04-12T17:50:00Z"/>
                    <w:rFonts w:ascii="Times" w:hAnsi="Times" w:cs="Times New Roman"/>
                    <w:sz w:val="22"/>
                    <w:szCs w:val="22"/>
                  </w:rPr>
                </w:rPrChange>
              </w:rPr>
              <w:pPrChange w:id="10717" w:author="Chara Katiri" w:date="2015-05-12T13:05:00Z">
                <w:pPr>
                  <w:pStyle w:val="ListParagraph"/>
                  <w:spacing w:line="360" w:lineRule="auto"/>
                  <w:ind w:left="0"/>
                  <w:jc w:val="both"/>
                </w:pPr>
              </w:pPrChange>
            </w:pPr>
            <w:del w:id="10718" w:author="Chara Katiri" w:date="2015-04-12T17:50:00Z">
              <w:r w:rsidRPr="00F758B3" w:rsidDel="00D71A41">
                <w:rPr>
                  <w:rFonts w:ascii="Times" w:hAnsi="Times" w:cs="Times New Roman"/>
                  <w:sz w:val="22"/>
                  <w:szCs w:val="22"/>
                  <w:rPrChange w:id="10719" w:author="Chara Katiri" w:date="2015-05-12T13:05:00Z">
                    <w:rPr>
                      <w:rFonts w:ascii="Times" w:hAnsi="Times" w:cs="Times New Roman"/>
                      <w:sz w:val="22"/>
                      <w:szCs w:val="22"/>
                    </w:rPr>
                  </w:rPrChange>
                </w:rPr>
                <w:delText xml:space="preserve">The system must provide a search functionality (text-box search) to allow the users enter keywords. </w:delText>
              </w:r>
            </w:del>
          </w:p>
        </w:tc>
        <w:tc>
          <w:tcPr>
            <w:tcW w:w="1288" w:type="dxa"/>
            <w:tcPrChange w:id="10720" w:author="Chara Katiri" w:date="2015-04-12T03:35:00Z">
              <w:tcPr>
                <w:tcW w:w="1288" w:type="dxa"/>
              </w:tcPr>
            </w:tcPrChange>
          </w:tcPr>
          <w:p w14:paraId="2C9D221F" w14:textId="084F68BB" w:rsidR="00BF78B7" w:rsidRPr="00F758B3" w:rsidDel="00D71A41" w:rsidRDefault="00BF78B7" w:rsidP="00F758B3">
            <w:pPr>
              <w:pStyle w:val="ListParagraph"/>
              <w:spacing w:line="360" w:lineRule="auto"/>
              <w:ind w:left="0"/>
              <w:jc w:val="both"/>
              <w:rPr>
                <w:del w:id="10721" w:author="Chara Katiri" w:date="2015-04-12T17:50:00Z"/>
                <w:rFonts w:ascii="Times" w:hAnsi="Times" w:cs="Times New Roman"/>
                <w:sz w:val="22"/>
                <w:szCs w:val="22"/>
                <w:rPrChange w:id="10722" w:author="Chara Katiri" w:date="2015-05-12T13:05:00Z">
                  <w:rPr>
                    <w:del w:id="10723" w:author="Chara Katiri" w:date="2015-04-12T17:50:00Z"/>
                    <w:rFonts w:ascii="Times" w:hAnsi="Times" w:cs="Times New Roman"/>
                    <w:sz w:val="22"/>
                    <w:szCs w:val="22"/>
                  </w:rPr>
                </w:rPrChange>
              </w:rPr>
              <w:pPrChange w:id="10724" w:author="Chara Katiri" w:date="2015-05-12T13:05:00Z">
                <w:pPr>
                  <w:pStyle w:val="ListParagraph"/>
                  <w:spacing w:line="360" w:lineRule="auto"/>
                  <w:ind w:left="0"/>
                  <w:jc w:val="both"/>
                </w:pPr>
              </w:pPrChange>
            </w:pPr>
            <w:del w:id="10725" w:author="Chara Katiri" w:date="2015-04-12T17:50:00Z">
              <w:r w:rsidRPr="00F758B3" w:rsidDel="00D71A41">
                <w:rPr>
                  <w:rFonts w:ascii="Times" w:hAnsi="Times" w:cs="Times New Roman"/>
                  <w:sz w:val="22"/>
                  <w:szCs w:val="22"/>
                  <w:rPrChange w:id="10726" w:author="Chara Katiri" w:date="2015-05-12T13:05:00Z">
                    <w:rPr>
                      <w:rFonts w:ascii="Times" w:hAnsi="Times" w:cs="Times New Roman"/>
                      <w:sz w:val="22"/>
                      <w:szCs w:val="22"/>
                    </w:rPr>
                  </w:rPrChange>
                </w:rPr>
                <w:delText>Functional</w:delText>
              </w:r>
            </w:del>
          </w:p>
        </w:tc>
        <w:tc>
          <w:tcPr>
            <w:tcW w:w="1242" w:type="dxa"/>
            <w:tcPrChange w:id="10727" w:author="Chara Katiri" w:date="2015-04-12T03:35:00Z">
              <w:tcPr>
                <w:tcW w:w="1242" w:type="dxa"/>
              </w:tcPr>
            </w:tcPrChange>
          </w:tcPr>
          <w:p w14:paraId="2332D3EF" w14:textId="697193EA" w:rsidR="00BF78B7" w:rsidRPr="00F758B3" w:rsidDel="00D71A41" w:rsidRDefault="00BF78B7" w:rsidP="00F758B3">
            <w:pPr>
              <w:pStyle w:val="ListParagraph"/>
              <w:spacing w:line="360" w:lineRule="auto"/>
              <w:ind w:left="0"/>
              <w:jc w:val="both"/>
              <w:rPr>
                <w:del w:id="10728" w:author="Chara Katiri" w:date="2015-04-12T17:50:00Z"/>
                <w:rFonts w:ascii="Times" w:hAnsi="Times" w:cs="Times New Roman"/>
                <w:sz w:val="22"/>
                <w:szCs w:val="22"/>
                <w:rPrChange w:id="10729" w:author="Chara Katiri" w:date="2015-05-12T13:05:00Z">
                  <w:rPr>
                    <w:del w:id="10730" w:author="Chara Katiri" w:date="2015-04-12T17:50:00Z"/>
                    <w:rFonts w:ascii="Times" w:hAnsi="Times" w:cs="Times New Roman"/>
                    <w:sz w:val="22"/>
                    <w:szCs w:val="22"/>
                  </w:rPr>
                </w:rPrChange>
              </w:rPr>
              <w:pPrChange w:id="10731" w:author="Chara Katiri" w:date="2015-05-12T13:05:00Z">
                <w:pPr>
                  <w:pStyle w:val="ListParagraph"/>
                  <w:spacing w:line="360" w:lineRule="auto"/>
                  <w:ind w:left="0"/>
                  <w:jc w:val="both"/>
                </w:pPr>
              </w:pPrChange>
            </w:pPr>
            <w:del w:id="10732" w:author="Chara Katiri" w:date="2015-04-12T17:50:00Z">
              <w:r w:rsidRPr="00F758B3" w:rsidDel="00D71A41">
                <w:rPr>
                  <w:rFonts w:ascii="Times" w:hAnsi="Times" w:cs="Times New Roman"/>
                  <w:sz w:val="22"/>
                  <w:szCs w:val="22"/>
                  <w:rPrChange w:id="10733" w:author="Chara Katiri" w:date="2015-05-12T13:05:00Z">
                    <w:rPr>
                      <w:rFonts w:ascii="Times" w:hAnsi="Times" w:cs="Times New Roman"/>
                      <w:sz w:val="22"/>
                      <w:szCs w:val="22"/>
                    </w:rPr>
                  </w:rPrChange>
                </w:rPr>
                <w:delText>Shall</w:delText>
              </w:r>
            </w:del>
          </w:p>
        </w:tc>
        <w:tc>
          <w:tcPr>
            <w:tcW w:w="1172" w:type="dxa"/>
            <w:tcPrChange w:id="10734" w:author="Chara Katiri" w:date="2015-04-12T03:35:00Z">
              <w:tcPr>
                <w:tcW w:w="1172" w:type="dxa"/>
              </w:tcPr>
            </w:tcPrChange>
          </w:tcPr>
          <w:p w14:paraId="42430BCB" w14:textId="6CC4D84E" w:rsidR="00BF78B7" w:rsidRPr="00F758B3" w:rsidDel="00D71A41" w:rsidRDefault="00BF78B7" w:rsidP="00F758B3">
            <w:pPr>
              <w:pStyle w:val="ListParagraph"/>
              <w:spacing w:line="360" w:lineRule="auto"/>
              <w:ind w:left="0"/>
              <w:jc w:val="both"/>
              <w:rPr>
                <w:del w:id="10735" w:author="Chara Katiri" w:date="2015-04-12T17:50:00Z"/>
                <w:rFonts w:ascii="Times" w:hAnsi="Times" w:cs="Times New Roman"/>
                <w:sz w:val="22"/>
                <w:szCs w:val="22"/>
                <w:rPrChange w:id="10736" w:author="Chara Katiri" w:date="2015-05-12T13:05:00Z">
                  <w:rPr>
                    <w:del w:id="10737" w:author="Chara Katiri" w:date="2015-04-12T17:50:00Z"/>
                    <w:rFonts w:ascii="Times" w:hAnsi="Times" w:cs="Times New Roman"/>
                    <w:sz w:val="22"/>
                    <w:szCs w:val="22"/>
                  </w:rPr>
                </w:rPrChange>
              </w:rPr>
              <w:pPrChange w:id="10738" w:author="Chara Katiri" w:date="2015-05-12T13:05:00Z">
                <w:pPr>
                  <w:pStyle w:val="ListParagraph"/>
                  <w:spacing w:line="360" w:lineRule="auto"/>
                  <w:ind w:left="0"/>
                  <w:jc w:val="both"/>
                </w:pPr>
              </w:pPrChange>
            </w:pPr>
          </w:p>
        </w:tc>
        <w:tc>
          <w:tcPr>
            <w:tcW w:w="1172" w:type="dxa"/>
            <w:tcPrChange w:id="10739" w:author="Chara Katiri" w:date="2015-04-12T03:35:00Z">
              <w:tcPr>
                <w:tcW w:w="1172" w:type="dxa"/>
              </w:tcPr>
            </w:tcPrChange>
          </w:tcPr>
          <w:p w14:paraId="5EF81E9B" w14:textId="56AB2CBC" w:rsidR="00BF78B7" w:rsidRPr="00F758B3" w:rsidDel="00D71A41" w:rsidRDefault="00BF78B7" w:rsidP="00F758B3">
            <w:pPr>
              <w:pStyle w:val="ListParagraph"/>
              <w:spacing w:line="360" w:lineRule="auto"/>
              <w:ind w:left="0"/>
              <w:jc w:val="both"/>
              <w:rPr>
                <w:del w:id="10740" w:author="Chara Katiri" w:date="2015-04-12T17:50:00Z"/>
                <w:rFonts w:ascii="Times" w:hAnsi="Times" w:cs="Times New Roman"/>
                <w:sz w:val="22"/>
                <w:szCs w:val="22"/>
                <w:rPrChange w:id="10741" w:author="Chara Katiri" w:date="2015-05-12T13:05:00Z">
                  <w:rPr>
                    <w:del w:id="10742" w:author="Chara Katiri" w:date="2015-04-12T17:50:00Z"/>
                    <w:rFonts w:ascii="Times" w:hAnsi="Times" w:cs="Times New Roman"/>
                    <w:sz w:val="22"/>
                    <w:szCs w:val="22"/>
                  </w:rPr>
                </w:rPrChange>
              </w:rPr>
              <w:pPrChange w:id="10743" w:author="Chara Katiri" w:date="2015-05-12T13:05:00Z">
                <w:pPr>
                  <w:pStyle w:val="ListParagraph"/>
                  <w:spacing w:line="360" w:lineRule="auto"/>
                  <w:ind w:left="0"/>
                  <w:jc w:val="both"/>
                </w:pPr>
              </w:pPrChange>
            </w:pPr>
          </w:p>
        </w:tc>
        <w:tc>
          <w:tcPr>
            <w:tcW w:w="1172" w:type="dxa"/>
            <w:tcPrChange w:id="10744" w:author="Chara Katiri" w:date="2015-04-12T03:35:00Z">
              <w:tcPr>
                <w:tcW w:w="1172" w:type="dxa"/>
              </w:tcPr>
            </w:tcPrChange>
          </w:tcPr>
          <w:p w14:paraId="6FF9350A" w14:textId="7FE000A2" w:rsidR="00BF78B7" w:rsidRPr="00F758B3" w:rsidDel="00D71A41" w:rsidRDefault="00BF78B7" w:rsidP="00F758B3">
            <w:pPr>
              <w:pStyle w:val="ListParagraph"/>
              <w:spacing w:line="360" w:lineRule="auto"/>
              <w:ind w:left="0"/>
              <w:jc w:val="both"/>
              <w:rPr>
                <w:del w:id="10745" w:author="Chara Katiri" w:date="2015-04-12T17:50:00Z"/>
                <w:rFonts w:ascii="Times" w:hAnsi="Times" w:cs="Times New Roman"/>
                <w:sz w:val="22"/>
                <w:szCs w:val="22"/>
                <w:rPrChange w:id="10746" w:author="Chara Katiri" w:date="2015-05-12T13:05:00Z">
                  <w:rPr>
                    <w:del w:id="10747" w:author="Chara Katiri" w:date="2015-04-12T17:50:00Z"/>
                    <w:rFonts w:ascii="Times" w:hAnsi="Times" w:cs="Times New Roman"/>
                    <w:sz w:val="22"/>
                    <w:szCs w:val="22"/>
                  </w:rPr>
                </w:rPrChange>
              </w:rPr>
              <w:pPrChange w:id="10748" w:author="Chara Katiri" w:date="2015-05-12T13:05:00Z">
                <w:pPr>
                  <w:pStyle w:val="ListParagraph"/>
                  <w:spacing w:line="360" w:lineRule="auto"/>
                  <w:ind w:left="0"/>
                  <w:jc w:val="both"/>
                </w:pPr>
              </w:pPrChange>
            </w:pPr>
            <w:del w:id="10749" w:author="Chara Katiri" w:date="2015-04-12T17:50:00Z">
              <w:r w:rsidRPr="00F758B3" w:rsidDel="00D71A41">
                <w:rPr>
                  <w:rFonts w:ascii="Times" w:hAnsi="Times" w:cs="Times New Roman"/>
                  <w:sz w:val="22"/>
                  <w:szCs w:val="22"/>
                  <w:rPrChange w:id="10750" w:author="Chara Katiri" w:date="2015-05-12T13:05:00Z">
                    <w:rPr>
                      <w:rFonts w:ascii="Times" w:hAnsi="Times" w:cs="Times New Roman"/>
                      <w:sz w:val="22"/>
                      <w:szCs w:val="22"/>
                    </w:rPr>
                  </w:rPrChange>
                </w:rPr>
                <w:delText>M</w:delText>
              </w:r>
            </w:del>
          </w:p>
        </w:tc>
      </w:tr>
      <w:tr w:rsidR="00BF78B7" w:rsidRPr="00F758B3" w:rsidDel="00D71A41" w14:paraId="07334DBB" w14:textId="24707E93" w:rsidTr="00BF78B7">
        <w:trPr>
          <w:del w:id="10751" w:author="Chara Katiri" w:date="2015-04-12T17:50:00Z"/>
        </w:trPr>
        <w:tc>
          <w:tcPr>
            <w:tcW w:w="1172" w:type="dxa"/>
            <w:gridSpan w:val="2"/>
            <w:tcPrChange w:id="10752" w:author="Chara Katiri" w:date="2015-04-12T03:35:00Z">
              <w:tcPr>
                <w:tcW w:w="1172" w:type="dxa"/>
                <w:gridSpan w:val="2"/>
              </w:tcPr>
            </w:tcPrChange>
          </w:tcPr>
          <w:p w14:paraId="04A42B1F" w14:textId="47E6CBB1" w:rsidR="00BF78B7" w:rsidRPr="00F758B3" w:rsidDel="00D71A41" w:rsidRDefault="00BF78B7" w:rsidP="00F758B3">
            <w:pPr>
              <w:pStyle w:val="ListParagraph"/>
              <w:spacing w:line="360" w:lineRule="auto"/>
              <w:ind w:left="0"/>
              <w:jc w:val="both"/>
              <w:rPr>
                <w:del w:id="10753" w:author="Chara Katiri" w:date="2015-04-12T17:50:00Z"/>
                <w:rFonts w:ascii="Times" w:hAnsi="Times" w:cs="Times New Roman"/>
                <w:sz w:val="22"/>
                <w:szCs w:val="22"/>
                <w:rPrChange w:id="10754" w:author="Chara Katiri" w:date="2015-05-12T13:05:00Z">
                  <w:rPr>
                    <w:del w:id="10755" w:author="Chara Katiri" w:date="2015-04-12T17:50:00Z"/>
                    <w:rFonts w:ascii="Times" w:hAnsi="Times" w:cs="Times New Roman"/>
                    <w:sz w:val="22"/>
                    <w:szCs w:val="22"/>
                  </w:rPr>
                </w:rPrChange>
              </w:rPr>
              <w:pPrChange w:id="10756" w:author="Chara Katiri" w:date="2015-05-12T13:05:00Z">
                <w:pPr>
                  <w:pStyle w:val="ListParagraph"/>
                  <w:spacing w:line="360" w:lineRule="auto"/>
                  <w:ind w:left="0"/>
                  <w:jc w:val="both"/>
                </w:pPr>
              </w:pPrChange>
            </w:pPr>
            <w:del w:id="10757" w:author="Chara Katiri" w:date="2015-04-12T17:50:00Z">
              <w:r w:rsidRPr="00F758B3" w:rsidDel="00D71A41">
                <w:rPr>
                  <w:rFonts w:ascii="Times" w:hAnsi="Times" w:cs="Times New Roman"/>
                  <w:sz w:val="22"/>
                  <w:szCs w:val="22"/>
                  <w:rPrChange w:id="10758" w:author="Chara Katiri" w:date="2015-05-12T13:05:00Z">
                    <w:rPr>
                      <w:rFonts w:ascii="Times" w:hAnsi="Times" w:cs="Times New Roman"/>
                      <w:sz w:val="22"/>
                      <w:szCs w:val="22"/>
                    </w:rPr>
                  </w:rPrChange>
                </w:rPr>
                <w:delText>8</w:delText>
              </w:r>
            </w:del>
          </w:p>
        </w:tc>
        <w:tc>
          <w:tcPr>
            <w:tcW w:w="4254" w:type="dxa"/>
            <w:gridSpan w:val="5"/>
            <w:tcPrChange w:id="10759" w:author="Chara Katiri" w:date="2015-04-12T03:35:00Z">
              <w:tcPr>
                <w:tcW w:w="4254" w:type="dxa"/>
                <w:gridSpan w:val="5"/>
              </w:tcPr>
            </w:tcPrChange>
          </w:tcPr>
          <w:p w14:paraId="2916F677" w14:textId="7C2119F7" w:rsidR="00BF78B7" w:rsidRPr="00F758B3" w:rsidDel="00D71A41" w:rsidRDefault="00BF78B7" w:rsidP="00F758B3">
            <w:pPr>
              <w:pStyle w:val="ListParagraph"/>
              <w:spacing w:line="360" w:lineRule="auto"/>
              <w:ind w:left="0"/>
              <w:jc w:val="both"/>
              <w:rPr>
                <w:del w:id="10760" w:author="Chara Katiri" w:date="2015-04-12T17:50:00Z"/>
                <w:rFonts w:ascii="Times" w:hAnsi="Times" w:cs="Times New Roman"/>
                <w:sz w:val="22"/>
                <w:szCs w:val="22"/>
                <w:rPrChange w:id="10761" w:author="Chara Katiri" w:date="2015-05-12T13:05:00Z">
                  <w:rPr>
                    <w:del w:id="10762" w:author="Chara Katiri" w:date="2015-04-12T17:50:00Z"/>
                    <w:rFonts w:ascii="Times" w:hAnsi="Times" w:cs="Times New Roman"/>
                    <w:sz w:val="22"/>
                    <w:szCs w:val="22"/>
                  </w:rPr>
                </w:rPrChange>
              </w:rPr>
              <w:pPrChange w:id="10763" w:author="Chara Katiri" w:date="2015-05-12T13:05:00Z">
                <w:pPr>
                  <w:pStyle w:val="ListParagraph"/>
                  <w:spacing w:line="360" w:lineRule="auto"/>
                  <w:ind w:left="0"/>
                  <w:jc w:val="both"/>
                </w:pPr>
              </w:pPrChange>
            </w:pPr>
            <w:del w:id="10764" w:author="Chara Katiri" w:date="2015-04-12T17:50:00Z">
              <w:r w:rsidRPr="00F758B3" w:rsidDel="00D71A41">
                <w:rPr>
                  <w:rFonts w:ascii="Times" w:hAnsi="Times" w:cs="Times New Roman"/>
                  <w:sz w:val="22"/>
                  <w:szCs w:val="22"/>
                  <w:rPrChange w:id="10765" w:author="Chara Katiri" w:date="2015-05-12T13:05:00Z">
                    <w:rPr>
                      <w:rFonts w:ascii="Times" w:hAnsi="Times" w:cs="Times New Roman"/>
                      <w:sz w:val="22"/>
                      <w:szCs w:val="22"/>
                    </w:rPr>
                  </w:rPrChange>
                </w:rPr>
                <w:delText>The system should enable the users to sort the products based on price (Low to High, or High to Low).</w:delText>
              </w:r>
            </w:del>
          </w:p>
        </w:tc>
        <w:tc>
          <w:tcPr>
            <w:tcW w:w="1288" w:type="dxa"/>
            <w:tcPrChange w:id="10766" w:author="Chara Katiri" w:date="2015-04-12T03:35:00Z">
              <w:tcPr>
                <w:tcW w:w="1288" w:type="dxa"/>
              </w:tcPr>
            </w:tcPrChange>
          </w:tcPr>
          <w:p w14:paraId="70FA0187" w14:textId="1CEE22AD" w:rsidR="00BF78B7" w:rsidRPr="00F758B3" w:rsidDel="00D71A41" w:rsidRDefault="00BF78B7" w:rsidP="00F758B3">
            <w:pPr>
              <w:pStyle w:val="ListParagraph"/>
              <w:spacing w:line="360" w:lineRule="auto"/>
              <w:ind w:left="0"/>
              <w:jc w:val="both"/>
              <w:rPr>
                <w:del w:id="10767" w:author="Chara Katiri" w:date="2015-04-12T17:50:00Z"/>
                <w:rFonts w:ascii="Times" w:hAnsi="Times" w:cs="Times New Roman"/>
                <w:sz w:val="22"/>
                <w:szCs w:val="22"/>
                <w:rPrChange w:id="10768" w:author="Chara Katiri" w:date="2015-05-12T13:05:00Z">
                  <w:rPr>
                    <w:del w:id="10769" w:author="Chara Katiri" w:date="2015-04-12T17:50:00Z"/>
                    <w:rFonts w:ascii="Times" w:hAnsi="Times" w:cs="Times New Roman"/>
                    <w:sz w:val="22"/>
                    <w:szCs w:val="22"/>
                  </w:rPr>
                </w:rPrChange>
              </w:rPr>
              <w:pPrChange w:id="10770" w:author="Chara Katiri" w:date="2015-05-12T13:05:00Z">
                <w:pPr>
                  <w:pStyle w:val="ListParagraph"/>
                  <w:spacing w:line="360" w:lineRule="auto"/>
                  <w:ind w:left="0"/>
                  <w:jc w:val="both"/>
                </w:pPr>
              </w:pPrChange>
            </w:pPr>
            <w:del w:id="10771" w:author="Chara Katiri" w:date="2015-04-12T17:50:00Z">
              <w:r w:rsidRPr="00F758B3" w:rsidDel="00D71A41">
                <w:rPr>
                  <w:rFonts w:ascii="Times" w:hAnsi="Times" w:cs="Times New Roman"/>
                  <w:sz w:val="22"/>
                  <w:szCs w:val="22"/>
                  <w:rPrChange w:id="10772" w:author="Chara Katiri" w:date="2015-05-12T13:05:00Z">
                    <w:rPr>
                      <w:rFonts w:ascii="Times" w:hAnsi="Times" w:cs="Times New Roman"/>
                      <w:sz w:val="22"/>
                      <w:szCs w:val="22"/>
                    </w:rPr>
                  </w:rPrChange>
                </w:rPr>
                <w:delText>Functional</w:delText>
              </w:r>
            </w:del>
          </w:p>
        </w:tc>
        <w:tc>
          <w:tcPr>
            <w:tcW w:w="1242" w:type="dxa"/>
            <w:tcPrChange w:id="10773" w:author="Chara Katiri" w:date="2015-04-12T03:35:00Z">
              <w:tcPr>
                <w:tcW w:w="1242" w:type="dxa"/>
              </w:tcPr>
            </w:tcPrChange>
          </w:tcPr>
          <w:p w14:paraId="42199121" w14:textId="76B509C1" w:rsidR="00BF78B7" w:rsidRPr="00F758B3" w:rsidDel="00D71A41" w:rsidRDefault="00BF78B7" w:rsidP="00F758B3">
            <w:pPr>
              <w:pStyle w:val="ListParagraph"/>
              <w:spacing w:line="360" w:lineRule="auto"/>
              <w:ind w:left="0"/>
              <w:jc w:val="both"/>
              <w:rPr>
                <w:del w:id="10774" w:author="Chara Katiri" w:date="2015-04-12T17:50:00Z"/>
                <w:rFonts w:ascii="Times" w:hAnsi="Times" w:cs="Times New Roman"/>
                <w:sz w:val="22"/>
                <w:szCs w:val="22"/>
                <w:rPrChange w:id="10775" w:author="Chara Katiri" w:date="2015-05-12T13:05:00Z">
                  <w:rPr>
                    <w:del w:id="10776" w:author="Chara Katiri" w:date="2015-04-12T17:50:00Z"/>
                    <w:rFonts w:ascii="Times" w:hAnsi="Times" w:cs="Times New Roman"/>
                    <w:sz w:val="22"/>
                    <w:szCs w:val="22"/>
                  </w:rPr>
                </w:rPrChange>
              </w:rPr>
              <w:pPrChange w:id="10777" w:author="Chara Katiri" w:date="2015-05-12T13:05:00Z">
                <w:pPr>
                  <w:pStyle w:val="ListParagraph"/>
                  <w:spacing w:line="360" w:lineRule="auto"/>
                  <w:ind w:left="0"/>
                  <w:jc w:val="both"/>
                </w:pPr>
              </w:pPrChange>
            </w:pPr>
          </w:p>
        </w:tc>
        <w:tc>
          <w:tcPr>
            <w:tcW w:w="1172" w:type="dxa"/>
            <w:tcPrChange w:id="10778" w:author="Chara Katiri" w:date="2015-04-12T03:35:00Z">
              <w:tcPr>
                <w:tcW w:w="1172" w:type="dxa"/>
              </w:tcPr>
            </w:tcPrChange>
          </w:tcPr>
          <w:p w14:paraId="209711A8" w14:textId="46529485" w:rsidR="00BF78B7" w:rsidRPr="00F758B3" w:rsidDel="00D71A41" w:rsidRDefault="00BF78B7" w:rsidP="00F758B3">
            <w:pPr>
              <w:pStyle w:val="ListParagraph"/>
              <w:spacing w:line="360" w:lineRule="auto"/>
              <w:ind w:left="0"/>
              <w:jc w:val="both"/>
              <w:rPr>
                <w:del w:id="10779" w:author="Chara Katiri" w:date="2015-04-12T17:50:00Z"/>
                <w:rFonts w:ascii="Times" w:hAnsi="Times" w:cs="Times New Roman"/>
                <w:sz w:val="22"/>
                <w:szCs w:val="22"/>
                <w:rPrChange w:id="10780" w:author="Chara Katiri" w:date="2015-05-12T13:05:00Z">
                  <w:rPr>
                    <w:del w:id="10781" w:author="Chara Katiri" w:date="2015-04-12T17:50:00Z"/>
                    <w:rFonts w:ascii="Times" w:hAnsi="Times" w:cs="Times New Roman"/>
                    <w:sz w:val="22"/>
                    <w:szCs w:val="22"/>
                  </w:rPr>
                </w:rPrChange>
              </w:rPr>
              <w:pPrChange w:id="10782" w:author="Chara Katiri" w:date="2015-05-12T13:05:00Z">
                <w:pPr>
                  <w:pStyle w:val="ListParagraph"/>
                  <w:spacing w:line="360" w:lineRule="auto"/>
                  <w:ind w:left="0"/>
                  <w:jc w:val="both"/>
                </w:pPr>
              </w:pPrChange>
            </w:pPr>
          </w:p>
        </w:tc>
        <w:tc>
          <w:tcPr>
            <w:tcW w:w="1172" w:type="dxa"/>
            <w:tcPrChange w:id="10783" w:author="Chara Katiri" w:date="2015-04-12T03:35:00Z">
              <w:tcPr>
                <w:tcW w:w="1172" w:type="dxa"/>
              </w:tcPr>
            </w:tcPrChange>
          </w:tcPr>
          <w:p w14:paraId="73F5D948" w14:textId="691880FD" w:rsidR="00BF78B7" w:rsidRPr="00F758B3" w:rsidDel="00D71A41" w:rsidRDefault="00BF78B7" w:rsidP="00F758B3">
            <w:pPr>
              <w:pStyle w:val="ListParagraph"/>
              <w:spacing w:line="360" w:lineRule="auto"/>
              <w:ind w:left="0"/>
              <w:jc w:val="both"/>
              <w:rPr>
                <w:del w:id="10784" w:author="Chara Katiri" w:date="2015-04-12T17:50:00Z"/>
                <w:rFonts w:ascii="Times" w:hAnsi="Times" w:cs="Times New Roman"/>
                <w:sz w:val="22"/>
                <w:szCs w:val="22"/>
                <w:rPrChange w:id="10785" w:author="Chara Katiri" w:date="2015-05-12T13:05:00Z">
                  <w:rPr>
                    <w:del w:id="10786" w:author="Chara Katiri" w:date="2015-04-12T17:50:00Z"/>
                    <w:rFonts w:ascii="Times" w:hAnsi="Times" w:cs="Times New Roman"/>
                    <w:sz w:val="22"/>
                    <w:szCs w:val="22"/>
                  </w:rPr>
                </w:rPrChange>
              </w:rPr>
              <w:pPrChange w:id="10787" w:author="Chara Katiri" w:date="2015-05-12T13:05:00Z">
                <w:pPr>
                  <w:pStyle w:val="ListParagraph"/>
                  <w:spacing w:line="360" w:lineRule="auto"/>
                  <w:ind w:left="0"/>
                  <w:jc w:val="both"/>
                </w:pPr>
              </w:pPrChange>
            </w:pPr>
          </w:p>
        </w:tc>
        <w:tc>
          <w:tcPr>
            <w:tcW w:w="1172" w:type="dxa"/>
            <w:tcPrChange w:id="10788" w:author="Chara Katiri" w:date="2015-04-12T03:35:00Z">
              <w:tcPr>
                <w:tcW w:w="1172" w:type="dxa"/>
              </w:tcPr>
            </w:tcPrChange>
          </w:tcPr>
          <w:p w14:paraId="69E166D8" w14:textId="6C195F78" w:rsidR="00BF78B7" w:rsidRPr="00F758B3" w:rsidDel="00D71A41" w:rsidRDefault="00BF78B7" w:rsidP="00F758B3">
            <w:pPr>
              <w:pStyle w:val="ListParagraph"/>
              <w:spacing w:line="360" w:lineRule="auto"/>
              <w:ind w:left="0"/>
              <w:jc w:val="both"/>
              <w:rPr>
                <w:del w:id="10789" w:author="Chara Katiri" w:date="2015-04-12T17:50:00Z"/>
                <w:rFonts w:ascii="Times" w:hAnsi="Times" w:cs="Times New Roman"/>
                <w:sz w:val="22"/>
                <w:szCs w:val="22"/>
                <w:rPrChange w:id="10790" w:author="Chara Katiri" w:date="2015-05-12T13:05:00Z">
                  <w:rPr>
                    <w:del w:id="10791" w:author="Chara Katiri" w:date="2015-04-12T17:50:00Z"/>
                    <w:rFonts w:ascii="Times" w:hAnsi="Times" w:cs="Times New Roman"/>
                    <w:sz w:val="22"/>
                    <w:szCs w:val="22"/>
                  </w:rPr>
                </w:rPrChange>
              </w:rPr>
              <w:pPrChange w:id="10792" w:author="Chara Katiri" w:date="2015-05-12T13:05:00Z">
                <w:pPr>
                  <w:pStyle w:val="ListParagraph"/>
                  <w:spacing w:line="360" w:lineRule="auto"/>
                  <w:ind w:left="0"/>
                  <w:jc w:val="both"/>
                </w:pPr>
              </w:pPrChange>
            </w:pPr>
            <w:del w:id="10793" w:author="Chara Katiri" w:date="2015-04-12T17:50:00Z">
              <w:r w:rsidRPr="00F758B3" w:rsidDel="00D71A41">
                <w:rPr>
                  <w:rFonts w:ascii="Times" w:hAnsi="Times" w:cs="Times New Roman"/>
                  <w:sz w:val="22"/>
                  <w:szCs w:val="22"/>
                  <w:rPrChange w:id="10794" w:author="Chara Katiri" w:date="2015-05-12T13:05:00Z">
                    <w:rPr>
                      <w:rFonts w:ascii="Times" w:hAnsi="Times" w:cs="Times New Roman"/>
                      <w:sz w:val="22"/>
                      <w:szCs w:val="22"/>
                    </w:rPr>
                  </w:rPrChange>
                </w:rPr>
                <w:delText>S</w:delText>
              </w:r>
            </w:del>
          </w:p>
        </w:tc>
      </w:tr>
      <w:tr w:rsidR="00BF78B7" w:rsidRPr="00F758B3" w:rsidDel="00D71A41" w14:paraId="0B4FAF04" w14:textId="4549BCDC" w:rsidTr="00BF78B7">
        <w:trPr>
          <w:del w:id="10795" w:author="Chara Katiri" w:date="2015-04-12T17:50:00Z"/>
        </w:trPr>
        <w:tc>
          <w:tcPr>
            <w:tcW w:w="1172" w:type="dxa"/>
            <w:gridSpan w:val="2"/>
            <w:tcPrChange w:id="10796" w:author="Chara Katiri" w:date="2015-04-12T03:35:00Z">
              <w:tcPr>
                <w:tcW w:w="1172" w:type="dxa"/>
                <w:gridSpan w:val="2"/>
              </w:tcPr>
            </w:tcPrChange>
          </w:tcPr>
          <w:p w14:paraId="5639A991" w14:textId="0AB48A2C" w:rsidR="00BF78B7" w:rsidRPr="00F758B3" w:rsidDel="00D71A41" w:rsidRDefault="00BF78B7" w:rsidP="00F758B3">
            <w:pPr>
              <w:pStyle w:val="ListParagraph"/>
              <w:spacing w:line="360" w:lineRule="auto"/>
              <w:ind w:left="0"/>
              <w:jc w:val="both"/>
              <w:rPr>
                <w:del w:id="10797" w:author="Chara Katiri" w:date="2015-04-12T17:50:00Z"/>
                <w:rFonts w:ascii="Times" w:hAnsi="Times" w:cs="Times New Roman"/>
                <w:sz w:val="22"/>
                <w:szCs w:val="22"/>
                <w:rPrChange w:id="10798" w:author="Chara Katiri" w:date="2015-05-12T13:05:00Z">
                  <w:rPr>
                    <w:del w:id="10799" w:author="Chara Katiri" w:date="2015-04-12T17:50:00Z"/>
                    <w:rFonts w:ascii="Times" w:hAnsi="Times" w:cs="Times New Roman"/>
                    <w:sz w:val="22"/>
                    <w:szCs w:val="22"/>
                  </w:rPr>
                </w:rPrChange>
              </w:rPr>
              <w:pPrChange w:id="10800" w:author="Chara Katiri" w:date="2015-05-12T13:05:00Z">
                <w:pPr>
                  <w:pStyle w:val="ListParagraph"/>
                  <w:spacing w:line="360" w:lineRule="auto"/>
                  <w:ind w:left="0"/>
                  <w:jc w:val="both"/>
                </w:pPr>
              </w:pPrChange>
            </w:pPr>
            <w:del w:id="10801" w:author="Chara Katiri" w:date="2015-04-12T17:50:00Z">
              <w:r w:rsidRPr="00F758B3" w:rsidDel="00D71A41">
                <w:rPr>
                  <w:rFonts w:ascii="Times" w:hAnsi="Times" w:cs="Times New Roman"/>
                  <w:sz w:val="22"/>
                  <w:szCs w:val="22"/>
                  <w:rPrChange w:id="10802" w:author="Chara Katiri" w:date="2015-05-12T13:05:00Z">
                    <w:rPr>
                      <w:rFonts w:ascii="Times" w:hAnsi="Times" w:cs="Times New Roman"/>
                      <w:sz w:val="22"/>
                      <w:szCs w:val="22"/>
                    </w:rPr>
                  </w:rPrChange>
                </w:rPr>
                <w:delText>9</w:delText>
              </w:r>
            </w:del>
          </w:p>
        </w:tc>
        <w:tc>
          <w:tcPr>
            <w:tcW w:w="4254" w:type="dxa"/>
            <w:gridSpan w:val="5"/>
            <w:tcPrChange w:id="10803" w:author="Chara Katiri" w:date="2015-04-12T03:35:00Z">
              <w:tcPr>
                <w:tcW w:w="4254" w:type="dxa"/>
                <w:gridSpan w:val="5"/>
              </w:tcPr>
            </w:tcPrChange>
          </w:tcPr>
          <w:p w14:paraId="7D2B0713" w14:textId="77AE24F9" w:rsidR="00BF78B7" w:rsidRPr="00F758B3" w:rsidDel="00D71A41" w:rsidRDefault="00BF78B7" w:rsidP="00F758B3">
            <w:pPr>
              <w:pStyle w:val="ListParagraph"/>
              <w:spacing w:line="360" w:lineRule="auto"/>
              <w:ind w:left="0"/>
              <w:jc w:val="both"/>
              <w:rPr>
                <w:del w:id="10804" w:author="Chara Katiri" w:date="2015-04-12T17:50:00Z"/>
                <w:rFonts w:ascii="Times" w:hAnsi="Times" w:cs="Times New Roman"/>
                <w:sz w:val="22"/>
                <w:szCs w:val="22"/>
                <w:rPrChange w:id="10805" w:author="Chara Katiri" w:date="2015-05-12T13:05:00Z">
                  <w:rPr>
                    <w:del w:id="10806" w:author="Chara Katiri" w:date="2015-04-12T17:50:00Z"/>
                    <w:rFonts w:ascii="Times" w:hAnsi="Times" w:cs="Times New Roman"/>
                    <w:sz w:val="22"/>
                    <w:szCs w:val="22"/>
                  </w:rPr>
                </w:rPrChange>
              </w:rPr>
              <w:pPrChange w:id="10807" w:author="Chara Katiri" w:date="2015-05-12T13:05:00Z">
                <w:pPr>
                  <w:pStyle w:val="ListParagraph"/>
                  <w:spacing w:line="360" w:lineRule="auto"/>
                  <w:ind w:left="0"/>
                  <w:jc w:val="both"/>
                </w:pPr>
              </w:pPrChange>
            </w:pPr>
            <w:del w:id="10808" w:author="Chara Katiri" w:date="2015-04-12T17:50:00Z">
              <w:r w:rsidRPr="00F758B3" w:rsidDel="00D71A41">
                <w:rPr>
                  <w:rFonts w:ascii="Times" w:hAnsi="Times" w:cs="Times New Roman"/>
                  <w:sz w:val="22"/>
                  <w:szCs w:val="22"/>
                  <w:rPrChange w:id="10809" w:author="Chara Katiri" w:date="2015-05-12T13:05:00Z">
                    <w:rPr>
                      <w:rFonts w:ascii="Times" w:hAnsi="Times" w:cs="Times New Roman"/>
                      <w:sz w:val="22"/>
                      <w:szCs w:val="22"/>
                    </w:rPr>
                  </w:rPrChange>
                </w:rPr>
                <w:delText>The system must provide information about the product: Title, Description, Price, Category and Seller contact information.</w:delText>
              </w:r>
            </w:del>
          </w:p>
        </w:tc>
        <w:tc>
          <w:tcPr>
            <w:tcW w:w="1288" w:type="dxa"/>
            <w:tcPrChange w:id="10810" w:author="Chara Katiri" w:date="2015-04-12T03:35:00Z">
              <w:tcPr>
                <w:tcW w:w="1288" w:type="dxa"/>
              </w:tcPr>
            </w:tcPrChange>
          </w:tcPr>
          <w:p w14:paraId="76BB5737" w14:textId="6ECD6123" w:rsidR="00BF78B7" w:rsidRPr="00F758B3" w:rsidDel="00D71A41" w:rsidRDefault="00BF78B7" w:rsidP="00F758B3">
            <w:pPr>
              <w:pStyle w:val="ListParagraph"/>
              <w:spacing w:line="360" w:lineRule="auto"/>
              <w:ind w:left="0"/>
              <w:jc w:val="both"/>
              <w:rPr>
                <w:del w:id="10811" w:author="Chara Katiri" w:date="2015-04-12T17:50:00Z"/>
                <w:rFonts w:ascii="Times" w:hAnsi="Times" w:cs="Times New Roman"/>
                <w:sz w:val="22"/>
                <w:szCs w:val="22"/>
                <w:rPrChange w:id="10812" w:author="Chara Katiri" w:date="2015-05-12T13:05:00Z">
                  <w:rPr>
                    <w:del w:id="10813" w:author="Chara Katiri" w:date="2015-04-12T17:50:00Z"/>
                    <w:rFonts w:ascii="Times" w:hAnsi="Times" w:cs="Times New Roman"/>
                    <w:sz w:val="22"/>
                    <w:szCs w:val="22"/>
                  </w:rPr>
                </w:rPrChange>
              </w:rPr>
              <w:pPrChange w:id="10814" w:author="Chara Katiri" w:date="2015-05-12T13:05:00Z">
                <w:pPr>
                  <w:pStyle w:val="ListParagraph"/>
                  <w:spacing w:line="360" w:lineRule="auto"/>
                  <w:ind w:left="0"/>
                  <w:jc w:val="both"/>
                </w:pPr>
              </w:pPrChange>
            </w:pPr>
            <w:del w:id="10815" w:author="Chara Katiri" w:date="2015-04-12T17:50:00Z">
              <w:r w:rsidRPr="00F758B3" w:rsidDel="00D71A41">
                <w:rPr>
                  <w:rFonts w:ascii="Times" w:hAnsi="Times" w:cs="Times New Roman"/>
                  <w:sz w:val="22"/>
                  <w:szCs w:val="22"/>
                  <w:rPrChange w:id="10816" w:author="Chara Katiri" w:date="2015-05-12T13:05:00Z">
                    <w:rPr>
                      <w:rFonts w:ascii="Times" w:hAnsi="Times" w:cs="Times New Roman"/>
                      <w:sz w:val="22"/>
                      <w:szCs w:val="22"/>
                    </w:rPr>
                  </w:rPrChange>
                </w:rPr>
                <w:delText>Functional</w:delText>
              </w:r>
            </w:del>
          </w:p>
        </w:tc>
        <w:tc>
          <w:tcPr>
            <w:tcW w:w="1242" w:type="dxa"/>
            <w:tcPrChange w:id="10817" w:author="Chara Katiri" w:date="2015-04-12T03:35:00Z">
              <w:tcPr>
                <w:tcW w:w="1242" w:type="dxa"/>
              </w:tcPr>
            </w:tcPrChange>
          </w:tcPr>
          <w:p w14:paraId="0C0DC7CE" w14:textId="58145F25" w:rsidR="00BF78B7" w:rsidRPr="00F758B3" w:rsidDel="00D71A41" w:rsidRDefault="00BF78B7" w:rsidP="00F758B3">
            <w:pPr>
              <w:pStyle w:val="ListParagraph"/>
              <w:spacing w:line="360" w:lineRule="auto"/>
              <w:ind w:left="0"/>
              <w:jc w:val="both"/>
              <w:rPr>
                <w:del w:id="10818" w:author="Chara Katiri" w:date="2015-04-12T17:50:00Z"/>
                <w:rFonts w:ascii="Times" w:hAnsi="Times" w:cs="Times New Roman"/>
                <w:sz w:val="22"/>
                <w:szCs w:val="22"/>
                <w:rPrChange w:id="10819" w:author="Chara Katiri" w:date="2015-05-12T13:05:00Z">
                  <w:rPr>
                    <w:del w:id="10820" w:author="Chara Katiri" w:date="2015-04-12T17:50:00Z"/>
                    <w:rFonts w:ascii="Times" w:hAnsi="Times" w:cs="Times New Roman"/>
                    <w:sz w:val="22"/>
                    <w:szCs w:val="22"/>
                  </w:rPr>
                </w:rPrChange>
              </w:rPr>
              <w:pPrChange w:id="10821" w:author="Chara Katiri" w:date="2015-05-12T13:05:00Z">
                <w:pPr>
                  <w:pStyle w:val="ListParagraph"/>
                  <w:spacing w:line="360" w:lineRule="auto"/>
                  <w:ind w:left="0"/>
                  <w:jc w:val="both"/>
                </w:pPr>
              </w:pPrChange>
            </w:pPr>
            <w:del w:id="10822" w:author="Chara Katiri" w:date="2015-04-12T17:50:00Z">
              <w:r w:rsidRPr="00F758B3" w:rsidDel="00D71A41">
                <w:rPr>
                  <w:rFonts w:ascii="Times" w:hAnsi="Times" w:cs="Times New Roman"/>
                  <w:sz w:val="22"/>
                  <w:szCs w:val="22"/>
                  <w:rPrChange w:id="10823" w:author="Chara Katiri" w:date="2015-05-12T13:05:00Z">
                    <w:rPr>
                      <w:rFonts w:ascii="Times" w:hAnsi="Times" w:cs="Times New Roman"/>
                      <w:sz w:val="22"/>
                      <w:szCs w:val="22"/>
                    </w:rPr>
                  </w:rPrChange>
                </w:rPr>
                <w:delText>Shall</w:delText>
              </w:r>
            </w:del>
          </w:p>
        </w:tc>
        <w:tc>
          <w:tcPr>
            <w:tcW w:w="1172" w:type="dxa"/>
            <w:tcPrChange w:id="10824" w:author="Chara Katiri" w:date="2015-04-12T03:35:00Z">
              <w:tcPr>
                <w:tcW w:w="1172" w:type="dxa"/>
              </w:tcPr>
            </w:tcPrChange>
          </w:tcPr>
          <w:p w14:paraId="66D5A8AB" w14:textId="3F1F613E" w:rsidR="00BF78B7" w:rsidRPr="00F758B3" w:rsidDel="00D71A41" w:rsidRDefault="00BF78B7" w:rsidP="00F758B3">
            <w:pPr>
              <w:pStyle w:val="ListParagraph"/>
              <w:spacing w:line="360" w:lineRule="auto"/>
              <w:ind w:left="0"/>
              <w:jc w:val="both"/>
              <w:rPr>
                <w:del w:id="10825" w:author="Chara Katiri" w:date="2015-04-12T17:50:00Z"/>
                <w:rFonts w:ascii="Times" w:hAnsi="Times" w:cs="Times New Roman"/>
                <w:sz w:val="22"/>
                <w:szCs w:val="22"/>
                <w:rPrChange w:id="10826" w:author="Chara Katiri" w:date="2015-05-12T13:05:00Z">
                  <w:rPr>
                    <w:del w:id="10827" w:author="Chara Katiri" w:date="2015-04-12T17:50:00Z"/>
                    <w:rFonts w:ascii="Times" w:hAnsi="Times" w:cs="Times New Roman"/>
                    <w:sz w:val="22"/>
                    <w:szCs w:val="22"/>
                  </w:rPr>
                </w:rPrChange>
              </w:rPr>
              <w:pPrChange w:id="10828" w:author="Chara Katiri" w:date="2015-05-12T13:05:00Z">
                <w:pPr>
                  <w:pStyle w:val="ListParagraph"/>
                  <w:spacing w:line="360" w:lineRule="auto"/>
                  <w:ind w:left="0"/>
                  <w:jc w:val="both"/>
                </w:pPr>
              </w:pPrChange>
            </w:pPr>
          </w:p>
        </w:tc>
        <w:tc>
          <w:tcPr>
            <w:tcW w:w="1172" w:type="dxa"/>
            <w:tcPrChange w:id="10829" w:author="Chara Katiri" w:date="2015-04-12T03:35:00Z">
              <w:tcPr>
                <w:tcW w:w="1172" w:type="dxa"/>
              </w:tcPr>
            </w:tcPrChange>
          </w:tcPr>
          <w:p w14:paraId="6E4AE5ED" w14:textId="31E25B38" w:rsidR="00BF78B7" w:rsidRPr="00F758B3" w:rsidDel="00D71A41" w:rsidRDefault="00BF78B7" w:rsidP="00F758B3">
            <w:pPr>
              <w:pStyle w:val="ListParagraph"/>
              <w:spacing w:line="360" w:lineRule="auto"/>
              <w:ind w:left="0"/>
              <w:jc w:val="both"/>
              <w:rPr>
                <w:del w:id="10830" w:author="Chara Katiri" w:date="2015-04-12T17:50:00Z"/>
                <w:rFonts w:ascii="Times" w:hAnsi="Times" w:cs="Times New Roman"/>
                <w:sz w:val="22"/>
                <w:szCs w:val="22"/>
                <w:rPrChange w:id="10831" w:author="Chara Katiri" w:date="2015-05-12T13:05:00Z">
                  <w:rPr>
                    <w:del w:id="10832" w:author="Chara Katiri" w:date="2015-04-12T17:50:00Z"/>
                    <w:rFonts w:ascii="Times" w:hAnsi="Times" w:cs="Times New Roman"/>
                    <w:sz w:val="22"/>
                    <w:szCs w:val="22"/>
                  </w:rPr>
                </w:rPrChange>
              </w:rPr>
              <w:pPrChange w:id="10833" w:author="Chara Katiri" w:date="2015-05-12T13:05:00Z">
                <w:pPr>
                  <w:pStyle w:val="ListParagraph"/>
                  <w:spacing w:line="360" w:lineRule="auto"/>
                  <w:ind w:left="0"/>
                  <w:jc w:val="both"/>
                </w:pPr>
              </w:pPrChange>
            </w:pPr>
          </w:p>
        </w:tc>
        <w:tc>
          <w:tcPr>
            <w:tcW w:w="1172" w:type="dxa"/>
            <w:tcPrChange w:id="10834" w:author="Chara Katiri" w:date="2015-04-12T03:35:00Z">
              <w:tcPr>
                <w:tcW w:w="1172" w:type="dxa"/>
              </w:tcPr>
            </w:tcPrChange>
          </w:tcPr>
          <w:p w14:paraId="07B6CFD4" w14:textId="53D24910" w:rsidR="00BF78B7" w:rsidRPr="00F758B3" w:rsidDel="00D71A41" w:rsidRDefault="00BF78B7" w:rsidP="00F758B3">
            <w:pPr>
              <w:pStyle w:val="ListParagraph"/>
              <w:spacing w:line="360" w:lineRule="auto"/>
              <w:ind w:left="0"/>
              <w:jc w:val="both"/>
              <w:rPr>
                <w:del w:id="10835" w:author="Chara Katiri" w:date="2015-04-12T17:50:00Z"/>
                <w:rFonts w:ascii="Times" w:hAnsi="Times" w:cs="Times New Roman"/>
                <w:sz w:val="22"/>
                <w:szCs w:val="22"/>
                <w:rPrChange w:id="10836" w:author="Chara Katiri" w:date="2015-05-12T13:05:00Z">
                  <w:rPr>
                    <w:del w:id="10837" w:author="Chara Katiri" w:date="2015-04-12T17:50:00Z"/>
                    <w:rFonts w:ascii="Times" w:hAnsi="Times" w:cs="Times New Roman"/>
                    <w:sz w:val="22"/>
                    <w:szCs w:val="22"/>
                  </w:rPr>
                </w:rPrChange>
              </w:rPr>
              <w:pPrChange w:id="10838" w:author="Chara Katiri" w:date="2015-05-12T13:05:00Z">
                <w:pPr>
                  <w:pStyle w:val="ListParagraph"/>
                  <w:spacing w:line="360" w:lineRule="auto"/>
                  <w:ind w:left="0"/>
                  <w:jc w:val="both"/>
                </w:pPr>
              </w:pPrChange>
            </w:pPr>
            <w:del w:id="10839" w:author="Chara Katiri" w:date="2015-04-12T17:50:00Z">
              <w:r w:rsidRPr="00F758B3" w:rsidDel="00D71A41">
                <w:rPr>
                  <w:rFonts w:ascii="Times" w:hAnsi="Times" w:cs="Times New Roman"/>
                  <w:sz w:val="22"/>
                  <w:szCs w:val="22"/>
                  <w:rPrChange w:id="10840" w:author="Chara Katiri" w:date="2015-05-12T13:05:00Z">
                    <w:rPr>
                      <w:rFonts w:ascii="Times" w:hAnsi="Times" w:cs="Times New Roman"/>
                      <w:sz w:val="22"/>
                      <w:szCs w:val="22"/>
                    </w:rPr>
                  </w:rPrChange>
                </w:rPr>
                <w:delText>M</w:delText>
              </w:r>
            </w:del>
          </w:p>
        </w:tc>
      </w:tr>
      <w:tr w:rsidR="00BF78B7" w:rsidRPr="00F758B3" w:rsidDel="00D71A41" w14:paraId="1B366ED0" w14:textId="04DB4FD9" w:rsidTr="00BF78B7">
        <w:trPr>
          <w:del w:id="10841" w:author="Chara Katiri" w:date="2015-04-12T17:50:00Z"/>
        </w:trPr>
        <w:tc>
          <w:tcPr>
            <w:tcW w:w="1172" w:type="dxa"/>
            <w:gridSpan w:val="2"/>
            <w:tcPrChange w:id="10842" w:author="Chara Katiri" w:date="2015-04-12T03:35:00Z">
              <w:tcPr>
                <w:tcW w:w="1172" w:type="dxa"/>
                <w:gridSpan w:val="2"/>
              </w:tcPr>
            </w:tcPrChange>
          </w:tcPr>
          <w:p w14:paraId="0AF9EC5F" w14:textId="38DF19CA" w:rsidR="00BF78B7" w:rsidRPr="00F758B3" w:rsidDel="00D71A41" w:rsidRDefault="00BF78B7" w:rsidP="00F758B3">
            <w:pPr>
              <w:pStyle w:val="ListParagraph"/>
              <w:spacing w:line="360" w:lineRule="auto"/>
              <w:ind w:left="0"/>
              <w:jc w:val="both"/>
              <w:rPr>
                <w:del w:id="10843" w:author="Chara Katiri" w:date="2015-04-12T17:50:00Z"/>
                <w:rFonts w:ascii="Times" w:hAnsi="Times" w:cs="Times New Roman"/>
                <w:sz w:val="22"/>
                <w:szCs w:val="22"/>
                <w:rPrChange w:id="10844" w:author="Chara Katiri" w:date="2015-05-12T13:05:00Z">
                  <w:rPr>
                    <w:del w:id="10845" w:author="Chara Katiri" w:date="2015-04-12T17:50:00Z"/>
                    <w:rFonts w:ascii="Times" w:hAnsi="Times" w:cs="Times New Roman"/>
                    <w:sz w:val="22"/>
                    <w:szCs w:val="22"/>
                  </w:rPr>
                </w:rPrChange>
              </w:rPr>
              <w:pPrChange w:id="10846" w:author="Chara Katiri" w:date="2015-05-12T13:05:00Z">
                <w:pPr>
                  <w:pStyle w:val="ListParagraph"/>
                  <w:spacing w:line="360" w:lineRule="auto"/>
                  <w:ind w:left="0"/>
                  <w:jc w:val="both"/>
                </w:pPr>
              </w:pPrChange>
            </w:pPr>
            <w:del w:id="10847" w:author="Chara Katiri" w:date="2015-04-12T17:50:00Z">
              <w:r w:rsidRPr="00F758B3" w:rsidDel="00D71A41">
                <w:rPr>
                  <w:rFonts w:ascii="Times" w:hAnsi="Times" w:cs="Times New Roman"/>
                  <w:sz w:val="22"/>
                  <w:szCs w:val="22"/>
                  <w:rPrChange w:id="10848" w:author="Chara Katiri" w:date="2015-05-12T13:05:00Z">
                    <w:rPr>
                      <w:rFonts w:ascii="Times" w:hAnsi="Times" w:cs="Times New Roman"/>
                      <w:sz w:val="22"/>
                      <w:szCs w:val="22"/>
                    </w:rPr>
                  </w:rPrChange>
                </w:rPr>
                <w:delText>10</w:delText>
              </w:r>
            </w:del>
          </w:p>
        </w:tc>
        <w:tc>
          <w:tcPr>
            <w:tcW w:w="4254" w:type="dxa"/>
            <w:gridSpan w:val="5"/>
            <w:tcPrChange w:id="10849" w:author="Chara Katiri" w:date="2015-04-12T03:35:00Z">
              <w:tcPr>
                <w:tcW w:w="4254" w:type="dxa"/>
                <w:gridSpan w:val="5"/>
              </w:tcPr>
            </w:tcPrChange>
          </w:tcPr>
          <w:p w14:paraId="30EDA9AA" w14:textId="64E4F5C6" w:rsidR="00BF78B7" w:rsidRPr="00F758B3" w:rsidDel="00D71A41" w:rsidRDefault="00BF78B7" w:rsidP="00F758B3">
            <w:pPr>
              <w:pStyle w:val="ListParagraph"/>
              <w:spacing w:line="360" w:lineRule="auto"/>
              <w:ind w:left="0"/>
              <w:jc w:val="both"/>
              <w:rPr>
                <w:del w:id="10850" w:author="Chara Katiri" w:date="2015-04-12T17:50:00Z"/>
                <w:rFonts w:ascii="Times" w:hAnsi="Times" w:cs="Times New Roman"/>
                <w:sz w:val="22"/>
                <w:szCs w:val="22"/>
                <w:rPrChange w:id="10851" w:author="Chara Katiri" w:date="2015-05-12T13:05:00Z">
                  <w:rPr>
                    <w:del w:id="10852" w:author="Chara Katiri" w:date="2015-04-12T17:50:00Z"/>
                    <w:rFonts w:ascii="Times" w:hAnsi="Times" w:cs="Times New Roman"/>
                    <w:sz w:val="22"/>
                    <w:szCs w:val="22"/>
                  </w:rPr>
                </w:rPrChange>
              </w:rPr>
              <w:pPrChange w:id="10853" w:author="Chara Katiri" w:date="2015-05-12T13:05:00Z">
                <w:pPr>
                  <w:pStyle w:val="ListParagraph"/>
                  <w:spacing w:line="360" w:lineRule="auto"/>
                  <w:ind w:left="0"/>
                  <w:jc w:val="both"/>
                </w:pPr>
              </w:pPrChange>
            </w:pPr>
            <w:del w:id="10854" w:author="Chara Katiri" w:date="2015-04-12T17:50:00Z">
              <w:r w:rsidRPr="00F758B3" w:rsidDel="00D71A41">
                <w:rPr>
                  <w:rFonts w:ascii="Times" w:hAnsi="Times" w:cs="Times New Roman"/>
                  <w:sz w:val="22"/>
                  <w:szCs w:val="22"/>
                  <w:rPrChange w:id="10855" w:author="Chara Katiri" w:date="2015-05-12T13:05:00Z">
                    <w:rPr>
                      <w:rFonts w:ascii="Times" w:hAnsi="Times" w:cs="Times New Roman"/>
                      <w:sz w:val="22"/>
                      <w:szCs w:val="22"/>
                    </w:rPr>
                  </w:rPrChange>
                </w:rPr>
                <w:delText>The system must ask the seller to fill specific fields regarding the product: Title, Description, Price, Category and Seller contact information such as email address and/or mobile phone number.</w:delText>
              </w:r>
            </w:del>
          </w:p>
        </w:tc>
        <w:tc>
          <w:tcPr>
            <w:tcW w:w="1288" w:type="dxa"/>
            <w:tcPrChange w:id="10856" w:author="Chara Katiri" w:date="2015-04-12T03:35:00Z">
              <w:tcPr>
                <w:tcW w:w="1288" w:type="dxa"/>
              </w:tcPr>
            </w:tcPrChange>
          </w:tcPr>
          <w:p w14:paraId="2892BE98" w14:textId="3EB58DAA" w:rsidR="00BF78B7" w:rsidRPr="00F758B3" w:rsidDel="00D71A41" w:rsidRDefault="00BF78B7" w:rsidP="00F758B3">
            <w:pPr>
              <w:pStyle w:val="ListParagraph"/>
              <w:spacing w:line="360" w:lineRule="auto"/>
              <w:ind w:left="0"/>
              <w:jc w:val="both"/>
              <w:rPr>
                <w:del w:id="10857" w:author="Chara Katiri" w:date="2015-04-12T17:50:00Z"/>
                <w:rFonts w:ascii="Times" w:hAnsi="Times" w:cs="Times New Roman"/>
                <w:sz w:val="22"/>
                <w:szCs w:val="22"/>
                <w:rPrChange w:id="10858" w:author="Chara Katiri" w:date="2015-05-12T13:05:00Z">
                  <w:rPr>
                    <w:del w:id="10859" w:author="Chara Katiri" w:date="2015-04-12T17:50:00Z"/>
                    <w:rFonts w:ascii="Times" w:hAnsi="Times" w:cs="Times New Roman"/>
                    <w:sz w:val="22"/>
                    <w:szCs w:val="22"/>
                  </w:rPr>
                </w:rPrChange>
              </w:rPr>
              <w:pPrChange w:id="10860" w:author="Chara Katiri" w:date="2015-05-12T13:05:00Z">
                <w:pPr>
                  <w:pStyle w:val="ListParagraph"/>
                  <w:spacing w:line="360" w:lineRule="auto"/>
                  <w:ind w:left="0"/>
                  <w:jc w:val="both"/>
                </w:pPr>
              </w:pPrChange>
            </w:pPr>
            <w:del w:id="10861" w:author="Chara Katiri" w:date="2015-04-12T17:50:00Z">
              <w:r w:rsidRPr="00F758B3" w:rsidDel="00D71A41">
                <w:rPr>
                  <w:rFonts w:ascii="Times" w:hAnsi="Times" w:cs="Times New Roman"/>
                  <w:sz w:val="22"/>
                  <w:szCs w:val="22"/>
                  <w:rPrChange w:id="10862" w:author="Chara Katiri" w:date="2015-05-12T13:05:00Z">
                    <w:rPr>
                      <w:rFonts w:ascii="Times" w:hAnsi="Times" w:cs="Times New Roman"/>
                      <w:sz w:val="22"/>
                      <w:szCs w:val="22"/>
                    </w:rPr>
                  </w:rPrChange>
                </w:rPr>
                <w:delText>Functional</w:delText>
              </w:r>
            </w:del>
          </w:p>
        </w:tc>
        <w:tc>
          <w:tcPr>
            <w:tcW w:w="1242" w:type="dxa"/>
            <w:tcPrChange w:id="10863" w:author="Chara Katiri" w:date="2015-04-12T03:35:00Z">
              <w:tcPr>
                <w:tcW w:w="1242" w:type="dxa"/>
              </w:tcPr>
            </w:tcPrChange>
          </w:tcPr>
          <w:p w14:paraId="20A68CE9" w14:textId="56087957" w:rsidR="00BF78B7" w:rsidRPr="00F758B3" w:rsidDel="00D71A41" w:rsidRDefault="00BF78B7" w:rsidP="00F758B3">
            <w:pPr>
              <w:pStyle w:val="ListParagraph"/>
              <w:spacing w:line="360" w:lineRule="auto"/>
              <w:ind w:left="0"/>
              <w:jc w:val="both"/>
              <w:rPr>
                <w:del w:id="10864" w:author="Chara Katiri" w:date="2015-04-12T17:50:00Z"/>
                <w:rFonts w:ascii="Times" w:hAnsi="Times" w:cs="Times New Roman"/>
                <w:sz w:val="22"/>
                <w:szCs w:val="22"/>
                <w:rPrChange w:id="10865" w:author="Chara Katiri" w:date="2015-05-12T13:05:00Z">
                  <w:rPr>
                    <w:del w:id="10866" w:author="Chara Katiri" w:date="2015-04-12T17:50:00Z"/>
                    <w:rFonts w:ascii="Times" w:hAnsi="Times" w:cs="Times New Roman"/>
                    <w:sz w:val="22"/>
                    <w:szCs w:val="22"/>
                  </w:rPr>
                </w:rPrChange>
              </w:rPr>
              <w:pPrChange w:id="10867" w:author="Chara Katiri" w:date="2015-05-12T13:05:00Z">
                <w:pPr>
                  <w:pStyle w:val="ListParagraph"/>
                  <w:spacing w:line="360" w:lineRule="auto"/>
                  <w:ind w:left="0"/>
                  <w:jc w:val="both"/>
                </w:pPr>
              </w:pPrChange>
            </w:pPr>
            <w:del w:id="10868" w:author="Chara Katiri" w:date="2015-04-12T17:50:00Z">
              <w:r w:rsidRPr="00F758B3" w:rsidDel="00D71A41">
                <w:rPr>
                  <w:rFonts w:ascii="Times" w:hAnsi="Times" w:cs="Times New Roman"/>
                  <w:sz w:val="22"/>
                  <w:szCs w:val="22"/>
                  <w:rPrChange w:id="10869" w:author="Chara Katiri" w:date="2015-05-12T13:05:00Z">
                    <w:rPr>
                      <w:rFonts w:ascii="Times" w:hAnsi="Times" w:cs="Times New Roman"/>
                      <w:sz w:val="22"/>
                      <w:szCs w:val="22"/>
                    </w:rPr>
                  </w:rPrChange>
                </w:rPr>
                <w:delText>Shall</w:delText>
              </w:r>
            </w:del>
          </w:p>
        </w:tc>
        <w:tc>
          <w:tcPr>
            <w:tcW w:w="1172" w:type="dxa"/>
            <w:tcPrChange w:id="10870" w:author="Chara Katiri" w:date="2015-04-12T03:35:00Z">
              <w:tcPr>
                <w:tcW w:w="1172" w:type="dxa"/>
              </w:tcPr>
            </w:tcPrChange>
          </w:tcPr>
          <w:p w14:paraId="0500DCF8" w14:textId="60CE981A" w:rsidR="00BF78B7" w:rsidRPr="00F758B3" w:rsidDel="00D71A41" w:rsidRDefault="00BF78B7" w:rsidP="00F758B3">
            <w:pPr>
              <w:pStyle w:val="ListParagraph"/>
              <w:spacing w:line="360" w:lineRule="auto"/>
              <w:ind w:left="0"/>
              <w:jc w:val="both"/>
              <w:rPr>
                <w:del w:id="10871" w:author="Chara Katiri" w:date="2015-04-12T17:50:00Z"/>
                <w:rFonts w:ascii="Times" w:hAnsi="Times" w:cs="Times New Roman"/>
                <w:sz w:val="22"/>
                <w:szCs w:val="22"/>
                <w:rPrChange w:id="10872" w:author="Chara Katiri" w:date="2015-05-12T13:05:00Z">
                  <w:rPr>
                    <w:del w:id="10873" w:author="Chara Katiri" w:date="2015-04-12T17:50:00Z"/>
                    <w:rFonts w:ascii="Times" w:hAnsi="Times" w:cs="Times New Roman"/>
                    <w:sz w:val="22"/>
                    <w:szCs w:val="22"/>
                  </w:rPr>
                </w:rPrChange>
              </w:rPr>
              <w:pPrChange w:id="10874" w:author="Chara Katiri" w:date="2015-05-12T13:05:00Z">
                <w:pPr>
                  <w:pStyle w:val="ListParagraph"/>
                  <w:spacing w:line="360" w:lineRule="auto"/>
                  <w:ind w:left="0"/>
                  <w:jc w:val="both"/>
                </w:pPr>
              </w:pPrChange>
            </w:pPr>
          </w:p>
        </w:tc>
        <w:tc>
          <w:tcPr>
            <w:tcW w:w="1172" w:type="dxa"/>
            <w:tcPrChange w:id="10875" w:author="Chara Katiri" w:date="2015-04-12T03:35:00Z">
              <w:tcPr>
                <w:tcW w:w="1172" w:type="dxa"/>
              </w:tcPr>
            </w:tcPrChange>
          </w:tcPr>
          <w:p w14:paraId="6BF8D645" w14:textId="70ADFE7A" w:rsidR="00BF78B7" w:rsidRPr="00F758B3" w:rsidDel="00D71A41" w:rsidRDefault="00BF78B7" w:rsidP="00F758B3">
            <w:pPr>
              <w:pStyle w:val="ListParagraph"/>
              <w:spacing w:line="360" w:lineRule="auto"/>
              <w:ind w:left="0"/>
              <w:jc w:val="both"/>
              <w:rPr>
                <w:del w:id="10876" w:author="Chara Katiri" w:date="2015-04-12T17:50:00Z"/>
                <w:rFonts w:ascii="Times" w:hAnsi="Times" w:cs="Times New Roman"/>
                <w:sz w:val="22"/>
                <w:szCs w:val="22"/>
                <w:rPrChange w:id="10877" w:author="Chara Katiri" w:date="2015-05-12T13:05:00Z">
                  <w:rPr>
                    <w:del w:id="10878" w:author="Chara Katiri" w:date="2015-04-12T17:50:00Z"/>
                    <w:rFonts w:ascii="Times" w:hAnsi="Times" w:cs="Times New Roman"/>
                    <w:sz w:val="22"/>
                    <w:szCs w:val="22"/>
                  </w:rPr>
                </w:rPrChange>
              </w:rPr>
              <w:pPrChange w:id="10879" w:author="Chara Katiri" w:date="2015-05-12T13:05:00Z">
                <w:pPr>
                  <w:pStyle w:val="ListParagraph"/>
                  <w:spacing w:line="360" w:lineRule="auto"/>
                  <w:ind w:left="0"/>
                  <w:jc w:val="both"/>
                </w:pPr>
              </w:pPrChange>
            </w:pPr>
          </w:p>
        </w:tc>
        <w:tc>
          <w:tcPr>
            <w:tcW w:w="1172" w:type="dxa"/>
            <w:tcPrChange w:id="10880" w:author="Chara Katiri" w:date="2015-04-12T03:35:00Z">
              <w:tcPr>
                <w:tcW w:w="1172" w:type="dxa"/>
              </w:tcPr>
            </w:tcPrChange>
          </w:tcPr>
          <w:p w14:paraId="30788942" w14:textId="5E0870C6" w:rsidR="00BF78B7" w:rsidRPr="00F758B3" w:rsidDel="00D71A41" w:rsidRDefault="00BF78B7" w:rsidP="00F758B3">
            <w:pPr>
              <w:pStyle w:val="ListParagraph"/>
              <w:spacing w:line="360" w:lineRule="auto"/>
              <w:ind w:left="0"/>
              <w:jc w:val="both"/>
              <w:rPr>
                <w:del w:id="10881" w:author="Chara Katiri" w:date="2015-04-12T17:50:00Z"/>
                <w:rFonts w:ascii="Times" w:hAnsi="Times" w:cs="Times New Roman"/>
                <w:sz w:val="22"/>
                <w:szCs w:val="22"/>
                <w:rPrChange w:id="10882" w:author="Chara Katiri" w:date="2015-05-12T13:05:00Z">
                  <w:rPr>
                    <w:del w:id="10883" w:author="Chara Katiri" w:date="2015-04-12T17:50:00Z"/>
                    <w:rFonts w:ascii="Times" w:hAnsi="Times" w:cs="Times New Roman"/>
                    <w:sz w:val="22"/>
                    <w:szCs w:val="22"/>
                  </w:rPr>
                </w:rPrChange>
              </w:rPr>
              <w:pPrChange w:id="10884" w:author="Chara Katiri" w:date="2015-05-12T13:05:00Z">
                <w:pPr>
                  <w:pStyle w:val="ListParagraph"/>
                  <w:spacing w:line="360" w:lineRule="auto"/>
                  <w:ind w:left="0"/>
                  <w:jc w:val="both"/>
                </w:pPr>
              </w:pPrChange>
            </w:pPr>
            <w:del w:id="10885" w:author="Chara Katiri" w:date="2015-04-12T17:50:00Z">
              <w:r w:rsidRPr="00F758B3" w:rsidDel="00D71A41">
                <w:rPr>
                  <w:rFonts w:ascii="Times" w:hAnsi="Times" w:cs="Times New Roman"/>
                  <w:sz w:val="22"/>
                  <w:szCs w:val="22"/>
                  <w:rPrChange w:id="10886" w:author="Chara Katiri" w:date="2015-05-12T13:05:00Z">
                    <w:rPr>
                      <w:rFonts w:ascii="Times" w:hAnsi="Times" w:cs="Times New Roman"/>
                      <w:sz w:val="22"/>
                      <w:szCs w:val="22"/>
                    </w:rPr>
                  </w:rPrChange>
                </w:rPr>
                <w:delText>M</w:delText>
              </w:r>
            </w:del>
          </w:p>
        </w:tc>
      </w:tr>
      <w:tr w:rsidR="00BF78B7" w:rsidRPr="00F758B3" w:rsidDel="00D71A41" w14:paraId="4260356A" w14:textId="31B16C97" w:rsidTr="00BF78B7">
        <w:trPr>
          <w:del w:id="10887" w:author="Chara Katiri" w:date="2015-04-12T17:50:00Z"/>
        </w:trPr>
        <w:tc>
          <w:tcPr>
            <w:tcW w:w="1172" w:type="dxa"/>
            <w:gridSpan w:val="2"/>
            <w:tcPrChange w:id="10888" w:author="Chara Katiri" w:date="2015-04-12T03:35:00Z">
              <w:tcPr>
                <w:tcW w:w="1172" w:type="dxa"/>
                <w:gridSpan w:val="2"/>
              </w:tcPr>
            </w:tcPrChange>
          </w:tcPr>
          <w:p w14:paraId="1245E021" w14:textId="6C92EB3B" w:rsidR="00BF78B7" w:rsidRPr="00F758B3" w:rsidDel="00D71A41" w:rsidRDefault="00BF78B7" w:rsidP="00F758B3">
            <w:pPr>
              <w:pStyle w:val="ListParagraph"/>
              <w:spacing w:line="360" w:lineRule="auto"/>
              <w:ind w:left="0"/>
              <w:jc w:val="both"/>
              <w:rPr>
                <w:del w:id="10889" w:author="Chara Katiri" w:date="2015-04-12T17:50:00Z"/>
                <w:rFonts w:ascii="Times" w:hAnsi="Times" w:cs="Times New Roman"/>
                <w:sz w:val="22"/>
                <w:szCs w:val="22"/>
                <w:rPrChange w:id="10890" w:author="Chara Katiri" w:date="2015-05-12T13:05:00Z">
                  <w:rPr>
                    <w:del w:id="10891" w:author="Chara Katiri" w:date="2015-04-12T17:50:00Z"/>
                    <w:rFonts w:ascii="Times" w:hAnsi="Times" w:cs="Times New Roman"/>
                    <w:sz w:val="22"/>
                    <w:szCs w:val="22"/>
                  </w:rPr>
                </w:rPrChange>
              </w:rPr>
              <w:pPrChange w:id="10892" w:author="Chara Katiri" w:date="2015-05-12T13:05:00Z">
                <w:pPr>
                  <w:pStyle w:val="ListParagraph"/>
                  <w:spacing w:line="360" w:lineRule="auto"/>
                  <w:ind w:left="0"/>
                  <w:jc w:val="both"/>
                </w:pPr>
              </w:pPrChange>
            </w:pPr>
            <w:del w:id="10893" w:author="Chara Katiri" w:date="2015-04-12T17:50:00Z">
              <w:r w:rsidRPr="00F758B3" w:rsidDel="00D71A41">
                <w:rPr>
                  <w:rFonts w:ascii="Times" w:hAnsi="Times" w:cs="Times New Roman"/>
                  <w:sz w:val="22"/>
                  <w:szCs w:val="22"/>
                  <w:rPrChange w:id="10894" w:author="Chara Katiri" w:date="2015-05-12T13:05:00Z">
                    <w:rPr>
                      <w:rFonts w:ascii="Times" w:hAnsi="Times" w:cs="Times New Roman"/>
                      <w:sz w:val="22"/>
                      <w:szCs w:val="22"/>
                    </w:rPr>
                  </w:rPrChange>
                </w:rPr>
                <w:delText>11</w:delText>
              </w:r>
            </w:del>
          </w:p>
        </w:tc>
        <w:tc>
          <w:tcPr>
            <w:tcW w:w="4254" w:type="dxa"/>
            <w:gridSpan w:val="5"/>
            <w:tcPrChange w:id="10895" w:author="Chara Katiri" w:date="2015-04-12T03:35:00Z">
              <w:tcPr>
                <w:tcW w:w="4254" w:type="dxa"/>
                <w:gridSpan w:val="5"/>
              </w:tcPr>
            </w:tcPrChange>
          </w:tcPr>
          <w:p w14:paraId="1DB41F2B" w14:textId="5B572780" w:rsidR="00BF78B7" w:rsidRPr="00F758B3" w:rsidDel="00D71A41" w:rsidRDefault="00BF78B7" w:rsidP="00F758B3">
            <w:pPr>
              <w:pStyle w:val="ListParagraph"/>
              <w:spacing w:line="360" w:lineRule="auto"/>
              <w:ind w:left="0"/>
              <w:jc w:val="both"/>
              <w:rPr>
                <w:del w:id="10896" w:author="Chara Katiri" w:date="2015-04-12T17:50:00Z"/>
                <w:rFonts w:ascii="Times" w:hAnsi="Times" w:cs="Times New Roman"/>
                <w:sz w:val="22"/>
                <w:szCs w:val="22"/>
                <w:rPrChange w:id="10897" w:author="Chara Katiri" w:date="2015-05-12T13:05:00Z">
                  <w:rPr>
                    <w:del w:id="10898" w:author="Chara Katiri" w:date="2015-04-12T17:50:00Z"/>
                    <w:rFonts w:ascii="Times" w:hAnsi="Times" w:cs="Times New Roman"/>
                    <w:sz w:val="22"/>
                    <w:szCs w:val="22"/>
                  </w:rPr>
                </w:rPrChange>
              </w:rPr>
              <w:pPrChange w:id="10899" w:author="Chara Katiri" w:date="2015-05-12T13:05:00Z">
                <w:pPr>
                  <w:pStyle w:val="ListParagraph"/>
                  <w:spacing w:line="360" w:lineRule="auto"/>
                  <w:ind w:left="0"/>
                  <w:jc w:val="both"/>
                </w:pPr>
              </w:pPrChange>
            </w:pPr>
            <w:del w:id="10900" w:author="Chara Katiri" w:date="2015-04-12T17:50:00Z">
              <w:r w:rsidRPr="00F758B3" w:rsidDel="00D71A41">
                <w:rPr>
                  <w:rFonts w:ascii="Times" w:hAnsi="Times" w:cs="Times New Roman"/>
                  <w:sz w:val="22"/>
                  <w:szCs w:val="22"/>
                  <w:rPrChange w:id="10901" w:author="Chara Katiri" w:date="2015-05-12T13:05:00Z">
                    <w:rPr>
                      <w:rFonts w:ascii="Times" w:hAnsi="Times" w:cs="Times New Roman"/>
                      <w:sz w:val="22"/>
                      <w:szCs w:val="22"/>
                    </w:rPr>
                  </w:rPrChange>
                </w:rPr>
                <w:delText xml:space="preserve">The system should provide a ‘My profile’ area for each user. The personal information of the user will be shown on that page (Name, Contact details, email address, telephone number). </w:delText>
              </w:r>
            </w:del>
          </w:p>
        </w:tc>
        <w:tc>
          <w:tcPr>
            <w:tcW w:w="1288" w:type="dxa"/>
            <w:tcPrChange w:id="10902" w:author="Chara Katiri" w:date="2015-04-12T03:35:00Z">
              <w:tcPr>
                <w:tcW w:w="1288" w:type="dxa"/>
              </w:tcPr>
            </w:tcPrChange>
          </w:tcPr>
          <w:p w14:paraId="221C6B8C" w14:textId="39933716" w:rsidR="00BF78B7" w:rsidRPr="00F758B3" w:rsidDel="00D71A41" w:rsidRDefault="00BF78B7" w:rsidP="00F758B3">
            <w:pPr>
              <w:pStyle w:val="ListParagraph"/>
              <w:spacing w:line="360" w:lineRule="auto"/>
              <w:ind w:left="0"/>
              <w:jc w:val="both"/>
              <w:rPr>
                <w:del w:id="10903" w:author="Chara Katiri" w:date="2015-04-12T17:50:00Z"/>
                <w:rFonts w:ascii="Times" w:hAnsi="Times" w:cs="Times New Roman"/>
                <w:sz w:val="22"/>
                <w:szCs w:val="22"/>
                <w:rPrChange w:id="10904" w:author="Chara Katiri" w:date="2015-05-12T13:05:00Z">
                  <w:rPr>
                    <w:del w:id="10905" w:author="Chara Katiri" w:date="2015-04-12T17:50:00Z"/>
                    <w:rFonts w:ascii="Times" w:hAnsi="Times" w:cs="Times New Roman"/>
                    <w:sz w:val="22"/>
                    <w:szCs w:val="22"/>
                  </w:rPr>
                </w:rPrChange>
              </w:rPr>
              <w:pPrChange w:id="10906" w:author="Chara Katiri" w:date="2015-05-12T13:05:00Z">
                <w:pPr>
                  <w:pStyle w:val="ListParagraph"/>
                  <w:spacing w:line="360" w:lineRule="auto"/>
                  <w:ind w:left="0"/>
                  <w:jc w:val="both"/>
                </w:pPr>
              </w:pPrChange>
            </w:pPr>
            <w:del w:id="10907" w:author="Chara Katiri" w:date="2015-04-12T17:50:00Z">
              <w:r w:rsidRPr="00F758B3" w:rsidDel="00D71A41">
                <w:rPr>
                  <w:rFonts w:ascii="Times" w:hAnsi="Times" w:cs="Times New Roman"/>
                  <w:sz w:val="22"/>
                  <w:szCs w:val="22"/>
                  <w:rPrChange w:id="10908" w:author="Chara Katiri" w:date="2015-05-12T13:05:00Z">
                    <w:rPr>
                      <w:rFonts w:ascii="Times" w:hAnsi="Times" w:cs="Times New Roman"/>
                      <w:sz w:val="22"/>
                      <w:szCs w:val="22"/>
                    </w:rPr>
                  </w:rPrChange>
                </w:rPr>
                <w:delText>Functional</w:delText>
              </w:r>
            </w:del>
          </w:p>
        </w:tc>
        <w:tc>
          <w:tcPr>
            <w:tcW w:w="1242" w:type="dxa"/>
            <w:tcPrChange w:id="10909" w:author="Chara Katiri" w:date="2015-04-12T03:35:00Z">
              <w:tcPr>
                <w:tcW w:w="1242" w:type="dxa"/>
              </w:tcPr>
            </w:tcPrChange>
          </w:tcPr>
          <w:p w14:paraId="375692CE" w14:textId="5FB51BCF" w:rsidR="00BF78B7" w:rsidRPr="00F758B3" w:rsidDel="00D71A41" w:rsidRDefault="00BF78B7" w:rsidP="00F758B3">
            <w:pPr>
              <w:pStyle w:val="ListParagraph"/>
              <w:spacing w:line="360" w:lineRule="auto"/>
              <w:ind w:left="0"/>
              <w:jc w:val="both"/>
              <w:rPr>
                <w:del w:id="10910" w:author="Chara Katiri" w:date="2015-04-12T17:50:00Z"/>
                <w:rFonts w:ascii="Times" w:hAnsi="Times" w:cs="Times New Roman"/>
                <w:sz w:val="22"/>
                <w:szCs w:val="22"/>
                <w:rPrChange w:id="10911" w:author="Chara Katiri" w:date="2015-05-12T13:05:00Z">
                  <w:rPr>
                    <w:del w:id="10912" w:author="Chara Katiri" w:date="2015-04-12T17:50:00Z"/>
                    <w:rFonts w:ascii="Times" w:hAnsi="Times" w:cs="Times New Roman"/>
                    <w:sz w:val="22"/>
                    <w:szCs w:val="22"/>
                  </w:rPr>
                </w:rPrChange>
              </w:rPr>
              <w:pPrChange w:id="10913" w:author="Chara Katiri" w:date="2015-05-12T13:05:00Z">
                <w:pPr>
                  <w:pStyle w:val="ListParagraph"/>
                  <w:spacing w:line="360" w:lineRule="auto"/>
                  <w:ind w:left="0"/>
                  <w:jc w:val="both"/>
                </w:pPr>
              </w:pPrChange>
            </w:pPr>
          </w:p>
        </w:tc>
        <w:tc>
          <w:tcPr>
            <w:tcW w:w="1172" w:type="dxa"/>
            <w:tcPrChange w:id="10914" w:author="Chara Katiri" w:date="2015-04-12T03:35:00Z">
              <w:tcPr>
                <w:tcW w:w="1172" w:type="dxa"/>
              </w:tcPr>
            </w:tcPrChange>
          </w:tcPr>
          <w:p w14:paraId="167FFF37" w14:textId="7FC5DE6F" w:rsidR="00BF78B7" w:rsidRPr="00F758B3" w:rsidDel="00D71A41" w:rsidRDefault="00BF78B7" w:rsidP="00F758B3">
            <w:pPr>
              <w:pStyle w:val="ListParagraph"/>
              <w:spacing w:line="360" w:lineRule="auto"/>
              <w:ind w:left="0"/>
              <w:jc w:val="both"/>
              <w:rPr>
                <w:del w:id="10915" w:author="Chara Katiri" w:date="2015-04-12T17:50:00Z"/>
                <w:rFonts w:ascii="Times" w:hAnsi="Times" w:cs="Times New Roman"/>
                <w:sz w:val="22"/>
                <w:szCs w:val="22"/>
                <w:rPrChange w:id="10916" w:author="Chara Katiri" w:date="2015-05-12T13:05:00Z">
                  <w:rPr>
                    <w:del w:id="10917" w:author="Chara Katiri" w:date="2015-04-12T17:50:00Z"/>
                    <w:rFonts w:ascii="Times" w:hAnsi="Times" w:cs="Times New Roman"/>
                    <w:sz w:val="22"/>
                    <w:szCs w:val="22"/>
                  </w:rPr>
                </w:rPrChange>
              </w:rPr>
              <w:pPrChange w:id="10918" w:author="Chara Katiri" w:date="2015-05-12T13:05:00Z">
                <w:pPr>
                  <w:pStyle w:val="ListParagraph"/>
                  <w:spacing w:line="360" w:lineRule="auto"/>
                  <w:ind w:left="0"/>
                  <w:jc w:val="both"/>
                </w:pPr>
              </w:pPrChange>
            </w:pPr>
          </w:p>
        </w:tc>
        <w:tc>
          <w:tcPr>
            <w:tcW w:w="1172" w:type="dxa"/>
            <w:tcPrChange w:id="10919" w:author="Chara Katiri" w:date="2015-04-12T03:35:00Z">
              <w:tcPr>
                <w:tcW w:w="1172" w:type="dxa"/>
              </w:tcPr>
            </w:tcPrChange>
          </w:tcPr>
          <w:p w14:paraId="0D0E0A18" w14:textId="64F34A2C" w:rsidR="00BF78B7" w:rsidRPr="00F758B3" w:rsidDel="00D71A41" w:rsidRDefault="00BF78B7" w:rsidP="00F758B3">
            <w:pPr>
              <w:pStyle w:val="ListParagraph"/>
              <w:spacing w:line="360" w:lineRule="auto"/>
              <w:ind w:left="0"/>
              <w:jc w:val="both"/>
              <w:rPr>
                <w:del w:id="10920" w:author="Chara Katiri" w:date="2015-04-12T17:50:00Z"/>
                <w:rFonts w:ascii="Times" w:hAnsi="Times" w:cs="Times New Roman"/>
                <w:sz w:val="22"/>
                <w:szCs w:val="22"/>
                <w:rPrChange w:id="10921" w:author="Chara Katiri" w:date="2015-05-12T13:05:00Z">
                  <w:rPr>
                    <w:del w:id="10922" w:author="Chara Katiri" w:date="2015-04-12T17:50:00Z"/>
                    <w:rFonts w:ascii="Times" w:hAnsi="Times" w:cs="Times New Roman"/>
                    <w:sz w:val="22"/>
                    <w:szCs w:val="22"/>
                  </w:rPr>
                </w:rPrChange>
              </w:rPr>
              <w:pPrChange w:id="10923" w:author="Chara Katiri" w:date="2015-05-12T13:05:00Z">
                <w:pPr>
                  <w:pStyle w:val="ListParagraph"/>
                  <w:spacing w:line="360" w:lineRule="auto"/>
                  <w:ind w:left="0"/>
                  <w:jc w:val="both"/>
                </w:pPr>
              </w:pPrChange>
            </w:pPr>
          </w:p>
        </w:tc>
        <w:tc>
          <w:tcPr>
            <w:tcW w:w="1172" w:type="dxa"/>
            <w:tcPrChange w:id="10924" w:author="Chara Katiri" w:date="2015-04-12T03:35:00Z">
              <w:tcPr>
                <w:tcW w:w="1172" w:type="dxa"/>
              </w:tcPr>
            </w:tcPrChange>
          </w:tcPr>
          <w:p w14:paraId="0F4AC47A" w14:textId="6F2D2355" w:rsidR="00BF78B7" w:rsidRPr="00F758B3" w:rsidDel="00D71A41" w:rsidRDefault="00BF78B7" w:rsidP="00F758B3">
            <w:pPr>
              <w:pStyle w:val="ListParagraph"/>
              <w:spacing w:line="360" w:lineRule="auto"/>
              <w:ind w:left="0"/>
              <w:jc w:val="both"/>
              <w:rPr>
                <w:del w:id="10925" w:author="Chara Katiri" w:date="2015-04-12T17:50:00Z"/>
                <w:rFonts w:ascii="Times" w:hAnsi="Times" w:cs="Times New Roman"/>
                <w:sz w:val="22"/>
                <w:szCs w:val="22"/>
                <w:rPrChange w:id="10926" w:author="Chara Katiri" w:date="2015-05-12T13:05:00Z">
                  <w:rPr>
                    <w:del w:id="10927" w:author="Chara Katiri" w:date="2015-04-12T17:50:00Z"/>
                    <w:rFonts w:ascii="Times" w:hAnsi="Times" w:cs="Times New Roman"/>
                    <w:sz w:val="22"/>
                    <w:szCs w:val="22"/>
                  </w:rPr>
                </w:rPrChange>
              </w:rPr>
              <w:pPrChange w:id="10928" w:author="Chara Katiri" w:date="2015-05-12T13:05:00Z">
                <w:pPr>
                  <w:pStyle w:val="ListParagraph"/>
                  <w:spacing w:line="360" w:lineRule="auto"/>
                  <w:ind w:left="0"/>
                  <w:jc w:val="both"/>
                </w:pPr>
              </w:pPrChange>
            </w:pPr>
            <w:del w:id="10929" w:author="Chara Katiri" w:date="2015-04-12T17:50:00Z">
              <w:r w:rsidRPr="00F758B3" w:rsidDel="00D71A41">
                <w:rPr>
                  <w:rFonts w:ascii="Times" w:hAnsi="Times" w:cs="Times New Roman"/>
                  <w:sz w:val="22"/>
                  <w:szCs w:val="22"/>
                  <w:rPrChange w:id="10930" w:author="Chara Katiri" w:date="2015-05-12T13:05:00Z">
                    <w:rPr>
                      <w:rFonts w:ascii="Times" w:hAnsi="Times" w:cs="Times New Roman"/>
                      <w:sz w:val="22"/>
                      <w:szCs w:val="22"/>
                    </w:rPr>
                  </w:rPrChange>
                </w:rPr>
                <w:delText>S</w:delText>
              </w:r>
            </w:del>
          </w:p>
        </w:tc>
      </w:tr>
      <w:tr w:rsidR="00BF78B7" w:rsidRPr="00F758B3" w:rsidDel="00D71A41" w14:paraId="421DBED4" w14:textId="1504E15E" w:rsidTr="00BF78B7">
        <w:trPr>
          <w:del w:id="10931" w:author="Chara Katiri" w:date="2015-04-12T17:50:00Z"/>
        </w:trPr>
        <w:tc>
          <w:tcPr>
            <w:tcW w:w="1172" w:type="dxa"/>
            <w:gridSpan w:val="2"/>
            <w:tcPrChange w:id="10932" w:author="Chara Katiri" w:date="2015-04-12T03:35:00Z">
              <w:tcPr>
                <w:tcW w:w="1172" w:type="dxa"/>
                <w:gridSpan w:val="2"/>
              </w:tcPr>
            </w:tcPrChange>
          </w:tcPr>
          <w:p w14:paraId="7FEE0D14" w14:textId="7E9FA84E" w:rsidR="00BF78B7" w:rsidRPr="00F758B3" w:rsidDel="00D71A41" w:rsidRDefault="00BF78B7" w:rsidP="00F758B3">
            <w:pPr>
              <w:pStyle w:val="ListParagraph"/>
              <w:spacing w:line="360" w:lineRule="auto"/>
              <w:ind w:left="0"/>
              <w:jc w:val="both"/>
              <w:rPr>
                <w:del w:id="10933" w:author="Chara Katiri" w:date="2015-04-12T17:50:00Z"/>
                <w:rFonts w:ascii="Times" w:hAnsi="Times" w:cs="Times New Roman"/>
                <w:sz w:val="22"/>
                <w:szCs w:val="22"/>
                <w:rPrChange w:id="10934" w:author="Chara Katiri" w:date="2015-05-12T13:05:00Z">
                  <w:rPr>
                    <w:del w:id="10935" w:author="Chara Katiri" w:date="2015-04-12T17:50:00Z"/>
                    <w:rFonts w:ascii="Times" w:hAnsi="Times" w:cs="Times New Roman"/>
                    <w:sz w:val="22"/>
                    <w:szCs w:val="22"/>
                  </w:rPr>
                </w:rPrChange>
              </w:rPr>
              <w:pPrChange w:id="10936" w:author="Chara Katiri" w:date="2015-05-12T13:05:00Z">
                <w:pPr>
                  <w:pStyle w:val="ListParagraph"/>
                  <w:spacing w:line="360" w:lineRule="auto"/>
                  <w:ind w:left="0"/>
                  <w:jc w:val="both"/>
                </w:pPr>
              </w:pPrChange>
            </w:pPr>
            <w:del w:id="10937" w:author="Chara Katiri" w:date="2015-04-12T17:50:00Z">
              <w:r w:rsidRPr="00F758B3" w:rsidDel="00D71A41">
                <w:rPr>
                  <w:rFonts w:ascii="Times" w:hAnsi="Times" w:cs="Times New Roman"/>
                  <w:sz w:val="22"/>
                  <w:szCs w:val="22"/>
                  <w:rPrChange w:id="10938" w:author="Chara Katiri" w:date="2015-05-12T13:05:00Z">
                    <w:rPr>
                      <w:rFonts w:ascii="Times" w:hAnsi="Times" w:cs="Times New Roman"/>
                      <w:sz w:val="22"/>
                      <w:szCs w:val="22"/>
                    </w:rPr>
                  </w:rPrChange>
                </w:rPr>
                <w:delText>12</w:delText>
              </w:r>
            </w:del>
          </w:p>
        </w:tc>
        <w:tc>
          <w:tcPr>
            <w:tcW w:w="4254" w:type="dxa"/>
            <w:gridSpan w:val="5"/>
            <w:tcPrChange w:id="10939" w:author="Chara Katiri" w:date="2015-04-12T03:35:00Z">
              <w:tcPr>
                <w:tcW w:w="4254" w:type="dxa"/>
                <w:gridSpan w:val="5"/>
              </w:tcPr>
            </w:tcPrChange>
          </w:tcPr>
          <w:p w14:paraId="6A78B5D8" w14:textId="4E08B52A" w:rsidR="00BF78B7" w:rsidRPr="00F758B3" w:rsidDel="00D71A41" w:rsidRDefault="00BF78B7" w:rsidP="00F758B3">
            <w:pPr>
              <w:pStyle w:val="ListParagraph"/>
              <w:spacing w:line="360" w:lineRule="auto"/>
              <w:ind w:left="0"/>
              <w:jc w:val="both"/>
              <w:rPr>
                <w:del w:id="10940" w:author="Chara Katiri" w:date="2015-04-12T17:50:00Z"/>
                <w:rFonts w:ascii="Times" w:hAnsi="Times" w:cs="Times New Roman"/>
                <w:sz w:val="22"/>
                <w:szCs w:val="22"/>
                <w:rPrChange w:id="10941" w:author="Chara Katiri" w:date="2015-05-12T13:05:00Z">
                  <w:rPr>
                    <w:del w:id="10942" w:author="Chara Katiri" w:date="2015-04-12T17:50:00Z"/>
                    <w:rFonts w:ascii="Times" w:hAnsi="Times" w:cs="Times New Roman"/>
                    <w:sz w:val="22"/>
                    <w:szCs w:val="22"/>
                  </w:rPr>
                </w:rPrChange>
              </w:rPr>
              <w:pPrChange w:id="10943" w:author="Chara Katiri" w:date="2015-05-12T13:05:00Z">
                <w:pPr>
                  <w:pStyle w:val="ListParagraph"/>
                  <w:spacing w:line="360" w:lineRule="auto"/>
                  <w:ind w:left="0"/>
                  <w:jc w:val="both"/>
                </w:pPr>
              </w:pPrChange>
            </w:pPr>
            <w:del w:id="10944" w:author="Chara Katiri" w:date="2015-04-12T17:50:00Z">
              <w:r w:rsidRPr="00F758B3" w:rsidDel="00D71A41">
                <w:rPr>
                  <w:rFonts w:ascii="Times" w:hAnsi="Times" w:cs="Times New Roman"/>
                  <w:sz w:val="22"/>
                  <w:szCs w:val="22"/>
                  <w:rPrChange w:id="10945" w:author="Chara Katiri" w:date="2015-05-12T13:05:00Z">
                    <w:rPr>
                      <w:rFonts w:ascii="Times" w:hAnsi="Times" w:cs="Times New Roman"/>
                      <w:sz w:val="22"/>
                      <w:szCs w:val="22"/>
                    </w:rPr>
                  </w:rPrChange>
                </w:rPr>
                <w:delText xml:space="preserve">The system should allow users to bookmark items as ‘Favourites’.   </w:delText>
              </w:r>
            </w:del>
          </w:p>
        </w:tc>
        <w:tc>
          <w:tcPr>
            <w:tcW w:w="1288" w:type="dxa"/>
            <w:tcPrChange w:id="10946" w:author="Chara Katiri" w:date="2015-04-12T03:35:00Z">
              <w:tcPr>
                <w:tcW w:w="1288" w:type="dxa"/>
              </w:tcPr>
            </w:tcPrChange>
          </w:tcPr>
          <w:p w14:paraId="33E509CB" w14:textId="3F1AFDC6" w:rsidR="00BF78B7" w:rsidRPr="00F758B3" w:rsidDel="00D71A41" w:rsidRDefault="00BF78B7" w:rsidP="00F758B3">
            <w:pPr>
              <w:pStyle w:val="ListParagraph"/>
              <w:spacing w:line="360" w:lineRule="auto"/>
              <w:ind w:left="0"/>
              <w:jc w:val="both"/>
              <w:rPr>
                <w:del w:id="10947" w:author="Chara Katiri" w:date="2015-04-12T17:50:00Z"/>
                <w:rFonts w:ascii="Times" w:hAnsi="Times" w:cs="Times New Roman"/>
                <w:sz w:val="22"/>
                <w:szCs w:val="22"/>
                <w:rPrChange w:id="10948" w:author="Chara Katiri" w:date="2015-05-12T13:05:00Z">
                  <w:rPr>
                    <w:del w:id="10949" w:author="Chara Katiri" w:date="2015-04-12T17:50:00Z"/>
                    <w:rFonts w:ascii="Times" w:hAnsi="Times" w:cs="Times New Roman"/>
                    <w:sz w:val="22"/>
                    <w:szCs w:val="22"/>
                  </w:rPr>
                </w:rPrChange>
              </w:rPr>
              <w:pPrChange w:id="10950" w:author="Chara Katiri" w:date="2015-05-12T13:05:00Z">
                <w:pPr>
                  <w:pStyle w:val="ListParagraph"/>
                  <w:spacing w:line="360" w:lineRule="auto"/>
                  <w:ind w:left="0"/>
                  <w:jc w:val="both"/>
                </w:pPr>
              </w:pPrChange>
            </w:pPr>
            <w:del w:id="10951" w:author="Chara Katiri" w:date="2015-04-12T17:50:00Z">
              <w:r w:rsidRPr="00F758B3" w:rsidDel="00D71A41">
                <w:rPr>
                  <w:rFonts w:ascii="Times" w:hAnsi="Times" w:cs="Times New Roman"/>
                  <w:sz w:val="22"/>
                  <w:szCs w:val="22"/>
                  <w:rPrChange w:id="10952" w:author="Chara Katiri" w:date="2015-05-12T13:05:00Z">
                    <w:rPr>
                      <w:rFonts w:ascii="Times" w:hAnsi="Times" w:cs="Times New Roman"/>
                      <w:sz w:val="22"/>
                      <w:szCs w:val="22"/>
                    </w:rPr>
                  </w:rPrChange>
                </w:rPr>
                <w:delText>Functional</w:delText>
              </w:r>
            </w:del>
          </w:p>
        </w:tc>
        <w:tc>
          <w:tcPr>
            <w:tcW w:w="1242" w:type="dxa"/>
            <w:tcPrChange w:id="10953" w:author="Chara Katiri" w:date="2015-04-12T03:35:00Z">
              <w:tcPr>
                <w:tcW w:w="1242" w:type="dxa"/>
              </w:tcPr>
            </w:tcPrChange>
          </w:tcPr>
          <w:p w14:paraId="74B580EB" w14:textId="098675E4" w:rsidR="00BF78B7" w:rsidRPr="00F758B3" w:rsidDel="00D71A41" w:rsidRDefault="00BF78B7" w:rsidP="00F758B3">
            <w:pPr>
              <w:pStyle w:val="ListParagraph"/>
              <w:spacing w:line="360" w:lineRule="auto"/>
              <w:ind w:left="0"/>
              <w:jc w:val="both"/>
              <w:rPr>
                <w:del w:id="10954" w:author="Chara Katiri" w:date="2015-04-12T17:50:00Z"/>
                <w:rFonts w:ascii="Times" w:hAnsi="Times" w:cs="Times New Roman"/>
                <w:sz w:val="22"/>
                <w:szCs w:val="22"/>
                <w:rPrChange w:id="10955" w:author="Chara Katiri" w:date="2015-05-12T13:05:00Z">
                  <w:rPr>
                    <w:del w:id="10956" w:author="Chara Katiri" w:date="2015-04-12T17:50:00Z"/>
                    <w:rFonts w:ascii="Times" w:hAnsi="Times" w:cs="Times New Roman"/>
                    <w:sz w:val="22"/>
                    <w:szCs w:val="22"/>
                  </w:rPr>
                </w:rPrChange>
              </w:rPr>
              <w:pPrChange w:id="10957" w:author="Chara Katiri" w:date="2015-05-12T13:05:00Z">
                <w:pPr>
                  <w:pStyle w:val="ListParagraph"/>
                  <w:spacing w:line="360" w:lineRule="auto"/>
                  <w:ind w:left="0"/>
                  <w:jc w:val="both"/>
                </w:pPr>
              </w:pPrChange>
            </w:pPr>
            <w:del w:id="10958" w:author="Chara Katiri" w:date="2015-04-12T17:50:00Z">
              <w:r w:rsidRPr="00F758B3" w:rsidDel="00D71A41">
                <w:rPr>
                  <w:rFonts w:ascii="Times" w:hAnsi="Times" w:cs="Times New Roman"/>
                  <w:sz w:val="22"/>
                  <w:szCs w:val="22"/>
                  <w:rPrChange w:id="10959" w:author="Chara Katiri" w:date="2015-05-12T13:05:00Z">
                    <w:rPr>
                      <w:rFonts w:ascii="Times" w:hAnsi="Times" w:cs="Times New Roman"/>
                      <w:sz w:val="22"/>
                      <w:szCs w:val="22"/>
                    </w:rPr>
                  </w:rPrChange>
                </w:rPr>
                <w:delText>Shall</w:delText>
              </w:r>
            </w:del>
          </w:p>
        </w:tc>
        <w:tc>
          <w:tcPr>
            <w:tcW w:w="1172" w:type="dxa"/>
            <w:tcPrChange w:id="10960" w:author="Chara Katiri" w:date="2015-04-12T03:35:00Z">
              <w:tcPr>
                <w:tcW w:w="1172" w:type="dxa"/>
              </w:tcPr>
            </w:tcPrChange>
          </w:tcPr>
          <w:p w14:paraId="79840FB0" w14:textId="7A454229" w:rsidR="00BF78B7" w:rsidRPr="00F758B3" w:rsidDel="00D71A41" w:rsidRDefault="00BF78B7" w:rsidP="00F758B3">
            <w:pPr>
              <w:pStyle w:val="ListParagraph"/>
              <w:spacing w:line="360" w:lineRule="auto"/>
              <w:ind w:left="0"/>
              <w:jc w:val="both"/>
              <w:rPr>
                <w:del w:id="10961" w:author="Chara Katiri" w:date="2015-04-12T17:50:00Z"/>
                <w:rFonts w:ascii="Times" w:hAnsi="Times" w:cs="Times New Roman"/>
                <w:sz w:val="22"/>
                <w:szCs w:val="22"/>
                <w:rPrChange w:id="10962" w:author="Chara Katiri" w:date="2015-05-12T13:05:00Z">
                  <w:rPr>
                    <w:del w:id="10963" w:author="Chara Katiri" w:date="2015-04-12T17:50:00Z"/>
                    <w:rFonts w:ascii="Times" w:hAnsi="Times" w:cs="Times New Roman"/>
                    <w:sz w:val="22"/>
                    <w:szCs w:val="22"/>
                  </w:rPr>
                </w:rPrChange>
              </w:rPr>
              <w:pPrChange w:id="10964" w:author="Chara Katiri" w:date="2015-05-12T13:05:00Z">
                <w:pPr>
                  <w:pStyle w:val="ListParagraph"/>
                  <w:spacing w:line="360" w:lineRule="auto"/>
                  <w:ind w:left="0"/>
                  <w:jc w:val="both"/>
                </w:pPr>
              </w:pPrChange>
            </w:pPr>
          </w:p>
        </w:tc>
        <w:tc>
          <w:tcPr>
            <w:tcW w:w="1172" w:type="dxa"/>
            <w:tcPrChange w:id="10965" w:author="Chara Katiri" w:date="2015-04-12T03:35:00Z">
              <w:tcPr>
                <w:tcW w:w="1172" w:type="dxa"/>
              </w:tcPr>
            </w:tcPrChange>
          </w:tcPr>
          <w:p w14:paraId="6F425F3D" w14:textId="4E0810B6" w:rsidR="00BF78B7" w:rsidRPr="00F758B3" w:rsidDel="00D71A41" w:rsidRDefault="00BF78B7" w:rsidP="00F758B3">
            <w:pPr>
              <w:pStyle w:val="ListParagraph"/>
              <w:spacing w:line="360" w:lineRule="auto"/>
              <w:ind w:left="0"/>
              <w:jc w:val="both"/>
              <w:rPr>
                <w:del w:id="10966" w:author="Chara Katiri" w:date="2015-04-12T17:50:00Z"/>
                <w:rFonts w:ascii="Times" w:hAnsi="Times" w:cs="Times New Roman"/>
                <w:sz w:val="22"/>
                <w:szCs w:val="22"/>
                <w:rPrChange w:id="10967" w:author="Chara Katiri" w:date="2015-05-12T13:05:00Z">
                  <w:rPr>
                    <w:del w:id="10968" w:author="Chara Katiri" w:date="2015-04-12T17:50:00Z"/>
                    <w:rFonts w:ascii="Times" w:hAnsi="Times" w:cs="Times New Roman"/>
                    <w:sz w:val="22"/>
                    <w:szCs w:val="22"/>
                  </w:rPr>
                </w:rPrChange>
              </w:rPr>
              <w:pPrChange w:id="10969" w:author="Chara Katiri" w:date="2015-05-12T13:05:00Z">
                <w:pPr>
                  <w:pStyle w:val="ListParagraph"/>
                  <w:spacing w:line="360" w:lineRule="auto"/>
                  <w:ind w:left="0"/>
                  <w:jc w:val="both"/>
                </w:pPr>
              </w:pPrChange>
            </w:pPr>
          </w:p>
        </w:tc>
        <w:tc>
          <w:tcPr>
            <w:tcW w:w="1172" w:type="dxa"/>
            <w:tcPrChange w:id="10970" w:author="Chara Katiri" w:date="2015-04-12T03:35:00Z">
              <w:tcPr>
                <w:tcW w:w="1172" w:type="dxa"/>
              </w:tcPr>
            </w:tcPrChange>
          </w:tcPr>
          <w:p w14:paraId="721F9ED8" w14:textId="2675ECA9" w:rsidR="00BF78B7" w:rsidRPr="00F758B3" w:rsidDel="00D71A41" w:rsidRDefault="00BF78B7" w:rsidP="00F758B3">
            <w:pPr>
              <w:pStyle w:val="ListParagraph"/>
              <w:spacing w:line="360" w:lineRule="auto"/>
              <w:ind w:left="0"/>
              <w:jc w:val="both"/>
              <w:rPr>
                <w:del w:id="10971" w:author="Chara Katiri" w:date="2015-04-12T17:50:00Z"/>
                <w:rFonts w:ascii="Times" w:hAnsi="Times" w:cs="Times New Roman"/>
                <w:sz w:val="22"/>
                <w:szCs w:val="22"/>
                <w:rPrChange w:id="10972" w:author="Chara Katiri" w:date="2015-05-12T13:05:00Z">
                  <w:rPr>
                    <w:del w:id="10973" w:author="Chara Katiri" w:date="2015-04-12T17:50:00Z"/>
                    <w:rFonts w:ascii="Times" w:hAnsi="Times" w:cs="Times New Roman"/>
                    <w:sz w:val="22"/>
                    <w:szCs w:val="22"/>
                  </w:rPr>
                </w:rPrChange>
              </w:rPr>
              <w:pPrChange w:id="10974" w:author="Chara Katiri" w:date="2015-05-12T13:05:00Z">
                <w:pPr>
                  <w:pStyle w:val="ListParagraph"/>
                  <w:spacing w:line="360" w:lineRule="auto"/>
                  <w:ind w:left="0"/>
                  <w:jc w:val="both"/>
                </w:pPr>
              </w:pPrChange>
            </w:pPr>
            <w:del w:id="10975" w:author="Chara Katiri" w:date="2015-04-12T17:50:00Z">
              <w:r w:rsidRPr="00F758B3" w:rsidDel="00D71A41">
                <w:rPr>
                  <w:rFonts w:ascii="Times" w:hAnsi="Times" w:cs="Times New Roman"/>
                  <w:sz w:val="22"/>
                  <w:szCs w:val="22"/>
                  <w:rPrChange w:id="10976" w:author="Chara Katiri" w:date="2015-05-12T13:05:00Z">
                    <w:rPr>
                      <w:rFonts w:ascii="Times" w:hAnsi="Times" w:cs="Times New Roman"/>
                      <w:sz w:val="22"/>
                      <w:szCs w:val="22"/>
                    </w:rPr>
                  </w:rPrChange>
                </w:rPr>
                <w:delText>M</w:delText>
              </w:r>
            </w:del>
          </w:p>
        </w:tc>
      </w:tr>
      <w:tr w:rsidR="00BF78B7" w:rsidRPr="00F758B3" w:rsidDel="00D71A41" w14:paraId="55FC73A4" w14:textId="32B24642" w:rsidTr="00BF78B7">
        <w:trPr>
          <w:del w:id="10977" w:author="Chara Katiri" w:date="2015-04-12T17:50:00Z"/>
        </w:trPr>
        <w:tc>
          <w:tcPr>
            <w:tcW w:w="1172" w:type="dxa"/>
            <w:gridSpan w:val="2"/>
            <w:tcPrChange w:id="10978" w:author="Chara Katiri" w:date="2015-04-12T03:35:00Z">
              <w:tcPr>
                <w:tcW w:w="1172" w:type="dxa"/>
                <w:gridSpan w:val="2"/>
              </w:tcPr>
            </w:tcPrChange>
          </w:tcPr>
          <w:p w14:paraId="0A2E9652" w14:textId="7746A20B" w:rsidR="00BF78B7" w:rsidRPr="00F758B3" w:rsidDel="00D71A41" w:rsidRDefault="00BF78B7" w:rsidP="00F758B3">
            <w:pPr>
              <w:pStyle w:val="ListParagraph"/>
              <w:spacing w:line="360" w:lineRule="auto"/>
              <w:ind w:left="0"/>
              <w:jc w:val="both"/>
              <w:rPr>
                <w:del w:id="10979" w:author="Chara Katiri" w:date="2015-04-12T17:50:00Z"/>
                <w:rFonts w:ascii="Times" w:hAnsi="Times" w:cs="Times New Roman"/>
                <w:sz w:val="22"/>
                <w:szCs w:val="22"/>
                <w:rPrChange w:id="10980" w:author="Chara Katiri" w:date="2015-05-12T13:05:00Z">
                  <w:rPr>
                    <w:del w:id="10981" w:author="Chara Katiri" w:date="2015-04-12T17:50:00Z"/>
                    <w:rFonts w:ascii="Times" w:hAnsi="Times" w:cs="Times New Roman"/>
                    <w:sz w:val="22"/>
                    <w:szCs w:val="22"/>
                  </w:rPr>
                </w:rPrChange>
              </w:rPr>
              <w:pPrChange w:id="10982" w:author="Chara Katiri" w:date="2015-05-12T13:05:00Z">
                <w:pPr>
                  <w:pStyle w:val="ListParagraph"/>
                  <w:spacing w:line="360" w:lineRule="auto"/>
                  <w:ind w:left="0"/>
                  <w:jc w:val="both"/>
                </w:pPr>
              </w:pPrChange>
            </w:pPr>
            <w:del w:id="10983" w:author="Chara Katiri" w:date="2015-04-12T17:50:00Z">
              <w:r w:rsidRPr="00F758B3" w:rsidDel="00D71A41">
                <w:rPr>
                  <w:rFonts w:ascii="Times" w:hAnsi="Times" w:cs="Times New Roman"/>
                  <w:sz w:val="22"/>
                  <w:szCs w:val="22"/>
                  <w:rPrChange w:id="10984" w:author="Chara Katiri" w:date="2015-05-12T13:05:00Z">
                    <w:rPr>
                      <w:rFonts w:ascii="Times" w:hAnsi="Times" w:cs="Times New Roman"/>
                      <w:sz w:val="22"/>
                      <w:szCs w:val="22"/>
                    </w:rPr>
                  </w:rPrChange>
                </w:rPr>
                <w:delText>13</w:delText>
              </w:r>
            </w:del>
          </w:p>
        </w:tc>
        <w:tc>
          <w:tcPr>
            <w:tcW w:w="4254" w:type="dxa"/>
            <w:gridSpan w:val="5"/>
            <w:tcPrChange w:id="10985" w:author="Chara Katiri" w:date="2015-04-12T03:35:00Z">
              <w:tcPr>
                <w:tcW w:w="4254" w:type="dxa"/>
                <w:gridSpan w:val="5"/>
              </w:tcPr>
            </w:tcPrChange>
          </w:tcPr>
          <w:p w14:paraId="38499052" w14:textId="6BC38A76" w:rsidR="00BF78B7" w:rsidRPr="00F758B3" w:rsidDel="00D71A41" w:rsidRDefault="00BF78B7" w:rsidP="00F758B3">
            <w:pPr>
              <w:pStyle w:val="ListParagraph"/>
              <w:spacing w:line="360" w:lineRule="auto"/>
              <w:ind w:left="0"/>
              <w:jc w:val="both"/>
              <w:rPr>
                <w:del w:id="10986" w:author="Chara Katiri" w:date="2015-04-12T17:50:00Z"/>
                <w:rFonts w:ascii="Times" w:hAnsi="Times" w:cs="Times New Roman"/>
                <w:sz w:val="22"/>
                <w:szCs w:val="22"/>
                <w:rPrChange w:id="10987" w:author="Chara Katiri" w:date="2015-05-12T13:05:00Z">
                  <w:rPr>
                    <w:del w:id="10988" w:author="Chara Katiri" w:date="2015-04-12T17:50:00Z"/>
                    <w:rFonts w:ascii="Times" w:hAnsi="Times" w:cs="Times New Roman"/>
                    <w:sz w:val="22"/>
                    <w:szCs w:val="22"/>
                  </w:rPr>
                </w:rPrChange>
              </w:rPr>
              <w:pPrChange w:id="10989" w:author="Chara Katiri" w:date="2015-05-12T13:05:00Z">
                <w:pPr>
                  <w:pStyle w:val="ListParagraph"/>
                  <w:spacing w:line="360" w:lineRule="auto"/>
                  <w:ind w:left="0"/>
                  <w:jc w:val="both"/>
                </w:pPr>
              </w:pPrChange>
            </w:pPr>
            <w:del w:id="10990" w:author="Chara Katiri" w:date="2015-04-12T17:50:00Z">
              <w:r w:rsidRPr="00F758B3" w:rsidDel="00D71A41">
                <w:rPr>
                  <w:rFonts w:ascii="Times" w:hAnsi="Times" w:cs="Times New Roman"/>
                  <w:sz w:val="22"/>
                  <w:szCs w:val="22"/>
                  <w:rPrChange w:id="10991" w:author="Chara Katiri" w:date="2015-05-12T13:05:00Z">
                    <w:rPr>
                      <w:rFonts w:ascii="Times" w:hAnsi="Times" w:cs="Times New Roman"/>
                      <w:sz w:val="22"/>
                      <w:szCs w:val="22"/>
                    </w:rPr>
                  </w:rPrChange>
                </w:rPr>
                <w:delText xml:space="preserve">Items marked as Favorites must be protected from external unauthorized access by other users. </w:delText>
              </w:r>
            </w:del>
          </w:p>
        </w:tc>
        <w:tc>
          <w:tcPr>
            <w:tcW w:w="1288" w:type="dxa"/>
            <w:tcPrChange w:id="10992" w:author="Chara Katiri" w:date="2015-04-12T03:35:00Z">
              <w:tcPr>
                <w:tcW w:w="1288" w:type="dxa"/>
              </w:tcPr>
            </w:tcPrChange>
          </w:tcPr>
          <w:p w14:paraId="79326D08" w14:textId="47A3C47B" w:rsidR="00BF78B7" w:rsidRPr="00F758B3" w:rsidDel="00D71A41" w:rsidRDefault="00BF78B7" w:rsidP="00F758B3">
            <w:pPr>
              <w:pStyle w:val="ListParagraph"/>
              <w:spacing w:line="360" w:lineRule="auto"/>
              <w:ind w:left="0"/>
              <w:jc w:val="both"/>
              <w:rPr>
                <w:del w:id="10993" w:author="Chara Katiri" w:date="2015-04-12T17:50:00Z"/>
                <w:rFonts w:ascii="Times" w:hAnsi="Times" w:cs="Times New Roman"/>
                <w:sz w:val="22"/>
                <w:szCs w:val="22"/>
                <w:rPrChange w:id="10994" w:author="Chara Katiri" w:date="2015-05-12T13:05:00Z">
                  <w:rPr>
                    <w:del w:id="10995" w:author="Chara Katiri" w:date="2015-04-12T17:50:00Z"/>
                    <w:rFonts w:ascii="Times" w:hAnsi="Times" w:cs="Times New Roman"/>
                    <w:sz w:val="22"/>
                    <w:szCs w:val="22"/>
                  </w:rPr>
                </w:rPrChange>
              </w:rPr>
              <w:pPrChange w:id="10996" w:author="Chara Katiri" w:date="2015-05-12T13:05:00Z">
                <w:pPr>
                  <w:pStyle w:val="ListParagraph"/>
                  <w:spacing w:line="360" w:lineRule="auto"/>
                  <w:ind w:left="0"/>
                  <w:jc w:val="both"/>
                </w:pPr>
              </w:pPrChange>
            </w:pPr>
            <w:del w:id="10997" w:author="Chara Katiri" w:date="2015-04-12T17:50:00Z">
              <w:r w:rsidRPr="00F758B3" w:rsidDel="00D71A41">
                <w:rPr>
                  <w:rFonts w:ascii="Times" w:hAnsi="Times" w:cs="Times New Roman"/>
                  <w:sz w:val="22"/>
                  <w:szCs w:val="22"/>
                  <w:rPrChange w:id="10998" w:author="Chara Katiri" w:date="2015-05-12T13:05:00Z">
                    <w:rPr>
                      <w:rFonts w:ascii="Times" w:hAnsi="Times" w:cs="Times New Roman"/>
                      <w:sz w:val="22"/>
                      <w:szCs w:val="22"/>
                    </w:rPr>
                  </w:rPrChange>
                </w:rPr>
                <w:delText>Non-functional</w:delText>
              </w:r>
            </w:del>
          </w:p>
        </w:tc>
        <w:tc>
          <w:tcPr>
            <w:tcW w:w="1242" w:type="dxa"/>
            <w:tcPrChange w:id="10999" w:author="Chara Katiri" w:date="2015-04-12T03:35:00Z">
              <w:tcPr>
                <w:tcW w:w="1242" w:type="dxa"/>
              </w:tcPr>
            </w:tcPrChange>
          </w:tcPr>
          <w:p w14:paraId="1E8DC48B" w14:textId="70B58703" w:rsidR="00BF78B7" w:rsidRPr="00F758B3" w:rsidDel="00D71A41" w:rsidRDefault="00BF78B7" w:rsidP="00F758B3">
            <w:pPr>
              <w:pStyle w:val="ListParagraph"/>
              <w:spacing w:line="360" w:lineRule="auto"/>
              <w:ind w:left="0"/>
              <w:jc w:val="both"/>
              <w:rPr>
                <w:del w:id="11000" w:author="Chara Katiri" w:date="2015-04-12T17:50:00Z"/>
                <w:rFonts w:ascii="Times" w:hAnsi="Times" w:cs="Times New Roman"/>
                <w:sz w:val="22"/>
                <w:szCs w:val="22"/>
                <w:rPrChange w:id="11001" w:author="Chara Katiri" w:date="2015-05-12T13:05:00Z">
                  <w:rPr>
                    <w:del w:id="11002" w:author="Chara Katiri" w:date="2015-04-12T17:50:00Z"/>
                    <w:rFonts w:ascii="Times" w:hAnsi="Times" w:cs="Times New Roman"/>
                    <w:sz w:val="22"/>
                    <w:szCs w:val="22"/>
                  </w:rPr>
                </w:rPrChange>
              </w:rPr>
              <w:pPrChange w:id="11003" w:author="Chara Katiri" w:date="2015-05-12T13:05:00Z">
                <w:pPr>
                  <w:pStyle w:val="ListParagraph"/>
                  <w:spacing w:line="360" w:lineRule="auto"/>
                  <w:ind w:left="0"/>
                  <w:jc w:val="both"/>
                </w:pPr>
              </w:pPrChange>
            </w:pPr>
          </w:p>
        </w:tc>
        <w:tc>
          <w:tcPr>
            <w:tcW w:w="1172" w:type="dxa"/>
            <w:tcPrChange w:id="11004" w:author="Chara Katiri" w:date="2015-04-12T03:35:00Z">
              <w:tcPr>
                <w:tcW w:w="1172" w:type="dxa"/>
              </w:tcPr>
            </w:tcPrChange>
          </w:tcPr>
          <w:p w14:paraId="6923A0AB" w14:textId="25BE28EE" w:rsidR="00BF78B7" w:rsidRPr="00F758B3" w:rsidDel="00D71A41" w:rsidRDefault="00BF78B7" w:rsidP="00F758B3">
            <w:pPr>
              <w:pStyle w:val="ListParagraph"/>
              <w:spacing w:line="360" w:lineRule="auto"/>
              <w:ind w:left="0"/>
              <w:jc w:val="both"/>
              <w:rPr>
                <w:del w:id="11005" w:author="Chara Katiri" w:date="2015-04-12T17:50:00Z"/>
                <w:rFonts w:ascii="Times" w:hAnsi="Times" w:cs="Times New Roman"/>
                <w:sz w:val="22"/>
                <w:szCs w:val="22"/>
                <w:rPrChange w:id="11006" w:author="Chara Katiri" w:date="2015-05-12T13:05:00Z">
                  <w:rPr>
                    <w:del w:id="11007" w:author="Chara Katiri" w:date="2015-04-12T17:50:00Z"/>
                    <w:rFonts w:ascii="Times" w:hAnsi="Times" w:cs="Times New Roman"/>
                    <w:sz w:val="22"/>
                    <w:szCs w:val="22"/>
                  </w:rPr>
                </w:rPrChange>
              </w:rPr>
              <w:pPrChange w:id="11008" w:author="Chara Katiri" w:date="2015-05-12T13:05:00Z">
                <w:pPr>
                  <w:pStyle w:val="ListParagraph"/>
                  <w:spacing w:line="360" w:lineRule="auto"/>
                  <w:ind w:left="0"/>
                  <w:jc w:val="both"/>
                </w:pPr>
              </w:pPrChange>
            </w:pPr>
          </w:p>
        </w:tc>
        <w:tc>
          <w:tcPr>
            <w:tcW w:w="1172" w:type="dxa"/>
            <w:tcPrChange w:id="11009" w:author="Chara Katiri" w:date="2015-04-12T03:35:00Z">
              <w:tcPr>
                <w:tcW w:w="1172" w:type="dxa"/>
              </w:tcPr>
            </w:tcPrChange>
          </w:tcPr>
          <w:p w14:paraId="74EECCDC" w14:textId="0B34F66D" w:rsidR="00BF78B7" w:rsidRPr="00F758B3" w:rsidDel="00D71A41" w:rsidRDefault="00BF78B7" w:rsidP="00F758B3">
            <w:pPr>
              <w:pStyle w:val="ListParagraph"/>
              <w:spacing w:line="360" w:lineRule="auto"/>
              <w:ind w:left="0"/>
              <w:jc w:val="both"/>
              <w:rPr>
                <w:del w:id="11010" w:author="Chara Katiri" w:date="2015-04-12T17:50:00Z"/>
                <w:rFonts w:ascii="Times" w:hAnsi="Times" w:cs="Times New Roman"/>
                <w:sz w:val="22"/>
                <w:szCs w:val="22"/>
                <w:rPrChange w:id="11011" w:author="Chara Katiri" w:date="2015-05-12T13:05:00Z">
                  <w:rPr>
                    <w:del w:id="11012" w:author="Chara Katiri" w:date="2015-04-12T17:50:00Z"/>
                    <w:rFonts w:ascii="Times" w:hAnsi="Times" w:cs="Times New Roman"/>
                    <w:sz w:val="22"/>
                    <w:szCs w:val="22"/>
                  </w:rPr>
                </w:rPrChange>
              </w:rPr>
              <w:pPrChange w:id="11013" w:author="Chara Katiri" w:date="2015-05-12T13:05:00Z">
                <w:pPr>
                  <w:pStyle w:val="ListParagraph"/>
                  <w:spacing w:line="360" w:lineRule="auto"/>
                  <w:ind w:left="0"/>
                  <w:jc w:val="both"/>
                </w:pPr>
              </w:pPrChange>
            </w:pPr>
          </w:p>
        </w:tc>
        <w:tc>
          <w:tcPr>
            <w:tcW w:w="1172" w:type="dxa"/>
            <w:tcPrChange w:id="11014" w:author="Chara Katiri" w:date="2015-04-12T03:35:00Z">
              <w:tcPr>
                <w:tcW w:w="1172" w:type="dxa"/>
              </w:tcPr>
            </w:tcPrChange>
          </w:tcPr>
          <w:p w14:paraId="3FB9CD0E" w14:textId="09DE5D69" w:rsidR="00BF78B7" w:rsidRPr="00F758B3" w:rsidDel="00D71A41" w:rsidRDefault="00BF78B7" w:rsidP="00F758B3">
            <w:pPr>
              <w:pStyle w:val="ListParagraph"/>
              <w:spacing w:line="360" w:lineRule="auto"/>
              <w:ind w:left="0"/>
              <w:jc w:val="both"/>
              <w:rPr>
                <w:del w:id="11015" w:author="Chara Katiri" w:date="2015-04-12T17:50:00Z"/>
                <w:rFonts w:ascii="Times" w:hAnsi="Times" w:cs="Times New Roman"/>
                <w:sz w:val="22"/>
                <w:szCs w:val="22"/>
                <w:rPrChange w:id="11016" w:author="Chara Katiri" w:date="2015-05-12T13:05:00Z">
                  <w:rPr>
                    <w:del w:id="11017" w:author="Chara Katiri" w:date="2015-04-12T17:50:00Z"/>
                    <w:rFonts w:ascii="Times" w:hAnsi="Times" w:cs="Times New Roman"/>
                    <w:sz w:val="22"/>
                    <w:szCs w:val="22"/>
                  </w:rPr>
                </w:rPrChange>
              </w:rPr>
              <w:pPrChange w:id="11018" w:author="Chara Katiri" w:date="2015-05-12T13:05:00Z">
                <w:pPr>
                  <w:pStyle w:val="ListParagraph"/>
                  <w:spacing w:line="360" w:lineRule="auto"/>
                  <w:ind w:left="0"/>
                  <w:jc w:val="both"/>
                </w:pPr>
              </w:pPrChange>
            </w:pPr>
            <w:del w:id="11019" w:author="Chara Katiri" w:date="2015-04-12T17:50:00Z">
              <w:r w:rsidRPr="00F758B3" w:rsidDel="00D71A41">
                <w:rPr>
                  <w:rFonts w:ascii="Times" w:hAnsi="Times" w:cs="Times New Roman"/>
                  <w:sz w:val="22"/>
                  <w:szCs w:val="22"/>
                  <w:rPrChange w:id="11020" w:author="Chara Katiri" w:date="2015-05-12T13:05:00Z">
                    <w:rPr>
                      <w:rFonts w:ascii="Times" w:hAnsi="Times" w:cs="Times New Roman"/>
                      <w:sz w:val="22"/>
                      <w:szCs w:val="22"/>
                    </w:rPr>
                  </w:rPrChange>
                </w:rPr>
                <w:delText>C</w:delText>
              </w:r>
            </w:del>
          </w:p>
        </w:tc>
      </w:tr>
      <w:tr w:rsidR="00BF78B7" w:rsidRPr="00F758B3" w:rsidDel="00D71A41" w14:paraId="1CA4724D" w14:textId="311BDF57" w:rsidTr="00BF78B7">
        <w:trPr>
          <w:del w:id="11021" w:author="Chara Katiri" w:date="2015-04-12T17:50:00Z"/>
        </w:trPr>
        <w:tc>
          <w:tcPr>
            <w:tcW w:w="1172" w:type="dxa"/>
            <w:gridSpan w:val="2"/>
            <w:tcPrChange w:id="11022" w:author="Chara Katiri" w:date="2015-04-12T03:35:00Z">
              <w:tcPr>
                <w:tcW w:w="1172" w:type="dxa"/>
                <w:gridSpan w:val="2"/>
              </w:tcPr>
            </w:tcPrChange>
          </w:tcPr>
          <w:p w14:paraId="50ED4773" w14:textId="7C3E25E5" w:rsidR="00BF78B7" w:rsidRPr="00F758B3" w:rsidDel="00D71A41" w:rsidRDefault="00BF78B7" w:rsidP="00F758B3">
            <w:pPr>
              <w:pStyle w:val="ListParagraph"/>
              <w:spacing w:line="360" w:lineRule="auto"/>
              <w:ind w:left="0"/>
              <w:jc w:val="both"/>
              <w:rPr>
                <w:del w:id="11023" w:author="Chara Katiri" w:date="2015-04-12T17:50:00Z"/>
                <w:rFonts w:ascii="Times" w:hAnsi="Times" w:cs="Times New Roman"/>
                <w:sz w:val="22"/>
                <w:szCs w:val="22"/>
                <w:rPrChange w:id="11024" w:author="Chara Katiri" w:date="2015-05-12T13:05:00Z">
                  <w:rPr>
                    <w:del w:id="11025" w:author="Chara Katiri" w:date="2015-04-12T17:50:00Z"/>
                    <w:rFonts w:ascii="Times" w:hAnsi="Times" w:cs="Times New Roman"/>
                    <w:sz w:val="22"/>
                    <w:szCs w:val="22"/>
                  </w:rPr>
                </w:rPrChange>
              </w:rPr>
              <w:pPrChange w:id="11026" w:author="Chara Katiri" w:date="2015-05-12T13:05:00Z">
                <w:pPr>
                  <w:pStyle w:val="ListParagraph"/>
                  <w:spacing w:line="360" w:lineRule="auto"/>
                  <w:ind w:left="0"/>
                  <w:jc w:val="both"/>
                </w:pPr>
              </w:pPrChange>
            </w:pPr>
            <w:del w:id="11027" w:author="Chara Katiri" w:date="2015-04-12T17:50:00Z">
              <w:r w:rsidRPr="00F758B3" w:rsidDel="00D71A41">
                <w:rPr>
                  <w:rFonts w:ascii="Times" w:hAnsi="Times" w:cs="Times New Roman"/>
                  <w:sz w:val="22"/>
                  <w:szCs w:val="22"/>
                  <w:rPrChange w:id="11028" w:author="Chara Katiri" w:date="2015-05-12T13:05:00Z">
                    <w:rPr>
                      <w:rFonts w:ascii="Times" w:hAnsi="Times" w:cs="Times New Roman"/>
                      <w:sz w:val="22"/>
                      <w:szCs w:val="22"/>
                    </w:rPr>
                  </w:rPrChange>
                </w:rPr>
                <w:delText>14</w:delText>
              </w:r>
            </w:del>
          </w:p>
        </w:tc>
        <w:tc>
          <w:tcPr>
            <w:tcW w:w="4254" w:type="dxa"/>
            <w:gridSpan w:val="5"/>
            <w:tcPrChange w:id="11029" w:author="Chara Katiri" w:date="2015-04-12T03:35:00Z">
              <w:tcPr>
                <w:tcW w:w="4254" w:type="dxa"/>
                <w:gridSpan w:val="5"/>
              </w:tcPr>
            </w:tcPrChange>
          </w:tcPr>
          <w:p w14:paraId="39DADDB2" w14:textId="073293B0" w:rsidR="00BF78B7" w:rsidRPr="00F758B3" w:rsidDel="00D71A41" w:rsidRDefault="00BF78B7" w:rsidP="00F758B3">
            <w:pPr>
              <w:pStyle w:val="ListParagraph"/>
              <w:spacing w:line="360" w:lineRule="auto"/>
              <w:ind w:left="0"/>
              <w:jc w:val="both"/>
              <w:rPr>
                <w:del w:id="11030" w:author="Chara Katiri" w:date="2015-04-12T17:50:00Z"/>
                <w:rFonts w:ascii="Times" w:hAnsi="Times" w:cs="Times New Roman"/>
                <w:sz w:val="22"/>
                <w:szCs w:val="22"/>
                <w:rPrChange w:id="11031" w:author="Chara Katiri" w:date="2015-05-12T13:05:00Z">
                  <w:rPr>
                    <w:del w:id="11032" w:author="Chara Katiri" w:date="2015-04-12T17:50:00Z"/>
                    <w:rFonts w:ascii="Times" w:hAnsi="Times" w:cs="Times New Roman"/>
                    <w:sz w:val="22"/>
                    <w:szCs w:val="22"/>
                  </w:rPr>
                </w:rPrChange>
              </w:rPr>
              <w:pPrChange w:id="11033" w:author="Chara Katiri" w:date="2015-05-12T13:05:00Z">
                <w:pPr>
                  <w:pStyle w:val="ListParagraph"/>
                  <w:spacing w:line="360" w:lineRule="auto"/>
                  <w:ind w:left="0"/>
                  <w:jc w:val="both"/>
                </w:pPr>
              </w:pPrChange>
            </w:pPr>
            <w:del w:id="11034" w:author="Chara Katiri" w:date="2015-04-12T17:50:00Z">
              <w:r w:rsidRPr="00F758B3" w:rsidDel="00D71A41">
                <w:rPr>
                  <w:rFonts w:ascii="Times" w:hAnsi="Times" w:cs="Times New Roman"/>
                  <w:sz w:val="22"/>
                  <w:szCs w:val="22"/>
                  <w:rPrChange w:id="11035" w:author="Chara Katiri" w:date="2015-05-12T13:05:00Z">
                    <w:rPr>
                      <w:rFonts w:ascii="Times" w:hAnsi="Times" w:cs="Times New Roman"/>
                      <w:sz w:val="22"/>
                      <w:szCs w:val="22"/>
                    </w:rPr>
                  </w:rPrChange>
                </w:rPr>
                <w:delText xml:space="preserve">The system won’t offer in-poge zooming of product image. </w:delText>
              </w:r>
            </w:del>
          </w:p>
        </w:tc>
        <w:tc>
          <w:tcPr>
            <w:tcW w:w="1288" w:type="dxa"/>
            <w:tcPrChange w:id="11036" w:author="Chara Katiri" w:date="2015-04-12T03:35:00Z">
              <w:tcPr>
                <w:tcW w:w="1288" w:type="dxa"/>
              </w:tcPr>
            </w:tcPrChange>
          </w:tcPr>
          <w:p w14:paraId="1C77C41E" w14:textId="3A587E9C" w:rsidR="00BF78B7" w:rsidRPr="00F758B3" w:rsidDel="00D71A41" w:rsidRDefault="00BF78B7" w:rsidP="00F758B3">
            <w:pPr>
              <w:pStyle w:val="ListParagraph"/>
              <w:spacing w:line="360" w:lineRule="auto"/>
              <w:ind w:left="0"/>
              <w:jc w:val="both"/>
              <w:rPr>
                <w:del w:id="11037" w:author="Chara Katiri" w:date="2015-04-12T17:50:00Z"/>
                <w:rFonts w:ascii="Times" w:hAnsi="Times" w:cs="Times New Roman"/>
                <w:sz w:val="22"/>
                <w:szCs w:val="22"/>
                <w:rPrChange w:id="11038" w:author="Chara Katiri" w:date="2015-05-12T13:05:00Z">
                  <w:rPr>
                    <w:del w:id="11039" w:author="Chara Katiri" w:date="2015-04-12T17:50:00Z"/>
                    <w:rFonts w:ascii="Times" w:hAnsi="Times" w:cs="Times New Roman"/>
                    <w:sz w:val="22"/>
                    <w:szCs w:val="22"/>
                  </w:rPr>
                </w:rPrChange>
              </w:rPr>
              <w:pPrChange w:id="11040" w:author="Chara Katiri" w:date="2015-05-12T13:05:00Z">
                <w:pPr>
                  <w:pStyle w:val="ListParagraph"/>
                  <w:spacing w:line="360" w:lineRule="auto"/>
                  <w:ind w:left="0"/>
                  <w:jc w:val="both"/>
                </w:pPr>
              </w:pPrChange>
            </w:pPr>
          </w:p>
        </w:tc>
        <w:tc>
          <w:tcPr>
            <w:tcW w:w="1242" w:type="dxa"/>
            <w:tcPrChange w:id="11041" w:author="Chara Katiri" w:date="2015-04-12T03:35:00Z">
              <w:tcPr>
                <w:tcW w:w="1242" w:type="dxa"/>
              </w:tcPr>
            </w:tcPrChange>
          </w:tcPr>
          <w:p w14:paraId="39AB6D32" w14:textId="6FFDFEEF" w:rsidR="00BF78B7" w:rsidRPr="00F758B3" w:rsidDel="00D71A41" w:rsidRDefault="00BF78B7" w:rsidP="00F758B3">
            <w:pPr>
              <w:pStyle w:val="ListParagraph"/>
              <w:spacing w:line="360" w:lineRule="auto"/>
              <w:ind w:left="0"/>
              <w:jc w:val="both"/>
              <w:rPr>
                <w:del w:id="11042" w:author="Chara Katiri" w:date="2015-04-12T17:50:00Z"/>
                <w:rFonts w:ascii="Times" w:hAnsi="Times" w:cs="Times New Roman"/>
                <w:sz w:val="22"/>
                <w:szCs w:val="22"/>
                <w:rPrChange w:id="11043" w:author="Chara Katiri" w:date="2015-05-12T13:05:00Z">
                  <w:rPr>
                    <w:del w:id="11044" w:author="Chara Katiri" w:date="2015-04-12T17:50:00Z"/>
                    <w:rFonts w:ascii="Times" w:hAnsi="Times" w:cs="Times New Roman"/>
                    <w:sz w:val="22"/>
                    <w:szCs w:val="22"/>
                  </w:rPr>
                </w:rPrChange>
              </w:rPr>
              <w:pPrChange w:id="11045" w:author="Chara Katiri" w:date="2015-05-12T13:05:00Z">
                <w:pPr>
                  <w:pStyle w:val="ListParagraph"/>
                  <w:spacing w:line="360" w:lineRule="auto"/>
                  <w:ind w:left="0"/>
                  <w:jc w:val="both"/>
                </w:pPr>
              </w:pPrChange>
            </w:pPr>
          </w:p>
        </w:tc>
        <w:tc>
          <w:tcPr>
            <w:tcW w:w="1172" w:type="dxa"/>
            <w:tcPrChange w:id="11046" w:author="Chara Katiri" w:date="2015-04-12T03:35:00Z">
              <w:tcPr>
                <w:tcW w:w="1172" w:type="dxa"/>
              </w:tcPr>
            </w:tcPrChange>
          </w:tcPr>
          <w:p w14:paraId="6B4B00BB" w14:textId="2F99FB1A" w:rsidR="00BF78B7" w:rsidRPr="00F758B3" w:rsidDel="00D71A41" w:rsidRDefault="00BF78B7" w:rsidP="00F758B3">
            <w:pPr>
              <w:pStyle w:val="ListParagraph"/>
              <w:spacing w:line="360" w:lineRule="auto"/>
              <w:ind w:left="0"/>
              <w:jc w:val="both"/>
              <w:rPr>
                <w:del w:id="11047" w:author="Chara Katiri" w:date="2015-04-12T17:50:00Z"/>
                <w:rFonts w:ascii="Times" w:hAnsi="Times" w:cs="Times New Roman"/>
                <w:sz w:val="22"/>
                <w:szCs w:val="22"/>
                <w:rPrChange w:id="11048" w:author="Chara Katiri" w:date="2015-05-12T13:05:00Z">
                  <w:rPr>
                    <w:del w:id="11049" w:author="Chara Katiri" w:date="2015-04-12T17:50:00Z"/>
                    <w:rFonts w:ascii="Times" w:hAnsi="Times" w:cs="Times New Roman"/>
                    <w:sz w:val="22"/>
                    <w:szCs w:val="22"/>
                  </w:rPr>
                </w:rPrChange>
              </w:rPr>
              <w:pPrChange w:id="11050" w:author="Chara Katiri" w:date="2015-05-12T13:05:00Z">
                <w:pPr>
                  <w:pStyle w:val="ListParagraph"/>
                  <w:spacing w:line="360" w:lineRule="auto"/>
                  <w:ind w:left="0"/>
                  <w:jc w:val="both"/>
                </w:pPr>
              </w:pPrChange>
            </w:pPr>
          </w:p>
        </w:tc>
        <w:tc>
          <w:tcPr>
            <w:tcW w:w="1172" w:type="dxa"/>
            <w:tcPrChange w:id="11051" w:author="Chara Katiri" w:date="2015-04-12T03:35:00Z">
              <w:tcPr>
                <w:tcW w:w="1172" w:type="dxa"/>
              </w:tcPr>
            </w:tcPrChange>
          </w:tcPr>
          <w:p w14:paraId="1DD43F9E" w14:textId="4142E1D9" w:rsidR="00BF78B7" w:rsidRPr="00F758B3" w:rsidDel="00D71A41" w:rsidRDefault="00BF78B7" w:rsidP="00F758B3">
            <w:pPr>
              <w:pStyle w:val="ListParagraph"/>
              <w:spacing w:line="360" w:lineRule="auto"/>
              <w:ind w:left="0"/>
              <w:jc w:val="both"/>
              <w:rPr>
                <w:del w:id="11052" w:author="Chara Katiri" w:date="2015-04-12T17:50:00Z"/>
                <w:rFonts w:ascii="Times" w:hAnsi="Times" w:cs="Times New Roman"/>
                <w:sz w:val="22"/>
                <w:szCs w:val="22"/>
                <w:rPrChange w:id="11053" w:author="Chara Katiri" w:date="2015-05-12T13:05:00Z">
                  <w:rPr>
                    <w:del w:id="11054" w:author="Chara Katiri" w:date="2015-04-12T17:50:00Z"/>
                    <w:rFonts w:ascii="Times" w:hAnsi="Times" w:cs="Times New Roman"/>
                    <w:sz w:val="22"/>
                    <w:szCs w:val="22"/>
                  </w:rPr>
                </w:rPrChange>
              </w:rPr>
              <w:pPrChange w:id="11055" w:author="Chara Katiri" w:date="2015-05-12T13:05:00Z">
                <w:pPr>
                  <w:pStyle w:val="ListParagraph"/>
                  <w:spacing w:line="360" w:lineRule="auto"/>
                  <w:ind w:left="0"/>
                  <w:jc w:val="both"/>
                </w:pPr>
              </w:pPrChange>
            </w:pPr>
          </w:p>
        </w:tc>
        <w:tc>
          <w:tcPr>
            <w:tcW w:w="1172" w:type="dxa"/>
            <w:tcPrChange w:id="11056" w:author="Chara Katiri" w:date="2015-04-12T03:35:00Z">
              <w:tcPr>
                <w:tcW w:w="1172" w:type="dxa"/>
              </w:tcPr>
            </w:tcPrChange>
          </w:tcPr>
          <w:p w14:paraId="0088D6C8" w14:textId="3DDF0DA9" w:rsidR="00BF78B7" w:rsidRPr="00F758B3" w:rsidDel="00D71A41" w:rsidRDefault="00BF78B7" w:rsidP="00F758B3">
            <w:pPr>
              <w:pStyle w:val="ListParagraph"/>
              <w:spacing w:line="360" w:lineRule="auto"/>
              <w:ind w:left="0"/>
              <w:jc w:val="both"/>
              <w:rPr>
                <w:del w:id="11057" w:author="Chara Katiri" w:date="2015-04-12T17:50:00Z"/>
                <w:rFonts w:ascii="Times" w:hAnsi="Times" w:cs="Times New Roman"/>
                <w:sz w:val="22"/>
                <w:szCs w:val="22"/>
                <w:rPrChange w:id="11058" w:author="Chara Katiri" w:date="2015-05-12T13:05:00Z">
                  <w:rPr>
                    <w:del w:id="11059" w:author="Chara Katiri" w:date="2015-04-12T17:50:00Z"/>
                    <w:rFonts w:ascii="Times" w:hAnsi="Times" w:cs="Times New Roman"/>
                    <w:sz w:val="22"/>
                    <w:szCs w:val="22"/>
                  </w:rPr>
                </w:rPrChange>
              </w:rPr>
              <w:pPrChange w:id="11060" w:author="Chara Katiri" w:date="2015-05-12T13:05:00Z">
                <w:pPr>
                  <w:pStyle w:val="ListParagraph"/>
                  <w:spacing w:line="360" w:lineRule="auto"/>
                  <w:ind w:left="0"/>
                  <w:jc w:val="both"/>
                </w:pPr>
              </w:pPrChange>
            </w:pPr>
            <w:del w:id="11061" w:author="Chara Katiri" w:date="2015-04-12T17:50:00Z">
              <w:r w:rsidRPr="00F758B3" w:rsidDel="00D71A41">
                <w:rPr>
                  <w:rFonts w:ascii="Times" w:hAnsi="Times" w:cs="Times New Roman"/>
                  <w:sz w:val="22"/>
                  <w:szCs w:val="22"/>
                  <w:rPrChange w:id="11062" w:author="Chara Katiri" w:date="2015-05-12T13:05:00Z">
                    <w:rPr>
                      <w:rFonts w:ascii="Times" w:hAnsi="Times" w:cs="Times New Roman"/>
                      <w:sz w:val="22"/>
                      <w:szCs w:val="22"/>
                    </w:rPr>
                  </w:rPrChange>
                </w:rPr>
                <w:delText>W</w:delText>
              </w:r>
            </w:del>
          </w:p>
        </w:tc>
      </w:tr>
      <w:tr w:rsidR="00BF78B7" w:rsidRPr="00F758B3" w:rsidDel="00D71A41" w14:paraId="702699F0" w14:textId="4AA8BB9B" w:rsidTr="00BF78B7">
        <w:trPr>
          <w:del w:id="11063" w:author="Chara Katiri" w:date="2015-04-12T17:50:00Z"/>
        </w:trPr>
        <w:tc>
          <w:tcPr>
            <w:tcW w:w="1172" w:type="dxa"/>
            <w:gridSpan w:val="2"/>
            <w:tcPrChange w:id="11064" w:author="Chara Katiri" w:date="2015-04-12T03:35:00Z">
              <w:tcPr>
                <w:tcW w:w="1172" w:type="dxa"/>
                <w:gridSpan w:val="2"/>
              </w:tcPr>
            </w:tcPrChange>
          </w:tcPr>
          <w:p w14:paraId="6BC1BDED" w14:textId="1553E95F" w:rsidR="00BF78B7" w:rsidRPr="00F758B3" w:rsidDel="00D71A41" w:rsidRDefault="00BF78B7" w:rsidP="00F758B3">
            <w:pPr>
              <w:pStyle w:val="ListParagraph"/>
              <w:spacing w:line="360" w:lineRule="auto"/>
              <w:ind w:left="0"/>
              <w:jc w:val="both"/>
              <w:rPr>
                <w:del w:id="11065" w:author="Chara Katiri" w:date="2015-04-12T17:50:00Z"/>
                <w:rFonts w:ascii="Times" w:hAnsi="Times" w:cs="Times New Roman"/>
                <w:sz w:val="22"/>
                <w:szCs w:val="22"/>
                <w:rPrChange w:id="11066" w:author="Chara Katiri" w:date="2015-05-12T13:05:00Z">
                  <w:rPr>
                    <w:del w:id="11067" w:author="Chara Katiri" w:date="2015-04-12T17:50:00Z"/>
                    <w:rFonts w:ascii="Times" w:hAnsi="Times" w:cs="Times New Roman"/>
                    <w:sz w:val="22"/>
                    <w:szCs w:val="22"/>
                  </w:rPr>
                </w:rPrChange>
              </w:rPr>
              <w:pPrChange w:id="11068" w:author="Chara Katiri" w:date="2015-05-12T13:05:00Z">
                <w:pPr>
                  <w:pStyle w:val="ListParagraph"/>
                  <w:spacing w:line="360" w:lineRule="auto"/>
                  <w:ind w:left="0"/>
                  <w:jc w:val="both"/>
                </w:pPr>
              </w:pPrChange>
            </w:pPr>
            <w:del w:id="11069" w:author="Chara Katiri" w:date="2015-04-12T17:50:00Z">
              <w:r w:rsidRPr="00F758B3" w:rsidDel="00D71A41">
                <w:rPr>
                  <w:rFonts w:ascii="Times" w:hAnsi="Times" w:cs="Times New Roman"/>
                  <w:sz w:val="22"/>
                  <w:szCs w:val="22"/>
                  <w:rPrChange w:id="11070" w:author="Chara Katiri" w:date="2015-05-12T13:05:00Z">
                    <w:rPr>
                      <w:rFonts w:ascii="Times" w:hAnsi="Times" w:cs="Times New Roman"/>
                      <w:sz w:val="22"/>
                      <w:szCs w:val="22"/>
                    </w:rPr>
                  </w:rPrChange>
                </w:rPr>
                <w:delText>15</w:delText>
              </w:r>
            </w:del>
          </w:p>
        </w:tc>
        <w:tc>
          <w:tcPr>
            <w:tcW w:w="4254" w:type="dxa"/>
            <w:gridSpan w:val="5"/>
            <w:tcPrChange w:id="11071" w:author="Chara Katiri" w:date="2015-04-12T03:35:00Z">
              <w:tcPr>
                <w:tcW w:w="4254" w:type="dxa"/>
                <w:gridSpan w:val="5"/>
              </w:tcPr>
            </w:tcPrChange>
          </w:tcPr>
          <w:p w14:paraId="02A01D28" w14:textId="4F2C900B" w:rsidR="00BF78B7" w:rsidRPr="00F758B3" w:rsidDel="00D71A41" w:rsidRDefault="00BF78B7" w:rsidP="00F758B3">
            <w:pPr>
              <w:pStyle w:val="ListParagraph"/>
              <w:spacing w:line="360" w:lineRule="auto"/>
              <w:ind w:left="0"/>
              <w:jc w:val="both"/>
              <w:rPr>
                <w:del w:id="11072" w:author="Chara Katiri" w:date="2015-04-12T17:50:00Z"/>
                <w:rFonts w:ascii="Times" w:hAnsi="Times" w:cs="Times New Roman"/>
                <w:sz w:val="22"/>
                <w:szCs w:val="22"/>
                <w:rPrChange w:id="11073" w:author="Chara Katiri" w:date="2015-05-12T13:05:00Z">
                  <w:rPr>
                    <w:del w:id="11074" w:author="Chara Katiri" w:date="2015-04-12T17:50:00Z"/>
                    <w:rFonts w:ascii="Times" w:hAnsi="Times" w:cs="Times New Roman"/>
                    <w:sz w:val="22"/>
                    <w:szCs w:val="22"/>
                  </w:rPr>
                </w:rPrChange>
              </w:rPr>
              <w:pPrChange w:id="11075" w:author="Chara Katiri" w:date="2015-05-12T13:05:00Z">
                <w:pPr>
                  <w:pStyle w:val="ListParagraph"/>
                  <w:spacing w:line="360" w:lineRule="auto"/>
                  <w:ind w:left="0"/>
                  <w:jc w:val="both"/>
                </w:pPr>
              </w:pPrChange>
            </w:pPr>
            <w:del w:id="11076" w:author="Chara Katiri" w:date="2015-04-12T17:50:00Z">
              <w:r w:rsidRPr="00F758B3" w:rsidDel="00D71A41">
                <w:rPr>
                  <w:rFonts w:ascii="Times" w:hAnsi="Times" w:cs="Times New Roman"/>
                  <w:sz w:val="22"/>
                  <w:szCs w:val="22"/>
                  <w:rPrChange w:id="11077" w:author="Chara Katiri" w:date="2015-05-12T13:05:00Z">
                    <w:rPr>
                      <w:rFonts w:ascii="Times" w:hAnsi="Times" w:cs="Times New Roman"/>
                      <w:sz w:val="22"/>
                      <w:szCs w:val="22"/>
                    </w:rPr>
                  </w:rPrChange>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11078" w:author="Chara Katiri" w:date="2015-04-12T03:35:00Z">
              <w:tcPr>
                <w:tcW w:w="1288" w:type="dxa"/>
              </w:tcPr>
            </w:tcPrChange>
          </w:tcPr>
          <w:p w14:paraId="538B408D" w14:textId="7B9EC81D" w:rsidR="00BF78B7" w:rsidRPr="00F758B3" w:rsidDel="00D71A41" w:rsidRDefault="00BF78B7" w:rsidP="00F758B3">
            <w:pPr>
              <w:pStyle w:val="ListParagraph"/>
              <w:spacing w:line="360" w:lineRule="auto"/>
              <w:ind w:left="0"/>
              <w:jc w:val="both"/>
              <w:rPr>
                <w:del w:id="11079" w:author="Chara Katiri" w:date="2015-04-12T17:50:00Z"/>
                <w:rFonts w:ascii="Times" w:hAnsi="Times" w:cs="Times New Roman"/>
                <w:sz w:val="22"/>
                <w:szCs w:val="22"/>
                <w:rPrChange w:id="11080" w:author="Chara Katiri" w:date="2015-05-12T13:05:00Z">
                  <w:rPr>
                    <w:del w:id="11081" w:author="Chara Katiri" w:date="2015-04-12T17:50:00Z"/>
                    <w:rFonts w:ascii="Times" w:hAnsi="Times" w:cs="Times New Roman"/>
                    <w:sz w:val="22"/>
                    <w:szCs w:val="22"/>
                  </w:rPr>
                </w:rPrChange>
              </w:rPr>
              <w:pPrChange w:id="11082" w:author="Chara Katiri" w:date="2015-05-12T13:05:00Z">
                <w:pPr>
                  <w:pStyle w:val="ListParagraph"/>
                  <w:spacing w:line="360" w:lineRule="auto"/>
                  <w:ind w:left="0"/>
                  <w:jc w:val="both"/>
                </w:pPr>
              </w:pPrChange>
            </w:pPr>
            <w:del w:id="11083" w:author="Chara Katiri" w:date="2015-04-12T17:50:00Z">
              <w:r w:rsidRPr="00F758B3" w:rsidDel="00D71A41">
                <w:rPr>
                  <w:rFonts w:ascii="Times" w:hAnsi="Times" w:cs="Times New Roman"/>
                  <w:sz w:val="22"/>
                  <w:szCs w:val="22"/>
                  <w:rPrChange w:id="11084" w:author="Chara Katiri" w:date="2015-05-12T13:05:00Z">
                    <w:rPr>
                      <w:rFonts w:ascii="Times" w:hAnsi="Times" w:cs="Times New Roman"/>
                      <w:sz w:val="22"/>
                      <w:szCs w:val="22"/>
                    </w:rPr>
                  </w:rPrChange>
                </w:rPr>
                <w:delText>Functional</w:delText>
              </w:r>
            </w:del>
          </w:p>
        </w:tc>
        <w:tc>
          <w:tcPr>
            <w:tcW w:w="1242" w:type="dxa"/>
            <w:tcPrChange w:id="11085" w:author="Chara Katiri" w:date="2015-04-12T03:35:00Z">
              <w:tcPr>
                <w:tcW w:w="1242" w:type="dxa"/>
              </w:tcPr>
            </w:tcPrChange>
          </w:tcPr>
          <w:p w14:paraId="203843D5" w14:textId="157003BD" w:rsidR="00BF78B7" w:rsidRPr="00F758B3" w:rsidDel="00D71A41" w:rsidRDefault="00BF78B7" w:rsidP="00F758B3">
            <w:pPr>
              <w:pStyle w:val="ListParagraph"/>
              <w:spacing w:line="360" w:lineRule="auto"/>
              <w:ind w:left="0"/>
              <w:jc w:val="both"/>
              <w:rPr>
                <w:del w:id="11086" w:author="Chara Katiri" w:date="2015-04-12T17:50:00Z"/>
                <w:rFonts w:ascii="Times" w:hAnsi="Times" w:cs="Times New Roman"/>
                <w:sz w:val="22"/>
                <w:szCs w:val="22"/>
                <w:rPrChange w:id="11087" w:author="Chara Katiri" w:date="2015-05-12T13:05:00Z">
                  <w:rPr>
                    <w:del w:id="11088" w:author="Chara Katiri" w:date="2015-04-12T17:50:00Z"/>
                    <w:rFonts w:ascii="Times" w:hAnsi="Times" w:cs="Times New Roman"/>
                    <w:sz w:val="22"/>
                    <w:szCs w:val="22"/>
                  </w:rPr>
                </w:rPrChange>
              </w:rPr>
              <w:pPrChange w:id="11089" w:author="Chara Katiri" w:date="2015-05-12T13:05:00Z">
                <w:pPr>
                  <w:pStyle w:val="ListParagraph"/>
                  <w:spacing w:line="360" w:lineRule="auto"/>
                  <w:ind w:left="0"/>
                  <w:jc w:val="both"/>
                </w:pPr>
              </w:pPrChange>
            </w:pPr>
          </w:p>
        </w:tc>
        <w:tc>
          <w:tcPr>
            <w:tcW w:w="1172" w:type="dxa"/>
            <w:tcPrChange w:id="11090" w:author="Chara Katiri" w:date="2015-04-12T03:35:00Z">
              <w:tcPr>
                <w:tcW w:w="1172" w:type="dxa"/>
              </w:tcPr>
            </w:tcPrChange>
          </w:tcPr>
          <w:p w14:paraId="2ACEF4E9" w14:textId="545715C4" w:rsidR="00BF78B7" w:rsidRPr="00F758B3" w:rsidDel="00D71A41" w:rsidRDefault="00BF78B7" w:rsidP="00F758B3">
            <w:pPr>
              <w:pStyle w:val="ListParagraph"/>
              <w:spacing w:line="360" w:lineRule="auto"/>
              <w:ind w:left="0"/>
              <w:jc w:val="both"/>
              <w:rPr>
                <w:del w:id="11091" w:author="Chara Katiri" w:date="2015-04-12T17:50:00Z"/>
                <w:rFonts w:ascii="Times" w:hAnsi="Times" w:cs="Times New Roman"/>
                <w:sz w:val="22"/>
                <w:szCs w:val="22"/>
                <w:rPrChange w:id="11092" w:author="Chara Katiri" w:date="2015-05-12T13:05:00Z">
                  <w:rPr>
                    <w:del w:id="11093" w:author="Chara Katiri" w:date="2015-04-12T17:50:00Z"/>
                    <w:rFonts w:ascii="Times" w:hAnsi="Times" w:cs="Times New Roman"/>
                    <w:sz w:val="22"/>
                    <w:szCs w:val="22"/>
                  </w:rPr>
                </w:rPrChange>
              </w:rPr>
              <w:pPrChange w:id="11094" w:author="Chara Katiri" w:date="2015-05-12T13:05:00Z">
                <w:pPr>
                  <w:pStyle w:val="ListParagraph"/>
                  <w:spacing w:line="360" w:lineRule="auto"/>
                  <w:ind w:left="0"/>
                  <w:jc w:val="both"/>
                </w:pPr>
              </w:pPrChange>
            </w:pPr>
          </w:p>
        </w:tc>
        <w:tc>
          <w:tcPr>
            <w:tcW w:w="1172" w:type="dxa"/>
            <w:tcPrChange w:id="11095" w:author="Chara Katiri" w:date="2015-04-12T03:35:00Z">
              <w:tcPr>
                <w:tcW w:w="1172" w:type="dxa"/>
              </w:tcPr>
            </w:tcPrChange>
          </w:tcPr>
          <w:p w14:paraId="0034B2DE" w14:textId="2BEAD94B" w:rsidR="00BF78B7" w:rsidRPr="00F758B3" w:rsidDel="00D71A41" w:rsidRDefault="00BF78B7" w:rsidP="00F758B3">
            <w:pPr>
              <w:pStyle w:val="ListParagraph"/>
              <w:spacing w:line="360" w:lineRule="auto"/>
              <w:ind w:left="0"/>
              <w:jc w:val="both"/>
              <w:rPr>
                <w:del w:id="11096" w:author="Chara Katiri" w:date="2015-04-12T17:50:00Z"/>
                <w:rFonts w:ascii="Times" w:hAnsi="Times" w:cs="Times New Roman"/>
                <w:sz w:val="22"/>
                <w:szCs w:val="22"/>
                <w:rPrChange w:id="11097" w:author="Chara Katiri" w:date="2015-05-12T13:05:00Z">
                  <w:rPr>
                    <w:del w:id="11098" w:author="Chara Katiri" w:date="2015-04-12T17:50:00Z"/>
                    <w:rFonts w:ascii="Times" w:hAnsi="Times" w:cs="Times New Roman"/>
                    <w:sz w:val="22"/>
                    <w:szCs w:val="22"/>
                  </w:rPr>
                </w:rPrChange>
              </w:rPr>
              <w:pPrChange w:id="11099" w:author="Chara Katiri" w:date="2015-05-12T13:05:00Z">
                <w:pPr>
                  <w:pStyle w:val="ListParagraph"/>
                  <w:spacing w:line="360" w:lineRule="auto"/>
                  <w:ind w:left="0"/>
                  <w:jc w:val="both"/>
                </w:pPr>
              </w:pPrChange>
            </w:pPr>
          </w:p>
        </w:tc>
        <w:tc>
          <w:tcPr>
            <w:tcW w:w="1172" w:type="dxa"/>
            <w:tcPrChange w:id="11100" w:author="Chara Katiri" w:date="2015-04-12T03:35:00Z">
              <w:tcPr>
                <w:tcW w:w="1172" w:type="dxa"/>
              </w:tcPr>
            </w:tcPrChange>
          </w:tcPr>
          <w:p w14:paraId="298F0E5C" w14:textId="6B9EEAF5" w:rsidR="00BF78B7" w:rsidRPr="00F758B3" w:rsidDel="00D71A41" w:rsidRDefault="00BF78B7" w:rsidP="00F758B3">
            <w:pPr>
              <w:pStyle w:val="ListParagraph"/>
              <w:spacing w:line="360" w:lineRule="auto"/>
              <w:ind w:left="0"/>
              <w:jc w:val="both"/>
              <w:rPr>
                <w:del w:id="11101" w:author="Chara Katiri" w:date="2015-04-12T17:50:00Z"/>
                <w:rFonts w:ascii="Times" w:hAnsi="Times" w:cs="Times New Roman"/>
                <w:sz w:val="22"/>
                <w:szCs w:val="22"/>
                <w:rPrChange w:id="11102" w:author="Chara Katiri" w:date="2015-05-12T13:05:00Z">
                  <w:rPr>
                    <w:del w:id="11103" w:author="Chara Katiri" w:date="2015-04-12T17:50:00Z"/>
                    <w:rFonts w:ascii="Times" w:hAnsi="Times" w:cs="Times New Roman"/>
                    <w:sz w:val="22"/>
                    <w:szCs w:val="22"/>
                  </w:rPr>
                </w:rPrChange>
              </w:rPr>
              <w:pPrChange w:id="11104" w:author="Chara Katiri" w:date="2015-05-12T13:05:00Z">
                <w:pPr>
                  <w:pStyle w:val="ListParagraph"/>
                  <w:spacing w:line="360" w:lineRule="auto"/>
                  <w:ind w:left="0"/>
                  <w:jc w:val="both"/>
                </w:pPr>
              </w:pPrChange>
            </w:pPr>
            <w:del w:id="11105" w:author="Chara Katiri" w:date="2015-04-12T17:50:00Z">
              <w:r w:rsidRPr="00F758B3" w:rsidDel="00D71A41">
                <w:rPr>
                  <w:rFonts w:ascii="Times" w:hAnsi="Times" w:cs="Times New Roman"/>
                  <w:sz w:val="22"/>
                  <w:szCs w:val="22"/>
                  <w:rPrChange w:id="11106" w:author="Chara Katiri" w:date="2015-05-12T13:05:00Z">
                    <w:rPr>
                      <w:rFonts w:ascii="Times" w:hAnsi="Times" w:cs="Times New Roman"/>
                      <w:sz w:val="22"/>
                      <w:szCs w:val="22"/>
                    </w:rPr>
                  </w:rPrChange>
                </w:rPr>
                <w:delText>W</w:delText>
              </w:r>
            </w:del>
          </w:p>
        </w:tc>
      </w:tr>
      <w:tr w:rsidR="00BF78B7" w:rsidRPr="00F758B3" w:rsidDel="00D71A41" w14:paraId="1E9BA302" w14:textId="08637D40" w:rsidTr="00BF78B7">
        <w:trPr>
          <w:del w:id="11107" w:author="Chara Katiri" w:date="2015-04-12T17:50:00Z"/>
        </w:trPr>
        <w:tc>
          <w:tcPr>
            <w:tcW w:w="1172" w:type="dxa"/>
            <w:gridSpan w:val="2"/>
            <w:tcPrChange w:id="11108" w:author="Chara Katiri" w:date="2015-04-12T03:35:00Z">
              <w:tcPr>
                <w:tcW w:w="1172" w:type="dxa"/>
                <w:gridSpan w:val="2"/>
              </w:tcPr>
            </w:tcPrChange>
          </w:tcPr>
          <w:p w14:paraId="13EC8713" w14:textId="4631F3DD" w:rsidR="00BF78B7" w:rsidRPr="00F758B3" w:rsidDel="00D71A41" w:rsidRDefault="00BF78B7" w:rsidP="00F758B3">
            <w:pPr>
              <w:pStyle w:val="ListParagraph"/>
              <w:spacing w:line="360" w:lineRule="auto"/>
              <w:ind w:left="0"/>
              <w:jc w:val="both"/>
              <w:rPr>
                <w:del w:id="11109" w:author="Chara Katiri" w:date="2015-04-12T17:50:00Z"/>
                <w:rFonts w:ascii="Times" w:hAnsi="Times" w:cs="Times New Roman"/>
                <w:sz w:val="22"/>
                <w:szCs w:val="22"/>
                <w:rPrChange w:id="11110" w:author="Chara Katiri" w:date="2015-05-12T13:05:00Z">
                  <w:rPr>
                    <w:del w:id="11111" w:author="Chara Katiri" w:date="2015-04-12T17:50:00Z"/>
                    <w:rFonts w:ascii="Times" w:hAnsi="Times" w:cs="Times New Roman"/>
                    <w:sz w:val="22"/>
                    <w:szCs w:val="22"/>
                  </w:rPr>
                </w:rPrChange>
              </w:rPr>
              <w:pPrChange w:id="11112" w:author="Chara Katiri" w:date="2015-05-12T13:05:00Z">
                <w:pPr>
                  <w:pStyle w:val="ListParagraph"/>
                  <w:spacing w:line="360" w:lineRule="auto"/>
                  <w:ind w:left="0"/>
                  <w:jc w:val="both"/>
                </w:pPr>
              </w:pPrChange>
            </w:pPr>
            <w:del w:id="11113" w:author="Chara Katiri" w:date="2015-04-12T17:50:00Z">
              <w:r w:rsidRPr="00F758B3" w:rsidDel="00D71A41">
                <w:rPr>
                  <w:rFonts w:ascii="Times" w:hAnsi="Times" w:cs="Times New Roman"/>
                  <w:sz w:val="22"/>
                  <w:szCs w:val="22"/>
                  <w:rPrChange w:id="11114" w:author="Chara Katiri" w:date="2015-05-12T13:05:00Z">
                    <w:rPr>
                      <w:rFonts w:ascii="Times" w:hAnsi="Times" w:cs="Times New Roman"/>
                      <w:sz w:val="22"/>
                      <w:szCs w:val="22"/>
                    </w:rPr>
                  </w:rPrChange>
                </w:rPr>
                <w:delText>16</w:delText>
              </w:r>
            </w:del>
          </w:p>
        </w:tc>
        <w:tc>
          <w:tcPr>
            <w:tcW w:w="4254" w:type="dxa"/>
            <w:gridSpan w:val="5"/>
            <w:tcPrChange w:id="11115" w:author="Chara Katiri" w:date="2015-04-12T03:35:00Z">
              <w:tcPr>
                <w:tcW w:w="4254" w:type="dxa"/>
                <w:gridSpan w:val="5"/>
              </w:tcPr>
            </w:tcPrChange>
          </w:tcPr>
          <w:p w14:paraId="7406932E" w14:textId="16A9B204" w:rsidR="00BF78B7" w:rsidRPr="00F758B3" w:rsidDel="00D71A41" w:rsidRDefault="00BF78B7" w:rsidP="00F758B3">
            <w:pPr>
              <w:pStyle w:val="ListParagraph"/>
              <w:spacing w:line="360" w:lineRule="auto"/>
              <w:ind w:left="0"/>
              <w:jc w:val="both"/>
              <w:rPr>
                <w:del w:id="11116" w:author="Chara Katiri" w:date="2015-04-12T17:50:00Z"/>
                <w:rFonts w:ascii="Times" w:hAnsi="Times" w:cs="Times New Roman"/>
                <w:sz w:val="22"/>
                <w:szCs w:val="22"/>
                <w:rPrChange w:id="11117" w:author="Chara Katiri" w:date="2015-05-12T13:05:00Z">
                  <w:rPr>
                    <w:del w:id="11118" w:author="Chara Katiri" w:date="2015-04-12T17:50:00Z"/>
                    <w:rFonts w:ascii="Times" w:hAnsi="Times" w:cs="Times New Roman"/>
                    <w:sz w:val="22"/>
                    <w:szCs w:val="22"/>
                  </w:rPr>
                </w:rPrChange>
              </w:rPr>
              <w:pPrChange w:id="11119" w:author="Chara Katiri" w:date="2015-05-12T13:05:00Z">
                <w:pPr>
                  <w:pStyle w:val="ListParagraph"/>
                  <w:spacing w:line="360" w:lineRule="auto"/>
                  <w:ind w:left="0"/>
                  <w:jc w:val="both"/>
                </w:pPr>
              </w:pPrChange>
            </w:pPr>
            <w:del w:id="11120" w:author="Chara Katiri" w:date="2015-04-12T17:50:00Z">
              <w:r w:rsidRPr="00F758B3" w:rsidDel="00D71A41">
                <w:rPr>
                  <w:rFonts w:ascii="Times" w:hAnsi="Times" w:cs="Times New Roman"/>
                  <w:sz w:val="22"/>
                  <w:szCs w:val="22"/>
                  <w:rPrChange w:id="11121" w:author="Chara Katiri" w:date="2015-05-12T13:05:00Z">
                    <w:rPr>
                      <w:rFonts w:ascii="Times" w:hAnsi="Times" w:cs="Times New Roman"/>
                      <w:sz w:val="22"/>
                      <w:szCs w:val="22"/>
                    </w:rPr>
                  </w:rPrChange>
                </w:rPr>
                <w:delText xml:space="preserve">The system won’t provide information about product delivery cost, or keep track of any product dispatch information.  </w:delText>
              </w:r>
            </w:del>
          </w:p>
        </w:tc>
        <w:tc>
          <w:tcPr>
            <w:tcW w:w="1288" w:type="dxa"/>
            <w:tcPrChange w:id="11122" w:author="Chara Katiri" w:date="2015-04-12T03:35:00Z">
              <w:tcPr>
                <w:tcW w:w="1288" w:type="dxa"/>
              </w:tcPr>
            </w:tcPrChange>
          </w:tcPr>
          <w:p w14:paraId="3B493D27" w14:textId="071F11FB" w:rsidR="00BF78B7" w:rsidRPr="00F758B3" w:rsidDel="00D71A41" w:rsidRDefault="00BF78B7" w:rsidP="00F758B3">
            <w:pPr>
              <w:pStyle w:val="ListParagraph"/>
              <w:spacing w:line="360" w:lineRule="auto"/>
              <w:ind w:left="0"/>
              <w:jc w:val="both"/>
              <w:rPr>
                <w:del w:id="11123" w:author="Chara Katiri" w:date="2015-04-12T17:50:00Z"/>
                <w:rFonts w:ascii="Times" w:hAnsi="Times" w:cs="Times New Roman"/>
                <w:sz w:val="22"/>
                <w:szCs w:val="22"/>
                <w:rPrChange w:id="11124" w:author="Chara Katiri" w:date="2015-05-12T13:05:00Z">
                  <w:rPr>
                    <w:del w:id="11125" w:author="Chara Katiri" w:date="2015-04-12T17:50:00Z"/>
                    <w:rFonts w:ascii="Times" w:hAnsi="Times" w:cs="Times New Roman"/>
                    <w:sz w:val="22"/>
                    <w:szCs w:val="22"/>
                  </w:rPr>
                </w:rPrChange>
              </w:rPr>
              <w:pPrChange w:id="11126" w:author="Chara Katiri" w:date="2015-05-12T13:05:00Z">
                <w:pPr>
                  <w:pStyle w:val="ListParagraph"/>
                  <w:spacing w:line="360" w:lineRule="auto"/>
                  <w:ind w:left="0"/>
                  <w:jc w:val="both"/>
                </w:pPr>
              </w:pPrChange>
            </w:pPr>
            <w:del w:id="11127" w:author="Chara Katiri" w:date="2015-04-12T17:50:00Z">
              <w:r w:rsidRPr="00F758B3" w:rsidDel="00D71A41">
                <w:rPr>
                  <w:rFonts w:ascii="Times" w:hAnsi="Times" w:cs="Times New Roman"/>
                  <w:sz w:val="22"/>
                  <w:szCs w:val="22"/>
                  <w:rPrChange w:id="11128" w:author="Chara Katiri" w:date="2015-05-12T13:05:00Z">
                    <w:rPr>
                      <w:rFonts w:ascii="Times" w:hAnsi="Times" w:cs="Times New Roman"/>
                      <w:sz w:val="22"/>
                      <w:szCs w:val="22"/>
                    </w:rPr>
                  </w:rPrChange>
                </w:rPr>
                <w:delText>Functional</w:delText>
              </w:r>
            </w:del>
          </w:p>
        </w:tc>
        <w:tc>
          <w:tcPr>
            <w:tcW w:w="1242" w:type="dxa"/>
            <w:tcPrChange w:id="11129" w:author="Chara Katiri" w:date="2015-04-12T03:35:00Z">
              <w:tcPr>
                <w:tcW w:w="1242" w:type="dxa"/>
              </w:tcPr>
            </w:tcPrChange>
          </w:tcPr>
          <w:p w14:paraId="03BBDB50" w14:textId="4E018B72" w:rsidR="00BF78B7" w:rsidRPr="00F758B3" w:rsidDel="00D71A41" w:rsidRDefault="00BF78B7" w:rsidP="00F758B3">
            <w:pPr>
              <w:pStyle w:val="ListParagraph"/>
              <w:spacing w:line="360" w:lineRule="auto"/>
              <w:ind w:left="0"/>
              <w:jc w:val="both"/>
              <w:rPr>
                <w:del w:id="11130" w:author="Chara Katiri" w:date="2015-04-12T17:50:00Z"/>
                <w:rFonts w:ascii="Times" w:hAnsi="Times" w:cs="Times New Roman"/>
                <w:sz w:val="22"/>
                <w:szCs w:val="22"/>
                <w:rPrChange w:id="11131" w:author="Chara Katiri" w:date="2015-05-12T13:05:00Z">
                  <w:rPr>
                    <w:del w:id="11132" w:author="Chara Katiri" w:date="2015-04-12T17:50:00Z"/>
                    <w:rFonts w:ascii="Times" w:hAnsi="Times" w:cs="Times New Roman"/>
                    <w:sz w:val="22"/>
                    <w:szCs w:val="22"/>
                  </w:rPr>
                </w:rPrChange>
              </w:rPr>
              <w:pPrChange w:id="11133" w:author="Chara Katiri" w:date="2015-05-12T13:05:00Z">
                <w:pPr>
                  <w:pStyle w:val="ListParagraph"/>
                  <w:spacing w:line="360" w:lineRule="auto"/>
                  <w:ind w:left="0"/>
                  <w:jc w:val="both"/>
                </w:pPr>
              </w:pPrChange>
            </w:pPr>
          </w:p>
        </w:tc>
        <w:tc>
          <w:tcPr>
            <w:tcW w:w="1172" w:type="dxa"/>
            <w:tcPrChange w:id="11134" w:author="Chara Katiri" w:date="2015-04-12T03:35:00Z">
              <w:tcPr>
                <w:tcW w:w="1172" w:type="dxa"/>
              </w:tcPr>
            </w:tcPrChange>
          </w:tcPr>
          <w:p w14:paraId="04D452FE" w14:textId="7F791772" w:rsidR="00BF78B7" w:rsidRPr="00F758B3" w:rsidDel="00D71A41" w:rsidRDefault="00BF78B7" w:rsidP="00F758B3">
            <w:pPr>
              <w:pStyle w:val="ListParagraph"/>
              <w:spacing w:line="360" w:lineRule="auto"/>
              <w:ind w:left="0"/>
              <w:jc w:val="both"/>
              <w:rPr>
                <w:del w:id="11135" w:author="Chara Katiri" w:date="2015-04-12T17:50:00Z"/>
                <w:rFonts w:ascii="Times" w:hAnsi="Times" w:cs="Times New Roman"/>
                <w:sz w:val="22"/>
                <w:szCs w:val="22"/>
                <w:rPrChange w:id="11136" w:author="Chara Katiri" w:date="2015-05-12T13:05:00Z">
                  <w:rPr>
                    <w:del w:id="11137" w:author="Chara Katiri" w:date="2015-04-12T17:50:00Z"/>
                    <w:rFonts w:ascii="Times" w:hAnsi="Times" w:cs="Times New Roman"/>
                    <w:sz w:val="22"/>
                    <w:szCs w:val="22"/>
                  </w:rPr>
                </w:rPrChange>
              </w:rPr>
              <w:pPrChange w:id="11138" w:author="Chara Katiri" w:date="2015-05-12T13:05:00Z">
                <w:pPr>
                  <w:pStyle w:val="ListParagraph"/>
                  <w:spacing w:line="360" w:lineRule="auto"/>
                  <w:ind w:left="0"/>
                  <w:jc w:val="both"/>
                </w:pPr>
              </w:pPrChange>
            </w:pPr>
          </w:p>
        </w:tc>
        <w:tc>
          <w:tcPr>
            <w:tcW w:w="1172" w:type="dxa"/>
            <w:tcPrChange w:id="11139" w:author="Chara Katiri" w:date="2015-04-12T03:35:00Z">
              <w:tcPr>
                <w:tcW w:w="1172" w:type="dxa"/>
              </w:tcPr>
            </w:tcPrChange>
          </w:tcPr>
          <w:p w14:paraId="29285C4A" w14:textId="63855D35" w:rsidR="00BF78B7" w:rsidRPr="00F758B3" w:rsidDel="00D71A41" w:rsidRDefault="00BF78B7" w:rsidP="00F758B3">
            <w:pPr>
              <w:pStyle w:val="ListParagraph"/>
              <w:spacing w:line="360" w:lineRule="auto"/>
              <w:ind w:left="0"/>
              <w:jc w:val="both"/>
              <w:rPr>
                <w:del w:id="11140" w:author="Chara Katiri" w:date="2015-04-12T17:50:00Z"/>
                <w:rFonts w:ascii="Times" w:hAnsi="Times" w:cs="Times New Roman"/>
                <w:sz w:val="22"/>
                <w:szCs w:val="22"/>
                <w:rPrChange w:id="11141" w:author="Chara Katiri" w:date="2015-05-12T13:05:00Z">
                  <w:rPr>
                    <w:del w:id="11142" w:author="Chara Katiri" w:date="2015-04-12T17:50:00Z"/>
                    <w:rFonts w:ascii="Times" w:hAnsi="Times" w:cs="Times New Roman"/>
                    <w:sz w:val="22"/>
                    <w:szCs w:val="22"/>
                  </w:rPr>
                </w:rPrChange>
              </w:rPr>
              <w:pPrChange w:id="11143" w:author="Chara Katiri" w:date="2015-05-12T13:05:00Z">
                <w:pPr>
                  <w:pStyle w:val="ListParagraph"/>
                  <w:spacing w:line="360" w:lineRule="auto"/>
                  <w:ind w:left="0"/>
                  <w:jc w:val="both"/>
                </w:pPr>
              </w:pPrChange>
            </w:pPr>
          </w:p>
        </w:tc>
        <w:tc>
          <w:tcPr>
            <w:tcW w:w="1172" w:type="dxa"/>
            <w:tcPrChange w:id="11144" w:author="Chara Katiri" w:date="2015-04-12T03:35:00Z">
              <w:tcPr>
                <w:tcW w:w="1172" w:type="dxa"/>
              </w:tcPr>
            </w:tcPrChange>
          </w:tcPr>
          <w:p w14:paraId="58D92CE1" w14:textId="0E55B092" w:rsidR="00BF78B7" w:rsidRPr="00F758B3" w:rsidDel="00D71A41" w:rsidRDefault="00BF78B7" w:rsidP="00F758B3">
            <w:pPr>
              <w:pStyle w:val="ListParagraph"/>
              <w:spacing w:line="360" w:lineRule="auto"/>
              <w:ind w:left="0"/>
              <w:jc w:val="both"/>
              <w:rPr>
                <w:del w:id="11145" w:author="Chara Katiri" w:date="2015-04-12T17:50:00Z"/>
                <w:rFonts w:ascii="Times" w:hAnsi="Times" w:cs="Times New Roman"/>
                <w:sz w:val="22"/>
                <w:szCs w:val="22"/>
                <w:rPrChange w:id="11146" w:author="Chara Katiri" w:date="2015-05-12T13:05:00Z">
                  <w:rPr>
                    <w:del w:id="11147" w:author="Chara Katiri" w:date="2015-04-12T17:50:00Z"/>
                    <w:rFonts w:ascii="Times" w:hAnsi="Times" w:cs="Times New Roman"/>
                    <w:sz w:val="22"/>
                    <w:szCs w:val="22"/>
                  </w:rPr>
                </w:rPrChange>
              </w:rPr>
              <w:pPrChange w:id="11148" w:author="Chara Katiri" w:date="2015-05-12T13:05:00Z">
                <w:pPr>
                  <w:pStyle w:val="ListParagraph"/>
                  <w:spacing w:line="360" w:lineRule="auto"/>
                  <w:ind w:left="0"/>
                  <w:jc w:val="both"/>
                </w:pPr>
              </w:pPrChange>
            </w:pPr>
            <w:del w:id="11149" w:author="Chara Katiri" w:date="2015-04-12T17:50:00Z">
              <w:r w:rsidRPr="00F758B3" w:rsidDel="00D71A41">
                <w:rPr>
                  <w:rFonts w:ascii="Times" w:hAnsi="Times" w:cs="Times New Roman"/>
                  <w:sz w:val="22"/>
                  <w:szCs w:val="22"/>
                  <w:rPrChange w:id="11150" w:author="Chara Katiri" w:date="2015-05-12T13:05:00Z">
                    <w:rPr>
                      <w:rFonts w:ascii="Times" w:hAnsi="Times" w:cs="Times New Roman"/>
                      <w:sz w:val="22"/>
                      <w:szCs w:val="22"/>
                    </w:rPr>
                  </w:rPrChange>
                </w:rPr>
                <w:delText>W</w:delText>
              </w:r>
            </w:del>
          </w:p>
        </w:tc>
      </w:tr>
      <w:tr w:rsidR="00BF78B7" w:rsidRPr="00F758B3" w:rsidDel="00D71A41" w14:paraId="67AB9BCD" w14:textId="3FC7EF04" w:rsidTr="00BF78B7">
        <w:trPr>
          <w:del w:id="11151" w:author="Chara Katiri" w:date="2015-04-12T17:50:00Z"/>
        </w:trPr>
        <w:tc>
          <w:tcPr>
            <w:tcW w:w="1172" w:type="dxa"/>
            <w:gridSpan w:val="2"/>
            <w:tcPrChange w:id="11152" w:author="Chara Katiri" w:date="2015-04-12T03:35:00Z">
              <w:tcPr>
                <w:tcW w:w="1172" w:type="dxa"/>
                <w:gridSpan w:val="2"/>
              </w:tcPr>
            </w:tcPrChange>
          </w:tcPr>
          <w:p w14:paraId="53C95373" w14:textId="6BC8BA2B" w:rsidR="00BF78B7" w:rsidRPr="00F758B3" w:rsidDel="00D71A41" w:rsidRDefault="00BF78B7" w:rsidP="00F758B3">
            <w:pPr>
              <w:pStyle w:val="ListParagraph"/>
              <w:spacing w:line="360" w:lineRule="auto"/>
              <w:ind w:left="0"/>
              <w:jc w:val="both"/>
              <w:rPr>
                <w:del w:id="11153" w:author="Chara Katiri" w:date="2015-04-12T17:50:00Z"/>
                <w:rFonts w:ascii="Times" w:hAnsi="Times" w:cs="Times New Roman"/>
                <w:sz w:val="22"/>
                <w:szCs w:val="22"/>
                <w:rPrChange w:id="11154" w:author="Chara Katiri" w:date="2015-05-12T13:05:00Z">
                  <w:rPr>
                    <w:del w:id="11155" w:author="Chara Katiri" w:date="2015-04-12T17:50:00Z"/>
                    <w:rFonts w:ascii="Times" w:hAnsi="Times" w:cs="Times New Roman"/>
                    <w:sz w:val="22"/>
                    <w:szCs w:val="22"/>
                  </w:rPr>
                </w:rPrChange>
              </w:rPr>
              <w:pPrChange w:id="11156" w:author="Chara Katiri" w:date="2015-05-12T13:05:00Z">
                <w:pPr>
                  <w:pStyle w:val="ListParagraph"/>
                  <w:spacing w:line="360" w:lineRule="auto"/>
                  <w:ind w:left="0"/>
                  <w:jc w:val="both"/>
                </w:pPr>
              </w:pPrChange>
            </w:pPr>
            <w:del w:id="11157" w:author="Chara Katiri" w:date="2015-04-12T17:50:00Z">
              <w:r w:rsidRPr="00F758B3" w:rsidDel="00D71A41">
                <w:rPr>
                  <w:rFonts w:ascii="Times" w:hAnsi="Times" w:cs="Times New Roman"/>
                  <w:sz w:val="22"/>
                  <w:szCs w:val="22"/>
                  <w:rPrChange w:id="11158" w:author="Chara Katiri" w:date="2015-05-12T13:05:00Z">
                    <w:rPr>
                      <w:rFonts w:ascii="Times" w:hAnsi="Times" w:cs="Times New Roman"/>
                      <w:sz w:val="22"/>
                      <w:szCs w:val="22"/>
                    </w:rPr>
                  </w:rPrChange>
                </w:rPr>
                <w:delText>17</w:delText>
              </w:r>
            </w:del>
          </w:p>
        </w:tc>
        <w:tc>
          <w:tcPr>
            <w:tcW w:w="4254" w:type="dxa"/>
            <w:gridSpan w:val="5"/>
            <w:tcPrChange w:id="11159" w:author="Chara Katiri" w:date="2015-04-12T03:35:00Z">
              <w:tcPr>
                <w:tcW w:w="4254" w:type="dxa"/>
                <w:gridSpan w:val="5"/>
              </w:tcPr>
            </w:tcPrChange>
          </w:tcPr>
          <w:p w14:paraId="6D9346CE" w14:textId="0E9AED20" w:rsidR="00BF78B7" w:rsidRPr="00F758B3" w:rsidDel="00D71A41" w:rsidRDefault="00BF78B7" w:rsidP="00F758B3">
            <w:pPr>
              <w:pStyle w:val="ListParagraph"/>
              <w:spacing w:line="360" w:lineRule="auto"/>
              <w:ind w:left="0"/>
              <w:jc w:val="both"/>
              <w:rPr>
                <w:del w:id="11160" w:author="Chara Katiri" w:date="2015-04-12T17:50:00Z"/>
                <w:rFonts w:ascii="Times" w:hAnsi="Times" w:cs="Times New Roman"/>
                <w:sz w:val="22"/>
                <w:szCs w:val="22"/>
                <w:rPrChange w:id="11161" w:author="Chara Katiri" w:date="2015-05-12T13:05:00Z">
                  <w:rPr>
                    <w:del w:id="11162" w:author="Chara Katiri" w:date="2015-04-12T17:50:00Z"/>
                    <w:rFonts w:ascii="Times" w:hAnsi="Times" w:cs="Times New Roman"/>
                    <w:sz w:val="22"/>
                    <w:szCs w:val="22"/>
                  </w:rPr>
                </w:rPrChange>
              </w:rPr>
              <w:pPrChange w:id="11163" w:author="Chara Katiri" w:date="2015-05-12T13:05:00Z">
                <w:pPr>
                  <w:pStyle w:val="ListParagraph"/>
                  <w:spacing w:line="360" w:lineRule="auto"/>
                  <w:ind w:left="0"/>
                  <w:jc w:val="both"/>
                </w:pPr>
              </w:pPrChange>
            </w:pPr>
            <w:del w:id="11164" w:author="Chara Katiri" w:date="2015-04-12T17:50:00Z">
              <w:r w:rsidRPr="00F758B3" w:rsidDel="00D71A41">
                <w:rPr>
                  <w:rFonts w:ascii="Times" w:hAnsi="Times" w:cs="Times New Roman"/>
                  <w:sz w:val="22"/>
                  <w:szCs w:val="22"/>
                  <w:rPrChange w:id="11165" w:author="Chara Katiri" w:date="2015-05-12T13:05:00Z">
                    <w:rPr>
                      <w:rFonts w:ascii="Times" w:hAnsi="Times" w:cs="Times New Roman"/>
                      <w:sz w:val="22"/>
                      <w:szCs w:val="22"/>
                    </w:rPr>
                  </w:rPrChange>
                </w:rPr>
                <w:delText xml:space="preserve">The system won’t provide refund functionalities. </w:delText>
              </w:r>
            </w:del>
          </w:p>
        </w:tc>
        <w:tc>
          <w:tcPr>
            <w:tcW w:w="1288" w:type="dxa"/>
            <w:tcPrChange w:id="11166" w:author="Chara Katiri" w:date="2015-04-12T03:35:00Z">
              <w:tcPr>
                <w:tcW w:w="1288" w:type="dxa"/>
              </w:tcPr>
            </w:tcPrChange>
          </w:tcPr>
          <w:p w14:paraId="4610397B" w14:textId="68878E82" w:rsidR="00BF78B7" w:rsidRPr="00F758B3" w:rsidDel="00D71A41" w:rsidRDefault="00BF78B7" w:rsidP="00F758B3">
            <w:pPr>
              <w:pStyle w:val="ListParagraph"/>
              <w:spacing w:line="360" w:lineRule="auto"/>
              <w:ind w:left="0"/>
              <w:jc w:val="both"/>
              <w:rPr>
                <w:del w:id="11167" w:author="Chara Katiri" w:date="2015-04-12T17:50:00Z"/>
                <w:rFonts w:ascii="Times" w:hAnsi="Times" w:cs="Times New Roman"/>
                <w:sz w:val="22"/>
                <w:szCs w:val="22"/>
                <w:rPrChange w:id="11168" w:author="Chara Katiri" w:date="2015-05-12T13:05:00Z">
                  <w:rPr>
                    <w:del w:id="11169" w:author="Chara Katiri" w:date="2015-04-12T17:50:00Z"/>
                    <w:rFonts w:ascii="Times" w:hAnsi="Times" w:cs="Times New Roman"/>
                    <w:sz w:val="22"/>
                    <w:szCs w:val="22"/>
                  </w:rPr>
                </w:rPrChange>
              </w:rPr>
              <w:pPrChange w:id="11170" w:author="Chara Katiri" w:date="2015-05-12T13:05:00Z">
                <w:pPr>
                  <w:pStyle w:val="ListParagraph"/>
                  <w:spacing w:line="360" w:lineRule="auto"/>
                  <w:ind w:left="0"/>
                  <w:jc w:val="both"/>
                </w:pPr>
              </w:pPrChange>
            </w:pPr>
            <w:del w:id="11171" w:author="Chara Katiri" w:date="2015-04-12T17:50:00Z">
              <w:r w:rsidRPr="00F758B3" w:rsidDel="00D71A41">
                <w:rPr>
                  <w:rFonts w:ascii="Times" w:hAnsi="Times" w:cs="Times New Roman"/>
                  <w:sz w:val="22"/>
                  <w:szCs w:val="22"/>
                  <w:rPrChange w:id="11172" w:author="Chara Katiri" w:date="2015-05-12T13:05:00Z">
                    <w:rPr>
                      <w:rFonts w:ascii="Times" w:hAnsi="Times" w:cs="Times New Roman"/>
                      <w:sz w:val="22"/>
                      <w:szCs w:val="22"/>
                    </w:rPr>
                  </w:rPrChange>
                </w:rPr>
                <w:delText>Functional</w:delText>
              </w:r>
            </w:del>
          </w:p>
        </w:tc>
        <w:tc>
          <w:tcPr>
            <w:tcW w:w="1242" w:type="dxa"/>
            <w:tcPrChange w:id="11173" w:author="Chara Katiri" w:date="2015-04-12T03:35:00Z">
              <w:tcPr>
                <w:tcW w:w="1242" w:type="dxa"/>
              </w:tcPr>
            </w:tcPrChange>
          </w:tcPr>
          <w:p w14:paraId="777A0C35" w14:textId="3372FFAC" w:rsidR="00BF78B7" w:rsidRPr="00F758B3" w:rsidDel="00D71A41" w:rsidRDefault="00BF78B7" w:rsidP="00F758B3">
            <w:pPr>
              <w:pStyle w:val="ListParagraph"/>
              <w:spacing w:line="360" w:lineRule="auto"/>
              <w:ind w:left="0"/>
              <w:jc w:val="both"/>
              <w:rPr>
                <w:del w:id="11174" w:author="Chara Katiri" w:date="2015-04-12T17:50:00Z"/>
                <w:rFonts w:ascii="Times" w:hAnsi="Times" w:cs="Times New Roman"/>
                <w:sz w:val="22"/>
                <w:szCs w:val="22"/>
                <w:rPrChange w:id="11175" w:author="Chara Katiri" w:date="2015-05-12T13:05:00Z">
                  <w:rPr>
                    <w:del w:id="11176" w:author="Chara Katiri" w:date="2015-04-12T17:50:00Z"/>
                    <w:rFonts w:ascii="Times" w:hAnsi="Times" w:cs="Times New Roman"/>
                    <w:sz w:val="22"/>
                    <w:szCs w:val="22"/>
                  </w:rPr>
                </w:rPrChange>
              </w:rPr>
              <w:pPrChange w:id="11177" w:author="Chara Katiri" w:date="2015-05-12T13:05:00Z">
                <w:pPr>
                  <w:pStyle w:val="ListParagraph"/>
                  <w:spacing w:line="360" w:lineRule="auto"/>
                  <w:ind w:left="0"/>
                  <w:jc w:val="both"/>
                </w:pPr>
              </w:pPrChange>
            </w:pPr>
          </w:p>
        </w:tc>
        <w:tc>
          <w:tcPr>
            <w:tcW w:w="1172" w:type="dxa"/>
            <w:tcPrChange w:id="11178" w:author="Chara Katiri" w:date="2015-04-12T03:35:00Z">
              <w:tcPr>
                <w:tcW w:w="1172" w:type="dxa"/>
              </w:tcPr>
            </w:tcPrChange>
          </w:tcPr>
          <w:p w14:paraId="3C1BCF55" w14:textId="3EED6A27" w:rsidR="00BF78B7" w:rsidRPr="00F758B3" w:rsidDel="00D71A41" w:rsidRDefault="00BF78B7" w:rsidP="00F758B3">
            <w:pPr>
              <w:pStyle w:val="ListParagraph"/>
              <w:spacing w:line="360" w:lineRule="auto"/>
              <w:ind w:left="0"/>
              <w:jc w:val="both"/>
              <w:rPr>
                <w:del w:id="11179" w:author="Chara Katiri" w:date="2015-04-12T17:50:00Z"/>
                <w:rFonts w:ascii="Times" w:hAnsi="Times" w:cs="Times New Roman"/>
                <w:sz w:val="22"/>
                <w:szCs w:val="22"/>
                <w:rPrChange w:id="11180" w:author="Chara Katiri" w:date="2015-05-12T13:05:00Z">
                  <w:rPr>
                    <w:del w:id="11181" w:author="Chara Katiri" w:date="2015-04-12T17:50:00Z"/>
                    <w:rFonts w:ascii="Times" w:hAnsi="Times" w:cs="Times New Roman"/>
                    <w:sz w:val="22"/>
                    <w:szCs w:val="22"/>
                  </w:rPr>
                </w:rPrChange>
              </w:rPr>
              <w:pPrChange w:id="11182" w:author="Chara Katiri" w:date="2015-05-12T13:05:00Z">
                <w:pPr>
                  <w:pStyle w:val="ListParagraph"/>
                  <w:spacing w:line="360" w:lineRule="auto"/>
                  <w:ind w:left="0"/>
                  <w:jc w:val="both"/>
                </w:pPr>
              </w:pPrChange>
            </w:pPr>
          </w:p>
        </w:tc>
        <w:tc>
          <w:tcPr>
            <w:tcW w:w="1172" w:type="dxa"/>
            <w:tcPrChange w:id="11183" w:author="Chara Katiri" w:date="2015-04-12T03:35:00Z">
              <w:tcPr>
                <w:tcW w:w="1172" w:type="dxa"/>
              </w:tcPr>
            </w:tcPrChange>
          </w:tcPr>
          <w:p w14:paraId="3BD534ED" w14:textId="350E42B2" w:rsidR="00BF78B7" w:rsidRPr="00F758B3" w:rsidDel="00D71A41" w:rsidRDefault="00BF78B7" w:rsidP="00F758B3">
            <w:pPr>
              <w:pStyle w:val="ListParagraph"/>
              <w:spacing w:line="360" w:lineRule="auto"/>
              <w:ind w:left="0"/>
              <w:jc w:val="both"/>
              <w:rPr>
                <w:del w:id="11184" w:author="Chara Katiri" w:date="2015-04-12T17:50:00Z"/>
                <w:rFonts w:ascii="Times" w:hAnsi="Times" w:cs="Times New Roman"/>
                <w:sz w:val="22"/>
                <w:szCs w:val="22"/>
                <w:rPrChange w:id="11185" w:author="Chara Katiri" w:date="2015-05-12T13:05:00Z">
                  <w:rPr>
                    <w:del w:id="11186" w:author="Chara Katiri" w:date="2015-04-12T17:50:00Z"/>
                    <w:rFonts w:ascii="Times" w:hAnsi="Times" w:cs="Times New Roman"/>
                    <w:sz w:val="22"/>
                    <w:szCs w:val="22"/>
                  </w:rPr>
                </w:rPrChange>
              </w:rPr>
              <w:pPrChange w:id="11187" w:author="Chara Katiri" w:date="2015-05-12T13:05:00Z">
                <w:pPr>
                  <w:pStyle w:val="ListParagraph"/>
                  <w:spacing w:line="360" w:lineRule="auto"/>
                  <w:ind w:left="0"/>
                  <w:jc w:val="both"/>
                </w:pPr>
              </w:pPrChange>
            </w:pPr>
          </w:p>
        </w:tc>
        <w:tc>
          <w:tcPr>
            <w:tcW w:w="1172" w:type="dxa"/>
            <w:tcPrChange w:id="11188" w:author="Chara Katiri" w:date="2015-04-12T03:35:00Z">
              <w:tcPr>
                <w:tcW w:w="1172" w:type="dxa"/>
              </w:tcPr>
            </w:tcPrChange>
          </w:tcPr>
          <w:p w14:paraId="20333602" w14:textId="7F21690C" w:rsidR="00BF78B7" w:rsidRPr="00F758B3" w:rsidDel="00D71A41" w:rsidRDefault="00BF78B7" w:rsidP="00F758B3">
            <w:pPr>
              <w:pStyle w:val="ListParagraph"/>
              <w:spacing w:line="360" w:lineRule="auto"/>
              <w:ind w:left="0"/>
              <w:jc w:val="both"/>
              <w:rPr>
                <w:del w:id="11189" w:author="Chara Katiri" w:date="2015-04-12T17:50:00Z"/>
                <w:rFonts w:ascii="Times" w:hAnsi="Times" w:cs="Times New Roman"/>
                <w:sz w:val="22"/>
                <w:szCs w:val="22"/>
                <w:rPrChange w:id="11190" w:author="Chara Katiri" w:date="2015-05-12T13:05:00Z">
                  <w:rPr>
                    <w:del w:id="11191" w:author="Chara Katiri" w:date="2015-04-12T17:50:00Z"/>
                    <w:rFonts w:ascii="Times" w:hAnsi="Times" w:cs="Times New Roman"/>
                    <w:sz w:val="22"/>
                    <w:szCs w:val="22"/>
                  </w:rPr>
                </w:rPrChange>
              </w:rPr>
              <w:pPrChange w:id="11192" w:author="Chara Katiri" w:date="2015-05-12T13:05:00Z">
                <w:pPr>
                  <w:pStyle w:val="ListParagraph"/>
                  <w:spacing w:line="360" w:lineRule="auto"/>
                  <w:ind w:left="0"/>
                  <w:jc w:val="both"/>
                </w:pPr>
              </w:pPrChange>
            </w:pPr>
            <w:del w:id="11193" w:author="Chara Katiri" w:date="2015-04-12T17:50:00Z">
              <w:r w:rsidRPr="00F758B3" w:rsidDel="00D71A41">
                <w:rPr>
                  <w:rFonts w:ascii="Times" w:hAnsi="Times" w:cs="Times New Roman"/>
                  <w:sz w:val="22"/>
                  <w:szCs w:val="22"/>
                  <w:rPrChange w:id="11194" w:author="Chara Katiri" w:date="2015-05-12T13:05:00Z">
                    <w:rPr>
                      <w:rFonts w:ascii="Times" w:hAnsi="Times" w:cs="Times New Roman"/>
                      <w:sz w:val="22"/>
                      <w:szCs w:val="22"/>
                    </w:rPr>
                  </w:rPrChange>
                </w:rPr>
                <w:delText>W</w:delText>
              </w:r>
            </w:del>
          </w:p>
        </w:tc>
      </w:tr>
    </w:tbl>
    <w:p w14:paraId="5A53896E" w14:textId="77777777" w:rsidR="00C67445" w:rsidRPr="00F758B3" w:rsidRDefault="00C67445" w:rsidP="00F758B3">
      <w:pPr>
        <w:spacing w:line="360" w:lineRule="auto"/>
        <w:contextualSpacing/>
        <w:jc w:val="both"/>
        <w:rPr>
          <w:ins w:id="11195" w:author="Chara Katiri" w:date="2015-04-12T17:50:00Z"/>
          <w:rFonts w:ascii="Times" w:hAnsi="Times" w:cs="Times New Roman"/>
          <w:sz w:val="22"/>
          <w:szCs w:val="22"/>
          <w:rPrChange w:id="11196" w:author="Chara Katiri" w:date="2015-05-12T13:05:00Z">
            <w:rPr>
              <w:ins w:id="11197" w:author="Chara Katiri" w:date="2015-04-12T17:50:00Z"/>
              <w:rFonts w:ascii="Times" w:hAnsi="Times" w:cs="Times New Roman"/>
              <w:sz w:val="22"/>
              <w:szCs w:val="22"/>
            </w:rPr>
          </w:rPrChange>
        </w:rPr>
        <w:pPrChange w:id="11198" w:author="Chara Katiri" w:date="2015-05-12T13:05:00Z">
          <w:pPr>
            <w:spacing w:line="360" w:lineRule="auto"/>
            <w:contextualSpacing/>
            <w:jc w:val="both"/>
          </w:pPr>
        </w:pPrChange>
      </w:pPr>
    </w:p>
    <w:tbl>
      <w:tblPr>
        <w:tblStyle w:val="TableGrid"/>
        <w:tblW w:w="11482" w:type="dxa"/>
        <w:tblInd w:w="108" w:type="dxa"/>
        <w:tblLayout w:type="fixed"/>
        <w:tblLook w:val="04A0" w:firstRow="1" w:lastRow="0" w:firstColumn="1" w:lastColumn="0" w:noHBand="0" w:noVBand="1"/>
        <w:tblPrChange w:id="11199"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11200">
          <w:tblGrid>
            <w:gridCol w:w="108"/>
            <w:gridCol w:w="1000"/>
            <w:gridCol w:w="3951"/>
            <w:gridCol w:w="1325"/>
            <w:gridCol w:w="1603"/>
            <w:gridCol w:w="1169"/>
            <w:gridCol w:w="1155"/>
            <w:gridCol w:w="1155"/>
            <w:gridCol w:w="124"/>
          </w:tblGrid>
        </w:tblGridChange>
      </w:tblGrid>
      <w:tr w:rsidR="00D71A41" w:rsidRPr="00F758B3" w14:paraId="4D6EFAD8" w14:textId="77777777" w:rsidTr="00D71A41">
        <w:trPr>
          <w:ins w:id="11201" w:author="Chara Katiri" w:date="2015-04-12T17:50:00Z"/>
          <w:trPrChange w:id="11202" w:author="Chara Katiri" w:date="2015-04-12T17:52:00Z">
            <w:trPr>
              <w:gridAfter w:val="0"/>
            </w:trPr>
          </w:trPrChange>
        </w:trPr>
        <w:tc>
          <w:tcPr>
            <w:tcW w:w="1108" w:type="dxa"/>
            <w:shd w:val="clear" w:color="auto" w:fill="548DD4" w:themeFill="text2" w:themeFillTint="99"/>
            <w:tcPrChange w:id="11203" w:author="Chara Katiri" w:date="2015-04-12T17:52:00Z">
              <w:tcPr>
                <w:tcW w:w="1116" w:type="dxa"/>
                <w:gridSpan w:val="2"/>
                <w:shd w:val="clear" w:color="auto" w:fill="548DD4" w:themeFill="text2" w:themeFillTint="99"/>
              </w:tcPr>
            </w:tcPrChange>
          </w:tcPr>
          <w:p w14:paraId="0DE89D2C" w14:textId="77777777" w:rsidR="00D71A41" w:rsidRPr="00F758B3" w:rsidRDefault="00D71A41" w:rsidP="00F758B3">
            <w:pPr>
              <w:pStyle w:val="ListParagraph"/>
              <w:spacing w:line="360" w:lineRule="auto"/>
              <w:ind w:left="0"/>
              <w:jc w:val="both"/>
              <w:rPr>
                <w:ins w:id="11204" w:author="Chara Katiri" w:date="2015-04-12T17:50:00Z"/>
                <w:rFonts w:ascii="Times" w:hAnsi="Times" w:cs="Times New Roman"/>
                <w:b/>
                <w:color w:val="FFFFFF" w:themeColor="background1"/>
                <w:sz w:val="22"/>
                <w:szCs w:val="22"/>
                <w:rPrChange w:id="11205" w:author="Chara Katiri" w:date="2015-05-12T13:05:00Z">
                  <w:rPr>
                    <w:ins w:id="11206" w:author="Chara Katiri" w:date="2015-04-12T17:50:00Z"/>
                    <w:rFonts w:ascii="Times" w:hAnsi="Times" w:cs="Times New Roman"/>
                    <w:b/>
                    <w:color w:val="FFFFFF" w:themeColor="background1"/>
                    <w:sz w:val="22"/>
                    <w:szCs w:val="22"/>
                  </w:rPr>
                </w:rPrChange>
              </w:rPr>
              <w:pPrChange w:id="11207" w:author="Chara Katiri" w:date="2015-05-12T13:05:00Z">
                <w:pPr>
                  <w:pStyle w:val="ListParagraph"/>
                  <w:spacing w:line="360" w:lineRule="auto"/>
                  <w:ind w:left="0"/>
                  <w:jc w:val="both"/>
                </w:pPr>
              </w:pPrChange>
            </w:pPr>
            <w:ins w:id="11208" w:author="Chara Katiri" w:date="2015-04-12T17:50:00Z">
              <w:r w:rsidRPr="00F758B3">
                <w:rPr>
                  <w:rFonts w:ascii="Times" w:hAnsi="Times" w:cs="Times New Roman"/>
                  <w:b/>
                  <w:bCs/>
                  <w:color w:val="FFFFFF" w:themeColor="background1"/>
                  <w:sz w:val="22"/>
                  <w:szCs w:val="22"/>
                  <w:lang w:val="en-GB"/>
                  <w:rPrChange w:id="11209" w:author="Chara Katiri" w:date="2015-05-12T13:05:00Z">
                    <w:rPr>
                      <w:rFonts w:ascii="Times" w:hAnsi="Times" w:cs="Times New Roman"/>
                      <w:b/>
                      <w:bCs/>
                      <w:color w:val="FFFFFF" w:themeColor="background1"/>
                      <w:sz w:val="22"/>
                      <w:szCs w:val="22"/>
                      <w:lang w:val="en-GB"/>
                    </w:rPr>
                  </w:rPrChange>
                </w:rPr>
                <w:t>Req. no.</w:t>
              </w:r>
            </w:ins>
          </w:p>
        </w:tc>
        <w:tc>
          <w:tcPr>
            <w:tcW w:w="3951" w:type="dxa"/>
            <w:shd w:val="clear" w:color="auto" w:fill="548DD4" w:themeFill="text2" w:themeFillTint="99"/>
            <w:tcPrChange w:id="11210" w:author="Chara Katiri" w:date="2015-04-12T17:52:00Z">
              <w:tcPr>
                <w:tcW w:w="3960" w:type="dxa"/>
                <w:shd w:val="clear" w:color="auto" w:fill="548DD4" w:themeFill="text2" w:themeFillTint="99"/>
              </w:tcPr>
            </w:tcPrChange>
          </w:tcPr>
          <w:p w14:paraId="2FE264DF" w14:textId="77777777" w:rsidR="00D71A41" w:rsidRPr="00F758B3" w:rsidRDefault="00D71A41" w:rsidP="00F758B3">
            <w:pPr>
              <w:pStyle w:val="ListParagraph"/>
              <w:spacing w:line="360" w:lineRule="auto"/>
              <w:ind w:left="0"/>
              <w:jc w:val="both"/>
              <w:rPr>
                <w:ins w:id="11211" w:author="Chara Katiri" w:date="2015-04-12T17:50:00Z"/>
                <w:rFonts w:ascii="Times" w:hAnsi="Times" w:cs="Times New Roman"/>
                <w:b/>
                <w:color w:val="FFFFFF" w:themeColor="background1"/>
                <w:sz w:val="22"/>
                <w:szCs w:val="22"/>
                <w:rPrChange w:id="11212" w:author="Chara Katiri" w:date="2015-05-12T13:05:00Z">
                  <w:rPr>
                    <w:ins w:id="11213" w:author="Chara Katiri" w:date="2015-04-12T17:50:00Z"/>
                    <w:rFonts w:ascii="Times" w:hAnsi="Times" w:cs="Times New Roman"/>
                    <w:b/>
                    <w:color w:val="FFFFFF" w:themeColor="background1"/>
                    <w:sz w:val="22"/>
                    <w:szCs w:val="22"/>
                  </w:rPr>
                </w:rPrChange>
              </w:rPr>
              <w:pPrChange w:id="11214" w:author="Chara Katiri" w:date="2015-05-12T13:05:00Z">
                <w:pPr>
                  <w:pStyle w:val="ListParagraph"/>
                  <w:spacing w:line="360" w:lineRule="auto"/>
                  <w:ind w:left="0"/>
                  <w:jc w:val="both"/>
                </w:pPr>
              </w:pPrChange>
            </w:pPr>
            <w:ins w:id="11215" w:author="Chara Katiri" w:date="2015-04-12T17:50:00Z">
              <w:r w:rsidRPr="00F758B3">
                <w:rPr>
                  <w:rFonts w:ascii="Times" w:hAnsi="Times" w:cs="Times New Roman"/>
                  <w:b/>
                  <w:bCs/>
                  <w:color w:val="FFFFFF" w:themeColor="background1"/>
                  <w:sz w:val="22"/>
                  <w:szCs w:val="22"/>
                  <w:lang w:val="en-GB"/>
                  <w:rPrChange w:id="11216" w:author="Chara Katiri" w:date="2015-05-12T13:05:00Z">
                    <w:rPr>
                      <w:rFonts w:ascii="Times" w:hAnsi="Times" w:cs="Times New Roman"/>
                      <w:b/>
                      <w:bCs/>
                      <w:color w:val="FFFFFF" w:themeColor="background1"/>
                      <w:sz w:val="22"/>
                      <w:szCs w:val="22"/>
                      <w:lang w:val="en-GB"/>
                    </w:rPr>
                  </w:rPrChange>
                </w:rPr>
                <w:t>Requirements Description</w:t>
              </w:r>
            </w:ins>
          </w:p>
        </w:tc>
        <w:tc>
          <w:tcPr>
            <w:tcW w:w="1325" w:type="dxa"/>
            <w:shd w:val="clear" w:color="auto" w:fill="548DD4" w:themeFill="text2" w:themeFillTint="99"/>
            <w:tcPrChange w:id="11217" w:author="Chara Katiri" w:date="2015-04-12T17:52:00Z">
              <w:tcPr>
                <w:tcW w:w="1274" w:type="dxa"/>
                <w:shd w:val="clear" w:color="auto" w:fill="548DD4" w:themeFill="text2" w:themeFillTint="99"/>
              </w:tcPr>
            </w:tcPrChange>
          </w:tcPr>
          <w:p w14:paraId="1B448838" w14:textId="77777777" w:rsidR="00D71A41" w:rsidRPr="00F758B3" w:rsidRDefault="00D71A41" w:rsidP="00F758B3">
            <w:pPr>
              <w:pStyle w:val="ListParagraph"/>
              <w:spacing w:line="360" w:lineRule="auto"/>
              <w:ind w:left="0"/>
              <w:jc w:val="both"/>
              <w:rPr>
                <w:ins w:id="11218" w:author="Chara Katiri" w:date="2015-04-12T17:50:00Z"/>
                <w:rFonts w:ascii="Times" w:hAnsi="Times" w:cs="Times New Roman"/>
                <w:b/>
                <w:color w:val="FFFFFF" w:themeColor="background1"/>
                <w:sz w:val="22"/>
                <w:szCs w:val="22"/>
                <w:rPrChange w:id="11219" w:author="Chara Katiri" w:date="2015-05-12T13:05:00Z">
                  <w:rPr>
                    <w:ins w:id="11220" w:author="Chara Katiri" w:date="2015-04-12T17:50:00Z"/>
                    <w:rFonts w:ascii="Times" w:hAnsi="Times" w:cs="Times New Roman"/>
                    <w:b/>
                    <w:color w:val="FFFFFF" w:themeColor="background1"/>
                    <w:sz w:val="22"/>
                    <w:szCs w:val="22"/>
                  </w:rPr>
                </w:rPrChange>
              </w:rPr>
              <w:pPrChange w:id="11221" w:author="Chara Katiri" w:date="2015-05-12T13:05:00Z">
                <w:pPr>
                  <w:pStyle w:val="ListParagraph"/>
                  <w:spacing w:line="360" w:lineRule="auto"/>
                  <w:ind w:left="0"/>
                  <w:jc w:val="both"/>
                </w:pPr>
              </w:pPrChange>
            </w:pPr>
            <w:ins w:id="11222" w:author="Chara Katiri" w:date="2015-04-12T17:50:00Z">
              <w:r w:rsidRPr="00F758B3">
                <w:rPr>
                  <w:rFonts w:ascii="Times" w:hAnsi="Times" w:cs="Times New Roman"/>
                  <w:b/>
                  <w:bCs/>
                  <w:color w:val="FFFFFF" w:themeColor="background1"/>
                  <w:sz w:val="22"/>
                  <w:szCs w:val="22"/>
                  <w:lang w:val="en-GB"/>
                  <w:rPrChange w:id="11223" w:author="Chara Katiri" w:date="2015-05-12T13:05:00Z">
                    <w:rPr>
                      <w:rFonts w:ascii="Times" w:hAnsi="Times" w:cs="Times New Roman"/>
                      <w:b/>
                      <w:bCs/>
                      <w:color w:val="FFFFFF" w:themeColor="background1"/>
                      <w:sz w:val="22"/>
                      <w:szCs w:val="22"/>
                      <w:lang w:val="en-GB"/>
                    </w:rPr>
                  </w:rPrChange>
                </w:rPr>
                <w:t>Req. Type</w:t>
              </w:r>
            </w:ins>
          </w:p>
        </w:tc>
        <w:tc>
          <w:tcPr>
            <w:tcW w:w="1603" w:type="dxa"/>
            <w:shd w:val="clear" w:color="auto" w:fill="548DD4" w:themeFill="text2" w:themeFillTint="99"/>
            <w:tcPrChange w:id="11224" w:author="Chara Katiri" w:date="2015-04-12T17:52:00Z">
              <w:tcPr>
                <w:tcW w:w="1609" w:type="dxa"/>
                <w:shd w:val="clear" w:color="auto" w:fill="548DD4" w:themeFill="text2" w:themeFillTint="99"/>
              </w:tcPr>
            </w:tcPrChange>
          </w:tcPr>
          <w:p w14:paraId="2F2A9194" w14:textId="77777777" w:rsidR="00D71A41" w:rsidRPr="00F758B3" w:rsidRDefault="00D71A41" w:rsidP="00F758B3">
            <w:pPr>
              <w:pStyle w:val="ListParagraph"/>
              <w:spacing w:line="360" w:lineRule="auto"/>
              <w:ind w:left="0"/>
              <w:jc w:val="both"/>
              <w:rPr>
                <w:ins w:id="11225" w:author="Chara Katiri" w:date="2015-04-12T17:50:00Z"/>
                <w:rFonts w:ascii="Times" w:hAnsi="Times" w:cs="Times New Roman"/>
                <w:b/>
                <w:bCs/>
                <w:color w:val="FFFFFF" w:themeColor="background1"/>
                <w:sz w:val="22"/>
                <w:szCs w:val="22"/>
                <w:lang w:val="en-GB"/>
                <w:rPrChange w:id="11226" w:author="Chara Katiri" w:date="2015-05-12T13:05:00Z">
                  <w:rPr>
                    <w:ins w:id="11227" w:author="Chara Katiri" w:date="2015-04-12T17:50:00Z"/>
                    <w:rFonts w:ascii="Times" w:hAnsi="Times" w:cs="Times New Roman"/>
                    <w:b/>
                    <w:bCs/>
                    <w:color w:val="FFFFFF" w:themeColor="background1"/>
                    <w:sz w:val="22"/>
                    <w:szCs w:val="22"/>
                    <w:lang w:val="en-GB"/>
                  </w:rPr>
                </w:rPrChange>
              </w:rPr>
              <w:pPrChange w:id="11228" w:author="Chara Katiri" w:date="2015-05-12T13:05:00Z">
                <w:pPr>
                  <w:pStyle w:val="ListParagraph"/>
                  <w:spacing w:line="360" w:lineRule="auto"/>
                  <w:ind w:left="0"/>
                  <w:jc w:val="both"/>
                </w:pPr>
              </w:pPrChange>
            </w:pPr>
            <w:ins w:id="11229" w:author="Chara Katiri" w:date="2015-04-12T17:50:00Z">
              <w:r w:rsidRPr="00F758B3">
                <w:rPr>
                  <w:rFonts w:ascii="Times" w:hAnsi="Times" w:cs="Times New Roman"/>
                  <w:b/>
                  <w:bCs/>
                  <w:color w:val="FFFFFF" w:themeColor="background1"/>
                  <w:sz w:val="22"/>
                  <w:szCs w:val="22"/>
                  <w:lang w:val="en-GB"/>
                  <w:rPrChange w:id="11230" w:author="Chara Katiri" w:date="2015-05-12T13:05:00Z">
                    <w:rPr>
                      <w:rFonts w:ascii="Times" w:hAnsi="Times" w:cs="Times New Roman"/>
                      <w:b/>
                      <w:bCs/>
                      <w:color w:val="FFFFFF" w:themeColor="background1"/>
                      <w:sz w:val="22"/>
                      <w:szCs w:val="22"/>
                      <w:lang w:val="en-GB"/>
                    </w:rPr>
                  </w:rPrChange>
                </w:rPr>
                <w:t>Shall/Must</w:t>
              </w:r>
            </w:ins>
          </w:p>
        </w:tc>
        <w:tc>
          <w:tcPr>
            <w:tcW w:w="1169" w:type="dxa"/>
            <w:shd w:val="clear" w:color="auto" w:fill="548DD4" w:themeFill="text2" w:themeFillTint="99"/>
            <w:tcPrChange w:id="11231" w:author="Chara Katiri" w:date="2015-04-12T17:52:00Z">
              <w:tcPr>
                <w:tcW w:w="1169" w:type="dxa"/>
                <w:shd w:val="clear" w:color="auto" w:fill="548DD4" w:themeFill="text2" w:themeFillTint="99"/>
              </w:tcPr>
            </w:tcPrChange>
          </w:tcPr>
          <w:p w14:paraId="3E9E3DC9" w14:textId="0611B45D" w:rsidR="00D71A41" w:rsidRPr="00F758B3" w:rsidRDefault="00D71A41" w:rsidP="00F758B3">
            <w:pPr>
              <w:pStyle w:val="ListParagraph"/>
              <w:spacing w:line="360" w:lineRule="auto"/>
              <w:ind w:left="0"/>
              <w:jc w:val="both"/>
              <w:rPr>
                <w:ins w:id="11232" w:author="Chara Katiri" w:date="2015-04-12T17:51:00Z"/>
                <w:rFonts w:ascii="Times" w:hAnsi="Times" w:cs="Times New Roman"/>
                <w:b/>
                <w:bCs/>
                <w:color w:val="FFFFFF" w:themeColor="background1"/>
                <w:sz w:val="22"/>
                <w:szCs w:val="22"/>
                <w:lang w:val="en-GB"/>
                <w:rPrChange w:id="11233" w:author="Chara Katiri" w:date="2015-05-12T13:05:00Z">
                  <w:rPr>
                    <w:ins w:id="11234" w:author="Chara Katiri" w:date="2015-04-12T17:51:00Z"/>
                    <w:rFonts w:ascii="Times" w:hAnsi="Times" w:cs="Times New Roman"/>
                    <w:b/>
                    <w:bCs/>
                    <w:color w:val="FFFFFF" w:themeColor="background1"/>
                    <w:sz w:val="22"/>
                    <w:szCs w:val="22"/>
                    <w:lang w:val="en-GB"/>
                  </w:rPr>
                </w:rPrChange>
              </w:rPr>
              <w:pPrChange w:id="11235" w:author="Chara Katiri" w:date="2015-05-12T13:05:00Z">
                <w:pPr>
                  <w:pStyle w:val="ListParagraph"/>
                  <w:spacing w:line="360" w:lineRule="auto"/>
                  <w:ind w:left="0"/>
                  <w:jc w:val="both"/>
                </w:pPr>
              </w:pPrChange>
            </w:pPr>
            <w:ins w:id="11236" w:author="Chara Katiri" w:date="2015-04-12T17:51:00Z">
              <w:r w:rsidRPr="00F758B3">
                <w:rPr>
                  <w:rFonts w:ascii="Times" w:hAnsi="Times" w:cs="Times New Roman"/>
                  <w:b/>
                  <w:bCs/>
                  <w:color w:val="FFFFFF" w:themeColor="background1"/>
                  <w:sz w:val="22"/>
                  <w:szCs w:val="22"/>
                  <w:lang w:val="en-GB"/>
                  <w:rPrChange w:id="11237" w:author="Chara Katiri" w:date="2015-05-12T13:05:00Z">
                    <w:rPr>
                      <w:rFonts w:ascii="Times" w:hAnsi="Times" w:cs="Times New Roman"/>
                      <w:b/>
                      <w:bCs/>
                      <w:color w:val="FFFFFF" w:themeColor="background1"/>
                      <w:sz w:val="22"/>
                      <w:szCs w:val="22"/>
                      <w:lang w:val="en-GB"/>
                    </w:rPr>
                  </w:rPrChange>
                </w:rPr>
                <w:t>MoSCoW</w:t>
              </w:r>
            </w:ins>
          </w:p>
        </w:tc>
        <w:tc>
          <w:tcPr>
            <w:tcW w:w="1155" w:type="dxa"/>
            <w:shd w:val="clear" w:color="auto" w:fill="548DD4" w:themeFill="text2" w:themeFillTint="99"/>
            <w:tcPrChange w:id="11238" w:author="Chara Katiri" w:date="2015-04-12T17:52:00Z">
              <w:tcPr>
                <w:tcW w:w="1169" w:type="dxa"/>
                <w:shd w:val="clear" w:color="auto" w:fill="548DD4" w:themeFill="text2" w:themeFillTint="99"/>
              </w:tcPr>
            </w:tcPrChange>
          </w:tcPr>
          <w:p w14:paraId="5DE2ACCB" w14:textId="437D2D95" w:rsidR="00D71A41" w:rsidRPr="00F758B3" w:rsidRDefault="00D71A41" w:rsidP="00F758B3">
            <w:pPr>
              <w:pStyle w:val="ListParagraph"/>
              <w:spacing w:line="360" w:lineRule="auto"/>
              <w:ind w:left="0"/>
              <w:jc w:val="both"/>
              <w:rPr>
                <w:ins w:id="11239" w:author="Chara Katiri" w:date="2015-04-12T17:51:00Z"/>
                <w:rFonts w:ascii="Times" w:hAnsi="Times" w:cs="Times New Roman"/>
                <w:b/>
                <w:bCs/>
                <w:color w:val="FFFFFF" w:themeColor="background1"/>
                <w:sz w:val="22"/>
                <w:szCs w:val="22"/>
                <w:lang w:val="en-GB"/>
                <w:rPrChange w:id="11240" w:author="Chara Katiri" w:date="2015-05-12T13:05:00Z">
                  <w:rPr>
                    <w:ins w:id="11241" w:author="Chara Katiri" w:date="2015-04-12T17:51:00Z"/>
                    <w:rFonts w:ascii="Times" w:hAnsi="Times" w:cs="Times New Roman"/>
                    <w:b/>
                    <w:bCs/>
                    <w:color w:val="FFFFFF" w:themeColor="background1"/>
                    <w:sz w:val="22"/>
                    <w:szCs w:val="22"/>
                    <w:lang w:val="en-GB"/>
                  </w:rPr>
                </w:rPrChange>
              </w:rPr>
              <w:pPrChange w:id="11242" w:author="Chara Katiri" w:date="2015-05-12T13:05:00Z">
                <w:pPr>
                  <w:pStyle w:val="ListParagraph"/>
                  <w:spacing w:line="360" w:lineRule="auto"/>
                  <w:ind w:left="0"/>
                  <w:jc w:val="both"/>
                </w:pPr>
              </w:pPrChange>
            </w:pPr>
            <w:ins w:id="11243" w:author="Chara Katiri" w:date="2015-04-12T17:52:00Z">
              <w:r w:rsidRPr="00F758B3">
                <w:rPr>
                  <w:rFonts w:ascii="Times" w:hAnsi="Times" w:cs="Times New Roman"/>
                  <w:b/>
                  <w:bCs/>
                  <w:color w:val="FFFFFF" w:themeColor="background1"/>
                  <w:sz w:val="22"/>
                  <w:szCs w:val="22"/>
                  <w:lang w:val="en-GB"/>
                  <w:rPrChange w:id="11244" w:author="Chara Katiri" w:date="2015-05-12T13:05:00Z">
                    <w:rPr>
                      <w:rFonts w:ascii="Times" w:hAnsi="Times" w:cs="Times New Roman"/>
                      <w:b/>
                      <w:bCs/>
                      <w:color w:val="FFFFFF" w:themeColor="background1"/>
                      <w:sz w:val="22"/>
                      <w:szCs w:val="22"/>
                      <w:lang w:val="en-GB"/>
                    </w:rPr>
                  </w:rPrChange>
                </w:rPr>
                <w:t xml:space="preserve">Pass/Fail </w:t>
              </w:r>
            </w:ins>
          </w:p>
        </w:tc>
        <w:tc>
          <w:tcPr>
            <w:tcW w:w="1171" w:type="dxa"/>
            <w:shd w:val="clear" w:color="auto" w:fill="548DD4" w:themeFill="text2" w:themeFillTint="99"/>
            <w:tcPrChange w:id="11245" w:author="Chara Katiri" w:date="2015-04-12T17:52:00Z">
              <w:tcPr>
                <w:tcW w:w="1169" w:type="dxa"/>
                <w:shd w:val="clear" w:color="auto" w:fill="548DD4" w:themeFill="text2" w:themeFillTint="99"/>
              </w:tcPr>
            </w:tcPrChange>
          </w:tcPr>
          <w:p w14:paraId="215B1515" w14:textId="5CB6FF0B" w:rsidR="00D71A41" w:rsidRPr="00F758B3" w:rsidRDefault="00D71A41" w:rsidP="00F758B3">
            <w:pPr>
              <w:pStyle w:val="ListParagraph"/>
              <w:spacing w:line="360" w:lineRule="auto"/>
              <w:ind w:left="0"/>
              <w:jc w:val="both"/>
              <w:rPr>
                <w:ins w:id="11246" w:author="Chara Katiri" w:date="2015-04-12T17:51:00Z"/>
                <w:rFonts w:ascii="Times" w:hAnsi="Times" w:cs="Times New Roman"/>
                <w:b/>
                <w:bCs/>
                <w:color w:val="FFFFFF" w:themeColor="background1"/>
                <w:sz w:val="22"/>
                <w:szCs w:val="22"/>
                <w:lang w:val="en-GB"/>
                <w:rPrChange w:id="11247" w:author="Chara Katiri" w:date="2015-05-12T13:05:00Z">
                  <w:rPr>
                    <w:ins w:id="11248" w:author="Chara Katiri" w:date="2015-04-12T17:51:00Z"/>
                    <w:rFonts w:ascii="Times" w:hAnsi="Times" w:cs="Times New Roman"/>
                    <w:b/>
                    <w:bCs/>
                    <w:color w:val="FFFFFF" w:themeColor="background1"/>
                    <w:sz w:val="22"/>
                    <w:szCs w:val="22"/>
                    <w:lang w:val="en-GB"/>
                  </w:rPr>
                </w:rPrChange>
              </w:rPr>
              <w:pPrChange w:id="11249" w:author="Chara Katiri" w:date="2015-05-12T13:05:00Z">
                <w:pPr>
                  <w:pStyle w:val="ListParagraph"/>
                  <w:spacing w:line="360" w:lineRule="auto"/>
                  <w:ind w:left="0"/>
                  <w:jc w:val="both"/>
                </w:pPr>
              </w:pPrChange>
            </w:pPr>
            <w:ins w:id="11250" w:author="Chara Katiri" w:date="2015-04-12T17:52:00Z">
              <w:r w:rsidRPr="00F758B3">
                <w:rPr>
                  <w:rFonts w:ascii="Times" w:hAnsi="Times" w:cs="Times New Roman"/>
                  <w:b/>
                  <w:bCs/>
                  <w:color w:val="FFFFFF" w:themeColor="background1"/>
                  <w:sz w:val="22"/>
                  <w:szCs w:val="22"/>
                  <w:lang w:val="en-GB"/>
                  <w:rPrChange w:id="11251" w:author="Chara Katiri" w:date="2015-05-12T13:05:00Z">
                    <w:rPr>
                      <w:rFonts w:ascii="Times" w:hAnsi="Times" w:cs="Times New Roman"/>
                      <w:b/>
                      <w:bCs/>
                      <w:color w:val="FFFFFF" w:themeColor="background1"/>
                      <w:sz w:val="22"/>
                      <w:szCs w:val="22"/>
                      <w:lang w:val="en-GB"/>
                    </w:rPr>
                  </w:rPrChange>
                </w:rPr>
                <w:t>Test notes</w:t>
              </w:r>
            </w:ins>
          </w:p>
        </w:tc>
      </w:tr>
      <w:tr w:rsidR="00D71A41" w:rsidRPr="00F758B3" w14:paraId="76FA733E" w14:textId="57B51ABD" w:rsidTr="00D71A41">
        <w:trPr>
          <w:ins w:id="11252" w:author="Chara Katiri" w:date="2015-04-12T17:50:00Z"/>
          <w:trPrChange w:id="11253" w:author="Chara Katiri" w:date="2015-04-12T17:52:00Z">
            <w:trPr>
              <w:gridAfter w:val="0"/>
            </w:trPr>
          </w:trPrChange>
        </w:trPr>
        <w:tc>
          <w:tcPr>
            <w:tcW w:w="11482" w:type="dxa"/>
            <w:gridSpan w:val="7"/>
            <w:shd w:val="clear" w:color="auto" w:fill="548DD4" w:themeFill="text2" w:themeFillTint="99"/>
            <w:tcPrChange w:id="11254" w:author="Chara Katiri" w:date="2015-04-12T17:52:00Z">
              <w:tcPr>
                <w:tcW w:w="11466" w:type="dxa"/>
                <w:gridSpan w:val="8"/>
                <w:shd w:val="clear" w:color="auto" w:fill="548DD4" w:themeFill="text2" w:themeFillTint="99"/>
              </w:tcPr>
            </w:tcPrChange>
          </w:tcPr>
          <w:p w14:paraId="100E4300" w14:textId="7040F7E6" w:rsidR="00D71A41" w:rsidRPr="00F758B3" w:rsidRDefault="00D71A41" w:rsidP="00F758B3">
            <w:pPr>
              <w:pStyle w:val="ListParagraph"/>
              <w:spacing w:line="360" w:lineRule="auto"/>
              <w:ind w:left="0"/>
              <w:jc w:val="both"/>
              <w:rPr>
                <w:ins w:id="11255" w:author="Chara Katiri" w:date="2015-04-12T17:51:00Z"/>
                <w:rFonts w:ascii="Times" w:hAnsi="Times" w:cs="Times New Roman"/>
                <w:b/>
                <w:color w:val="FFFFFF" w:themeColor="background1"/>
                <w:sz w:val="22"/>
                <w:szCs w:val="22"/>
                <w:rPrChange w:id="11256" w:author="Chara Katiri" w:date="2015-05-12T13:05:00Z">
                  <w:rPr>
                    <w:ins w:id="11257" w:author="Chara Katiri" w:date="2015-04-12T17:51:00Z"/>
                    <w:rFonts w:ascii="Times" w:hAnsi="Times" w:cs="Times New Roman"/>
                    <w:b/>
                    <w:color w:val="FFFFFF" w:themeColor="background1"/>
                    <w:sz w:val="22"/>
                    <w:szCs w:val="22"/>
                  </w:rPr>
                </w:rPrChange>
              </w:rPr>
              <w:pPrChange w:id="11258" w:author="Chara Katiri" w:date="2015-05-12T13:05:00Z">
                <w:pPr>
                  <w:pStyle w:val="ListParagraph"/>
                  <w:spacing w:line="360" w:lineRule="auto"/>
                  <w:ind w:left="0"/>
                  <w:jc w:val="both"/>
                </w:pPr>
              </w:pPrChange>
            </w:pPr>
            <w:ins w:id="11259" w:author="Chara Katiri" w:date="2015-04-12T17:51:00Z">
              <w:r w:rsidRPr="00F758B3">
                <w:rPr>
                  <w:rFonts w:ascii="Times" w:hAnsi="Times" w:cs="Times New Roman"/>
                  <w:b/>
                  <w:color w:val="FFFFFF" w:themeColor="background1"/>
                  <w:sz w:val="22"/>
                  <w:szCs w:val="22"/>
                  <w:rPrChange w:id="11260" w:author="Chara Katiri" w:date="2015-05-12T13:05:00Z">
                    <w:rPr>
                      <w:rFonts w:ascii="Times" w:hAnsi="Times" w:cs="Times New Roman"/>
                      <w:b/>
                      <w:color w:val="FFFFFF" w:themeColor="background1"/>
                      <w:sz w:val="22"/>
                      <w:szCs w:val="22"/>
                    </w:rPr>
                  </w:rPrChange>
                </w:rPr>
                <w:t>Database</w:t>
              </w:r>
            </w:ins>
          </w:p>
        </w:tc>
      </w:tr>
      <w:tr w:rsidR="00D71A41" w:rsidRPr="00F758B3" w14:paraId="0C5EAE72" w14:textId="77777777" w:rsidTr="00D71A41">
        <w:trPr>
          <w:ins w:id="11261" w:author="Chara Katiri" w:date="2015-04-12T17:50:00Z"/>
          <w:trPrChange w:id="11262" w:author="Chara Katiri" w:date="2015-04-12T17:52:00Z">
            <w:trPr>
              <w:gridAfter w:val="0"/>
            </w:trPr>
          </w:trPrChange>
        </w:trPr>
        <w:tc>
          <w:tcPr>
            <w:tcW w:w="1108" w:type="dxa"/>
            <w:tcPrChange w:id="11263" w:author="Chara Katiri" w:date="2015-04-12T17:52:00Z">
              <w:tcPr>
                <w:tcW w:w="1116" w:type="dxa"/>
                <w:gridSpan w:val="2"/>
              </w:tcPr>
            </w:tcPrChange>
          </w:tcPr>
          <w:p w14:paraId="01240870" w14:textId="77777777" w:rsidR="00D71A41" w:rsidRPr="00F758B3" w:rsidRDefault="00D71A41" w:rsidP="00F758B3">
            <w:pPr>
              <w:pStyle w:val="ListParagraph"/>
              <w:spacing w:line="360" w:lineRule="auto"/>
              <w:ind w:left="0"/>
              <w:jc w:val="both"/>
              <w:rPr>
                <w:ins w:id="11264" w:author="Chara Katiri" w:date="2015-04-12T17:50:00Z"/>
                <w:rFonts w:ascii="Times" w:hAnsi="Times" w:cs="Times New Roman"/>
                <w:sz w:val="22"/>
                <w:szCs w:val="22"/>
                <w:rPrChange w:id="11265" w:author="Chara Katiri" w:date="2015-05-12T13:05:00Z">
                  <w:rPr>
                    <w:ins w:id="11266" w:author="Chara Katiri" w:date="2015-04-12T17:50:00Z"/>
                    <w:rFonts w:ascii="Times" w:hAnsi="Times" w:cs="Times New Roman"/>
                    <w:sz w:val="22"/>
                    <w:szCs w:val="22"/>
                  </w:rPr>
                </w:rPrChange>
              </w:rPr>
              <w:pPrChange w:id="11267" w:author="Chara Katiri" w:date="2015-05-12T13:05:00Z">
                <w:pPr>
                  <w:pStyle w:val="ListParagraph"/>
                  <w:spacing w:line="360" w:lineRule="auto"/>
                  <w:ind w:left="0"/>
                  <w:jc w:val="both"/>
                </w:pPr>
              </w:pPrChange>
            </w:pPr>
            <w:ins w:id="11268" w:author="Chara Katiri" w:date="2015-04-12T17:50:00Z">
              <w:r w:rsidRPr="00F758B3">
                <w:rPr>
                  <w:rFonts w:ascii="Times" w:hAnsi="Times" w:cs="Times New Roman"/>
                  <w:sz w:val="22"/>
                  <w:szCs w:val="22"/>
                  <w:rPrChange w:id="11269" w:author="Chara Katiri" w:date="2015-05-12T13:05:00Z">
                    <w:rPr>
                      <w:rFonts w:ascii="Times" w:hAnsi="Times" w:cs="Times New Roman"/>
                      <w:sz w:val="22"/>
                      <w:szCs w:val="22"/>
                    </w:rPr>
                  </w:rPrChange>
                </w:rPr>
                <w:t>1</w:t>
              </w:r>
            </w:ins>
          </w:p>
        </w:tc>
        <w:tc>
          <w:tcPr>
            <w:tcW w:w="3951" w:type="dxa"/>
            <w:tcPrChange w:id="11270" w:author="Chara Katiri" w:date="2015-04-12T17:52:00Z">
              <w:tcPr>
                <w:tcW w:w="3960" w:type="dxa"/>
              </w:tcPr>
            </w:tcPrChange>
          </w:tcPr>
          <w:p w14:paraId="5E646E5A" w14:textId="77777777" w:rsidR="00D71A41" w:rsidRPr="00F758B3" w:rsidRDefault="00D71A41" w:rsidP="00F758B3">
            <w:pPr>
              <w:pStyle w:val="ListParagraph"/>
              <w:spacing w:line="360" w:lineRule="auto"/>
              <w:ind w:left="0"/>
              <w:jc w:val="both"/>
              <w:rPr>
                <w:ins w:id="11271" w:author="Chara Katiri" w:date="2015-04-12T17:50:00Z"/>
                <w:rFonts w:ascii="Times" w:hAnsi="Times" w:cs="Times New Roman"/>
                <w:sz w:val="22"/>
                <w:szCs w:val="22"/>
                <w:rPrChange w:id="11272" w:author="Chara Katiri" w:date="2015-05-12T13:05:00Z">
                  <w:rPr>
                    <w:ins w:id="11273" w:author="Chara Katiri" w:date="2015-04-12T17:50:00Z"/>
                    <w:rFonts w:ascii="Times" w:hAnsi="Times" w:cs="Times New Roman"/>
                    <w:sz w:val="22"/>
                    <w:szCs w:val="22"/>
                  </w:rPr>
                </w:rPrChange>
              </w:rPr>
              <w:pPrChange w:id="11274" w:author="Chara Katiri" w:date="2015-05-12T13:05:00Z">
                <w:pPr>
                  <w:pStyle w:val="ListParagraph"/>
                  <w:spacing w:line="360" w:lineRule="auto"/>
                  <w:ind w:left="0"/>
                  <w:jc w:val="both"/>
                </w:pPr>
              </w:pPrChange>
            </w:pPr>
            <w:ins w:id="11275" w:author="Chara Katiri" w:date="2015-04-12T17:50:00Z">
              <w:r w:rsidRPr="00F758B3">
                <w:rPr>
                  <w:rFonts w:ascii="Times" w:hAnsi="Times" w:cs="Times New Roman"/>
                  <w:sz w:val="22"/>
                  <w:szCs w:val="22"/>
                  <w:rPrChange w:id="11276" w:author="Chara Katiri" w:date="2015-05-12T13:05:00Z">
                    <w:rPr>
                      <w:rFonts w:ascii="Times" w:hAnsi="Times" w:cs="Times New Roman"/>
                      <w:sz w:val="22"/>
                      <w:szCs w:val="22"/>
                    </w:rPr>
                  </w:rPrChange>
                </w:rPr>
                <w:t xml:space="preserve">The centralized database that contains the products must update automatically and in real time.  </w:t>
              </w:r>
            </w:ins>
          </w:p>
        </w:tc>
        <w:tc>
          <w:tcPr>
            <w:tcW w:w="1325" w:type="dxa"/>
            <w:tcPrChange w:id="11277" w:author="Chara Katiri" w:date="2015-04-12T17:52:00Z">
              <w:tcPr>
                <w:tcW w:w="1274" w:type="dxa"/>
              </w:tcPr>
            </w:tcPrChange>
          </w:tcPr>
          <w:p w14:paraId="4DEA5F58" w14:textId="77777777" w:rsidR="00D71A41" w:rsidRPr="00F758B3" w:rsidRDefault="00D71A41" w:rsidP="00F758B3">
            <w:pPr>
              <w:pStyle w:val="ListParagraph"/>
              <w:spacing w:line="360" w:lineRule="auto"/>
              <w:ind w:left="0"/>
              <w:jc w:val="both"/>
              <w:rPr>
                <w:ins w:id="11278" w:author="Chara Katiri" w:date="2015-04-12T17:50:00Z"/>
                <w:rFonts w:ascii="Times" w:hAnsi="Times" w:cs="Times New Roman"/>
                <w:sz w:val="22"/>
                <w:szCs w:val="22"/>
                <w:rPrChange w:id="11279" w:author="Chara Katiri" w:date="2015-05-12T13:05:00Z">
                  <w:rPr>
                    <w:ins w:id="11280" w:author="Chara Katiri" w:date="2015-04-12T17:50:00Z"/>
                    <w:rFonts w:ascii="Times" w:hAnsi="Times" w:cs="Times New Roman"/>
                    <w:sz w:val="22"/>
                    <w:szCs w:val="22"/>
                  </w:rPr>
                </w:rPrChange>
              </w:rPr>
              <w:pPrChange w:id="11281" w:author="Chara Katiri" w:date="2015-05-12T13:05:00Z">
                <w:pPr>
                  <w:pStyle w:val="ListParagraph"/>
                  <w:spacing w:line="360" w:lineRule="auto"/>
                  <w:ind w:left="0"/>
                  <w:jc w:val="both"/>
                </w:pPr>
              </w:pPrChange>
            </w:pPr>
            <w:ins w:id="11282" w:author="Chara Katiri" w:date="2015-04-12T17:50:00Z">
              <w:r w:rsidRPr="00F758B3">
                <w:rPr>
                  <w:rFonts w:ascii="Times" w:hAnsi="Times" w:cs="Times New Roman"/>
                  <w:sz w:val="22"/>
                  <w:szCs w:val="22"/>
                  <w:rPrChange w:id="11283" w:author="Chara Katiri" w:date="2015-05-12T13:05:00Z">
                    <w:rPr>
                      <w:rFonts w:ascii="Times" w:hAnsi="Times" w:cs="Times New Roman"/>
                      <w:sz w:val="22"/>
                      <w:szCs w:val="22"/>
                    </w:rPr>
                  </w:rPrChange>
                </w:rPr>
                <w:t>Non-functional</w:t>
              </w:r>
            </w:ins>
          </w:p>
        </w:tc>
        <w:tc>
          <w:tcPr>
            <w:tcW w:w="1603" w:type="dxa"/>
            <w:tcPrChange w:id="11284" w:author="Chara Katiri" w:date="2015-04-12T17:52:00Z">
              <w:tcPr>
                <w:tcW w:w="1609" w:type="dxa"/>
              </w:tcPr>
            </w:tcPrChange>
          </w:tcPr>
          <w:p w14:paraId="33588072" w14:textId="77777777" w:rsidR="00D71A41" w:rsidRPr="00F758B3" w:rsidRDefault="00D71A41" w:rsidP="00F758B3">
            <w:pPr>
              <w:pStyle w:val="ListParagraph"/>
              <w:spacing w:line="360" w:lineRule="auto"/>
              <w:ind w:left="0"/>
              <w:jc w:val="both"/>
              <w:rPr>
                <w:ins w:id="11285" w:author="Chara Katiri" w:date="2015-04-12T17:50:00Z"/>
                <w:rFonts w:ascii="Times" w:hAnsi="Times" w:cs="Times New Roman"/>
                <w:sz w:val="22"/>
                <w:szCs w:val="22"/>
                <w:rPrChange w:id="11286" w:author="Chara Katiri" w:date="2015-05-12T13:05:00Z">
                  <w:rPr>
                    <w:ins w:id="11287" w:author="Chara Katiri" w:date="2015-04-12T17:50:00Z"/>
                    <w:rFonts w:ascii="Times" w:hAnsi="Times" w:cs="Times New Roman"/>
                    <w:sz w:val="22"/>
                    <w:szCs w:val="22"/>
                  </w:rPr>
                </w:rPrChange>
              </w:rPr>
              <w:pPrChange w:id="11288" w:author="Chara Katiri" w:date="2015-05-12T13:05:00Z">
                <w:pPr>
                  <w:pStyle w:val="ListParagraph"/>
                  <w:spacing w:line="360" w:lineRule="auto"/>
                  <w:ind w:left="0"/>
                  <w:jc w:val="both"/>
                </w:pPr>
              </w:pPrChange>
            </w:pPr>
            <w:ins w:id="11289" w:author="Chara Katiri" w:date="2015-04-12T17:50:00Z">
              <w:r w:rsidRPr="00F758B3">
                <w:rPr>
                  <w:rFonts w:ascii="Times" w:hAnsi="Times" w:cs="Times New Roman"/>
                  <w:sz w:val="22"/>
                  <w:szCs w:val="22"/>
                  <w:rPrChange w:id="11290" w:author="Chara Katiri" w:date="2015-05-12T13:05:00Z">
                    <w:rPr>
                      <w:rFonts w:ascii="Times" w:hAnsi="Times" w:cs="Times New Roman"/>
                      <w:sz w:val="22"/>
                      <w:szCs w:val="22"/>
                    </w:rPr>
                  </w:rPrChange>
                </w:rPr>
                <w:t>Shall</w:t>
              </w:r>
            </w:ins>
          </w:p>
        </w:tc>
        <w:tc>
          <w:tcPr>
            <w:tcW w:w="1169" w:type="dxa"/>
            <w:tcPrChange w:id="11291" w:author="Chara Katiri" w:date="2015-04-12T17:52:00Z">
              <w:tcPr>
                <w:tcW w:w="1169" w:type="dxa"/>
              </w:tcPr>
            </w:tcPrChange>
          </w:tcPr>
          <w:p w14:paraId="6FA48B40" w14:textId="07732187" w:rsidR="00D71A41" w:rsidRPr="00F758B3" w:rsidRDefault="00D71A41" w:rsidP="00F758B3">
            <w:pPr>
              <w:pStyle w:val="ListParagraph"/>
              <w:spacing w:line="360" w:lineRule="auto"/>
              <w:ind w:left="0"/>
              <w:jc w:val="both"/>
              <w:rPr>
                <w:ins w:id="11292" w:author="Chara Katiri" w:date="2015-04-12T17:51:00Z"/>
                <w:rFonts w:ascii="Times" w:hAnsi="Times" w:cs="Times New Roman"/>
                <w:sz w:val="22"/>
                <w:szCs w:val="22"/>
                <w:rPrChange w:id="11293" w:author="Chara Katiri" w:date="2015-05-12T13:05:00Z">
                  <w:rPr>
                    <w:ins w:id="11294" w:author="Chara Katiri" w:date="2015-04-12T17:51:00Z"/>
                    <w:rFonts w:ascii="Times" w:hAnsi="Times" w:cs="Times New Roman"/>
                    <w:sz w:val="22"/>
                    <w:szCs w:val="22"/>
                  </w:rPr>
                </w:rPrChange>
              </w:rPr>
              <w:pPrChange w:id="11295" w:author="Chara Katiri" w:date="2015-05-12T13:05:00Z">
                <w:pPr>
                  <w:pStyle w:val="ListParagraph"/>
                  <w:spacing w:line="360" w:lineRule="auto"/>
                  <w:ind w:left="0"/>
                  <w:jc w:val="both"/>
                </w:pPr>
              </w:pPrChange>
            </w:pPr>
            <w:ins w:id="11296" w:author="Chara Katiri" w:date="2015-04-12T17:51:00Z">
              <w:r w:rsidRPr="00F758B3">
                <w:rPr>
                  <w:rFonts w:ascii="Times" w:hAnsi="Times" w:cs="Times New Roman"/>
                  <w:sz w:val="22"/>
                  <w:szCs w:val="22"/>
                  <w:rPrChange w:id="11297" w:author="Chara Katiri" w:date="2015-05-12T13:05:00Z">
                    <w:rPr>
                      <w:rFonts w:ascii="Times" w:hAnsi="Times" w:cs="Times New Roman"/>
                      <w:sz w:val="22"/>
                      <w:szCs w:val="22"/>
                    </w:rPr>
                  </w:rPrChange>
                </w:rPr>
                <w:t>M</w:t>
              </w:r>
            </w:ins>
          </w:p>
        </w:tc>
        <w:tc>
          <w:tcPr>
            <w:tcW w:w="1155" w:type="dxa"/>
            <w:tcPrChange w:id="11298" w:author="Chara Katiri" w:date="2015-04-12T17:52:00Z">
              <w:tcPr>
                <w:tcW w:w="1169" w:type="dxa"/>
              </w:tcPr>
            </w:tcPrChange>
          </w:tcPr>
          <w:p w14:paraId="2F3F36DA" w14:textId="0E2D01A3" w:rsidR="00D71A41" w:rsidRPr="00F758B3" w:rsidRDefault="00D71A41" w:rsidP="00F758B3">
            <w:pPr>
              <w:pStyle w:val="ListParagraph"/>
              <w:spacing w:line="360" w:lineRule="auto"/>
              <w:ind w:left="0"/>
              <w:jc w:val="both"/>
              <w:rPr>
                <w:ins w:id="11299" w:author="Chara Katiri" w:date="2015-04-12T17:51:00Z"/>
                <w:rFonts w:ascii="Times" w:hAnsi="Times" w:cs="Times New Roman"/>
                <w:sz w:val="22"/>
                <w:szCs w:val="22"/>
                <w:rPrChange w:id="11300" w:author="Chara Katiri" w:date="2015-05-12T13:05:00Z">
                  <w:rPr>
                    <w:ins w:id="11301" w:author="Chara Katiri" w:date="2015-04-12T17:51:00Z"/>
                    <w:rFonts w:ascii="Times" w:hAnsi="Times" w:cs="Times New Roman"/>
                    <w:sz w:val="22"/>
                    <w:szCs w:val="22"/>
                  </w:rPr>
                </w:rPrChange>
              </w:rPr>
              <w:pPrChange w:id="11302" w:author="Chara Katiri" w:date="2015-05-12T13:05:00Z">
                <w:pPr>
                  <w:pStyle w:val="ListParagraph"/>
                  <w:spacing w:line="360" w:lineRule="auto"/>
                  <w:ind w:left="0"/>
                  <w:jc w:val="both"/>
                </w:pPr>
              </w:pPrChange>
            </w:pPr>
          </w:p>
        </w:tc>
        <w:tc>
          <w:tcPr>
            <w:tcW w:w="1171" w:type="dxa"/>
            <w:tcPrChange w:id="11303" w:author="Chara Katiri" w:date="2015-04-12T17:52:00Z">
              <w:tcPr>
                <w:tcW w:w="1169" w:type="dxa"/>
              </w:tcPr>
            </w:tcPrChange>
          </w:tcPr>
          <w:p w14:paraId="6249D366" w14:textId="29369D59" w:rsidR="00D71A41" w:rsidRPr="00F758B3" w:rsidRDefault="00D71A41" w:rsidP="00F758B3">
            <w:pPr>
              <w:pStyle w:val="ListParagraph"/>
              <w:spacing w:line="360" w:lineRule="auto"/>
              <w:ind w:left="0"/>
              <w:jc w:val="both"/>
              <w:rPr>
                <w:ins w:id="11304" w:author="Chara Katiri" w:date="2015-04-12T17:51:00Z"/>
                <w:rFonts w:ascii="Times" w:hAnsi="Times" w:cs="Times New Roman"/>
                <w:sz w:val="22"/>
                <w:szCs w:val="22"/>
                <w:rPrChange w:id="11305" w:author="Chara Katiri" w:date="2015-05-12T13:05:00Z">
                  <w:rPr>
                    <w:ins w:id="11306" w:author="Chara Katiri" w:date="2015-04-12T17:51:00Z"/>
                    <w:rFonts w:ascii="Times" w:hAnsi="Times" w:cs="Times New Roman"/>
                    <w:sz w:val="22"/>
                    <w:szCs w:val="22"/>
                  </w:rPr>
                </w:rPrChange>
              </w:rPr>
              <w:pPrChange w:id="11307" w:author="Chara Katiri" w:date="2015-05-12T13:05:00Z">
                <w:pPr>
                  <w:pStyle w:val="ListParagraph"/>
                  <w:spacing w:line="360" w:lineRule="auto"/>
                  <w:ind w:left="0"/>
                  <w:jc w:val="both"/>
                </w:pPr>
              </w:pPrChange>
            </w:pPr>
          </w:p>
        </w:tc>
      </w:tr>
      <w:tr w:rsidR="00D71A41" w:rsidRPr="00F758B3" w14:paraId="40A0DDF7" w14:textId="77777777" w:rsidTr="00D71A41">
        <w:trPr>
          <w:ins w:id="11308" w:author="Chara Katiri" w:date="2015-04-12T17:50:00Z"/>
          <w:trPrChange w:id="11309" w:author="Chara Katiri" w:date="2015-04-12T17:52:00Z">
            <w:trPr>
              <w:gridAfter w:val="0"/>
            </w:trPr>
          </w:trPrChange>
        </w:trPr>
        <w:tc>
          <w:tcPr>
            <w:tcW w:w="1108" w:type="dxa"/>
            <w:tcPrChange w:id="11310" w:author="Chara Katiri" w:date="2015-04-12T17:52:00Z">
              <w:tcPr>
                <w:tcW w:w="1116" w:type="dxa"/>
                <w:gridSpan w:val="2"/>
              </w:tcPr>
            </w:tcPrChange>
          </w:tcPr>
          <w:p w14:paraId="27570230" w14:textId="77777777" w:rsidR="00D71A41" w:rsidRPr="00F758B3" w:rsidRDefault="00D71A41" w:rsidP="00F758B3">
            <w:pPr>
              <w:pStyle w:val="ListParagraph"/>
              <w:spacing w:line="360" w:lineRule="auto"/>
              <w:ind w:left="0"/>
              <w:jc w:val="both"/>
              <w:rPr>
                <w:ins w:id="11311" w:author="Chara Katiri" w:date="2015-04-12T17:50:00Z"/>
                <w:rFonts w:ascii="Times" w:hAnsi="Times" w:cs="Times New Roman"/>
                <w:sz w:val="22"/>
                <w:szCs w:val="22"/>
                <w:rPrChange w:id="11312" w:author="Chara Katiri" w:date="2015-05-12T13:05:00Z">
                  <w:rPr>
                    <w:ins w:id="11313" w:author="Chara Katiri" w:date="2015-04-12T17:50:00Z"/>
                    <w:rFonts w:ascii="Times" w:hAnsi="Times" w:cs="Times New Roman"/>
                    <w:sz w:val="22"/>
                    <w:szCs w:val="22"/>
                  </w:rPr>
                </w:rPrChange>
              </w:rPr>
              <w:pPrChange w:id="11314" w:author="Chara Katiri" w:date="2015-05-12T13:05:00Z">
                <w:pPr>
                  <w:pStyle w:val="ListParagraph"/>
                  <w:spacing w:line="360" w:lineRule="auto"/>
                  <w:ind w:left="0"/>
                  <w:jc w:val="both"/>
                </w:pPr>
              </w:pPrChange>
            </w:pPr>
            <w:ins w:id="11315" w:author="Chara Katiri" w:date="2015-04-12T17:50:00Z">
              <w:r w:rsidRPr="00F758B3">
                <w:rPr>
                  <w:rFonts w:ascii="Times" w:hAnsi="Times" w:cs="Times New Roman"/>
                  <w:sz w:val="22"/>
                  <w:szCs w:val="22"/>
                  <w:rPrChange w:id="11316" w:author="Chara Katiri" w:date="2015-05-12T13:05:00Z">
                    <w:rPr>
                      <w:rFonts w:ascii="Times" w:hAnsi="Times" w:cs="Times New Roman"/>
                      <w:sz w:val="22"/>
                      <w:szCs w:val="22"/>
                    </w:rPr>
                  </w:rPrChange>
                </w:rPr>
                <w:t>2</w:t>
              </w:r>
            </w:ins>
          </w:p>
        </w:tc>
        <w:tc>
          <w:tcPr>
            <w:tcW w:w="3951" w:type="dxa"/>
            <w:tcPrChange w:id="11317" w:author="Chara Katiri" w:date="2015-04-12T17:52:00Z">
              <w:tcPr>
                <w:tcW w:w="3960" w:type="dxa"/>
              </w:tcPr>
            </w:tcPrChange>
          </w:tcPr>
          <w:p w14:paraId="4FFBBCCF" w14:textId="77777777" w:rsidR="00D71A41" w:rsidRPr="00F758B3" w:rsidRDefault="00D71A41" w:rsidP="00F758B3">
            <w:pPr>
              <w:pStyle w:val="ListParagraph"/>
              <w:spacing w:line="360" w:lineRule="auto"/>
              <w:ind w:left="0"/>
              <w:jc w:val="both"/>
              <w:rPr>
                <w:ins w:id="11318" w:author="Chara Katiri" w:date="2015-04-12T17:50:00Z"/>
                <w:rFonts w:ascii="Times" w:hAnsi="Times" w:cs="Times New Roman"/>
                <w:sz w:val="22"/>
                <w:szCs w:val="22"/>
                <w:rPrChange w:id="11319" w:author="Chara Katiri" w:date="2015-05-12T13:05:00Z">
                  <w:rPr>
                    <w:ins w:id="11320" w:author="Chara Katiri" w:date="2015-04-12T17:50:00Z"/>
                    <w:rFonts w:ascii="Times" w:hAnsi="Times" w:cs="Times New Roman"/>
                    <w:sz w:val="22"/>
                    <w:szCs w:val="22"/>
                  </w:rPr>
                </w:rPrChange>
              </w:rPr>
              <w:pPrChange w:id="11321" w:author="Chara Katiri" w:date="2015-05-12T13:05:00Z">
                <w:pPr>
                  <w:pStyle w:val="ListParagraph"/>
                  <w:spacing w:line="360" w:lineRule="auto"/>
                  <w:ind w:left="0"/>
                  <w:jc w:val="both"/>
                </w:pPr>
              </w:pPrChange>
            </w:pPr>
            <w:ins w:id="11322" w:author="Chara Katiri" w:date="2015-04-12T17:50:00Z">
              <w:r w:rsidRPr="00F758B3">
                <w:rPr>
                  <w:rFonts w:ascii="Times" w:hAnsi="Times" w:cs="Times New Roman"/>
                  <w:sz w:val="22"/>
                  <w:szCs w:val="22"/>
                  <w:rPrChange w:id="11323" w:author="Chara Katiri" w:date="2015-05-12T13:05:00Z">
                    <w:rPr>
                      <w:rFonts w:ascii="Times" w:hAnsi="Times" w:cs="Times New Roman"/>
                      <w:sz w:val="22"/>
                      <w:szCs w:val="22"/>
                    </w:rPr>
                  </w:rPrChange>
                </w:rPr>
                <w:t xml:space="preserve">The system must update the list of products so that a product becomes unavailable after a user purchases it. </w:t>
              </w:r>
            </w:ins>
          </w:p>
        </w:tc>
        <w:tc>
          <w:tcPr>
            <w:tcW w:w="1325" w:type="dxa"/>
            <w:tcPrChange w:id="11324" w:author="Chara Katiri" w:date="2015-04-12T17:52:00Z">
              <w:tcPr>
                <w:tcW w:w="1274" w:type="dxa"/>
              </w:tcPr>
            </w:tcPrChange>
          </w:tcPr>
          <w:p w14:paraId="07873515" w14:textId="77777777" w:rsidR="00D71A41" w:rsidRPr="00F758B3" w:rsidRDefault="00D71A41" w:rsidP="00F758B3">
            <w:pPr>
              <w:pStyle w:val="ListParagraph"/>
              <w:spacing w:line="360" w:lineRule="auto"/>
              <w:ind w:left="0"/>
              <w:jc w:val="both"/>
              <w:rPr>
                <w:ins w:id="11325" w:author="Chara Katiri" w:date="2015-04-12T17:50:00Z"/>
                <w:rFonts w:ascii="Times" w:hAnsi="Times" w:cs="Times New Roman"/>
                <w:sz w:val="22"/>
                <w:szCs w:val="22"/>
                <w:rPrChange w:id="11326" w:author="Chara Katiri" w:date="2015-05-12T13:05:00Z">
                  <w:rPr>
                    <w:ins w:id="11327" w:author="Chara Katiri" w:date="2015-04-12T17:50:00Z"/>
                    <w:rFonts w:ascii="Times" w:hAnsi="Times" w:cs="Times New Roman"/>
                    <w:sz w:val="22"/>
                    <w:szCs w:val="22"/>
                  </w:rPr>
                </w:rPrChange>
              </w:rPr>
              <w:pPrChange w:id="11328" w:author="Chara Katiri" w:date="2015-05-12T13:05:00Z">
                <w:pPr>
                  <w:pStyle w:val="ListParagraph"/>
                  <w:spacing w:line="360" w:lineRule="auto"/>
                  <w:ind w:left="0"/>
                  <w:jc w:val="both"/>
                </w:pPr>
              </w:pPrChange>
            </w:pPr>
            <w:ins w:id="11329" w:author="Chara Katiri" w:date="2015-04-12T17:50:00Z">
              <w:r w:rsidRPr="00F758B3">
                <w:rPr>
                  <w:rFonts w:ascii="Times" w:hAnsi="Times" w:cs="Times New Roman"/>
                  <w:sz w:val="22"/>
                  <w:szCs w:val="22"/>
                  <w:rPrChange w:id="11330" w:author="Chara Katiri" w:date="2015-05-12T13:05:00Z">
                    <w:rPr>
                      <w:rFonts w:ascii="Times" w:hAnsi="Times" w:cs="Times New Roman"/>
                      <w:sz w:val="22"/>
                      <w:szCs w:val="22"/>
                    </w:rPr>
                  </w:rPrChange>
                </w:rPr>
                <w:t>Functional</w:t>
              </w:r>
            </w:ins>
          </w:p>
        </w:tc>
        <w:tc>
          <w:tcPr>
            <w:tcW w:w="1603" w:type="dxa"/>
            <w:tcPrChange w:id="11331" w:author="Chara Katiri" w:date="2015-04-12T17:52:00Z">
              <w:tcPr>
                <w:tcW w:w="1609" w:type="dxa"/>
              </w:tcPr>
            </w:tcPrChange>
          </w:tcPr>
          <w:p w14:paraId="690C1EF9" w14:textId="77777777" w:rsidR="00D71A41" w:rsidRPr="00F758B3" w:rsidRDefault="00D71A41" w:rsidP="00F758B3">
            <w:pPr>
              <w:pStyle w:val="ListParagraph"/>
              <w:spacing w:line="360" w:lineRule="auto"/>
              <w:ind w:left="0"/>
              <w:jc w:val="both"/>
              <w:rPr>
                <w:ins w:id="11332" w:author="Chara Katiri" w:date="2015-04-12T17:50:00Z"/>
                <w:rFonts w:ascii="Times" w:hAnsi="Times" w:cs="Times New Roman"/>
                <w:sz w:val="22"/>
                <w:szCs w:val="22"/>
                <w:rPrChange w:id="11333" w:author="Chara Katiri" w:date="2015-05-12T13:05:00Z">
                  <w:rPr>
                    <w:ins w:id="11334" w:author="Chara Katiri" w:date="2015-04-12T17:50:00Z"/>
                    <w:rFonts w:ascii="Times" w:hAnsi="Times" w:cs="Times New Roman"/>
                    <w:sz w:val="22"/>
                    <w:szCs w:val="22"/>
                  </w:rPr>
                </w:rPrChange>
              </w:rPr>
              <w:pPrChange w:id="11335" w:author="Chara Katiri" w:date="2015-05-12T13:05:00Z">
                <w:pPr>
                  <w:pStyle w:val="ListParagraph"/>
                  <w:spacing w:line="360" w:lineRule="auto"/>
                  <w:ind w:left="0"/>
                  <w:jc w:val="both"/>
                </w:pPr>
              </w:pPrChange>
            </w:pPr>
          </w:p>
        </w:tc>
        <w:tc>
          <w:tcPr>
            <w:tcW w:w="1169" w:type="dxa"/>
            <w:tcPrChange w:id="11336" w:author="Chara Katiri" w:date="2015-04-12T17:52:00Z">
              <w:tcPr>
                <w:tcW w:w="1169" w:type="dxa"/>
              </w:tcPr>
            </w:tcPrChange>
          </w:tcPr>
          <w:p w14:paraId="229EC822" w14:textId="66D9EBF7" w:rsidR="00D71A41" w:rsidRPr="00F758B3" w:rsidRDefault="00D71A41" w:rsidP="00F758B3">
            <w:pPr>
              <w:pStyle w:val="ListParagraph"/>
              <w:spacing w:line="360" w:lineRule="auto"/>
              <w:ind w:left="0"/>
              <w:jc w:val="both"/>
              <w:rPr>
                <w:ins w:id="11337" w:author="Chara Katiri" w:date="2015-04-12T17:51:00Z"/>
                <w:rFonts w:ascii="Times" w:hAnsi="Times" w:cs="Times New Roman"/>
                <w:sz w:val="22"/>
                <w:szCs w:val="22"/>
                <w:rPrChange w:id="11338" w:author="Chara Katiri" w:date="2015-05-12T13:05:00Z">
                  <w:rPr>
                    <w:ins w:id="11339" w:author="Chara Katiri" w:date="2015-04-12T17:51:00Z"/>
                    <w:rFonts w:ascii="Times" w:hAnsi="Times" w:cs="Times New Roman"/>
                    <w:sz w:val="22"/>
                    <w:szCs w:val="22"/>
                  </w:rPr>
                </w:rPrChange>
              </w:rPr>
              <w:pPrChange w:id="11340" w:author="Chara Katiri" w:date="2015-05-12T13:05:00Z">
                <w:pPr>
                  <w:pStyle w:val="ListParagraph"/>
                  <w:spacing w:line="360" w:lineRule="auto"/>
                  <w:ind w:left="0"/>
                  <w:jc w:val="both"/>
                </w:pPr>
              </w:pPrChange>
            </w:pPr>
            <w:ins w:id="11341" w:author="Chara Katiri" w:date="2015-04-12T17:51:00Z">
              <w:r w:rsidRPr="00F758B3">
                <w:rPr>
                  <w:rFonts w:ascii="Times" w:hAnsi="Times" w:cs="Times New Roman"/>
                  <w:sz w:val="22"/>
                  <w:szCs w:val="22"/>
                  <w:rPrChange w:id="11342" w:author="Chara Katiri" w:date="2015-05-12T13:05:00Z">
                    <w:rPr>
                      <w:rFonts w:ascii="Times" w:hAnsi="Times" w:cs="Times New Roman"/>
                      <w:sz w:val="22"/>
                      <w:szCs w:val="22"/>
                    </w:rPr>
                  </w:rPrChange>
                </w:rPr>
                <w:t>M</w:t>
              </w:r>
            </w:ins>
          </w:p>
        </w:tc>
        <w:tc>
          <w:tcPr>
            <w:tcW w:w="1155" w:type="dxa"/>
            <w:tcPrChange w:id="11343" w:author="Chara Katiri" w:date="2015-04-12T17:52:00Z">
              <w:tcPr>
                <w:tcW w:w="1169" w:type="dxa"/>
              </w:tcPr>
            </w:tcPrChange>
          </w:tcPr>
          <w:p w14:paraId="44FB19CF" w14:textId="167F0991" w:rsidR="00D71A41" w:rsidRPr="00F758B3" w:rsidRDefault="00D71A41" w:rsidP="00F758B3">
            <w:pPr>
              <w:pStyle w:val="ListParagraph"/>
              <w:spacing w:line="360" w:lineRule="auto"/>
              <w:ind w:left="0"/>
              <w:jc w:val="both"/>
              <w:rPr>
                <w:ins w:id="11344" w:author="Chara Katiri" w:date="2015-04-12T17:51:00Z"/>
                <w:rFonts w:ascii="Times" w:hAnsi="Times" w:cs="Times New Roman"/>
                <w:sz w:val="22"/>
                <w:szCs w:val="22"/>
                <w:rPrChange w:id="11345" w:author="Chara Katiri" w:date="2015-05-12T13:05:00Z">
                  <w:rPr>
                    <w:ins w:id="11346" w:author="Chara Katiri" w:date="2015-04-12T17:51:00Z"/>
                    <w:rFonts w:ascii="Times" w:hAnsi="Times" w:cs="Times New Roman"/>
                    <w:sz w:val="22"/>
                    <w:szCs w:val="22"/>
                  </w:rPr>
                </w:rPrChange>
              </w:rPr>
              <w:pPrChange w:id="11347" w:author="Chara Katiri" w:date="2015-05-12T13:05:00Z">
                <w:pPr>
                  <w:pStyle w:val="ListParagraph"/>
                  <w:spacing w:line="360" w:lineRule="auto"/>
                  <w:ind w:left="0"/>
                  <w:jc w:val="both"/>
                </w:pPr>
              </w:pPrChange>
            </w:pPr>
          </w:p>
        </w:tc>
        <w:tc>
          <w:tcPr>
            <w:tcW w:w="1171" w:type="dxa"/>
            <w:tcPrChange w:id="11348" w:author="Chara Katiri" w:date="2015-04-12T17:52:00Z">
              <w:tcPr>
                <w:tcW w:w="1169" w:type="dxa"/>
              </w:tcPr>
            </w:tcPrChange>
          </w:tcPr>
          <w:p w14:paraId="3D870CF7" w14:textId="272802AB" w:rsidR="00D71A41" w:rsidRPr="00F758B3" w:rsidRDefault="00D71A41" w:rsidP="00F758B3">
            <w:pPr>
              <w:pStyle w:val="ListParagraph"/>
              <w:spacing w:line="360" w:lineRule="auto"/>
              <w:ind w:left="0"/>
              <w:jc w:val="both"/>
              <w:rPr>
                <w:ins w:id="11349" w:author="Chara Katiri" w:date="2015-04-12T17:51:00Z"/>
                <w:rFonts w:ascii="Times" w:hAnsi="Times" w:cs="Times New Roman"/>
                <w:sz w:val="22"/>
                <w:szCs w:val="22"/>
                <w:rPrChange w:id="11350" w:author="Chara Katiri" w:date="2015-05-12T13:05:00Z">
                  <w:rPr>
                    <w:ins w:id="11351" w:author="Chara Katiri" w:date="2015-04-12T17:51:00Z"/>
                    <w:rFonts w:ascii="Times" w:hAnsi="Times" w:cs="Times New Roman"/>
                    <w:sz w:val="22"/>
                    <w:szCs w:val="22"/>
                  </w:rPr>
                </w:rPrChange>
              </w:rPr>
              <w:pPrChange w:id="11352" w:author="Chara Katiri" w:date="2015-05-12T13:05:00Z">
                <w:pPr>
                  <w:pStyle w:val="ListParagraph"/>
                  <w:spacing w:line="360" w:lineRule="auto"/>
                  <w:ind w:left="0"/>
                  <w:jc w:val="both"/>
                </w:pPr>
              </w:pPrChange>
            </w:pPr>
          </w:p>
        </w:tc>
      </w:tr>
      <w:tr w:rsidR="00D71A41" w:rsidRPr="00F758B3" w14:paraId="3CAD1001" w14:textId="77777777" w:rsidTr="00D71A41">
        <w:trPr>
          <w:ins w:id="11353" w:author="Chara Katiri" w:date="2015-04-12T17:50:00Z"/>
          <w:trPrChange w:id="11354" w:author="Chara Katiri" w:date="2015-04-12T17:52:00Z">
            <w:trPr>
              <w:gridAfter w:val="0"/>
            </w:trPr>
          </w:trPrChange>
        </w:trPr>
        <w:tc>
          <w:tcPr>
            <w:tcW w:w="11482" w:type="dxa"/>
            <w:gridSpan w:val="7"/>
            <w:shd w:val="clear" w:color="auto" w:fill="4F81BD" w:themeFill="accent1"/>
            <w:tcPrChange w:id="11355" w:author="Chara Katiri" w:date="2015-04-12T17:52:00Z">
              <w:tcPr>
                <w:tcW w:w="11466" w:type="dxa"/>
                <w:gridSpan w:val="8"/>
                <w:shd w:val="clear" w:color="auto" w:fill="4F81BD" w:themeFill="accent1"/>
              </w:tcPr>
            </w:tcPrChange>
          </w:tcPr>
          <w:p w14:paraId="57E73F3F" w14:textId="065E8284" w:rsidR="00D71A41" w:rsidRPr="00F758B3" w:rsidRDefault="00D71A41" w:rsidP="00F758B3">
            <w:pPr>
              <w:pStyle w:val="ListParagraph"/>
              <w:spacing w:line="360" w:lineRule="auto"/>
              <w:ind w:left="0"/>
              <w:jc w:val="both"/>
              <w:rPr>
                <w:ins w:id="11356" w:author="Chara Katiri" w:date="2015-04-12T17:51:00Z"/>
                <w:rFonts w:ascii="Times" w:hAnsi="Times" w:cs="Times New Roman"/>
                <w:b/>
                <w:color w:val="FFFFFF" w:themeColor="background1"/>
                <w:sz w:val="22"/>
                <w:szCs w:val="22"/>
                <w:rPrChange w:id="11357" w:author="Chara Katiri" w:date="2015-05-12T13:05:00Z">
                  <w:rPr>
                    <w:ins w:id="11358" w:author="Chara Katiri" w:date="2015-04-12T17:51:00Z"/>
                    <w:rFonts w:ascii="Times" w:hAnsi="Times" w:cs="Times New Roman"/>
                    <w:b/>
                    <w:color w:val="FFFFFF" w:themeColor="background1"/>
                    <w:sz w:val="22"/>
                    <w:szCs w:val="22"/>
                  </w:rPr>
                </w:rPrChange>
              </w:rPr>
              <w:pPrChange w:id="11359" w:author="Chara Katiri" w:date="2015-05-12T13:05:00Z">
                <w:pPr>
                  <w:pStyle w:val="ListParagraph"/>
                  <w:spacing w:line="360" w:lineRule="auto"/>
                  <w:ind w:left="0"/>
                  <w:jc w:val="both"/>
                </w:pPr>
              </w:pPrChange>
            </w:pPr>
            <w:ins w:id="11360" w:author="Chara Katiri" w:date="2015-04-12T17:50:00Z">
              <w:r w:rsidRPr="00F758B3">
                <w:rPr>
                  <w:rFonts w:ascii="Times" w:hAnsi="Times" w:cs="Times New Roman"/>
                  <w:b/>
                  <w:color w:val="FFFFFF" w:themeColor="background1"/>
                  <w:sz w:val="22"/>
                  <w:szCs w:val="22"/>
                  <w:rPrChange w:id="11361" w:author="Chara Katiri" w:date="2015-05-12T13:05:00Z">
                    <w:rPr>
                      <w:rFonts w:ascii="Times" w:hAnsi="Times" w:cs="Times New Roman"/>
                      <w:b/>
                      <w:color w:val="FFFFFF" w:themeColor="background1"/>
                      <w:sz w:val="22"/>
                      <w:szCs w:val="22"/>
                    </w:rPr>
                  </w:rPrChange>
                </w:rPr>
                <w:t>System permissions and roles</w:t>
              </w:r>
            </w:ins>
          </w:p>
        </w:tc>
      </w:tr>
      <w:tr w:rsidR="00D71A41" w:rsidRPr="00F758B3" w14:paraId="2CE9F63C" w14:textId="77777777" w:rsidTr="00D71A41">
        <w:trPr>
          <w:ins w:id="11362" w:author="Chara Katiri" w:date="2015-04-12T17:50:00Z"/>
          <w:trPrChange w:id="11363" w:author="Chara Katiri" w:date="2015-04-12T17:52:00Z">
            <w:trPr>
              <w:gridAfter w:val="0"/>
            </w:trPr>
          </w:trPrChange>
        </w:trPr>
        <w:tc>
          <w:tcPr>
            <w:tcW w:w="1108" w:type="dxa"/>
            <w:tcPrChange w:id="11364" w:author="Chara Katiri" w:date="2015-04-12T17:52:00Z">
              <w:tcPr>
                <w:tcW w:w="1116" w:type="dxa"/>
                <w:gridSpan w:val="2"/>
              </w:tcPr>
            </w:tcPrChange>
          </w:tcPr>
          <w:p w14:paraId="564BDA8B" w14:textId="77777777" w:rsidR="00D71A41" w:rsidRPr="00F758B3" w:rsidRDefault="00D71A41" w:rsidP="00F758B3">
            <w:pPr>
              <w:pStyle w:val="ListParagraph"/>
              <w:spacing w:line="360" w:lineRule="auto"/>
              <w:ind w:left="0"/>
              <w:jc w:val="both"/>
              <w:rPr>
                <w:ins w:id="11365" w:author="Chara Katiri" w:date="2015-04-12T17:50:00Z"/>
                <w:rFonts w:ascii="Times" w:hAnsi="Times" w:cs="Times New Roman"/>
                <w:sz w:val="22"/>
                <w:szCs w:val="22"/>
                <w:rPrChange w:id="11366" w:author="Chara Katiri" w:date="2015-05-12T13:05:00Z">
                  <w:rPr>
                    <w:ins w:id="11367" w:author="Chara Katiri" w:date="2015-04-12T17:50:00Z"/>
                    <w:rFonts w:ascii="Times" w:hAnsi="Times" w:cs="Times New Roman"/>
                    <w:sz w:val="22"/>
                    <w:szCs w:val="22"/>
                  </w:rPr>
                </w:rPrChange>
              </w:rPr>
              <w:pPrChange w:id="11368" w:author="Chara Katiri" w:date="2015-05-12T13:05:00Z">
                <w:pPr>
                  <w:pStyle w:val="ListParagraph"/>
                  <w:spacing w:line="360" w:lineRule="auto"/>
                  <w:ind w:left="0"/>
                  <w:jc w:val="both"/>
                </w:pPr>
              </w:pPrChange>
            </w:pPr>
            <w:ins w:id="11369" w:author="Chara Katiri" w:date="2015-04-12T17:50:00Z">
              <w:r w:rsidRPr="00F758B3">
                <w:rPr>
                  <w:rFonts w:ascii="Times" w:hAnsi="Times" w:cs="Times New Roman"/>
                  <w:sz w:val="22"/>
                  <w:szCs w:val="22"/>
                  <w:rPrChange w:id="11370" w:author="Chara Katiri" w:date="2015-05-12T13:05:00Z">
                    <w:rPr>
                      <w:rFonts w:ascii="Times" w:hAnsi="Times" w:cs="Times New Roman"/>
                      <w:sz w:val="22"/>
                      <w:szCs w:val="22"/>
                    </w:rPr>
                  </w:rPrChange>
                </w:rPr>
                <w:t>3</w:t>
              </w:r>
            </w:ins>
          </w:p>
        </w:tc>
        <w:tc>
          <w:tcPr>
            <w:tcW w:w="3951" w:type="dxa"/>
            <w:tcPrChange w:id="11371" w:author="Chara Katiri" w:date="2015-04-12T17:52:00Z">
              <w:tcPr>
                <w:tcW w:w="3960" w:type="dxa"/>
              </w:tcPr>
            </w:tcPrChange>
          </w:tcPr>
          <w:p w14:paraId="370BDAB7" w14:textId="77777777" w:rsidR="00D71A41" w:rsidRPr="00F758B3" w:rsidRDefault="00D71A41" w:rsidP="00F758B3">
            <w:pPr>
              <w:pStyle w:val="ListParagraph"/>
              <w:spacing w:line="360" w:lineRule="auto"/>
              <w:ind w:left="0"/>
              <w:jc w:val="both"/>
              <w:rPr>
                <w:ins w:id="11372" w:author="Chara Katiri" w:date="2015-04-12T17:50:00Z"/>
                <w:rFonts w:ascii="Times" w:hAnsi="Times" w:cs="Times New Roman"/>
                <w:sz w:val="22"/>
                <w:szCs w:val="22"/>
                <w:rPrChange w:id="11373" w:author="Chara Katiri" w:date="2015-05-12T13:05:00Z">
                  <w:rPr>
                    <w:ins w:id="11374" w:author="Chara Katiri" w:date="2015-04-12T17:50:00Z"/>
                    <w:rFonts w:ascii="Times" w:hAnsi="Times" w:cs="Times New Roman"/>
                    <w:sz w:val="22"/>
                    <w:szCs w:val="22"/>
                  </w:rPr>
                </w:rPrChange>
              </w:rPr>
              <w:pPrChange w:id="11375" w:author="Chara Katiri" w:date="2015-05-12T13:05:00Z">
                <w:pPr>
                  <w:pStyle w:val="ListParagraph"/>
                  <w:spacing w:line="360" w:lineRule="auto"/>
                  <w:ind w:left="0"/>
                  <w:jc w:val="both"/>
                </w:pPr>
              </w:pPrChange>
            </w:pPr>
            <w:ins w:id="11376" w:author="Chara Katiri" w:date="2015-04-12T17:50:00Z">
              <w:r w:rsidRPr="00F758B3">
                <w:rPr>
                  <w:rFonts w:ascii="Times" w:hAnsi="Times" w:cs="Times New Roman"/>
                  <w:sz w:val="22"/>
                  <w:szCs w:val="22"/>
                  <w:rPrChange w:id="11377" w:author="Chara Katiri" w:date="2015-05-12T13:05:00Z">
                    <w:rPr>
                      <w:rFonts w:ascii="Times" w:hAnsi="Times" w:cs="Times New Roman"/>
                      <w:sz w:val="22"/>
                      <w:szCs w:val="22"/>
                    </w:rPr>
                  </w:rPrChange>
                </w:rPr>
                <w:t xml:space="preserve">The system must be available only to the University of Surrey students and staff. </w:t>
              </w:r>
            </w:ins>
          </w:p>
        </w:tc>
        <w:tc>
          <w:tcPr>
            <w:tcW w:w="1325" w:type="dxa"/>
            <w:tcPrChange w:id="11378" w:author="Chara Katiri" w:date="2015-04-12T17:52:00Z">
              <w:tcPr>
                <w:tcW w:w="1274" w:type="dxa"/>
              </w:tcPr>
            </w:tcPrChange>
          </w:tcPr>
          <w:p w14:paraId="5CD27E9D" w14:textId="77777777" w:rsidR="00D71A41" w:rsidRPr="00F758B3" w:rsidRDefault="00D71A41" w:rsidP="00F758B3">
            <w:pPr>
              <w:pStyle w:val="ListParagraph"/>
              <w:spacing w:line="360" w:lineRule="auto"/>
              <w:ind w:left="0"/>
              <w:jc w:val="both"/>
              <w:rPr>
                <w:ins w:id="11379" w:author="Chara Katiri" w:date="2015-04-12T17:50:00Z"/>
                <w:rFonts w:ascii="Times" w:hAnsi="Times" w:cs="Times New Roman"/>
                <w:sz w:val="22"/>
                <w:szCs w:val="22"/>
                <w:rPrChange w:id="11380" w:author="Chara Katiri" w:date="2015-05-12T13:05:00Z">
                  <w:rPr>
                    <w:ins w:id="11381" w:author="Chara Katiri" w:date="2015-04-12T17:50:00Z"/>
                    <w:rFonts w:ascii="Times" w:hAnsi="Times" w:cs="Times New Roman"/>
                    <w:sz w:val="22"/>
                    <w:szCs w:val="22"/>
                  </w:rPr>
                </w:rPrChange>
              </w:rPr>
              <w:pPrChange w:id="11382" w:author="Chara Katiri" w:date="2015-05-12T13:05:00Z">
                <w:pPr>
                  <w:pStyle w:val="ListParagraph"/>
                  <w:spacing w:line="360" w:lineRule="auto"/>
                  <w:ind w:left="0"/>
                  <w:jc w:val="both"/>
                </w:pPr>
              </w:pPrChange>
            </w:pPr>
            <w:ins w:id="11383" w:author="Chara Katiri" w:date="2015-04-12T17:50:00Z">
              <w:r w:rsidRPr="00F758B3">
                <w:rPr>
                  <w:rFonts w:ascii="Times" w:hAnsi="Times" w:cs="Times New Roman"/>
                  <w:sz w:val="22"/>
                  <w:szCs w:val="22"/>
                  <w:rPrChange w:id="11384" w:author="Chara Katiri" w:date="2015-05-12T13:05:00Z">
                    <w:rPr>
                      <w:rFonts w:ascii="Times" w:hAnsi="Times" w:cs="Times New Roman"/>
                      <w:sz w:val="22"/>
                      <w:szCs w:val="22"/>
                    </w:rPr>
                  </w:rPrChange>
                </w:rPr>
                <w:t>Functional</w:t>
              </w:r>
            </w:ins>
          </w:p>
        </w:tc>
        <w:tc>
          <w:tcPr>
            <w:tcW w:w="1603" w:type="dxa"/>
            <w:tcPrChange w:id="11385" w:author="Chara Katiri" w:date="2015-04-12T17:52:00Z">
              <w:tcPr>
                <w:tcW w:w="1609" w:type="dxa"/>
              </w:tcPr>
            </w:tcPrChange>
          </w:tcPr>
          <w:p w14:paraId="1250289A" w14:textId="77777777" w:rsidR="00D71A41" w:rsidRPr="00F758B3" w:rsidRDefault="00D71A41" w:rsidP="00F758B3">
            <w:pPr>
              <w:pStyle w:val="ListParagraph"/>
              <w:spacing w:line="360" w:lineRule="auto"/>
              <w:ind w:left="0"/>
              <w:jc w:val="both"/>
              <w:rPr>
                <w:ins w:id="11386" w:author="Chara Katiri" w:date="2015-04-12T17:50:00Z"/>
                <w:rFonts w:ascii="Times" w:hAnsi="Times" w:cs="Times New Roman"/>
                <w:sz w:val="22"/>
                <w:szCs w:val="22"/>
                <w:rPrChange w:id="11387" w:author="Chara Katiri" w:date="2015-05-12T13:05:00Z">
                  <w:rPr>
                    <w:ins w:id="11388" w:author="Chara Katiri" w:date="2015-04-12T17:50:00Z"/>
                    <w:rFonts w:ascii="Times" w:hAnsi="Times" w:cs="Times New Roman"/>
                    <w:sz w:val="22"/>
                    <w:szCs w:val="22"/>
                  </w:rPr>
                </w:rPrChange>
              </w:rPr>
              <w:pPrChange w:id="11389" w:author="Chara Katiri" w:date="2015-05-12T13:05:00Z">
                <w:pPr>
                  <w:pStyle w:val="ListParagraph"/>
                  <w:spacing w:line="360" w:lineRule="auto"/>
                  <w:ind w:left="0"/>
                  <w:jc w:val="both"/>
                </w:pPr>
              </w:pPrChange>
            </w:pPr>
          </w:p>
        </w:tc>
        <w:tc>
          <w:tcPr>
            <w:tcW w:w="1169" w:type="dxa"/>
            <w:tcPrChange w:id="11390" w:author="Chara Katiri" w:date="2015-04-12T17:52:00Z">
              <w:tcPr>
                <w:tcW w:w="1169" w:type="dxa"/>
              </w:tcPr>
            </w:tcPrChange>
          </w:tcPr>
          <w:p w14:paraId="1E44D1DC" w14:textId="513E5E36" w:rsidR="00D71A41" w:rsidRPr="00F758B3" w:rsidRDefault="00D71A41" w:rsidP="00F758B3">
            <w:pPr>
              <w:pStyle w:val="ListParagraph"/>
              <w:spacing w:line="360" w:lineRule="auto"/>
              <w:ind w:left="0"/>
              <w:jc w:val="both"/>
              <w:rPr>
                <w:ins w:id="11391" w:author="Chara Katiri" w:date="2015-04-12T17:51:00Z"/>
                <w:rFonts w:ascii="Times" w:hAnsi="Times" w:cs="Times New Roman"/>
                <w:sz w:val="22"/>
                <w:szCs w:val="22"/>
                <w:rPrChange w:id="11392" w:author="Chara Katiri" w:date="2015-05-12T13:05:00Z">
                  <w:rPr>
                    <w:ins w:id="11393" w:author="Chara Katiri" w:date="2015-04-12T17:51:00Z"/>
                    <w:rFonts w:ascii="Times" w:hAnsi="Times" w:cs="Times New Roman"/>
                    <w:sz w:val="22"/>
                    <w:szCs w:val="22"/>
                  </w:rPr>
                </w:rPrChange>
              </w:rPr>
              <w:pPrChange w:id="11394" w:author="Chara Katiri" w:date="2015-05-12T13:05:00Z">
                <w:pPr>
                  <w:pStyle w:val="ListParagraph"/>
                  <w:spacing w:line="360" w:lineRule="auto"/>
                  <w:ind w:left="0"/>
                  <w:jc w:val="both"/>
                </w:pPr>
              </w:pPrChange>
            </w:pPr>
            <w:ins w:id="11395" w:author="Chara Katiri" w:date="2015-04-12T17:51:00Z">
              <w:r w:rsidRPr="00F758B3">
                <w:rPr>
                  <w:rFonts w:ascii="Times" w:hAnsi="Times" w:cs="Times New Roman"/>
                  <w:sz w:val="22"/>
                  <w:szCs w:val="22"/>
                  <w:rPrChange w:id="11396" w:author="Chara Katiri" w:date="2015-05-12T13:05:00Z">
                    <w:rPr>
                      <w:rFonts w:ascii="Times" w:hAnsi="Times" w:cs="Times New Roman"/>
                      <w:sz w:val="22"/>
                      <w:szCs w:val="22"/>
                    </w:rPr>
                  </w:rPrChange>
                </w:rPr>
                <w:t>M</w:t>
              </w:r>
            </w:ins>
          </w:p>
        </w:tc>
        <w:tc>
          <w:tcPr>
            <w:tcW w:w="1155" w:type="dxa"/>
            <w:tcPrChange w:id="11397" w:author="Chara Katiri" w:date="2015-04-12T17:52:00Z">
              <w:tcPr>
                <w:tcW w:w="1169" w:type="dxa"/>
              </w:tcPr>
            </w:tcPrChange>
          </w:tcPr>
          <w:p w14:paraId="03CC18C2" w14:textId="17D9EC24" w:rsidR="00D71A41" w:rsidRPr="00F758B3" w:rsidRDefault="00D71A41" w:rsidP="00F758B3">
            <w:pPr>
              <w:pStyle w:val="ListParagraph"/>
              <w:spacing w:line="360" w:lineRule="auto"/>
              <w:ind w:left="0"/>
              <w:jc w:val="both"/>
              <w:rPr>
                <w:ins w:id="11398" w:author="Chara Katiri" w:date="2015-04-12T17:51:00Z"/>
                <w:rFonts w:ascii="Times" w:hAnsi="Times" w:cs="Times New Roman"/>
                <w:sz w:val="22"/>
                <w:szCs w:val="22"/>
                <w:rPrChange w:id="11399" w:author="Chara Katiri" w:date="2015-05-12T13:05:00Z">
                  <w:rPr>
                    <w:ins w:id="11400" w:author="Chara Katiri" w:date="2015-04-12T17:51:00Z"/>
                    <w:rFonts w:ascii="Times" w:hAnsi="Times" w:cs="Times New Roman"/>
                    <w:sz w:val="22"/>
                    <w:szCs w:val="22"/>
                  </w:rPr>
                </w:rPrChange>
              </w:rPr>
              <w:pPrChange w:id="11401" w:author="Chara Katiri" w:date="2015-05-12T13:05:00Z">
                <w:pPr>
                  <w:pStyle w:val="ListParagraph"/>
                  <w:spacing w:line="360" w:lineRule="auto"/>
                  <w:ind w:left="0"/>
                  <w:jc w:val="both"/>
                </w:pPr>
              </w:pPrChange>
            </w:pPr>
          </w:p>
        </w:tc>
        <w:tc>
          <w:tcPr>
            <w:tcW w:w="1171" w:type="dxa"/>
            <w:tcPrChange w:id="11402" w:author="Chara Katiri" w:date="2015-04-12T17:52:00Z">
              <w:tcPr>
                <w:tcW w:w="1169" w:type="dxa"/>
              </w:tcPr>
            </w:tcPrChange>
          </w:tcPr>
          <w:p w14:paraId="036A7204" w14:textId="4C6618A4" w:rsidR="00D71A41" w:rsidRPr="00F758B3" w:rsidRDefault="00D71A41" w:rsidP="00F758B3">
            <w:pPr>
              <w:pStyle w:val="ListParagraph"/>
              <w:spacing w:line="360" w:lineRule="auto"/>
              <w:ind w:left="0"/>
              <w:jc w:val="both"/>
              <w:rPr>
                <w:ins w:id="11403" w:author="Chara Katiri" w:date="2015-04-12T17:51:00Z"/>
                <w:rFonts w:ascii="Times" w:hAnsi="Times" w:cs="Times New Roman"/>
                <w:sz w:val="22"/>
                <w:szCs w:val="22"/>
                <w:rPrChange w:id="11404" w:author="Chara Katiri" w:date="2015-05-12T13:05:00Z">
                  <w:rPr>
                    <w:ins w:id="11405" w:author="Chara Katiri" w:date="2015-04-12T17:51:00Z"/>
                    <w:rFonts w:ascii="Times" w:hAnsi="Times" w:cs="Times New Roman"/>
                    <w:sz w:val="22"/>
                    <w:szCs w:val="22"/>
                  </w:rPr>
                </w:rPrChange>
              </w:rPr>
              <w:pPrChange w:id="11406" w:author="Chara Katiri" w:date="2015-05-12T13:05:00Z">
                <w:pPr>
                  <w:pStyle w:val="ListParagraph"/>
                  <w:spacing w:line="360" w:lineRule="auto"/>
                  <w:ind w:left="0"/>
                  <w:jc w:val="both"/>
                </w:pPr>
              </w:pPrChange>
            </w:pPr>
          </w:p>
        </w:tc>
      </w:tr>
      <w:tr w:rsidR="00D71A41" w:rsidRPr="00F758B3" w14:paraId="6778DCA6" w14:textId="77777777" w:rsidTr="00D71A41">
        <w:trPr>
          <w:ins w:id="11407" w:author="Chara Katiri" w:date="2015-04-12T17:50:00Z"/>
          <w:trPrChange w:id="11408" w:author="Chara Katiri" w:date="2015-04-12T17:52:00Z">
            <w:trPr>
              <w:gridAfter w:val="0"/>
            </w:trPr>
          </w:trPrChange>
        </w:trPr>
        <w:tc>
          <w:tcPr>
            <w:tcW w:w="1108" w:type="dxa"/>
            <w:tcPrChange w:id="11409" w:author="Chara Katiri" w:date="2015-04-12T17:52:00Z">
              <w:tcPr>
                <w:tcW w:w="1116" w:type="dxa"/>
                <w:gridSpan w:val="2"/>
              </w:tcPr>
            </w:tcPrChange>
          </w:tcPr>
          <w:p w14:paraId="269832A4" w14:textId="77777777" w:rsidR="00D71A41" w:rsidRPr="00F758B3" w:rsidRDefault="00D71A41" w:rsidP="00F758B3">
            <w:pPr>
              <w:pStyle w:val="ListParagraph"/>
              <w:spacing w:line="360" w:lineRule="auto"/>
              <w:ind w:left="0"/>
              <w:jc w:val="both"/>
              <w:rPr>
                <w:ins w:id="11410" w:author="Chara Katiri" w:date="2015-04-12T17:50:00Z"/>
                <w:rFonts w:ascii="Times" w:hAnsi="Times" w:cs="Times New Roman"/>
                <w:sz w:val="22"/>
                <w:szCs w:val="22"/>
                <w:rPrChange w:id="11411" w:author="Chara Katiri" w:date="2015-05-12T13:05:00Z">
                  <w:rPr>
                    <w:ins w:id="11412" w:author="Chara Katiri" w:date="2015-04-12T17:50:00Z"/>
                    <w:rFonts w:ascii="Times" w:hAnsi="Times" w:cs="Times New Roman"/>
                    <w:sz w:val="22"/>
                    <w:szCs w:val="22"/>
                  </w:rPr>
                </w:rPrChange>
              </w:rPr>
              <w:pPrChange w:id="11413" w:author="Chara Katiri" w:date="2015-05-12T13:05:00Z">
                <w:pPr>
                  <w:pStyle w:val="ListParagraph"/>
                  <w:spacing w:line="360" w:lineRule="auto"/>
                  <w:ind w:left="0"/>
                  <w:jc w:val="both"/>
                </w:pPr>
              </w:pPrChange>
            </w:pPr>
            <w:ins w:id="11414" w:author="Chara Katiri" w:date="2015-04-12T17:50:00Z">
              <w:r w:rsidRPr="00F758B3">
                <w:rPr>
                  <w:rFonts w:ascii="Times" w:hAnsi="Times" w:cs="Times New Roman"/>
                  <w:sz w:val="22"/>
                  <w:szCs w:val="22"/>
                  <w:rPrChange w:id="11415" w:author="Chara Katiri" w:date="2015-05-12T13:05:00Z">
                    <w:rPr>
                      <w:rFonts w:ascii="Times" w:hAnsi="Times" w:cs="Times New Roman"/>
                      <w:sz w:val="22"/>
                      <w:szCs w:val="22"/>
                    </w:rPr>
                  </w:rPrChange>
                </w:rPr>
                <w:t>3.1</w:t>
              </w:r>
            </w:ins>
          </w:p>
        </w:tc>
        <w:tc>
          <w:tcPr>
            <w:tcW w:w="3951" w:type="dxa"/>
            <w:tcPrChange w:id="11416" w:author="Chara Katiri" w:date="2015-04-12T17:52:00Z">
              <w:tcPr>
                <w:tcW w:w="3960" w:type="dxa"/>
              </w:tcPr>
            </w:tcPrChange>
          </w:tcPr>
          <w:p w14:paraId="37DB850F" w14:textId="77777777" w:rsidR="00D71A41" w:rsidRPr="00F758B3" w:rsidRDefault="00D71A41" w:rsidP="00F758B3">
            <w:pPr>
              <w:pStyle w:val="ListParagraph"/>
              <w:spacing w:line="360" w:lineRule="auto"/>
              <w:ind w:left="0"/>
              <w:jc w:val="both"/>
              <w:rPr>
                <w:ins w:id="11417" w:author="Chara Katiri" w:date="2015-04-12T17:50:00Z"/>
                <w:rFonts w:ascii="Times" w:hAnsi="Times" w:cs="Times New Roman"/>
                <w:sz w:val="22"/>
                <w:szCs w:val="22"/>
                <w:rPrChange w:id="11418" w:author="Chara Katiri" w:date="2015-05-12T13:05:00Z">
                  <w:rPr>
                    <w:ins w:id="11419" w:author="Chara Katiri" w:date="2015-04-12T17:50:00Z"/>
                    <w:rFonts w:ascii="Times" w:hAnsi="Times" w:cs="Times New Roman"/>
                    <w:sz w:val="22"/>
                    <w:szCs w:val="22"/>
                  </w:rPr>
                </w:rPrChange>
              </w:rPr>
              <w:pPrChange w:id="11420" w:author="Chara Katiri" w:date="2015-05-12T13:05:00Z">
                <w:pPr>
                  <w:pStyle w:val="ListParagraph"/>
                  <w:spacing w:line="360" w:lineRule="auto"/>
                  <w:ind w:left="0"/>
                  <w:jc w:val="both"/>
                </w:pPr>
              </w:pPrChange>
            </w:pPr>
            <w:ins w:id="11421" w:author="Chara Katiri" w:date="2015-04-12T17:50:00Z">
              <w:r w:rsidRPr="00F758B3">
                <w:rPr>
                  <w:rFonts w:ascii="Times" w:hAnsi="Times" w:cs="Times New Roman"/>
                  <w:sz w:val="22"/>
                  <w:szCs w:val="22"/>
                  <w:rPrChange w:id="11422" w:author="Chara Katiri" w:date="2015-05-12T13:05:00Z">
                    <w:rPr>
                      <w:rFonts w:ascii="Times" w:hAnsi="Times" w:cs="Times New Roman"/>
                      <w:sz w:val="22"/>
                      <w:szCs w:val="22"/>
                    </w:rPr>
                  </w:rPrChange>
                </w:rPr>
                <w:t xml:space="preserve">The system must offer 2 different permission roles. One for admin-role and one for standard user-role.  </w:t>
              </w:r>
            </w:ins>
          </w:p>
        </w:tc>
        <w:tc>
          <w:tcPr>
            <w:tcW w:w="1325" w:type="dxa"/>
            <w:tcPrChange w:id="11423" w:author="Chara Katiri" w:date="2015-04-12T17:52:00Z">
              <w:tcPr>
                <w:tcW w:w="1274" w:type="dxa"/>
              </w:tcPr>
            </w:tcPrChange>
          </w:tcPr>
          <w:p w14:paraId="7B8C7539" w14:textId="77777777" w:rsidR="00D71A41" w:rsidRPr="00F758B3" w:rsidRDefault="00D71A41" w:rsidP="00F758B3">
            <w:pPr>
              <w:pStyle w:val="ListParagraph"/>
              <w:spacing w:line="360" w:lineRule="auto"/>
              <w:ind w:left="0"/>
              <w:jc w:val="both"/>
              <w:rPr>
                <w:ins w:id="11424" w:author="Chara Katiri" w:date="2015-04-12T17:50:00Z"/>
                <w:rFonts w:ascii="Times" w:hAnsi="Times" w:cs="Times New Roman"/>
                <w:sz w:val="22"/>
                <w:szCs w:val="22"/>
                <w:rPrChange w:id="11425" w:author="Chara Katiri" w:date="2015-05-12T13:05:00Z">
                  <w:rPr>
                    <w:ins w:id="11426" w:author="Chara Katiri" w:date="2015-04-12T17:50:00Z"/>
                    <w:rFonts w:ascii="Times" w:hAnsi="Times" w:cs="Times New Roman"/>
                    <w:sz w:val="22"/>
                    <w:szCs w:val="22"/>
                  </w:rPr>
                </w:rPrChange>
              </w:rPr>
              <w:pPrChange w:id="11427" w:author="Chara Katiri" w:date="2015-05-12T13:05:00Z">
                <w:pPr>
                  <w:pStyle w:val="ListParagraph"/>
                  <w:spacing w:line="360" w:lineRule="auto"/>
                  <w:ind w:left="0"/>
                  <w:jc w:val="both"/>
                </w:pPr>
              </w:pPrChange>
            </w:pPr>
            <w:ins w:id="11428" w:author="Chara Katiri" w:date="2015-04-12T17:50:00Z">
              <w:r w:rsidRPr="00F758B3">
                <w:rPr>
                  <w:rFonts w:ascii="Times" w:hAnsi="Times" w:cs="Times New Roman"/>
                  <w:sz w:val="22"/>
                  <w:szCs w:val="22"/>
                  <w:rPrChange w:id="11429" w:author="Chara Katiri" w:date="2015-05-12T13:05:00Z">
                    <w:rPr>
                      <w:rFonts w:ascii="Times" w:hAnsi="Times" w:cs="Times New Roman"/>
                      <w:sz w:val="22"/>
                      <w:szCs w:val="22"/>
                    </w:rPr>
                  </w:rPrChange>
                </w:rPr>
                <w:t>Functional</w:t>
              </w:r>
            </w:ins>
          </w:p>
        </w:tc>
        <w:tc>
          <w:tcPr>
            <w:tcW w:w="1603" w:type="dxa"/>
            <w:tcPrChange w:id="11430" w:author="Chara Katiri" w:date="2015-04-12T17:52:00Z">
              <w:tcPr>
                <w:tcW w:w="1609" w:type="dxa"/>
              </w:tcPr>
            </w:tcPrChange>
          </w:tcPr>
          <w:p w14:paraId="567A17AC" w14:textId="77777777" w:rsidR="00D71A41" w:rsidRPr="00F758B3" w:rsidRDefault="00D71A41" w:rsidP="00F758B3">
            <w:pPr>
              <w:pStyle w:val="ListParagraph"/>
              <w:spacing w:line="360" w:lineRule="auto"/>
              <w:ind w:left="0"/>
              <w:jc w:val="both"/>
              <w:rPr>
                <w:ins w:id="11431" w:author="Chara Katiri" w:date="2015-04-12T17:50:00Z"/>
                <w:rFonts w:ascii="Times" w:hAnsi="Times" w:cs="Times New Roman"/>
                <w:sz w:val="22"/>
                <w:szCs w:val="22"/>
                <w:rPrChange w:id="11432" w:author="Chara Katiri" w:date="2015-05-12T13:05:00Z">
                  <w:rPr>
                    <w:ins w:id="11433" w:author="Chara Katiri" w:date="2015-04-12T17:50:00Z"/>
                    <w:rFonts w:ascii="Times" w:hAnsi="Times" w:cs="Times New Roman"/>
                    <w:sz w:val="22"/>
                    <w:szCs w:val="22"/>
                  </w:rPr>
                </w:rPrChange>
              </w:rPr>
              <w:pPrChange w:id="11434" w:author="Chara Katiri" w:date="2015-05-12T13:05:00Z">
                <w:pPr>
                  <w:pStyle w:val="ListParagraph"/>
                  <w:spacing w:line="360" w:lineRule="auto"/>
                  <w:ind w:left="0"/>
                  <w:jc w:val="both"/>
                </w:pPr>
              </w:pPrChange>
            </w:pPr>
          </w:p>
        </w:tc>
        <w:tc>
          <w:tcPr>
            <w:tcW w:w="1169" w:type="dxa"/>
            <w:tcPrChange w:id="11435" w:author="Chara Katiri" w:date="2015-04-12T17:52:00Z">
              <w:tcPr>
                <w:tcW w:w="1169" w:type="dxa"/>
              </w:tcPr>
            </w:tcPrChange>
          </w:tcPr>
          <w:p w14:paraId="44D7624D" w14:textId="60B124A4" w:rsidR="00D71A41" w:rsidRPr="00F758B3" w:rsidRDefault="00D71A41" w:rsidP="00F758B3">
            <w:pPr>
              <w:pStyle w:val="ListParagraph"/>
              <w:spacing w:line="360" w:lineRule="auto"/>
              <w:ind w:left="0"/>
              <w:jc w:val="both"/>
              <w:rPr>
                <w:ins w:id="11436" w:author="Chara Katiri" w:date="2015-04-12T17:51:00Z"/>
                <w:rFonts w:ascii="Times" w:hAnsi="Times" w:cs="Times New Roman"/>
                <w:sz w:val="22"/>
                <w:szCs w:val="22"/>
                <w:rPrChange w:id="11437" w:author="Chara Katiri" w:date="2015-05-12T13:05:00Z">
                  <w:rPr>
                    <w:ins w:id="11438" w:author="Chara Katiri" w:date="2015-04-12T17:51:00Z"/>
                    <w:rFonts w:ascii="Times" w:hAnsi="Times" w:cs="Times New Roman"/>
                    <w:sz w:val="22"/>
                    <w:szCs w:val="22"/>
                  </w:rPr>
                </w:rPrChange>
              </w:rPr>
              <w:pPrChange w:id="11439" w:author="Chara Katiri" w:date="2015-05-12T13:05:00Z">
                <w:pPr>
                  <w:pStyle w:val="ListParagraph"/>
                  <w:spacing w:line="360" w:lineRule="auto"/>
                  <w:ind w:left="0"/>
                  <w:jc w:val="both"/>
                </w:pPr>
              </w:pPrChange>
            </w:pPr>
            <w:ins w:id="11440" w:author="Chara Katiri" w:date="2015-04-12T17:51:00Z">
              <w:r w:rsidRPr="00F758B3">
                <w:rPr>
                  <w:rFonts w:ascii="Times" w:hAnsi="Times" w:cs="Times New Roman"/>
                  <w:sz w:val="22"/>
                  <w:szCs w:val="22"/>
                  <w:rPrChange w:id="11441" w:author="Chara Katiri" w:date="2015-05-12T13:05:00Z">
                    <w:rPr>
                      <w:rFonts w:ascii="Times" w:hAnsi="Times" w:cs="Times New Roman"/>
                      <w:sz w:val="22"/>
                      <w:szCs w:val="22"/>
                    </w:rPr>
                  </w:rPrChange>
                </w:rPr>
                <w:t>M</w:t>
              </w:r>
            </w:ins>
          </w:p>
        </w:tc>
        <w:tc>
          <w:tcPr>
            <w:tcW w:w="1155" w:type="dxa"/>
            <w:tcPrChange w:id="11442" w:author="Chara Katiri" w:date="2015-04-12T17:52:00Z">
              <w:tcPr>
                <w:tcW w:w="1169" w:type="dxa"/>
              </w:tcPr>
            </w:tcPrChange>
          </w:tcPr>
          <w:p w14:paraId="3E17055D" w14:textId="5133A1EA" w:rsidR="00D71A41" w:rsidRPr="00F758B3" w:rsidRDefault="00D71A41" w:rsidP="00F758B3">
            <w:pPr>
              <w:pStyle w:val="ListParagraph"/>
              <w:spacing w:line="360" w:lineRule="auto"/>
              <w:ind w:left="0"/>
              <w:jc w:val="both"/>
              <w:rPr>
                <w:ins w:id="11443" w:author="Chara Katiri" w:date="2015-04-12T17:51:00Z"/>
                <w:rFonts w:ascii="Times" w:hAnsi="Times" w:cs="Times New Roman"/>
                <w:sz w:val="22"/>
                <w:szCs w:val="22"/>
                <w:rPrChange w:id="11444" w:author="Chara Katiri" w:date="2015-05-12T13:05:00Z">
                  <w:rPr>
                    <w:ins w:id="11445" w:author="Chara Katiri" w:date="2015-04-12T17:51:00Z"/>
                    <w:rFonts w:ascii="Times" w:hAnsi="Times" w:cs="Times New Roman"/>
                    <w:sz w:val="22"/>
                    <w:szCs w:val="22"/>
                  </w:rPr>
                </w:rPrChange>
              </w:rPr>
              <w:pPrChange w:id="11446" w:author="Chara Katiri" w:date="2015-05-12T13:05:00Z">
                <w:pPr>
                  <w:pStyle w:val="ListParagraph"/>
                  <w:spacing w:line="360" w:lineRule="auto"/>
                  <w:ind w:left="0"/>
                  <w:jc w:val="both"/>
                </w:pPr>
              </w:pPrChange>
            </w:pPr>
          </w:p>
        </w:tc>
        <w:tc>
          <w:tcPr>
            <w:tcW w:w="1171" w:type="dxa"/>
            <w:tcPrChange w:id="11447" w:author="Chara Katiri" w:date="2015-04-12T17:52:00Z">
              <w:tcPr>
                <w:tcW w:w="1169" w:type="dxa"/>
              </w:tcPr>
            </w:tcPrChange>
          </w:tcPr>
          <w:p w14:paraId="3BCB3178" w14:textId="47DE8166" w:rsidR="00D71A41" w:rsidRPr="00F758B3" w:rsidRDefault="00D71A41" w:rsidP="00F758B3">
            <w:pPr>
              <w:pStyle w:val="ListParagraph"/>
              <w:spacing w:line="360" w:lineRule="auto"/>
              <w:ind w:left="0"/>
              <w:jc w:val="both"/>
              <w:rPr>
                <w:ins w:id="11448" w:author="Chara Katiri" w:date="2015-04-12T17:51:00Z"/>
                <w:rFonts w:ascii="Times" w:hAnsi="Times" w:cs="Times New Roman"/>
                <w:sz w:val="22"/>
                <w:szCs w:val="22"/>
                <w:rPrChange w:id="11449" w:author="Chara Katiri" w:date="2015-05-12T13:05:00Z">
                  <w:rPr>
                    <w:ins w:id="11450" w:author="Chara Katiri" w:date="2015-04-12T17:51:00Z"/>
                    <w:rFonts w:ascii="Times" w:hAnsi="Times" w:cs="Times New Roman"/>
                    <w:sz w:val="22"/>
                    <w:szCs w:val="22"/>
                  </w:rPr>
                </w:rPrChange>
              </w:rPr>
              <w:pPrChange w:id="11451" w:author="Chara Katiri" w:date="2015-05-12T13:05:00Z">
                <w:pPr>
                  <w:pStyle w:val="ListParagraph"/>
                  <w:spacing w:line="360" w:lineRule="auto"/>
                  <w:ind w:left="0"/>
                  <w:jc w:val="both"/>
                </w:pPr>
              </w:pPrChange>
            </w:pPr>
          </w:p>
        </w:tc>
      </w:tr>
      <w:tr w:rsidR="00D71A41" w:rsidRPr="00F758B3" w14:paraId="16D2C839" w14:textId="77777777" w:rsidTr="00D71A41">
        <w:trPr>
          <w:ins w:id="11452" w:author="Chara Katiri" w:date="2015-04-12T17:50:00Z"/>
          <w:trPrChange w:id="11453" w:author="Chara Katiri" w:date="2015-04-12T17:52:00Z">
            <w:trPr>
              <w:gridAfter w:val="0"/>
            </w:trPr>
          </w:trPrChange>
        </w:trPr>
        <w:tc>
          <w:tcPr>
            <w:tcW w:w="1108" w:type="dxa"/>
            <w:tcPrChange w:id="11454" w:author="Chara Katiri" w:date="2015-04-12T17:52:00Z">
              <w:tcPr>
                <w:tcW w:w="1116" w:type="dxa"/>
                <w:gridSpan w:val="2"/>
              </w:tcPr>
            </w:tcPrChange>
          </w:tcPr>
          <w:p w14:paraId="22B5AEFD" w14:textId="77777777" w:rsidR="00D71A41" w:rsidRPr="00F758B3" w:rsidRDefault="00D71A41" w:rsidP="00F758B3">
            <w:pPr>
              <w:pStyle w:val="ListParagraph"/>
              <w:spacing w:line="360" w:lineRule="auto"/>
              <w:ind w:left="0"/>
              <w:jc w:val="both"/>
              <w:rPr>
                <w:ins w:id="11455" w:author="Chara Katiri" w:date="2015-04-12T17:50:00Z"/>
                <w:rFonts w:ascii="Times" w:hAnsi="Times" w:cs="Times New Roman"/>
                <w:sz w:val="22"/>
                <w:szCs w:val="22"/>
                <w:rPrChange w:id="11456" w:author="Chara Katiri" w:date="2015-05-12T13:05:00Z">
                  <w:rPr>
                    <w:ins w:id="11457" w:author="Chara Katiri" w:date="2015-04-12T17:50:00Z"/>
                    <w:rFonts w:ascii="Times" w:hAnsi="Times" w:cs="Times New Roman"/>
                    <w:sz w:val="22"/>
                    <w:szCs w:val="22"/>
                  </w:rPr>
                </w:rPrChange>
              </w:rPr>
              <w:pPrChange w:id="11458" w:author="Chara Katiri" w:date="2015-05-12T13:05:00Z">
                <w:pPr>
                  <w:pStyle w:val="ListParagraph"/>
                  <w:spacing w:line="360" w:lineRule="auto"/>
                  <w:ind w:left="0"/>
                  <w:jc w:val="both"/>
                </w:pPr>
              </w:pPrChange>
            </w:pPr>
            <w:ins w:id="11459" w:author="Chara Katiri" w:date="2015-04-12T17:50:00Z">
              <w:r w:rsidRPr="00F758B3">
                <w:rPr>
                  <w:rFonts w:ascii="Times" w:hAnsi="Times" w:cs="Times New Roman"/>
                  <w:sz w:val="22"/>
                  <w:szCs w:val="22"/>
                  <w:rPrChange w:id="11460" w:author="Chara Katiri" w:date="2015-05-12T13:05:00Z">
                    <w:rPr>
                      <w:rFonts w:ascii="Times" w:hAnsi="Times" w:cs="Times New Roman"/>
                      <w:sz w:val="22"/>
                      <w:szCs w:val="22"/>
                    </w:rPr>
                  </w:rPrChange>
                </w:rPr>
                <w:t>3.2</w:t>
              </w:r>
            </w:ins>
          </w:p>
        </w:tc>
        <w:tc>
          <w:tcPr>
            <w:tcW w:w="3951" w:type="dxa"/>
            <w:tcPrChange w:id="11461" w:author="Chara Katiri" w:date="2015-04-12T17:52:00Z">
              <w:tcPr>
                <w:tcW w:w="3960" w:type="dxa"/>
              </w:tcPr>
            </w:tcPrChange>
          </w:tcPr>
          <w:p w14:paraId="2F06DBDB" w14:textId="77777777" w:rsidR="00D71A41" w:rsidRPr="00F758B3" w:rsidRDefault="00D71A41" w:rsidP="00F758B3">
            <w:pPr>
              <w:pStyle w:val="ListParagraph"/>
              <w:spacing w:line="360" w:lineRule="auto"/>
              <w:ind w:left="0"/>
              <w:jc w:val="both"/>
              <w:rPr>
                <w:ins w:id="11462" w:author="Chara Katiri" w:date="2015-04-12T17:50:00Z"/>
                <w:rFonts w:ascii="Times" w:hAnsi="Times" w:cs="Times New Roman"/>
                <w:sz w:val="22"/>
                <w:szCs w:val="22"/>
                <w:rPrChange w:id="11463" w:author="Chara Katiri" w:date="2015-05-12T13:05:00Z">
                  <w:rPr>
                    <w:ins w:id="11464" w:author="Chara Katiri" w:date="2015-04-12T17:50:00Z"/>
                    <w:rFonts w:ascii="Times" w:hAnsi="Times" w:cs="Times New Roman"/>
                    <w:sz w:val="22"/>
                    <w:szCs w:val="22"/>
                  </w:rPr>
                </w:rPrChange>
              </w:rPr>
              <w:pPrChange w:id="11465" w:author="Chara Katiri" w:date="2015-05-12T13:05:00Z">
                <w:pPr>
                  <w:pStyle w:val="ListParagraph"/>
                  <w:spacing w:line="360" w:lineRule="auto"/>
                  <w:ind w:left="0"/>
                  <w:jc w:val="both"/>
                </w:pPr>
              </w:pPrChange>
            </w:pPr>
            <w:ins w:id="11466" w:author="Chara Katiri" w:date="2015-04-12T17:50:00Z">
              <w:r w:rsidRPr="00F758B3">
                <w:rPr>
                  <w:rFonts w:ascii="Times" w:hAnsi="Times" w:cs="Times New Roman"/>
                  <w:sz w:val="22"/>
                  <w:szCs w:val="22"/>
                  <w:rPrChange w:id="11467" w:author="Chara Katiri" w:date="2015-05-12T13:05:00Z">
                    <w:rPr>
                      <w:rFonts w:ascii="Times" w:hAnsi="Times" w:cs="Times New Roman"/>
                      <w:sz w:val="22"/>
                      <w:szCs w:val="22"/>
                    </w:rPr>
                  </w:rPrChange>
                </w:rPr>
                <w:t xml:space="preserve">The system must allow admins full control over the website, including deletion of user accounts and items. </w:t>
              </w:r>
            </w:ins>
          </w:p>
        </w:tc>
        <w:tc>
          <w:tcPr>
            <w:tcW w:w="1325" w:type="dxa"/>
            <w:tcPrChange w:id="11468" w:author="Chara Katiri" w:date="2015-04-12T17:52:00Z">
              <w:tcPr>
                <w:tcW w:w="1274" w:type="dxa"/>
              </w:tcPr>
            </w:tcPrChange>
          </w:tcPr>
          <w:p w14:paraId="352D2006" w14:textId="77777777" w:rsidR="00D71A41" w:rsidRPr="00F758B3" w:rsidRDefault="00D71A41" w:rsidP="00F758B3">
            <w:pPr>
              <w:pStyle w:val="ListParagraph"/>
              <w:spacing w:line="360" w:lineRule="auto"/>
              <w:ind w:left="0"/>
              <w:jc w:val="both"/>
              <w:rPr>
                <w:ins w:id="11469" w:author="Chara Katiri" w:date="2015-04-12T17:50:00Z"/>
                <w:rFonts w:ascii="Times" w:hAnsi="Times" w:cs="Times New Roman"/>
                <w:sz w:val="22"/>
                <w:szCs w:val="22"/>
                <w:rPrChange w:id="11470" w:author="Chara Katiri" w:date="2015-05-12T13:05:00Z">
                  <w:rPr>
                    <w:ins w:id="11471" w:author="Chara Katiri" w:date="2015-04-12T17:50:00Z"/>
                    <w:rFonts w:ascii="Times" w:hAnsi="Times" w:cs="Times New Roman"/>
                    <w:sz w:val="22"/>
                    <w:szCs w:val="22"/>
                  </w:rPr>
                </w:rPrChange>
              </w:rPr>
              <w:pPrChange w:id="11472" w:author="Chara Katiri" w:date="2015-05-12T13:05:00Z">
                <w:pPr>
                  <w:pStyle w:val="ListParagraph"/>
                  <w:spacing w:line="360" w:lineRule="auto"/>
                  <w:ind w:left="0"/>
                  <w:jc w:val="both"/>
                </w:pPr>
              </w:pPrChange>
            </w:pPr>
            <w:ins w:id="11473" w:author="Chara Katiri" w:date="2015-04-12T17:50:00Z">
              <w:r w:rsidRPr="00F758B3">
                <w:rPr>
                  <w:rFonts w:ascii="Times" w:hAnsi="Times" w:cs="Times New Roman"/>
                  <w:sz w:val="22"/>
                  <w:szCs w:val="22"/>
                  <w:rPrChange w:id="11474" w:author="Chara Katiri" w:date="2015-05-12T13:05:00Z">
                    <w:rPr>
                      <w:rFonts w:ascii="Times" w:hAnsi="Times" w:cs="Times New Roman"/>
                      <w:sz w:val="22"/>
                      <w:szCs w:val="22"/>
                    </w:rPr>
                  </w:rPrChange>
                </w:rPr>
                <w:t>Functional</w:t>
              </w:r>
            </w:ins>
          </w:p>
        </w:tc>
        <w:tc>
          <w:tcPr>
            <w:tcW w:w="1603" w:type="dxa"/>
            <w:tcPrChange w:id="11475" w:author="Chara Katiri" w:date="2015-04-12T17:52:00Z">
              <w:tcPr>
                <w:tcW w:w="1609" w:type="dxa"/>
              </w:tcPr>
            </w:tcPrChange>
          </w:tcPr>
          <w:p w14:paraId="1F325A40" w14:textId="77777777" w:rsidR="00D71A41" w:rsidRPr="00F758B3" w:rsidRDefault="00D71A41" w:rsidP="00F758B3">
            <w:pPr>
              <w:pStyle w:val="ListParagraph"/>
              <w:spacing w:line="360" w:lineRule="auto"/>
              <w:ind w:left="0"/>
              <w:jc w:val="both"/>
              <w:rPr>
                <w:ins w:id="11476" w:author="Chara Katiri" w:date="2015-04-12T17:50:00Z"/>
                <w:rFonts w:ascii="Times" w:hAnsi="Times" w:cs="Times New Roman"/>
                <w:sz w:val="22"/>
                <w:szCs w:val="22"/>
                <w:rPrChange w:id="11477" w:author="Chara Katiri" w:date="2015-05-12T13:05:00Z">
                  <w:rPr>
                    <w:ins w:id="11478" w:author="Chara Katiri" w:date="2015-04-12T17:50:00Z"/>
                    <w:rFonts w:ascii="Times" w:hAnsi="Times" w:cs="Times New Roman"/>
                    <w:sz w:val="22"/>
                    <w:szCs w:val="22"/>
                  </w:rPr>
                </w:rPrChange>
              </w:rPr>
              <w:pPrChange w:id="11479" w:author="Chara Katiri" w:date="2015-05-12T13:05:00Z">
                <w:pPr>
                  <w:pStyle w:val="ListParagraph"/>
                  <w:spacing w:line="360" w:lineRule="auto"/>
                  <w:ind w:left="0"/>
                  <w:jc w:val="both"/>
                </w:pPr>
              </w:pPrChange>
            </w:pPr>
          </w:p>
        </w:tc>
        <w:tc>
          <w:tcPr>
            <w:tcW w:w="1169" w:type="dxa"/>
            <w:tcPrChange w:id="11480" w:author="Chara Katiri" w:date="2015-04-12T17:52:00Z">
              <w:tcPr>
                <w:tcW w:w="1169" w:type="dxa"/>
              </w:tcPr>
            </w:tcPrChange>
          </w:tcPr>
          <w:p w14:paraId="422CAF58" w14:textId="06D79E6B" w:rsidR="00D71A41" w:rsidRPr="00F758B3" w:rsidRDefault="00D71A41" w:rsidP="00F758B3">
            <w:pPr>
              <w:pStyle w:val="ListParagraph"/>
              <w:spacing w:line="360" w:lineRule="auto"/>
              <w:ind w:left="0"/>
              <w:jc w:val="both"/>
              <w:rPr>
                <w:ins w:id="11481" w:author="Chara Katiri" w:date="2015-04-12T17:51:00Z"/>
                <w:rFonts w:ascii="Times" w:hAnsi="Times" w:cs="Times New Roman"/>
                <w:sz w:val="22"/>
                <w:szCs w:val="22"/>
                <w:rPrChange w:id="11482" w:author="Chara Katiri" w:date="2015-05-12T13:05:00Z">
                  <w:rPr>
                    <w:ins w:id="11483" w:author="Chara Katiri" w:date="2015-04-12T17:51:00Z"/>
                    <w:rFonts w:ascii="Times" w:hAnsi="Times" w:cs="Times New Roman"/>
                    <w:sz w:val="22"/>
                    <w:szCs w:val="22"/>
                  </w:rPr>
                </w:rPrChange>
              </w:rPr>
              <w:pPrChange w:id="11484" w:author="Chara Katiri" w:date="2015-05-12T13:05:00Z">
                <w:pPr>
                  <w:pStyle w:val="ListParagraph"/>
                  <w:spacing w:line="360" w:lineRule="auto"/>
                  <w:ind w:left="0"/>
                  <w:jc w:val="both"/>
                </w:pPr>
              </w:pPrChange>
            </w:pPr>
            <w:ins w:id="11485" w:author="Chara Katiri" w:date="2015-04-12T17:51:00Z">
              <w:r w:rsidRPr="00F758B3">
                <w:rPr>
                  <w:rFonts w:ascii="Times" w:hAnsi="Times" w:cs="Times New Roman"/>
                  <w:sz w:val="22"/>
                  <w:szCs w:val="22"/>
                  <w:rPrChange w:id="11486" w:author="Chara Katiri" w:date="2015-05-12T13:05:00Z">
                    <w:rPr>
                      <w:rFonts w:ascii="Times" w:hAnsi="Times" w:cs="Times New Roman"/>
                      <w:sz w:val="22"/>
                      <w:szCs w:val="22"/>
                    </w:rPr>
                  </w:rPrChange>
                </w:rPr>
                <w:t>M</w:t>
              </w:r>
            </w:ins>
          </w:p>
        </w:tc>
        <w:tc>
          <w:tcPr>
            <w:tcW w:w="1155" w:type="dxa"/>
            <w:tcPrChange w:id="11487" w:author="Chara Katiri" w:date="2015-04-12T17:52:00Z">
              <w:tcPr>
                <w:tcW w:w="1169" w:type="dxa"/>
              </w:tcPr>
            </w:tcPrChange>
          </w:tcPr>
          <w:p w14:paraId="67BEBAB1" w14:textId="15E30B14" w:rsidR="00D71A41" w:rsidRPr="00F758B3" w:rsidRDefault="00D71A41" w:rsidP="00F758B3">
            <w:pPr>
              <w:pStyle w:val="ListParagraph"/>
              <w:spacing w:line="360" w:lineRule="auto"/>
              <w:ind w:left="0"/>
              <w:jc w:val="both"/>
              <w:rPr>
                <w:ins w:id="11488" w:author="Chara Katiri" w:date="2015-04-12T17:51:00Z"/>
                <w:rFonts w:ascii="Times" w:hAnsi="Times" w:cs="Times New Roman"/>
                <w:sz w:val="22"/>
                <w:szCs w:val="22"/>
                <w:rPrChange w:id="11489" w:author="Chara Katiri" w:date="2015-05-12T13:05:00Z">
                  <w:rPr>
                    <w:ins w:id="11490" w:author="Chara Katiri" w:date="2015-04-12T17:51:00Z"/>
                    <w:rFonts w:ascii="Times" w:hAnsi="Times" w:cs="Times New Roman"/>
                    <w:sz w:val="22"/>
                    <w:szCs w:val="22"/>
                  </w:rPr>
                </w:rPrChange>
              </w:rPr>
              <w:pPrChange w:id="11491" w:author="Chara Katiri" w:date="2015-05-12T13:05:00Z">
                <w:pPr>
                  <w:pStyle w:val="ListParagraph"/>
                  <w:spacing w:line="360" w:lineRule="auto"/>
                  <w:ind w:left="0"/>
                  <w:jc w:val="both"/>
                </w:pPr>
              </w:pPrChange>
            </w:pPr>
          </w:p>
        </w:tc>
        <w:tc>
          <w:tcPr>
            <w:tcW w:w="1171" w:type="dxa"/>
            <w:tcPrChange w:id="11492" w:author="Chara Katiri" w:date="2015-04-12T17:52:00Z">
              <w:tcPr>
                <w:tcW w:w="1169" w:type="dxa"/>
              </w:tcPr>
            </w:tcPrChange>
          </w:tcPr>
          <w:p w14:paraId="0C71BBD6" w14:textId="14359C6D" w:rsidR="00D71A41" w:rsidRPr="00F758B3" w:rsidRDefault="00D71A41" w:rsidP="00F758B3">
            <w:pPr>
              <w:pStyle w:val="ListParagraph"/>
              <w:spacing w:line="360" w:lineRule="auto"/>
              <w:ind w:left="0"/>
              <w:jc w:val="both"/>
              <w:rPr>
                <w:ins w:id="11493" w:author="Chara Katiri" w:date="2015-04-12T17:51:00Z"/>
                <w:rFonts w:ascii="Times" w:hAnsi="Times" w:cs="Times New Roman"/>
                <w:sz w:val="22"/>
                <w:szCs w:val="22"/>
                <w:rPrChange w:id="11494" w:author="Chara Katiri" w:date="2015-05-12T13:05:00Z">
                  <w:rPr>
                    <w:ins w:id="11495" w:author="Chara Katiri" w:date="2015-04-12T17:51:00Z"/>
                    <w:rFonts w:ascii="Times" w:hAnsi="Times" w:cs="Times New Roman"/>
                    <w:sz w:val="22"/>
                    <w:szCs w:val="22"/>
                  </w:rPr>
                </w:rPrChange>
              </w:rPr>
              <w:pPrChange w:id="11496" w:author="Chara Katiri" w:date="2015-05-12T13:05:00Z">
                <w:pPr>
                  <w:pStyle w:val="ListParagraph"/>
                  <w:spacing w:line="360" w:lineRule="auto"/>
                  <w:ind w:left="0"/>
                  <w:jc w:val="both"/>
                </w:pPr>
              </w:pPrChange>
            </w:pPr>
          </w:p>
        </w:tc>
      </w:tr>
      <w:tr w:rsidR="00D71A41" w:rsidRPr="00F758B3" w14:paraId="36894136" w14:textId="77777777" w:rsidTr="00D71A41">
        <w:trPr>
          <w:ins w:id="11497" w:author="Chara Katiri" w:date="2015-04-12T17:50:00Z"/>
          <w:trPrChange w:id="11498" w:author="Chara Katiri" w:date="2015-04-12T17:52:00Z">
            <w:trPr>
              <w:gridAfter w:val="0"/>
            </w:trPr>
          </w:trPrChange>
        </w:trPr>
        <w:tc>
          <w:tcPr>
            <w:tcW w:w="1108" w:type="dxa"/>
            <w:tcPrChange w:id="11499" w:author="Chara Katiri" w:date="2015-04-12T17:52:00Z">
              <w:tcPr>
                <w:tcW w:w="1116" w:type="dxa"/>
                <w:gridSpan w:val="2"/>
              </w:tcPr>
            </w:tcPrChange>
          </w:tcPr>
          <w:p w14:paraId="2F57E416" w14:textId="77777777" w:rsidR="00D71A41" w:rsidRPr="00F758B3" w:rsidRDefault="00D71A41" w:rsidP="00F758B3">
            <w:pPr>
              <w:pStyle w:val="ListParagraph"/>
              <w:spacing w:line="360" w:lineRule="auto"/>
              <w:ind w:left="0"/>
              <w:jc w:val="both"/>
              <w:rPr>
                <w:ins w:id="11500" w:author="Chara Katiri" w:date="2015-04-12T17:50:00Z"/>
                <w:rFonts w:ascii="Times" w:hAnsi="Times" w:cs="Times New Roman"/>
                <w:sz w:val="22"/>
                <w:szCs w:val="22"/>
                <w:rPrChange w:id="11501" w:author="Chara Katiri" w:date="2015-05-12T13:05:00Z">
                  <w:rPr>
                    <w:ins w:id="11502" w:author="Chara Katiri" w:date="2015-04-12T17:50:00Z"/>
                    <w:rFonts w:ascii="Times" w:hAnsi="Times" w:cs="Times New Roman"/>
                    <w:sz w:val="22"/>
                    <w:szCs w:val="22"/>
                  </w:rPr>
                </w:rPrChange>
              </w:rPr>
              <w:pPrChange w:id="11503" w:author="Chara Katiri" w:date="2015-05-12T13:05:00Z">
                <w:pPr>
                  <w:pStyle w:val="ListParagraph"/>
                  <w:spacing w:line="360" w:lineRule="auto"/>
                  <w:ind w:left="0"/>
                  <w:jc w:val="both"/>
                </w:pPr>
              </w:pPrChange>
            </w:pPr>
            <w:ins w:id="11504" w:author="Chara Katiri" w:date="2015-04-12T17:50:00Z">
              <w:r w:rsidRPr="00F758B3">
                <w:rPr>
                  <w:rFonts w:ascii="Times" w:hAnsi="Times" w:cs="Times New Roman"/>
                  <w:sz w:val="22"/>
                  <w:szCs w:val="22"/>
                  <w:rPrChange w:id="11505" w:author="Chara Katiri" w:date="2015-05-12T13:05:00Z">
                    <w:rPr>
                      <w:rFonts w:ascii="Times" w:hAnsi="Times" w:cs="Times New Roman"/>
                      <w:sz w:val="22"/>
                      <w:szCs w:val="22"/>
                    </w:rPr>
                  </w:rPrChange>
                </w:rPr>
                <w:t>4</w:t>
              </w:r>
            </w:ins>
          </w:p>
        </w:tc>
        <w:tc>
          <w:tcPr>
            <w:tcW w:w="3951" w:type="dxa"/>
            <w:tcPrChange w:id="11506" w:author="Chara Katiri" w:date="2015-04-12T17:52:00Z">
              <w:tcPr>
                <w:tcW w:w="3960" w:type="dxa"/>
              </w:tcPr>
            </w:tcPrChange>
          </w:tcPr>
          <w:p w14:paraId="59D5EE5E" w14:textId="77777777" w:rsidR="00D71A41" w:rsidRPr="00F758B3" w:rsidRDefault="00D71A41" w:rsidP="00F758B3">
            <w:pPr>
              <w:pStyle w:val="ListParagraph"/>
              <w:spacing w:line="360" w:lineRule="auto"/>
              <w:ind w:left="0"/>
              <w:jc w:val="both"/>
              <w:rPr>
                <w:ins w:id="11507" w:author="Chara Katiri" w:date="2015-04-12T17:50:00Z"/>
                <w:rFonts w:ascii="Times" w:hAnsi="Times" w:cs="Times New Roman"/>
                <w:sz w:val="22"/>
                <w:szCs w:val="22"/>
                <w:rPrChange w:id="11508" w:author="Chara Katiri" w:date="2015-05-12T13:05:00Z">
                  <w:rPr>
                    <w:ins w:id="11509" w:author="Chara Katiri" w:date="2015-04-12T17:50:00Z"/>
                    <w:rFonts w:ascii="Times" w:hAnsi="Times" w:cs="Times New Roman"/>
                    <w:sz w:val="22"/>
                    <w:szCs w:val="22"/>
                  </w:rPr>
                </w:rPrChange>
              </w:rPr>
              <w:pPrChange w:id="11510" w:author="Chara Katiri" w:date="2015-05-12T13:05:00Z">
                <w:pPr>
                  <w:pStyle w:val="ListParagraph"/>
                  <w:spacing w:line="360" w:lineRule="auto"/>
                  <w:ind w:left="0"/>
                  <w:jc w:val="both"/>
                </w:pPr>
              </w:pPrChange>
            </w:pPr>
            <w:ins w:id="11511" w:author="Chara Katiri" w:date="2015-04-12T17:50:00Z">
              <w:r w:rsidRPr="00F758B3">
                <w:rPr>
                  <w:rFonts w:ascii="Times" w:hAnsi="Times" w:cs="Times New Roman"/>
                  <w:sz w:val="22"/>
                  <w:szCs w:val="22"/>
                  <w:rPrChange w:id="11512" w:author="Chara Katiri" w:date="2015-05-12T13:05:00Z">
                    <w:rPr>
                      <w:rFonts w:ascii="Times" w:hAnsi="Times" w:cs="Times New Roman"/>
                      <w:sz w:val="22"/>
                      <w:szCs w:val="22"/>
                    </w:rPr>
                  </w:rPrChange>
                </w:rPr>
                <w:t xml:space="preserve">The system must forbid standard-users from accessing admin pages. </w:t>
              </w:r>
            </w:ins>
          </w:p>
        </w:tc>
        <w:tc>
          <w:tcPr>
            <w:tcW w:w="1325" w:type="dxa"/>
            <w:tcPrChange w:id="11513" w:author="Chara Katiri" w:date="2015-04-12T17:52:00Z">
              <w:tcPr>
                <w:tcW w:w="1274" w:type="dxa"/>
              </w:tcPr>
            </w:tcPrChange>
          </w:tcPr>
          <w:p w14:paraId="7F2665D6" w14:textId="77777777" w:rsidR="00D71A41" w:rsidRPr="00F758B3" w:rsidRDefault="00D71A41" w:rsidP="00F758B3">
            <w:pPr>
              <w:pStyle w:val="ListParagraph"/>
              <w:spacing w:line="360" w:lineRule="auto"/>
              <w:ind w:left="0"/>
              <w:jc w:val="both"/>
              <w:rPr>
                <w:ins w:id="11514" w:author="Chara Katiri" w:date="2015-04-12T17:50:00Z"/>
                <w:rFonts w:ascii="Times" w:hAnsi="Times" w:cs="Times New Roman"/>
                <w:sz w:val="22"/>
                <w:szCs w:val="22"/>
                <w:rPrChange w:id="11515" w:author="Chara Katiri" w:date="2015-05-12T13:05:00Z">
                  <w:rPr>
                    <w:ins w:id="11516" w:author="Chara Katiri" w:date="2015-04-12T17:50:00Z"/>
                    <w:rFonts w:ascii="Times" w:hAnsi="Times" w:cs="Times New Roman"/>
                    <w:sz w:val="22"/>
                    <w:szCs w:val="22"/>
                  </w:rPr>
                </w:rPrChange>
              </w:rPr>
              <w:pPrChange w:id="11517" w:author="Chara Katiri" w:date="2015-05-12T13:05:00Z">
                <w:pPr>
                  <w:pStyle w:val="ListParagraph"/>
                  <w:spacing w:line="360" w:lineRule="auto"/>
                  <w:ind w:left="0"/>
                  <w:jc w:val="both"/>
                </w:pPr>
              </w:pPrChange>
            </w:pPr>
            <w:ins w:id="11518" w:author="Chara Katiri" w:date="2015-04-12T17:50:00Z">
              <w:r w:rsidRPr="00F758B3">
                <w:rPr>
                  <w:rFonts w:ascii="Times" w:hAnsi="Times" w:cs="Times New Roman"/>
                  <w:sz w:val="22"/>
                  <w:szCs w:val="22"/>
                  <w:rPrChange w:id="11519" w:author="Chara Katiri" w:date="2015-05-12T13:05:00Z">
                    <w:rPr>
                      <w:rFonts w:ascii="Times" w:hAnsi="Times" w:cs="Times New Roman"/>
                      <w:sz w:val="22"/>
                      <w:szCs w:val="22"/>
                    </w:rPr>
                  </w:rPrChange>
                </w:rPr>
                <w:t>Functional</w:t>
              </w:r>
            </w:ins>
          </w:p>
        </w:tc>
        <w:tc>
          <w:tcPr>
            <w:tcW w:w="1603" w:type="dxa"/>
            <w:tcPrChange w:id="11520" w:author="Chara Katiri" w:date="2015-04-12T17:52:00Z">
              <w:tcPr>
                <w:tcW w:w="1609" w:type="dxa"/>
              </w:tcPr>
            </w:tcPrChange>
          </w:tcPr>
          <w:p w14:paraId="7F1DACD6" w14:textId="77777777" w:rsidR="00D71A41" w:rsidRPr="00F758B3" w:rsidRDefault="00D71A41" w:rsidP="00F758B3">
            <w:pPr>
              <w:pStyle w:val="ListParagraph"/>
              <w:spacing w:line="360" w:lineRule="auto"/>
              <w:ind w:left="0"/>
              <w:jc w:val="both"/>
              <w:rPr>
                <w:ins w:id="11521" w:author="Chara Katiri" w:date="2015-04-12T17:50:00Z"/>
                <w:rFonts w:ascii="Times" w:hAnsi="Times" w:cs="Times New Roman"/>
                <w:sz w:val="22"/>
                <w:szCs w:val="22"/>
                <w:rPrChange w:id="11522" w:author="Chara Katiri" w:date="2015-05-12T13:05:00Z">
                  <w:rPr>
                    <w:ins w:id="11523" w:author="Chara Katiri" w:date="2015-04-12T17:50:00Z"/>
                    <w:rFonts w:ascii="Times" w:hAnsi="Times" w:cs="Times New Roman"/>
                    <w:sz w:val="22"/>
                    <w:szCs w:val="22"/>
                  </w:rPr>
                </w:rPrChange>
              </w:rPr>
              <w:pPrChange w:id="11524" w:author="Chara Katiri" w:date="2015-05-12T13:05:00Z">
                <w:pPr>
                  <w:pStyle w:val="ListParagraph"/>
                  <w:spacing w:line="360" w:lineRule="auto"/>
                  <w:ind w:left="0"/>
                  <w:jc w:val="both"/>
                </w:pPr>
              </w:pPrChange>
            </w:pPr>
          </w:p>
        </w:tc>
        <w:tc>
          <w:tcPr>
            <w:tcW w:w="1169" w:type="dxa"/>
            <w:tcPrChange w:id="11525" w:author="Chara Katiri" w:date="2015-04-12T17:52:00Z">
              <w:tcPr>
                <w:tcW w:w="1169" w:type="dxa"/>
              </w:tcPr>
            </w:tcPrChange>
          </w:tcPr>
          <w:p w14:paraId="541A248D" w14:textId="18E5257F" w:rsidR="00D71A41" w:rsidRPr="00F758B3" w:rsidRDefault="00D71A41" w:rsidP="00F758B3">
            <w:pPr>
              <w:pStyle w:val="ListParagraph"/>
              <w:spacing w:line="360" w:lineRule="auto"/>
              <w:ind w:left="0"/>
              <w:jc w:val="both"/>
              <w:rPr>
                <w:ins w:id="11526" w:author="Chara Katiri" w:date="2015-04-12T17:51:00Z"/>
                <w:rFonts w:ascii="Times" w:hAnsi="Times" w:cs="Times New Roman"/>
                <w:sz w:val="22"/>
                <w:szCs w:val="22"/>
                <w:rPrChange w:id="11527" w:author="Chara Katiri" w:date="2015-05-12T13:05:00Z">
                  <w:rPr>
                    <w:ins w:id="11528" w:author="Chara Katiri" w:date="2015-04-12T17:51:00Z"/>
                    <w:rFonts w:ascii="Times" w:hAnsi="Times" w:cs="Times New Roman"/>
                    <w:sz w:val="22"/>
                    <w:szCs w:val="22"/>
                  </w:rPr>
                </w:rPrChange>
              </w:rPr>
              <w:pPrChange w:id="11529" w:author="Chara Katiri" w:date="2015-05-12T13:05:00Z">
                <w:pPr>
                  <w:pStyle w:val="ListParagraph"/>
                  <w:spacing w:line="360" w:lineRule="auto"/>
                  <w:ind w:left="0"/>
                  <w:jc w:val="both"/>
                </w:pPr>
              </w:pPrChange>
            </w:pPr>
            <w:ins w:id="11530" w:author="Chara Katiri" w:date="2015-04-12T17:51:00Z">
              <w:r w:rsidRPr="00F758B3">
                <w:rPr>
                  <w:rFonts w:ascii="Times" w:hAnsi="Times" w:cs="Times New Roman"/>
                  <w:sz w:val="22"/>
                  <w:szCs w:val="22"/>
                  <w:rPrChange w:id="11531" w:author="Chara Katiri" w:date="2015-05-12T13:05:00Z">
                    <w:rPr>
                      <w:rFonts w:ascii="Times" w:hAnsi="Times" w:cs="Times New Roman"/>
                      <w:sz w:val="22"/>
                      <w:szCs w:val="22"/>
                    </w:rPr>
                  </w:rPrChange>
                </w:rPr>
                <w:t>M</w:t>
              </w:r>
            </w:ins>
          </w:p>
        </w:tc>
        <w:tc>
          <w:tcPr>
            <w:tcW w:w="1155" w:type="dxa"/>
            <w:tcPrChange w:id="11532" w:author="Chara Katiri" w:date="2015-04-12T17:52:00Z">
              <w:tcPr>
                <w:tcW w:w="1169" w:type="dxa"/>
              </w:tcPr>
            </w:tcPrChange>
          </w:tcPr>
          <w:p w14:paraId="5D0DC597" w14:textId="474F9BD5" w:rsidR="00D71A41" w:rsidRPr="00F758B3" w:rsidRDefault="00D71A41" w:rsidP="00F758B3">
            <w:pPr>
              <w:pStyle w:val="ListParagraph"/>
              <w:spacing w:line="360" w:lineRule="auto"/>
              <w:ind w:left="0"/>
              <w:jc w:val="both"/>
              <w:rPr>
                <w:ins w:id="11533" w:author="Chara Katiri" w:date="2015-04-12T17:51:00Z"/>
                <w:rFonts w:ascii="Times" w:hAnsi="Times" w:cs="Times New Roman"/>
                <w:sz w:val="22"/>
                <w:szCs w:val="22"/>
                <w:rPrChange w:id="11534" w:author="Chara Katiri" w:date="2015-05-12T13:05:00Z">
                  <w:rPr>
                    <w:ins w:id="11535" w:author="Chara Katiri" w:date="2015-04-12T17:51:00Z"/>
                    <w:rFonts w:ascii="Times" w:hAnsi="Times" w:cs="Times New Roman"/>
                    <w:sz w:val="22"/>
                    <w:szCs w:val="22"/>
                  </w:rPr>
                </w:rPrChange>
              </w:rPr>
              <w:pPrChange w:id="11536" w:author="Chara Katiri" w:date="2015-05-12T13:05:00Z">
                <w:pPr>
                  <w:pStyle w:val="ListParagraph"/>
                  <w:spacing w:line="360" w:lineRule="auto"/>
                  <w:ind w:left="0"/>
                  <w:jc w:val="both"/>
                </w:pPr>
              </w:pPrChange>
            </w:pPr>
          </w:p>
        </w:tc>
        <w:tc>
          <w:tcPr>
            <w:tcW w:w="1171" w:type="dxa"/>
            <w:tcPrChange w:id="11537" w:author="Chara Katiri" w:date="2015-04-12T17:52:00Z">
              <w:tcPr>
                <w:tcW w:w="1169" w:type="dxa"/>
              </w:tcPr>
            </w:tcPrChange>
          </w:tcPr>
          <w:p w14:paraId="63BA79F1" w14:textId="1B0D01E1" w:rsidR="00D71A41" w:rsidRPr="00F758B3" w:rsidRDefault="00D71A41" w:rsidP="00F758B3">
            <w:pPr>
              <w:pStyle w:val="ListParagraph"/>
              <w:spacing w:line="360" w:lineRule="auto"/>
              <w:ind w:left="0"/>
              <w:jc w:val="both"/>
              <w:rPr>
                <w:ins w:id="11538" w:author="Chara Katiri" w:date="2015-04-12T17:51:00Z"/>
                <w:rFonts w:ascii="Times" w:hAnsi="Times" w:cs="Times New Roman"/>
                <w:sz w:val="22"/>
                <w:szCs w:val="22"/>
                <w:rPrChange w:id="11539" w:author="Chara Katiri" w:date="2015-05-12T13:05:00Z">
                  <w:rPr>
                    <w:ins w:id="11540" w:author="Chara Katiri" w:date="2015-04-12T17:51:00Z"/>
                    <w:rFonts w:ascii="Times" w:hAnsi="Times" w:cs="Times New Roman"/>
                    <w:sz w:val="22"/>
                    <w:szCs w:val="22"/>
                  </w:rPr>
                </w:rPrChange>
              </w:rPr>
              <w:pPrChange w:id="11541" w:author="Chara Katiri" w:date="2015-05-12T13:05:00Z">
                <w:pPr>
                  <w:pStyle w:val="ListParagraph"/>
                  <w:spacing w:line="360" w:lineRule="auto"/>
                  <w:ind w:left="0"/>
                  <w:jc w:val="both"/>
                </w:pPr>
              </w:pPrChange>
            </w:pPr>
          </w:p>
        </w:tc>
      </w:tr>
      <w:tr w:rsidR="00D71A41" w:rsidRPr="00F758B3" w14:paraId="786B6048" w14:textId="77777777" w:rsidTr="00D71A41">
        <w:trPr>
          <w:ins w:id="11542" w:author="Chara Katiri" w:date="2015-04-12T17:50:00Z"/>
          <w:trPrChange w:id="11543" w:author="Chara Katiri" w:date="2015-04-12T17:52:00Z">
            <w:trPr>
              <w:gridAfter w:val="0"/>
            </w:trPr>
          </w:trPrChange>
        </w:trPr>
        <w:tc>
          <w:tcPr>
            <w:tcW w:w="11482" w:type="dxa"/>
            <w:gridSpan w:val="7"/>
            <w:shd w:val="clear" w:color="auto" w:fill="4F81BD" w:themeFill="accent1"/>
            <w:tcPrChange w:id="11544" w:author="Chara Katiri" w:date="2015-04-12T17:52:00Z">
              <w:tcPr>
                <w:tcW w:w="11466" w:type="dxa"/>
                <w:gridSpan w:val="8"/>
                <w:shd w:val="clear" w:color="auto" w:fill="4F81BD" w:themeFill="accent1"/>
              </w:tcPr>
            </w:tcPrChange>
          </w:tcPr>
          <w:p w14:paraId="024D49FD" w14:textId="06299AF8" w:rsidR="00D71A41" w:rsidRPr="00F758B3" w:rsidRDefault="00D71A41" w:rsidP="00F758B3">
            <w:pPr>
              <w:pStyle w:val="ListParagraph"/>
              <w:spacing w:line="360" w:lineRule="auto"/>
              <w:ind w:left="0"/>
              <w:jc w:val="both"/>
              <w:rPr>
                <w:ins w:id="11545" w:author="Chara Katiri" w:date="2015-04-12T17:51:00Z"/>
                <w:rFonts w:ascii="Times" w:hAnsi="Times" w:cs="Times New Roman"/>
                <w:sz w:val="22"/>
                <w:szCs w:val="22"/>
                <w:rPrChange w:id="11546" w:author="Chara Katiri" w:date="2015-05-12T13:05:00Z">
                  <w:rPr>
                    <w:ins w:id="11547" w:author="Chara Katiri" w:date="2015-04-12T17:51:00Z"/>
                    <w:rFonts w:ascii="Times" w:hAnsi="Times" w:cs="Times New Roman"/>
                    <w:sz w:val="22"/>
                    <w:szCs w:val="22"/>
                  </w:rPr>
                </w:rPrChange>
              </w:rPr>
              <w:pPrChange w:id="11548" w:author="Chara Katiri" w:date="2015-05-12T13:05:00Z">
                <w:pPr>
                  <w:pStyle w:val="ListParagraph"/>
                  <w:spacing w:line="360" w:lineRule="auto"/>
                  <w:ind w:left="0"/>
                  <w:jc w:val="both"/>
                </w:pPr>
              </w:pPrChange>
            </w:pPr>
            <w:ins w:id="11549" w:author="Chara Katiri" w:date="2015-04-12T17:50:00Z">
              <w:r w:rsidRPr="00F758B3">
                <w:rPr>
                  <w:rFonts w:ascii="Times" w:hAnsi="Times" w:cs="Times New Roman"/>
                  <w:sz w:val="22"/>
                  <w:szCs w:val="22"/>
                  <w:rPrChange w:id="11550" w:author="Chara Katiri" w:date="2015-05-12T13:05:00Z">
                    <w:rPr>
                      <w:rFonts w:ascii="Times" w:hAnsi="Times" w:cs="Times New Roman"/>
                      <w:sz w:val="22"/>
                      <w:szCs w:val="22"/>
                    </w:rPr>
                  </w:rPrChange>
                </w:rPr>
                <w:t>Login - Logout</w:t>
              </w:r>
            </w:ins>
          </w:p>
        </w:tc>
      </w:tr>
      <w:tr w:rsidR="00D71A41" w:rsidRPr="00F758B3" w14:paraId="1B9415D5" w14:textId="77777777" w:rsidTr="00D71A41">
        <w:trPr>
          <w:ins w:id="11551" w:author="Chara Katiri" w:date="2015-04-12T17:50:00Z"/>
          <w:trPrChange w:id="11552" w:author="Chara Katiri" w:date="2015-04-12T17:52:00Z">
            <w:trPr>
              <w:gridAfter w:val="0"/>
            </w:trPr>
          </w:trPrChange>
        </w:trPr>
        <w:tc>
          <w:tcPr>
            <w:tcW w:w="1108" w:type="dxa"/>
            <w:tcPrChange w:id="11553" w:author="Chara Katiri" w:date="2015-04-12T17:52:00Z">
              <w:tcPr>
                <w:tcW w:w="1116" w:type="dxa"/>
                <w:gridSpan w:val="2"/>
              </w:tcPr>
            </w:tcPrChange>
          </w:tcPr>
          <w:p w14:paraId="4A59AB8F" w14:textId="77777777" w:rsidR="00D71A41" w:rsidRPr="00F758B3" w:rsidRDefault="00D71A41" w:rsidP="00F758B3">
            <w:pPr>
              <w:pStyle w:val="ListParagraph"/>
              <w:spacing w:line="360" w:lineRule="auto"/>
              <w:ind w:left="0"/>
              <w:jc w:val="both"/>
              <w:rPr>
                <w:ins w:id="11554" w:author="Chara Katiri" w:date="2015-04-12T17:50:00Z"/>
                <w:rFonts w:ascii="Times" w:hAnsi="Times" w:cs="Times New Roman"/>
                <w:sz w:val="22"/>
                <w:szCs w:val="22"/>
                <w:rPrChange w:id="11555" w:author="Chara Katiri" w:date="2015-05-12T13:05:00Z">
                  <w:rPr>
                    <w:ins w:id="11556" w:author="Chara Katiri" w:date="2015-04-12T17:50:00Z"/>
                    <w:rFonts w:ascii="Times" w:hAnsi="Times" w:cs="Times New Roman"/>
                    <w:sz w:val="22"/>
                    <w:szCs w:val="22"/>
                  </w:rPr>
                </w:rPrChange>
              </w:rPr>
              <w:pPrChange w:id="11557" w:author="Chara Katiri" w:date="2015-05-12T13:05:00Z">
                <w:pPr>
                  <w:pStyle w:val="ListParagraph"/>
                  <w:spacing w:line="360" w:lineRule="auto"/>
                  <w:ind w:left="0"/>
                  <w:jc w:val="both"/>
                </w:pPr>
              </w:pPrChange>
            </w:pPr>
            <w:ins w:id="11558" w:author="Chara Katiri" w:date="2015-04-12T17:50:00Z">
              <w:r w:rsidRPr="00F758B3">
                <w:rPr>
                  <w:rFonts w:ascii="Times" w:hAnsi="Times" w:cs="Times New Roman"/>
                  <w:sz w:val="22"/>
                  <w:szCs w:val="22"/>
                  <w:rPrChange w:id="11559" w:author="Chara Katiri" w:date="2015-05-12T13:05:00Z">
                    <w:rPr>
                      <w:rFonts w:ascii="Times" w:hAnsi="Times" w:cs="Times New Roman"/>
                      <w:sz w:val="22"/>
                      <w:szCs w:val="22"/>
                    </w:rPr>
                  </w:rPrChange>
                </w:rPr>
                <w:t>5</w:t>
              </w:r>
            </w:ins>
          </w:p>
        </w:tc>
        <w:tc>
          <w:tcPr>
            <w:tcW w:w="3951" w:type="dxa"/>
            <w:tcPrChange w:id="11560" w:author="Chara Katiri" w:date="2015-04-12T17:52:00Z">
              <w:tcPr>
                <w:tcW w:w="3960" w:type="dxa"/>
              </w:tcPr>
            </w:tcPrChange>
          </w:tcPr>
          <w:p w14:paraId="6D175B19" w14:textId="77777777" w:rsidR="00D71A41" w:rsidRPr="00F758B3" w:rsidRDefault="00D71A41" w:rsidP="00F758B3">
            <w:pPr>
              <w:pStyle w:val="ListParagraph"/>
              <w:spacing w:line="360" w:lineRule="auto"/>
              <w:ind w:left="0"/>
              <w:jc w:val="both"/>
              <w:rPr>
                <w:ins w:id="11561" w:author="Chara Katiri" w:date="2015-04-12T17:50:00Z"/>
                <w:rFonts w:ascii="Times" w:hAnsi="Times" w:cs="Times New Roman"/>
                <w:sz w:val="22"/>
                <w:szCs w:val="22"/>
                <w:rPrChange w:id="11562" w:author="Chara Katiri" w:date="2015-05-12T13:05:00Z">
                  <w:rPr>
                    <w:ins w:id="11563" w:author="Chara Katiri" w:date="2015-04-12T17:50:00Z"/>
                    <w:rFonts w:ascii="Times" w:hAnsi="Times" w:cs="Times New Roman"/>
                    <w:sz w:val="22"/>
                    <w:szCs w:val="22"/>
                  </w:rPr>
                </w:rPrChange>
              </w:rPr>
              <w:pPrChange w:id="11564" w:author="Chara Katiri" w:date="2015-05-12T13:05:00Z">
                <w:pPr>
                  <w:pStyle w:val="ListParagraph"/>
                  <w:spacing w:line="360" w:lineRule="auto"/>
                  <w:ind w:left="0"/>
                  <w:jc w:val="both"/>
                </w:pPr>
              </w:pPrChange>
            </w:pPr>
            <w:ins w:id="11565" w:author="Chara Katiri" w:date="2015-04-12T17:50:00Z">
              <w:r w:rsidRPr="00F758B3">
                <w:rPr>
                  <w:rFonts w:ascii="Times" w:hAnsi="Times" w:cs="Times New Roman"/>
                  <w:sz w:val="22"/>
                  <w:szCs w:val="22"/>
                  <w:rPrChange w:id="11566" w:author="Chara Katiri" w:date="2015-05-12T13:05:00Z">
                    <w:rPr>
                      <w:rFonts w:ascii="Times" w:hAnsi="Times" w:cs="Times New Roman"/>
                      <w:sz w:val="22"/>
                      <w:szCs w:val="22"/>
                    </w:rPr>
                  </w:rPrChange>
                </w:rPr>
                <w:t>The system must forbid access to users with invalid username.</w:t>
              </w:r>
            </w:ins>
          </w:p>
        </w:tc>
        <w:tc>
          <w:tcPr>
            <w:tcW w:w="1325" w:type="dxa"/>
            <w:tcPrChange w:id="11567" w:author="Chara Katiri" w:date="2015-04-12T17:52:00Z">
              <w:tcPr>
                <w:tcW w:w="1274" w:type="dxa"/>
              </w:tcPr>
            </w:tcPrChange>
          </w:tcPr>
          <w:p w14:paraId="340EB93B" w14:textId="77777777" w:rsidR="00D71A41" w:rsidRPr="00F758B3" w:rsidRDefault="00D71A41" w:rsidP="00F758B3">
            <w:pPr>
              <w:pStyle w:val="ListParagraph"/>
              <w:spacing w:line="360" w:lineRule="auto"/>
              <w:ind w:left="0"/>
              <w:jc w:val="both"/>
              <w:rPr>
                <w:ins w:id="11568" w:author="Chara Katiri" w:date="2015-04-12T17:50:00Z"/>
                <w:rFonts w:ascii="Times" w:hAnsi="Times" w:cs="Times New Roman"/>
                <w:sz w:val="22"/>
                <w:szCs w:val="22"/>
                <w:rPrChange w:id="11569" w:author="Chara Katiri" w:date="2015-05-12T13:05:00Z">
                  <w:rPr>
                    <w:ins w:id="11570" w:author="Chara Katiri" w:date="2015-04-12T17:50:00Z"/>
                    <w:rFonts w:ascii="Times" w:hAnsi="Times" w:cs="Times New Roman"/>
                    <w:sz w:val="22"/>
                    <w:szCs w:val="22"/>
                  </w:rPr>
                </w:rPrChange>
              </w:rPr>
              <w:pPrChange w:id="11571" w:author="Chara Katiri" w:date="2015-05-12T13:05:00Z">
                <w:pPr>
                  <w:pStyle w:val="ListParagraph"/>
                  <w:spacing w:line="360" w:lineRule="auto"/>
                  <w:ind w:left="0"/>
                  <w:jc w:val="both"/>
                </w:pPr>
              </w:pPrChange>
            </w:pPr>
            <w:ins w:id="11572" w:author="Chara Katiri" w:date="2015-04-12T17:50:00Z">
              <w:r w:rsidRPr="00F758B3">
                <w:rPr>
                  <w:rFonts w:ascii="Times" w:hAnsi="Times" w:cs="Times New Roman"/>
                  <w:sz w:val="22"/>
                  <w:szCs w:val="22"/>
                  <w:rPrChange w:id="11573" w:author="Chara Katiri" w:date="2015-05-12T13:05:00Z">
                    <w:rPr>
                      <w:rFonts w:ascii="Times" w:hAnsi="Times" w:cs="Times New Roman"/>
                      <w:sz w:val="22"/>
                      <w:szCs w:val="22"/>
                    </w:rPr>
                  </w:rPrChange>
                </w:rPr>
                <w:t>Functional</w:t>
              </w:r>
            </w:ins>
          </w:p>
        </w:tc>
        <w:tc>
          <w:tcPr>
            <w:tcW w:w="1603" w:type="dxa"/>
            <w:tcPrChange w:id="11574" w:author="Chara Katiri" w:date="2015-04-12T17:52:00Z">
              <w:tcPr>
                <w:tcW w:w="1609" w:type="dxa"/>
              </w:tcPr>
            </w:tcPrChange>
          </w:tcPr>
          <w:p w14:paraId="33E4DCAF" w14:textId="77777777" w:rsidR="00D71A41" w:rsidRPr="00F758B3" w:rsidRDefault="00D71A41" w:rsidP="00F758B3">
            <w:pPr>
              <w:pStyle w:val="ListParagraph"/>
              <w:spacing w:line="360" w:lineRule="auto"/>
              <w:ind w:left="0"/>
              <w:jc w:val="both"/>
              <w:rPr>
                <w:ins w:id="11575" w:author="Chara Katiri" w:date="2015-04-12T17:50:00Z"/>
                <w:rFonts w:ascii="Times" w:hAnsi="Times" w:cs="Times New Roman"/>
                <w:sz w:val="22"/>
                <w:szCs w:val="22"/>
                <w:rPrChange w:id="11576" w:author="Chara Katiri" w:date="2015-05-12T13:05:00Z">
                  <w:rPr>
                    <w:ins w:id="11577" w:author="Chara Katiri" w:date="2015-04-12T17:50:00Z"/>
                    <w:rFonts w:ascii="Times" w:hAnsi="Times" w:cs="Times New Roman"/>
                    <w:sz w:val="22"/>
                    <w:szCs w:val="22"/>
                  </w:rPr>
                </w:rPrChange>
              </w:rPr>
              <w:pPrChange w:id="11578" w:author="Chara Katiri" w:date="2015-05-12T13:05:00Z">
                <w:pPr>
                  <w:pStyle w:val="ListParagraph"/>
                  <w:spacing w:line="360" w:lineRule="auto"/>
                  <w:ind w:left="0"/>
                  <w:jc w:val="both"/>
                </w:pPr>
              </w:pPrChange>
            </w:pPr>
          </w:p>
        </w:tc>
        <w:tc>
          <w:tcPr>
            <w:tcW w:w="1169" w:type="dxa"/>
            <w:tcPrChange w:id="11579" w:author="Chara Katiri" w:date="2015-04-12T17:52:00Z">
              <w:tcPr>
                <w:tcW w:w="1169" w:type="dxa"/>
              </w:tcPr>
            </w:tcPrChange>
          </w:tcPr>
          <w:p w14:paraId="4FB8BEDB" w14:textId="29DC3C93" w:rsidR="00D71A41" w:rsidRPr="00F758B3" w:rsidRDefault="00D71A41" w:rsidP="00F758B3">
            <w:pPr>
              <w:pStyle w:val="ListParagraph"/>
              <w:spacing w:line="360" w:lineRule="auto"/>
              <w:ind w:left="0"/>
              <w:jc w:val="both"/>
              <w:rPr>
                <w:ins w:id="11580" w:author="Chara Katiri" w:date="2015-04-12T17:51:00Z"/>
                <w:rFonts w:ascii="Times" w:hAnsi="Times" w:cs="Times New Roman"/>
                <w:sz w:val="22"/>
                <w:szCs w:val="22"/>
                <w:rPrChange w:id="11581" w:author="Chara Katiri" w:date="2015-05-12T13:05:00Z">
                  <w:rPr>
                    <w:ins w:id="11582" w:author="Chara Katiri" w:date="2015-04-12T17:51:00Z"/>
                    <w:rFonts w:ascii="Times" w:hAnsi="Times" w:cs="Times New Roman"/>
                    <w:sz w:val="22"/>
                    <w:szCs w:val="22"/>
                  </w:rPr>
                </w:rPrChange>
              </w:rPr>
              <w:pPrChange w:id="11583" w:author="Chara Katiri" w:date="2015-05-12T13:05:00Z">
                <w:pPr>
                  <w:pStyle w:val="ListParagraph"/>
                  <w:spacing w:line="360" w:lineRule="auto"/>
                  <w:ind w:left="0"/>
                  <w:jc w:val="both"/>
                </w:pPr>
              </w:pPrChange>
            </w:pPr>
            <w:ins w:id="11584" w:author="Chara Katiri" w:date="2015-04-12T17:51:00Z">
              <w:r w:rsidRPr="00F758B3">
                <w:rPr>
                  <w:rFonts w:ascii="Times" w:hAnsi="Times" w:cs="Times New Roman"/>
                  <w:sz w:val="22"/>
                  <w:szCs w:val="22"/>
                  <w:rPrChange w:id="11585" w:author="Chara Katiri" w:date="2015-05-12T13:05:00Z">
                    <w:rPr>
                      <w:rFonts w:ascii="Times" w:hAnsi="Times" w:cs="Times New Roman"/>
                      <w:sz w:val="22"/>
                      <w:szCs w:val="22"/>
                    </w:rPr>
                  </w:rPrChange>
                </w:rPr>
                <w:t>M</w:t>
              </w:r>
            </w:ins>
          </w:p>
        </w:tc>
        <w:tc>
          <w:tcPr>
            <w:tcW w:w="1155" w:type="dxa"/>
            <w:tcPrChange w:id="11586" w:author="Chara Katiri" w:date="2015-04-12T17:52:00Z">
              <w:tcPr>
                <w:tcW w:w="1169" w:type="dxa"/>
              </w:tcPr>
            </w:tcPrChange>
          </w:tcPr>
          <w:p w14:paraId="068B3281" w14:textId="739FACE5" w:rsidR="00D71A41" w:rsidRPr="00F758B3" w:rsidRDefault="00D71A41" w:rsidP="00F758B3">
            <w:pPr>
              <w:pStyle w:val="ListParagraph"/>
              <w:spacing w:line="360" w:lineRule="auto"/>
              <w:ind w:left="0"/>
              <w:jc w:val="both"/>
              <w:rPr>
                <w:ins w:id="11587" w:author="Chara Katiri" w:date="2015-04-12T17:51:00Z"/>
                <w:rFonts w:ascii="Times" w:hAnsi="Times" w:cs="Times New Roman"/>
                <w:sz w:val="22"/>
                <w:szCs w:val="22"/>
                <w:rPrChange w:id="11588" w:author="Chara Katiri" w:date="2015-05-12T13:05:00Z">
                  <w:rPr>
                    <w:ins w:id="11589" w:author="Chara Katiri" w:date="2015-04-12T17:51:00Z"/>
                    <w:rFonts w:ascii="Times" w:hAnsi="Times" w:cs="Times New Roman"/>
                    <w:sz w:val="22"/>
                    <w:szCs w:val="22"/>
                  </w:rPr>
                </w:rPrChange>
              </w:rPr>
              <w:pPrChange w:id="11590" w:author="Chara Katiri" w:date="2015-05-12T13:05:00Z">
                <w:pPr>
                  <w:pStyle w:val="ListParagraph"/>
                  <w:spacing w:line="360" w:lineRule="auto"/>
                  <w:ind w:left="0"/>
                  <w:jc w:val="both"/>
                </w:pPr>
              </w:pPrChange>
            </w:pPr>
          </w:p>
        </w:tc>
        <w:tc>
          <w:tcPr>
            <w:tcW w:w="1171" w:type="dxa"/>
            <w:tcPrChange w:id="11591" w:author="Chara Katiri" w:date="2015-04-12T17:52:00Z">
              <w:tcPr>
                <w:tcW w:w="1169" w:type="dxa"/>
              </w:tcPr>
            </w:tcPrChange>
          </w:tcPr>
          <w:p w14:paraId="5240BA15" w14:textId="11C325BB" w:rsidR="00D71A41" w:rsidRPr="00F758B3" w:rsidRDefault="00D71A41" w:rsidP="00F758B3">
            <w:pPr>
              <w:pStyle w:val="ListParagraph"/>
              <w:spacing w:line="360" w:lineRule="auto"/>
              <w:ind w:left="0"/>
              <w:jc w:val="both"/>
              <w:rPr>
                <w:ins w:id="11592" w:author="Chara Katiri" w:date="2015-04-12T17:51:00Z"/>
                <w:rFonts w:ascii="Times" w:hAnsi="Times" w:cs="Times New Roman"/>
                <w:sz w:val="22"/>
                <w:szCs w:val="22"/>
                <w:rPrChange w:id="11593" w:author="Chara Katiri" w:date="2015-05-12T13:05:00Z">
                  <w:rPr>
                    <w:ins w:id="11594" w:author="Chara Katiri" w:date="2015-04-12T17:51:00Z"/>
                    <w:rFonts w:ascii="Times" w:hAnsi="Times" w:cs="Times New Roman"/>
                    <w:sz w:val="22"/>
                    <w:szCs w:val="22"/>
                  </w:rPr>
                </w:rPrChange>
              </w:rPr>
              <w:pPrChange w:id="11595" w:author="Chara Katiri" w:date="2015-05-12T13:05:00Z">
                <w:pPr>
                  <w:pStyle w:val="ListParagraph"/>
                  <w:spacing w:line="360" w:lineRule="auto"/>
                  <w:ind w:left="0"/>
                  <w:jc w:val="both"/>
                </w:pPr>
              </w:pPrChange>
            </w:pPr>
          </w:p>
        </w:tc>
      </w:tr>
      <w:tr w:rsidR="00D71A41" w:rsidRPr="00F758B3" w14:paraId="5594033B" w14:textId="77777777" w:rsidTr="00D71A41">
        <w:trPr>
          <w:ins w:id="11596" w:author="Chara Katiri" w:date="2015-04-12T17:50:00Z"/>
          <w:trPrChange w:id="11597" w:author="Chara Katiri" w:date="2015-04-12T17:52:00Z">
            <w:trPr>
              <w:gridAfter w:val="0"/>
            </w:trPr>
          </w:trPrChange>
        </w:trPr>
        <w:tc>
          <w:tcPr>
            <w:tcW w:w="1108" w:type="dxa"/>
            <w:tcPrChange w:id="11598" w:author="Chara Katiri" w:date="2015-04-12T17:52:00Z">
              <w:tcPr>
                <w:tcW w:w="1116" w:type="dxa"/>
                <w:gridSpan w:val="2"/>
              </w:tcPr>
            </w:tcPrChange>
          </w:tcPr>
          <w:p w14:paraId="1B165117" w14:textId="77777777" w:rsidR="00D71A41" w:rsidRPr="00F758B3" w:rsidRDefault="00D71A41" w:rsidP="00F758B3">
            <w:pPr>
              <w:pStyle w:val="ListParagraph"/>
              <w:spacing w:line="360" w:lineRule="auto"/>
              <w:ind w:left="0"/>
              <w:jc w:val="both"/>
              <w:rPr>
                <w:ins w:id="11599" w:author="Chara Katiri" w:date="2015-04-12T17:50:00Z"/>
                <w:rFonts w:ascii="Times" w:hAnsi="Times" w:cs="Times New Roman"/>
                <w:sz w:val="22"/>
                <w:szCs w:val="22"/>
                <w:rPrChange w:id="11600" w:author="Chara Katiri" w:date="2015-05-12T13:05:00Z">
                  <w:rPr>
                    <w:ins w:id="11601" w:author="Chara Katiri" w:date="2015-04-12T17:50:00Z"/>
                    <w:rFonts w:ascii="Times" w:hAnsi="Times" w:cs="Times New Roman"/>
                    <w:sz w:val="22"/>
                    <w:szCs w:val="22"/>
                  </w:rPr>
                </w:rPrChange>
              </w:rPr>
              <w:pPrChange w:id="11602" w:author="Chara Katiri" w:date="2015-05-12T13:05:00Z">
                <w:pPr>
                  <w:pStyle w:val="ListParagraph"/>
                  <w:spacing w:line="360" w:lineRule="auto"/>
                  <w:ind w:left="0"/>
                  <w:jc w:val="both"/>
                </w:pPr>
              </w:pPrChange>
            </w:pPr>
            <w:ins w:id="11603" w:author="Chara Katiri" w:date="2015-04-12T17:50:00Z">
              <w:r w:rsidRPr="00F758B3">
                <w:rPr>
                  <w:rFonts w:ascii="Times" w:hAnsi="Times" w:cs="Times New Roman"/>
                  <w:sz w:val="22"/>
                  <w:szCs w:val="22"/>
                  <w:rPrChange w:id="11604" w:author="Chara Katiri" w:date="2015-05-12T13:05:00Z">
                    <w:rPr>
                      <w:rFonts w:ascii="Times" w:hAnsi="Times" w:cs="Times New Roman"/>
                      <w:sz w:val="22"/>
                      <w:szCs w:val="22"/>
                    </w:rPr>
                  </w:rPrChange>
                </w:rPr>
                <w:t>6</w:t>
              </w:r>
            </w:ins>
          </w:p>
        </w:tc>
        <w:tc>
          <w:tcPr>
            <w:tcW w:w="3951" w:type="dxa"/>
            <w:tcPrChange w:id="11605" w:author="Chara Katiri" w:date="2015-04-12T17:52:00Z">
              <w:tcPr>
                <w:tcW w:w="3960" w:type="dxa"/>
              </w:tcPr>
            </w:tcPrChange>
          </w:tcPr>
          <w:p w14:paraId="4231A87C" w14:textId="77777777" w:rsidR="00D71A41" w:rsidRPr="00F758B3" w:rsidRDefault="00D71A41" w:rsidP="00F758B3">
            <w:pPr>
              <w:pStyle w:val="ListParagraph"/>
              <w:spacing w:line="360" w:lineRule="auto"/>
              <w:ind w:left="0"/>
              <w:jc w:val="both"/>
              <w:rPr>
                <w:ins w:id="11606" w:author="Chara Katiri" w:date="2015-04-12T17:50:00Z"/>
                <w:rFonts w:ascii="Times" w:hAnsi="Times" w:cs="Times New Roman"/>
                <w:sz w:val="22"/>
                <w:szCs w:val="22"/>
                <w:rPrChange w:id="11607" w:author="Chara Katiri" w:date="2015-05-12T13:05:00Z">
                  <w:rPr>
                    <w:ins w:id="11608" w:author="Chara Katiri" w:date="2015-04-12T17:50:00Z"/>
                    <w:rFonts w:ascii="Times" w:hAnsi="Times" w:cs="Times New Roman"/>
                    <w:sz w:val="22"/>
                    <w:szCs w:val="22"/>
                  </w:rPr>
                </w:rPrChange>
              </w:rPr>
              <w:pPrChange w:id="11609" w:author="Chara Katiri" w:date="2015-05-12T13:05:00Z">
                <w:pPr>
                  <w:pStyle w:val="ListParagraph"/>
                  <w:spacing w:line="360" w:lineRule="auto"/>
                  <w:ind w:left="0"/>
                  <w:jc w:val="both"/>
                </w:pPr>
              </w:pPrChange>
            </w:pPr>
            <w:ins w:id="11610" w:author="Chara Katiri" w:date="2015-04-12T17:50:00Z">
              <w:r w:rsidRPr="00F758B3">
                <w:rPr>
                  <w:rFonts w:ascii="Times" w:hAnsi="Times" w:cs="Times New Roman"/>
                  <w:sz w:val="22"/>
                  <w:szCs w:val="22"/>
                  <w:rPrChange w:id="11611" w:author="Chara Katiri" w:date="2015-05-12T13:05:00Z">
                    <w:rPr>
                      <w:rFonts w:ascii="Times" w:hAnsi="Times" w:cs="Times New Roman"/>
                      <w:sz w:val="22"/>
                      <w:szCs w:val="22"/>
                    </w:rPr>
                  </w:rPrChange>
                </w:rPr>
                <w:t>The system must provide a ‘Forgot my password’ functionality to allow users reset their password.</w:t>
              </w:r>
            </w:ins>
          </w:p>
        </w:tc>
        <w:tc>
          <w:tcPr>
            <w:tcW w:w="1325" w:type="dxa"/>
            <w:tcPrChange w:id="11612" w:author="Chara Katiri" w:date="2015-04-12T17:52:00Z">
              <w:tcPr>
                <w:tcW w:w="1274" w:type="dxa"/>
              </w:tcPr>
            </w:tcPrChange>
          </w:tcPr>
          <w:p w14:paraId="061981AE" w14:textId="77777777" w:rsidR="00D71A41" w:rsidRPr="00F758B3" w:rsidRDefault="00D71A41" w:rsidP="00F758B3">
            <w:pPr>
              <w:pStyle w:val="ListParagraph"/>
              <w:spacing w:line="360" w:lineRule="auto"/>
              <w:ind w:left="0"/>
              <w:jc w:val="both"/>
              <w:rPr>
                <w:ins w:id="11613" w:author="Chara Katiri" w:date="2015-04-12T17:50:00Z"/>
                <w:rFonts w:ascii="Times" w:hAnsi="Times" w:cs="Times New Roman"/>
                <w:sz w:val="22"/>
                <w:szCs w:val="22"/>
                <w:rPrChange w:id="11614" w:author="Chara Katiri" w:date="2015-05-12T13:05:00Z">
                  <w:rPr>
                    <w:ins w:id="11615" w:author="Chara Katiri" w:date="2015-04-12T17:50:00Z"/>
                    <w:rFonts w:ascii="Times" w:hAnsi="Times" w:cs="Times New Roman"/>
                    <w:sz w:val="22"/>
                    <w:szCs w:val="22"/>
                  </w:rPr>
                </w:rPrChange>
              </w:rPr>
              <w:pPrChange w:id="11616" w:author="Chara Katiri" w:date="2015-05-12T13:05:00Z">
                <w:pPr>
                  <w:pStyle w:val="ListParagraph"/>
                  <w:spacing w:line="360" w:lineRule="auto"/>
                  <w:ind w:left="0"/>
                  <w:jc w:val="both"/>
                </w:pPr>
              </w:pPrChange>
            </w:pPr>
            <w:ins w:id="11617" w:author="Chara Katiri" w:date="2015-04-12T17:50:00Z">
              <w:r w:rsidRPr="00F758B3">
                <w:rPr>
                  <w:rFonts w:ascii="Times" w:hAnsi="Times" w:cs="Times New Roman"/>
                  <w:sz w:val="22"/>
                  <w:szCs w:val="22"/>
                  <w:rPrChange w:id="11618" w:author="Chara Katiri" w:date="2015-05-12T13:05:00Z">
                    <w:rPr>
                      <w:rFonts w:ascii="Times" w:hAnsi="Times" w:cs="Times New Roman"/>
                      <w:sz w:val="22"/>
                      <w:szCs w:val="22"/>
                    </w:rPr>
                  </w:rPrChange>
                </w:rPr>
                <w:t>Functional</w:t>
              </w:r>
            </w:ins>
          </w:p>
        </w:tc>
        <w:tc>
          <w:tcPr>
            <w:tcW w:w="1603" w:type="dxa"/>
            <w:tcPrChange w:id="11619" w:author="Chara Katiri" w:date="2015-04-12T17:52:00Z">
              <w:tcPr>
                <w:tcW w:w="1609" w:type="dxa"/>
              </w:tcPr>
            </w:tcPrChange>
          </w:tcPr>
          <w:p w14:paraId="1B90A184" w14:textId="77777777" w:rsidR="00D71A41" w:rsidRPr="00F758B3" w:rsidRDefault="00D71A41" w:rsidP="00F758B3">
            <w:pPr>
              <w:pStyle w:val="ListParagraph"/>
              <w:spacing w:line="360" w:lineRule="auto"/>
              <w:ind w:left="0"/>
              <w:jc w:val="both"/>
              <w:rPr>
                <w:ins w:id="11620" w:author="Chara Katiri" w:date="2015-04-12T17:50:00Z"/>
                <w:rFonts w:ascii="Times" w:hAnsi="Times" w:cs="Times New Roman"/>
                <w:sz w:val="22"/>
                <w:szCs w:val="22"/>
                <w:rPrChange w:id="11621" w:author="Chara Katiri" w:date="2015-05-12T13:05:00Z">
                  <w:rPr>
                    <w:ins w:id="11622" w:author="Chara Katiri" w:date="2015-04-12T17:50:00Z"/>
                    <w:rFonts w:ascii="Times" w:hAnsi="Times" w:cs="Times New Roman"/>
                    <w:sz w:val="22"/>
                    <w:szCs w:val="22"/>
                  </w:rPr>
                </w:rPrChange>
              </w:rPr>
              <w:pPrChange w:id="11623" w:author="Chara Katiri" w:date="2015-05-12T13:05:00Z">
                <w:pPr>
                  <w:pStyle w:val="ListParagraph"/>
                  <w:spacing w:line="360" w:lineRule="auto"/>
                  <w:ind w:left="0"/>
                  <w:jc w:val="both"/>
                </w:pPr>
              </w:pPrChange>
            </w:pPr>
          </w:p>
        </w:tc>
        <w:tc>
          <w:tcPr>
            <w:tcW w:w="1169" w:type="dxa"/>
            <w:tcPrChange w:id="11624" w:author="Chara Katiri" w:date="2015-04-12T17:52:00Z">
              <w:tcPr>
                <w:tcW w:w="1169" w:type="dxa"/>
              </w:tcPr>
            </w:tcPrChange>
          </w:tcPr>
          <w:p w14:paraId="03930343" w14:textId="010C992A" w:rsidR="00D71A41" w:rsidRPr="00F758B3" w:rsidRDefault="00D71A41" w:rsidP="00F758B3">
            <w:pPr>
              <w:pStyle w:val="ListParagraph"/>
              <w:spacing w:line="360" w:lineRule="auto"/>
              <w:ind w:left="0"/>
              <w:jc w:val="both"/>
              <w:rPr>
                <w:ins w:id="11625" w:author="Chara Katiri" w:date="2015-04-12T17:51:00Z"/>
                <w:rFonts w:ascii="Times" w:hAnsi="Times" w:cs="Times New Roman"/>
                <w:sz w:val="22"/>
                <w:szCs w:val="22"/>
                <w:rPrChange w:id="11626" w:author="Chara Katiri" w:date="2015-05-12T13:05:00Z">
                  <w:rPr>
                    <w:ins w:id="11627" w:author="Chara Katiri" w:date="2015-04-12T17:51:00Z"/>
                    <w:rFonts w:ascii="Times" w:hAnsi="Times" w:cs="Times New Roman"/>
                    <w:sz w:val="22"/>
                    <w:szCs w:val="22"/>
                  </w:rPr>
                </w:rPrChange>
              </w:rPr>
              <w:pPrChange w:id="11628" w:author="Chara Katiri" w:date="2015-05-12T13:05:00Z">
                <w:pPr>
                  <w:pStyle w:val="ListParagraph"/>
                  <w:spacing w:line="360" w:lineRule="auto"/>
                  <w:ind w:left="0"/>
                  <w:jc w:val="both"/>
                </w:pPr>
              </w:pPrChange>
            </w:pPr>
            <w:ins w:id="11629" w:author="Chara Katiri" w:date="2015-04-12T17:51:00Z">
              <w:r w:rsidRPr="00F758B3">
                <w:rPr>
                  <w:rFonts w:ascii="Times" w:hAnsi="Times" w:cs="Times New Roman"/>
                  <w:sz w:val="22"/>
                  <w:szCs w:val="22"/>
                  <w:rPrChange w:id="11630" w:author="Chara Katiri" w:date="2015-05-12T13:05:00Z">
                    <w:rPr>
                      <w:rFonts w:ascii="Times" w:hAnsi="Times" w:cs="Times New Roman"/>
                      <w:sz w:val="22"/>
                      <w:szCs w:val="22"/>
                    </w:rPr>
                  </w:rPrChange>
                </w:rPr>
                <w:t>M</w:t>
              </w:r>
            </w:ins>
          </w:p>
        </w:tc>
        <w:tc>
          <w:tcPr>
            <w:tcW w:w="1155" w:type="dxa"/>
            <w:tcPrChange w:id="11631" w:author="Chara Katiri" w:date="2015-04-12T17:52:00Z">
              <w:tcPr>
                <w:tcW w:w="1169" w:type="dxa"/>
              </w:tcPr>
            </w:tcPrChange>
          </w:tcPr>
          <w:p w14:paraId="6E740A81" w14:textId="7D7EC686" w:rsidR="00D71A41" w:rsidRPr="00F758B3" w:rsidRDefault="00D71A41" w:rsidP="00F758B3">
            <w:pPr>
              <w:pStyle w:val="ListParagraph"/>
              <w:spacing w:line="360" w:lineRule="auto"/>
              <w:ind w:left="0"/>
              <w:jc w:val="both"/>
              <w:rPr>
                <w:ins w:id="11632" w:author="Chara Katiri" w:date="2015-04-12T17:51:00Z"/>
                <w:rFonts w:ascii="Times" w:hAnsi="Times" w:cs="Times New Roman"/>
                <w:sz w:val="22"/>
                <w:szCs w:val="22"/>
                <w:rPrChange w:id="11633" w:author="Chara Katiri" w:date="2015-05-12T13:05:00Z">
                  <w:rPr>
                    <w:ins w:id="11634" w:author="Chara Katiri" w:date="2015-04-12T17:51:00Z"/>
                    <w:rFonts w:ascii="Times" w:hAnsi="Times" w:cs="Times New Roman"/>
                    <w:sz w:val="22"/>
                    <w:szCs w:val="22"/>
                  </w:rPr>
                </w:rPrChange>
              </w:rPr>
              <w:pPrChange w:id="11635" w:author="Chara Katiri" w:date="2015-05-12T13:05:00Z">
                <w:pPr>
                  <w:pStyle w:val="ListParagraph"/>
                  <w:spacing w:line="360" w:lineRule="auto"/>
                  <w:ind w:left="0"/>
                  <w:jc w:val="both"/>
                </w:pPr>
              </w:pPrChange>
            </w:pPr>
          </w:p>
        </w:tc>
        <w:tc>
          <w:tcPr>
            <w:tcW w:w="1171" w:type="dxa"/>
            <w:tcPrChange w:id="11636" w:author="Chara Katiri" w:date="2015-04-12T17:52:00Z">
              <w:tcPr>
                <w:tcW w:w="1169" w:type="dxa"/>
              </w:tcPr>
            </w:tcPrChange>
          </w:tcPr>
          <w:p w14:paraId="734B8181" w14:textId="251D41DA" w:rsidR="00D71A41" w:rsidRPr="00F758B3" w:rsidRDefault="00D71A41" w:rsidP="00F758B3">
            <w:pPr>
              <w:pStyle w:val="ListParagraph"/>
              <w:spacing w:line="360" w:lineRule="auto"/>
              <w:ind w:left="0"/>
              <w:jc w:val="both"/>
              <w:rPr>
                <w:ins w:id="11637" w:author="Chara Katiri" w:date="2015-04-12T17:51:00Z"/>
                <w:rFonts w:ascii="Times" w:hAnsi="Times" w:cs="Times New Roman"/>
                <w:sz w:val="22"/>
                <w:szCs w:val="22"/>
                <w:rPrChange w:id="11638" w:author="Chara Katiri" w:date="2015-05-12T13:05:00Z">
                  <w:rPr>
                    <w:ins w:id="11639" w:author="Chara Katiri" w:date="2015-04-12T17:51:00Z"/>
                    <w:rFonts w:ascii="Times" w:hAnsi="Times" w:cs="Times New Roman"/>
                    <w:sz w:val="22"/>
                    <w:szCs w:val="22"/>
                  </w:rPr>
                </w:rPrChange>
              </w:rPr>
              <w:pPrChange w:id="11640" w:author="Chara Katiri" w:date="2015-05-12T13:05:00Z">
                <w:pPr>
                  <w:pStyle w:val="ListParagraph"/>
                  <w:spacing w:line="360" w:lineRule="auto"/>
                  <w:ind w:left="0"/>
                  <w:jc w:val="both"/>
                </w:pPr>
              </w:pPrChange>
            </w:pPr>
          </w:p>
        </w:tc>
      </w:tr>
      <w:tr w:rsidR="00D71A41" w:rsidRPr="00F758B3" w14:paraId="43C82DFA" w14:textId="77777777" w:rsidTr="00D71A41">
        <w:trPr>
          <w:ins w:id="11641" w:author="Chara Katiri" w:date="2015-04-12T17:50:00Z"/>
          <w:trPrChange w:id="11642" w:author="Chara Katiri" w:date="2015-04-12T17:52:00Z">
            <w:trPr>
              <w:gridAfter w:val="0"/>
            </w:trPr>
          </w:trPrChange>
        </w:trPr>
        <w:tc>
          <w:tcPr>
            <w:tcW w:w="1108" w:type="dxa"/>
            <w:tcPrChange w:id="11643" w:author="Chara Katiri" w:date="2015-04-12T17:52:00Z">
              <w:tcPr>
                <w:tcW w:w="1116" w:type="dxa"/>
                <w:gridSpan w:val="2"/>
              </w:tcPr>
            </w:tcPrChange>
          </w:tcPr>
          <w:p w14:paraId="2A4CD829" w14:textId="77777777" w:rsidR="00D71A41" w:rsidRPr="00F758B3" w:rsidRDefault="00D71A41" w:rsidP="00F758B3">
            <w:pPr>
              <w:pStyle w:val="ListParagraph"/>
              <w:spacing w:line="360" w:lineRule="auto"/>
              <w:ind w:left="0"/>
              <w:jc w:val="both"/>
              <w:rPr>
                <w:ins w:id="11644" w:author="Chara Katiri" w:date="2015-04-12T17:50:00Z"/>
                <w:rFonts w:ascii="Times" w:hAnsi="Times" w:cs="Times New Roman"/>
                <w:sz w:val="22"/>
                <w:szCs w:val="22"/>
                <w:rPrChange w:id="11645" w:author="Chara Katiri" w:date="2015-05-12T13:05:00Z">
                  <w:rPr>
                    <w:ins w:id="11646" w:author="Chara Katiri" w:date="2015-04-12T17:50:00Z"/>
                    <w:rFonts w:ascii="Times" w:hAnsi="Times" w:cs="Times New Roman"/>
                    <w:sz w:val="22"/>
                    <w:szCs w:val="22"/>
                  </w:rPr>
                </w:rPrChange>
              </w:rPr>
              <w:pPrChange w:id="11647" w:author="Chara Katiri" w:date="2015-05-12T13:05:00Z">
                <w:pPr>
                  <w:pStyle w:val="ListParagraph"/>
                  <w:spacing w:line="360" w:lineRule="auto"/>
                  <w:ind w:left="0"/>
                  <w:jc w:val="both"/>
                </w:pPr>
              </w:pPrChange>
            </w:pPr>
            <w:ins w:id="11648" w:author="Chara Katiri" w:date="2015-04-12T17:50:00Z">
              <w:r w:rsidRPr="00F758B3">
                <w:rPr>
                  <w:rFonts w:ascii="Times" w:hAnsi="Times" w:cs="Times New Roman"/>
                  <w:sz w:val="22"/>
                  <w:szCs w:val="22"/>
                  <w:rPrChange w:id="11649" w:author="Chara Katiri" w:date="2015-05-12T13:05:00Z">
                    <w:rPr>
                      <w:rFonts w:ascii="Times" w:hAnsi="Times" w:cs="Times New Roman"/>
                      <w:sz w:val="22"/>
                      <w:szCs w:val="22"/>
                    </w:rPr>
                  </w:rPrChange>
                </w:rPr>
                <w:t>7</w:t>
              </w:r>
            </w:ins>
          </w:p>
        </w:tc>
        <w:tc>
          <w:tcPr>
            <w:tcW w:w="3951" w:type="dxa"/>
            <w:tcPrChange w:id="11650" w:author="Chara Katiri" w:date="2015-04-12T17:52:00Z">
              <w:tcPr>
                <w:tcW w:w="3960" w:type="dxa"/>
              </w:tcPr>
            </w:tcPrChange>
          </w:tcPr>
          <w:p w14:paraId="610D5BAF" w14:textId="77777777" w:rsidR="00D71A41" w:rsidRPr="00F758B3" w:rsidRDefault="00D71A41" w:rsidP="00F758B3">
            <w:pPr>
              <w:pStyle w:val="ListParagraph"/>
              <w:spacing w:line="360" w:lineRule="auto"/>
              <w:ind w:left="0"/>
              <w:jc w:val="both"/>
              <w:rPr>
                <w:ins w:id="11651" w:author="Chara Katiri" w:date="2015-04-12T17:50:00Z"/>
                <w:rFonts w:ascii="Times" w:hAnsi="Times" w:cs="Times New Roman"/>
                <w:sz w:val="22"/>
                <w:szCs w:val="22"/>
                <w:rPrChange w:id="11652" w:author="Chara Katiri" w:date="2015-05-12T13:05:00Z">
                  <w:rPr>
                    <w:ins w:id="11653" w:author="Chara Katiri" w:date="2015-04-12T17:50:00Z"/>
                    <w:rFonts w:ascii="Times" w:hAnsi="Times" w:cs="Times New Roman"/>
                    <w:sz w:val="22"/>
                    <w:szCs w:val="22"/>
                  </w:rPr>
                </w:rPrChange>
              </w:rPr>
              <w:pPrChange w:id="11654" w:author="Chara Katiri" w:date="2015-05-12T13:05:00Z">
                <w:pPr>
                  <w:pStyle w:val="ListParagraph"/>
                  <w:spacing w:line="360" w:lineRule="auto"/>
                  <w:ind w:left="0"/>
                  <w:jc w:val="both"/>
                </w:pPr>
              </w:pPrChange>
            </w:pPr>
            <w:ins w:id="11655" w:author="Chara Katiri" w:date="2015-04-12T17:50:00Z">
              <w:r w:rsidRPr="00F758B3">
                <w:rPr>
                  <w:rFonts w:ascii="Times" w:hAnsi="Times" w:cs="Times New Roman"/>
                  <w:sz w:val="22"/>
                  <w:szCs w:val="22"/>
                  <w:rPrChange w:id="11656" w:author="Chara Katiri" w:date="2015-05-12T13:05:00Z">
                    <w:rPr>
                      <w:rFonts w:ascii="Times" w:hAnsi="Times" w:cs="Times New Roman"/>
                      <w:sz w:val="22"/>
                      <w:szCs w:val="22"/>
                    </w:rPr>
                  </w:rPrChange>
                </w:rPr>
                <w:t xml:space="preserve">The system must provide logout functionality. </w:t>
              </w:r>
            </w:ins>
          </w:p>
        </w:tc>
        <w:tc>
          <w:tcPr>
            <w:tcW w:w="1325" w:type="dxa"/>
            <w:tcPrChange w:id="11657" w:author="Chara Katiri" w:date="2015-04-12T17:52:00Z">
              <w:tcPr>
                <w:tcW w:w="1274" w:type="dxa"/>
              </w:tcPr>
            </w:tcPrChange>
          </w:tcPr>
          <w:p w14:paraId="58832AA7" w14:textId="77777777" w:rsidR="00D71A41" w:rsidRPr="00F758B3" w:rsidRDefault="00D71A41" w:rsidP="00F758B3">
            <w:pPr>
              <w:pStyle w:val="ListParagraph"/>
              <w:spacing w:line="360" w:lineRule="auto"/>
              <w:ind w:left="0"/>
              <w:jc w:val="both"/>
              <w:rPr>
                <w:ins w:id="11658" w:author="Chara Katiri" w:date="2015-04-12T17:50:00Z"/>
                <w:rFonts w:ascii="Times" w:hAnsi="Times" w:cs="Times New Roman"/>
                <w:sz w:val="22"/>
                <w:szCs w:val="22"/>
                <w:rPrChange w:id="11659" w:author="Chara Katiri" w:date="2015-05-12T13:05:00Z">
                  <w:rPr>
                    <w:ins w:id="11660" w:author="Chara Katiri" w:date="2015-04-12T17:50:00Z"/>
                    <w:rFonts w:ascii="Times" w:hAnsi="Times" w:cs="Times New Roman"/>
                    <w:sz w:val="22"/>
                    <w:szCs w:val="22"/>
                  </w:rPr>
                </w:rPrChange>
              </w:rPr>
              <w:pPrChange w:id="11661" w:author="Chara Katiri" w:date="2015-05-12T13:05:00Z">
                <w:pPr>
                  <w:pStyle w:val="ListParagraph"/>
                  <w:spacing w:line="360" w:lineRule="auto"/>
                  <w:ind w:left="0"/>
                  <w:jc w:val="both"/>
                </w:pPr>
              </w:pPrChange>
            </w:pPr>
            <w:ins w:id="11662" w:author="Chara Katiri" w:date="2015-04-12T17:50:00Z">
              <w:r w:rsidRPr="00F758B3">
                <w:rPr>
                  <w:rFonts w:ascii="Times" w:hAnsi="Times" w:cs="Times New Roman"/>
                  <w:sz w:val="22"/>
                  <w:szCs w:val="22"/>
                  <w:rPrChange w:id="11663" w:author="Chara Katiri" w:date="2015-05-12T13:05:00Z">
                    <w:rPr>
                      <w:rFonts w:ascii="Times" w:hAnsi="Times" w:cs="Times New Roman"/>
                      <w:sz w:val="22"/>
                      <w:szCs w:val="22"/>
                    </w:rPr>
                  </w:rPrChange>
                </w:rPr>
                <w:t>Functional</w:t>
              </w:r>
            </w:ins>
          </w:p>
        </w:tc>
        <w:tc>
          <w:tcPr>
            <w:tcW w:w="1603" w:type="dxa"/>
            <w:tcPrChange w:id="11664" w:author="Chara Katiri" w:date="2015-04-12T17:52:00Z">
              <w:tcPr>
                <w:tcW w:w="1609" w:type="dxa"/>
              </w:tcPr>
            </w:tcPrChange>
          </w:tcPr>
          <w:p w14:paraId="3B083FF4" w14:textId="77777777" w:rsidR="00D71A41" w:rsidRPr="00F758B3" w:rsidRDefault="00D71A41" w:rsidP="00F758B3">
            <w:pPr>
              <w:pStyle w:val="ListParagraph"/>
              <w:spacing w:line="360" w:lineRule="auto"/>
              <w:ind w:left="0"/>
              <w:jc w:val="both"/>
              <w:rPr>
                <w:ins w:id="11665" w:author="Chara Katiri" w:date="2015-04-12T17:50:00Z"/>
                <w:rFonts w:ascii="Times" w:hAnsi="Times" w:cs="Times New Roman"/>
                <w:sz w:val="22"/>
                <w:szCs w:val="22"/>
                <w:rPrChange w:id="11666" w:author="Chara Katiri" w:date="2015-05-12T13:05:00Z">
                  <w:rPr>
                    <w:ins w:id="11667" w:author="Chara Katiri" w:date="2015-04-12T17:50:00Z"/>
                    <w:rFonts w:ascii="Times" w:hAnsi="Times" w:cs="Times New Roman"/>
                    <w:sz w:val="22"/>
                    <w:szCs w:val="22"/>
                  </w:rPr>
                </w:rPrChange>
              </w:rPr>
              <w:pPrChange w:id="11668" w:author="Chara Katiri" w:date="2015-05-12T13:05:00Z">
                <w:pPr>
                  <w:pStyle w:val="ListParagraph"/>
                  <w:spacing w:line="360" w:lineRule="auto"/>
                  <w:ind w:left="0"/>
                  <w:jc w:val="both"/>
                </w:pPr>
              </w:pPrChange>
            </w:pPr>
          </w:p>
        </w:tc>
        <w:tc>
          <w:tcPr>
            <w:tcW w:w="1169" w:type="dxa"/>
            <w:tcPrChange w:id="11669" w:author="Chara Katiri" w:date="2015-04-12T17:52:00Z">
              <w:tcPr>
                <w:tcW w:w="1169" w:type="dxa"/>
              </w:tcPr>
            </w:tcPrChange>
          </w:tcPr>
          <w:p w14:paraId="6560BBC5" w14:textId="5B5C97DA" w:rsidR="00D71A41" w:rsidRPr="00F758B3" w:rsidRDefault="00D71A41" w:rsidP="00F758B3">
            <w:pPr>
              <w:pStyle w:val="ListParagraph"/>
              <w:spacing w:line="360" w:lineRule="auto"/>
              <w:ind w:left="0"/>
              <w:jc w:val="both"/>
              <w:rPr>
                <w:ins w:id="11670" w:author="Chara Katiri" w:date="2015-04-12T17:51:00Z"/>
                <w:rFonts w:ascii="Times" w:hAnsi="Times" w:cs="Times New Roman"/>
                <w:sz w:val="22"/>
                <w:szCs w:val="22"/>
                <w:rPrChange w:id="11671" w:author="Chara Katiri" w:date="2015-05-12T13:05:00Z">
                  <w:rPr>
                    <w:ins w:id="11672" w:author="Chara Katiri" w:date="2015-04-12T17:51:00Z"/>
                    <w:rFonts w:ascii="Times" w:hAnsi="Times" w:cs="Times New Roman"/>
                    <w:sz w:val="22"/>
                    <w:szCs w:val="22"/>
                  </w:rPr>
                </w:rPrChange>
              </w:rPr>
              <w:pPrChange w:id="11673" w:author="Chara Katiri" w:date="2015-05-12T13:05:00Z">
                <w:pPr>
                  <w:pStyle w:val="ListParagraph"/>
                  <w:spacing w:line="360" w:lineRule="auto"/>
                  <w:ind w:left="0"/>
                  <w:jc w:val="both"/>
                </w:pPr>
              </w:pPrChange>
            </w:pPr>
            <w:ins w:id="11674" w:author="Chara Katiri" w:date="2015-04-12T17:51:00Z">
              <w:r w:rsidRPr="00F758B3">
                <w:rPr>
                  <w:rFonts w:ascii="Times" w:hAnsi="Times" w:cs="Times New Roman"/>
                  <w:sz w:val="22"/>
                  <w:szCs w:val="22"/>
                  <w:rPrChange w:id="11675" w:author="Chara Katiri" w:date="2015-05-12T13:05:00Z">
                    <w:rPr>
                      <w:rFonts w:ascii="Times" w:hAnsi="Times" w:cs="Times New Roman"/>
                      <w:sz w:val="22"/>
                      <w:szCs w:val="22"/>
                    </w:rPr>
                  </w:rPrChange>
                </w:rPr>
                <w:t>M</w:t>
              </w:r>
            </w:ins>
          </w:p>
        </w:tc>
        <w:tc>
          <w:tcPr>
            <w:tcW w:w="1155" w:type="dxa"/>
            <w:tcPrChange w:id="11676" w:author="Chara Katiri" w:date="2015-04-12T17:52:00Z">
              <w:tcPr>
                <w:tcW w:w="1169" w:type="dxa"/>
              </w:tcPr>
            </w:tcPrChange>
          </w:tcPr>
          <w:p w14:paraId="1B7D0946" w14:textId="39F0C921" w:rsidR="00D71A41" w:rsidRPr="00F758B3" w:rsidRDefault="00D71A41" w:rsidP="00F758B3">
            <w:pPr>
              <w:pStyle w:val="ListParagraph"/>
              <w:spacing w:line="360" w:lineRule="auto"/>
              <w:ind w:left="0"/>
              <w:jc w:val="both"/>
              <w:rPr>
                <w:ins w:id="11677" w:author="Chara Katiri" w:date="2015-04-12T17:51:00Z"/>
                <w:rFonts w:ascii="Times" w:hAnsi="Times" w:cs="Times New Roman"/>
                <w:sz w:val="22"/>
                <w:szCs w:val="22"/>
                <w:rPrChange w:id="11678" w:author="Chara Katiri" w:date="2015-05-12T13:05:00Z">
                  <w:rPr>
                    <w:ins w:id="11679" w:author="Chara Katiri" w:date="2015-04-12T17:51:00Z"/>
                    <w:rFonts w:ascii="Times" w:hAnsi="Times" w:cs="Times New Roman"/>
                    <w:sz w:val="22"/>
                    <w:szCs w:val="22"/>
                  </w:rPr>
                </w:rPrChange>
              </w:rPr>
              <w:pPrChange w:id="11680" w:author="Chara Katiri" w:date="2015-05-12T13:05:00Z">
                <w:pPr>
                  <w:pStyle w:val="ListParagraph"/>
                  <w:spacing w:line="360" w:lineRule="auto"/>
                  <w:ind w:left="0"/>
                  <w:jc w:val="both"/>
                </w:pPr>
              </w:pPrChange>
            </w:pPr>
          </w:p>
        </w:tc>
        <w:tc>
          <w:tcPr>
            <w:tcW w:w="1171" w:type="dxa"/>
            <w:tcPrChange w:id="11681" w:author="Chara Katiri" w:date="2015-04-12T17:52:00Z">
              <w:tcPr>
                <w:tcW w:w="1169" w:type="dxa"/>
              </w:tcPr>
            </w:tcPrChange>
          </w:tcPr>
          <w:p w14:paraId="45F747AA" w14:textId="74C3ED8C" w:rsidR="00D71A41" w:rsidRPr="00F758B3" w:rsidRDefault="00D71A41" w:rsidP="00F758B3">
            <w:pPr>
              <w:pStyle w:val="ListParagraph"/>
              <w:spacing w:line="360" w:lineRule="auto"/>
              <w:ind w:left="0"/>
              <w:jc w:val="both"/>
              <w:rPr>
                <w:ins w:id="11682" w:author="Chara Katiri" w:date="2015-04-12T17:51:00Z"/>
                <w:rFonts w:ascii="Times" w:hAnsi="Times" w:cs="Times New Roman"/>
                <w:sz w:val="22"/>
                <w:szCs w:val="22"/>
                <w:rPrChange w:id="11683" w:author="Chara Katiri" w:date="2015-05-12T13:05:00Z">
                  <w:rPr>
                    <w:ins w:id="11684" w:author="Chara Katiri" w:date="2015-04-12T17:51:00Z"/>
                    <w:rFonts w:ascii="Times" w:hAnsi="Times" w:cs="Times New Roman"/>
                    <w:sz w:val="22"/>
                    <w:szCs w:val="22"/>
                  </w:rPr>
                </w:rPrChange>
              </w:rPr>
              <w:pPrChange w:id="11685" w:author="Chara Katiri" w:date="2015-05-12T13:05:00Z">
                <w:pPr>
                  <w:pStyle w:val="ListParagraph"/>
                  <w:spacing w:line="360" w:lineRule="auto"/>
                  <w:ind w:left="0"/>
                  <w:jc w:val="both"/>
                </w:pPr>
              </w:pPrChange>
            </w:pPr>
          </w:p>
        </w:tc>
      </w:tr>
      <w:tr w:rsidR="00D71A41" w:rsidRPr="00F758B3" w14:paraId="0F14EEBB" w14:textId="77777777" w:rsidTr="00D71A41">
        <w:trPr>
          <w:ins w:id="11686" w:author="Chara Katiri" w:date="2015-04-12T17:50:00Z"/>
          <w:trPrChange w:id="11687" w:author="Chara Katiri" w:date="2015-04-12T17:52:00Z">
            <w:trPr>
              <w:gridAfter w:val="0"/>
            </w:trPr>
          </w:trPrChange>
        </w:trPr>
        <w:tc>
          <w:tcPr>
            <w:tcW w:w="1108" w:type="dxa"/>
            <w:tcPrChange w:id="11688" w:author="Chara Katiri" w:date="2015-04-12T17:52:00Z">
              <w:tcPr>
                <w:tcW w:w="1116" w:type="dxa"/>
                <w:gridSpan w:val="2"/>
              </w:tcPr>
            </w:tcPrChange>
          </w:tcPr>
          <w:p w14:paraId="719897D3" w14:textId="77777777" w:rsidR="00D71A41" w:rsidRPr="00F758B3" w:rsidRDefault="00D71A41" w:rsidP="00F758B3">
            <w:pPr>
              <w:pStyle w:val="ListParagraph"/>
              <w:spacing w:line="360" w:lineRule="auto"/>
              <w:ind w:left="0"/>
              <w:jc w:val="both"/>
              <w:rPr>
                <w:ins w:id="11689" w:author="Chara Katiri" w:date="2015-04-12T17:50:00Z"/>
                <w:rFonts w:ascii="Times" w:hAnsi="Times" w:cs="Times New Roman"/>
                <w:sz w:val="22"/>
                <w:szCs w:val="22"/>
                <w:rPrChange w:id="11690" w:author="Chara Katiri" w:date="2015-05-12T13:05:00Z">
                  <w:rPr>
                    <w:ins w:id="11691" w:author="Chara Katiri" w:date="2015-04-12T17:50:00Z"/>
                    <w:rFonts w:ascii="Times" w:hAnsi="Times" w:cs="Times New Roman"/>
                    <w:sz w:val="22"/>
                    <w:szCs w:val="22"/>
                  </w:rPr>
                </w:rPrChange>
              </w:rPr>
              <w:pPrChange w:id="11692" w:author="Chara Katiri" w:date="2015-05-12T13:05:00Z">
                <w:pPr>
                  <w:pStyle w:val="ListParagraph"/>
                  <w:spacing w:line="360" w:lineRule="auto"/>
                  <w:ind w:left="0"/>
                  <w:jc w:val="both"/>
                </w:pPr>
              </w:pPrChange>
            </w:pPr>
            <w:ins w:id="11693" w:author="Chara Katiri" w:date="2015-04-12T17:50:00Z">
              <w:r w:rsidRPr="00F758B3">
                <w:rPr>
                  <w:rFonts w:ascii="Times" w:hAnsi="Times" w:cs="Times New Roman"/>
                  <w:sz w:val="22"/>
                  <w:szCs w:val="22"/>
                  <w:rPrChange w:id="11694" w:author="Chara Katiri" w:date="2015-05-12T13:05:00Z">
                    <w:rPr>
                      <w:rFonts w:ascii="Times" w:hAnsi="Times" w:cs="Times New Roman"/>
                      <w:sz w:val="22"/>
                      <w:szCs w:val="22"/>
                    </w:rPr>
                  </w:rPrChange>
                </w:rPr>
                <w:t>8</w:t>
              </w:r>
            </w:ins>
          </w:p>
        </w:tc>
        <w:tc>
          <w:tcPr>
            <w:tcW w:w="3951" w:type="dxa"/>
            <w:tcPrChange w:id="11695" w:author="Chara Katiri" w:date="2015-04-12T17:52:00Z">
              <w:tcPr>
                <w:tcW w:w="3960" w:type="dxa"/>
              </w:tcPr>
            </w:tcPrChange>
          </w:tcPr>
          <w:p w14:paraId="060568DA" w14:textId="77777777" w:rsidR="00D71A41" w:rsidRPr="00F758B3" w:rsidRDefault="00D71A41" w:rsidP="00F758B3">
            <w:pPr>
              <w:pStyle w:val="ListParagraph"/>
              <w:spacing w:line="360" w:lineRule="auto"/>
              <w:ind w:left="0"/>
              <w:jc w:val="both"/>
              <w:rPr>
                <w:ins w:id="11696" w:author="Chara Katiri" w:date="2015-04-12T17:50:00Z"/>
                <w:rFonts w:ascii="Times" w:hAnsi="Times" w:cs="Times New Roman"/>
                <w:sz w:val="22"/>
                <w:szCs w:val="22"/>
                <w:rPrChange w:id="11697" w:author="Chara Katiri" w:date="2015-05-12T13:05:00Z">
                  <w:rPr>
                    <w:ins w:id="11698" w:author="Chara Katiri" w:date="2015-04-12T17:50:00Z"/>
                    <w:rFonts w:ascii="Times" w:hAnsi="Times" w:cs="Times New Roman"/>
                    <w:sz w:val="22"/>
                    <w:szCs w:val="22"/>
                  </w:rPr>
                </w:rPrChange>
              </w:rPr>
              <w:pPrChange w:id="11699" w:author="Chara Katiri" w:date="2015-05-12T13:05:00Z">
                <w:pPr>
                  <w:pStyle w:val="ListParagraph"/>
                  <w:spacing w:line="360" w:lineRule="auto"/>
                  <w:ind w:left="0"/>
                  <w:jc w:val="both"/>
                </w:pPr>
              </w:pPrChange>
            </w:pPr>
            <w:ins w:id="11700" w:author="Chara Katiri" w:date="2015-04-12T17:50:00Z">
              <w:r w:rsidRPr="00F758B3">
                <w:rPr>
                  <w:rFonts w:ascii="Times" w:hAnsi="Times" w:cs="Times New Roman"/>
                  <w:sz w:val="22"/>
                  <w:szCs w:val="22"/>
                  <w:rPrChange w:id="11701" w:author="Chara Katiri" w:date="2015-05-12T13:05:00Z">
                    <w:rPr>
                      <w:rFonts w:ascii="Times" w:hAnsi="Times" w:cs="Times New Roman"/>
                      <w:sz w:val="22"/>
                      <w:szCs w:val="22"/>
                    </w:rPr>
                  </w:rPrChange>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325" w:type="dxa"/>
            <w:tcPrChange w:id="11702" w:author="Chara Katiri" w:date="2015-04-12T17:52:00Z">
              <w:tcPr>
                <w:tcW w:w="1274" w:type="dxa"/>
              </w:tcPr>
            </w:tcPrChange>
          </w:tcPr>
          <w:p w14:paraId="18941597" w14:textId="77777777" w:rsidR="00D71A41" w:rsidRPr="00F758B3" w:rsidRDefault="00D71A41" w:rsidP="00F758B3">
            <w:pPr>
              <w:pStyle w:val="ListParagraph"/>
              <w:spacing w:line="360" w:lineRule="auto"/>
              <w:ind w:left="0"/>
              <w:jc w:val="both"/>
              <w:rPr>
                <w:ins w:id="11703" w:author="Chara Katiri" w:date="2015-04-12T17:50:00Z"/>
                <w:rFonts w:ascii="Times" w:hAnsi="Times" w:cs="Times New Roman"/>
                <w:sz w:val="22"/>
                <w:szCs w:val="22"/>
                <w:rPrChange w:id="11704" w:author="Chara Katiri" w:date="2015-05-12T13:05:00Z">
                  <w:rPr>
                    <w:ins w:id="11705" w:author="Chara Katiri" w:date="2015-04-12T17:50:00Z"/>
                    <w:rFonts w:ascii="Times" w:hAnsi="Times" w:cs="Times New Roman"/>
                    <w:sz w:val="22"/>
                    <w:szCs w:val="22"/>
                  </w:rPr>
                </w:rPrChange>
              </w:rPr>
              <w:pPrChange w:id="11706" w:author="Chara Katiri" w:date="2015-05-12T13:05:00Z">
                <w:pPr>
                  <w:pStyle w:val="ListParagraph"/>
                  <w:spacing w:line="360" w:lineRule="auto"/>
                  <w:ind w:left="0"/>
                  <w:jc w:val="both"/>
                </w:pPr>
              </w:pPrChange>
            </w:pPr>
            <w:ins w:id="11707" w:author="Chara Katiri" w:date="2015-04-12T17:50:00Z">
              <w:r w:rsidRPr="00F758B3">
                <w:rPr>
                  <w:rFonts w:ascii="Times" w:hAnsi="Times" w:cs="Times New Roman"/>
                  <w:sz w:val="22"/>
                  <w:szCs w:val="22"/>
                  <w:rPrChange w:id="11708" w:author="Chara Katiri" w:date="2015-05-12T13:05:00Z">
                    <w:rPr>
                      <w:rFonts w:ascii="Times" w:hAnsi="Times" w:cs="Times New Roman"/>
                      <w:sz w:val="22"/>
                      <w:szCs w:val="22"/>
                    </w:rPr>
                  </w:rPrChange>
                </w:rPr>
                <w:t>Functional</w:t>
              </w:r>
            </w:ins>
          </w:p>
        </w:tc>
        <w:tc>
          <w:tcPr>
            <w:tcW w:w="1603" w:type="dxa"/>
            <w:tcPrChange w:id="11709" w:author="Chara Katiri" w:date="2015-04-12T17:52:00Z">
              <w:tcPr>
                <w:tcW w:w="1609" w:type="dxa"/>
              </w:tcPr>
            </w:tcPrChange>
          </w:tcPr>
          <w:p w14:paraId="040D03A6" w14:textId="77777777" w:rsidR="00D71A41" w:rsidRPr="00F758B3" w:rsidRDefault="00D71A41" w:rsidP="00F758B3">
            <w:pPr>
              <w:pStyle w:val="ListParagraph"/>
              <w:spacing w:line="360" w:lineRule="auto"/>
              <w:ind w:left="0"/>
              <w:jc w:val="both"/>
              <w:rPr>
                <w:ins w:id="11710" w:author="Chara Katiri" w:date="2015-04-12T17:50:00Z"/>
                <w:rFonts w:ascii="Times" w:hAnsi="Times" w:cs="Times New Roman"/>
                <w:sz w:val="22"/>
                <w:szCs w:val="22"/>
                <w:rPrChange w:id="11711" w:author="Chara Katiri" w:date="2015-05-12T13:05:00Z">
                  <w:rPr>
                    <w:ins w:id="11712" w:author="Chara Katiri" w:date="2015-04-12T17:50:00Z"/>
                    <w:rFonts w:ascii="Times" w:hAnsi="Times" w:cs="Times New Roman"/>
                    <w:sz w:val="22"/>
                    <w:szCs w:val="22"/>
                  </w:rPr>
                </w:rPrChange>
              </w:rPr>
              <w:pPrChange w:id="11713" w:author="Chara Katiri" w:date="2015-05-12T13:05:00Z">
                <w:pPr>
                  <w:pStyle w:val="ListParagraph"/>
                  <w:spacing w:line="360" w:lineRule="auto"/>
                  <w:ind w:left="0"/>
                  <w:jc w:val="both"/>
                </w:pPr>
              </w:pPrChange>
            </w:pPr>
          </w:p>
        </w:tc>
        <w:tc>
          <w:tcPr>
            <w:tcW w:w="1169" w:type="dxa"/>
            <w:tcPrChange w:id="11714" w:author="Chara Katiri" w:date="2015-04-12T17:52:00Z">
              <w:tcPr>
                <w:tcW w:w="1169" w:type="dxa"/>
              </w:tcPr>
            </w:tcPrChange>
          </w:tcPr>
          <w:p w14:paraId="4FE6CC0D" w14:textId="0A3A7DDC" w:rsidR="00D71A41" w:rsidRPr="00F758B3" w:rsidRDefault="00D71A41" w:rsidP="00F758B3">
            <w:pPr>
              <w:pStyle w:val="ListParagraph"/>
              <w:spacing w:line="360" w:lineRule="auto"/>
              <w:ind w:left="0"/>
              <w:jc w:val="both"/>
              <w:rPr>
                <w:ins w:id="11715" w:author="Chara Katiri" w:date="2015-04-12T17:51:00Z"/>
                <w:rFonts w:ascii="Times" w:hAnsi="Times" w:cs="Times New Roman"/>
                <w:sz w:val="22"/>
                <w:szCs w:val="22"/>
                <w:rPrChange w:id="11716" w:author="Chara Katiri" w:date="2015-05-12T13:05:00Z">
                  <w:rPr>
                    <w:ins w:id="11717" w:author="Chara Katiri" w:date="2015-04-12T17:51:00Z"/>
                    <w:rFonts w:ascii="Times" w:hAnsi="Times" w:cs="Times New Roman"/>
                    <w:sz w:val="22"/>
                    <w:szCs w:val="22"/>
                  </w:rPr>
                </w:rPrChange>
              </w:rPr>
              <w:pPrChange w:id="11718" w:author="Chara Katiri" w:date="2015-05-12T13:05:00Z">
                <w:pPr>
                  <w:pStyle w:val="ListParagraph"/>
                  <w:spacing w:line="360" w:lineRule="auto"/>
                  <w:ind w:left="0"/>
                  <w:jc w:val="both"/>
                </w:pPr>
              </w:pPrChange>
            </w:pPr>
            <w:ins w:id="11719" w:author="Chara Katiri" w:date="2015-04-12T17:51:00Z">
              <w:r w:rsidRPr="00F758B3">
                <w:rPr>
                  <w:rFonts w:ascii="Times" w:hAnsi="Times" w:cs="Times New Roman"/>
                  <w:sz w:val="22"/>
                  <w:szCs w:val="22"/>
                  <w:rPrChange w:id="11720" w:author="Chara Katiri" w:date="2015-05-12T13:05:00Z">
                    <w:rPr>
                      <w:rFonts w:ascii="Times" w:hAnsi="Times" w:cs="Times New Roman"/>
                      <w:sz w:val="22"/>
                      <w:szCs w:val="22"/>
                    </w:rPr>
                  </w:rPrChange>
                </w:rPr>
                <w:t>W</w:t>
              </w:r>
            </w:ins>
          </w:p>
        </w:tc>
        <w:tc>
          <w:tcPr>
            <w:tcW w:w="1155" w:type="dxa"/>
            <w:tcPrChange w:id="11721" w:author="Chara Katiri" w:date="2015-04-12T17:52:00Z">
              <w:tcPr>
                <w:tcW w:w="1169" w:type="dxa"/>
              </w:tcPr>
            </w:tcPrChange>
          </w:tcPr>
          <w:p w14:paraId="03306D0E" w14:textId="4B106B07" w:rsidR="00D71A41" w:rsidRPr="00F758B3" w:rsidRDefault="00D71A41" w:rsidP="00F758B3">
            <w:pPr>
              <w:pStyle w:val="ListParagraph"/>
              <w:spacing w:line="360" w:lineRule="auto"/>
              <w:ind w:left="0"/>
              <w:jc w:val="both"/>
              <w:rPr>
                <w:ins w:id="11722" w:author="Chara Katiri" w:date="2015-04-12T17:51:00Z"/>
                <w:rFonts w:ascii="Times" w:hAnsi="Times" w:cs="Times New Roman"/>
                <w:sz w:val="22"/>
                <w:szCs w:val="22"/>
                <w:rPrChange w:id="11723" w:author="Chara Katiri" w:date="2015-05-12T13:05:00Z">
                  <w:rPr>
                    <w:ins w:id="11724" w:author="Chara Katiri" w:date="2015-04-12T17:51:00Z"/>
                    <w:rFonts w:ascii="Times" w:hAnsi="Times" w:cs="Times New Roman"/>
                    <w:sz w:val="22"/>
                    <w:szCs w:val="22"/>
                  </w:rPr>
                </w:rPrChange>
              </w:rPr>
              <w:pPrChange w:id="11725" w:author="Chara Katiri" w:date="2015-05-12T13:05:00Z">
                <w:pPr>
                  <w:pStyle w:val="ListParagraph"/>
                  <w:spacing w:line="360" w:lineRule="auto"/>
                  <w:ind w:left="0"/>
                  <w:jc w:val="both"/>
                </w:pPr>
              </w:pPrChange>
            </w:pPr>
          </w:p>
        </w:tc>
        <w:tc>
          <w:tcPr>
            <w:tcW w:w="1171" w:type="dxa"/>
            <w:tcPrChange w:id="11726" w:author="Chara Katiri" w:date="2015-04-12T17:52:00Z">
              <w:tcPr>
                <w:tcW w:w="1169" w:type="dxa"/>
              </w:tcPr>
            </w:tcPrChange>
          </w:tcPr>
          <w:p w14:paraId="1FB1883B" w14:textId="26D98E2F" w:rsidR="00D71A41" w:rsidRPr="00F758B3" w:rsidRDefault="00D71A41" w:rsidP="00F758B3">
            <w:pPr>
              <w:pStyle w:val="ListParagraph"/>
              <w:spacing w:line="360" w:lineRule="auto"/>
              <w:ind w:left="0"/>
              <w:jc w:val="both"/>
              <w:rPr>
                <w:ins w:id="11727" w:author="Chara Katiri" w:date="2015-04-12T17:51:00Z"/>
                <w:rFonts w:ascii="Times" w:hAnsi="Times" w:cs="Times New Roman"/>
                <w:sz w:val="22"/>
                <w:szCs w:val="22"/>
                <w:rPrChange w:id="11728" w:author="Chara Katiri" w:date="2015-05-12T13:05:00Z">
                  <w:rPr>
                    <w:ins w:id="11729" w:author="Chara Katiri" w:date="2015-04-12T17:51:00Z"/>
                    <w:rFonts w:ascii="Times" w:hAnsi="Times" w:cs="Times New Roman"/>
                    <w:sz w:val="22"/>
                    <w:szCs w:val="22"/>
                  </w:rPr>
                </w:rPrChange>
              </w:rPr>
              <w:pPrChange w:id="11730" w:author="Chara Katiri" w:date="2015-05-12T13:05:00Z">
                <w:pPr>
                  <w:pStyle w:val="ListParagraph"/>
                  <w:spacing w:line="360" w:lineRule="auto"/>
                  <w:ind w:left="0"/>
                  <w:jc w:val="both"/>
                </w:pPr>
              </w:pPrChange>
            </w:pPr>
          </w:p>
        </w:tc>
      </w:tr>
      <w:tr w:rsidR="00D71A41" w:rsidRPr="00F758B3" w14:paraId="1EF2606C" w14:textId="77777777" w:rsidTr="00D71A41">
        <w:trPr>
          <w:ins w:id="11731" w:author="Chara Katiri" w:date="2015-04-12T17:50:00Z"/>
          <w:trPrChange w:id="11732" w:author="Chara Katiri" w:date="2015-04-12T17:52:00Z">
            <w:trPr>
              <w:gridAfter w:val="0"/>
            </w:trPr>
          </w:trPrChange>
        </w:trPr>
        <w:tc>
          <w:tcPr>
            <w:tcW w:w="11482" w:type="dxa"/>
            <w:gridSpan w:val="7"/>
            <w:shd w:val="clear" w:color="auto" w:fill="4F81BD" w:themeFill="accent1"/>
            <w:tcPrChange w:id="11733" w:author="Chara Katiri" w:date="2015-04-12T17:52:00Z">
              <w:tcPr>
                <w:tcW w:w="11466" w:type="dxa"/>
                <w:gridSpan w:val="8"/>
                <w:shd w:val="clear" w:color="auto" w:fill="4F81BD" w:themeFill="accent1"/>
              </w:tcPr>
            </w:tcPrChange>
          </w:tcPr>
          <w:p w14:paraId="12EE27EE" w14:textId="7CBEAC82" w:rsidR="00D71A41" w:rsidRPr="00F758B3" w:rsidRDefault="00D71A41" w:rsidP="00F758B3">
            <w:pPr>
              <w:pStyle w:val="ListParagraph"/>
              <w:spacing w:line="360" w:lineRule="auto"/>
              <w:ind w:left="0"/>
              <w:jc w:val="both"/>
              <w:rPr>
                <w:ins w:id="11734" w:author="Chara Katiri" w:date="2015-04-12T17:51:00Z"/>
                <w:rFonts w:ascii="Times" w:hAnsi="Times" w:cs="Times New Roman"/>
                <w:sz w:val="22"/>
                <w:szCs w:val="22"/>
                <w:rPrChange w:id="11735" w:author="Chara Katiri" w:date="2015-05-12T13:05:00Z">
                  <w:rPr>
                    <w:ins w:id="11736" w:author="Chara Katiri" w:date="2015-04-12T17:51:00Z"/>
                    <w:rFonts w:ascii="Times" w:hAnsi="Times" w:cs="Times New Roman"/>
                    <w:sz w:val="22"/>
                    <w:szCs w:val="22"/>
                  </w:rPr>
                </w:rPrChange>
              </w:rPr>
              <w:pPrChange w:id="11737" w:author="Chara Katiri" w:date="2015-05-12T13:05:00Z">
                <w:pPr>
                  <w:pStyle w:val="ListParagraph"/>
                  <w:spacing w:line="360" w:lineRule="auto"/>
                  <w:ind w:left="0"/>
                  <w:jc w:val="both"/>
                </w:pPr>
              </w:pPrChange>
            </w:pPr>
            <w:ins w:id="11738" w:author="Chara Katiri" w:date="2015-04-12T17:50:00Z">
              <w:r w:rsidRPr="00F758B3">
                <w:rPr>
                  <w:rFonts w:ascii="Times" w:hAnsi="Times" w:cs="Times New Roman"/>
                  <w:sz w:val="22"/>
                  <w:szCs w:val="22"/>
                  <w:rPrChange w:id="11739" w:author="Chara Katiri" w:date="2015-05-12T13:05:00Z">
                    <w:rPr>
                      <w:rFonts w:ascii="Times" w:hAnsi="Times" w:cs="Times New Roman"/>
                      <w:sz w:val="22"/>
                      <w:szCs w:val="22"/>
                    </w:rPr>
                  </w:rPrChange>
                </w:rPr>
                <w:t xml:space="preserve">Validation </w:t>
              </w:r>
            </w:ins>
          </w:p>
        </w:tc>
      </w:tr>
      <w:tr w:rsidR="00D71A41" w:rsidRPr="00F758B3" w14:paraId="02185386" w14:textId="77777777" w:rsidTr="00D71A41">
        <w:trPr>
          <w:ins w:id="11740" w:author="Chara Katiri" w:date="2015-04-12T17:50:00Z"/>
          <w:trPrChange w:id="11741" w:author="Chara Katiri" w:date="2015-04-12T17:52:00Z">
            <w:trPr>
              <w:gridAfter w:val="0"/>
            </w:trPr>
          </w:trPrChange>
        </w:trPr>
        <w:tc>
          <w:tcPr>
            <w:tcW w:w="1108" w:type="dxa"/>
            <w:tcPrChange w:id="11742" w:author="Chara Katiri" w:date="2015-04-12T17:52:00Z">
              <w:tcPr>
                <w:tcW w:w="1116" w:type="dxa"/>
                <w:gridSpan w:val="2"/>
              </w:tcPr>
            </w:tcPrChange>
          </w:tcPr>
          <w:p w14:paraId="5369CC4D" w14:textId="77777777" w:rsidR="00D71A41" w:rsidRPr="00F758B3" w:rsidRDefault="00D71A41" w:rsidP="00F758B3">
            <w:pPr>
              <w:pStyle w:val="ListParagraph"/>
              <w:spacing w:line="360" w:lineRule="auto"/>
              <w:ind w:left="0"/>
              <w:jc w:val="both"/>
              <w:rPr>
                <w:ins w:id="11743" w:author="Chara Katiri" w:date="2015-04-12T17:50:00Z"/>
                <w:rFonts w:ascii="Times" w:hAnsi="Times" w:cs="Times New Roman"/>
                <w:sz w:val="22"/>
                <w:szCs w:val="22"/>
                <w:rPrChange w:id="11744" w:author="Chara Katiri" w:date="2015-05-12T13:05:00Z">
                  <w:rPr>
                    <w:ins w:id="11745" w:author="Chara Katiri" w:date="2015-04-12T17:50:00Z"/>
                    <w:rFonts w:ascii="Times" w:hAnsi="Times" w:cs="Times New Roman"/>
                    <w:sz w:val="22"/>
                    <w:szCs w:val="22"/>
                  </w:rPr>
                </w:rPrChange>
              </w:rPr>
              <w:pPrChange w:id="11746" w:author="Chara Katiri" w:date="2015-05-12T13:05:00Z">
                <w:pPr>
                  <w:pStyle w:val="ListParagraph"/>
                  <w:spacing w:line="360" w:lineRule="auto"/>
                  <w:ind w:left="0"/>
                  <w:jc w:val="both"/>
                </w:pPr>
              </w:pPrChange>
            </w:pPr>
            <w:ins w:id="11747" w:author="Chara Katiri" w:date="2015-04-12T17:50:00Z">
              <w:r w:rsidRPr="00F758B3">
                <w:rPr>
                  <w:rFonts w:ascii="Times" w:hAnsi="Times" w:cs="Times New Roman"/>
                  <w:sz w:val="22"/>
                  <w:szCs w:val="22"/>
                  <w:rPrChange w:id="11748" w:author="Chara Katiri" w:date="2015-05-12T13:05:00Z">
                    <w:rPr>
                      <w:rFonts w:ascii="Times" w:hAnsi="Times" w:cs="Times New Roman"/>
                      <w:sz w:val="22"/>
                      <w:szCs w:val="22"/>
                    </w:rPr>
                  </w:rPrChange>
                </w:rPr>
                <w:t>9</w:t>
              </w:r>
            </w:ins>
          </w:p>
        </w:tc>
        <w:tc>
          <w:tcPr>
            <w:tcW w:w="3951" w:type="dxa"/>
            <w:tcPrChange w:id="11749" w:author="Chara Katiri" w:date="2015-04-12T17:52:00Z">
              <w:tcPr>
                <w:tcW w:w="3960" w:type="dxa"/>
              </w:tcPr>
            </w:tcPrChange>
          </w:tcPr>
          <w:p w14:paraId="1CCF813D" w14:textId="77777777" w:rsidR="00D71A41" w:rsidRPr="00F758B3" w:rsidRDefault="00D71A41" w:rsidP="00F758B3">
            <w:pPr>
              <w:pStyle w:val="ListParagraph"/>
              <w:spacing w:line="360" w:lineRule="auto"/>
              <w:ind w:left="0"/>
              <w:jc w:val="both"/>
              <w:rPr>
                <w:ins w:id="11750" w:author="Chara Katiri" w:date="2015-04-12T17:50:00Z"/>
                <w:rFonts w:ascii="Times" w:hAnsi="Times" w:cs="Times New Roman"/>
                <w:sz w:val="22"/>
                <w:szCs w:val="22"/>
                <w:rPrChange w:id="11751" w:author="Chara Katiri" w:date="2015-05-12T13:05:00Z">
                  <w:rPr>
                    <w:ins w:id="11752" w:author="Chara Katiri" w:date="2015-04-12T17:50:00Z"/>
                    <w:rFonts w:ascii="Times" w:hAnsi="Times" w:cs="Times New Roman"/>
                    <w:sz w:val="22"/>
                    <w:szCs w:val="22"/>
                  </w:rPr>
                </w:rPrChange>
              </w:rPr>
              <w:pPrChange w:id="11753" w:author="Chara Katiri" w:date="2015-05-12T13:05:00Z">
                <w:pPr>
                  <w:pStyle w:val="ListParagraph"/>
                  <w:spacing w:line="360" w:lineRule="auto"/>
                  <w:ind w:left="0"/>
                  <w:jc w:val="both"/>
                </w:pPr>
              </w:pPrChange>
            </w:pPr>
            <w:ins w:id="11754" w:author="Chara Katiri" w:date="2015-04-12T17:50:00Z">
              <w:r w:rsidRPr="00F758B3">
                <w:rPr>
                  <w:rFonts w:ascii="Times" w:eastAsia="Times New Roman" w:hAnsi="Times" w:cs="Times New Roman"/>
                  <w:sz w:val="22"/>
                  <w:szCs w:val="22"/>
                  <w:lang w:val="en-GB"/>
                  <w:rPrChange w:id="11755" w:author="Chara Katiri" w:date="2015-05-12T13:05:00Z">
                    <w:rPr>
                      <w:rFonts w:ascii="Times" w:eastAsia="Times New Roman" w:hAnsi="Times" w:cs="Times New Roman"/>
                      <w:sz w:val="22"/>
                      <w:szCs w:val="22"/>
                      <w:lang w:val="en-GB"/>
                    </w:rPr>
                  </w:rPrChange>
                </w:rPr>
                <w:t xml:space="preserve">The </w:t>
              </w:r>
              <w:r w:rsidRPr="00F758B3">
                <w:rPr>
                  <w:rFonts w:ascii="Times" w:hAnsi="Times" w:cs="Times New Roman"/>
                  <w:sz w:val="22"/>
                  <w:szCs w:val="22"/>
                  <w:rPrChange w:id="11756" w:author="Chara Katiri" w:date="2015-05-12T13:05:00Z">
                    <w:rPr>
                      <w:rFonts w:ascii="Times" w:hAnsi="Times" w:cs="Times New Roman"/>
                      <w:sz w:val="22"/>
                      <w:szCs w:val="22"/>
                    </w:rPr>
                  </w:rPrChange>
                </w:rPr>
                <w:t xml:space="preserve">system </w:t>
              </w:r>
              <w:r w:rsidRPr="00F758B3">
                <w:rPr>
                  <w:rFonts w:ascii="Times" w:eastAsia="Times New Roman" w:hAnsi="Times" w:cs="Times New Roman"/>
                  <w:sz w:val="22"/>
                  <w:szCs w:val="22"/>
                  <w:lang w:val="en-GB"/>
                  <w:rPrChange w:id="11757" w:author="Chara Katiri" w:date="2015-05-12T13:05:00Z">
                    <w:rPr>
                      <w:rFonts w:ascii="Times" w:eastAsia="Times New Roman" w:hAnsi="Times" w:cs="Times New Roman"/>
                      <w:sz w:val="22"/>
                      <w:szCs w:val="22"/>
                      <w:lang w:val="en-GB"/>
                    </w:rPr>
                  </w:rPrChange>
                </w:rPr>
                <w:t xml:space="preserve">must validate the user information upon login. </w:t>
              </w:r>
            </w:ins>
          </w:p>
        </w:tc>
        <w:tc>
          <w:tcPr>
            <w:tcW w:w="1325" w:type="dxa"/>
            <w:tcPrChange w:id="11758" w:author="Chara Katiri" w:date="2015-04-12T17:52:00Z">
              <w:tcPr>
                <w:tcW w:w="1274" w:type="dxa"/>
              </w:tcPr>
            </w:tcPrChange>
          </w:tcPr>
          <w:p w14:paraId="5F9DBDC7" w14:textId="77777777" w:rsidR="00D71A41" w:rsidRPr="00F758B3" w:rsidRDefault="00D71A41" w:rsidP="00F758B3">
            <w:pPr>
              <w:pStyle w:val="ListParagraph"/>
              <w:spacing w:line="360" w:lineRule="auto"/>
              <w:ind w:left="0"/>
              <w:jc w:val="both"/>
              <w:rPr>
                <w:ins w:id="11759" w:author="Chara Katiri" w:date="2015-04-12T17:50:00Z"/>
                <w:rFonts w:ascii="Times" w:hAnsi="Times" w:cs="Times New Roman"/>
                <w:sz w:val="22"/>
                <w:szCs w:val="22"/>
                <w:rPrChange w:id="11760" w:author="Chara Katiri" w:date="2015-05-12T13:05:00Z">
                  <w:rPr>
                    <w:ins w:id="11761" w:author="Chara Katiri" w:date="2015-04-12T17:50:00Z"/>
                    <w:rFonts w:ascii="Times" w:hAnsi="Times" w:cs="Times New Roman"/>
                    <w:sz w:val="22"/>
                    <w:szCs w:val="22"/>
                  </w:rPr>
                </w:rPrChange>
              </w:rPr>
              <w:pPrChange w:id="11762" w:author="Chara Katiri" w:date="2015-05-12T13:05:00Z">
                <w:pPr>
                  <w:pStyle w:val="ListParagraph"/>
                  <w:spacing w:line="360" w:lineRule="auto"/>
                  <w:ind w:left="0"/>
                  <w:jc w:val="both"/>
                </w:pPr>
              </w:pPrChange>
            </w:pPr>
            <w:ins w:id="11763" w:author="Chara Katiri" w:date="2015-04-12T17:50:00Z">
              <w:r w:rsidRPr="00F758B3">
                <w:rPr>
                  <w:rFonts w:ascii="Times" w:hAnsi="Times" w:cs="Times New Roman"/>
                  <w:sz w:val="22"/>
                  <w:szCs w:val="22"/>
                  <w:rPrChange w:id="11764" w:author="Chara Katiri" w:date="2015-05-12T13:05:00Z">
                    <w:rPr>
                      <w:rFonts w:ascii="Times" w:hAnsi="Times" w:cs="Times New Roman"/>
                      <w:sz w:val="22"/>
                      <w:szCs w:val="22"/>
                    </w:rPr>
                  </w:rPrChange>
                </w:rPr>
                <w:t>Functional</w:t>
              </w:r>
            </w:ins>
          </w:p>
        </w:tc>
        <w:tc>
          <w:tcPr>
            <w:tcW w:w="1603" w:type="dxa"/>
            <w:tcPrChange w:id="11765" w:author="Chara Katiri" w:date="2015-04-12T17:52:00Z">
              <w:tcPr>
                <w:tcW w:w="1609" w:type="dxa"/>
              </w:tcPr>
            </w:tcPrChange>
          </w:tcPr>
          <w:p w14:paraId="4186531C" w14:textId="77777777" w:rsidR="00D71A41" w:rsidRPr="00F758B3" w:rsidRDefault="00D71A41" w:rsidP="00F758B3">
            <w:pPr>
              <w:pStyle w:val="ListParagraph"/>
              <w:spacing w:line="360" w:lineRule="auto"/>
              <w:ind w:left="0"/>
              <w:jc w:val="both"/>
              <w:rPr>
                <w:ins w:id="11766" w:author="Chara Katiri" w:date="2015-04-12T17:50:00Z"/>
                <w:rFonts w:ascii="Times" w:hAnsi="Times" w:cs="Times New Roman"/>
                <w:sz w:val="22"/>
                <w:szCs w:val="22"/>
                <w:rPrChange w:id="11767" w:author="Chara Katiri" w:date="2015-05-12T13:05:00Z">
                  <w:rPr>
                    <w:ins w:id="11768" w:author="Chara Katiri" w:date="2015-04-12T17:50:00Z"/>
                    <w:rFonts w:ascii="Times" w:hAnsi="Times" w:cs="Times New Roman"/>
                    <w:sz w:val="22"/>
                    <w:szCs w:val="22"/>
                  </w:rPr>
                </w:rPrChange>
              </w:rPr>
              <w:pPrChange w:id="11769" w:author="Chara Katiri" w:date="2015-05-12T13:05:00Z">
                <w:pPr>
                  <w:pStyle w:val="ListParagraph"/>
                  <w:spacing w:line="360" w:lineRule="auto"/>
                  <w:ind w:left="0"/>
                  <w:jc w:val="both"/>
                </w:pPr>
              </w:pPrChange>
            </w:pPr>
          </w:p>
        </w:tc>
        <w:tc>
          <w:tcPr>
            <w:tcW w:w="1169" w:type="dxa"/>
            <w:tcPrChange w:id="11770" w:author="Chara Katiri" w:date="2015-04-12T17:52:00Z">
              <w:tcPr>
                <w:tcW w:w="1169" w:type="dxa"/>
              </w:tcPr>
            </w:tcPrChange>
          </w:tcPr>
          <w:p w14:paraId="1050C1A0" w14:textId="00FB22F0" w:rsidR="00D71A41" w:rsidRPr="00F758B3" w:rsidRDefault="00D71A41" w:rsidP="00F758B3">
            <w:pPr>
              <w:pStyle w:val="ListParagraph"/>
              <w:spacing w:line="360" w:lineRule="auto"/>
              <w:ind w:left="0"/>
              <w:jc w:val="both"/>
              <w:rPr>
                <w:ins w:id="11771" w:author="Chara Katiri" w:date="2015-04-12T17:51:00Z"/>
                <w:rFonts w:ascii="Times" w:hAnsi="Times" w:cs="Times New Roman"/>
                <w:sz w:val="22"/>
                <w:szCs w:val="22"/>
                <w:rPrChange w:id="11772" w:author="Chara Katiri" w:date="2015-05-12T13:05:00Z">
                  <w:rPr>
                    <w:ins w:id="11773" w:author="Chara Katiri" w:date="2015-04-12T17:51:00Z"/>
                    <w:rFonts w:ascii="Times" w:hAnsi="Times" w:cs="Times New Roman"/>
                    <w:sz w:val="22"/>
                    <w:szCs w:val="22"/>
                  </w:rPr>
                </w:rPrChange>
              </w:rPr>
              <w:pPrChange w:id="11774" w:author="Chara Katiri" w:date="2015-05-12T13:05:00Z">
                <w:pPr>
                  <w:pStyle w:val="ListParagraph"/>
                  <w:spacing w:line="360" w:lineRule="auto"/>
                  <w:ind w:left="0"/>
                  <w:jc w:val="both"/>
                </w:pPr>
              </w:pPrChange>
            </w:pPr>
            <w:ins w:id="11775" w:author="Chara Katiri" w:date="2015-04-12T17:51:00Z">
              <w:r w:rsidRPr="00F758B3">
                <w:rPr>
                  <w:rFonts w:ascii="Times" w:hAnsi="Times" w:cs="Times New Roman"/>
                  <w:sz w:val="22"/>
                  <w:szCs w:val="22"/>
                  <w:rPrChange w:id="11776" w:author="Chara Katiri" w:date="2015-05-12T13:05:00Z">
                    <w:rPr>
                      <w:rFonts w:ascii="Times" w:hAnsi="Times" w:cs="Times New Roman"/>
                      <w:sz w:val="22"/>
                      <w:szCs w:val="22"/>
                    </w:rPr>
                  </w:rPrChange>
                </w:rPr>
                <w:t>M</w:t>
              </w:r>
            </w:ins>
          </w:p>
        </w:tc>
        <w:tc>
          <w:tcPr>
            <w:tcW w:w="1155" w:type="dxa"/>
            <w:tcPrChange w:id="11777" w:author="Chara Katiri" w:date="2015-04-12T17:52:00Z">
              <w:tcPr>
                <w:tcW w:w="1169" w:type="dxa"/>
              </w:tcPr>
            </w:tcPrChange>
          </w:tcPr>
          <w:p w14:paraId="37D682A4" w14:textId="1D318890" w:rsidR="00D71A41" w:rsidRPr="00F758B3" w:rsidRDefault="00D71A41" w:rsidP="00F758B3">
            <w:pPr>
              <w:pStyle w:val="ListParagraph"/>
              <w:spacing w:line="360" w:lineRule="auto"/>
              <w:ind w:left="0"/>
              <w:jc w:val="both"/>
              <w:rPr>
                <w:ins w:id="11778" w:author="Chara Katiri" w:date="2015-04-12T17:51:00Z"/>
                <w:rFonts w:ascii="Times" w:hAnsi="Times" w:cs="Times New Roman"/>
                <w:sz w:val="22"/>
                <w:szCs w:val="22"/>
                <w:rPrChange w:id="11779" w:author="Chara Katiri" w:date="2015-05-12T13:05:00Z">
                  <w:rPr>
                    <w:ins w:id="11780" w:author="Chara Katiri" w:date="2015-04-12T17:51:00Z"/>
                    <w:rFonts w:ascii="Times" w:hAnsi="Times" w:cs="Times New Roman"/>
                    <w:sz w:val="22"/>
                    <w:szCs w:val="22"/>
                  </w:rPr>
                </w:rPrChange>
              </w:rPr>
              <w:pPrChange w:id="11781" w:author="Chara Katiri" w:date="2015-05-12T13:05:00Z">
                <w:pPr>
                  <w:pStyle w:val="ListParagraph"/>
                  <w:spacing w:line="360" w:lineRule="auto"/>
                  <w:ind w:left="0"/>
                  <w:jc w:val="both"/>
                </w:pPr>
              </w:pPrChange>
            </w:pPr>
          </w:p>
        </w:tc>
        <w:tc>
          <w:tcPr>
            <w:tcW w:w="1171" w:type="dxa"/>
            <w:tcPrChange w:id="11782" w:author="Chara Katiri" w:date="2015-04-12T17:52:00Z">
              <w:tcPr>
                <w:tcW w:w="1169" w:type="dxa"/>
              </w:tcPr>
            </w:tcPrChange>
          </w:tcPr>
          <w:p w14:paraId="70E281AB" w14:textId="2ADE93BD" w:rsidR="00D71A41" w:rsidRPr="00F758B3" w:rsidRDefault="00D71A41" w:rsidP="00F758B3">
            <w:pPr>
              <w:pStyle w:val="ListParagraph"/>
              <w:spacing w:line="360" w:lineRule="auto"/>
              <w:ind w:left="0"/>
              <w:jc w:val="both"/>
              <w:rPr>
                <w:ins w:id="11783" w:author="Chara Katiri" w:date="2015-04-12T17:51:00Z"/>
                <w:rFonts w:ascii="Times" w:hAnsi="Times" w:cs="Times New Roman"/>
                <w:sz w:val="22"/>
                <w:szCs w:val="22"/>
                <w:rPrChange w:id="11784" w:author="Chara Katiri" w:date="2015-05-12T13:05:00Z">
                  <w:rPr>
                    <w:ins w:id="11785" w:author="Chara Katiri" w:date="2015-04-12T17:51:00Z"/>
                    <w:rFonts w:ascii="Times" w:hAnsi="Times" w:cs="Times New Roman"/>
                    <w:sz w:val="22"/>
                    <w:szCs w:val="22"/>
                  </w:rPr>
                </w:rPrChange>
              </w:rPr>
              <w:pPrChange w:id="11786" w:author="Chara Katiri" w:date="2015-05-12T13:05:00Z">
                <w:pPr>
                  <w:pStyle w:val="ListParagraph"/>
                  <w:spacing w:line="360" w:lineRule="auto"/>
                  <w:ind w:left="0"/>
                  <w:jc w:val="both"/>
                </w:pPr>
              </w:pPrChange>
            </w:pPr>
          </w:p>
        </w:tc>
      </w:tr>
      <w:tr w:rsidR="00D71A41" w:rsidRPr="00F758B3" w14:paraId="183140B8" w14:textId="77777777" w:rsidTr="00D71A41">
        <w:trPr>
          <w:ins w:id="11787" w:author="Chara Katiri" w:date="2015-04-12T17:50:00Z"/>
          <w:trPrChange w:id="11788" w:author="Chara Katiri" w:date="2015-04-12T17:52:00Z">
            <w:trPr>
              <w:gridAfter w:val="0"/>
            </w:trPr>
          </w:trPrChange>
        </w:trPr>
        <w:tc>
          <w:tcPr>
            <w:tcW w:w="1108" w:type="dxa"/>
            <w:tcPrChange w:id="11789" w:author="Chara Katiri" w:date="2015-04-12T17:52:00Z">
              <w:tcPr>
                <w:tcW w:w="1116" w:type="dxa"/>
                <w:gridSpan w:val="2"/>
              </w:tcPr>
            </w:tcPrChange>
          </w:tcPr>
          <w:p w14:paraId="7A48FFC9" w14:textId="77777777" w:rsidR="00D71A41" w:rsidRPr="00F758B3" w:rsidRDefault="00D71A41" w:rsidP="00F758B3">
            <w:pPr>
              <w:pStyle w:val="ListParagraph"/>
              <w:spacing w:line="360" w:lineRule="auto"/>
              <w:ind w:left="0"/>
              <w:jc w:val="both"/>
              <w:rPr>
                <w:ins w:id="11790" w:author="Chara Katiri" w:date="2015-04-12T17:50:00Z"/>
                <w:rFonts w:ascii="Times" w:hAnsi="Times" w:cs="Times New Roman"/>
                <w:sz w:val="22"/>
                <w:szCs w:val="22"/>
                <w:rPrChange w:id="11791" w:author="Chara Katiri" w:date="2015-05-12T13:05:00Z">
                  <w:rPr>
                    <w:ins w:id="11792" w:author="Chara Katiri" w:date="2015-04-12T17:50:00Z"/>
                    <w:rFonts w:ascii="Times" w:hAnsi="Times" w:cs="Times New Roman"/>
                    <w:sz w:val="22"/>
                    <w:szCs w:val="22"/>
                  </w:rPr>
                </w:rPrChange>
              </w:rPr>
              <w:pPrChange w:id="11793" w:author="Chara Katiri" w:date="2015-05-12T13:05:00Z">
                <w:pPr>
                  <w:pStyle w:val="ListParagraph"/>
                  <w:spacing w:line="360" w:lineRule="auto"/>
                  <w:ind w:left="0"/>
                  <w:jc w:val="both"/>
                </w:pPr>
              </w:pPrChange>
            </w:pPr>
            <w:ins w:id="11794" w:author="Chara Katiri" w:date="2015-04-12T17:50:00Z">
              <w:r w:rsidRPr="00F758B3">
                <w:rPr>
                  <w:rFonts w:ascii="Times" w:hAnsi="Times" w:cs="Times New Roman"/>
                  <w:sz w:val="22"/>
                  <w:szCs w:val="22"/>
                  <w:rPrChange w:id="11795" w:author="Chara Katiri" w:date="2015-05-12T13:05:00Z">
                    <w:rPr>
                      <w:rFonts w:ascii="Times" w:hAnsi="Times" w:cs="Times New Roman"/>
                      <w:sz w:val="22"/>
                      <w:szCs w:val="22"/>
                    </w:rPr>
                  </w:rPrChange>
                </w:rPr>
                <w:t>9.1</w:t>
              </w:r>
            </w:ins>
          </w:p>
        </w:tc>
        <w:tc>
          <w:tcPr>
            <w:tcW w:w="3951" w:type="dxa"/>
            <w:tcPrChange w:id="11796" w:author="Chara Katiri" w:date="2015-04-12T17:52:00Z">
              <w:tcPr>
                <w:tcW w:w="3960" w:type="dxa"/>
              </w:tcPr>
            </w:tcPrChange>
          </w:tcPr>
          <w:p w14:paraId="5D89C67E" w14:textId="77777777" w:rsidR="00D71A41" w:rsidRPr="00F758B3" w:rsidRDefault="00D71A41" w:rsidP="00F758B3">
            <w:pPr>
              <w:pStyle w:val="ListParagraph"/>
              <w:spacing w:line="360" w:lineRule="auto"/>
              <w:ind w:left="0"/>
              <w:jc w:val="both"/>
              <w:rPr>
                <w:ins w:id="11797" w:author="Chara Katiri" w:date="2015-04-12T17:50:00Z"/>
                <w:rFonts w:ascii="Times" w:hAnsi="Times" w:cs="Times New Roman"/>
                <w:sz w:val="22"/>
                <w:szCs w:val="22"/>
                <w:rPrChange w:id="11798" w:author="Chara Katiri" w:date="2015-05-12T13:05:00Z">
                  <w:rPr>
                    <w:ins w:id="11799" w:author="Chara Katiri" w:date="2015-04-12T17:50:00Z"/>
                    <w:rFonts w:ascii="Times" w:hAnsi="Times" w:cs="Times New Roman"/>
                    <w:sz w:val="22"/>
                    <w:szCs w:val="22"/>
                  </w:rPr>
                </w:rPrChange>
              </w:rPr>
              <w:pPrChange w:id="11800" w:author="Chara Katiri" w:date="2015-05-12T13:05:00Z">
                <w:pPr>
                  <w:pStyle w:val="ListParagraph"/>
                  <w:spacing w:line="360" w:lineRule="auto"/>
                  <w:ind w:left="0"/>
                  <w:jc w:val="both"/>
                </w:pPr>
              </w:pPrChange>
            </w:pPr>
            <w:ins w:id="11801" w:author="Chara Katiri" w:date="2015-04-12T17:50:00Z">
              <w:r w:rsidRPr="00F758B3">
                <w:rPr>
                  <w:rFonts w:ascii="Times" w:hAnsi="Times" w:cs="Times New Roman"/>
                  <w:sz w:val="22"/>
                  <w:szCs w:val="22"/>
                  <w:rPrChange w:id="11802" w:author="Chara Katiri" w:date="2015-05-12T13:05:00Z">
                    <w:rPr>
                      <w:rFonts w:ascii="Times" w:hAnsi="Times" w:cs="Times New Roman"/>
                      <w:sz w:val="22"/>
                      <w:szCs w:val="22"/>
                    </w:rPr>
                  </w:rPrChange>
                </w:rPr>
                <w:t xml:space="preserve">A UoS Username must be provided in order to login. </w:t>
              </w:r>
            </w:ins>
          </w:p>
        </w:tc>
        <w:tc>
          <w:tcPr>
            <w:tcW w:w="1325" w:type="dxa"/>
            <w:tcPrChange w:id="11803" w:author="Chara Katiri" w:date="2015-04-12T17:52:00Z">
              <w:tcPr>
                <w:tcW w:w="1274" w:type="dxa"/>
              </w:tcPr>
            </w:tcPrChange>
          </w:tcPr>
          <w:p w14:paraId="0990C617" w14:textId="77777777" w:rsidR="00D71A41" w:rsidRPr="00F758B3" w:rsidRDefault="00D71A41" w:rsidP="00F758B3">
            <w:pPr>
              <w:pStyle w:val="ListParagraph"/>
              <w:spacing w:line="360" w:lineRule="auto"/>
              <w:ind w:left="0"/>
              <w:jc w:val="both"/>
              <w:rPr>
                <w:ins w:id="11804" w:author="Chara Katiri" w:date="2015-04-12T17:50:00Z"/>
                <w:rFonts w:ascii="Times" w:hAnsi="Times" w:cs="Times New Roman"/>
                <w:sz w:val="22"/>
                <w:szCs w:val="22"/>
                <w:rPrChange w:id="11805" w:author="Chara Katiri" w:date="2015-05-12T13:05:00Z">
                  <w:rPr>
                    <w:ins w:id="11806" w:author="Chara Katiri" w:date="2015-04-12T17:50:00Z"/>
                    <w:rFonts w:ascii="Times" w:hAnsi="Times" w:cs="Times New Roman"/>
                    <w:sz w:val="22"/>
                    <w:szCs w:val="22"/>
                  </w:rPr>
                </w:rPrChange>
              </w:rPr>
              <w:pPrChange w:id="11807" w:author="Chara Katiri" w:date="2015-05-12T13:05:00Z">
                <w:pPr>
                  <w:pStyle w:val="ListParagraph"/>
                  <w:spacing w:line="360" w:lineRule="auto"/>
                  <w:ind w:left="0"/>
                  <w:jc w:val="both"/>
                </w:pPr>
              </w:pPrChange>
            </w:pPr>
            <w:ins w:id="11808" w:author="Chara Katiri" w:date="2015-04-12T17:50:00Z">
              <w:r w:rsidRPr="00F758B3">
                <w:rPr>
                  <w:rFonts w:ascii="Times" w:hAnsi="Times" w:cs="Times New Roman"/>
                  <w:sz w:val="22"/>
                  <w:szCs w:val="22"/>
                  <w:rPrChange w:id="11809" w:author="Chara Katiri" w:date="2015-05-12T13:05:00Z">
                    <w:rPr>
                      <w:rFonts w:ascii="Times" w:hAnsi="Times" w:cs="Times New Roman"/>
                      <w:sz w:val="22"/>
                      <w:szCs w:val="22"/>
                    </w:rPr>
                  </w:rPrChange>
                </w:rPr>
                <w:t>Functional</w:t>
              </w:r>
            </w:ins>
          </w:p>
        </w:tc>
        <w:tc>
          <w:tcPr>
            <w:tcW w:w="1603" w:type="dxa"/>
            <w:tcPrChange w:id="11810" w:author="Chara Katiri" w:date="2015-04-12T17:52:00Z">
              <w:tcPr>
                <w:tcW w:w="1609" w:type="dxa"/>
              </w:tcPr>
            </w:tcPrChange>
          </w:tcPr>
          <w:p w14:paraId="120C0C91" w14:textId="77777777" w:rsidR="00D71A41" w:rsidRPr="00F758B3" w:rsidRDefault="00D71A41" w:rsidP="00F758B3">
            <w:pPr>
              <w:pStyle w:val="ListParagraph"/>
              <w:spacing w:line="360" w:lineRule="auto"/>
              <w:ind w:left="0"/>
              <w:jc w:val="both"/>
              <w:rPr>
                <w:ins w:id="11811" w:author="Chara Katiri" w:date="2015-04-12T17:50:00Z"/>
                <w:rFonts w:ascii="Times" w:hAnsi="Times" w:cs="Times New Roman"/>
                <w:sz w:val="22"/>
                <w:szCs w:val="22"/>
                <w:rPrChange w:id="11812" w:author="Chara Katiri" w:date="2015-05-12T13:05:00Z">
                  <w:rPr>
                    <w:ins w:id="11813" w:author="Chara Katiri" w:date="2015-04-12T17:50:00Z"/>
                    <w:rFonts w:ascii="Times" w:hAnsi="Times" w:cs="Times New Roman"/>
                    <w:sz w:val="22"/>
                    <w:szCs w:val="22"/>
                  </w:rPr>
                </w:rPrChange>
              </w:rPr>
              <w:pPrChange w:id="11814" w:author="Chara Katiri" w:date="2015-05-12T13:05:00Z">
                <w:pPr>
                  <w:pStyle w:val="ListParagraph"/>
                  <w:spacing w:line="360" w:lineRule="auto"/>
                  <w:ind w:left="0"/>
                  <w:jc w:val="both"/>
                </w:pPr>
              </w:pPrChange>
            </w:pPr>
          </w:p>
        </w:tc>
        <w:tc>
          <w:tcPr>
            <w:tcW w:w="1169" w:type="dxa"/>
            <w:tcPrChange w:id="11815" w:author="Chara Katiri" w:date="2015-04-12T17:52:00Z">
              <w:tcPr>
                <w:tcW w:w="1169" w:type="dxa"/>
              </w:tcPr>
            </w:tcPrChange>
          </w:tcPr>
          <w:p w14:paraId="56232674" w14:textId="3D7805A3" w:rsidR="00D71A41" w:rsidRPr="00F758B3" w:rsidRDefault="00D71A41" w:rsidP="00F758B3">
            <w:pPr>
              <w:pStyle w:val="ListParagraph"/>
              <w:spacing w:line="360" w:lineRule="auto"/>
              <w:ind w:left="0"/>
              <w:jc w:val="both"/>
              <w:rPr>
                <w:ins w:id="11816" w:author="Chara Katiri" w:date="2015-04-12T17:51:00Z"/>
                <w:rFonts w:ascii="Times" w:hAnsi="Times" w:cs="Times New Roman"/>
                <w:sz w:val="22"/>
                <w:szCs w:val="22"/>
                <w:rPrChange w:id="11817" w:author="Chara Katiri" w:date="2015-05-12T13:05:00Z">
                  <w:rPr>
                    <w:ins w:id="11818" w:author="Chara Katiri" w:date="2015-04-12T17:51:00Z"/>
                    <w:rFonts w:ascii="Times" w:hAnsi="Times" w:cs="Times New Roman"/>
                    <w:sz w:val="22"/>
                    <w:szCs w:val="22"/>
                  </w:rPr>
                </w:rPrChange>
              </w:rPr>
              <w:pPrChange w:id="11819" w:author="Chara Katiri" w:date="2015-05-12T13:05:00Z">
                <w:pPr>
                  <w:pStyle w:val="ListParagraph"/>
                  <w:spacing w:line="360" w:lineRule="auto"/>
                  <w:ind w:left="0"/>
                  <w:jc w:val="both"/>
                </w:pPr>
              </w:pPrChange>
            </w:pPr>
            <w:ins w:id="11820" w:author="Chara Katiri" w:date="2015-04-12T17:51:00Z">
              <w:r w:rsidRPr="00F758B3">
                <w:rPr>
                  <w:rFonts w:ascii="Times" w:hAnsi="Times" w:cs="Times New Roman"/>
                  <w:sz w:val="22"/>
                  <w:szCs w:val="22"/>
                  <w:rPrChange w:id="11821" w:author="Chara Katiri" w:date="2015-05-12T13:05:00Z">
                    <w:rPr>
                      <w:rFonts w:ascii="Times" w:hAnsi="Times" w:cs="Times New Roman"/>
                      <w:sz w:val="22"/>
                      <w:szCs w:val="22"/>
                    </w:rPr>
                  </w:rPrChange>
                </w:rPr>
                <w:t>M</w:t>
              </w:r>
            </w:ins>
          </w:p>
        </w:tc>
        <w:tc>
          <w:tcPr>
            <w:tcW w:w="1155" w:type="dxa"/>
            <w:tcPrChange w:id="11822" w:author="Chara Katiri" w:date="2015-04-12T17:52:00Z">
              <w:tcPr>
                <w:tcW w:w="1169" w:type="dxa"/>
              </w:tcPr>
            </w:tcPrChange>
          </w:tcPr>
          <w:p w14:paraId="38D0CAFA" w14:textId="0520CB47" w:rsidR="00D71A41" w:rsidRPr="00F758B3" w:rsidRDefault="00D71A41" w:rsidP="00F758B3">
            <w:pPr>
              <w:pStyle w:val="ListParagraph"/>
              <w:spacing w:line="360" w:lineRule="auto"/>
              <w:ind w:left="0"/>
              <w:jc w:val="both"/>
              <w:rPr>
                <w:ins w:id="11823" w:author="Chara Katiri" w:date="2015-04-12T17:51:00Z"/>
                <w:rFonts w:ascii="Times" w:hAnsi="Times" w:cs="Times New Roman"/>
                <w:sz w:val="22"/>
                <w:szCs w:val="22"/>
                <w:rPrChange w:id="11824" w:author="Chara Katiri" w:date="2015-05-12T13:05:00Z">
                  <w:rPr>
                    <w:ins w:id="11825" w:author="Chara Katiri" w:date="2015-04-12T17:51:00Z"/>
                    <w:rFonts w:ascii="Times" w:hAnsi="Times" w:cs="Times New Roman"/>
                    <w:sz w:val="22"/>
                    <w:szCs w:val="22"/>
                  </w:rPr>
                </w:rPrChange>
              </w:rPr>
              <w:pPrChange w:id="11826" w:author="Chara Katiri" w:date="2015-05-12T13:05:00Z">
                <w:pPr>
                  <w:pStyle w:val="ListParagraph"/>
                  <w:spacing w:line="360" w:lineRule="auto"/>
                  <w:ind w:left="0"/>
                  <w:jc w:val="both"/>
                </w:pPr>
              </w:pPrChange>
            </w:pPr>
          </w:p>
        </w:tc>
        <w:tc>
          <w:tcPr>
            <w:tcW w:w="1171" w:type="dxa"/>
            <w:tcPrChange w:id="11827" w:author="Chara Katiri" w:date="2015-04-12T17:52:00Z">
              <w:tcPr>
                <w:tcW w:w="1169" w:type="dxa"/>
              </w:tcPr>
            </w:tcPrChange>
          </w:tcPr>
          <w:p w14:paraId="4DB0AE01" w14:textId="3B5EA445" w:rsidR="00D71A41" w:rsidRPr="00F758B3" w:rsidRDefault="00D71A41" w:rsidP="00F758B3">
            <w:pPr>
              <w:pStyle w:val="ListParagraph"/>
              <w:spacing w:line="360" w:lineRule="auto"/>
              <w:ind w:left="0"/>
              <w:jc w:val="both"/>
              <w:rPr>
                <w:ins w:id="11828" w:author="Chara Katiri" w:date="2015-04-12T17:51:00Z"/>
                <w:rFonts w:ascii="Times" w:hAnsi="Times" w:cs="Times New Roman"/>
                <w:sz w:val="22"/>
                <w:szCs w:val="22"/>
                <w:rPrChange w:id="11829" w:author="Chara Katiri" w:date="2015-05-12T13:05:00Z">
                  <w:rPr>
                    <w:ins w:id="11830" w:author="Chara Katiri" w:date="2015-04-12T17:51:00Z"/>
                    <w:rFonts w:ascii="Times" w:hAnsi="Times" w:cs="Times New Roman"/>
                    <w:sz w:val="22"/>
                    <w:szCs w:val="22"/>
                  </w:rPr>
                </w:rPrChange>
              </w:rPr>
              <w:pPrChange w:id="11831" w:author="Chara Katiri" w:date="2015-05-12T13:05:00Z">
                <w:pPr>
                  <w:pStyle w:val="ListParagraph"/>
                  <w:spacing w:line="360" w:lineRule="auto"/>
                  <w:ind w:left="0"/>
                  <w:jc w:val="both"/>
                </w:pPr>
              </w:pPrChange>
            </w:pPr>
          </w:p>
        </w:tc>
      </w:tr>
      <w:tr w:rsidR="00D71A41" w:rsidRPr="00F758B3" w14:paraId="6D38E2FD" w14:textId="77777777" w:rsidTr="00D71A41">
        <w:trPr>
          <w:ins w:id="11832" w:author="Chara Katiri" w:date="2015-04-12T17:50:00Z"/>
          <w:trPrChange w:id="11833" w:author="Chara Katiri" w:date="2015-04-12T17:52:00Z">
            <w:trPr>
              <w:gridAfter w:val="0"/>
            </w:trPr>
          </w:trPrChange>
        </w:trPr>
        <w:tc>
          <w:tcPr>
            <w:tcW w:w="1108" w:type="dxa"/>
            <w:tcPrChange w:id="11834" w:author="Chara Katiri" w:date="2015-04-12T17:52:00Z">
              <w:tcPr>
                <w:tcW w:w="1116" w:type="dxa"/>
                <w:gridSpan w:val="2"/>
              </w:tcPr>
            </w:tcPrChange>
          </w:tcPr>
          <w:p w14:paraId="348CA318" w14:textId="77777777" w:rsidR="00D71A41" w:rsidRPr="00F758B3" w:rsidRDefault="00D71A41" w:rsidP="00F758B3">
            <w:pPr>
              <w:pStyle w:val="ListParagraph"/>
              <w:spacing w:line="360" w:lineRule="auto"/>
              <w:ind w:left="0"/>
              <w:jc w:val="both"/>
              <w:rPr>
                <w:ins w:id="11835" w:author="Chara Katiri" w:date="2015-04-12T17:50:00Z"/>
                <w:rFonts w:ascii="Times" w:hAnsi="Times" w:cs="Times New Roman"/>
                <w:sz w:val="22"/>
                <w:szCs w:val="22"/>
                <w:rPrChange w:id="11836" w:author="Chara Katiri" w:date="2015-05-12T13:05:00Z">
                  <w:rPr>
                    <w:ins w:id="11837" w:author="Chara Katiri" w:date="2015-04-12T17:50:00Z"/>
                    <w:rFonts w:ascii="Times" w:hAnsi="Times" w:cs="Times New Roman"/>
                    <w:sz w:val="22"/>
                    <w:szCs w:val="22"/>
                  </w:rPr>
                </w:rPrChange>
              </w:rPr>
              <w:pPrChange w:id="11838" w:author="Chara Katiri" w:date="2015-05-12T13:05:00Z">
                <w:pPr>
                  <w:pStyle w:val="ListParagraph"/>
                  <w:spacing w:line="360" w:lineRule="auto"/>
                  <w:ind w:left="0"/>
                  <w:jc w:val="both"/>
                </w:pPr>
              </w:pPrChange>
            </w:pPr>
            <w:ins w:id="11839" w:author="Chara Katiri" w:date="2015-04-12T17:50:00Z">
              <w:r w:rsidRPr="00F758B3">
                <w:rPr>
                  <w:rFonts w:ascii="Times" w:hAnsi="Times" w:cs="Times New Roman"/>
                  <w:sz w:val="22"/>
                  <w:szCs w:val="22"/>
                  <w:rPrChange w:id="11840" w:author="Chara Katiri" w:date="2015-05-12T13:05:00Z">
                    <w:rPr>
                      <w:rFonts w:ascii="Times" w:hAnsi="Times" w:cs="Times New Roman"/>
                      <w:sz w:val="22"/>
                      <w:szCs w:val="22"/>
                    </w:rPr>
                  </w:rPrChange>
                </w:rPr>
                <w:t>9.2</w:t>
              </w:r>
            </w:ins>
          </w:p>
        </w:tc>
        <w:tc>
          <w:tcPr>
            <w:tcW w:w="3951" w:type="dxa"/>
            <w:tcPrChange w:id="11841" w:author="Chara Katiri" w:date="2015-04-12T17:52:00Z">
              <w:tcPr>
                <w:tcW w:w="3960" w:type="dxa"/>
              </w:tcPr>
            </w:tcPrChange>
          </w:tcPr>
          <w:p w14:paraId="125997CE" w14:textId="77777777" w:rsidR="00D71A41" w:rsidRPr="00F758B3" w:rsidRDefault="00D71A41" w:rsidP="00F758B3">
            <w:pPr>
              <w:pStyle w:val="ListParagraph"/>
              <w:spacing w:line="360" w:lineRule="auto"/>
              <w:ind w:left="0"/>
              <w:jc w:val="both"/>
              <w:rPr>
                <w:ins w:id="11842" w:author="Chara Katiri" w:date="2015-04-12T17:50:00Z"/>
                <w:rFonts w:ascii="Times" w:hAnsi="Times" w:cs="Times New Roman"/>
                <w:sz w:val="22"/>
                <w:szCs w:val="22"/>
                <w:rPrChange w:id="11843" w:author="Chara Katiri" w:date="2015-05-12T13:05:00Z">
                  <w:rPr>
                    <w:ins w:id="11844" w:author="Chara Katiri" w:date="2015-04-12T17:50:00Z"/>
                    <w:rFonts w:ascii="Times" w:hAnsi="Times" w:cs="Times New Roman"/>
                    <w:sz w:val="22"/>
                    <w:szCs w:val="22"/>
                  </w:rPr>
                </w:rPrChange>
              </w:rPr>
              <w:pPrChange w:id="11845" w:author="Chara Katiri" w:date="2015-05-12T13:05:00Z">
                <w:pPr>
                  <w:pStyle w:val="ListParagraph"/>
                  <w:spacing w:line="360" w:lineRule="auto"/>
                  <w:ind w:left="0"/>
                  <w:jc w:val="both"/>
                </w:pPr>
              </w:pPrChange>
            </w:pPr>
            <w:ins w:id="11846" w:author="Chara Katiri" w:date="2015-04-12T17:50:00Z">
              <w:r w:rsidRPr="00F758B3">
                <w:rPr>
                  <w:rFonts w:ascii="Times" w:hAnsi="Times" w:cs="Times New Roman"/>
                  <w:sz w:val="22"/>
                  <w:szCs w:val="22"/>
                  <w:rPrChange w:id="11847" w:author="Chara Katiri" w:date="2015-05-12T13:05:00Z">
                    <w:rPr>
                      <w:rFonts w:ascii="Times" w:hAnsi="Times" w:cs="Times New Roman"/>
                      <w:sz w:val="22"/>
                      <w:szCs w:val="22"/>
                    </w:rPr>
                  </w:rPrChange>
                </w:rPr>
                <w:t>Password must be provided in order to login.</w:t>
              </w:r>
            </w:ins>
          </w:p>
        </w:tc>
        <w:tc>
          <w:tcPr>
            <w:tcW w:w="1325" w:type="dxa"/>
            <w:tcPrChange w:id="11848" w:author="Chara Katiri" w:date="2015-04-12T17:52:00Z">
              <w:tcPr>
                <w:tcW w:w="1274" w:type="dxa"/>
              </w:tcPr>
            </w:tcPrChange>
          </w:tcPr>
          <w:p w14:paraId="12216346" w14:textId="77777777" w:rsidR="00D71A41" w:rsidRPr="00F758B3" w:rsidRDefault="00D71A41" w:rsidP="00F758B3">
            <w:pPr>
              <w:pStyle w:val="ListParagraph"/>
              <w:spacing w:line="360" w:lineRule="auto"/>
              <w:ind w:left="0"/>
              <w:jc w:val="both"/>
              <w:rPr>
                <w:ins w:id="11849" w:author="Chara Katiri" w:date="2015-04-12T17:50:00Z"/>
                <w:rFonts w:ascii="Times" w:hAnsi="Times" w:cs="Times New Roman"/>
                <w:sz w:val="22"/>
                <w:szCs w:val="22"/>
                <w:rPrChange w:id="11850" w:author="Chara Katiri" w:date="2015-05-12T13:05:00Z">
                  <w:rPr>
                    <w:ins w:id="11851" w:author="Chara Katiri" w:date="2015-04-12T17:50:00Z"/>
                    <w:rFonts w:ascii="Times" w:hAnsi="Times" w:cs="Times New Roman"/>
                    <w:sz w:val="22"/>
                    <w:szCs w:val="22"/>
                  </w:rPr>
                </w:rPrChange>
              </w:rPr>
              <w:pPrChange w:id="11852" w:author="Chara Katiri" w:date="2015-05-12T13:05:00Z">
                <w:pPr>
                  <w:pStyle w:val="ListParagraph"/>
                  <w:spacing w:line="360" w:lineRule="auto"/>
                  <w:ind w:left="0"/>
                  <w:jc w:val="both"/>
                </w:pPr>
              </w:pPrChange>
            </w:pPr>
            <w:ins w:id="11853" w:author="Chara Katiri" w:date="2015-04-12T17:50:00Z">
              <w:r w:rsidRPr="00F758B3">
                <w:rPr>
                  <w:rFonts w:ascii="Times" w:hAnsi="Times" w:cs="Times New Roman"/>
                  <w:sz w:val="22"/>
                  <w:szCs w:val="22"/>
                  <w:rPrChange w:id="11854" w:author="Chara Katiri" w:date="2015-05-12T13:05:00Z">
                    <w:rPr>
                      <w:rFonts w:ascii="Times" w:hAnsi="Times" w:cs="Times New Roman"/>
                      <w:sz w:val="22"/>
                      <w:szCs w:val="22"/>
                    </w:rPr>
                  </w:rPrChange>
                </w:rPr>
                <w:t>Functional</w:t>
              </w:r>
            </w:ins>
          </w:p>
        </w:tc>
        <w:tc>
          <w:tcPr>
            <w:tcW w:w="1603" w:type="dxa"/>
            <w:tcPrChange w:id="11855" w:author="Chara Katiri" w:date="2015-04-12T17:52:00Z">
              <w:tcPr>
                <w:tcW w:w="1609" w:type="dxa"/>
              </w:tcPr>
            </w:tcPrChange>
          </w:tcPr>
          <w:p w14:paraId="25EA3911" w14:textId="77777777" w:rsidR="00D71A41" w:rsidRPr="00F758B3" w:rsidRDefault="00D71A41" w:rsidP="00F758B3">
            <w:pPr>
              <w:pStyle w:val="ListParagraph"/>
              <w:spacing w:line="360" w:lineRule="auto"/>
              <w:ind w:left="0"/>
              <w:jc w:val="both"/>
              <w:rPr>
                <w:ins w:id="11856" w:author="Chara Katiri" w:date="2015-04-12T17:50:00Z"/>
                <w:rFonts w:ascii="Times" w:hAnsi="Times" w:cs="Times New Roman"/>
                <w:sz w:val="22"/>
                <w:szCs w:val="22"/>
                <w:rPrChange w:id="11857" w:author="Chara Katiri" w:date="2015-05-12T13:05:00Z">
                  <w:rPr>
                    <w:ins w:id="11858" w:author="Chara Katiri" w:date="2015-04-12T17:50:00Z"/>
                    <w:rFonts w:ascii="Times" w:hAnsi="Times" w:cs="Times New Roman"/>
                    <w:sz w:val="22"/>
                    <w:szCs w:val="22"/>
                  </w:rPr>
                </w:rPrChange>
              </w:rPr>
              <w:pPrChange w:id="11859" w:author="Chara Katiri" w:date="2015-05-12T13:05:00Z">
                <w:pPr>
                  <w:pStyle w:val="ListParagraph"/>
                  <w:spacing w:line="360" w:lineRule="auto"/>
                  <w:ind w:left="0"/>
                  <w:jc w:val="both"/>
                </w:pPr>
              </w:pPrChange>
            </w:pPr>
          </w:p>
        </w:tc>
        <w:tc>
          <w:tcPr>
            <w:tcW w:w="1169" w:type="dxa"/>
            <w:tcPrChange w:id="11860" w:author="Chara Katiri" w:date="2015-04-12T17:52:00Z">
              <w:tcPr>
                <w:tcW w:w="1169" w:type="dxa"/>
              </w:tcPr>
            </w:tcPrChange>
          </w:tcPr>
          <w:p w14:paraId="60B6526E" w14:textId="407D1DC0" w:rsidR="00D71A41" w:rsidRPr="00F758B3" w:rsidRDefault="00D71A41" w:rsidP="00F758B3">
            <w:pPr>
              <w:pStyle w:val="ListParagraph"/>
              <w:spacing w:line="360" w:lineRule="auto"/>
              <w:ind w:left="0"/>
              <w:jc w:val="both"/>
              <w:rPr>
                <w:ins w:id="11861" w:author="Chara Katiri" w:date="2015-04-12T17:51:00Z"/>
                <w:rFonts w:ascii="Times" w:hAnsi="Times" w:cs="Times New Roman"/>
                <w:sz w:val="22"/>
                <w:szCs w:val="22"/>
                <w:rPrChange w:id="11862" w:author="Chara Katiri" w:date="2015-05-12T13:05:00Z">
                  <w:rPr>
                    <w:ins w:id="11863" w:author="Chara Katiri" w:date="2015-04-12T17:51:00Z"/>
                    <w:rFonts w:ascii="Times" w:hAnsi="Times" w:cs="Times New Roman"/>
                    <w:sz w:val="22"/>
                    <w:szCs w:val="22"/>
                  </w:rPr>
                </w:rPrChange>
              </w:rPr>
              <w:pPrChange w:id="11864" w:author="Chara Katiri" w:date="2015-05-12T13:05:00Z">
                <w:pPr>
                  <w:pStyle w:val="ListParagraph"/>
                  <w:spacing w:line="360" w:lineRule="auto"/>
                  <w:ind w:left="0"/>
                  <w:jc w:val="both"/>
                </w:pPr>
              </w:pPrChange>
            </w:pPr>
            <w:ins w:id="11865" w:author="Chara Katiri" w:date="2015-04-12T17:51:00Z">
              <w:r w:rsidRPr="00F758B3">
                <w:rPr>
                  <w:rFonts w:ascii="Times" w:hAnsi="Times" w:cs="Times New Roman"/>
                  <w:sz w:val="22"/>
                  <w:szCs w:val="22"/>
                  <w:rPrChange w:id="11866" w:author="Chara Katiri" w:date="2015-05-12T13:05:00Z">
                    <w:rPr>
                      <w:rFonts w:ascii="Times" w:hAnsi="Times" w:cs="Times New Roman"/>
                      <w:sz w:val="22"/>
                      <w:szCs w:val="22"/>
                    </w:rPr>
                  </w:rPrChange>
                </w:rPr>
                <w:t>M</w:t>
              </w:r>
            </w:ins>
          </w:p>
        </w:tc>
        <w:tc>
          <w:tcPr>
            <w:tcW w:w="1155" w:type="dxa"/>
            <w:tcPrChange w:id="11867" w:author="Chara Katiri" w:date="2015-04-12T17:52:00Z">
              <w:tcPr>
                <w:tcW w:w="1169" w:type="dxa"/>
              </w:tcPr>
            </w:tcPrChange>
          </w:tcPr>
          <w:p w14:paraId="687DF02C" w14:textId="1D870ACE" w:rsidR="00D71A41" w:rsidRPr="00F758B3" w:rsidRDefault="00D71A41" w:rsidP="00F758B3">
            <w:pPr>
              <w:pStyle w:val="ListParagraph"/>
              <w:spacing w:line="360" w:lineRule="auto"/>
              <w:ind w:left="0"/>
              <w:jc w:val="both"/>
              <w:rPr>
                <w:ins w:id="11868" w:author="Chara Katiri" w:date="2015-04-12T17:51:00Z"/>
                <w:rFonts w:ascii="Times" w:hAnsi="Times" w:cs="Times New Roman"/>
                <w:sz w:val="22"/>
                <w:szCs w:val="22"/>
                <w:rPrChange w:id="11869" w:author="Chara Katiri" w:date="2015-05-12T13:05:00Z">
                  <w:rPr>
                    <w:ins w:id="11870" w:author="Chara Katiri" w:date="2015-04-12T17:51:00Z"/>
                    <w:rFonts w:ascii="Times" w:hAnsi="Times" w:cs="Times New Roman"/>
                    <w:sz w:val="22"/>
                    <w:szCs w:val="22"/>
                  </w:rPr>
                </w:rPrChange>
              </w:rPr>
              <w:pPrChange w:id="11871" w:author="Chara Katiri" w:date="2015-05-12T13:05:00Z">
                <w:pPr>
                  <w:pStyle w:val="ListParagraph"/>
                  <w:spacing w:line="360" w:lineRule="auto"/>
                  <w:ind w:left="0"/>
                  <w:jc w:val="both"/>
                </w:pPr>
              </w:pPrChange>
            </w:pPr>
          </w:p>
        </w:tc>
        <w:tc>
          <w:tcPr>
            <w:tcW w:w="1171" w:type="dxa"/>
            <w:tcPrChange w:id="11872" w:author="Chara Katiri" w:date="2015-04-12T17:52:00Z">
              <w:tcPr>
                <w:tcW w:w="1169" w:type="dxa"/>
              </w:tcPr>
            </w:tcPrChange>
          </w:tcPr>
          <w:p w14:paraId="1D896B3F" w14:textId="3D079F7A" w:rsidR="00D71A41" w:rsidRPr="00F758B3" w:rsidRDefault="00D71A41" w:rsidP="00F758B3">
            <w:pPr>
              <w:pStyle w:val="ListParagraph"/>
              <w:spacing w:line="360" w:lineRule="auto"/>
              <w:ind w:left="0"/>
              <w:jc w:val="both"/>
              <w:rPr>
                <w:ins w:id="11873" w:author="Chara Katiri" w:date="2015-04-12T17:51:00Z"/>
                <w:rFonts w:ascii="Times" w:hAnsi="Times" w:cs="Times New Roman"/>
                <w:sz w:val="22"/>
                <w:szCs w:val="22"/>
                <w:rPrChange w:id="11874" w:author="Chara Katiri" w:date="2015-05-12T13:05:00Z">
                  <w:rPr>
                    <w:ins w:id="11875" w:author="Chara Katiri" w:date="2015-04-12T17:51:00Z"/>
                    <w:rFonts w:ascii="Times" w:hAnsi="Times" w:cs="Times New Roman"/>
                    <w:sz w:val="22"/>
                    <w:szCs w:val="22"/>
                  </w:rPr>
                </w:rPrChange>
              </w:rPr>
              <w:pPrChange w:id="11876" w:author="Chara Katiri" w:date="2015-05-12T13:05:00Z">
                <w:pPr>
                  <w:pStyle w:val="ListParagraph"/>
                  <w:spacing w:line="360" w:lineRule="auto"/>
                  <w:ind w:left="0"/>
                  <w:jc w:val="both"/>
                </w:pPr>
              </w:pPrChange>
            </w:pPr>
          </w:p>
        </w:tc>
      </w:tr>
      <w:tr w:rsidR="00D71A41" w:rsidRPr="00F758B3" w14:paraId="215C0468" w14:textId="77777777" w:rsidTr="00D71A41">
        <w:trPr>
          <w:ins w:id="11877" w:author="Chara Katiri" w:date="2015-04-12T17:50:00Z"/>
          <w:trPrChange w:id="11878" w:author="Chara Katiri" w:date="2015-04-12T17:52:00Z">
            <w:trPr>
              <w:gridAfter w:val="0"/>
            </w:trPr>
          </w:trPrChange>
        </w:trPr>
        <w:tc>
          <w:tcPr>
            <w:tcW w:w="1108" w:type="dxa"/>
            <w:tcPrChange w:id="11879" w:author="Chara Katiri" w:date="2015-04-12T17:52:00Z">
              <w:tcPr>
                <w:tcW w:w="1116" w:type="dxa"/>
                <w:gridSpan w:val="2"/>
              </w:tcPr>
            </w:tcPrChange>
          </w:tcPr>
          <w:p w14:paraId="3A690191" w14:textId="77777777" w:rsidR="00D71A41" w:rsidRPr="00F758B3" w:rsidRDefault="00D71A41" w:rsidP="00F758B3">
            <w:pPr>
              <w:pStyle w:val="ListParagraph"/>
              <w:spacing w:line="360" w:lineRule="auto"/>
              <w:ind w:left="0"/>
              <w:jc w:val="both"/>
              <w:rPr>
                <w:ins w:id="11880" w:author="Chara Katiri" w:date="2015-04-12T17:50:00Z"/>
                <w:rFonts w:ascii="Times" w:hAnsi="Times" w:cs="Times New Roman"/>
                <w:sz w:val="22"/>
                <w:szCs w:val="22"/>
                <w:rPrChange w:id="11881" w:author="Chara Katiri" w:date="2015-05-12T13:05:00Z">
                  <w:rPr>
                    <w:ins w:id="11882" w:author="Chara Katiri" w:date="2015-04-12T17:50:00Z"/>
                    <w:rFonts w:ascii="Times" w:hAnsi="Times" w:cs="Times New Roman"/>
                    <w:sz w:val="22"/>
                    <w:szCs w:val="22"/>
                  </w:rPr>
                </w:rPrChange>
              </w:rPr>
              <w:pPrChange w:id="11883" w:author="Chara Katiri" w:date="2015-05-12T13:05:00Z">
                <w:pPr>
                  <w:pStyle w:val="ListParagraph"/>
                  <w:spacing w:line="360" w:lineRule="auto"/>
                  <w:ind w:left="0"/>
                  <w:jc w:val="both"/>
                </w:pPr>
              </w:pPrChange>
            </w:pPr>
            <w:ins w:id="11884" w:author="Chara Katiri" w:date="2015-04-12T17:50:00Z">
              <w:r w:rsidRPr="00F758B3">
                <w:rPr>
                  <w:rFonts w:ascii="Times" w:hAnsi="Times" w:cs="Times New Roman"/>
                  <w:sz w:val="22"/>
                  <w:szCs w:val="22"/>
                  <w:rPrChange w:id="11885" w:author="Chara Katiri" w:date="2015-05-12T13:05:00Z">
                    <w:rPr>
                      <w:rFonts w:ascii="Times" w:hAnsi="Times" w:cs="Times New Roman"/>
                      <w:sz w:val="22"/>
                      <w:szCs w:val="22"/>
                    </w:rPr>
                  </w:rPrChange>
                </w:rPr>
                <w:t>9.3</w:t>
              </w:r>
            </w:ins>
          </w:p>
        </w:tc>
        <w:tc>
          <w:tcPr>
            <w:tcW w:w="3951" w:type="dxa"/>
            <w:tcPrChange w:id="11886" w:author="Chara Katiri" w:date="2015-04-12T17:52:00Z">
              <w:tcPr>
                <w:tcW w:w="3960" w:type="dxa"/>
              </w:tcPr>
            </w:tcPrChange>
          </w:tcPr>
          <w:p w14:paraId="696DE2AD" w14:textId="77777777" w:rsidR="00D71A41" w:rsidRPr="00F758B3" w:rsidRDefault="00D71A41" w:rsidP="00F758B3">
            <w:pPr>
              <w:pStyle w:val="ListParagraph"/>
              <w:spacing w:line="360" w:lineRule="auto"/>
              <w:ind w:left="0"/>
              <w:jc w:val="both"/>
              <w:rPr>
                <w:ins w:id="11887" w:author="Chara Katiri" w:date="2015-04-12T17:50:00Z"/>
                <w:rFonts w:ascii="Times" w:hAnsi="Times" w:cs="Times New Roman"/>
                <w:sz w:val="22"/>
                <w:szCs w:val="22"/>
                <w:rPrChange w:id="11888" w:author="Chara Katiri" w:date="2015-05-12T13:05:00Z">
                  <w:rPr>
                    <w:ins w:id="11889" w:author="Chara Katiri" w:date="2015-04-12T17:50:00Z"/>
                    <w:rFonts w:ascii="Times" w:hAnsi="Times" w:cs="Times New Roman"/>
                    <w:sz w:val="22"/>
                    <w:szCs w:val="22"/>
                  </w:rPr>
                </w:rPrChange>
              </w:rPr>
              <w:pPrChange w:id="11890" w:author="Chara Katiri" w:date="2015-05-12T13:05:00Z">
                <w:pPr>
                  <w:pStyle w:val="ListParagraph"/>
                  <w:spacing w:line="360" w:lineRule="auto"/>
                  <w:ind w:left="0"/>
                  <w:jc w:val="both"/>
                </w:pPr>
              </w:pPrChange>
            </w:pPr>
            <w:ins w:id="11891" w:author="Chara Katiri" w:date="2015-04-12T17:50:00Z">
              <w:r w:rsidRPr="00F758B3">
                <w:rPr>
                  <w:rFonts w:ascii="Times" w:hAnsi="Times" w:cs="Times New Roman"/>
                  <w:sz w:val="22"/>
                  <w:szCs w:val="22"/>
                  <w:rPrChange w:id="11892" w:author="Chara Katiri" w:date="2015-05-12T13:05:00Z">
                    <w:rPr>
                      <w:rFonts w:ascii="Times" w:hAnsi="Times" w:cs="Times New Roman"/>
                      <w:sz w:val="22"/>
                      <w:szCs w:val="22"/>
                    </w:rPr>
                  </w:rPrChange>
                </w:rPr>
                <w:t>Password must be at least 8 characters long.</w:t>
              </w:r>
            </w:ins>
          </w:p>
        </w:tc>
        <w:tc>
          <w:tcPr>
            <w:tcW w:w="1325" w:type="dxa"/>
            <w:tcPrChange w:id="11893" w:author="Chara Katiri" w:date="2015-04-12T17:52:00Z">
              <w:tcPr>
                <w:tcW w:w="1274" w:type="dxa"/>
              </w:tcPr>
            </w:tcPrChange>
          </w:tcPr>
          <w:p w14:paraId="379E003B" w14:textId="77777777" w:rsidR="00D71A41" w:rsidRPr="00F758B3" w:rsidRDefault="00D71A41" w:rsidP="00F758B3">
            <w:pPr>
              <w:pStyle w:val="ListParagraph"/>
              <w:spacing w:line="360" w:lineRule="auto"/>
              <w:ind w:left="0"/>
              <w:jc w:val="both"/>
              <w:rPr>
                <w:ins w:id="11894" w:author="Chara Katiri" w:date="2015-04-12T17:50:00Z"/>
                <w:rFonts w:ascii="Times" w:hAnsi="Times" w:cs="Times New Roman"/>
                <w:sz w:val="22"/>
                <w:szCs w:val="22"/>
                <w:rPrChange w:id="11895" w:author="Chara Katiri" w:date="2015-05-12T13:05:00Z">
                  <w:rPr>
                    <w:ins w:id="11896" w:author="Chara Katiri" w:date="2015-04-12T17:50:00Z"/>
                    <w:rFonts w:ascii="Times" w:hAnsi="Times" w:cs="Times New Roman"/>
                    <w:sz w:val="22"/>
                    <w:szCs w:val="22"/>
                  </w:rPr>
                </w:rPrChange>
              </w:rPr>
              <w:pPrChange w:id="11897" w:author="Chara Katiri" w:date="2015-05-12T13:05:00Z">
                <w:pPr>
                  <w:pStyle w:val="ListParagraph"/>
                  <w:spacing w:line="360" w:lineRule="auto"/>
                  <w:ind w:left="0"/>
                  <w:jc w:val="both"/>
                </w:pPr>
              </w:pPrChange>
            </w:pPr>
            <w:ins w:id="11898" w:author="Chara Katiri" w:date="2015-04-12T17:50:00Z">
              <w:r w:rsidRPr="00F758B3">
                <w:rPr>
                  <w:rFonts w:ascii="Times" w:hAnsi="Times" w:cs="Times New Roman"/>
                  <w:sz w:val="22"/>
                  <w:szCs w:val="22"/>
                  <w:rPrChange w:id="11899" w:author="Chara Katiri" w:date="2015-05-12T13:05:00Z">
                    <w:rPr>
                      <w:rFonts w:ascii="Times" w:hAnsi="Times" w:cs="Times New Roman"/>
                      <w:sz w:val="22"/>
                      <w:szCs w:val="22"/>
                    </w:rPr>
                  </w:rPrChange>
                </w:rPr>
                <w:t>Functional</w:t>
              </w:r>
            </w:ins>
          </w:p>
        </w:tc>
        <w:tc>
          <w:tcPr>
            <w:tcW w:w="1603" w:type="dxa"/>
            <w:tcPrChange w:id="11900" w:author="Chara Katiri" w:date="2015-04-12T17:52:00Z">
              <w:tcPr>
                <w:tcW w:w="1609" w:type="dxa"/>
              </w:tcPr>
            </w:tcPrChange>
          </w:tcPr>
          <w:p w14:paraId="437BBB2A" w14:textId="77777777" w:rsidR="00D71A41" w:rsidRPr="00F758B3" w:rsidRDefault="00D71A41" w:rsidP="00F758B3">
            <w:pPr>
              <w:pStyle w:val="ListParagraph"/>
              <w:spacing w:line="360" w:lineRule="auto"/>
              <w:ind w:left="0"/>
              <w:jc w:val="both"/>
              <w:rPr>
                <w:ins w:id="11901" w:author="Chara Katiri" w:date="2015-04-12T17:50:00Z"/>
                <w:rFonts w:ascii="Times" w:hAnsi="Times" w:cs="Times New Roman"/>
                <w:sz w:val="22"/>
                <w:szCs w:val="22"/>
                <w:rPrChange w:id="11902" w:author="Chara Katiri" w:date="2015-05-12T13:05:00Z">
                  <w:rPr>
                    <w:ins w:id="11903" w:author="Chara Katiri" w:date="2015-04-12T17:50:00Z"/>
                    <w:rFonts w:ascii="Times" w:hAnsi="Times" w:cs="Times New Roman"/>
                    <w:sz w:val="22"/>
                    <w:szCs w:val="22"/>
                  </w:rPr>
                </w:rPrChange>
              </w:rPr>
              <w:pPrChange w:id="11904" w:author="Chara Katiri" w:date="2015-05-12T13:05:00Z">
                <w:pPr>
                  <w:pStyle w:val="ListParagraph"/>
                  <w:spacing w:line="360" w:lineRule="auto"/>
                  <w:ind w:left="0"/>
                  <w:jc w:val="both"/>
                </w:pPr>
              </w:pPrChange>
            </w:pPr>
          </w:p>
        </w:tc>
        <w:tc>
          <w:tcPr>
            <w:tcW w:w="1169" w:type="dxa"/>
            <w:tcPrChange w:id="11905" w:author="Chara Katiri" w:date="2015-04-12T17:52:00Z">
              <w:tcPr>
                <w:tcW w:w="1169" w:type="dxa"/>
              </w:tcPr>
            </w:tcPrChange>
          </w:tcPr>
          <w:p w14:paraId="0BC4F7BD" w14:textId="1AEB2465" w:rsidR="00D71A41" w:rsidRPr="00F758B3" w:rsidRDefault="00D71A41" w:rsidP="00F758B3">
            <w:pPr>
              <w:pStyle w:val="ListParagraph"/>
              <w:spacing w:line="360" w:lineRule="auto"/>
              <w:ind w:left="0"/>
              <w:jc w:val="both"/>
              <w:rPr>
                <w:ins w:id="11906" w:author="Chara Katiri" w:date="2015-04-12T17:51:00Z"/>
                <w:rFonts w:ascii="Times" w:hAnsi="Times" w:cs="Times New Roman"/>
                <w:sz w:val="22"/>
                <w:szCs w:val="22"/>
                <w:rPrChange w:id="11907" w:author="Chara Katiri" w:date="2015-05-12T13:05:00Z">
                  <w:rPr>
                    <w:ins w:id="11908" w:author="Chara Katiri" w:date="2015-04-12T17:51:00Z"/>
                    <w:rFonts w:ascii="Times" w:hAnsi="Times" w:cs="Times New Roman"/>
                    <w:sz w:val="22"/>
                    <w:szCs w:val="22"/>
                  </w:rPr>
                </w:rPrChange>
              </w:rPr>
              <w:pPrChange w:id="11909" w:author="Chara Katiri" w:date="2015-05-12T13:05:00Z">
                <w:pPr>
                  <w:pStyle w:val="ListParagraph"/>
                  <w:spacing w:line="360" w:lineRule="auto"/>
                  <w:ind w:left="0"/>
                  <w:jc w:val="both"/>
                </w:pPr>
              </w:pPrChange>
            </w:pPr>
            <w:ins w:id="11910" w:author="Chara Katiri" w:date="2015-04-12T17:51:00Z">
              <w:r w:rsidRPr="00F758B3">
                <w:rPr>
                  <w:rFonts w:ascii="Times" w:hAnsi="Times" w:cs="Times New Roman"/>
                  <w:sz w:val="22"/>
                  <w:szCs w:val="22"/>
                  <w:rPrChange w:id="11911" w:author="Chara Katiri" w:date="2015-05-12T13:05:00Z">
                    <w:rPr>
                      <w:rFonts w:ascii="Times" w:hAnsi="Times" w:cs="Times New Roman"/>
                      <w:sz w:val="22"/>
                      <w:szCs w:val="22"/>
                    </w:rPr>
                  </w:rPrChange>
                </w:rPr>
                <w:t>M</w:t>
              </w:r>
            </w:ins>
          </w:p>
        </w:tc>
        <w:tc>
          <w:tcPr>
            <w:tcW w:w="1155" w:type="dxa"/>
            <w:tcPrChange w:id="11912" w:author="Chara Katiri" w:date="2015-04-12T17:52:00Z">
              <w:tcPr>
                <w:tcW w:w="1169" w:type="dxa"/>
              </w:tcPr>
            </w:tcPrChange>
          </w:tcPr>
          <w:p w14:paraId="6BE28CFE" w14:textId="4D853EBF" w:rsidR="00D71A41" w:rsidRPr="00F758B3" w:rsidRDefault="00D71A41" w:rsidP="00F758B3">
            <w:pPr>
              <w:pStyle w:val="ListParagraph"/>
              <w:spacing w:line="360" w:lineRule="auto"/>
              <w:ind w:left="0"/>
              <w:jc w:val="both"/>
              <w:rPr>
                <w:ins w:id="11913" w:author="Chara Katiri" w:date="2015-04-12T17:51:00Z"/>
                <w:rFonts w:ascii="Times" w:hAnsi="Times" w:cs="Times New Roman"/>
                <w:sz w:val="22"/>
                <w:szCs w:val="22"/>
                <w:rPrChange w:id="11914" w:author="Chara Katiri" w:date="2015-05-12T13:05:00Z">
                  <w:rPr>
                    <w:ins w:id="11915" w:author="Chara Katiri" w:date="2015-04-12T17:51:00Z"/>
                    <w:rFonts w:ascii="Times" w:hAnsi="Times" w:cs="Times New Roman"/>
                    <w:sz w:val="22"/>
                    <w:szCs w:val="22"/>
                  </w:rPr>
                </w:rPrChange>
              </w:rPr>
              <w:pPrChange w:id="11916" w:author="Chara Katiri" w:date="2015-05-12T13:05:00Z">
                <w:pPr>
                  <w:pStyle w:val="ListParagraph"/>
                  <w:spacing w:line="360" w:lineRule="auto"/>
                  <w:ind w:left="0"/>
                  <w:jc w:val="both"/>
                </w:pPr>
              </w:pPrChange>
            </w:pPr>
          </w:p>
        </w:tc>
        <w:tc>
          <w:tcPr>
            <w:tcW w:w="1171" w:type="dxa"/>
            <w:tcPrChange w:id="11917" w:author="Chara Katiri" w:date="2015-04-12T17:52:00Z">
              <w:tcPr>
                <w:tcW w:w="1169" w:type="dxa"/>
              </w:tcPr>
            </w:tcPrChange>
          </w:tcPr>
          <w:p w14:paraId="3A3E8076" w14:textId="4273B48E" w:rsidR="00D71A41" w:rsidRPr="00F758B3" w:rsidRDefault="00D71A41" w:rsidP="00F758B3">
            <w:pPr>
              <w:pStyle w:val="ListParagraph"/>
              <w:spacing w:line="360" w:lineRule="auto"/>
              <w:ind w:left="0"/>
              <w:jc w:val="both"/>
              <w:rPr>
                <w:ins w:id="11918" w:author="Chara Katiri" w:date="2015-04-12T17:51:00Z"/>
                <w:rFonts w:ascii="Times" w:hAnsi="Times" w:cs="Times New Roman"/>
                <w:sz w:val="22"/>
                <w:szCs w:val="22"/>
                <w:rPrChange w:id="11919" w:author="Chara Katiri" w:date="2015-05-12T13:05:00Z">
                  <w:rPr>
                    <w:ins w:id="11920" w:author="Chara Katiri" w:date="2015-04-12T17:51:00Z"/>
                    <w:rFonts w:ascii="Times" w:hAnsi="Times" w:cs="Times New Roman"/>
                    <w:sz w:val="22"/>
                    <w:szCs w:val="22"/>
                  </w:rPr>
                </w:rPrChange>
              </w:rPr>
              <w:pPrChange w:id="11921" w:author="Chara Katiri" w:date="2015-05-12T13:05:00Z">
                <w:pPr>
                  <w:pStyle w:val="ListParagraph"/>
                  <w:spacing w:line="360" w:lineRule="auto"/>
                  <w:ind w:left="0"/>
                  <w:jc w:val="both"/>
                </w:pPr>
              </w:pPrChange>
            </w:pPr>
          </w:p>
        </w:tc>
      </w:tr>
      <w:tr w:rsidR="00D71A41" w:rsidRPr="00F758B3" w14:paraId="300B11AB" w14:textId="77777777" w:rsidTr="00D71A41">
        <w:trPr>
          <w:ins w:id="11922" w:author="Chara Katiri" w:date="2015-04-12T17:50:00Z"/>
          <w:trPrChange w:id="11923" w:author="Chara Katiri" w:date="2015-04-12T17:52:00Z">
            <w:trPr>
              <w:gridAfter w:val="0"/>
            </w:trPr>
          </w:trPrChange>
        </w:trPr>
        <w:tc>
          <w:tcPr>
            <w:tcW w:w="1108" w:type="dxa"/>
            <w:tcPrChange w:id="11924" w:author="Chara Katiri" w:date="2015-04-12T17:52:00Z">
              <w:tcPr>
                <w:tcW w:w="1116" w:type="dxa"/>
                <w:gridSpan w:val="2"/>
              </w:tcPr>
            </w:tcPrChange>
          </w:tcPr>
          <w:p w14:paraId="6221BCCE" w14:textId="77777777" w:rsidR="00D71A41" w:rsidRPr="00F758B3" w:rsidRDefault="00D71A41" w:rsidP="00F758B3">
            <w:pPr>
              <w:pStyle w:val="ListParagraph"/>
              <w:spacing w:line="360" w:lineRule="auto"/>
              <w:ind w:left="0"/>
              <w:jc w:val="both"/>
              <w:rPr>
                <w:ins w:id="11925" w:author="Chara Katiri" w:date="2015-04-12T17:50:00Z"/>
                <w:rFonts w:ascii="Times" w:hAnsi="Times" w:cs="Times New Roman"/>
                <w:sz w:val="22"/>
                <w:szCs w:val="22"/>
                <w:rPrChange w:id="11926" w:author="Chara Katiri" w:date="2015-05-12T13:05:00Z">
                  <w:rPr>
                    <w:ins w:id="11927" w:author="Chara Katiri" w:date="2015-04-12T17:50:00Z"/>
                    <w:rFonts w:ascii="Times" w:hAnsi="Times" w:cs="Times New Roman"/>
                    <w:sz w:val="22"/>
                    <w:szCs w:val="22"/>
                  </w:rPr>
                </w:rPrChange>
              </w:rPr>
              <w:pPrChange w:id="11928" w:author="Chara Katiri" w:date="2015-05-12T13:05:00Z">
                <w:pPr>
                  <w:pStyle w:val="ListParagraph"/>
                  <w:spacing w:line="360" w:lineRule="auto"/>
                  <w:ind w:left="0"/>
                  <w:jc w:val="both"/>
                </w:pPr>
              </w:pPrChange>
            </w:pPr>
            <w:ins w:id="11929" w:author="Chara Katiri" w:date="2015-04-12T17:50:00Z">
              <w:r w:rsidRPr="00F758B3">
                <w:rPr>
                  <w:rFonts w:ascii="Times" w:hAnsi="Times" w:cs="Times New Roman"/>
                  <w:sz w:val="22"/>
                  <w:szCs w:val="22"/>
                  <w:rPrChange w:id="11930" w:author="Chara Katiri" w:date="2015-05-12T13:05:00Z">
                    <w:rPr>
                      <w:rFonts w:ascii="Times" w:hAnsi="Times" w:cs="Times New Roman"/>
                      <w:sz w:val="22"/>
                      <w:szCs w:val="22"/>
                    </w:rPr>
                  </w:rPrChange>
                </w:rPr>
                <w:t>9.4</w:t>
              </w:r>
            </w:ins>
          </w:p>
        </w:tc>
        <w:tc>
          <w:tcPr>
            <w:tcW w:w="3951" w:type="dxa"/>
            <w:tcPrChange w:id="11931" w:author="Chara Katiri" w:date="2015-04-12T17:52:00Z">
              <w:tcPr>
                <w:tcW w:w="3960" w:type="dxa"/>
              </w:tcPr>
            </w:tcPrChange>
          </w:tcPr>
          <w:p w14:paraId="43551F6D" w14:textId="77777777" w:rsidR="00D71A41" w:rsidRPr="00F758B3" w:rsidRDefault="00D71A41" w:rsidP="00F758B3">
            <w:pPr>
              <w:pStyle w:val="ListParagraph"/>
              <w:spacing w:line="360" w:lineRule="auto"/>
              <w:ind w:left="0"/>
              <w:jc w:val="both"/>
              <w:rPr>
                <w:ins w:id="11932" w:author="Chara Katiri" w:date="2015-04-12T17:50:00Z"/>
                <w:rFonts w:ascii="Times" w:hAnsi="Times" w:cs="Times New Roman"/>
                <w:sz w:val="22"/>
                <w:szCs w:val="22"/>
                <w:rPrChange w:id="11933" w:author="Chara Katiri" w:date="2015-05-12T13:05:00Z">
                  <w:rPr>
                    <w:ins w:id="11934" w:author="Chara Katiri" w:date="2015-04-12T17:50:00Z"/>
                    <w:rFonts w:ascii="Times" w:hAnsi="Times" w:cs="Times New Roman"/>
                    <w:sz w:val="22"/>
                    <w:szCs w:val="22"/>
                  </w:rPr>
                </w:rPrChange>
              </w:rPr>
              <w:pPrChange w:id="11935" w:author="Chara Katiri" w:date="2015-05-12T13:05:00Z">
                <w:pPr>
                  <w:pStyle w:val="ListParagraph"/>
                  <w:spacing w:line="360" w:lineRule="auto"/>
                  <w:ind w:left="0"/>
                  <w:jc w:val="both"/>
                </w:pPr>
              </w:pPrChange>
            </w:pPr>
            <w:ins w:id="11936" w:author="Chara Katiri" w:date="2015-04-12T17:50:00Z">
              <w:r w:rsidRPr="00F758B3">
                <w:rPr>
                  <w:rFonts w:ascii="Times" w:hAnsi="Times" w:cs="Times New Roman"/>
                  <w:sz w:val="22"/>
                  <w:szCs w:val="22"/>
                  <w:rPrChange w:id="11937" w:author="Chara Katiri" w:date="2015-05-12T13:05:00Z">
                    <w:rPr>
                      <w:rFonts w:ascii="Times" w:hAnsi="Times" w:cs="Times New Roman"/>
                      <w:sz w:val="22"/>
                      <w:szCs w:val="22"/>
                    </w:rPr>
                  </w:rPrChange>
                </w:rPr>
                <w:t xml:space="preserve">Password must be hashed in the database. </w:t>
              </w:r>
            </w:ins>
          </w:p>
        </w:tc>
        <w:tc>
          <w:tcPr>
            <w:tcW w:w="1325" w:type="dxa"/>
            <w:tcPrChange w:id="11938" w:author="Chara Katiri" w:date="2015-04-12T17:52:00Z">
              <w:tcPr>
                <w:tcW w:w="1274" w:type="dxa"/>
              </w:tcPr>
            </w:tcPrChange>
          </w:tcPr>
          <w:p w14:paraId="33A3645A" w14:textId="77777777" w:rsidR="00D71A41" w:rsidRPr="00F758B3" w:rsidRDefault="00D71A41" w:rsidP="00F758B3">
            <w:pPr>
              <w:pStyle w:val="ListParagraph"/>
              <w:spacing w:line="360" w:lineRule="auto"/>
              <w:ind w:left="0"/>
              <w:jc w:val="both"/>
              <w:rPr>
                <w:ins w:id="11939" w:author="Chara Katiri" w:date="2015-04-12T17:50:00Z"/>
                <w:rFonts w:ascii="Times" w:hAnsi="Times" w:cs="Times New Roman"/>
                <w:sz w:val="22"/>
                <w:szCs w:val="22"/>
                <w:rPrChange w:id="11940" w:author="Chara Katiri" w:date="2015-05-12T13:05:00Z">
                  <w:rPr>
                    <w:ins w:id="11941" w:author="Chara Katiri" w:date="2015-04-12T17:50:00Z"/>
                    <w:rFonts w:ascii="Times" w:hAnsi="Times" w:cs="Times New Roman"/>
                    <w:sz w:val="22"/>
                    <w:szCs w:val="22"/>
                  </w:rPr>
                </w:rPrChange>
              </w:rPr>
              <w:pPrChange w:id="11942" w:author="Chara Katiri" w:date="2015-05-12T13:05:00Z">
                <w:pPr>
                  <w:pStyle w:val="ListParagraph"/>
                  <w:spacing w:line="360" w:lineRule="auto"/>
                  <w:ind w:left="0"/>
                  <w:jc w:val="both"/>
                </w:pPr>
              </w:pPrChange>
            </w:pPr>
            <w:ins w:id="11943" w:author="Chara Katiri" w:date="2015-04-12T17:50:00Z">
              <w:r w:rsidRPr="00F758B3">
                <w:rPr>
                  <w:rFonts w:ascii="Times" w:hAnsi="Times" w:cs="Times New Roman"/>
                  <w:sz w:val="22"/>
                  <w:szCs w:val="22"/>
                  <w:rPrChange w:id="11944" w:author="Chara Katiri" w:date="2015-05-12T13:05:00Z">
                    <w:rPr>
                      <w:rFonts w:ascii="Times" w:hAnsi="Times" w:cs="Times New Roman"/>
                      <w:sz w:val="22"/>
                      <w:szCs w:val="22"/>
                    </w:rPr>
                  </w:rPrChange>
                </w:rPr>
                <w:t>Functional</w:t>
              </w:r>
            </w:ins>
          </w:p>
        </w:tc>
        <w:tc>
          <w:tcPr>
            <w:tcW w:w="1603" w:type="dxa"/>
            <w:tcPrChange w:id="11945" w:author="Chara Katiri" w:date="2015-04-12T17:52:00Z">
              <w:tcPr>
                <w:tcW w:w="1609" w:type="dxa"/>
              </w:tcPr>
            </w:tcPrChange>
          </w:tcPr>
          <w:p w14:paraId="1E4D9CAD" w14:textId="77777777" w:rsidR="00D71A41" w:rsidRPr="00F758B3" w:rsidRDefault="00D71A41" w:rsidP="00F758B3">
            <w:pPr>
              <w:pStyle w:val="ListParagraph"/>
              <w:spacing w:line="360" w:lineRule="auto"/>
              <w:ind w:left="0"/>
              <w:jc w:val="both"/>
              <w:rPr>
                <w:ins w:id="11946" w:author="Chara Katiri" w:date="2015-04-12T17:50:00Z"/>
                <w:rFonts w:ascii="Times" w:hAnsi="Times" w:cs="Times New Roman"/>
                <w:sz w:val="22"/>
                <w:szCs w:val="22"/>
                <w:rPrChange w:id="11947" w:author="Chara Katiri" w:date="2015-05-12T13:05:00Z">
                  <w:rPr>
                    <w:ins w:id="11948" w:author="Chara Katiri" w:date="2015-04-12T17:50:00Z"/>
                    <w:rFonts w:ascii="Times" w:hAnsi="Times" w:cs="Times New Roman"/>
                    <w:sz w:val="22"/>
                    <w:szCs w:val="22"/>
                  </w:rPr>
                </w:rPrChange>
              </w:rPr>
              <w:pPrChange w:id="11949" w:author="Chara Katiri" w:date="2015-05-12T13:05:00Z">
                <w:pPr>
                  <w:pStyle w:val="ListParagraph"/>
                  <w:spacing w:line="360" w:lineRule="auto"/>
                  <w:ind w:left="0"/>
                  <w:jc w:val="both"/>
                </w:pPr>
              </w:pPrChange>
            </w:pPr>
          </w:p>
        </w:tc>
        <w:tc>
          <w:tcPr>
            <w:tcW w:w="1169" w:type="dxa"/>
            <w:tcPrChange w:id="11950" w:author="Chara Katiri" w:date="2015-04-12T17:52:00Z">
              <w:tcPr>
                <w:tcW w:w="1169" w:type="dxa"/>
              </w:tcPr>
            </w:tcPrChange>
          </w:tcPr>
          <w:p w14:paraId="7EB36658" w14:textId="49E001C5" w:rsidR="00D71A41" w:rsidRPr="00F758B3" w:rsidRDefault="00D71A41" w:rsidP="00F758B3">
            <w:pPr>
              <w:pStyle w:val="ListParagraph"/>
              <w:spacing w:line="360" w:lineRule="auto"/>
              <w:ind w:left="0"/>
              <w:jc w:val="both"/>
              <w:rPr>
                <w:ins w:id="11951" w:author="Chara Katiri" w:date="2015-04-12T17:51:00Z"/>
                <w:rFonts w:ascii="Times" w:hAnsi="Times" w:cs="Times New Roman"/>
                <w:sz w:val="22"/>
                <w:szCs w:val="22"/>
                <w:rPrChange w:id="11952" w:author="Chara Katiri" w:date="2015-05-12T13:05:00Z">
                  <w:rPr>
                    <w:ins w:id="11953" w:author="Chara Katiri" w:date="2015-04-12T17:51:00Z"/>
                    <w:rFonts w:ascii="Times" w:hAnsi="Times" w:cs="Times New Roman"/>
                    <w:sz w:val="22"/>
                    <w:szCs w:val="22"/>
                  </w:rPr>
                </w:rPrChange>
              </w:rPr>
              <w:pPrChange w:id="11954" w:author="Chara Katiri" w:date="2015-05-12T13:05:00Z">
                <w:pPr>
                  <w:pStyle w:val="ListParagraph"/>
                  <w:spacing w:line="360" w:lineRule="auto"/>
                  <w:ind w:left="0"/>
                  <w:jc w:val="both"/>
                </w:pPr>
              </w:pPrChange>
            </w:pPr>
            <w:ins w:id="11955" w:author="Chara Katiri" w:date="2015-04-12T17:51:00Z">
              <w:r w:rsidRPr="00F758B3">
                <w:rPr>
                  <w:rFonts w:ascii="Times" w:hAnsi="Times" w:cs="Times New Roman"/>
                  <w:sz w:val="22"/>
                  <w:szCs w:val="22"/>
                  <w:rPrChange w:id="11956" w:author="Chara Katiri" w:date="2015-05-12T13:05:00Z">
                    <w:rPr>
                      <w:rFonts w:ascii="Times" w:hAnsi="Times" w:cs="Times New Roman"/>
                      <w:sz w:val="22"/>
                      <w:szCs w:val="22"/>
                    </w:rPr>
                  </w:rPrChange>
                </w:rPr>
                <w:t>M</w:t>
              </w:r>
            </w:ins>
          </w:p>
        </w:tc>
        <w:tc>
          <w:tcPr>
            <w:tcW w:w="1155" w:type="dxa"/>
            <w:tcPrChange w:id="11957" w:author="Chara Katiri" w:date="2015-04-12T17:52:00Z">
              <w:tcPr>
                <w:tcW w:w="1169" w:type="dxa"/>
              </w:tcPr>
            </w:tcPrChange>
          </w:tcPr>
          <w:p w14:paraId="764B8F7C" w14:textId="1E60B2AD" w:rsidR="00D71A41" w:rsidRPr="00F758B3" w:rsidRDefault="00D71A41" w:rsidP="00F758B3">
            <w:pPr>
              <w:pStyle w:val="ListParagraph"/>
              <w:spacing w:line="360" w:lineRule="auto"/>
              <w:ind w:left="0"/>
              <w:jc w:val="both"/>
              <w:rPr>
                <w:ins w:id="11958" w:author="Chara Katiri" w:date="2015-04-12T17:51:00Z"/>
                <w:rFonts w:ascii="Times" w:hAnsi="Times" w:cs="Times New Roman"/>
                <w:sz w:val="22"/>
                <w:szCs w:val="22"/>
                <w:rPrChange w:id="11959" w:author="Chara Katiri" w:date="2015-05-12T13:05:00Z">
                  <w:rPr>
                    <w:ins w:id="11960" w:author="Chara Katiri" w:date="2015-04-12T17:51:00Z"/>
                    <w:rFonts w:ascii="Times" w:hAnsi="Times" w:cs="Times New Roman"/>
                    <w:sz w:val="22"/>
                    <w:szCs w:val="22"/>
                  </w:rPr>
                </w:rPrChange>
              </w:rPr>
              <w:pPrChange w:id="11961" w:author="Chara Katiri" w:date="2015-05-12T13:05:00Z">
                <w:pPr>
                  <w:pStyle w:val="ListParagraph"/>
                  <w:spacing w:line="360" w:lineRule="auto"/>
                  <w:ind w:left="0"/>
                  <w:jc w:val="both"/>
                </w:pPr>
              </w:pPrChange>
            </w:pPr>
          </w:p>
        </w:tc>
        <w:tc>
          <w:tcPr>
            <w:tcW w:w="1171" w:type="dxa"/>
            <w:tcPrChange w:id="11962" w:author="Chara Katiri" w:date="2015-04-12T17:52:00Z">
              <w:tcPr>
                <w:tcW w:w="1169" w:type="dxa"/>
              </w:tcPr>
            </w:tcPrChange>
          </w:tcPr>
          <w:p w14:paraId="59FC9C37" w14:textId="6D47CB35" w:rsidR="00D71A41" w:rsidRPr="00F758B3" w:rsidRDefault="00D71A41" w:rsidP="00F758B3">
            <w:pPr>
              <w:pStyle w:val="ListParagraph"/>
              <w:spacing w:line="360" w:lineRule="auto"/>
              <w:ind w:left="0"/>
              <w:jc w:val="both"/>
              <w:rPr>
                <w:ins w:id="11963" w:author="Chara Katiri" w:date="2015-04-12T17:51:00Z"/>
                <w:rFonts w:ascii="Times" w:hAnsi="Times" w:cs="Times New Roman"/>
                <w:sz w:val="22"/>
                <w:szCs w:val="22"/>
                <w:rPrChange w:id="11964" w:author="Chara Katiri" w:date="2015-05-12T13:05:00Z">
                  <w:rPr>
                    <w:ins w:id="11965" w:author="Chara Katiri" w:date="2015-04-12T17:51:00Z"/>
                    <w:rFonts w:ascii="Times" w:hAnsi="Times" w:cs="Times New Roman"/>
                    <w:sz w:val="22"/>
                    <w:szCs w:val="22"/>
                  </w:rPr>
                </w:rPrChange>
              </w:rPr>
              <w:pPrChange w:id="11966" w:author="Chara Katiri" w:date="2015-05-12T13:05:00Z">
                <w:pPr>
                  <w:pStyle w:val="ListParagraph"/>
                  <w:spacing w:line="360" w:lineRule="auto"/>
                  <w:ind w:left="0"/>
                  <w:jc w:val="both"/>
                </w:pPr>
              </w:pPrChange>
            </w:pPr>
          </w:p>
        </w:tc>
      </w:tr>
      <w:tr w:rsidR="00D71A41" w:rsidRPr="00F758B3" w14:paraId="4A458BFC" w14:textId="77777777" w:rsidTr="00D71A41">
        <w:trPr>
          <w:ins w:id="11967" w:author="Chara Katiri" w:date="2015-04-12T17:50:00Z"/>
          <w:trPrChange w:id="11968" w:author="Chara Katiri" w:date="2015-04-12T17:52:00Z">
            <w:trPr>
              <w:gridAfter w:val="0"/>
            </w:trPr>
          </w:trPrChange>
        </w:trPr>
        <w:tc>
          <w:tcPr>
            <w:tcW w:w="1108" w:type="dxa"/>
            <w:tcPrChange w:id="11969" w:author="Chara Katiri" w:date="2015-04-12T17:52:00Z">
              <w:tcPr>
                <w:tcW w:w="1116" w:type="dxa"/>
                <w:gridSpan w:val="2"/>
              </w:tcPr>
            </w:tcPrChange>
          </w:tcPr>
          <w:p w14:paraId="33B1A2C4" w14:textId="77777777" w:rsidR="00D71A41" w:rsidRPr="00F758B3" w:rsidRDefault="00D71A41" w:rsidP="00F758B3">
            <w:pPr>
              <w:pStyle w:val="ListParagraph"/>
              <w:spacing w:line="360" w:lineRule="auto"/>
              <w:ind w:left="0"/>
              <w:jc w:val="both"/>
              <w:rPr>
                <w:ins w:id="11970" w:author="Chara Katiri" w:date="2015-04-12T17:50:00Z"/>
                <w:rFonts w:ascii="Times" w:hAnsi="Times" w:cs="Times New Roman"/>
                <w:sz w:val="22"/>
                <w:szCs w:val="22"/>
                <w:rPrChange w:id="11971" w:author="Chara Katiri" w:date="2015-05-12T13:05:00Z">
                  <w:rPr>
                    <w:ins w:id="11972" w:author="Chara Katiri" w:date="2015-04-12T17:50:00Z"/>
                    <w:rFonts w:ascii="Times" w:hAnsi="Times" w:cs="Times New Roman"/>
                    <w:sz w:val="22"/>
                    <w:szCs w:val="22"/>
                  </w:rPr>
                </w:rPrChange>
              </w:rPr>
              <w:pPrChange w:id="11973" w:author="Chara Katiri" w:date="2015-05-12T13:05:00Z">
                <w:pPr>
                  <w:pStyle w:val="ListParagraph"/>
                  <w:spacing w:line="360" w:lineRule="auto"/>
                  <w:ind w:left="0"/>
                  <w:jc w:val="both"/>
                </w:pPr>
              </w:pPrChange>
            </w:pPr>
            <w:ins w:id="11974" w:author="Chara Katiri" w:date="2015-04-12T17:50:00Z">
              <w:r w:rsidRPr="00F758B3">
                <w:rPr>
                  <w:rFonts w:ascii="Times" w:hAnsi="Times" w:cs="Times New Roman"/>
                  <w:sz w:val="22"/>
                  <w:szCs w:val="22"/>
                  <w:rPrChange w:id="11975" w:author="Chara Katiri" w:date="2015-05-12T13:05:00Z">
                    <w:rPr>
                      <w:rFonts w:ascii="Times" w:hAnsi="Times" w:cs="Times New Roman"/>
                      <w:sz w:val="22"/>
                      <w:szCs w:val="22"/>
                    </w:rPr>
                  </w:rPrChange>
                </w:rPr>
                <w:t>9.5</w:t>
              </w:r>
            </w:ins>
          </w:p>
        </w:tc>
        <w:tc>
          <w:tcPr>
            <w:tcW w:w="3951" w:type="dxa"/>
            <w:tcPrChange w:id="11976" w:author="Chara Katiri" w:date="2015-04-12T17:52:00Z">
              <w:tcPr>
                <w:tcW w:w="3960" w:type="dxa"/>
              </w:tcPr>
            </w:tcPrChange>
          </w:tcPr>
          <w:p w14:paraId="40BE0448" w14:textId="77777777" w:rsidR="00D71A41" w:rsidRPr="00F758B3" w:rsidRDefault="00D71A41" w:rsidP="00F758B3">
            <w:pPr>
              <w:pStyle w:val="ListParagraph"/>
              <w:spacing w:line="360" w:lineRule="auto"/>
              <w:ind w:left="0"/>
              <w:jc w:val="both"/>
              <w:rPr>
                <w:ins w:id="11977" w:author="Chara Katiri" w:date="2015-04-12T17:50:00Z"/>
                <w:rFonts w:ascii="Times" w:hAnsi="Times" w:cs="Times New Roman"/>
                <w:sz w:val="22"/>
                <w:szCs w:val="22"/>
                <w:rPrChange w:id="11978" w:author="Chara Katiri" w:date="2015-05-12T13:05:00Z">
                  <w:rPr>
                    <w:ins w:id="11979" w:author="Chara Katiri" w:date="2015-04-12T17:50:00Z"/>
                    <w:rFonts w:ascii="Times" w:hAnsi="Times" w:cs="Times New Roman"/>
                    <w:sz w:val="22"/>
                    <w:szCs w:val="22"/>
                  </w:rPr>
                </w:rPrChange>
              </w:rPr>
              <w:pPrChange w:id="11980" w:author="Chara Katiri" w:date="2015-05-12T13:05:00Z">
                <w:pPr>
                  <w:pStyle w:val="ListParagraph"/>
                  <w:spacing w:line="360" w:lineRule="auto"/>
                  <w:ind w:left="0"/>
                  <w:jc w:val="both"/>
                </w:pPr>
              </w:pPrChange>
            </w:pPr>
            <w:ins w:id="11981" w:author="Chara Katiri" w:date="2015-04-12T17:50:00Z">
              <w:r w:rsidRPr="00F758B3">
                <w:rPr>
                  <w:rFonts w:ascii="Times" w:hAnsi="Times" w:cs="Times New Roman"/>
                  <w:sz w:val="22"/>
                  <w:szCs w:val="22"/>
                  <w:rPrChange w:id="11982" w:author="Chara Katiri" w:date="2015-05-12T13:05:00Z">
                    <w:rPr>
                      <w:rFonts w:ascii="Times" w:hAnsi="Times" w:cs="Times New Roman"/>
                      <w:sz w:val="22"/>
                      <w:szCs w:val="22"/>
                    </w:rPr>
                  </w:rPrChange>
                </w:rPr>
                <w:t>The system must check if the username is valid by checking the list of usernames in the UoS AD group.</w:t>
              </w:r>
            </w:ins>
          </w:p>
        </w:tc>
        <w:tc>
          <w:tcPr>
            <w:tcW w:w="1325" w:type="dxa"/>
            <w:tcPrChange w:id="11983" w:author="Chara Katiri" w:date="2015-04-12T17:52:00Z">
              <w:tcPr>
                <w:tcW w:w="1274" w:type="dxa"/>
              </w:tcPr>
            </w:tcPrChange>
          </w:tcPr>
          <w:p w14:paraId="54B71825" w14:textId="77777777" w:rsidR="00D71A41" w:rsidRPr="00F758B3" w:rsidRDefault="00D71A41" w:rsidP="00F758B3">
            <w:pPr>
              <w:pStyle w:val="ListParagraph"/>
              <w:spacing w:line="360" w:lineRule="auto"/>
              <w:ind w:left="0"/>
              <w:jc w:val="both"/>
              <w:rPr>
                <w:ins w:id="11984" w:author="Chara Katiri" w:date="2015-04-12T17:50:00Z"/>
                <w:rFonts w:ascii="Times" w:hAnsi="Times" w:cs="Times New Roman"/>
                <w:sz w:val="22"/>
                <w:szCs w:val="22"/>
                <w:rPrChange w:id="11985" w:author="Chara Katiri" w:date="2015-05-12T13:05:00Z">
                  <w:rPr>
                    <w:ins w:id="11986" w:author="Chara Katiri" w:date="2015-04-12T17:50:00Z"/>
                    <w:rFonts w:ascii="Times" w:hAnsi="Times" w:cs="Times New Roman"/>
                    <w:sz w:val="22"/>
                    <w:szCs w:val="22"/>
                  </w:rPr>
                </w:rPrChange>
              </w:rPr>
              <w:pPrChange w:id="11987" w:author="Chara Katiri" w:date="2015-05-12T13:05:00Z">
                <w:pPr>
                  <w:pStyle w:val="ListParagraph"/>
                  <w:spacing w:line="360" w:lineRule="auto"/>
                  <w:ind w:left="0"/>
                  <w:jc w:val="both"/>
                </w:pPr>
              </w:pPrChange>
            </w:pPr>
            <w:ins w:id="11988" w:author="Chara Katiri" w:date="2015-04-12T17:50:00Z">
              <w:r w:rsidRPr="00F758B3">
                <w:rPr>
                  <w:rFonts w:ascii="Times" w:hAnsi="Times" w:cs="Times New Roman"/>
                  <w:sz w:val="22"/>
                  <w:szCs w:val="22"/>
                  <w:rPrChange w:id="11989" w:author="Chara Katiri" w:date="2015-05-12T13:05:00Z">
                    <w:rPr>
                      <w:rFonts w:ascii="Times" w:hAnsi="Times" w:cs="Times New Roman"/>
                      <w:sz w:val="22"/>
                      <w:szCs w:val="22"/>
                    </w:rPr>
                  </w:rPrChange>
                </w:rPr>
                <w:t>Functional</w:t>
              </w:r>
            </w:ins>
          </w:p>
        </w:tc>
        <w:tc>
          <w:tcPr>
            <w:tcW w:w="1603" w:type="dxa"/>
            <w:tcPrChange w:id="11990" w:author="Chara Katiri" w:date="2015-04-12T17:52:00Z">
              <w:tcPr>
                <w:tcW w:w="1609" w:type="dxa"/>
              </w:tcPr>
            </w:tcPrChange>
          </w:tcPr>
          <w:p w14:paraId="0F26230E" w14:textId="77777777" w:rsidR="00D71A41" w:rsidRPr="00F758B3" w:rsidRDefault="00D71A41" w:rsidP="00F758B3">
            <w:pPr>
              <w:pStyle w:val="ListParagraph"/>
              <w:spacing w:line="360" w:lineRule="auto"/>
              <w:ind w:left="0"/>
              <w:jc w:val="both"/>
              <w:rPr>
                <w:ins w:id="11991" w:author="Chara Katiri" w:date="2015-04-12T17:50:00Z"/>
                <w:rFonts w:ascii="Times" w:hAnsi="Times" w:cs="Times New Roman"/>
                <w:sz w:val="22"/>
                <w:szCs w:val="22"/>
                <w:rPrChange w:id="11992" w:author="Chara Katiri" w:date="2015-05-12T13:05:00Z">
                  <w:rPr>
                    <w:ins w:id="11993" w:author="Chara Katiri" w:date="2015-04-12T17:50:00Z"/>
                    <w:rFonts w:ascii="Times" w:hAnsi="Times" w:cs="Times New Roman"/>
                    <w:sz w:val="22"/>
                    <w:szCs w:val="22"/>
                  </w:rPr>
                </w:rPrChange>
              </w:rPr>
              <w:pPrChange w:id="11994" w:author="Chara Katiri" w:date="2015-05-12T13:05:00Z">
                <w:pPr>
                  <w:pStyle w:val="ListParagraph"/>
                  <w:spacing w:line="360" w:lineRule="auto"/>
                  <w:ind w:left="0"/>
                  <w:jc w:val="both"/>
                </w:pPr>
              </w:pPrChange>
            </w:pPr>
          </w:p>
        </w:tc>
        <w:tc>
          <w:tcPr>
            <w:tcW w:w="1169" w:type="dxa"/>
            <w:tcPrChange w:id="11995" w:author="Chara Katiri" w:date="2015-04-12T17:52:00Z">
              <w:tcPr>
                <w:tcW w:w="1169" w:type="dxa"/>
              </w:tcPr>
            </w:tcPrChange>
          </w:tcPr>
          <w:p w14:paraId="5C44E226" w14:textId="31B0BC8E" w:rsidR="00D71A41" w:rsidRPr="00F758B3" w:rsidRDefault="00D71A41" w:rsidP="00F758B3">
            <w:pPr>
              <w:pStyle w:val="ListParagraph"/>
              <w:spacing w:line="360" w:lineRule="auto"/>
              <w:ind w:left="0"/>
              <w:jc w:val="both"/>
              <w:rPr>
                <w:ins w:id="11996" w:author="Chara Katiri" w:date="2015-04-12T17:51:00Z"/>
                <w:rFonts w:ascii="Times" w:hAnsi="Times" w:cs="Times New Roman"/>
                <w:sz w:val="22"/>
                <w:szCs w:val="22"/>
                <w:rPrChange w:id="11997" w:author="Chara Katiri" w:date="2015-05-12T13:05:00Z">
                  <w:rPr>
                    <w:ins w:id="11998" w:author="Chara Katiri" w:date="2015-04-12T17:51:00Z"/>
                    <w:rFonts w:ascii="Times" w:hAnsi="Times" w:cs="Times New Roman"/>
                    <w:sz w:val="22"/>
                    <w:szCs w:val="22"/>
                  </w:rPr>
                </w:rPrChange>
              </w:rPr>
              <w:pPrChange w:id="11999" w:author="Chara Katiri" w:date="2015-05-12T13:05:00Z">
                <w:pPr>
                  <w:pStyle w:val="ListParagraph"/>
                  <w:spacing w:line="360" w:lineRule="auto"/>
                  <w:ind w:left="0"/>
                  <w:jc w:val="both"/>
                </w:pPr>
              </w:pPrChange>
            </w:pPr>
            <w:ins w:id="12000" w:author="Chara Katiri" w:date="2015-04-12T17:51:00Z">
              <w:r w:rsidRPr="00F758B3">
                <w:rPr>
                  <w:rFonts w:ascii="Times" w:hAnsi="Times" w:cs="Times New Roman"/>
                  <w:sz w:val="22"/>
                  <w:szCs w:val="22"/>
                  <w:rPrChange w:id="12001" w:author="Chara Katiri" w:date="2015-05-12T13:05:00Z">
                    <w:rPr>
                      <w:rFonts w:ascii="Times" w:hAnsi="Times" w:cs="Times New Roman"/>
                      <w:sz w:val="22"/>
                      <w:szCs w:val="22"/>
                    </w:rPr>
                  </w:rPrChange>
                </w:rPr>
                <w:t>M</w:t>
              </w:r>
            </w:ins>
          </w:p>
        </w:tc>
        <w:tc>
          <w:tcPr>
            <w:tcW w:w="1155" w:type="dxa"/>
            <w:tcPrChange w:id="12002" w:author="Chara Katiri" w:date="2015-04-12T17:52:00Z">
              <w:tcPr>
                <w:tcW w:w="1169" w:type="dxa"/>
              </w:tcPr>
            </w:tcPrChange>
          </w:tcPr>
          <w:p w14:paraId="7FD059CA" w14:textId="436A3375" w:rsidR="00D71A41" w:rsidRPr="00F758B3" w:rsidRDefault="00D71A41" w:rsidP="00F758B3">
            <w:pPr>
              <w:pStyle w:val="ListParagraph"/>
              <w:spacing w:line="360" w:lineRule="auto"/>
              <w:ind w:left="0"/>
              <w:jc w:val="both"/>
              <w:rPr>
                <w:ins w:id="12003" w:author="Chara Katiri" w:date="2015-04-12T17:51:00Z"/>
                <w:rFonts w:ascii="Times" w:hAnsi="Times" w:cs="Times New Roman"/>
                <w:sz w:val="22"/>
                <w:szCs w:val="22"/>
                <w:rPrChange w:id="12004" w:author="Chara Katiri" w:date="2015-05-12T13:05:00Z">
                  <w:rPr>
                    <w:ins w:id="12005" w:author="Chara Katiri" w:date="2015-04-12T17:51:00Z"/>
                    <w:rFonts w:ascii="Times" w:hAnsi="Times" w:cs="Times New Roman"/>
                    <w:sz w:val="22"/>
                    <w:szCs w:val="22"/>
                  </w:rPr>
                </w:rPrChange>
              </w:rPr>
              <w:pPrChange w:id="12006" w:author="Chara Katiri" w:date="2015-05-12T13:05:00Z">
                <w:pPr>
                  <w:pStyle w:val="ListParagraph"/>
                  <w:spacing w:line="360" w:lineRule="auto"/>
                  <w:ind w:left="0"/>
                  <w:jc w:val="both"/>
                </w:pPr>
              </w:pPrChange>
            </w:pPr>
          </w:p>
        </w:tc>
        <w:tc>
          <w:tcPr>
            <w:tcW w:w="1171" w:type="dxa"/>
            <w:tcPrChange w:id="12007" w:author="Chara Katiri" w:date="2015-04-12T17:52:00Z">
              <w:tcPr>
                <w:tcW w:w="1169" w:type="dxa"/>
              </w:tcPr>
            </w:tcPrChange>
          </w:tcPr>
          <w:p w14:paraId="1D188898" w14:textId="4BCC8327" w:rsidR="00D71A41" w:rsidRPr="00F758B3" w:rsidRDefault="00D71A41" w:rsidP="00F758B3">
            <w:pPr>
              <w:pStyle w:val="ListParagraph"/>
              <w:spacing w:line="360" w:lineRule="auto"/>
              <w:ind w:left="0"/>
              <w:jc w:val="both"/>
              <w:rPr>
                <w:ins w:id="12008" w:author="Chara Katiri" w:date="2015-04-12T17:51:00Z"/>
                <w:rFonts w:ascii="Times" w:hAnsi="Times" w:cs="Times New Roman"/>
                <w:sz w:val="22"/>
                <w:szCs w:val="22"/>
                <w:rPrChange w:id="12009" w:author="Chara Katiri" w:date="2015-05-12T13:05:00Z">
                  <w:rPr>
                    <w:ins w:id="12010" w:author="Chara Katiri" w:date="2015-04-12T17:51:00Z"/>
                    <w:rFonts w:ascii="Times" w:hAnsi="Times" w:cs="Times New Roman"/>
                    <w:sz w:val="22"/>
                    <w:szCs w:val="22"/>
                  </w:rPr>
                </w:rPrChange>
              </w:rPr>
              <w:pPrChange w:id="12011" w:author="Chara Katiri" w:date="2015-05-12T13:05:00Z">
                <w:pPr>
                  <w:pStyle w:val="ListParagraph"/>
                  <w:spacing w:line="360" w:lineRule="auto"/>
                  <w:ind w:left="0"/>
                  <w:jc w:val="both"/>
                </w:pPr>
              </w:pPrChange>
            </w:pPr>
          </w:p>
        </w:tc>
      </w:tr>
      <w:tr w:rsidR="00D71A41" w:rsidRPr="00F758B3" w14:paraId="57B10D23" w14:textId="77777777" w:rsidTr="00D71A41">
        <w:trPr>
          <w:ins w:id="12012" w:author="Chara Katiri" w:date="2015-04-12T17:50:00Z"/>
          <w:trPrChange w:id="12013" w:author="Chara Katiri" w:date="2015-04-12T17:52:00Z">
            <w:trPr>
              <w:gridAfter w:val="0"/>
            </w:trPr>
          </w:trPrChange>
        </w:trPr>
        <w:tc>
          <w:tcPr>
            <w:tcW w:w="1108" w:type="dxa"/>
            <w:tcPrChange w:id="12014" w:author="Chara Katiri" w:date="2015-04-12T17:52:00Z">
              <w:tcPr>
                <w:tcW w:w="1116" w:type="dxa"/>
                <w:gridSpan w:val="2"/>
              </w:tcPr>
            </w:tcPrChange>
          </w:tcPr>
          <w:p w14:paraId="69182D9E" w14:textId="77777777" w:rsidR="00D71A41" w:rsidRPr="00F758B3" w:rsidRDefault="00D71A41" w:rsidP="00F758B3">
            <w:pPr>
              <w:pStyle w:val="ListParagraph"/>
              <w:spacing w:line="360" w:lineRule="auto"/>
              <w:ind w:left="0"/>
              <w:jc w:val="both"/>
              <w:rPr>
                <w:ins w:id="12015" w:author="Chara Katiri" w:date="2015-04-12T17:50:00Z"/>
                <w:rFonts w:ascii="Times" w:hAnsi="Times" w:cs="Times New Roman"/>
                <w:sz w:val="22"/>
                <w:szCs w:val="22"/>
                <w:rPrChange w:id="12016" w:author="Chara Katiri" w:date="2015-05-12T13:05:00Z">
                  <w:rPr>
                    <w:ins w:id="12017" w:author="Chara Katiri" w:date="2015-04-12T17:50:00Z"/>
                    <w:rFonts w:ascii="Times" w:hAnsi="Times" w:cs="Times New Roman"/>
                    <w:sz w:val="22"/>
                    <w:szCs w:val="22"/>
                  </w:rPr>
                </w:rPrChange>
              </w:rPr>
              <w:pPrChange w:id="12018" w:author="Chara Katiri" w:date="2015-05-12T13:05:00Z">
                <w:pPr>
                  <w:pStyle w:val="ListParagraph"/>
                  <w:spacing w:line="360" w:lineRule="auto"/>
                  <w:ind w:left="0"/>
                  <w:jc w:val="both"/>
                </w:pPr>
              </w:pPrChange>
            </w:pPr>
            <w:ins w:id="12019" w:author="Chara Katiri" w:date="2015-04-12T17:50:00Z">
              <w:r w:rsidRPr="00F758B3">
                <w:rPr>
                  <w:rFonts w:ascii="Times" w:hAnsi="Times" w:cs="Times New Roman"/>
                  <w:sz w:val="22"/>
                  <w:szCs w:val="22"/>
                  <w:rPrChange w:id="12020" w:author="Chara Katiri" w:date="2015-05-12T13:05:00Z">
                    <w:rPr>
                      <w:rFonts w:ascii="Times" w:hAnsi="Times" w:cs="Times New Roman"/>
                      <w:sz w:val="22"/>
                      <w:szCs w:val="22"/>
                    </w:rPr>
                  </w:rPrChange>
                </w:rPr>
                <w:t>9.6</w:t>
              </w:r>
            </w:ins>
          </w:p>
        </w:tc>
        <w:tc>
          <w:tcPr>
            <w:tcW w:w="3951" w:type="dxa"/>
            <w:tcPrChange w:id="12021" w:author="Chara Katiri" w:date="2015-04-12T17:52:00Z">
              <w:tcPr>
                <w:tcW w:w="3960" w:type="dxa"/>
              </w:tcPr>
            </w:tcPrChange>
          </w:tcPr>
          <w:p w14:paraId="5F9AF5E4" w14:textId="77777777" w:rsidR="00D71A41" w:rsidRPr="00F758B3" w:rsidRDefault="00D71A41" w:rsidP="00F758B3">
            <w:pPr>
              <w:pStyle w:val="ListParagraph"/>
              <w:spacing w:line="360" w:lineRule="auto"/>
              <w:ind w:left="0"/>
              <w:jc w:val="both"/>
              <w:rPr>
                <w:ins w:id="12022" w:author="Chara Katiri" w:date="2015-04-12T17:50:00Z"/>
                <w:rFonts w:ascii="Times" w:hAnsi="Times" w:cs="Times New Roman"/>
                <w:sz w:val="22"/>
                <w:szCs w:val="22"/>
                <w:rPrChange w:id="12023" w:author="Chara Katiri" w:date="2015-05-12T13:05:00Z">
                  <w:rPr>
                    <w:ins w:id="12024" w:author="Chara Katiri" w:date="2015-04-12T17:50:00Z"/>
                    <w:rFonts w:ascii="Times" w:hAnsi="Times" w:cs="Times New Roman"/>
                    <w:sz w:val="22"/>
                    <w:szCs w:val="22"/>
                  </w:rPr>
                </w:rPrChange>
              </w:rPr>
              <w:pPrChange w:id="12025" w:author="Chara Katiri" w:date="2015-05-12T13:05:00Z">
                <w:pPr>
                  <w:pStyle w:val="ListParagraph"/>
                  <w:spacing w:line="360" w:lineRule="auto"/>
                  <w:ind w:left="0"/>
                  <w:jc w:val="both"/>
                </w:pPr>
              </w:pPrChange>
            </w:pPr>
            <w:ins w:id="12026" w:author="Chara Katiri" w:date="2015-04-12T17:50:00Z">
              <w:r w:rsidRPr="00F758B3">
                <w:rPr>
                  <w:rFonts w:ascii="Times" w:hAnsi="Times" w:cs="Times New Roman"/>
                  <w:sz w:val="22"/>
                  <w:szCs w:val="22"/>
                  <w:rPrChange w:id="12027" w:author="Chara Katiri" w:date="2015-05-12T13:05:00Z">
                    <w:rPr>
                      <w:rFonts w:ascii="Times" w:hAnsi="Times" w:cs="Times New Roman"/>
                      <w:sz w:val="22"/>
                      <w:szCs w:val="22"/>
                    </w:rPr>
                  </w:rPrChange>
                </w:rPr>
                <w:t xml:space="preserve">The system must decline usernames that are not valid. </w:t>
              </w:r>
            </w:ins>
          </w:p>
        </w:tc>
        <w:tc>
          <w:tcPr>
            <w:tcW w:w="1325" w:type="dxa"/>
            <w:tcPrChange w:id="12028" w:author="Chara Katiri" w:date="2015-04-12T17:52:00Z">
              <w:tcPr>
                <w:tcW w:w="1274" w:type="dxa"/>
              </w:tcPr>
            </w:tcPrChange>
          </w:tcPr>
          <w:p w14:paraId="56D81075" w14:textId="77777777" w:rsidR="00D71A41" w:rsidRPr="00F758B3" w:rsidRDefault="00D71A41" w:rsidP="00F758B3">
            <w:pPr>
              <w:pStyle w:val="ListParagraph"/>
              <w:spacing w:line="360" w:lineRule="auto"/>
              <w:ind w:left="0"/>
              <w:jc w:val="both"/>
              <w:rPr>
                <w:ins w:id="12029" w:author="Chara Katiri" w:date="2015-04-12T17:50:00Z"/>
                <w:rFonts w:ascii="Times" w:hAnsi="Times" w:cs="Times New Roman"/>
                <w:sz w:val="22"/>
                <w:szCs w:val="22"/>
                <w:rPrChange w:id="12030" w:author="Chara Katiri" w:date="2015-05-12T13:05:00Z">
                  <w:rPr>
                    <w:ins w:id="12031" w:author="Chara Katiri" w:date="2015-04-12T17:50:00Z"/>
                    <w:rFonts w:ascii="Times" w:hAnsi="Times" w:cs="Times New Roman"/>
                    <w:sz w:val="22"/>
                    <w:szCs w:val="22"/>
                  </w:rPr>
                </w:rPrChange>
              </w:rPr>
              <w:pPrChange w:id="12032" w:author="Chara Katiri" w:date="2015-05-12T13:05:00Z">
                <w:pPr>
                  <w:pStyle w:val="ListParagraph"/>
                  <w:spacing w:line="360" w:lineRule="auto"/>
                  <w:ind w:left="0"/>
                  <w:jc w:val="both"/>
                </w:pPr>
              </w:pPrChange>
            </w:pPr>
            <w:ins w:id="12033" w:author="Chara Katiri" w:date="2015-04-12T17:50:00Z">
              <w:r w:rsidRPr="00F758B3">
                <w:rPr>
                  <w:rFonts w:ascii="Times" w:hAnsi="Times" w:cs="Times New Roman"/>
                  <w:sz w:val="22"/>
                  <w:szCs w:val="22"/>
                  <w:rPrChange w:id="12034" w:author="Chara Katiri" w:date="2015-05-12T13:05:00Z">
                    <w:rPr>
                      <w:rFonts w:ascii="Times" w:hAnsi="Times" w:cs="Times New Roman"/>
                      <w:sz w:val="22"/>
                      <w:szCs w:val="22"/>
                    </w:rPr>
                  </w:rPrChange>
                </w:rPr>
                <w:t>Functional</w:t>
              </w:r>
            </w:ins>
          </w:p>
        </w:tc>
        <w:tc>
          <w:tcPr>
            <w:tcW w:w="1603" w:type="dxa"/>
            <w:tcPrChange w:id="12035" w:author="Chara Katiri" w:date="2015-04-12T17:52:00Z">
              <w:tcPr>
                <w:tcW w:w="1609" w:type="dxa"/>
              </w:tcPr>
            </w:tcPrChange>
          </w:tcPr>
          <w:p w14:paraId="39FC302C" w14:textId="77777777" w:rsidR="00D71A41" w:rsidRPr="00F758B3" w:rsidRDefault="00D71A41" w:rsidP="00F758B3">
            <w:pPr>
              <w:pStyle w:val="ListParagraph"/>
              <w:spacing w:line="360" w:lineRule="auto"/>
              <w:ind w:left="0"/>
              <w:jc w:val="both"/>
              <w:rPr>
                <w:ins w:id="12036" w:author="Chara Katiri" w:date="2015-04-12T17:50:00Z"/>
                <w:rFonts w:ascii="Times" w:hAnsi="Times" w:cs="Times New Roman"/>
                <w:sz w:val="22"/>
                <w:szCs w:val="22"/>
                <w:rPrChange w:id="12037" w:author="Chara Katiri" w:date="2015-05-12T13:05:00Z">
                  <w:rPr>
                    <w:ins w:id="12038" w:author="Chara Katiri" w:date="2015-04-12T17:50:00Z"/>
                    <w:rFonts w:ascii="Times" w:hAnsi="Times" w:cs="Times New Roman"/>
                    <w:sz w:val="22"/>
                    <w:szCs w:val="22"/>
                  </w:rPr>
                </w:rPrChange>
              </w:rPr>
              <w:pPrChange w:id="12039" w:author="Chara Katiri" w:date="2015-05-12T13:05:00Z">
                <w:pPr>
                  <w:pStyle w:val="ListParagraph"/>
                  <w:spacing w:line="360" w:lineRule="auto"/>
                  <w:ind w:left="0"/>
                  <w:jc w:val="both"/>
                </w:pPr>
              </w:pPrChange>
            </w:pPr>
          </w:p>
        </w:tc>
        <w:tc>
          <w:tcPr>
            <w:tcW w:w="1169" w:type="dxa"/>
            <w:tcPrChange w:id="12040" w:author="Chara Katiri" w:date="2015-04-12T17:52:00Z">
              <w:tcPr>
                <w:tcW w:w="1169" w:type="dxa"/>
              </w:tcPr>
            </w:tcPrChange>
          </w:tcPr>
          <w:p w14:paraId="1E760577" w14:textId="643E7331" w:rsidR="00D71A41" w:rsidRPr="00F758B3" w:rsidRDefault="00D71A41" w:rsidP="00F758B3">
            <w:pPr>
              <w:pStyle w:val="ListParagraph"/>
              <w:spacing w:line="360" w:lineRule="auto"/>
              <w:ind w:left="0"/>
              <w:jc w:val="both"/>
              <w:rPr>
                <w:ins w:id="12041" w:author="Chara Katiri" w:date="2015-04-12T17:51:00Z"/>
                <w:rFonts w:ascii="Times" w:hAnsi="Times" w:cs="Times New Roman"/>
                <w:sz w:val="22"/>
                <w:szCs w:val="22"/>
                <w:rPrChange w:id="12042" w:author="Chara Katiri" w:date="2015-05-12T13:05:00Z">
                  <w:rPr>
                    <w:ins w:id="12043" w:author="Chara Katiri" w:date="2015-04-12T17:51:00Z"/>
                    <w:rFonts w:ascii="Times" w:hAnsi="Times" w:cs="Times New Roman"/>
                    <w:sz w:val="22"/>
                    <w:szCs w:val="22"/>
                  </w:rPr>
                </w:rPrChange>
              </w:rPr>
              <w:pPrChange w:id="12044" w:author="Chara Katiri" w:date="2015-05-12T13:05:00Z">
                <w:pPr>
                  <w:pStyle w:val="ListParagraph"/>
                  <w:spacing w:line="360" w:lineRule="auto"/>
                  <w:ind w:left="0"/>
                  <w:jc w:val="both"/>
                </w:pPr>
              </w:pPrChange>
            </w:pPr>
            <w:ins w:id="12045" w:author="Chara Katiri" w:date="2015-04-12T17:51:00Z">
              <w:r w:rsidRPr="00F758B3">
                <w:rPr>
                  <w:rFonts w:ascii="Times" w:hAnsi="Times" w:cs="Times New Roman"/>
                  <w:sz w:val="22"/>
                  <w:szCs w:val="22"/>
                  <w:rPrChange w:id="12046" w:author="Chara Katiri" w:date="2015-05-12T13:05:00Z">
                    <w:rPr>
                      <w:rFonts w:ascii="Times" w:hAnsi="Times" w:cs="Times New Roman"/>
                      <w:sz w:val="22"/>
                      <w:szCs w:val="22"/>
                    </w:rPr>
                  </w:rPrChange>
                </w:rPr>
                <w:t>M</w:t>
              </w:r>
            </w:ins>
          </w:p>
        </w:tc>
        <w:tc>
          <w:tcPr>
            <w:tcW w:w="1155" w:type="dxa"/>
            <w:tcPrChange w:id="12047" w:author="Chara Katiri" w:date="2015-04-12T17:52:00Z">
              <w:tcPr>
                <w:tcW w:w="1169" w:type="dxa"/>
              </w:tcPr>
            </w:tcPrChange>
          </w:tcPr>
          <w:p w14:paraId="765F0119" w14:textId="59A4B30E" w:rsidR="00D71A41" w:rsidRPr="00F758B3" w:rsidRDefault="00D71A41" w:rsidP="00F758B3">
            <w:pPr>
              <w:pStyle w:val="ListParagraph"/>
              <w:spacing w:line="360" w:lineRule="auto"/>
              <w:ind w:left="0"/>
              <w:jc w:val="both"/>
              <w:rPr>
                <w:ins w:id="12048" w:author="Chara Katiri" w:date="2015-04-12T17:51:00Z"/>
                <w:rFonts w:ascii="Times" w:hAnsi="Times" w:cs="Times New Roman"/>
                <w:sz w:val="22"/>
                <w:szCs w:val="22"/>
                <w:rPrChange w:id="12049" w:author="Chara Katiri" w:date="2015-05-12T13:05:00Z">
                  <w:rPr>
                    <w:ins w:id="12050" w:author="Chara Katiri" w:date="2015-04-12T17:51:00Z"/>
                    <w:rFonts w:ascii="Times" w:hAnsi="Times" w:cs="Times New Roman"/>
                    <w:sz w:val="22"/>
                    <w:szCs w:val="22"/>
                  </w:rPr>
                </w:rPrChange>
              </w:rPr>
              <w:pPrChange w:id="12051" w:author="Chara Katiri" w:date="2015-05-12T13:05:00Z">
                <w:pPr>
                  <w:pStyle w:val="ListParagraph"/>
                  <w:spacing w:line="360" w:lineRule="auto"/>
                  <w:ind w:left="0"/>
                  <w:jc w:val="both"/>
                </w:pPr>
              </w:pPrChange>
            </w:pPr>
          </w:p>
        </w:tc>
        <w:tc>
          <w:tcPr>
            <w:tcW w:w="1171" w:type="dxa"/>
            <w:tcPrChange w:id="12052" w:author="Chara Katiri" w:date="2015-04-12T17:52:00Z">
              <w:tcPr>
                <w:tcW w:w="1169" w:type="dxa"/>
              </w:tcPr>
            </w:tcPrChange>
          </w:tcPr>
          <w:p w14:paraId="29B1A2BD" w14:textId="7711866D" w:rsidR="00D71A41" w:rsidRPr="00F758B3" w:rsidRDefault="00D71A41" w:rsidP="00F758B3">
            <w:pPr>
              <w:pStyle w:val="ListParagraph"/>
              <w:spacing w:line="360" w:lineRule="auto"/>
              <w:ind w:left="0"/>
              <w:jc w:val="both"/>
              <w:rPr>
                <w:ins w:id="12053" w:author="Chara Katiri" w:date="2015-04-12T17:51:00Z"/>
                <w:rFonts w:ascii="Times" w:hAnsi="Times" w:cs="Times New Roman"/>
                <w:sz w:val="22"/>
                <w:szCs w:val="22"/>
                <w:rPrChange w:id="12054" w:author="Chara Katiri" w:date="2015-05-12T13:05:00Z">
                  <w:rPr>
                    <w:ins w:id="12055" w:author="Chara Katiri" w:date="2015-04-12T17:51:00Z"/>
                    <w:rFonts w:ascii="Times" w:hAnsi="Times" w:cs="Times New Roman"/>
                    <w:sz w:val="22"/>
                    <w:szCs w:val="22"/>
                  </w:rPr>
                </w:rPrChange>
              </w:rPr>
              <w:pPrChange w:id="12056" w:author="Chara Katiri" w:date="2015-05-12T13:05:00Z">
                <w:pPr>
                  <w:pStyle w:val="ListParagraph"/>
                  <w:spacing w:line="360" w:lineRule="auto"/>
                  <w:ind w:left="0"/>
                  <w:jc w:val="both"/>
                </w:pPr>
              </w:pPrChange>
            </w:pPr>
          </w:p>
        </w:tc>
      </w:tr>
      <w:tr w:rsidR="00D71A41" w:rsidRPr="00F758B3" w14:paraId="3008FFDC" w14:textId="77777777" w:rsidTr="00D71A41">
        <w:trPr>
          <w:ins w:id="12057" w:author="Chara Katiri" w:date="2015-04-12T17:50:00Z"/>
          <w:trPrChange w:id="12058" w:author="Chara Katiri" w:date="2015-04-12T17:52:00Z">
            <w:trPr>
              <w:gridAfter w:val="0"/>
            </w:trPr>
          </w:trPrChange>
        </w:trPr>
        <w:tc>
          <w:tcPr>
            <w:tcW w:w="1108" w:type="dxa"/>
            <w:tcPrChange w:id="12059" w:author="Chara Katiri" w:date="2015-04-12T17:52:00Z">
              <w:tcPr>
                <w:tcW w:w="1116" w:type="dxa"/>
                <w:gridSpan w:val="2"/>
              </w:tcPr>
            </w:tcPrChange>
          </w:tcPr>
          <w:p w14:paraId="3E51E170" w14:textId="77777777" w:rsidR="00D71A41" w:rsidRPr="00F758B3" w:rsidRDefault="00D71A41" w:rsidP="00F758B3">
            <w:pPr>
              <w:pStyle w:val="ListParagraph"/>
              <w:spacing w:line="360" w:lineRule="auto"/>
              <w:ind w:left="0"/>
              <w:jc w:val="both"/>
              <w:rPr>
                <w:ins w:id="12060" w:author="Chara Katiri" w:date="2015-04-12T17:50:00Z"/>
                <w:rFonts w:ascii="Times" w:hAnsi="Times" w:cs="Times New Roman"/>
                <w:sz w:val="22"/>
                <w:szCs w:val="22"/>
                <w:rPrChange w:id="12061" w:author="Chara Katiri" w:date="2015-05-12T13:05:00Z">
                  <w:rPr>
                    <w:ins w:id="12062" w:author="Chara Katiri" w:date="2015-04-12T17:50:00Z"/>
                    <w:rFonts w:ascii="Times" w:hAnsi="Times" w:cs="Times New Roman"/>
                    <w:sz w:val="22"/>
                    <w:szCs w:val="22"/>
                  </w:rPr>
                </w:rPrChange>
              </w:rPr>
              <w:pPrChange w:id="12063" w:author="Chara Katiri" w:date="2015-05-12T13:05:00Z">
                <w:pPr>
                  <w:pStyle w:val="ListParagraph"/>
                  <w:spacing w:line="360" w:lineRule="auto"/>
                  <w:ind w:left="0"/>
                  <w:jc w:val="both"/>
                </w:pPr>
              </w:pPrChange>
            </w:pPr>
            <w:ins w:id="12064" w:author="Chara Katiri" w:date="2015-04-12T17:50:00Z">
              <w:r w:rsidRPr="00F758B3">
                <w:rPr>
                  <w:rFonts w:ascii="Times" w:hAnsi="Times" w:cs="Times New Roman"/>
                  <w:sz w:val="22"/>
                  <w:szCs w:val="22"/>
                  <w:rPrChange w:id="12065" w:author="Chara Katiri" w:date="2015-05-12T13:05:00Z">
                    <w:rPr>
                      <w:rFonts w:ascii="Times" w:hAnsi="Times" w:cs="Times New Roman"/>
                      <w:sz w:val="22"/>
                      <w:szCs w:val="22"/>
                    </w:rPr>
                  </w:rPrChange>
                </w:rPr>
                <w:t>9.7</w:t>
              </w:r>
            </w:ins>
          </w:p>
        </w:tc>
        <w:tc>
          <w:tcPr>
            <w:tcW w:w="3951" w:type="dxa"/>
            <w:tcPrChange w:id="12066" w:author="Chara Katiri" w:date="2015-04-12T17:52:00Z">
              <w:tcPr>
                <w:tcW w:w="3960" w:type="dxa"/>
              </w:tcPr>
            </w:tcPrChange>
          </w:tcPr>
          <w:p w14:paraId="66426AD7" w14:textId="77777777" w:rsidR="00D71A41" w:rsidRPr="00F758B3" w:rsidRDefault="00D71A41" w:rsidP="00F758B3">
            <w:pPr>
              <w:pStyle w:val="ListParagraph"/>
              <w:spacing w:line="360" w:lineRule="auto"/>
              <w:ind w:left="0"/>
              <w:jc w:val="both"/>
              <w:rPr>
                <w:ins w:id="12067" w:author="Chara Katiri" w:date="2015-04-12T17:50:00Z"/>
                <w:rFonts w:ascii="Times" w:hAnsi="Times" w:cs="Times New Roman"/>
                <w:sz w:val="22"/>
                <w:szCs w:val="22"/>
                <w:rPrChange w:id="12068" w:author="Chara Katiri" w:date="2015-05-12T13:05:00Z">
                  <w:rPr>
                    <w:ins w:id="12069" w:author="Chara Katiri" w:date="2015-04-12T17:50:00Z"/>
                    <w:rFonts w:ascii="Times" w:hAnsi="Times" w:cs="Times New Roman"/>
                    <w:sz w:val="22"/>
                    <w:szCs w:val="22"/>
                  </w:rPr>
                </w:rPrChange>
              </w:rPr>
              <w:pPrChange w:id="12070" w:author="Chara Katiri" w:date="2015-05-12T13:05:00Z">
                <w:pPr>
                  <w:pStyle w:val="ListParagraph"/>
                  <w:spacing w:line="360" w:lineRule="auto"/>
                  <w:ind w:left="0"/>
                  <w:jc w:val="both"/>
                </w:pPr>
              </w:pPrChange>
            </w:pPr>
            <w:ins w:id="12071" w:author="Chara Katiri" w:date="2015-04-12T17:50:00Z">
              <w:r w:rsidRPr="00F758B3">
                <w:rPr>
                  <w:rFonts w:ascii="Times" w:hAnsi="Times" w:cs="Times New Roman"/>
                  <w:sz w:val="22"/>
                  <w:szCs w:val="22"/>
                  <w:rPrChange w:id="12072" w:author="Chara Katiri" w:date="2015-05-12T13:05:00Z">
                    <w:rPr>
                      <w:rFonts w:ascii="Times" w:hAnsi="Times" w:cs="Times New Roman"/>
                      <w:sz w:val="22"/>
                      <w:szCs w:val="22"/>
                    </w:rPr>
                  </w:rPrChange>
                </w:rPr>
                <w:t>The username must be 7 characters long. The first 2 characters must be letters.</w:t>
              </w:r>
            </w:ins>
          </w:p>
          <w:p w14:paraId="1D099C30" w14:textId="77777777" w:rsidR="00D71A41" w:rsidRPr="00F758B3" w:rsidRDefault="00D71A41" w:rsidP="00F758B3">
            <w:pPr>
              <w:pStyle w:val="ListParagraph"/>
              <w:spacing w:line="360" w:lineRule="auto"/>
              <w:ind w:left="0"/>
              <w:jc w:val="both"/>
              <w:rPr>
                <w:ins w:id="12073" w:author="Chara Katiri" w:date="2015-04-12T17:50:00Z"/>
                <w:rFonts w:ascii="Times" w:hAnsi="Times" w:cs="Times New Roman"/>
                <w:sz w:val="22"/>
                <w:szCs w:val="22"/>
                <w:rPrChange w:id="12074" w:author="Chara Katiri" w:date="2015-05-12T13:05:00Z">
                  <w:rPr>
                    <w:ins w:id="12075" w:author="Chara Katiri" w:date="2015-04-12T17:50:00Z"/>
                    <w:rFonts w:ascii="Times" w:hAnsi="Times" w:cs="Times New Roman"/>
                    <w:sz w:val="22"/>
                    <w:szCs w:val="22"/>
                  </w:rPr>
                </w:rPrChange>
              </w:rPr>
              <w:pPrChange w:id="12076" w:author="Chara Katiri" w:date="2015-05-12T13:05:00Z">
                <w:pPr>
                  <w:pStyle w:val="ListParagraph"/>
                  <w:spacing w:line="360" w:lineRule="auto"/>
                  <w:ind w:left="0"/>
                  <w:jc w:val="both"/>
                </w:pPr>
              </w:pPrChange>
            </w:pPr>
            <w:ins w:id="12077" w:author="Chara Katiri" w:date="2015-04-12T17:50:00Z">
              <w:r w:rsidRPr="00F758B3">
                <w:rPr>
                  <w:rFonts w:ascii="Times" w:hAnsi="Times" w:cs="Times New Roman"/>
                  <w:sz w:val="22"/>
                  <w:szCs w:val="22"/>
                  <w:rPrChange w:id="12078" w:author="Chara Katiri" w:date="2015-05-12T13:05:00Z">
                    <w:rPr>
                      <w:rFonts w:ascii="Times" w:hAnsi="Times" w:cs="Times New Roman"/>
                      <w:sz w:val="22"/>
                      <w:szCs w:val="22"/>
                    </w:rPr>
                  </w:rPrChange>
                </w:rPr>
                <w:t xml:space="preserve">Characters 3 to 7 must be numbers.  </w:t>
              </w:r>
            </w:ins>
          </w:p>
        </w:tc>
        <w:tc>
          <w:tcPr>
            <w:tcW w:w="1325" w:type="dxa"/>
            <w:tcPrChange w:id="12079" w:author="Chara Katiri" w:date="2015-04-12T17:52:00Z">
              <w:tcPr>
                <w:tcW w:w="1274" w:type="dxa"/>
              </w:tcPr>
            </w:tcPrChange>
          </w:tcPr>
          <w:p w14:paraId="14B9AE5D" w14:textId="77777777" w:rsidR="00D71A41" w:rsidRPr="00F758B3" w:rsidRDefault="00D71A41" w:rsidP="00F758B3">
            <w:pPr>
              <w:pStyle w:val="ListParagraph"/>
              <w:spacing w:line="360" w:lineRule="auto"/>
              <w:ind w:left="0"/>
              <w:jc w:val="both"/>
              <w:rPr>
                <w:ins w:id="12080" w:author="Chara Katiri" w:date="2015-04-12T17:50:00Z"/>
                <w:rFonts w:ascii="Times" w:hAnsi="Times" w:cs="Times New Roman"/>
                <w:sz w:val="22"/>
                <w:szCs w:val="22"/>
                <w:rPrChange w:id="12081" w:author="Chara Katiri" w:date="2015-05-12T13:05:00Z">
                  <w:rPr>
                    <w:ins w:id="12082" w:author="Chara Katiri" w:date="2015-04-12T17:50:00Z"/>
                    <w:rFonts w:ascii="Times" w:hAnsi="Times" w:cs="Times New Roman"/>
                    <w:sz w:val="22"/>
                    <w:szCs w:val="22"/>
                  </w:rPr>
                </w:rPrChange>
              </w:rPr>
              <w:pPrChange w:id="12083" w:author="Chara Katiri" w:date="2015-05-12T13:05:00Z">
                <w:pPr>
                  <w:pStyle w:val="ListParagraph"/>
                  <w:spacing w:line="360" w:lineRule="auto"/>
                  <w:ind w:left="0"/>
                  <w:jc w:val="both"/>
                </w:pPr>
              </w:pPrChange>
            </w:pPr>
            <w:ins w:id="12084" w:author="Chara Katiri" w:date="2015-04-12T17:50:00Z">
              <w:r w:rsidRPr="00F758B3">
                <w:rPr>
                  <w:rFonts w:ascii="Times" w:hAnsi="Times" w:cs="Times New Roman"/>
                  <w:sz w:val="22"/>
                  <w:szCs w:val="22"/>
                  <w:rPrChange w:id="12085" w:author="Chara Katiri" w:date="2015-05-12T13:05:00Z">
                    <w:rPr>
                      <w:rFonts w:ascii="Times" w:hAnsi="Times" w:cs="Times New Roman"/>
                      <w:sz w:val="22"/>
                      <w:szCs w:val="22"/>
                    </w:rPr>
                  </w:rPrChange>
                </w:rPr>
                <w:t>Functional</w:t>
              </w:r>
            </w:ins>
          </w:p>
        </w:tc>
        <w:tc>
          <w:tcPr>
            <w:tcW w:w="1603" w:type="dxa"/>
            <w:tcPrChange w:id="12086" w:author="Chara Katiri" w:date="2015-04-12T17:52:00Z">
              <w:tcPr>
                <w:tcW w:w="1609" w:type="dxa"/>
              </w:tcPr>
            </w:tcPrChange>
          </w:tcPr>
          <w:p w14:paraId="3262DFDB" w14:textId="77777777" w:rsidR="00D71A41" w:rsidRPr="00F758B3" w:rsidRDefault="00D71A41" w:rsidP="00F758B3">
            <w:pPr>
              <w:pStyle w:val="ListParagraph"/>
              <w:spacing w:line="360" w:lineRule="auto"/>
              <w:ind w:left="0"/>
              <w:jc w:val="both"/>
              <w:rPr>
                <w:ins w:id="12087" w:author="Chara Katiri" w:date="2015-04-12T17:50:00Z"/>
                <w:rFonts w:ascii="Times" w:hAnsi="Times" w:cs="Times New Roman"/>
                <w:sz w:val="22"/>
                <w:szCs w:val="22"/>
                <w:rPrChange w:id="12088" w:author="Chara Katiri" w:date="2015-05-12T13:05:00Z">
                  <w:rPr>
                    <w:ins w:id="12089" w:author="Chara Katiri" w:date="2015-04-12T17:50:00Z"/>
                    <w:rFonts w:ascii="Times" w:hAnsi="Times" w:cs="Times New Roman"/>
                    <w:sz w:val="22"/>
                    <w:szCs w:val="22"/>
                  </w:rPr>
                </w:rPrChange>
              </w:rPr>
              <w:pPrChange w:id="12090" w:author="Chara Katiri" w:date="2015-05-12T13:05:00Z">
                <w:pPr>
                  <w:pStyle w:val="ListParagraph"/>
                  <w:spacing w:line="360" w:lineRule="auto"/>
                  <w:ind w:left="0"/>
                  <w:jc w:val="both"/>
                </w:pPr>
              </w:pPrChange>
            </w:pPr>
          </w:p>
        </w:tc>
        <w:tc>
          <w:tcPr>
            <w:tcW w:w="1169" w:type="dxa"/>
            <w:tcPrChange w:id="12091" w:author="Chara Katiri" w:date="2015-04-12T17:52:00Z">
              <w:tcPr>
                <w:tcW w:w="1169" w:type="dxa"/>
              </w:tcPr>
            </w:tcPrChange>
          </w:tcPr>
          <w:p w14:paraId="4928741E" w14:textId="4AD61650" w:rsidR="00D71A41" w:rsidRPr="00F758B3" w:rsidRDefault="00D71A41" w:rsidP="00F758B3">
            <w:pPr>
              <w:pStyle w:val="ListParagraph"/>
              <w:spacing w:line="360" w:lineRule="auto"/>
              <w:ind w:left="0"/>
              <w:jc w:val="both"/>
              <w:rPr>
                <w:ins w:id="12092" w:author="Chara Katiri" w:date="2015-04-12T17:51:00Z"/>
                <w:rFonts w:ascii="Times" w:hAnsi="Times" w:cs="Times New Roman"/>
                <w:sz w:val="22"/>
                <w:szCs w:val="22"/>
                <w:rPrChange w:id="12093" w:author="Chara Katiri" w:date="2015-05-12T13:05:00Z">
                  <w:rPr>
                    <w:ins w:id="12094" w:author="Chara Katiri" w:date="2015-04-12T17:51:00Z"/>
                    <w:rFonts w:ascii="Times" w:hAnsi="Times" w:cs="Times New Roman"/>
                    <w:sz w:val="22"/>
                    <w:szCs w:val="22"/>
                  </w:rPr>
                </w:rPrChange>
              </w:rPr>
              <w:pPrChange w:id="12095" w:author="Chara Katiri" w:date="2015-05-12T13:05:00Z">
                <w:pPr>
                  <w:pStyle w:val="ListParagraph"/>
                  <w:spacing w:line="360" w:lineRule="auto"/>
                  <w:ind w:left="0"/>
                  <w:jc w:val="both"/>
                </w:pPr>
              </w:pPrChange>
            </w:pPr>
            <w:ins w:id="12096" w:author="Chara Katiri" w:date="2015-04-12T17:51:00Z">
              <w:r w:rsidRPr="00F758B3">
                <w:rPr>
                  <w:rFonts w:ascii="Times" w:hAnsi="Times" w:cs="Times New Roman"/>
                  <w:sz w:val="22"/>
                  <w:szCs w:val="22"/>
                  <w:rPrChange w:id="12097" w:author="Chara Katiri" w:date="2015-05-12T13:05:00Z">
                    <w:rPr>
                      <w:rFonts w:ascii="Times" w:hAnsi="Times" w:cs="Times New Roman"/>
                      <w:sz w:val="22"/>
                      <w:szCs w:val="22"/>
                    </w:rPr>
                  </w:rPrChange>
                </w:rPr>
                <w:t>M</w:t>
              </w:r>
            </w:ins>
          </w:p>
        </w:tc>
        <w:tc>
          <w:tcPr>
            <w:tcW w:w="1155" w:type="dxa"/>
            <w:tcPrChange w:id="12098" w:author="Chara Katiri" w:date="2015-04-12T17:52:00Z">
              <w:tcPr>
                <w:tcW w:w="1169" w:type="dxa"/>
              </w:tcPr>
            </w:tcPrChange>
          </w:tcPr>
          <w:p w14:paraId="414BDDB6" w14:textId="30BC76DB" w:rsidR="00D71A41" w:rsidRPr="00F758B3" w:rsidRDefault="00D71A41" w:rsidP="00F758B3">
            <w:pPr>
              <w:pStyle w:val="ListParagraph"/>
              <w:spacing w:line="360" w:lineRule="auto"/>
              <w:ind w:left="0"/>
              <w:jc w:val="both"/>
              <w:rPr>
                <w:ins w:id="12099" w:author="Chara Katiri" w:date="2015-04-12T17:51:00Z"/>
                <w:rFonts w:ascii="Times" w:hAnsi="Times" w:cs="Times New Roman"/>
                <w:sz w:val="22"/>
                <w:szCs w:val="22"/>
                <w:rPrChange w:id="12100" w:author="Chara Katiri" w:date="2015-05-12T13:05:00Z">
                  <w:rPr>
                    <w:ins w:id="12101" w:author="Chara Katiri" w:date="2015-04-12T17:51:00Z"/>
                    <w:rFonts w:ascii="Times" w:hAnsi="Times" w:cs="Times New Roman"/>
                    <w:sz w:val="22"/>
                    <w:szCs w:val="22"/>
                  </w:rPr>
                </w:rPrChange>
              </w:rPr>
              <w:pPrChange w:id="12102" w:author="Chara Katiri" w:date="2015-05-12T13:05:00Z">
                <w:pPr>
                  <w:pStyle w:val="ListParagraph"/>
                  <w:spacing w:line="360" w:lineRule="auto"/>
                  <w:ind w:left="0"/>
                  <w:jc w:val="both"/>
                </w:pPr>
              </w:pPrChange>
            </w:pPr>
          </w:p>
        </w:tc>
        <w:tc>
          <w:tcPr>
            <w:tcW w:w="1171" w:type="dxa"/>
            <w:tcPrChange w:id="12103" w:author="Chara Katiri" w:date="2015-04-12T17:52:00Z">
              <w:tcPr>
                <w:tcW w:w="1169" w:type="dxa"/>
              </w:tcPr>
            </w:tcPrChange>
          </w:tcPr>
          <w:p w14:paraId="54F70AF0" w14:textId="35BA25E0" w:rsidR="00D71A41" w:rsidRPr="00F758B3" w:rsidRDefault="00D71A41" w:rsidP="00F758B3">
            <w:pPr>
              <w:pStyle w:val="ListParagraph"/>
              <w:spacing w:line="360" w:lineRule="auto"/>
              <w:ind w:left="0"/>
              <w:jc w:val="both"/>
              <w:rPr>
                <w:ins w:id="12104" w:author="Chara Katiri" w:date="2015-04-12T17:51:00Z"/>
                <w:rFonts w:ascii="Times" w:hAnsi="Times" w:cs="Times New Roman"/>
                <w:sz w:val="22"/>
                <w:szCs w:val="22"/>
                <w:rPrChange w:id="12105" w:author="Chara Katiri" w:date="2015-05-12T13:05:00Z">
                  <w:rPr>
                    <w:ins w:id="12106" w:author="Chara Katiri" w:date="2015-04-12T17:51:00Z"/>
                    <w:rFonts w:ascii="Times" w:hAnsi="Times" w:cs="Times New Roman"/>
                    <w:sz w:val="22"/>
                    <w:szCs w:val="22"/>
                  </w:rPr>
                </w:rPrChange>
              </w:rPr>
              <w:pPrChange w:id="12107" w:author="Chara Katiri" w:date="2015-05-12T13:05:00Z">
                <w:pPr>
                  <w:pStyle w:val="ListParagraph"/>
                  <w:spacing w:line="360" w:lineRule="auto"/>
                  <w:ind w:left="0"/>
                  <w:jc w:val="both"/>
                </w:pPr>
              </w:pPrChange>
            </w:pPr>
          </w:p>
        </w:tc>
      </w:tr>
      <w:tr w:rsidR="00D71A41" w:rsidRPr="00F758B3" w14:paraId="0ABFEDC6" w14:textId="77777777" w:rsidTr="00D71A41">
        <w:trPr>
          <w:ins w:id="12108" w:author="Chara Katiri" w:date="2015-04-12T17:50:00Z"/>
          <w:trPrChange w:id="12109" w:author="Chara Katiri" w:date="2015-04-12T17:52:00Z">
            <w:trPr>
              <w:gridAfter w:val="0"/>
            </w:trPr>
          </w:trPrChange>
        </w:trPr>
        <w:tc>
          <w:tcPr>
            <w:tcW w:w="11482" w:type="dxa"/>
            <w:gridSpan w:val="7"/>
            <w:shd w:val="clear" w:color="auto" w:fill="4F81BD" w:themeFill="accent1"/>
            <w:tcPrChange w:id="12110" w:author="Chara Katiri" w:date="2015-04-12T17:52:00Z">
              <w:tcPr>
                <w:tcW w:w="11466" w:type="dxa"/>
                <w:gridSpan w:val="8"/>
                <w:shd w:val="clear" w:color="auto" w:fill="4F81BD" w:themeFill="accent1"/>
              </w:tcPr>
            </w:tcPrChange>
          </w:tcPr>
          <w:p w14:paraId="4AE6312B" w14:textId="65D82A7E" w:rsidR="00D71A41" w:rsidRPr="00F758B3" w:rsidRDefault="00D71A41" w:rsidP="00F758B3">
            <w:pPr>
              <w:pStyle w:val="ListParagraph"/>
              <w:spacing w:line="360" w:lineRule="auto"/>
              <w:ind w:left="0"/>
              <w:jc w:val="both"/>
              <w:rPr>
                <w:ins w:id="12111" w:author="Chara Katiri" w:date="2015-04-12T17:51:00Z"/>
                <w:rFonts w:ascii="Times" w:hAnsi="Times" w:cs="Times New Roman"/>
                <w:sz w:val="22"/>
                <w:szCs w:val="22"/>
                <w:rPrChange w:id="12112" w:author="Chara Katiri" w:date="2015-05-12T13:05:00Z">
                  <w:rPr>
                    <w:ins w:id="12113" w:author="Chara Katiri" w:date="2015-04-12T17:51:00Z"/>
                    <w:rFonts w:ascii="Times" w:hAnsi="Times" w:cs="Times New Roman"/>
                    <w:sz w:val="22"/>
                    <w:szCs w:val="22"/>
                  </w:rPr>
                </w:rPrChange>
              </w:rPr>
              <w:pPrChange w:id="12114" w:author="Chara Katiri" w:date="2015-05-12T13:05:00Z">
                <w:pPr>
                  <w:pStyle w:val="ListParagraph"/>
                  <w:spacing w:line="360" w:lineRule="auto"/>
                  <w:ind w:left="0"/>
                  <w:jc w:val="both"/>
                </w:pPr>
              </w:pPrChange>
            </w:pPr>
            <w:ins w:id="12115" w:author="Chara Katiri" w:date="2015-04-12T17:50:00Z">
              <w:r w:rsidRPr="00F758B3">
                <w:rPr>
                  <w:rFonts w:ascii="Times" w:hAnsi="Times" w:cs="Times New Roman"/>
                  <w:sz w:val="22"/>
                  <w:szCs w:val="22"/>
                  <w:rPrChange w:id="12116" w:author="Chara Katiri" w:date="2015-05-12T13:05:00Z">
                    <w:rPr>
                      <w:rFonts w:ascii="Times" w:hAnsi="Times" w:cs="Times New Roman"/>
                      <w:sz w:val="22"/>
                      <w:szCs w:val="22"/>
                    </w:rPr>
                  </w:rPrChange>
                </w:rPr>
                <w:t>Users</w:t>
              </w:r>
            </w:ins>
          </w:p>
        </w:tc>
      </w:tr>
      <w:tr w:rsidR="00D71A41" w:rsidRPr="00F758B3" w14:paraId="5313699D" w14:textId="77777777" w:rsidTr="00D71A41">
        <w:trPr>
          <w:ins w:id="12117" w:author="Chara Katiri" w:date="2015-04-12T17:50:00Z"/>
          <w:trPrChange w:id="12118" w:author="Chara Katiri" w:date="2015-04-12T17:52:00Z">
            <w:trPr>
              <w:gridAfter w:val="0"/>
            </w:trPr>
          </w:trPrChange>
        </w:trPr>
        <w:tc>
          <w:tcPr>
            <w:tcW w:w="1108" w:type="dxa"/>
            <w:tcPrChange w:id="12119" w:author="Chara Katiri" w:date="2015-04-12T17:52:00Z">
              <w:tcPr>
                <w:tcW w:w="1116" w:type="dxa"/>
                <w:gridSpan w:val="2"/>
              </w:tcPr>
            </w:tcPrChange>
          </w:tcPr>
          <w:p w14:paraId="00117C3B" w14:textId="77777777" w:rsidR="00D71A41" w:rsidRPr="00F758B3" w:rsidRDefault="00D71A41" w:rsidP="00F758B3">
            <w:pPr>
              <w:pStyle w:val="ListParagraph"/>
              <w:spacing w:line="360" w:lineRule="auto"/>
              <w:ind w:left="0"/>
              <w:jc w:val="both"/>
              <w:rPr>
                <w:ins w:id="12120" w:author="Chara Katiri" w:date="2015-04-12T17:50:00Z"/>
                <w:rFonts w:ascii="Times" w:hAnsi="Times" w:cs="Times New Roman"/>
                <w:sz w:val="22"/>
                <w:szCs w:val="22"/>
                <w:rPrChange w:id="12121" w:author="Chara Katiri" w:date="2015-05-12T13:05:00Z">
                  <w:rPr>
                    <w:ins w:id="12122" w:author="Chara Katiri" w:date="2015-04-12T17:50:00Z"/>
                    <w:rFonts w:ascii="Times" w:hAnsi="Times" w:cs="Times New Roman"/>
                    <w:sz w:val="22"/>
                    <w:szCs w:val="22"/>
                  </w:rPr>
                </w:rPrChange>
              </w:rPr>
              <w:pPrChange w:id="12123" w:author="Chara Katiri" w:date="2015-05-12T13:05:00Z">
                <w:pPr>
                  <w:pStyle w:val="ListParagraph"/>
                  <w:spacing w:line="360" w:lineRule="auto"/>
                  <w:ind w:left="0"/>
                  <w:jc w:val="both"/>
                </w:pPr>
              </w:pPrChange>
            </w:pPr>
            <w:ins w:id="12124" w:author="Chara Katiri" w:date="2015-04-12T17:50:00Z">
              <w:r w:rsidRPr="00F758B3">
                <w:rPr>
                  <w:rFonts w:ascii="Times" w:hAnsi="Times" w:cs="Times New Roman"/>
                  <w:sz w:val="22"/>
                  <w:szCs w:val="22"/>
                  <w:rPrChange w:id="12125" w:author="Chara Katiri" w:date="2015-05-12T13:05:00Z">
                    <w:rPr>
                      <w:rFonts w:ascii="Times" w:hAnsi="Times" w:cs="Times New Roman"/>
                      <w:sz w:val="22"/>
                      <w:szCs w:val="22"/>
                    </w:rPr>
                  </w:rPrChange>
                </w:rPr>
                <w:t>10</w:t>
              </w:r>
            </w:ins>
          </w:p>
        </w:tc>
        <w:tc>
          <w:tcPr>
            <w:tcW w:w="3951" w:type="dxa"/>
            <w:tcPrChange w:id="12126" w:author="Chara Katiri" w:date="2015-04-12T17:52:00Z">
              <w:tcPr>
                <w:tcW w:w="3960" w:type="dxa"/>
              </w:tcPr>
            </w:tcPrChange>
          </w:tcPr>
          <w:p w14:paraId="39D798DC" w14:textId="77777777" w:rsidR="00D71A41" w:rsidRPr="00F758B3" w:rsidRDefault="00D71A41" w:rsidP="00F758B3">
            <w:pPr>
              <w:pStyle w:val="ListParagraph"/>
              <w:spacing w:line="360" w:lineRule="auto"/>
              <w:ind w:left="0"/>
              <w:jc w:val="both"/>
              <w:rPr>
                <w:ins w:id="12127" w:author="Chara Katiri" w:date="2015-04-12T17:50:00Z"/>
                <w:rFonts w:ascii="Times" w:hAnsi="Times" w:cs="Times New Roman"/>
                <w:sz w:val="22"/>
                <w:szCs w:val="22"/>
                <w:rPrChange w:id="12128" w:author="Chara Katiri" w:date="2015-05-12T13:05:00Z">
                  <w:rPr>
                    <w:ins w:id="12129" w:author="Chara Katiri" w:date="2015-04-12T17:50:00Z"/>
                    <w:rFonts w:ascii="Times" w:hAnsi="Times" w:cs="Times New Roman"/>
                    <w:sz w:val="22"/>
                    <w:szCs w:val="22"/>
                  </w:rPr>
                </w:rPrChange>
              </w:rPr>
              <w:pPrChange w:id="12130" w:author="Chara Katiri" w:date="2015-05-12T13:05:00Z">
                <w:pPr>
                  <w:pStyle w:val="ListParagraph"/>
                  <w:spacing w:line="360" w:lineRule="auto"/>
                  <w:ind w:left="0"/>
                  <w:jc w:val="both"/>
                </w:pPr>
              </w:pPrChange>
            </w:pPr>
            <w:ins w:id="12131" w:author="Chara Katiri" w:date="2015-04-12T17:50:00Z">
              <w:r w:rsidRPr="00F758B3">
                <w:rPr>
                  <w:rFonts w:ascii="Times" w:hAnsi="Times" w:cs="Times New Roman"/>
                  <w:sz w:val="22"/>
                  <w:szCs w:val="22"/>
                  <w:rPrChange w:id="12132" w:author="Chara Katiri" w:date="2015-05-12T13:05:00Z">
                    <w:rPr>
                      <w:rFonts w:ascii="Times" w:hAnsi="Times" w:cs="Times New Roman"/>
                      <w:sz w:val="22"/>
                      <w:szCs w:val="22"/>
                    </w:rPr>
                  </w:rPrChange>
                </w:rPr>
                <w:t>The system should provide a ‘</w:t>
              </w:r>
              <w:commentRangeStart w:id="12133"/>
              <w:r w:rsidRPr="00F758B3">
                <w:rPr>
                  <w:rFonts w:ascii="Times" w:hAnsi="Times" w:cs="Times New Roman"/>
                  <w:sz w:val="22"/>
                  <w:szCs w:val="22"/>
                  <w:rPrChange w:id="12134" w:author="Chara Katiri" w:date="2015-05-12T13:05:00Z">
                    <w:rPr>
                      <w:rFonts w:ascii="Times" w:hAnsi="Times" w:cs="Times New Roman"/>
                      <w:sz w:val="22"/>
                      <w:szCs w:val="22"/>
                    </w:rPr>
                  </w:rPrChange>
                </w:rPr>
                <w:t>My profile</w:t>
              </w:r>
              <w:commentRangeEnd w:id="12133"/>
              <w:r w:rsidRPr="00F758B3">
                <w:rPr>
                  <w:rStyle w:val="CommentReference"/>
                  <w:rFonts w:ascii="Times" w:hAnsi="Times" w:cs="Times New Roman"/>
                  <w:sz w:val="22"/>
                  <w:szCs w:val="22"/>
                  <w:rPrChange w:id="12135" w:author="Chara Katiri" w:date="2015-05-12T13:05:00Z">
                    <w:rPr>
                      <w:rStyle w:val="CommentReference"/>
                      <w:rFonts w:ascii="Times" w:hAnsi="Times" w:cs="Times New Roman"/>
                      <w:sz w:val="22"/>
                      <w:szCs w:val="22"/>
                    </w:rPr>
                  </w:rPrChange>
                </w:rPr>
                <w:commentReference w:id="12133"/>
              </w:r>
              <w:r w:rsidRPr="00F758B3">
                <w:rPr>
                  <w:rFonts w:ascii="Times" w:hAnsi="Times" w:cs="Times New Roman"/>
                  <w:sz w:val="22"/>
                  <w:szCs w:val="22"/>
                  <w:rPrChange w:id="12136" w:author="Chara Katiri" w:date="2015-05-12T13:05:00Z">
                    <w:rPr>
                      <w:rFonts w:ascii="Times" w:hAnsi="Times" w:cs="Times New Roman"/>
                      <w:sz w:val="22"/>
                      <w:szCs w:val="22"/>
                    </w:rPr>
                  </w:rPrChange>
                </w:rPr>
                <w:t xml:space="preserve">’ area for each user. The personal information of the user will be shown on that page (Name, Contact details, email address, telephone number). </w:t>
              </w:r>
            </w:ins>
          </w:p>
        </w:tc>
        <w:tc>
          <w:tcPr>
            <w:tcW w:w="1325" w:type="dxa"/>
            <w:tcPrChange w:id="12137" w:author="Chara Katiri" w:date="2015-04-12T17:52:00Z">
              <w:tcPr>
                <w:tcW w:w="1274" w:type="dxa"/>
              </w:tcPr>
            </w:tcPrChange>
          </w:tcPr>
          <w:p w14:paraId="1F0FF6F5" w14:textId="77777777" w:rsidR="00D71A41" w:rsidRPr="00F758B3" w:rsidRDefault="00D71A41" w:rsidP="00F758B3">
            <w:pPr>
              <w:pStyle w:val="ListParagraph"/>
              <w:spacing w:line="360" w:lineRule="auto"/>
              <w:ind w:left="0"/>
              <w:jc w:val="both"/>
              <w:rPr>
                <w:ins w:id="12138" w:author="Chara Katiri" w:date="2015-04-12T17:50:00Z"/>
                <w:rFonts w:ascii="Times" w:hAnsi="Times" w:cs="Times New Roman"/>
                <w:sz w:val="22"/>
                <w:szCs w:val="22"/>
                <w:rPrChange w:id="12139" w:author="Chara Katiri" w:date="2015-05-12T13:05:00Z">
                  <w:rPr>
                    <w:ins w:id="12140" w:author="Chara Katiri" w:date="2015-04-12T17:50:00Z"/>
                    <w:rFonts w:ascii="Times" w:hAnsi="Times" w:cs="Times New Roman"/>
                    <w:sz w:val="22"/>
                    <w:szCs w:val="22"/>
                  </w:rPr>
                </w:rPrChange>
              </w:rPr>
              <w:pPrChange w:id="12141" w:author="Chara Katiri" w:date="2015-05-12T13:05:00Z">
                <w:pPr>
                  <w:pStyle w:val="ListParagraph"/>
                  <w:spacing w:line="360" w:lineRule="auto"/>
                  <w:ind w:left="0"/>
                  <w:jc w:val="both"/>
                </w:pPr>
              </w:pPrChange>
            </w:pPr>
            <w:ins w:id="12142" w:author="Chara Katiri" w:date="2015-04-12T17:50:00Z">
              <w:r w:rsidRPr="00F758B3">
                <w:rPr>
                  <w:rFonts w:ascii="Times" w:hAnsi="Times" w:cs="Times New Roman"/>
                  <w:sz w:val="22"/>
                  <w:szCs w:val="22"/>
                  <w:rPrChange w:id="12143" w:author="Chara Katiri" w:date="2015-05-12T13:05:00Z">
                    <w:rPr>
                      <w:rFonts w:ascii="Times" w:hAnsi="Times" w:cs="Times New Roman"/>
                      <w:sz w:val="22"/>
                      <w:szCs w:val="22"/>
                    </w:rPr>
                  </w:rPrChange>
                </w:rPr>
                <w:t>Functional</w:t>
              </w:r>
            </w:ins>
          </w:p>
        </w:tc>
        <w:tc>
          <w:tcPr>
            <w:tcW w:w="1603" w:type="dxa"/>
            <w:tcPrChange w:id="12144" w:author="Chara Katiri" w:date="2015-04-12T17:52:00Z">
              <w:tcPr>
                <w:tcW w:w="1609" w:type="dxa"/>
              </w:tcPr>
            </w:tcPrChange>
          </w:tcPr>
          <w:p w14:paraId="4281DD9C" w14:textId="77777777" w:rsidR="00D71A41" w:rsidRPr="00F758B3" w:rsidRDefault="00D71A41" w:rsidP="00F758B3">
            <w:pPr>
              <w:pStyle w:val="ListParagraph"/>
              <w:spacing w:line="360" w:lineRule="auto"/>
              <w:ind w:left="0"/>
              <w:jc w:val="both"/>
              <w:rPr>
                <w:ins w:id="12145" w:author="Chara Katiri" w:date="2015-04-12T17:50:00Z"/>
                <w:rFonts w:ascii="Times" w:hAnsi="Times" w:cs="Times New Roman"/>
                <w:sz w:val="22"/>
                <w:szCs w:val="22"/>
                <w:rPrChange w:id="12146" w:author="Chara Katiri" w:date="2015-05-12T13:05:00Z">
                  <w:rPr>
                    <w:ins w:id="12147" w:author="Chara Katiri" w:date="2015-04-12T17:50:00Z"/>
                    <w:rFonts w:ascii="Times" w:hAnsi="Times" w:cs="Times New Roman"/>
                    <w:sz w:val="22"/>
                    <w:szCs w:val="22"/>
                  </w:rPr>
                </w:rPrChange>
              </w:rPr>
              <w:pPrChange w:id="12148" w:author="Chara Katiri" w:date="2015-05-12T13:05:00Z">
                <w:pPr>
                  <w:pStyle w:val="ListParagraph"/>
                  <w:spacing w:line="360" w:lineRule="auto"/>
                  <w:ind w:left="0"/>
                  <w:jc w:val="both"/>
                </w:pPr>
              </w:pPrChange>
            </w:pPr>
          </w:p>
        </w:tc>
        <w:tc>
          <w:tcPr>
            <w:tcW w:w="1169" w:type="dxa"/>
            <w:tcPrChange w:id="12149" w:author="Chara Katiri" w:date="2015-04-12T17:52:00Z">
              <w:tcPr>
                <w:tcW w:w="1169" w:type="dxa"/>
              </w:tcPr>
            </w:tcPrChange>
          </w:tcPr>
          <w:p w14:paraId="3F05982D" w14:textId="1222CA0A" w:rsidR="00D71A41" w:rsidRPr="00F758B3" w:rsidRDefault="00D71A41" w:rsidP="00F758B3">
            <w:pPr>
              <w:pStyle w:val="ListParagraph"/>
              <w:spacing w:line="360" w:lineRule="auto"/>
              <w:ind w:left="0"/>
              <w:jc w:val="both"/>
              <w:rPr>
                <w:ins w:id="12150" w:author="Chara Katiri" w:date="2015-04-12T17:51:00Z"/>
                <w:rFonts w:ascii="Times" w:hAnsi="Times" w:cs="Times New Roman"/>
                <w:sz w:val="22"/>
                <w:szCs w:val="22"/>
                <w:rPrChange w:id="12151" w:author="Chara Katiri" w:date="2015-05-12T13:05:00Z">
                  <w:rPr>
                    <w:ins w:id="12152" w:author="Chara Katiri" w:date="2015-04-12T17:51:00Z"/>
                    <w:rFonts w:ascii="Times" w:hAnsi="Times" w:cs="Times New Roman"/>
                    <w:sz w:val="22"/>
                    <w:szCs w:val="22"/>
                  </w:rPr>
                </w:rPrChange>
              </w:rPr>
              <w:pPrChange w:id="12153" w:author="Chara Katiri" w:date="2015-05-12T13:05:00Z">
                <w:pPr>
                  <w:pStyle w:val="ListParagraph"/>
                  <w:spacing w:line="360" w:lineRule="auto"/>
                  <w:ind w:left="0"/>
                  <w:jc w:val="both"/>
                </w:pPr>
              </w:pPrChange>
            </w:pPr>
            <w:ins w:id="12154" w:author="Chara Katiri" w:date="2015-04-12T17:51:00Z">
              <w:r w:rsidRPr="00F758B3">
                <w:rPr>
                  <w:rFonts w:ascii="Times" w:hAnsi="Times" w:cs="Times New Roman"/>
                  <w:sz w:val="22"/>
                  <w:szCs w:val="22"/>
                  <w:rPrChange w:id="12155" w:author="Chara Katiri" w:date="2015-05-12T13:05:00Z">
                    <w:rPr>
                      <w:rFonts w:ascii="Times" w:hAnsi="Times" w:cs="Times New Roman"/>
                      <w:sz w:val="22"/>
                      <w:szCs w:val="22"/>
                    </w:rPr>
                  </w:rPrChange>
                </w:rPr>
                <w:t>C</w:t>
              </w:r>
            </w:ins>
          </w:p>
        </w:tc>
        <w:tc>
          <w:tcPr>
            <w:tcW w:w="1155" w:type="dxa"/>
            <w:tcPrChange w:id="12156" w:author="Chara Katiri" w:date="2015-04-12T17:52:00Z">
              <w:tcPr>
                <w:tcW w:w="1169" w:type="dxa"/>
              </w:tcPr>
            </w:tcPrChange>
          </w:tcPr>
          <w:p w14:paraId="43CE0BFB" w14:textId="4DB8A102" w:rsidR="00D71A41" w:rsidRPr="00F758B3" w:rsidRDefault="00D71A41" w:rsidP="00F758B3">
            <w:pPr>
              <w:pStyle w:val="ListParagraph"/>
              <w:spacing w:line="360" w:lineRule="auto"/>
              <w:ind w:left="0"/>
              <w:jc w:val="both"/>
              <w:rPr>
                <w:ins w:id="12157" w:author="Chara Katiri" w:date="2015-04-12T17:51:00Z"/>
                <w:rFonts w:ascii="Times" w:hAnsi="Times" w:cs="Times New Roman"/>
                <w:sz w:val="22"/>
                <w:szCs w:val="22"/>
                <w:rPrChange w:id="12158" w:author="Chara Katiri" w:date="2015-05-12T13:05:00Z">
                  <w:rPr>
                    <w:ins w:id="12159" w:author="Chara Katiri" w:date="2015-04-12T17:51:00Z"/>
                    <w:rFonts w:ascii="Times" w:hAnsi="Times" w:cs="Times New Roman"/>
                    <w:sz w:val="22"/>
                    <w:szCs w:val="22"/>
                  </w:rPr>
                </w:rPrChange>
              </w:rPr>
              <w:pPrChange w:id="12160" w:author="Chara Katiri" w:date="2015-05-12T13:05:00Z">
                <w:pPr>
                  <w:pStyle w:val="ListParagraph"/>
                  <w:spacing w:line="360" w:lineRule="auto"/>
                  <w:ind w:left="0"/>
                  <w:jc w:val="both"/>
                </w:pPr>
              </w:pPrChange>
            </w:pPr>
          </w:p>
        </w:tc>
        <w:tc>
          <w:tcPr>
            <w:tcW w:w="1171" w:type="dxa"/>
            <w:tcPrChange w:id="12161" w:author="Chara Katiri" w:date="2015-04-12T17:52:00Z">
              <w:tcPr>
                <w:tcW w:w="1169" w:type="dxa"/>
              </w:tcPr>
            </w:tcPrChange>
          </w:tcPr>
          <w:p w14:paraId="201D822B" w14:textId="37FEC4BB" w:rsidR="00D71A41" w:rsidRPr="00F758B3" w:rsidRDefault="00D71A41" w:rsidP="00F758B3">
            <w:pPr>
              <w:pStyle w:val="ListParagraph"/>
              <w:spacing w:line="360" w:lineRule="auto"/>
              <w:ind w:left="0"/>
              <w:jc w:val="both"/>
              <w:rPr>
                <w:ins w:id="12162" w:author="Chara Katiri" w:date="2015-04-12T17:51:00Z"/>
                <w:rFonts w:ascii="Times" w:hAnsi="Times" w:cs="Times New Roman"/>
                <w:sz w:val="22"/>
                <w:szCs w:val="22"/>
                <w:rPrChange w:id="12163" w:author="Chara Katiri" w:date="2015-05-12T13:05:00Z">
                  <w:rPr>
                    <w:ins w:id="12164" w:author="Chara Katiri" w:date="2015-04-12T17:51:00Z"/>
                    <w:rFonts w:ascii="Times" w:hAnsi="Times" w:cs="Times New Roman"/>
                    <w:sz w:val="22"/>
                    <w:szCs w:val="22"/>
                  </w:rPr>
                </w:rPrChange>
              </w:rPr>
              <w:pPrChange w:id="12165" w:author="Chara Katiri" w:date="2015-05-12T13:05:00Z">
                <w:pPr>
                  <w:pStyle w:val="ListParagraph"/>
                  <w:spacing w:line="360" w:lineRule="auto"/>
                  <w:ind w:left="0"/>
                  <w:jc w:val="both"/>
                </w:pPr>
              </w:pPrChange>
            </w:pPr>
          </w:p>
        </w:tc>
      </w:tr>
      <w:tr w:rsidR="00D71A41" w:rsidRPr="00F758B3" w14:paraId="30ECA4A4" w14:textId="77777777" w:rsidTr="00D71A41">
        <w:trPr>
          <w:ins w:id="12166" w:author="Chara Katiri" w:date="2015-04-12T17:50:00Z"/>
          <w:trPrChange w:id="12167" w:author="Chara Katiri" w:date="2015-04-12T17:52:00Z">
            <w:trPr>
              <w:gridAfter w:val="0"/>
            </w:trPr>
          </w:trPrChange>
        </w:trPr>
        <w:tc>
          <w:tcPr>
            <w:tcW w:w="11482" w:type="dxa"/>
            <w:gridSpan w:val="7"/>
            <w:shd w:val="clear" w:color="auto" w:fill="4F81BD" w:themeFill="accent1"/>
            <w:tcPrChange w:id="12168" w:author="Chara Katiri" w:date="2015-04-12T17:52:00Z">
              <w:tcPr>
                <w:tcW w:w="11466" w:type="dxa"/>
                <w:gridSpan w:val="8"/>
                <w:shd w:val="clear" w:color="auto" w:fill="4F81BD" w:themeFill="accent1"/>
              </w:tcPr>
            </w:tcPrChange>
          </w:tcPr>
          <w:p w14:paraId="48FDF8DB" w14:textId="664F2722" w:rsidR="00D71A41" w:rsidRPr="00F758B3" w:rsidRDefault="00D71A41" w:rsidP="00F758B3">
            <w:pPr>
              <w:pStyle w:val="ListParagraph"/>
              <w:spacing w:line="360" w:lineRule="auto"/>
              <w:ind w:left="0"/>
              <w:jc w:val="both"/>
              <w:rPr>
                <w:ins w:id="12169" w:author="Chara Katiri" w:date="2015-04-12T17:51:00Z"/>
                <w:rFonts w:ascii="Times" w:hAnsi="Times" w:cs="Times New Roman"/>
                <w:sz w:val="22"/>
                <w:szCs w:val="22"/>
                <w:rPrChange w:id="12170" w:author="Chara Katiri" w:date="2015-05-12T13:05:00Z">
                  <w:rPr>
                    <w:ins w:id="12171" w:author="Chara Katiri" w:date="2015-04-12T17:51:00Z"/>
                    <w:rFonts w:ascii="Times" w:hAnsi="Times" w:cs="Times New Roman"/>
                    <w:sz w:val="22"/>
                    <w:szCs w:val="22"/>
                  </w:rPr>
                </w:rPrChange>
              </w:rPr>
              <w:pPrChange w:id="12172" w:author="Chara Katiri" w:date="2015-05-12T13:05:00Z">
                <w:pPr>
                  <w:pStyle w:val="ListParagraph"/>
                  <w:spacing w:line="360" w:lineRule="auto"/>
                  <w:ind w:left="0"/>
                  <w:jc w:val="both"/>
                </w:pPr>
              </w:pPrChange>
            </w:pPr>
            <w:ins w:id="12173" w:author="Chara Katiri" w:date="2015-04-12T17:50:00Z">
              <w:r w:rsidRPr="00F758B3">
                <w:rPr>
                  <w:rFonts w:ascii="Times" w:hAnsi="Times" w:cs="Times New Roman"/>
                  <w:sz w:val="22"/>
                  <w:szCs w:val="22"/>
                  <w:rPrChange w:id="12174" w:author="Chara Katiri" w:date="2015-05-12T13:05:00Z">
                    <w:rPr>
                      <w:rFonts w:ascii="Times" w:hAnsi="Times" w:cs="Times New Roman"/>
                      <w:sz w:val="22"/>
                      <w:szCs w:val="22"/>
                    </w:rPr>
                  </w:rPrChange>
                </w:rPr>
                <w:t>Items</w:t>
              </w:r>
            </w:ins>
          </w:p>
        </w:tc>
      </w:tr>
      <w:tr w:rsidR="00D71A41" w:rsidRPr="00F758B3" w14:paraId="470F3CCE" w14:textId="77777777" w:rsidTr="00D71A41">
        <w:trPr>
          <w:ins w:id="12175" w:author="Chara Katiri" w:date="2015-04-12T17:50:00Z"/>
          <w:trPrChange w:id="12176" w:author="Chara Katiri" w:date="2015-04-12T17:52:00Z">
            <w:trPr>
              <w:gridAfter w:val="0"/>
            </w:trPr>
          </w:trPrChange>
        </w:trPr>
        <w:tc>
          <w:tcPr>
            <w:tcW w:w="1108" w:type="dxa"/>
            <w:tcPrChange w:id="12177" w:author="Chara Katiri" w:date="2015-04-12T17:52:00Z">
              <w:tcPr>
                <w:tcW w:w="1116" w:type="dxa"/>
                <w:gridSpan w:val="2"/>
              </w:tcPr>
            </w:tcPrChange>
          </w:tcPr>
          <w:p w14:paraId="0174E8D8" w14:textId="77777777" w:rsidR="00D71A41" w:rsidRPr="00F758B3" w:rsidRDefault="00D71A41" w:rsidP="00F758B3">
            <w:pPr>
              <w:pStyle w:val="ListParagraph"/>
              <w:spacing w:line="360" w:lineRule="auto"/>
              <w:ind w:left="0"/>
              <w:jc w:val="both"/>
              <w:rPr>
                <w:ins w:id="12178" w:author="Chara Katiri" w:date="2015-04-12T17:50:00Z"/>
                <w:rFonts w:ascii="Times" w:hAnsi="Times" w:cs="Times New Roman"/>
                <w:sz w:val="22"/>
                <w:szCs w:val="22"/>
                <w:rPrChange w:id="12179" w:author="Chara Katiri" w:date="2015-05-12T13:05:00Z">
                  <w:rPr>
                    <w:ins w:id="12180" w:author="Chara Katiri" w:date="2015-04-12T17:50:00Z"/>
                    <w:rFonts w:ascii="Times" w:hAnsi="Times" w:cs="Times New Roman"/>
                    <w:sz w:val="22"/>
                    <w:szCs w:val="22"/>
                  </w:rPr>
                </w:rPrChange>
              </w:rPr>
              <w:pPrChange w:id="12181" w:author="Chara Katiri" w:date="2015-05-12T13:05:00Z">
                <w:pPr>
                  <w:pStyle w:val="ListParagraph"/>
                  <w:spacing w:line="360" w:lineRule="auto"/>
                  <w:ind w:left="0"/>
                  <w:jc w:val="both"/>
                </w:pPr>
              </w:pPrChange>
            </w:pPr>
            <w:ins w:id="12182" w:author="Chara Katiri" w:date="2015-04-12T17:50:00Z">
              <w:r w:rsidRPr="00F758B3">
                <w:rPr>
                  <w:rFonts w:ascii="Times" w:hAnsi="Times" w:cs="Times New Roman"/>
                  <w:sz w:val="22"/>
                  <w:szCs w:val="22"/>
                  <w:rPrChange w:id="12183" w:author="Chara Katiri" w:date="2015-05-12T13:05:00Z">
                    <w:rPr>
                      <w:rFonts w:ascii="Times" w:hAnsi="Times" w:cs="Times New Roman"/>
                      <w:sz w:val="22"/>
                      <w:szCs w:val="22"/>
                    </w:rPr>
                  </w:rPrChange>
                </w:rPr>
                <w:t>11</w:t>
              </w:r>
            </w:ins>
          </w:p>
        </w:tc>
        <w:tc>
          <w:tcPr>
            <w:tcW w:w="3951" w:type="dxa"/>
            <w:tcPrChange w:id="12184" w:author="Chara Katiri" w:date="2015-04-12T17:52:00Z">
              <w:tcPr>
                <w:tcW w:w="3960" w:type="dxa"/>
              </w:tcPr>
            </w:tcPrChange>
          </w:tcPr>
          <w:p w14:paraId="7D1561F5" w14:textId="77777777" w:rsidR="00D71A41" w:rsidRPr="00F758B3" w:rsidRDefault="00D71A41" w:rsidP="00F758B3">
            <w:pPr>
              <w:pStyle w:val="ListParagraph"/>
              <w:spacing w:line="360" w:lineRule="auto"/>
              <w:ind w:left="0"/>
              <w:jc w:val="both"/>
              <w:rPr>
                <w:ins w:id="12185" w:author="Chara Katiri" w:date="2015-04-12T17:50:00Z"/>
                <w:rFonts w:ascii="Times" w:hAnsi="Times" w:cs="Times New Roman"/>
                <w:sz w:val="22"/>
                <w:szCs w:val="22"/>
                <w:rPrChange w:id="12186" w:author="Chara Katiri" w:date="2015-05-12T13:05:00Z">
                  <w:rPr>
                    <w:ins w:id="12187" w:author="Chara Katiri" w:date="2015-04-12T17:50:00Z"/>
                    <w:rFonts w:ascii="Times" w:hAnsi="Times" w:cs="Times New Roman"/>
                    <w:sz w:val="22"/>
                    <w:szCs w:val="22"/>
                  </w:rPr>
                </w:rPrChange>
              </w:rPr>
              <w:pPrChange w:id="12188" w:author="Chara Katiri" w:date="2015-05-12T13:05:00Z">
                <w:pPr>
                  <w:pStyle w:val="ListParagraph"/>
                  <w:spacing w:line="360" w:lineRule="auto"/>
                  <w:ind w:left="0"/>
                  <w:jc w:val="both"/>
                </w:pPr>
              </w:pPrChange>
            </w:pPr>
            <w:ins w:id="12189" w:author="Chara Katiri" w:date="2015-04-12T17:50:00Z">
              <w:r w:rsidRPr="00F758B3">
                <w:rPr>
                  <w:rFonts w:ascii="Times" w:hAnsi="Times" w:cs="Times New Roman"/>
                  <w:sz w:val="22"/>
                  <w:szCs w:val="22"/>
                  <w:rPrChange w:id="12190" w:author="Chara Katiri" w:date="2015-05-12T13:05:00Z">
                    <w:rPr>
                      <w:rFonts w:ascii="Times" w:hAnsi="Times" w:cs="Times New Roman"/>
                      <w:sz w:val="22"/>
                      <w:szCs w:val="22"/>
                    </w:rPr>
                  </w:rPrChange>
                </w:rPr>
                <w:t>The system must provide information about the product: Title, Description, Price, Category and Seller contact information.</w:t>
              </w:r>
            </w:ins>
          </w:p>
        </w:tc>
        <w:tc>
          <w:tcPr>
            <w:tcW w:w="1325" w:type="dxa"/>
            <w:tcPrChange w:id="12191" w:author="Chara Katiri" w:date="2015-04-12T17:52:00Z">
              <w:tcPr>
                <w:tcW w:w="1274" w:type="dxa"/>
              </w:tcPr>
            </w:tcPrChange>
          </w:tcPr>
          <w:p w14:paraId="385BFCC0" w14:textId="77777777" w:rsidR="00D71A41" w:rsidRPr="00F758B3" w:rsidRDefault="00D71A41" w:rsidP="00F758B3">
            <w:pPr>
              <w:pStyle w:val="ListParagraph"/>
              <w:spacing w:line="360" w:lineRule="auto"/>
              <w:ind w:left="0"/>
              <w:jc w:val="both"/>
              <w:rPr>
                <w:ins w:id="12192" w:author="Chara Katiri" w:date="2015-04-12T17:50:00Z"/>
                <w:rFonts w:ascii="Times" w:hAnsi="Times" w:cs="Times New Roman"/>
                <w:sz w:val="22"/>
                <w:szCs w:val="22"/>
                <w:rPrChange w:id="12193" w:author="Chara Katiri" w:date="2015-05-12T13:05:00Z">
                  <w:rPr>
                    <w:ins w:id="12194" w:author="Chara Katiri" w:date="2015-04-12T17:50:00Z"/>
                    <w:rFonts w:ascii="Times" w:hAnsi="Times" w:cs="Times New Roman"/>
                    <w:sz w:val="22"/>
                    <w:szCs w:val="22"/>
                  </w:rPr>
                </w:rPrChange>
              </w:rPr>
              <w:pPrChange w:id="12195" w:author="Chara Katiri" w:date="2015-05-12T13:05:00Z">
                <w:pPr>
                  <w:pStyle w:val="ListParagraph"/>
                  <w:spacing w:line="360" w:lineRule="auto"/>
                  <w:ind w:left="0"/>
                  <w:jc w:val="both"/>
                </w:pPr>
              </w:pPrChange>
            </w:pPr>
            <w:ins w:id="12196" w:author="Chara Katiri" w:date="2015-04-12T17:50:00Z">
              <w:r w:rsidRPr="00F758B3">
                <w:rPr>
                  <w:rFonts w:ascii="Times" w:hAnsi="Times" w:cs="Times New Roman"/>
                  <w:sz w:val="22"/>
                  <w:szCs w:val="22"/>
                  <w:rPrChange w:id="12197" w:author="Chara Katiri" w:date="2015-05-12T13:05:00Z">
                    <w:rPr>
                      <w:rFonts w:ascii="Times" w:hAnsi="Times" w:cs="Times New Roman"/>
                      <w:sz w:val="22"/>
                      <w:szCs w:val="22"/>
                    </w:rPr>
                  </w:rPrChange>
                </w:rPr>
                <w:t>Functional</w:t>
              </w:r>
            </w:ins>
          </w:p>
        </w:tc>
        <w:tc>
          <w:tcPr>
            <w:tcW w:w="1603" w:type="dxa"/>
            <w:tcPrChange w:id="12198" w:author="Chara Katiri" w:date="2015-04-12T17:52:00Z">
              <w:tcPr>
                <w:tcW w:w="1609" w:type="dxa"/>
              </w:tcPr>
            </w:tcPrChange>
          </w:tcPr>
          <w:p w14:paraId="3BFC23CC" w14:textId="77777777" w:rsidR="00D71A41" w:rsidRPr="00F758B3" w:rsidRDefault="00D71A41" w:rsidP="00F758B3">
            <w:pPr>
              <w:pStyle w:val="ListParagraph"/>
              <w:spacing w:line="360" w:lineRule="auto"/>
              <w:ind w:left="0"/>
              <w:jc w:val="both"/>
              <w:rPr>
                <w:ins w:id="12199" w:author="Chara Katiri" w:date="2015-04-12T17:50:00Z"/>
                <w:rFonts w:ascii="Times" w:hAnsi="Times" w:cs="Times New Roman"/>
                <w:sz w:val="22"/>
                <w:szCs w:val="22"/>
                <w:rPrChange w:id="12200" w:author="Chara Katiri" w:date="2015-05-12T13:05:00Z">
                  <w:rPr>
                    <w:ins w:id="12201" w:author="Chara Katiri" w:date="2015-04-12T17:50:00Z"/>
                    <w:rFonts w:ascii="Times" w:hAnsi="Times" w:cs="Times New Roman"/>
                    <w:sz w:val="22"/>
                    <w:szCs w:val="22"/>
                  </w:rPr>
                </w:rPrChange>
              </w:rPr>
              <w:pPrChange w:id="12202" w:author="Chara Katiri" w:date="2015-05-12T13:05:00Z">
                <w:pPr>
                  <w:pStyle w:val="ListParagraph"/>
                  <w:spacing w:line="360" w:lineRule="auto"/>
                  <w:ind w:left="0"/>
                  <w:jc w:val="both"/>
                </w:pPr>
              </w:pPrChange>
            </w:pPr>
          </w:p>
        </w:tc>
        <w:tc>
          <w:tcPr>
            <w:tcW w:w="1169" w:type="dxa"/>
            <w:tcPrChange w:id="12203" w:author="Chara Katiri" w:date="2015-04-12T17:52:00Z">
              <w:tcPr>
                <w:tcW w:w="1169" w:type="dxa"/>
              </w:tcPr>
            </w:tcPrChange>
          </w:tcPr>
          <w:p w14:paraId="3BDE4EFD" w14:textId="5BADA657" w:rsidR="00D71A41" w:rsidRPr="00F758B3" w:rsidRDefault="00D71A41" w:rsidP="00F758B3">
            <w:pPr>
              <w:pStyle w:val="ListParagraph"/>
              <w:spacing w:line="360" w:lineRule="auto"/>
              <w:ind w:left="0"/>
              <w:jc w:val="both"/>
              <w:rPr>
                <w:ins w:id="12204" w:author="Chara Katiri" w:date="2015-04-12T17:51:00Z"/>
                <w:rFonts w:ascii="Times" w:hAnsi="Times" w:cs="Times New Roman"/>
                <w:sz w:val="22"/>
                <w:szCs w:val="22"/>
                <w:rPrChange w:id="12205" w:author="Chara Katiri" w:date="2015-05-12T13:05:00Z">
                  <w:rPr>
                    <w:ins w:id="12206" w:author="Chara Katiri" w:date="2015-04-12T17:51:00Z"/>
                    <w:rFonts w:ascii="Times" w:hAnsi="Times" w:cs="Times New Roman"/>
                    <w:sz w:val="22"/>
                    <w:szCs w:val="22"/>
                  </w:rPr>
                </w:rPrChange>
              </w:rPr>
              <w:pPrChange w:id="12207" w:author="Chara Katiri" w:date="2015-05-12T13:05:00Z">
                <w:pPr>
                  <w:pStyle w:val="ListParagraph"/>
                  <w:spacing w:line="360" w:lineRule="auto"/>
                  <w:ind w:left="0"/>
                  <w:jc w:val="both"/>
                </w:pPr>
              </w:pPrChange>
            </w:pPr>
            <w:ins w:id="12208" w:author="Chara Katiri" w:date="2015-04-12T17:51:00Z">
              <w:r w:rsidRPr="00F758B3">
                <w:rPr>
                  <w:rFonts w:ascii="Times" w:hAnsi="Times" w:cs="Times New Roman"/>
                  <w:sz w:val="22"/>
                  <w:szCs w:val="22"/>
                  <w:rPrChange w:id="12209" w:author="Chara Katiri" w:date="2015-05-12T13:05:00Z">
                    <w:rPr>
                      <w:rFonts w:ascii="Times" w:hAnsi="Times" w:cs="Times New Roman"/>
                      <w:sz w:val="22"/>
                      <w:szCs w:val="22"/>
                    </w:rPr>
                  </w:rPrChange>
                </w:rPr>
                <w:t>M</w:t>
              </w:r>
            </w:ins>
          </w:p>
        </w:tc>
        <w:tc>
          <w:tcPr>
            <w:tcW w:w="1155" w:type="dxa"/>
            <w:tcPrChange w:id="12210" w:author="Chara Katiri" w:date="2015-04-12T17:52:00Z">
              <w:tcPr>
                <w:tcW w:w="1169" w:type="dxa"/>
              </w:tcPr>
            </w:tcPrChange>
          </w:tcPr>
          <w:p w14:paraId="1FEF9EF9" w14:textId="2046169D" w:rsidR="00D71A41" w:rsidRPr="00F758B3" w:rsidRDefault="00D71A41" w:rsidP="00F758B3">
            <w:pPr>
              <w:pStyle w:val="ListParagraph"/>
              <w:spacing w:line="360" w:lineRule="auto"/>
              <w:ind w:left="0"/>
              <w:jc w:val="both"/>
              <w:rPr>
                <w:ins w:id="12211" w:author="Chara Katiri" w:date="2015-04-12T17:51:00Z"/>
                <w:rFonts w:ascii="Times" w:hAnsi="Times" w:cs="Times New Roman"/>
                <w:sz w:val="22"/>
                <w:szCs w:val="22"/>
                <w:rPrChange w:id="12212" w:author="Chara Katiri" w:date="2015-05-12T13:05:00Z">
                  <w:rPr>
                    <w:ins w:id="12213" w:author="Chara Katiri" w:date="2015-04-12T17:51:00Z"/>
                    <w:rFonts w:ascii="Times" w:hAnsi="Times" w:cs="Times New Roman"/>
                    <w:sz w:val="22"/>
                    <w:szCs w:val="22"/>
                  </w:rPr>
                </w:rPrChange>
              </w:rPr>
              <w:pPrChange w:id="12214" w:author="Chara Katiri" w:date="2015-05-12T13:05:00Z">
                <w:pPr>
                  <w:pStyle w:val="ListParagraph"/>
                  <w:spacing w:line="360" w:lineRule="auto"/>
                  <w:ind w:left="0"/>
                  <w:jc w:val="both"/>
                </w:pPr>
              </w:pPrChange>
            </w:pPr>
          </w:p>
        </w:tc>
        <w:tc>
          <w:tcPr>
            <w:tcW w:w="1171" w:type="dxa"/>
            <w:tcPrChange w:id="12215" w:author="Chara Katiri" w:date="2015-04-12T17:52:00Z">
              <w:tcPr>
                <w:tcW w:w="1169" w:type="dxa"/>
              </w:tcPr>
            </w:tcPrChange>
          </w:tcPr>
          <w:p w14:paraId="1789C944" w14:textId="65D7B961" w:rsidR="00D71A41" w:rsidRPr="00F758B3" w:rsidRDefault="00D71A41" w:rsidP="00F758B3">
            <w:pPr>
              <w:pStyle w:val="ListParagraph"/>
              <w:spacing w:line="360" w:lineRule="auto"/>
              <w:ind w:left="0"/>
              <w:jc w:val="both"/>
              <w:rPr>
                <w:ins w:id="12216" w:author="Chara Katiri" w:date="2015-04-12T17:51:00Z"/>
                <w:rFonts w:ascii="Times" w:hAnsi="Times" w:cs="Times New Roman"/>
                <w:sz w:val="22"/>
                <w:szCs w:val="22"/>
                <w:rPrChange w:id="12217" w:author="Chara Katiri" w:date="2015-05-12T13:05:00Z">
                  <w:rPr>
                    <w:ins w:id="12218" w:author="Chara Katiri" w:date="2015-04-12T17:51:00Z"/>
                    <w:rFonts w:ascii="Times" w:hAnsi="Times" w:cs="Times New Roman"/>
                    <w:sz w:val="22"/>
                    <w:szCs w:val="22"/>
                  </w:rPr>
                </w:rPrChange>
              </w:rPr>
              <w:pPrChange w:id="12219" w:author="Chara Katiri" w:date="2015-05-12T13:05:00Z">
                <w:pPr>
                  <w:pStyle w:val="ListParagraph"/>
                  <w:spacing w:line="360" w:lineRule="auto"/>
                  <w:ind w:left="0"/>
                  <w:jc w:val="both"/>
                </w:pPr>
              </w:pPrChange>
            </w:pPr>
          </w:p>
        </w:tc>
      </w:tr>
      <w:tr w:rsidR="00D71A41" w:rsidRPr="00F758B3" w14:paraId="772B3B69" w14:textId="77777777" w:rsidTr="00D71A41">
        <w:trPr>
          <w:ins w:id="12220" w:author="Chara Katiri" w:date="2015-04-12T17:50:00Z"/>
          <w:trPrChange w:id="12221" w:author="Chara Katiri" w:date="2015-04-12T17:52:00Z">
            <w:trPr>
              <w:gridAfter w:val="0"/>
            </w:trPr>
          </w:trPrChange>
        </w:trPr>
        <w:tc>
          <w:tcPr>
            <w:tcW w:w="1108" w:type="dxa"/>
            <w:tcPrChange w:id="12222" w:author="Chara Katiri" w:date="2015-04-12T17:52:00Z">
              <w:tcPr>
                <w:tcW w:w="1116" w:type="dxa"/>
                <w:gridSpan w:val="2"/>
              </w:tcPr>
            </w:tcPrChange>
          </w:tcPr>
          <w:p w14:paraId="2E9C7877" w14:textId="77777777" w:rsidR="00D71A41" w:rsidRPr="00F758B3" w:rsidRDefault="00D71A41" w:rsidP="00F758B3">
            <w:pPr>
              <w:pStyle w:val="ListParagraph"/>
              <w:spacing w:line="360" w:lineRule="auto"/>
              <w:ind w:left="0"/>
              <w:jc w:val="both"/>
              <w:rPr>
                <w:ins w:id="12223" w:author="Chara Katiri" w:date="2015-04-12T17:50:00Z"/>
                <w:rFonts w:ascii="Times" w:hAnsi="Times" w:cs="Times New Roman"/>
                <w:sz w:val="22"/>
                <w:szCs w:val="22"/>
                <w:rPrChange w:id="12224" w:author="Chara Katiri" w:date="2015-05-12T13:05:00Z">
                  <w:rPr>
                    <w:ins w:id="12225" w:author="Chara Katiri" w:date="2015-04-12T17:50:00Z"/>
                    <w:rFonts w:ascii="Times" w:hAnsi="Times" w:cs="Times New Roman"/>
                    <w:sz w:val="22"/>
                    <w:szCs w:val="22"/>
                  </w:rPr>
                </w:rPrChange>
              </w:rPr>
              <w:pPrChange w:id="12226" w:author="Chara Katiri" w:date="2015-05-12T13:05:00Z">
                <w:pPr>
                  <w:pStyle w:val="ListParagraph"/>
                  <w:spacing w:line="360" w:lineRule="auto"/>
                  <w:ind w:left="0"/>
                  <w:jc w:val="both"/>
                </w:pPr>
              </w:pPrChange>
            </w:pPr>
            <w:ins w:id="12227" w:author="Chara Katiri" w:date="2015-04-12T17:50:00Z">
              <w:r w:rsidRPr="00F758B3">
                <w:rPr>
                  <w:rFonts w:ascii="Times" w:hAnsi="Times" w:cs="Times New Roman"/>
                  <w:sz w:val="22"/>
                  <w:szCs w:val="22"/>
                  <w:rPrChange w:id="12228" w:author="Chara Katiri" w:date="2015-05-12T13:05:00Z">
                    <w:rPr>
                      <w:rFonts w:ascii="Times" w:hAnsi="Times" w:cs="Times New Roman"/>
                      <w:sz w:val="22"/>
                      <w:szCs w:val="22"/>
                    </w:rPr>
                  </w:rPrChange>
                </w:rPr>
                <w:t>12</w:t>
              </w:r>
            </w:ins>
          </w:p>
        </w:tc>
        <w:tc>
          <w:tcPr>
            <w:tcW w:w="3951" w:type="dxa"/>
            <w:tcPrChange w:id="12229" w:author="Chara Katiri" w:date="2015-04-12T17:52:00Z">
              <w:tcPr>
                <w:tcW w:w="3960" w:type="dxa"/>
              </w:tcPr>
            </w:tcPrChange>
          </w:tcPr>
          <w:p w14:paraId="43C6279A" w14:textId="77777777" w:rsidR="00D71A41" w:rsidRPr="00F758B3" w:rsidRDefault="00D71A41" w:rsidP="00F758B3">
            <w:pPr>
              <w:pStyle w:val="ListParagraph"/>
              <w:spacing w:line="360" w:lineRule="auto"/>
              <w:ind w:left="0"/>
              <w:jc w:val="both"/>
              <w:rPr>
                <w:ins w:id="12230" w:author="Chara Katiri" w:date="2015-04-12T17:50:00Z"/>
                <w:rFonts w:ascii="Times" w:hAnsi="Times" w:cs="Times New Roman"/>
                <w:sz w:val="22"/>
                <w:szCs w:val="22"/>
                <w:rPrChange w:id="12231" w:author="Chara Katiri" w:date="2015-05-12T13:05:00Z">
                  <w:rPr>
                    <w:ins w:id="12232" w:author="Chara Katiri" w:date="2015-04-12T17:50:00Z"/>
                    <w:rFonts w:ascii="Times" w:hAnsi="Times" w:cs="Times New Roman"/>
                    <w:sz w:val="22"/>
                    <w:szCs w:val="22"/>
                  </w:rPr>
                </w:rPrChange>
              </w:rPr>
              <w:pPrChange w:id="12233" w:author="Chara Katiri" w:date="2015-05-12T13:05:00Z">
                <w:pPr>
                  <w:pStyle w:val="ListParagraph"/>
                  <w:spacing w:line="360" w:lineRule="auto"/>
                  <w:ind w:left="0"/>
                  <w:jc w:val="both"/>
                </w:pPr>
              </w:pPrChange>
            </w:pPr>
            <w:ins w:id="12234" w:author="Chara Katiri" w:date="2015-04-12T17:50:00Z">
              <w:r w:rsidRPr="00F758B3">
                <w:rPr>
                  <w:rFonts w:ascii="Times" w:hAnsi="Times" w:cs="Times New Roman"/>
                  <w:sz w:val="22"/>
                  <w:szCs w:val="22"/>
                  <w:rPrChange w:id="12235" w:author="Chara Katiri" w:date="2015-05-12T13:05:00Z">
                    <w:rPr>
                      <w:rFonts w:ascii="Times" w:hAnsi="Times" w:cs="Times New Roman"/>
                      <w:sz w:val="22"/>
                      <w:szCs w:val="22"/>
                    </w:rPr>
                  </w:rPrChange>
                </w:rPr>
                <w:t>The system must ask the seller to fill specific fields regarding the product: Title, Description, Price, Category and Seller contact information such as email address and/or mobile phone number.</w:t>
              </w:r>
            </w:ins>
          </w:p>
        </w:tc>
        <w:tc>
          <w:tcPr>
            <w:tcW w:w="1325" w:type="dxa"/>
            <w:tcPrChange w:id="12236" w:author="Chara Katiri" w:date="2015-04-12T17:52:00Z">
              <w:tcPr>
                <w:tcW w:w="1274" w:type="dxa"/>
              </w:tcPr>
            </w:tcPrChange>
          </w:tcPr>
          <w:p w14:paraId="23EA0588" w14:textId="77777777" w:rsidR="00D71A41" w:rsidRPr="00F758B3" w:rsidRDefault="00D71A41" w:rsidP="00F758B3">
            <w:pPr>
              <w:pStyle w:val="ListParagraph"/>
              <w:spacing w:line="360" w:lineRule="auto"/>
              <w:ind w:left="0"/>
              <w:jc w:val="both"/>
              <w:rPr>
                <w:ins w:id="12237" w:author="Chara Katiri" w:date="2015-04-12T17:50:00Z"/>
                <w:rFonts w:ascii="Times" w:hAnsi="Times" w:cs="Times New Roman"/>
                <w:sz w:val="22"/>
                <w:szCs w:val="22"/>
                <w:rPrChange w:id="12238" w:author="Chara Katiri" w:date="2015-05-12T13:05:00Z">
                  <w:rPr>
                    <w:ins w:id="12239" w:author="Chara Katiri" w:date="2015-04-12T17:50:00Z"/>
                    <w:rFonts w:ascii="Times" w:hAnsi="Times" w:cs="Times New Roman"/>
                    <w:sz w:val="22"/>
                    <w:szCs w:val="22"/>
                  </w:rPr>
                </w:rPrChange>
              </w:rPr>
              <w:pPrChange w:id="12240" w:author="Chara Katiri" w:date="2015-05-12T13:05:00Z">
                <w:pPr>
                  <w:pStyle w:val="ListParagraph"/>
                  <w:spacing w:line="360" w:lineRule="auto"/>
                  <w:ind w:left="0"/>
                  <w:jc w:val="both"/>
                </w:pPr>
              </w:pPrChange>
            </w:pPr>
            <w:ins w:id="12241" w:author="Chara Katiri" w:date="2015-04-12T17:50:00Z">
              <w:r w:rsidRPr="00F758B3">
                <w:rPr>
                  <w:rFonts w:ascii="Times" w:hAnsi="Times" w:cs="Times New Roman"/>
                  <w:sz w:val="22"/>
                  <w:szCs w:val="22"/>
                  <w:rPrChange w:id="12242" w:author="Chara Katiri" w:date="2015-05-12T13:05:00Z">
                    <w:rPr>
                      <w:rFonts w:ascii="Times" w:hAnsi="Times" w:cs="Times New Roman"/>
                      <w:sz w:val="22"/>
                      <w:szCs w:val="22"/>
                    </w:rPr>
                  </w:rPrChange>
                </w:rPr>
                <w:t>Functional</w:t>
              </w:r>
            </w:ins>
          </w:p>
        </w:tc>
        <w:tc>
          <w:tcPr>
            <w:tcW w:w="1603" w:type="dxa"/>
            <w:tcPrChange w:id="12243" w:author="Chara Katiri" w:date="2015-04-12T17:52:00Z">
              <w:tcPr>
                <w:tcW w:w="1609" w:type="dxa"/>
              </w:tcPr>
            </w:tcPrChange>
          </w:tcPr>
          <w:p w14:paraId="63E2E9ED" w14:textId="77777777" w:rsidR="00D71A41" w:rsidRPr="00F758B3" w:rsidRDefault="00D71A41" w:rsidP="00F758B3">
            <w:pPr>
              <w:pStyle w:val="ListParagraph"/>
              <w:spacing w:line="360" w:lineRule="auto"/>
              <w:ind w:left="0"/>
              <w:jc w:val="both"/>
              <w:rPr>
                <w:ins w:id="12244" w:author="Chara Katiri" w:date="2015-04-12T17:50:00Z"/>
                <w:rFonts w:ascii="Times" w:hAnsi="Times" w:cs="Times New Roman"/>
                <w:sz w:val="22"/>
                <w:szCs w:val="22"/>
                <w:rPrChange w:id="12245" w:author="Chara Katiri" w:date="2015-05-12T13:05:00Z">
                  <w:rPr>
                    <w:ins w:id="12246" w:author="Chara Katiri" w:date="2015-04-12T17:50:00Z"/>
                    <w:rFonts w:ascii="Times" w:hAnsi="Times" w:cs="Times New Roman"/>
                    <w:sz w:val="22"/>
                    <w:szCs w:val="22"/>
                  </w:rPr>
                </w:rPrChange>
              </w:rPr>
              <w:pPrChange w:id="12247" w:author="Chara Katiri" w:date="2015-05-12T13:05:00Z">
                <w:pPr>
                  <w:pStyle w:val="ListParagraph"/>
                  <w:spacing w:line="360" w:lineRule="auto"/>
                  <w:ind w:left="0"/>
                  <w:jc w:val="both"/>
                </w:pPr>
              </w:pPrChange>
            </w:pPr>
          </w:p>
        </w:tc>
        <w:tc>
          <w:tcPr>
            <w:tcW w:w="1169" w:type="dxa"/>
            <w:tcPrChange w:id="12248" w:author="Chara Katiri" w:date="2015-04-12T17:52:00Z">
              <w:tcPr>
                <w:tcW w:w="1169" w:type="dxa"/>
              </w:tcPr>
            </w:tcPrChange>
          </w:tcPr>
          <w:p w14:paraId="5A48B9ED" w14:textId="2FD3471A" w:rsidR="00D71A41" w:rsidRPr="00F758B3" w:rsidRDefault="00D71A41" w:rsidP="00F758B3">
            <w:pPr>
              <w:pStyle w:val="ListParagraph"/>
              <w:spacing w:line="360" w:lineRule="auto"/>
              <w:ind w:left="0"/>
              <w:jc w:val="both"/>
              <w:rPr>
                <w:ins w:id="12249" w:author="Chara Katiri" w:date="2015-04-12T17:51:00Z"/>
                <w:rFonts w:ascii="Times" w:hAnsi="Times" w:cs="Times New Roman"/>
                <w:sz w:val="22"/>
                <w:szCs w:val="22"/>
                <w:rPrChange w:id="12250" w:author="Chara Katiri" w:date="2015-05-12T13:05:00Z">
                  <w:rPr>
                    <w:ins w:id="12251" w:author="Chara Katiri" w:date="2015-04-12T17:51:00Z"/>
                    <w:rFonts w:ascii="Times" w:hAnsi="Times" w:cs="Times New Roman"/>
                    <w:sz w:val="22"/>
                    <w:szCs w:val="22"/>
                  </w:rPr>
                </w:rPrChange>
              </w:rPr>
              <w:pPrChange w:id="12252" w:author="Chara Katiri" w:date="2015-05-12T13:05:00Z">
                <w:pPr>
                  <w:pStyle w:val="ListParagraph"/>
                  <w:spacing w:line="360" w:lineRule="auto"/>
                  <w:ind w:left="0"/>
                  <w:jc w:val="both"/>
                </w:pPr>
              </w:pPrChange>
            </w:pPr>
            <w:ins w:id="12253" w:author="Chara Katiri" w:date="2015-04-12T17:51:00Z">
              <w:r w:rsidRPr="00F758B3">
                <w:rPr>
                  <w:rFonts w:ascii="Times" w:hAnsi="Times" w:cs="Times New Roman"/>
                  <w:sz w:val="22"/>
                  <w:szCs w:val="22"/>
                  <w:rPrChange w:id="12254" w:author="Chara Katiri" w:date="2015-05-12T13:05:00Z">
                    <w:rPr>
                      <w:rFonts w:ascii="Times" w:hAnsi="Times" w:cs="Times New Roman"/>
                      <w:sz w:val="22"/>
                      <w:szCs w:val="22"/>
                    </w:rPr>
                  </w:rPrChange>
                </w:rPr>
                <w:t>M</w:t>
              </w:r>
            </w:ins>
          </w:p>
        </w:tc>
        <w:tc>
          <w:tcPr>
            <w:tcW w:w="1155" w:type="dxa"/>
            <w:tcPrChange w:id="12255" w:author="Chara Katiri" w:date="2015-04-12T17:52:00Z">
              <w:tcPr>
                <w:tcW w:w="1169" w:type="dxa"/>
              </w:tcPr>
            </w:tcPrChange>
          </w:tcPr>
          <w:p w14:paraId="4873C685" w14:textId="5A892476" w:rsidR="00D71A41" w:rsidRPr="00F758B3" w:rsidRDefault="00D71A41" w:rsidP="00F758B3">
            <w:pPr>
              <w:pStyle w:val="ListParagraph"/>
              <w:spacing w:line="360" w:lineRule="auto"/>
              <w:ind w:left="0"/>
              <w:jc w:val="both"/>
              <w:rPr>
                <w:ins w:id="12256" w:author="Chara Katiri" w:date="2015-04-12T17:51:00Z"/>
                <w:rFonts w:ascii="Times" w:hAnsi="Times" w:cs="Times New Roman"/>
                <w:sz w:val="22"/>
                <w:szCs w:val="22"/>
                <w:rPrChange w:id="12257" w:author="Chara Katiri" w:date="2015-05-12T13:05:00Z">
                  <w:rPr>
                    <w:ins w:id="12258" w:author="Chara Katiri" w:date="2015-04-12T17:51:00Z"/>
                    <w:rFonts w:ascii="Times" w:hAnsi="Times" w:cs="Times New Roman"/>
                    <w:sz w:val="22"/>
                    <w:szCs w:val="22"/>
                  </w:rPr>
                </w:rPrChange>
              </w:rPr>
              <w:pPrChange w:id="12259" w:author="Chara Katiri" w:date="2015-05-12T13:05:00Z">
                <w:pPr>
                  <w:pStyle w:val="ListParagraph"/>
                  <w:spacing w:line="360" w:lineRule="auto"/>
                  <w:ind w:left="0"/>
                  <w:jc w:val="both"/>
                </w:pPr>
              </w:pPrChange>
            </w:pPr>
          </w:p>
        </w:tc>
        <w:tc>
          <w:tcPr>
            <w:tcW w:w="1171" w:type="dxa"/>
            <w:tcPrChange w:id="12260" w:author="Chara Katiri" w:date="2015-04-12T17:52:00Z">
              <w:tcPr>
                <w:tcW w:w="1169" w:type="dxa"/>
              </w:tcPr>
            </w:tcPrChange>
          </w:tcPr>
          <w:p w14:paraId="06E9B7B1" w14:textId="46B27D0A" w:rsidR="00D71A41" w:rsidRPr="00F758B3" w:rsidRDefault="00D71A41" w:rsidP="00F758B3">
            <w:pPr>
              <w:pStyle w:val="ListParagraph"/>
              <w:spacing w:line="360" w:lineRule="auto"/>
              <w:ind w:left="0"/>
              <w:jc w:val="both"/>
              <w:rPr>
                <w:ins w:id="12261" w:author="Chara Katiri" w:date="2015-04-12T17:51:00Z"/>
                <w:rFonts w:ascii="Times" w:hAnsi="Times" w:cs="Times New Roman"/>
                <w:sz w:val="22"/>
                <w:szCs w:val="22"/>
                <w:rPrChange w:id="12262" w:author="Chara Katiri" w:date="2015-05-12T13:05:00Z">
                  <w:rPr>
                    <w:ins w:id="12263" w:author="Chara Katiri" w:date="2015-04-12T17:51:00Z"/>
                    <w:rFonts w:ascii="Times" w:hAnsi="Times" w:cs="Times New Roman"/>
                    <w:sz w:val="22"/>
                    <w:szCs w:val="22"/>
                  </w:rPr>
                </w:rPrChange>
              </w:rPr>
              <w:pPrChange w:id="12264" w:author="Chara Katiri" w:date="2015-05-12T13:05:00Z">
                <w:pPr>
                  <w:pStyle w:val="ListParagraph"/>
                  <w:spacing w:line="360" w:lineRule="auto"/>
                  <w:ind w:left="0"/>
                  <w:jc w:val="both"/>
                </w:pPr>
              </w:pPrChange>
            </w:pPr>
          </w:p>
        </w:tc>
      </w:tr>
      <w:tr w:rsidR="00D71A41" w:rsidRPr="00F758B3" w14:paraId="2C202F61" w14:textId="77777777" w:rsidTr="00D71A41">
        <w:trPr>
          <w:ins w:id="12265" w:author="Chara Katiri" w:date="2015-04-12T17:50:00Z"/>
          <w:trPrChange w:id="12266" w:author="Chara Katiri" w:date="2015-04-12T17:52:00Z">
            <w:trPr>
              <w:gridAfter w:val="0"/>
            </w:trPr>
          </w:trPrChange>
        </w:trPr>
        <w:tc>
          <w:tcPr>
            <w:tcW w:w="11482" w:type="dxa"/>
            <w:gridSpan w:val="7"/>
            <w:shd w:val="clear" w:color="auto" w:fill="4F81BD" w:themeFill="accent1"/>
            <w:tcPrChange w:id="12267" w:author="Chara Katiri" w:date="2015-04-12T17:52:00Z">
              <w:tcPr>
                <w:tcW w:w="11466" w:type="dxa"/>
                <w:gridSpan w:val="8"/>
                <w:shd w:val="clear" w:color="auto" w:fill="4F81BD" w:themeFill="accent1"/>
              </w:tcPr>
            </w:tcPrChange>
          </w:tcPr>
          <w:p w14:paraId="4F703176" w14:textId="438C9B20" w:rsidR="00D71A41" w:rsidRPr="00F758B3" w:rsidRDefault="00D71A41" w:rsidP="00F758B3">
            <w:pPr>
              <w:pStyle w:val="ListParagraph"/>
              <w:spacing w:line="360" w:lineRule="auto"/>
              <w:ind w:left="0"/>
              <w:jc w:val="both"/>
              <w:rPr>
                <w:ins w:id="12268" w:author="Chara Katiri" w:date="2015-04-12T17:51:00Z"/>
                <w:rFonts w:ascii="Times" w:hAnsi="Times" w:cs="Times New Roman"/>
                <w:sz w:val="22"/>
                <w:szCs w:val="22"/>
                <w:rPrChange w:id="12269" w:author="Chara Katiri" w:date="2015-05-12T13:05:00Z">
                  <w:rPr>
                    <w:ins w:id="12270" w:author="Chara Katiri" w:date="2015-04-12T17:51:00Z"/>
                    <w:rFonts w:ascii="Times" w:hAnsi="Times" w:cs="Times New Roman"/>
                    <w:sz w:val="22"/>
                    <w:szCs w:val="22"/>
                  </w:rPr>
                </w:rPrChange>
              </w:rPr>
              <w:pPrChange w:id="12271" w:author="Chara Katiri" w:date="2015-05-12T13:05:00Z">
                <w:pPr>
                  <w:pStyle w:val="ListParagraph"/>
                  <w:spacing w:line="360" w:lineRule="auto"/>
                  <w:ind w:left="0"/>
                  <w:jc w:val="both"/>
                </w:pPr>
              </w:pPrChange>
            </w:pPr>
            <w:ins w:id="12272" w:author="Chara Katiri" w:date="2015-04-12T17:50:00Z">
              <w:r w:rsidRPr="00F758B3">
                <w:rPr>
                  <w:rFonts w:ascii="Times" w:hAnsi="Times" w:cs="Times New Roman"/>
                  <w:sz w:val="22"/>
                  <w:szCs w:val="22"/>
                  <w:rPrChange w:id="12273" w:author="Chara Katiri" w:date="2015-05-12T13:05:00Z">
                    <w:rPr>
                      <w:rFonts w:ascii="Times" w:hAnsi="Times" w:cs="Times New Roman"/>
                      <w:sz w:val="22"/>
                      <w:szCs w:val="22"/>
                    </w:rPr>
                  </w:rPrChange>
                </w:rPr>
                <w:t>Sort &amp; Search items</w:t>
              </w:r>
            </w:ins>
          </w:p>
        </w:tc>
      </w:tr>
      <w:tr w:rsidR="00D71A41" w:rsidRPr="00F758B3" w14:paraId="7E131BB5" w14:textId="77777777" w:rsidTr="00D71A41">
        <w:trPr>
          <w:ins w:id="12274" w:author="Chara Katiri" w:date="2015-04-12T17:50:00Z"/>
          <w:trPrChange w:id="12275" w:author="Chara Katiri" w:date="2015-04-12T17:52:00Z">
            <w:trPr>
              <w:gridAfter w:val="0"/>
            </w:trPr>
          </w:trPrChange>
        </w:trPr>
        <w:tc>
          <w:tcPr>
            <w:tcW w:w="1108" w:type="dxa"/>
            <w:tcPrChange w:id="12276" w:author="Chara Katiri" w:date="2015-04-12T17:52:00Z">
              <w:tcPr>
                <w:tcW w:w="1116" w:type="dxa"/>
                <w:gridSpan w:val="2"/>
              </w:tcPr>
            </w:tcPrChange>
          </w:tcPr>
          <w:p w14:paraId="69C66B83" w14:textId="77777777" w:rsidR="00D71A41" w:rsidRPr="00F758B3" w:rsidRDefault="00D71A41" w:rsidP="00F758B3">
            <w:pPr>
              <w:pStyle w:val="ListParagraph"/>
              <w:spacing w:line="360" w:lineRule="auto"/>
              <w:ind w:left="0"/>
              <w:jc w:val="both"/>
              <w:rPr>
                <w:ins w:id="12277" w:author="Chara Katiri" w:date="2015-04-12T17:50:00Z"/>
                <w:rFonts w:ascii="Times" w:hAnsi="Times" w:cs="Times New Roman"/>
                <w:sz w:val="22"/>
                <w:szCs w:val="22"/>
                <w:rPrChange w:id="12278" w:author="Chara Katiri" w:date="2015-05-12T13:05:00Z">
                  <w:rPr>
                    <w:ins w:id="12279" w:author="Chara Katiri" w:date="2015-04-12T17:50:00Z"/>
                    <w:rFonts w:ascii="Times" w:hAnsi="Times" w:cs="Times New Roman"/>
                    <w:sz w:val="22"/>
                    <w:szCs w:val="22"/>
                  </w:rPr>
                </w:rPrChange>
              </w:rPr>
              <w:pPrChange w:id="12280" w:author="Chara Katiri" w:date="2015-05-12T13:05:00Z">
                <w:pPr>
                  <w:pStyle w:val="ListParagraph"/>
                  <w:spacing w:line="360" w:lineRule="auto"/>
                  <w:ind w:left="0"/>
                  <w:jc w:val="both"/>
                </w:pPr>
              </w:pPrChange>
            </w:pPr>
            <w:ins w:id="12281" w:author="Chara Katiri" w:date="2015-04-12T17:50:00Z">
              <w:r w:rsidRPr="00F758B3">
                <w:rPr>
                  <w:rFonts w:ascii="Times" w:hAnsi="Times" w:cs="Times New Roman"/>
                  <w:sz w:val="22"/>
                  <w:szCs w:val="22"/>
                  <w:rPrChange w:id="12282" w:author="Chara Katiri" w:date="2015-05-12T13:05:00Z">
                    <w:rPr>
                      <w:rFonts w:ascii="Times" w:hAnsi="Times" w:cs="Times New Roman"/>
                      <w:sz w:val="22"/>
                      <w:szCs w:val="22"/>
                    </w:rPr>
                  </w:rPrChange>
                </w:rPr>
                <w:t>13</w:t>
              </w:r>
            </w:ins>
          </w:p>
        </w:tc>
        <w:tc>
          <w:tcPr>
            <w:tcW w:w="3951" w:type="dxa"/>
            <w:tcPrChange w:id="12283" w:author="Chara Katiri" w:date="2015-04-12T17:52:00Z">
              <w:tcPr>
                <w:tcW w:w="3960" w:type="dxa"/>
              </w:tcPr>
            </w:tcPrChange>
          </w:tcPr>
          <w:p w14:paraId="7C17612B" w14:textId="77777777" w:rsidR="00D71A41" w:rsidRPr="00F758B3" w:rsidRDefault="00D71A41" w:rsidP="00F758B3">
            <w:pPr>
              <w:pStyle w:val="ListParagraph"/>
              <w:spacing w:line="360" w:lineRule="auto"/>
              <w:ind w:left="0"/>
              <w:jc w:val="both"/>
              <w:rPr>
                <w:ins w:id="12284" w:author="Chara Katiri" w:date="2015-04-12T17:50:00Z"/>
                <w:rFonts w:ascii="Times" w:hAnsi="Times" w:cs="Times New Roman"/>
                <w:sz w:val="22"/>
                <w:szCs w:val="22"/>
                <w:rPrChange w:id="12285" w:author="Chara Katiri" w:date="2015-05-12T13:05:00Z">
                  <w:rPr>
                    <w:ins w:id="12286" w:author="Chara Katiri" w:date="2015-04-12T17:50:00Z"/>
                    <w:rFonts w:ascii="Times" w:hAnsi="Times" w:cs="Times New Roman"/>
                    <w:sz w:val="22"/>
                    <w:szCs w:val="22"/>
                  </w:rPr>
                </w:rPrChange>
              </w:rPr>
              <w:pPrChange w:id="12287" w:author="Chara Katiri" w:date="2015-05-12T13:05:00Z">
                <w:pPr>
                  <w:pStyle w:val="ListParagraph"/>
                  <w:spacing w:line="360" w:lineRule="auto"/>
                  <w:ind w:left="0"/>
                  <w:jc w:val="both"/>
                </w:pPr>
              </w:pPrChange>
            </w:pPr>
            <w:ins w:id="12288" w:author="Chara Katiri" w:date="2015-04-12T17:50:00Z">
              <w:r w:rsidRPr="00F758B3">
                <w:rPr>
                  <w:rFonts w:ascii="Times" w:hAnsi="Times" w:cs="Times New Roman"/>
                  <w:sz w:val="22"/>
                  <w:szCs w:val="22"/>
                  <w:rPrChange w:id="12289" w:author="Chara Katiri" w:date="2015-05-12T13:05:00Z">
                    <w:rPr>
                      <w:rFonts w:ascii="Times" w:hAnsi="Times" w:cs="Times New Roman"/>
                      <w:sz w:val="22"/>
                      <w:szCs w:val="22"/>
                    </w:rPr>
                  </w:rPrChange>
                </w:rPr>
                <w:t xml:space="preserve">The system must allow the users to search products based on categories e.g. books or room swaps. </w:t>
              </w:r>
            </w:ins>
          </w:p>
        </w:tc>
        <w:tc>
          <w:tcPr>
            <w:tcW w:w="1325" w:type="dxa"/>
            <w:tcPrChange w:id="12290" w:author="Chara Katiri" w:date="2015-04-12T17:52:00Z">
              <w:tcPr>
                <w:tcW w:w="1274" w:type="dxa"/>
              </w:tcPr>
            </w:tcPrChange>
          </w:tcPr>
          <w:p w14:paraId="27F7B3FF" w14:textId="77777777" w:rsidR="00D71A41" w:rsidRPr="00F758B3" w:rsidRDefault="00D71A41" w:rsidP="00F758B3">
            <w:pPr>
              <w:pStyle w:val="ListParagraph"/>
              <w:spacing w:line="360" w:lineRule="auto"/>
              <w:ind w:left="0"/>
              <w:jc w:val="both"/>
              <w:rPr>
                <w:ins w:id="12291" w:author="Chara Katiri" w:date="2015-04-12T17:50:00Z"/>
                <w:rFonts w:ascii="Times" w:hAnsi="Times" w:cs="Times New Roman"/>
                <w:sz w:val="22"/>
                <w:szCs w:val="22"/>
                <w:rPrChange w:id="12292" w:author="Chara Katiri" w:date="2015-05-12T13:05:00Z">
                  <w:rPr>
                    <w:ins w:id="12293" w:author="Chara Katiri" w:date="2015-04-12T17:50:00Z"/>
                    <w:rFonts w:ascii="Times" w:hAnsi="Times" w:cs="Times New Roman"/>
                    <w:sz w:val="22"/>
                    <w:szCs w:val="22"/>
                  </w:rPr>
                </w:rPrChange>
              </w:rPr>
              <w:pPrChange w:id="12294" w:author="Chara Katiri" w:date="2015-05-12T13:05:00Z">
                <w:pPr>
                  <w:pStyle w:val="ListParagraph"/>
                  <w:spacing w:line="360" w:lineRule="auto"/>
                  <w:ind w:left="0"/>
                  <w:jc w:val="both"/>
                </w:pPr>
              </w:pPrChange>
            </w:pPr>
            <w:ins w:id="12295" w:author="Chara Katiri" w:date="2015-04-12T17:50:00Z">
              <w:r w:rsidRPr="00F758B3">
                <w:rPr>
                  <w:rFonts w:ascii="Times" w:hAnsi="Times" w:cs="Times New Roman"/>
                  <w:sz w:val="22"/>
                  <w:szCs w:val="22"/>
                  <w:rPrChange w:id="12296" w:author="Chara Katiri" w:date="2015-05-12T13:05:00Z">
                    <w:rPr>
                      <w:rFonts w:ascii="Times" w:hAnsi="Times" w:cs="Times New Roman"/>
                      <w:sz w:val="22"/>
                      <w:szCs w:val="22"/>
                    </w:rPr>
                  </w:rPrChange>
                </w:rPr>
                <w:t>Functional</w:t>
              </w:r>
            </w:ins>
          </w:p>
        </w:tc>
        <w:tc>
          <w:tcPr>
            <w:tcW w:w="1603" w:type="dxa"/>
            <w:tcPrChange w:id="12297" w:author="Chara Katiri" w:date="2015-04-12T17:52:00Z">
              <w:tcPr>
                <w:tcW w:w="1609" w:type="dxa"/>
              </w:tcPr>
            </w:tcPrChange>
          </w:tcPr>
          <w:p w14:paraId="64C0FD66" w14:textId="77777777" w:rsidR="00D71A41" w:rsidRPr="00F758B3" w:rsidRDefault="00D71A41" w:rsidP="00F758B3">
            <w:pPr>
              <w:pStyle w:val="ListParagraph"/>
              <w:spacing w:line="360" w:lineRule="auto"/>
              <w:ind w:left="0"/>
              <w:jc w:val="both"/>
              <w:rPr>
                <w:ins w:id="12298" w:author="Chara Katiri" w:date="2015-04-12T17:50:00Z"/>
                <w:rFonts w:ascii="Times" w:hAnsi="Times" w:cs="Times New Roman"/>
                <w:sz w:val="22"/>
                <w:szCs w:val="22"/>
                <w:rPrChange w:id="12299" w:author="Chara Katiri" w:date="2015-05-12T13:05:00Z">
                  <w:rPr>
                    <w:ins w:id="12300" w:author="Chara Katiri" w:date="2015-04-12T17:50:00Z"/>
                    <w:rFonts w:ascii="Times" w:hAnsi="Times" w:cs="Times New Roman"/>
                    <w:sz w:val="22"/>
                    <w:szCs w:val="22"/>
                  </w:rPr>
                </w:rPrChange>
              </w:rPr>
              <w:pPrChange w:id="12301" w:author="Chara Katiri" w:date="2015-05-12T13:05:00Z">
                <w:pPr>
                  <w:pStyle w:val="ListParagraph"/>
                  <w:spacing w:line="360" w:lineRule="auto"/>
                  <w:ind w:left="0"/>
                  <w:jc w:val="both"/>
                </w:pPr>
              </w:pPrChange>
            </w:pPr>
          </w:p>
        </w:tc>
        <w:tc>
          <w:tcPr>
            <w:tcW w:w="1169" w:type="dxa"/>
            <w:tcPrChange w:id="12302" w:author="Chara Katiri" w:date="2015-04-12T17:52:00Z">
              <w:tcPr>
                <w:tcW w:w="1169" w:type="dxa"/>
              </w:tcPr>
            </w:tcPrChange>
          </w:tcPr>
          <w:p w14:paraId="0ED12B61" w14:textId="575B6EB6" w:rsidR="00D71A41" w:rsidRPr="00F758B3" w:rsidRDefault="00D71A41" w:rsidP="00F758B3">
            <w:pPr>
              <w:pStyle w:val="ListParagraph"/>
              <w:spacing w:line="360" w:lineRule="auto"/>
              <w:ind w:left="0"/>
              <w:jc w:val="both"/>
              <w:rPr>
                <w:ins w:id="12303" w:author="Chara Katiri" w:date="2015-04-12T17:51:00Z"/>
                <w:rFonts w:ascii="Times" w:hAnsi="Times" w:cs="Times New Roman"/>
                <w:sz w:val="22"/>
                <w:szCs w:val="22"/>
                <w:rPrChange w:id="12304" w:author="Chara Katiri" w:date="2015-05-12T13:05:00Z">
                  <w:rPr>
                    <w:ins w:id="12305" w:author="Chara Katiri" w:date="2015-04-12T17:51:00Z"/>
                    <w:rFonts w:ascii="Times" w:hAnsi="Times" w:cs="Times New Roman"/>
                    <w:sz w:val="22"/>
                    <w:szCs w:val="22"/>
                  </w:rPr>
                </w:rPrChange>
              </w:rPr>
              <w:pPrChange w:id="12306" w:author="Chara Katiri" w:date="2015-05-12T13:05:00Z">
                <w:pPr>
                  <w:pStyle w:val="ListParagraph"/>
                  <w:spacing w:line="360" w:lineRule="auto"/>
                  <w:ind w:left="0"/>
                  <w:jc w:val="both"/>
                </w:pPr>
              </w:pPrChange>
            </w:pPr>
            <w:ins w:id="12307" w:author="Chara Katiri" w:date="2015-04-12T17:51:00Z">
              <w:r w:rsidRPr="00F758B3">
                <w:rPr>
                  <w:rFonts w:ascii="Times" w:hAnsi="Times" w:cs="Times New Roman"/>
                  <w:sz w:val="22"/>
                  <w:szCs w:val="22"/>
                  <w:rPrChange w:id="12308" w:author="Chara Katiri" w:date="2015-05-12T13:05:00Z">
                    <w:rPr>
                      <w:rFonts w:ascii="Times" w:hAnsi="Times" w:cs="Times New Roman"/>
                      <w:sz w:val="22"/>
                      <w:szCs w:val="22"/>
                    </w:rPr>
                  </w:rPrChange>
                </w:rPr>
                <w:t>M</w:t>
              </w:r>
            </w:ins>
          </w:p>
        </w:tc>
        <w:tc>
          <w:tcPr>
            <w:tcW w:w="1155" w:type="dxa"/>
            <w:tcPrChange w:id="12309" w:author="Chara Katiri" w:date="2015-04-12T17:52:00Z">
              <w:tcPr>
                <w:tcW w:w="1169" w:type="dxa"/>
              </w:tcPr>
            </w:tcPrChange>
          </w:tcPr>
          <w:p w14:paraId="23A23069" w14:textId="7F76E236" w:rsidR="00D71A41" w:rsidRPr="00F758B3" w:rsidRDefault="00D71A41" w:rsidP="00F758B3">
            <w:pPr>
              <w:pStyle w:val="ListParagraph"/>
              <w:spacing w:line="360" w:lineRule="auto"/>
              <w:ind w:left="0"/>
              <w:jc w:val="both"/>
              <w:rPr>
                <w:ins w:id="12310" w:author="Chara Katiri" w:date="2015-04-12T17:51:00Z"/>
                <w:rFonts w:ascii="Times" w:hAnsi="Times" w:cs="Times New Roman"/>
                <w:sz w:val="22"/>
                <w:szCs w:val="22"/>
                <w:rPrChange w:id="12311" w:author="Chara Katiri" w:date="2015-05-12T13:05:00Z">
                  <w:rPr>
                    <w:ins w:id="12312" w:author="Chara Katiri" w:date="2015-04-12T17:51:00Z"/>
                    <w:rFonts w:ascii="Times" w:hAnsi="Times" w:cs="Times New Roman"/>
                    <w:sz w:val="22"/>
                    <w:szCs w:val="22"/>
                  </w:rPr>
                </w:rPrChange>
              </w:rPr>
              <w:pPrChange w:id="12313" w:author="Chara Katiri" w:date="2015-05-12T13:05:00Z">
                <w:pPr>
                  <w:pStyle w:val="ListParagraph"/>
                  <w:spacing w:line="360" w:lineRule="auto"/>
                  <w:ind w:left="0"/>
                  <w:jc w:val="both"/>
                </w:pPr>
              </w:pPrChange>
            </w:pPr>
          </w:p>
        </w:tc>
        <w:tc>
          <w:tcPr>
            <w:tcW w:w="1171" w:type="dxa"/>
            <w:tcPrChange w:id="12314" w:author="Chara Katiri" w:date="2015-04-12T17:52:00Z">
              <w:tcPr>
                <w:tcW w:w="1169" w:type="dxa"/>
              </w:tcPr>
            </w:tcPrChange>
          </w:tcPr>
          <w:p w14:paraId="4167BEC5" w14:textId="58327AE9" w:rsidR="00D71A41" w:rsidRPr="00F758B3" w:rsidRDefault="00D71A41" w:rsidP="00F758B3">
            <w:pPr>
              <w:pStyle w:val="ListParagraph"/>
              <w:spacing w:line="360" w:lineRule="auto"/>
              <w:ind w:left="0"/>
              <w:jc w:val="both"/>
              <w:rPr>
                <w:ins w:id="12315" w:author="Chara Katiri" w:date="2015-04-12T17:51:00Z"/>
                <w:rFonts w:ascii="Times" w:hAnsi="Times" w:cs="Times New Roman"/>
                <w:sz w:val="22"/>
                <w:szCs w:val="22"/>
                <w:rPrChange w:id="12316" w:author="Chara Katiri" w:date="2015-05-12T13:05:00Z">
                  <w:rPr>
                    <w:ins w:id="12317" w:author="Chara Katiri" w:date="2015-04-12T17:51:00Z"/>
                    <w:rFonts w:ascii="Times" w:hAnsi="Times" w:cs="Times New Roman"/>
                    <w:sz w:val="22"/>
                    <w:szCs w:val="22"/>
                  </w:rPr>
                </w:rPrChange>
              </w:rPr>
              <w:pPrChange w:id="12318" w:author="Chara Katiri" w:date="2015-05-12T13:05:00Z">
                <w:pPr>
                  <w:pStyle w:val="ListParagraph"/>
                  <w:spacing w:line="360" w:lineRule="auto"/>
                  <w:ind w:left="0"/>
                  <w:jc w:val="both"/>
                </w:pPr>
              </w:pPrChange>
            </w:pPr>
          </w:p>
        </w:tc>
      </w:tr>
      <w:tr w:rsidR="00D71A41" w:rsidRPr="00F758B3" w14:paraId="086DF675" w14:textId="77777777" w:rsidTr="00D71A41">
        <w:trPr>
          <w:ins w:id="12319" w:author="Chara Katiri" w:date="2015-04-12T17:50:00Z"/>
          <w:trPrChange w:id="12320" w:author="Chara Katiri" w:date="2015-04-12T17:52:00Z">
            <w:trPr>
              <w:gridAfter w:val="0"/>
            </w:trPr>
          </w:trPrChange>
        </w:trPr>
        <w:tc>
          <w:tcPr>
            <w:tcW w:w="1108" w:type="dxa"/>
            <w:tcPrChange w:id="12321" w:author="Chara Katiri" w:date="2015-04-12T17:52:00Z">
              <w:tcPr>
                <w:tcW w:w="1116" w:type="dxa"/>
                <w:gridSpan w:val="2"/>
              </w:tcPr>
            </w:tcPrChange>
          </w:tcPr>
          <w:p w14:paraId="3E1AFA6C" w14:textId="77777777" w:rsidR="00D71A41" w:rsidRPr="00F758B3" w:rsidRDefault="00D71A41" w:rsidP="00F758B3">
            <w:pPr>
              <w:pStyle w:val="ListParagraph"/>
              <w:spacing w:line="360" w:lineRule="auto"/>
              <w:ind w:left="0"/>
              <w:jc w:val="both"/>
              <w:rPr>
                <w:ins w:id="12322" w:author="Chara Katiri" w:date="2015-04-12T17:50:00Z"/>
                <w:rFonts w:ascii="Times" w:hAnsi="Times" w:cs="Times New Roman"/>
                <w:sz w:val="22"/>
                <w:szCs w:val="22"/>
                <w:rPrChange w:id="12323" w:author="Chara Katiri" w:date="2015-05-12T13:05:00Z">
                  <w:rPr>
                    <w:ins w:id="12324" w:author="Chara Katiri" w:date="2015-04-12T17:50:00Z"/>
                    <w:rFonts w:ascii="Times" w:hAnsi="Times" w:cs="Times New Roman"/>
                    <w:sz w:val="22"/>
                    <w:szCs w:val="22"/>
                  </w:rPr>
                </w:rPrChange>
              </w:rPr>
              <w:pPrChange w:id="12325" w:author="Chara Katiri" w:date="2015-05-12T13:05:00Z">
                <w:pPr>
                  <w:pStyle w:val="ListParagraph"/>
                  <w:spacing w:line="360" w:lineRule="auto"/>
                  <w:ind w:left="0"/>
                  <w:jc w:val="both"/>
                </w:pPr>
              </w:pPrChange>
            </w:pPr>
            <w:ins w:id="12326" w:author="Chara Katiri" w:date="2015-04-12T17:50:00Z">
              <w:r w:rsidRPr="00F758B3">
                <w:rPr>
                  <w:rFonts w:ascii="Times" w:hAnsi="Times" w:cs="Times New Roman"/>
                  <w:sz w:val="22"/>
                  <w:szCs w:val="22"/>
                  <w:rPrChange w:id="12327" w:author="Chara Katiri" w:date="2015-05-12T13:05:00Z">
                    <w:rPr>
                      <w:rFonts w:ascii="Times" w:hAnsi="Times" w:cs="Times New Roman"/>
                      <w:sz w:val="22"/>
                      <w:szCs w:val="22"/>
                    </w:rPr>
                  </w:rPrChange>
                </w:rPr>
                <w:t>14</w:t>
              </w:r>
            </w:ins>
          </w:p>
        </w:tc>
        <w:tc>
          <w:tcPr>
            <w:tcW w:w="3951" w:type="dxa"/>
            <w:tcPrChange w:id="12328" w:author="Chara Katiri" w:date="2015-04-12T17:52:00Z">
              <w:tcPr>
                <w:tcW w:w="3960" w:type="dxa"/>
              </w:tcPr>
            </w:tcPrChange>
          </w:tcPr>
          <w:p w14:paraId="2C05CAE4" w14:textId="77777777" w:rsidR="00D71A41" w:rsidRPr="00F758B3" w:rsidRDefault="00D71A41" w:rsidP="00F758B3">
            <w:pPr>
              <w:pStyle w:val="ListParagraph"/>
              <w:spacing w:line="360" w:lineRule="auto"/>
              <w:ind w:left="0"/>
              <w:jc w:val="both"/>
              <w:rPr>
                <w:ins w:id="12329" w:author="Chara Katiri" w:date="2015-04-12T17:50:00Z"/>
                <w:rFonts w:ascii="Times" w:hAnsi="Times" w:cs="Times New Roman"/>
                <w:sz w:val="22"/>
                <w:szCs w:val="22"/>
                <w:rPrChange w:id="12330" w:author="Chara Katiri" w:date="2015-05-12T13:05:00Z">
                  <w:rPr>
                    <w:ins w:id="12331" w:author="Chara Katiri" w:date="2015-04-12T17:50:00Z"/>
                    <w:rFonts w:ascii="Times" w:hAnsi="Times" w:cs="Times New Roman"/>
                    <w:sz w:val="22"/>
                    <w:szCs w:val="22"/>
                  </w:rPr>
                </w:rPrChange>
              </w:rPr>
              <w:pPrChange w:id="12332" w:author="Chara Katiri" w:date="2015-05-12T13:05:00Z">
                <w:pPr>
                  <w:pStyle w:val="ListParagraph"/>
                  <w:spacing w:line="360" w:lineRule="auto"/>
                  <w:ind w:left="0"/>
                  <w:jc w:val="both"/>
                </w:pPr>
              </w:pPrChange>
            </w:pPr>
            <w:ins w:id="12333" w:author="Chara Katiri" w:date="2015-04-12T17:50:00Z">
              <w:r w:rsidRPr="00F758B3">
                <w:rPr>
                  <w:rFonts w:ascii="Times" w:hAnsi="Times" w:cs="Times New Roman"/>
                  <w:sz w:val="22"/>
                  <w:szCs w:val="22"/>
                  <w:rPrChange w:id="12334" w:author="Chara Katiri" w:date="2015-05-12T13:05:00Z">
                    <w:rPr>
                      <w:rFonts w:ascii="Times" w:hAnsi="Times" w:cs="Times New Roman"/>
                      <w:sz w:val="22"/>
                      <w:szCs w:val="22"/>
                    </w:rPr>
                  </w:rPrChange>
                </w:rPr>
                <w:t xml:space="preserve">The system must provide a search functionality (text-box search) to allow the users enter keywords. </w:t>
              </w:r>
            </w:ins>
          </w:p>
        </w:tc>
        <w:tc>
          <w:tcPr>
            <w:tcW w:w="1325" w:type="dxa"/>
            <w:tcPrChange w:id="12335" w:author="Chara Katiri" w:date="2015-04-12T17:52:00Z">
              <w:tcPr>
                <w:tcW w:w="1274" w:type="dxa"/>
              </w:tcPr>
            </w:tcPrChange>
          </w:tcPr>
          <w:p w14:paraId="75455581" w14:textId="77777777" w:rsidR="00D71A41" w:rsidRPr="00F758B3" w:rsidRDefault="00D71A41" w:rsidP="00F758B3">
            <w:pPr>
              <w:pStyle w:val="ListParagraph"/>
              <w:spacing w:line="360" w:lineRule="auto"/>
              <w:ind w:left="0"/>
              <w:jc w:val="both"/>
              <w:rPr>
                <w:ins w:id="12336" w:author="Chara Katiri" w:date="2015-04-12T17:50:00Z"/>
                <w:rFonts w:ascii="Times" w:hAnsi="Times" w:cs="Times New Roman"/>
                <w:sz w:val="22"/>
                <w:szCs w:val="22"/>
                <w:rPrChange w:id="12337" w:author="Chara Katiri" w:date="2015-05-12T13:05:00Z">
                  <w:rPr>
                    <w:ins w:id="12338" w:author="Chara Katiri" w:date="2015-04-12T17:50:00Z"/>
                    <w:rFonts w:ascii="Times" w:hAnsi="Times" w:cs="Times New Roman"/>
                    <w:sz w:val="22"/>
                    <w:szCs w:val="22"/>
                  </w:rPr>
                </w:rPrChange>
              </w:rPr>
              <w:pPrChange w:id="12339" w:author="Chara Katiri" w:date="2015-05-12T13:05:00Z">
                <w:pPr>
                  <w:pStyle w:val="ListParagraph"/>
                  <w:spacing w:line="360" w:lineRule="auto"/>
                  <w:ind w:left="0"/>
                  <w:jc w:val="both"/>
                </w:pPr>
              </w:pPrChange>
            </w:pPr>
            <w:ins w:id="12340" w:author="Chara Katiri" w:date="2015-04-12T17:50:00Z">
              <w:r w:rsidRPr="00F758B3">
                <w:rPr>
                  <w:rFonts w:ascii="Times" w:hAnsi="Times" w:cs="Times New Roman"/>
                  <w:sz w:val="22"/>
                  <w:szCs w:val="22"/>
                  <w:rPrChange w:id="12341" w:author="Chara Katiri" w:date="2015-05-12T13:05:00Z">
                    <w:rPr>
                      <w:rFonts w:ascii="Times" w:hAnsi="Times" w:cs="Times New Roman"/>
                      <w:sz w:val="22"/>
                      <w:szCs w:val="22"/>
                    </w:rPr>
                  </w:rPrChange>
                </w:rPr>
                <w:t>Functional</w:t>
              </w:r>
            </w:ins>
          </w:p>
        </w:tc>
        <w:tc>
          <w:tcPr>
            <w:tcW w:w="1603" w:type="dxa"/>
            <w:tcPrChange w:id="12342" w:author="Chara Katiri" w:date="2015-04-12T17:52:00Z">
              <w:tcPr>
                <w:tcW w:w="1609" w:type="dxa"/>
              </w:tcPr>
            </w:tcPrChange>
          </w:tcPr>
          <w:p w14:paraId="7FEE3D68" w14:textId="77777777" w:rsidR="00D71A41" w:rsidRPr="00F758B3" w:rsidRDefault="00D71A41" w:rsidP="00F758B3">
            <w:pPr>
              <w:pStyle w:val="ListParagraph"/>
              <w:spacing w:line="360" w:lineRule="auto"/>
              <w:ind w:left="0"/>
              <w:jc w:val="both"/>
              <w:rPr>
                <w:ins w:id="12343" w:author="Chara Katiri" w:date="2015-04-12T17:50:00Z"/>
                <w:rFonts w:ascii="Times" w:hAnsi="Times" w:cs="Times New Roman"/>
                <w:sz w:val="22"/>
                <w:szCs w:val="22"/>
                <w:rPrChange w:id="12344" w:author="Chara Katiri" w:date="2015-05-12T13:05:00Z">
                  <w:rPr>
                    <w:ins w:id="12345" w:author="Chara Katiri" w:date="2015-04-12T17:50:00Z"/>
                    <w:rFonts w:ascii="Times" w:hAnsi="Times" w:cs="Times New Roman"/>
                    <w:sz w:val="22"/>
                    <w:szCs w:val="22"/>
                  </w:rPr>
                </w:rPrChange>
              </w:rPr>
              <w:pPrChange w:id="12346" w:author="Chara Katiri" w:date="2015-05-12T13:05:00Z">
                <w:pPr>
                  <w:pStyle w:val="ListParagraph"/>
                  <w:spacing w:line="360" w:lineRule="auto"/>
                  <w:ind w:left="0"/>
                  <w:jc w:val="both"/>
                </w:pPr>
              </w:pPrChange>
            </w:pPr>
          </w:p>
        </w:tc>
        <w:tc>
          <w:tcPr>
            <w:tcW w:w="1169" w:type="dxa"/>
            <w:tcPrChange w:id="12347" w:author="Chara Katiri" w:date="2015-04-12T17:52:00Z">
              <w:tcPr>
                <w:tcW w:w="1169" w:type="dxa"/>
              </w:tcPr>
            </w:tcPrChange>
          </w:tcPr>
          <w:p w14:paraId="23E60208" w14:textId="69B313C8" w:rsidR="00D71A41" w:rsidRPr="00F758B3" w:rsidRDefault="00D71A41" w:rsidP="00F758B3">
            <w:pPr>
              <w:pStyle w:val="ListParagraph"/>
              <w:spacing w:line="360" w:lineRule="auto"/>
              <w:ind w:left="0"/>
              <w:jc w:val="both"/>
              <w:rPr>
                <w:ins w:id="12348" w:author="Chara Katiri" w:date="2015-04-12T17:51:00Z"/>
                <w:rFonts w:ascii="Times" w:hAnsi="Times" w:cs="Times New Roman"/>
                <w:sz w:val="22"/>
                <w:szCs w:val="22"/>
                <w:rPrChange w:id="12349" w:author="Chara Katiri" w:date="2015-05-12T13:05:00Z">
                  <w:rPr>
                    <w:ins w:id="12350" w:author="Chara Katiri" w:date="2015-04-12T17:51:00Z"/>
                    <w:rFonts w:ascii="Times" w:hAnsi="Times" w:cs="Times New Roman"/>
                    <w:sz w:val="22"/>
                    <w:szCs w:val="22"/>
                  </w:rPr>
                </w:rPrChange>
              </w:rPr>
              <w:pPrChange w:id="12351" w:author="Chara Katiri" w:date="2015-05-12T13:05:00Z">
                <w:pPr>
                  <w:pStyle w:val="ListParagraph"/>
                  <w:spacing w:line="360" w:lineRule="auto"/>
                  <w:ind w:left="0"/>
                  <w:jc w:val="both"/>
                </w:pPr>
              </w:pPrChange>
            </w:pPr>
            <w:ins w:id="12352" w:author="Chara Katiri" w:date="2015-04-12T17:51:00Z">
              <w:r w:rsidRPr="00F758B3">
                <w:rPr>
                  <w:rFonts w:ascii="Times" w:hAnsi="Times" w:cs="Times New Roman"/>
                  <w:sz w:val="22"/>
                  <w:szCs w:val="22"/>
                  <w:rPrChange w:id="12353" w:author="Chara Katiri" w:date="2015-05-12T13:05:00Z">
                    <w:rPr>
                      <w:rFonts w:ascii="Times" w:hAnsi="Times" w:cs="Times New Roman"/>
                      <w:sz w:val="22"/>
                      <w:szCs w:val="22"/>
                    </w:rPr>
                  </w:rPrChange>
                </w:rPr>
                <w:t>M</w:t>
              </w:r>
            </w:ins>
          </w:p>
        </w:tc>
        <w:tc>
          <w:tcPr>
            <w:tcW w:w="1155" w:type="dxa"/>
            <w:tcPrChange w:id="12354" w:author="Chara Katiri" w:date="2015-04-12T17:52:00Z">
              <w:tcPr>
                <w:tcW w:w="1169" w:type="dxa"/>
              </w:tcPr>
            </w:tcPrChange>
          </w:tcPr>
          <w:p w14:paraId="3860DE67" w14:textId="0979E229" w:rsidR="00D71A41" w:rsidRPr="00F758B3" w:rsidRDefault="00D71A41" w:rsidP="00F758B3">
            <w:pPr>
              <w:pStyle w:val="ListParagraph"/>
              <w:spacing w:line="360" w:lineRule="auto"/>
              <w:ind w:left="0"/>
              <w:jc w:val="both"/>
              <w:rPr>
                <w:ins w:id="12355" w:author="Chara Katiri" w:date="2015-04-12T17:51:00Z"/>
                <w:rFonts w:ascii="Times" w:hAnsi="Times" w:cs="Times New Roman"/>
                <w:sz w:val="22"/>
                <w:szCs w:val="22"/>
                <w:rPrChange w:id="12356" w:author="Chara Katiri" w:date="2015-05-12T13:05:00Z">
                  <w:rPr>
                    <w:ins w:id="12357" w:author="Chara Katiri" w:date="2015-04-12T17:51:00Z"/>
                    <w:rFonts w:ascii="Times" w:hAnsi="Times" w:cs="Times New Roman"/>
                    <w:sz w:val="22"/>
                    <w:szCs w:val="22"/>
                  </w:rPr>
                </w:rPrChange>
              </w:rPr>
              <w:pPrChange w:id="12358" w:author="Chara Katiri" w:date="2015-05-12T13:05:00Z">
                <w:pPr>
                  <w:pStyle w:val="ListParagraph"/>
                  <w:spacing w:line="360" w:lineRule="auto"/>
                  <w:ind w:left="0"/>
                  <w:jc w:val="both"/>
                </w:pPr>
              </w:pPrChange>
            </w:pPr>
          </w:p>
        </w:tc>
        <w:tc>
          <w:tcPr>
            <w:tcW w:w="1171" w:type="dxa"/>
            <w:tcPrChange w:id="12359" w:author="Chara Katiri" w:date="2015-04-12T17:52:00Z">
              <w:tcPr>
                <w:tcW w:w="1169" w:type="dxa"/>
              </w:tcPr>
            </w:tcPrChange>
          </w:tcPr>
          <w:p w14:paraId="7560EEF4" w14:textId="2027F7F9" w:rsidR="00D71A41" w:rsidRPr="00F758B3" w:rsidRDefault="00D71A41" w:rsidP="00F758B3">
            <w:pPr>
              <w:pStyle w:val="ListParagraph"/>
              <w:spacing w:line="360" w:lineRule="auto"/>
              <w:ind w:left="0"/>
              <w:jc w:val="both"/>
              <w:rPr>
                <w:ins w:id="12360" w:author="Chara Katiri" w:date="2015-04-12T17:51:00Z"/>
                <w:rFonts w:ascii="Times" w:hAnsi="Times" w:cs="Times New Roman"/>
                <w:sz w:val="22"/>
                <w:szCs w:val="22"/>
                <w:rPrChange w:id="12361" w:author="Chara Katiri" w:date="2015-05-12T13:05:00Z">
                  <w:rPr>
                    <w:ins w:id="12362" w:author="Chara Katiri" w:date="2015-04-12T17:51:00Z"/>
                    <w:rFonts w:ascii="Times" w:hAnsi="Times" w:cs="Times New Roman"/>
                    <w:sz w:val="22"/>
                    <w:szCs w:val="22"/>
                  </w:rPr>
                </w:rPrChange>
              </w:rPr>
              <w:pPrChange w:id="12363" w:author="Chara Katiri" w:date="2015-05-12T13:05:00Z">
                <w:pPr>
                  <w:pStyle w:val="ListParagraph"/>
                  <w:spacing w:line="360" w:lineRule="auto"/>
                  <w:ind w:left="0"/>
                  <w:jc w:val="both"/>
                </w:pPr>
              </w:pPrChange>
            </w:pPr>
          </w:p>
        </w:tc>
      </w:tr>
      <w:tr w:rsidR="00D71A41" w:rsidRPr="00F758B3" w14:paraId="1D828508" w14:textId="77777777" w:rsidTr="00D71A41">
        <w:trPr>
          <w:ins w:id="12364" w:author="Chara Katiri" w:date="2015-04-12T17:50:00Z"/>
          <w:trPrChange w:id="12365" w:author="Chara Katiri" w:date="2015-04-12T17:52:00Z">
            <w:trPr>
              <w:gridAfter w:val="0"/>
            </w:trPr>
          </w:trPrChange>
        </w:trPr>
        <w:tc>
          <w:tcPr>
            <w:tcW w:w="1108" w:type="dxa"/>
            <w:tcPrChange w:id="12366" w:author="Chara Katiri" w:date="2015-04-12T17:52:00Z">
              <w:tcPr>
                <w:tcW w:w="1116" w:type="dxa"/>
                <w:gridSpan w:val="2"/>
              </w:tcPr>
            </w:tcPrChange>
          </w:tcPr>
          <w:p w14:paraId="7D948FA3" w14:textId="77777777" w:rsidR="00D71A41" w:rsidRPr="00F758B3" w:rsidRDefault="00D71A41" w:rsidP="00F758B3">
            <w:pPr>
              <w:pStyle w:val="ListParagraph"/>
              <w:spacing w:line="360" w:lineRule="auto"/>
              <w:ind w:left="0"/>
              <w:jc w:val="both"/>
              <w:rPr>
                <w:ins w:id="12367" w:author="Chara Katiri" w:date="2015-04-12T17:50:00Z"/>
                <w:rFonts w:ascii="Times" w:hAnsi="Times" w:cs="Times New Roman"/>
                <w:sz w:val="22"/>
                <w:szCs w:val="22"/>
                <w:rPrChange w:id="12368" w:author="Chara Katiri" w:date="2015-05-12T13:05:00Z">
                  <w:rPr>
                    <w:ins w:id="12369" w:author="Chara Katiri" w:date="2015-04-12T17:50:00Z"/>
                    <w:rFonts w:ascii="Times" w:hAnsi="Times" w:cs="Times New Roman"/>
                    <w:sz w:val="22"/>
                    <w:szCs w:val="22"/>
                  </w:rPr>
                </w:rPrChange>
              </w:rPr>
              <w:pPrChange w:id="12370" w:author="Chara Katiri" w:date="2015-05-12T13:05:00Z">
                <w:pPr>
                  <w:pStyle w:val="ListParagraph"/>
                  <w:spacing w:line="360" w:lineRule="auto"/>
                  <w:ind w:left="0"/>
                  <w:jc w:val="both"/>
                </w:pPr>
              </w:pPrChange>
            </w:pPr>
            <w:ins w:id="12371" w:author="Chara Katiri" w:date="2015-04-12T17:50:00Z">
              <w:r w:rsidRPr="00F758B3">
                <w:rPr>
                  <w:rFonts w:ascii="Times" w:hAnsi="Times" w:cs="Times New Roman"/>
                  <w:sz w:val="22"/>
                  <w:szCs w:val="22"/>
                  <w:rPrChange w:id="12372" w:author="Chara Katiri" w:date="2015-05-12T13:05:00Z">
                    <w:rPr>
                      <w:rFonts w:ascii="Times" w:hAnsi="Times" w:cs="Times New Roman"/>
                      <w:sz w:val="22"/>
                      <w:szCs w:val="22"/>
                    </w:rPr>
                  </w:rPrChange>
                </w:rPr>
                <w:t>15</w:t>
              </w:r>
            </w:ins>
          </w:p>
        </w:tc>
        <w:tc>
          <w:tcPr>
            <w:tcW w:w="3951" w:type="dxa"/>
            <w:tcPrChange w:id="12373" w:author="Chara Katiri" w:date="2015-04-12T17:52:00Z">
              <w:tcPr>
                <w:tcW w:w="3960" w:type="dxa"/>
              </w:tcPr>
            </w:tcPrChange>
          </w:tcPr>
          <w:p w14:paraId="475755B4" w14:textId="77777777" w:rsidR="00D71A41" w:rsidRPr="00F758B3" w:rsidRDefault="00D71A41" w:rsidP="00F758B3">
            <w:pPr>
              <w:pStyle w:val="ListParagraph"/>
              <w:spacing w:line="360" w:lineRule="auto"/>
              <w:ind w:left="0"/>
              <w:jc w:val="both"/>
              <w:rPr>
                <w:ins w:id="12374" w:author="Chara Katiri" w:date="2015-04-12T17:50:00Z"/>
                <w:rFonts w:ascii="Times" w:hAnsi="Times" w:cs="Times New Roman"/>
                <w:sz w:val="22"/>
                <w:szCs w:val="22"/>
                <w:rPrChange w:id="12375" w:author="Chara Katiri" w:date="2015-05-12T13:05:00Z">
                  <w:rPr>
                    <w:ins w:id="12376" w:author="Chara Katiri" w:date="2015-04-12T17:50:00Z"/>
                    <w:rFonts w:ascii="Times" w:hAnsi="Times" w:cs="Times New Roman"/>
                    <w:sz w:val="22"/>
                    <w:szCs w:val="22"/>
                  </w:rPr>
                </w:rPrChange>
              </w:rPr>
              <w:pPrChange w:id="12377" w:author="Chara Katiri" w:date="2015-05-12T13:05:00Z">
                <w:pPr>
                  <w:pStyle w:val="ListParagraph"/>
                  <w:spacing w:line="360" w:lineRule="auto"/>
                  <w:ind w:left="0"/>
                  <w:jc w:val="both"/>
                </w:pPr>
              </w:pPrChange>
            </w:pPr>
            <w:ins w:id="12378" w:author="Chara Katiri" w:date="2015-04-12T17:50:00Z">
              <w:r w:rsidRPr="00F758B3">
                <w:rPr>
                  <w:rFonts w:ascii="Times" w:hAnsi="Times" w:cs="Times New Roman"/>
                  <w:sz w:val="22"/>
                  <w:szCs w:val="22"/>
                  <w:rPrChange w:id="12379" w:author="Chara Katiri" w:date="2015-05-12T13:05:00Z">
                    <w:rPr>
                      <w:rFonts w:ascii="Times" w:hAnsi="Times" w:cs="Times New Roman"/>
                      <w:sz w:val="22"/>
                      <w:szCs w:val="22"/>
                    </w:rPr>
                  </w:rPrChange>
                </w:rPr>
                <w:t>The system could enable the users to sort the products based on price (Low to High, or High to Low).</w:t>
              </w:r>
            </w:ins>
          </w:p>
        </w:tc>
        <w:tc>
          <w:tcPr>
            <w:tcW w:w="1325" w:type="dxa"/>
            <w:tcPrChange w:id="12380" w:author="Chara Katiri" w:date="2015-04-12T17:52:00Z">
              <w:tcPr>
                <w:tcW w:w="1274" w:type="dxa"/>
              </w:tcPr>
            </w:tcPrChange>
          </w:tcPr>
          <w:p w14:paraId="7C7FAD08" w14:textId="77777777" w:rsidR="00D71A41" w:rsidRPr="00F758B3" w:rsidRDefault="00D71A41" w:rsidP="00F758B3">
            <w:pPr>
              <w:pStyle w:val="ListParagraph"/>
              <w:spacing w:line="360" w:lineRule="auto"/>
              <w:ind w:left="0"/>
              <w:jc w:val="both"/>
              <w:rPr>
                <w:ins w:id="12381" w:author="Chara Katiri" w:date="2015-04-12T17:50:00Z"/>
                <w:rFonts w:ascii="Times" w:hAnsi="Times" w:cs="Times New Roman"/>
                <w:sz w:val="22"/>
                <w:szCs w:val="22"/>
                <w:rPrChange w:id="12382" w:author="Chara Katiri" w:date="2015-05-12T13:05:00Z">
                  <w:rPr>
                    <w:ins w:id="12383" w:author="Chara Katiri" w:date="2015-04-12T17:50:00Z"/>
                    <w:rFonts w:ascii="Times" w:hAnsi="Times" w:cs="Times New Roman"/>
                    <w:sz w:val="22"/>
                    <w:szCs w:val="22"/>
                  </w:rPr>
                </w:rPrChange>
              </w:rPr>
              <w:pPrChange w:id="12384" w:author="Chara Katiri" w:date="2015-05-12T13:05:00Z">
                <w:pPr>
                  <w:pStyle w:val="ListParagraph"/>
                  <w:spacing w:line="360" w:lineRule="auto"/>
                  <w:ind w:left="0"/>
                  <w:jc w:val="both"/>
                </w:pPr>
              </w:pPrChange>
            </w:pPr>
            <w:ins w:id="12385" w:author="Chara Katiri" w:date="2015-04-12T17:50:00Z">
              <w:r w:rsidRPr="00F758B3">
                <w:rPr>
                  <w:rFonts w:ascii="Times" w:hAnsi="Times" w:cs="Times New Roman"/>
                  <w:sz w:val="22"/>
                  <w:szCs w:val="22"/>
                  <w:rPrChange w:id="12386" w:author="Chara Katiri" w:date="2015-05-12T13:05:00Z">
                    <w:rPr>
                      <w:rFonts w:ascii="Times" w:hAnsi="Times" w:cs="Times New Roman"/>
                      <w:sz w:val="22"/>
                      <w:szCs w:val="22"/>
                    </w:rPr>
                  </w:rPrChange>
                </w:rPr>
                <w:t>Functional</w:t>
              </w:r>
            </w:ins>
          </w:p>
        </w:tc>
        <w:tc>
          <w:tcPr>
            <w:tcW w:w="1603" w:type="dxa"/>
            <w:tcPrChange w:id="12387" w:author="Chara Katiri" w:date="2015-04-12T17:52:00Z">
              <w:tcPr>
                <w:tcW w:w="1609" w:type="dxa"/>
              </w:tcPr>
            </w:tcPrChange>
          </w:tcPr>
          <w:p w14:paraId="491E1985" w14:textId="77777777" w:rsidR="00D71A41" w:rsidRPr="00F758B3" w:rsidRDefault="00D71A41" w:rsidP="00F758B3">
            <w:pPr>
              <w:pStyle w:val="ListParagraph"/>
              <w:spacing w:line="360" w:lineRule="auto"/>
              <w:ind w:left="0"/>
              <w:jc w:val="both"/>
              <w:rPr>
                <w:ins w:id="12388" w:author="Chara Katiri" w:date="2015-04-12T17:50:00Z"/>
                <w:rFonts w:ascii="Times" w:hAnsi="Times" w:cs="Times New Roman"/>
                <w:sz w:val="22"/>
                <w:szCs w:val="22"/>
                <w:rPrChange w:id="12389" w:author="Chara Katiri" w:date="2015-05-12T13:05:00Z">
                  <w:rPr>
                    <w:ins w:id="12390" w:author="Chara Katiri" w:date="2015-04-12T17:50:00Z"/>
                    <w:rFonts w:ascii="Times" w:hAnsi="Times" w:cs="Times New Roman"/>
                    <w:sz w:val="22"/>
                    <w:szCs w:val="22"/>
                  </w:rPr>
                </w:rPrChange>
              </w:rPr>
              <w:pPrChange w:id="12391" w:author="Chara Katiri" w:date="2015-05-12T13:05:00Z">
                <w:pPr>
                  <w:pStyle w:val="ListParagraph"/>
                  <w:spacing w:line="360" w:lineRule="auto"/>
                  <w:ind w:left="0"/>
                  <w:jc w:val="both"/>
                </w:pPr>
              </w:pPrChange>
            </w:pPr>
          </w:p>
        </w:tc>
        <w:tc>
          <w:tcPr>
            <w:tcW w:w="1169" w:type="dxa"/>
            <w:tcPrChange w:id="12392" w:author="Chara Katiri" w:date="2015-04-12T17:52:00Z">
              <w:tcPr>
                <w:tcW w:w="1169" w:type="dxa"/>
              </w:tcPr>
            </w:tcPrChange>
          </w:tcPr>
          <w:p w14:paraId="00AD6F9E" w14:textId="160ACD6E" w:rsidR="00D71A41" w:rsidRPr="00F758B3" w:rsidRDefault="00D71A41" w:rsidP="00F758B3">
            <w:pPr>
              <w:pStyle w:val="ListParagraph"/>
              <w:spacing w:line="360" w:lineRule="auto"/>
              <w:ind w:left="0"/>
              <w:jc w:val="both"/>
              <w:rPr>
                <w:ins w:id="12393" w:author="Chara Katiri" w:date="2015-04-12T17:51:00Z"/>
                <w:rFonts w:ascii="Times" w:hAnsi="Times" w:cs="Times New Roman"/>
                <w:sz w:val="22"/>
                <w:szCs w:val="22"/>
                <w:rPrChange w:id="12394" w:author="Chara Katiri" w:date="2015-05-12T13:05:00Z">
                  <w:rPr>
                    <w:ins w:id="12395" w:author="Chara Katiri" w:date="2015-04-12T17:51:00Z"/>
                    <w:rFonts w:ascii="Times" w:hAnsi="Times" w:cs="Times New Roman"/>
                    <w:sz w:val="22"/>
                    <w:szCs w:val="22"/>
                  </w:rPr>
                </w:rPrChange>
              </w:rPr>
              <w:pPrChange w:id="12396" w:author="Chara Katiri" w:date="2015-05-12T13:05:00Z">
                <w:pPr>
                  <w:pStyle w:val="ListParagraph"/>
                  <w:spacing w:line="360" w:lineRule="auto"/>
                  <w:ind w:left="0"/>
                  <w:jc w:val="both"/>
                </w:pPr>
              </w:pPrChange>
            </w:pPr>
            <w:ins w:id="12397" w:author="Chara Katiri" w:date="2015-04-12T17:51:00Z">
              <w:r w:rsidRPr="00F758B3">
                <w:rPr>
                  <w:rFonts w:ascii="Times" w:hAnsi="Times" w:cs="Times New Roman"/>
                  <w:sz w:val="22"/>
                  <w:szCs w:val="22"/>
                  <w:rPrChange w:id="12398" w:author="Chara Katiri" w:date="2015-05-12T13:05:00Z">
                    <w:rPr>
                      <w:rFonts w:ascii="Times" w:hAnsi="Times" w:cs="Times New Roman"/>
                      <w:sz w:val="22"/>
                      <w:szCs w:val="22"/>
                    </w:rPr>
                  </w:rPrChange>
                </w:rPr>
                <w:t>C</w:t>
              </w:r>
            </w:ins>
          </w:p>
        </w:tc>
        <w:tc>
          <w:tcPr>
            <w:tcW w:w="1155" w:type="dxa"/>
            <w:tcPrChange w:id="12399" w:author="Chara Katiri" w:date="2015-04-12T17:52:00Z">
              <w:tcPr>
                <w:tcW w:w="1169" w:type="dxa"/>
              </w:tcPr>
            </w:tcPrChange>
          </w:tcPr>
          <w:p w14:paraId="1197A39C" w14:textId="49E8BD27" w:rsidR="00D71A41" w:rsidRPr="00F758B3" w:rsidRDefault="00D71A41" w:rsidP="00F758B3">
            <w:pPr>
              <w:pStyle w:val="ListParagraph"/>
              <w:spacing w:line="360" w:lineRule="auto"/>
              <w:ind w:left="0"/>
              <w:jc w:val="both"/>
              <w:rPr>
                <w:ins w:id="12400" w:author="Chara Katiri" w:date="2015-04-12T17:51:00Z"/>
                <w:rFonts w:ascii="Times" w:hAnsi="Times" w:cs="Times New Roman"/>
                <w:sz w:val="22"/>
                <w:szCs w:val="22"/>
                <w:rPrChange w:id="12401" w:author="Chara Katiri" w:date="2015-05-12T13:05:00Z">
                  <w:rPr>
                    <w:ins w:id="12402" w:author="Chara Katiri" w:date="2015-04-12T17:51:00Z"/>
                    <w:rFonts w:ascii="Times" w:hAnsi="Times" w:cs="Times New Roman"/>
                    <w:sz w:val="22"/>
                    <w:szCs w:val="22"/>
                  </w:rPr>
                </w:rPrChange>
              </w:rPr>
              <w:pPrChange w:id="12403" w:author="Chara Katiri" w:date="2015-05-12T13:05:00Z">
                <w:pPr>
                  <w:pStyle w:val="ListParagraph"/>
                  <w:spacing w:line="360" w:lineRule="auto"/>
                  <w:ind w:left="0"/>
                  <w:jc w:val="both"/>
                </w:pPr>
              </w:pPrChange>
            </w:pPr>
          </w:p>
        </w:tc>
        <w:tc>
          <w:tcPr>
            <w:tcW w:w="1171" w:type="dxa"/>
            <w:tcPrChange w:id="12404" w:author="Chara Katiri" w:date="2015-04-12T17:52:00Z">
              <w:tcPr>
                <w:tcW w:w="1169" w:type="dxa"/>
              </w:tcPr>
            </w:tcPrChange>
          </w:tcPr>
          <w:p w14:paraId="2087F36D" w14:textId="7740F22D" w:rsidR="00D71A41" w:rsidRPr="00F758B3" w:rsidRDefault="00D71A41" w:rsidP="00F758B3">
            <w:pPr>
              <w:pStyle w:val="ListParagraph"/>
              <w:spacing w:line="360" w:lineRule="auto"/>
              <w:ind w:left="0"/>
              <w:jc w:val="both"/>
              <w:rPr>
                <w:ins w:id="12405" w:author="Chara Katiri" w:date="2015-04-12T17:51:00Z"/>
                <w:rFonts w:ascii="Times" w:hAnsi="Times" w:cs="Times New Roman"/>
                <w:sz w:val="22"/>
                <w:szCs w:val="22"/>
                <w:rPrChange w:id="12406" w:author="Chara Katiri" w:date="2015-05-12T13:05:00Z">
                  <w:rPr>
                    <w:ins w:id="12407" w:author="Chara Katiri" w:date="2015-04-12T17:51:00Z"/>
                    <w:rFonts w:ascii="Times" w:hAnsi="Times" w:cs="Times New Roman"/>
                    <w:sz w:val="22"/>
                    <w:szCs w:val="22"/>
                  </w:rPr>
                </w:rPrChange>
              </w:rPr>
              <w:pPrChange w:id="12408" w:author="Chara Katiri" w:date="2015-05-12T13:05:00Z">
                <w:pPr>
                  <w:pStyle w:val="ListParagraph"/>
                  <w:spacing w:line="360" w:lineRule="auto"/>
                  <w:ind w:left="0"/>
                  <w:jc w:val="both"/>
                </w:pPr>
              </w:pPrChange>
            </w:pPr>
          </w:p>
        </w:tc>
      </w:tr>
      <w:tr w:rsidR="00D71A41" w:rsidRPr="00F758B3" w14:paraId="7CF809C3" w14:textId="77777777" w:rsidTr="00D71A41">
        <w:trPr>
          <w:ins w:id="12409" w:author="Chara Katiri" w:date="2015-04-12T17:50:00Z"/>
          <w:trPrChange w:id="12410" w:author="Chara Katiri" w:date="2015-04-12T17:52:00Z">
            <w:trPr>
              <w:gridAfter w:val="0"/>
            </w:trPr>
          </w:trPrChange>
        </w:trPr>
        <w:tc>
          <w:tcPr>
            <w:tcW w:w="11482" w:type="dxa"/>
            <w:gridSpan w:val="7"/>
            <w:shd w:val="clear" w:color="auto" w:fill="4F81BD" w:themeFill="accent1"/>
            <w:tcPrChange w:id="12411" w:author="Chara Katiri" w:date="2015-04-12T17:52:00Z">
              <w:tcPr>
                <w:tcW w:w="11466" w:type="dxa"/>
                <w:gridSpan w:val="8"/>
                <w:shd w:val="clear" w:color="auto" w:fill="4F81BD" w:themeFill="accent1"/>
              </w:tcPr>
            </w:tcPrChange>
          </w:tcPr>
          <w:p w14:paraId="7E9D2674" w14:textId="2C1FD014" w:rsidR="00D71A41" w:rsidRPr="00F758B3" w:rsidRDefault="00D71A41" w:rsidP="00F758B3">
            <w:pPr>
              <w:pStyle w:val="ListParagraph"/>
              <w:spacing w:line="360" w:lineRule="auto"/>
              <w:ind w:left="0"/>
              <w:jc w:val="both"/>
              <w:rPr>
                <w:ins w:id="12412" w:author="Chara Katiri" w:date="2015-04-12T17:51:00Z"/>
                <w:rFonts w:ascii="Times" w:hAnsi="Times" w:cs="Times New Roman"/>
                <w:sz w:val="22"/>
                <w:szCs w:val="22"/>
                <w:rPrChange w:id="12413" w:author="Chara Katiri" w:date="2015-05-12T13:05:00Z">
                  <w:rPr>
                    <w:ins w:id="12414" w:author="Chara Katiri" w:date="2015-04-12T17:51:00Z"/>
                    <w:rFonts w:ascii="Times" w:hAnsi="Times" w:cs="Times New Roman"/>
                    <w:sz w:val="22"/>
                    <w:szCs w:val="22"/>
                  </w:rPr>
                </w:rPrChange>
              </w:rPr>
              <w:pPrChange w:id="12415" w:author="Chara Katiri" w:date="2015-05-12T13:05:00Z">
                <w:pPr>
                  <w:pStyle w:val="ListParagraph"/>
                  <w:spacing w:line="360" w:lineRule="auto"/>
                  <w:ind w:left="0"/>
                  <w:jc w:val="both"/>
                </w:pPr>
              </w:pPrChange>
            </w:pPr>
            <w:ins w:id="12416" w:author="Chara Katiri" w:date="2015-04-12T17:50:00Z">
              <w:r w:rsidRPr="00F758B3">
                <w:rPr>
                  <w:rFonts w:ascii="Times" w:hAnsi="Times" w:cs="Times New Roman"/>
                  <w:sz w:val="22"/>
                  <w:szCs w:val="22"/>
                  <w:rPrChange w:id="12417" w:author="Chara Katiri" w:date="2015-05-12T13:05:00Z">
                    <w:rPr>
                      <w:rFonts w:ascii="Times" w:hAnsi="Times" w:cs="Times New Roman"/>
                      <w:sz w:val="22"/>
                      <w:szCs w:val="22"/>
                    </w:rPr>
                  </w:rPrChange>
                </w:rPr>
                <w:t xml:space="preserve">Favourites </w:t>
              </w:r>
            </w:ins>
          </w:p>
        </w:tc>
      </w:tr>
      <w:tr w:rsidR="00D71A41" w:rsidRPr="00F758B3" w14:paraId="6050B61B" w14:textId="77777777" w:rsidTr="00D71A41">
        <w:trPr>
          <w:ins w:id="12418" w:author="Chara Katiri" w:date="2015-04-12T17:50:00Z"/>
          <w:trPrChange w:id="12419" w:author="Chara Katiri" w:date="2015-04-12T17:52:00Z">
            <w:trPr>
              <w:gridAfter w:val="0"/>
            </w:trPr>
          </w:trPrChange>
        </w:trPr>
        <w:tc>
          <w:tcPr>
            <w:tcW w:w="1108" w:type="dxa"/>
            <w:tcPrChange w:id="12420" w:author="Chara Katiri" w:date="2015-04-12T17:52:00Z">
              <w:tcPr>
                <w:tcW w:w="1116" w:type="dxa"/>
                <w:gridSpan w:val="2"/>
              </w:tcPr>
            </w:tcPrChange>
          </w:tcPr>
          <w:p w14:paraId="529B82E9" w14:textId="77777777" w:rsidR="00D71A41" w:rsidRPr="00F758B3" w:rsidRDefault="00D71A41" w:rsidP="00F758B3">
            <w:pPr>
              <w:pStyle w:val="ListParagraph"/>
              <w:spacing w:line="360" w:lineRule="auto"/>
              <w:ind w:left="0"/>
              <w:jc w:val="both"/>
              <w:rPr>
                <w:ins w:id="12421" w:author="Chara Katiri" w:date="2015-04-12T17:50:00Z"/>
                <w:rFonts w:ascii="Times" w:hAnsi="Times" w:cs="Times New Roman"/>
                <w:sz w:val="22"/>
                <w:szCs w:val="22"/>
                <w:rPrChange w:id="12422" w:author="Chara Katiri" w:date="2015-05-12T13:05:00Z">
                  <w:rPr>
                    <w:ins w:id="12423" w:author="Chara Katiri" w:date="2015-04-12T17:50:00Z"/>
                    <w:rFonts w:ascii="Times" w:hAnsi="Times" w:cs="Times New Roman"/>
                    <w:sz w:val="22"/>
                    <w:szCs w:val="22"/>
                  </w:rPr>
                </w:rPrChange>
              </w:rPr>
              <w:pPrChange w:id="12424" w:author="Chara Katiri" w:date="2015-05-12T13:05:00Z">
                <w:pPr>
                  <w:pStyle w:val="ListParagraph"/>
                  <w:spacing w:line="360" w:lineRule="auto"/>
                  <w:ind w:left="0"/>
                  <w:jc w:val="both"/>
                </w:pPr>
              </w:pPrChange>
            </w:pPr>
            <w:ins w:id="12425" w:author="Chara Katiri" w:date="2015-04-12T17:50:00Z">
              <w:r w:rsidRPr="00F758B3">
                <w:rPr>
                  <w:rFonts w:ascii="Times" w:hAnsi="Times" w:cs="Times New Roman"/>
                  <w:sz w:val="22"/>
                  <w:szCs w:val="22"/>
                  <w:rPrChange w:id="12426" w:author="Chara Katiri" w:date="2015-05-12T13:05:00Z">
                    <w:rPr>
                      <w:rFonts w:ascii="Times" w:hAnsi="Times" w:cs="Times New Roman"/>
                      <w:sz w:val="22"/>
                      <w:szCs w:val="22"/>
                    </w:rPr>
                  </w:rPrChange>
                </w:rPr>
                <w:t>12</w:t>
              </w:r>
            </w:ins>
          </w:p>
        </w:tc>
        <w:tc>
          <w:tcPr>
            <w:tcW w:w="3951" w:type="dxa"/>
            <w:tcPrChange w:id="12427" w:author="Chara Katiri" w:date="2015-04-12T17:52:00Z">
              <w:tcPr>
                <w:tcW w:w="3960" w:type="dxa"/>
              </w:tcPr>
            </w:tcPrChange>
          </w:tcPr>
          <w:p w14:paraId="32FA1543" w14:textId="77777777" w:rsidR="00D71A41" w:rsidRPr="00F758B3" w:rsidRDefault="00D71A41" w:rsidP="00F758B3">
            <w:pPr>
              <w:pStyle w:val="ListParagraph"/>
              <w:spacing w:line="360" w:lineRule="auto"/>
              <w:ind w:left="0"/>
              <w:jc w:val="both"/>
              <w:rPr>
                <w:ins w:id="12428" w:author="Chara Katiri" w:date="2015-04-12T17:50:00Z"/>
                <w:rFonts w:ascii="Times" w:hAnsi="Times" w:cs="Times New Roman"/>
                <w:sz w:val="22"/>
                <w:szCs w:val="22"/>
                <w:rPrChange w:id="12429" w:author="Chara Katiri" w:date="2015-05-12T13:05:00Z">
                  <w:rPr>
                    <w:ins w:id="12430" w:author="Chara Katiri" w:date="2015-04-12T17:50:00Z"/>
                    <w:rFonts w:ascii="Times" w:hAnsi="Times" w:cs="Times New Roman"/>
                    <w:sz w:val="22"/>
                    <w:szCs w:val="22"/>
                  </w:rPr>
                </w:rPrChange>
              </w:rPr>
              <w:pPrChange w:id="12431" w:author="Chara Katiri" w:date="2015-05-12T13:05:00Z">
                <w:pPr>
                  <w:pStyle w:val="ListParagraph"/>
                  <w:spacing w:line="360" w:lineRule="auto"/>
                  <w:ind w:left="0"/>
                  <w:jc w:val="both"/>
                </w:pPr>
              </w:pPrChange>
            </w:pPr>
            <w:ins w:id="12432" w:author="Chara Katiri" w:date="2015-04-12T17:50:00Z">
              <w:r w:rsidRPr="00F758B3">
                <w:rPr>
                  <w:rFonts w:ascii="Times" w:hAnsi="Times" w:cs="Times New Roman"/>
                  <w:sz w:val="22"/>
                  <w:szCs w:val="22"/>
                  <w:rPrChange w:id="12433" w:author="Chara Katiri" w:date="2015-05-12T13:05:00Z">
                    <w:rPr>
                      <w:rFonts w:ascii="Times" w:hAnsi="Times" w:cs="Times New Roman"/>
                      <w:sz w:val="22"/>
                      <w:szCs w:val="22"/>
                    </w:rPr>
                  </w:rPrChange>
                </w:rPr>
                <w:t xml:space="preserve">The system should allow users to bookmark items as ‘Favourites’.   </w:t>
              </w:r>
            </w:ins>
          </w:p>
        </w:tc>
        <w:tc>
          <w:tcPr>
            <w:tcW w:w="1325" w:type="dxa"/>
            <w:tcPrChange w:id="12434" w:author="Chara Katiri" w:date="2015-04-12T17:52:00Z">
              <w:tcPr>
                <w:tcW w:w="1274" w:type="dxa"/>
              </w:tcPr>
            </w:tcPrChange>
          </w:tcPr>
          <w:p w14:paraId="3F0E8567" w14:textId="77777777" w:rsidR="00D71A41" w:rsidRPr="00F758B3" w:rsidRDefault="00D71A41" w:rsidP="00F758B3">
            <w:pPr>
              <w:pStyle w:val="ListParagraph"/>
              <w:spacing w:line="360" w:lineRule="auto"/>
              <w:ind w:left="0"/>
              <w:jc w:val="both"/>
              <w:rPr>
                <w:ins w:id="12435" w:author="Chara Katiri" w:date="2015-04-12T17:50:00Z"/>
                <w:rFonts w:ascii="Times" w:hAnsi="Times" w:cs="Times New Roman"/>
                <w:sz w:val="22"/>
                <w:szCs w:val="22"/>
                <w:rPrChange w:id="12436" w:author="Chara Katiri" w:date="2015-05-12T13:05:00Z">
                  <w:rPr>
                    <w:ins w:id="12437" w:author="Chara Katiri" w:date="2015-04-12T17:50:00Z"/>
                    <w:rFonts w:ascii="Times" w:hAnsi="Times" w:cs="Times New Roman"/>
                    <w:sz w:val="22"/>
                    <w:szCs w:val="22"/>
                  </w:rPr>
                </w:rPrChange>
              </w:rPr>
              <w:pPrChange w:id="12438" w:author="Chara Katiri" w:date="2015-05-12T13:05:00Z">
                <w:pPr>
                  <w:pStyle w:val="ListParagraph"/>
                  <w:spacing w:line="360" w:lineRule="auto"/>
                  <w:ind w:left="0"/>
                  <w:jc w:val="both"/>
                </w:pPr>
              </w:pPrChange>
            </w:pPr>
            <w:ins w:id="12439" w:author="Chara Katiri" w:date="2015-04-12T17:50:00Z">
              <w:r w:rsidRPr="00F758B3">
                <w:rPr>
                  <w:rFonts w:ascii="Times" w:hAnsi="Times" w:cs="Times New Roman"/>
                  <w:sz w:val="22"/>
                  <w:szCs w:val="22"/>
                  <w:rPrChange w:id="12440" w:author="Chara Katiri" w:date="2015-05-12T13:05:00Z">
                    <w:rPr>
                      <w:rFonts w:ascii="Times" w:hAnsi="Times" w:cs="Times New Roman"/>
                      <w:sz w:val="22"/>
                      <w:szCs w:val="22"/>
                    </w:rPr>
                  </w:rPrChange>
                </w:rPr>
                <w:t>Functional</w:t>
              </w:r>
            </w:ins>
          </w:p>
        </w:tc>
        <w:tc>
          <w:tcPr>
            <w:tcW w:w="1603" w:type="dxa"/>
            <w:tcPrChange w:id="12441" w:author="Chara Katiri" w:date="2015-04-12T17:52:00Z">
              <w:tcPr>
                <w:tcW w:w="1609" w:type="dxa"/>
              </w:tcPr>
            </w:tcPrChange>
          </w:tcPr>
          <w:p w14:paraId="2B20A6FF" w14:textId="77777777" w:rsidR="00D71A41" w:rsidRPr="00F758B3" w:rsidRDefault="00D71A41" w:rsidP="00F758B3">
            <w:pPr>
              <w:pStyle w:val="ListParagraph"/>
              <w:spacing w:line="360" w:lineRule="auto"/>
              <w:ind w:left="0"/>
              <w:jc w:val="both"/>
              <w:rPr>
                <w:ins w:id="12442" w:author="Chara Katiri" w:date="2015-04-12T17:50:00Z"/>
                <w:rFonts w:ascii="Times" w:hAnsi="Times" w:cs="Times New Roman"/>
                <w:sz w:val="22"/>
                <w:szCs w:val="22"/>
                <w:rPrChange w:id="12443" w:author="Chara Katiri" w:date="2015-05-12T13:05:00Z">
                  <w:rPr>
                    <w:ins w:id="12444" w:author="Chara Katiri" w:date="2015-04-12T17:50:00Z"/>
                    <w:rFonts w:ascii="Times" w:hAnsi="Times" w:cs="Times New Roman"/>
                    <w:sz w:val="22"/>
                    <w:szCs w:val="22"/>
                  </w:rPr>
                </w:rPrChange>
              </w:rPr>
              <w:pPrChange w:id="12445" w:author="Chara Katiri" w:date="2015-05-12T13:05:00Z">
                <w:pPr>
                  <w:pStyle w:val="ListParagraph"/>
                  <w:spacing w:line="360" w:lineRule="auto"/>
                  <w:ind w:left="0"/>
                  <w:jc w:val="both"/>
                </w:pPr>
              </w:pPrChange>
            </w:pPr>
          </w:p>
        </w:tc>
        <w:tc>
          <w:tcPr>
            <w:tcW w:w="1169" w:type="dxa"/>
            <w:tcPrChange w:id="12446" w:author="Chara Katiri" w:date="2015-04-12T17:52:00Z">
              <w:tcPr>
                <w:tcW w:w="1169" w:type="dxa"/>
              </w:tcPr>
            </w:tcPrChange>
          </w:tcPr>
          <w:p w14:paraId="1F39FFFE" w14:textId="3777AC69" w:rsidR="00D71A41" w:rsidRPr="00F758B3" w:rsidRDefault="00D71A41" w:rsidP="00F758B3">
            <w:pPr>
              <w:pStyle w:val="ListParagraph"/>
              <w:spacing w:line="360" w:lineRule="auto"/>
              <w:ind w:left="0"/>
              <w:jc w:val="both"/>
              <w:rPr>
                <w:ins w:id="12447" w:author="Chara Katiri" w:date="2015-04-12T17:51:00Z"/>
                <w:rFonts w:ascii="Times" w:hAnsi="Times" w:cs="Times New Roman"/>
                <w:sz w:val="22"/>
                <w:szCs w:val="22"/>
                <w:rPrChange w:id="12448" w:author="Chara Katiri" w:date="2015-05-12T13:05:00Z">
                  <w:rPr>
                    <w:ins w:id="12449" w:author="Chara Katiri" w:date="2015-04-12T17:51:00Z"/>
                    <w:rFonts w:ascii="Times" w:hAnsi="Times" w:cs="Times New Roman"/>
                    <w:sz w:val="22"/>
                    <w:szCs w:val="22"/>
                  </w:rPr>
                </w:rPrChange>
              </w:rPr>
              <w:pPrChange w:id="12450" w:author="Chara Katiri" w:date="2015-05-12T13:05:00Z">
                <w:pPr>
                  <w:pStyle w:val="ListParagraph"/>
                  <w:spacing w:line="360" w:lineRule="auto"/>
                  <w:ind w:left="0"/>
                  <w:jc w:val="both"/>
                </w:pPr>
              </w:pPrChange>
            </w:pPr>
            <w:ins w:id="12451" w:author="Chara Katiri" w:date="2015-04-12T17:51:00Z">
              <w:r w:rsidRPr="00F758B3">
                <w:rPr>
                  <w:rFonts w:ascii="Times" w:hAnsi="Times" w:cs="Times New Roman"/>
                  <w:sz w:val="22"/>
                  <w:szCs w:val="22"/>
                  <w:rPrChange w:id="12452" w:author="Chara Katiri" w:date="2015-05-12T13:05:00Z">
                    <w:rPr>
                      <w:rFonts w:ascii="Times" w:hAnsi="Times" w:cs="Times New Roman"/>
                      <w:sz w:val="22"/>
                      <w:szCs w:val="22"/>
                    </w:rPr>
                  </w:rPrChange>
                </w:rPr>
                <w:t>M</w:t>
              </w:r>
            </w:ins>
          </w:p>
        </w:tc>
        <w:tc>
          <w:tcPr>
            <w:tcW w:w="1155" w:type="dxa"/>
            <w:tcPrChange w:id="12453" w:author="Chara Katiri" w:date="2015-04-12T17:52:00Z">
              <w:tcPr>
                <w:tcW w:w="1169" w:type="dxa"/>
              </w:tcPr>
            </w:tcPrChange>
          </w:tcPr>
          <w:p w14:paraId="5FEA7A29" w14:textId="6E49C5E6" w:rsidR="00D71A41" w:rsidRPr="00F758B3" w:rsidRDefault="00D71A41" w:rsidP="00F758B3">
            <w:pPr>
              <w:pStyle w:val="ListParagraph"/>
              <w:spacing w:line="360" w:lineRule="auto"/>
              <w:ind w:left="0"/>
              <w:jc w:val="both"/>
              <w:rPr>
                <w:ins w:id="12454" w:author="Chara Katiri" w:date="2015-04-12T17:51:00Z"/>
                <w:rFonts w:ascii="Times" w:hAnsi="Times" w:cs="Times New Roman"/>
                <w:sz w:val="22"/>
                <w:szCs w:val="22"/>
                <w:rPrChange w:id="12455" w:author="Chara Katiri" w:date="2015-05-12T13:05:00Z">
                  <w:rPr>
                    <w:ins w:id="12456" w:author="Chara Katiri" w:date="2015-04-12T17:51:00Z"/>
                    <w:rFonts w:ascii="Times" w:hAnsi="Times" w:cs="Times New Roman"/>
                    <w:sz w:val="22"/>
                    <w:szCs w:val="22"/>
                  </w:rPr>
                </w:rPrChange>
              </w:rPr>
              <w:pPrChange w:id="12457" w:author="Chara Katiri" w:date="2015-05-12T13:05:00Z">
                <w:pPr>
                  <w:pStyle w:val="ListParagraph"/>
                  <w:spacing w:line="360" w:lineRule="auto"/>
                  <w:ind w:left="0"/>
                  <w:jc w:val="both"/>
                </w:pPr>
              </w:pPrChange>
            </w:pPr>
          </w:p>
        </w:tc>
        <w:tc>
          <w:tcPr>
            <w:tcW w:w="1171" w:type="dxa"/>
            <w:tcPrChange w:id="12458" w:author="Chara Katiri" w:date="2015-04-12T17:52:00Z">
              <w:tcPr>
                <w:tcW w:w="1169" w:type="dxa"/>
              </w:tcPr>
            </w:tcPrChange>
          </w:tcPr>
          <w:p w14:paraId="3E62E5B0" w14:textId="46A26ADD" w:rsidR="00D71A41" w:rsidRPr="00F758B3" w:rsidRDefault="00D71A41" w:rsidP="00F758B3">
            <w:pPr>
              <w:pStyle w:val="ListParagraph"/>
              <w:spacing w:line="360" w:lineRule="auto"/>
              <w:ind w:left="0"/>
              <w:jc w:val="both"/>
              <w:rPr>
                <w:ins w:id="12459" w:author="Chara Katiri" w:date="2015-04-12T17:51:00Z"/>
                <w:rFonts w:ascii="Times" w:hAnsi="Times" w:cs="Times New Roman"/>
                <w:sz w:val="22"/>
                <w:szCs w:val="22"/>
                <w:rPrChange w:id="12460" w:author="Chara Katiri" w:date="2015-05-12T13:05:00Z">
                  <w:rPr>
                    <w:ins w:id="12461" w:author="Chara Katiri" w:date="2015-04-12T17:51:00Z"/>
                    <w:rFonts w:ascii="Times" w:hAnsi="Times" w:cs="Times New Roman"/>
                    <w:sz w:val="22"/>
                    <w:szCs w:val="22"/>
                  </w:rPr>
                </w:rPrChange>
              </w:rPr>
              <w:pPrChange w:id="12462" w:author="Chara Katiri" w:date="2015-05-12T13:05:00Z">
                <w:pPr>
                  <w:pStyle w:val="ListParagraph"/>
                  <w:spacing w:line="360" w:lineRule="auto"/>
                  <w:ind w:left="0"/>
                  <w:jc w:val="both"/>
                </w:pPr>
              </w:pPrChange>
            </w:pPr>
          </w:p>
        </w:tc>
      </w:tr>
      <w:tr w:rsidR="00D71A41" w:rsidRPr="00F758B3" w14:paraId="5C561190" w14:textId="77777777" w:rsidTr="00D71A41">
        <w:trPr>
          <w:ins w:id="12463" w:author="Chara Katiri" w:date="2015-04-12T17:50:00Z"/>
          <w:trPrChange w:id="12464" w:author="Chara Katiri" w:date="2015-04-12T17:52:00Z">
            <w:trPr>
              <w:gridAfter w:val="0"/>
            </w:trPr>
          </w:trPrChange>
        </w:trPr>
        <w:tc>
          <w:tcPr>
            <w:tcW w:w="1108" w:type="dxa"/>
            <w:tcPrChange w:id="12465" w:author="Chara Katiri" w:date="2015-04-12T17:52:00Z">
              <w:tcPr>
                <w:tcW w:w="1116" w:type="dxa"/>
                <w:gridSpan w:val="2"/>
              </w:tcPr>
            </w:tcPrChange>
          </w:tcPr>
          <w:p w14:paraId="1367115D" w14:textId="77777777" w:rsidR="00D71A41" w:rsidRPr="00F758B3" w:rsidRDefault="00D71A41" w:rsidP="00F758B3">
            <w:pPr>
              <w:pStyle w:val="ListParagraph"/>
              <w:spacing w:line="360" w:lineRule="auto"/>
              <w:ind w:left="0"/>
              <w:jc w:val="both"/>
              <w:rPr>
                <w:ins w:id="12466" w:author="Chara Katiri" w:date="2015-04-12T17:50:00Z"/>
                <w:rFonts w:ascii="Times" w:hAnsi="Times" w:cs="Times New Roman"/>
                <w:sz w:val="22"/>
                <w:szCs w:val="22"/>
                <w:rPrChange w:id="12467" w:author="Chara Katiri" w:date="2015-05-12T13:05:00Z">
                  <w:rPr>
                    <w:ins w:id="12468" w:author="Chara Katiri" w:date="2015-04-12T17:50:00Z"/>
                    <w:rFonts w:ascii="Times" w:hAnsi="Times" w:cs="Times New Roman"/>
                    <w:sz w:val="22"/>
                    <w:szCs w:val="22"/>
                  </w:rPr>
                </w:rPrChange>
              </w:rPr>
              <w:pPrChange w:id="12469" w:author="Chara Katiri" w:date="2015-05-12T13:05:00Z">
                <w:pPr>
                  <w:pStyle w:val="ListParagraph"/>
                  <w:spacing w:line="360" w:lineRule="auto"/>
                  <w:ind w:left="0"/>
                  <w:jc w:val="both"/>
                </w:pPr>
              </w:pPrChange>
            </w:pPr>
            <w:ins w:id="12470" w:author="Chara Katiri" w:date="2015-04-12T17:50:00Z">
              <w:r w:rsidRPr="00F758B3">
                <w:rPr>
                  <w:rFonts w:ascii="Times" w:hAnsi="Times" w:cs="Times New Roman"/>
                  <w:sz w:val="22"/>
                  <w:szCs w:val="22"/>
                  <w:rPrChange w:id="12471" w:author="Chara Katiri" w:date="2015-05-12T13:05:00Z">
                    <w:rPr>
                      <w:rFonts w:ascii="Times" w:hAnsi="Times" w:cs="Times New Roman"/>
                      <w:sz w:val="22"/>
                      <w:szCs w:val="22"/>
                    </w:rPr>
                  </w:rPrChange>
                </w:rPr>
                <w:t>13</w:t>
              </w:r>
            </w:ins>
          </w:p>
        </w:tc>
        <w:tc>
          <w:tcPr>
            <w:tcW w:w="3951" w:type="dxa"/>
            <w:tcPrChange w:id="12472" w:author="Chara Katiri" w:date="2015-04-12T17:52:00Z">
              <w:tcPr>
                <w:tcW w:w="3960" w:type="dxa"/>
              </w:tcPr>
            </w:tcPrChange>
          </w:tcPr>
          <w:p w14:paraId="7411D14F" w14:textId="77777777" w:rsidR="00D71A41" w:rsidRPr="00F758B3" w:rsidRDefault="00D71A41" w:rsidP="00F758B3">
            <w:pPr>
              <w:pStyle w:val="ListParagraph"/>
              <w:spacing w:line="360" w:lineRule="auto"/>
              <w:ind w:left="0"/>
              <w:jc w:val="both"/>
              <w:rPr>
                <w:ins w:id="12473" w:author="Chara Katiri" w:date="2015-04-12T17:50:00Z"/>
                <w:rFonts w:ascii="Times" w:hAnsi="Times" w:cs="Times New Roman"/>
                <w:sz w:val="22"/>
                <w:szCs w:val="22"/>
                <w:rPrChange w:id="12474" w:author="Chara Katiri" w:date="2015-05-12T13:05:00Z">
                  <w:rPr>
                    <w:ins w:id="12475" w:author="Chara Katiri" w:date="2015-04-12T17:50:00Z"/>
                    <w:rFonts w:ascii="Times" w:hAnsi="Times" w:cs="Times New Roman"/>
                    <w:sz w:val="22"/>
                    <w:szCs w:val="22"/>
                  </w:rPr>
                </w:rPrChange>
              </w:rPr>
              <w:pPrChange w:id="12476" w:author="Chara Katiri" w:date="2015-05-12T13:05:00Z">
                <w:pPr>
                  <w:pStyle w:val="ListParagraph"/>
                  <w:spacing w:line="360" w:lineRule="auto"/>
                  <w:ind w:left="0"/>
                  <w:jc w:val="both"/>
                </w:pPr>
              </w:pPrChange>
            </w:pPr>
            <w:ins w:id="12477" w:author="Chara Katiri" w:date="2015-04-12T17:50:00Z">
              <w:r w:rsidRPr="00F758B3">
                <w:rPr>
                  <w:rFonts w:ascii="Times" w:hAnsi="Times" w:cs="Times New Roman"/>
                  <w:sz w:val="22"/>
                  <w:szCs w:val="22"/>
                  <w:rPrChange w:id="12478" w:author="Chara Katiri" w:date="2015-05-12T13:05:00Z">
                    <w:rPr>
                      <w:rFonts w:ascii="Times" w:hAnsi="Times" w:cs="Times New Roman"/>
                      <w:sz w:val="22"/>
                      <w:szCs w:val="22"/>
                    </w:rPr>
                  </w:rPrChange>
                </w:rPr>
                <w:t xml:space="preserve">Items marked as Favorites must be protected from external unauthorized access by other users. </w:t>
              </w:r>
            </w:ins>
          </w:p>
        </w:tc>
        <w:tc>
          <w:tcPr>
            <w:tcW w:w="1325" w:type="dxa"/>
            <w:tcPrChange w:id="12479" w:author="Chara Katiri" w:date="2015-04-12T17:52:00Z">
              <w:tcPr>
                <w:tcW w:w="1274" w:type="dxa"/>
              </w:tcPr>
            </w:tcPrChange>
          </w:tcPr>
          <w:p w14:paraId="6A97AA33" w14:textId="77777777" w:rsidR="00D71A41" w:rsidRPr="00F758B3" w:rsidRDefault="00D71A41" w:rsidP="00F758B3">
            <w:pPr>
              <w:pStyle w:val="ListParagraph"/>
              <w:spacing w:line="360" w:lineRule="auto"/>
              <w:ind w:left="0"/>
              <w:jc w:val="both"/>
              <w:rPr>
                <w:ins w:id="12480" w:author="Chara Katiri" w:date="2015-04-12T17:50:00Z"/>
                <w:rFonts w:ascii="Times" w:hAnsi="Times" w:cs="Times New Roman"/>
                <w:sz w:val="22"/>
                <w:szCs w:val="22"/>
                <w:rPrChange w:id="12481" w:author="Chara Katiri" w:date="2015-05-12T13:05:00Z">
                  <w:rPr>
                    <w:ins w:id="12482" w:author="Chara Katiri" w:date="2015-04-12T17:50:00Z"/>
                    <w:rFonts w:ascii="Times" w:hAnsi="Times" w:cs="Times New Roman"/>
                    <w:sz w:val="22"/>
                    <w:szCs w:val="22"/>
                  </w:rPr>
                </w:rPrChange>
              </w:rPr>
              <w:pPrChange w:id="12483" w:author="Chara Katiri" w:date="2015-05-12T13:05:00Z">
                <w:pPr>
                  <w:pStyle w:val="ListParagraph"/>
                  <w:spacing w:line="360" w:lineRule="auto"/>
                  <w:ind w:left="0"/>
                  <w:jc w:val="both"/>
                </w:pPr>
              </w:pPrChange>
            </w:pPr>
            <w:ins w:id="12484" w:author="Chara Katiri" w:date="2015-04-12T17:50:00Z">
              <w:r w:rsidRPr="00F758B3">
                <w:rPr>
                  <w:rFonts w:ascii="Times" w:hAnsi="Times" w:cs="Times New Roman"/>
                  <w:sz w:val="22"/>
                  <w:szCs w:val="22"/>
                  <w:rPrChange w:id="12485" w:author="Chara Katiri" w:date="2015-05-12T13:05:00Z">
                    <w:rPr>
                      <w:rFonts w:ascii="Times" w:hAnsi="Times" w:cs="Times New Roman"/>
                      <w:sz w:val="22"/>
                      <w:szCs w:val="22"/>
                    </w:rPr>
                  </w:rPrChange>
                </w:rPr>
                <w:t>Non-functional</w:t>
              </w:r>
            </w:ins>
          </w:p>
        </w:tc>
        <w:tc>
          <w:tcPr>
            <w:tcW w:w="1603" w:type="dxa"/>
            <w:tcPrChange w:id="12486" w:author="Chara Katiri" w:date="2015-04-12T17:52:00Z">
              <w:tcPr>
                <w:tcW w:w="1609" w:type="dxa"/>
              </w:tcPr>
            </w:tcPrChange>
          </w:tcPr>
          <w:p w14:paraId="576952F3" w14:textId="77777777" w:rsidR="00D71A41" w:rsidRPr="00F758B3" w:rsidRDefault="00D71A41" w:rsidP="00F758B3">
            <w:pPr>
              <w:pStyle w:val="ListParagraph"/>
              <w:spacing w:line="360" w:lineRule="auto"/>
              <w:ind w:left="0"/>
              <w:jc w:val="both"/>
              <w:rPr>
                <w:ins w:id="12487" w:author="Chara Katiri" w:date="2015-04-12T17:50:00Z"/>
                <w:rFonts w:ascii="Times" w:hAnsi="Times" w:cs="Times New Roman"/>
                <w:sz w:val="22"/>
                <w:szCs w:val="22"/>
                <w:rPrChange w:id="12488" w:author="Chara Katiri" w:date="2015-05-12T13:05:00Z">
                  <w:rPr>
                    <w:ins w:id="12489" w:author="Chara Katiri" w:date="2015-04-12T17:50:00Z"/>
                    <w:rFonts w:ascii="Times" w:hAnsi="Times" w:cs="Times New Roman"/>
                    <w:sz w:val="22"/>
                    <w:szCs w:val="22"/>
                  </w:rPr>
                </w:rPrChange>
              </w:rPr>
              <w:pPrChange w:id="12490" w:author="Chara Katiri" w:date="2015-05-12T13:05:00Z">
                <w:pPr>
                  <w:pStyle w:val="ListParagraph"/>
                  <w:spacing w:line="360" w:lineRule="auto"/>
                  <w:ind w:left="0"/>
                  <w:jc w:val="both"/>
                </w:pPr>
              </w:pPrChange>
            </w:pPr>
          </w:p>
        </w:tc>
        <w:tc>
          <w:tcPr>
            <w:tcW w:w="1169" w:type="dxa"/>
            <w:tcPrChange w:id="12491" w:author="Chara Katiri" w:date="2015-04-12T17:52:00Z">
              <w:tcPr>
                <w:tcW w:w="1169" w:type="dxa"/>
              </w:tcPr>
            </w:tcPrChange>
          </w:tcPr>
          <w:p w14:paraId="1F7201BB" w14:textId="051DFB82" w:rsidR="00D71A41" w:rsidRPr="00F758B3" w:rsidRDefault="00D71A41" w:rsidP="00F758B3">
            <w:pPr>
              <w:pStyle w:val="ListParagraph"/>
              <w:spacing w:line="360" w:lineRule="auto"/>
              <w:ind w:left="0"/>
              <w:jc w:val="both"/>
              <w:rPr>
                <w:ins w:id="12492" w:author="Chara Katiri" w:date="2015-04-12T17:51:00Z"/>
                <w:rFonts w:ascii="Times" w:hAnsi="Times" w:cs="Times New Roman"/>
                <w:sz w:val="22"/>
                <w:szCs w:val="22"/>
                <w:rPrChange w:id="12493" w:author="Chara Katiri" w:date="2015-05-12T13:05:00Z">
                  <w:rPr>
                    <w:ins w:id="12494" w:author="Chara Katiri" w:date="2015-04-12T17:51:00Z"/>
                    <w:rFonts w:ascii="Times" w:hAnsi="Times" w:cs="Times New Roman"/>
                    <w:sz w:val="22"/>
                    <w:szCs w:val="22"/>
                  </w:rPr>
                </w:rPrChange>
              </w:rPr>
              <w:pPrChange w:id="12495" w:author="Chara Katiri" w:date="2015-05-12T13:05:00Z">
                <w:pPr>
                  <w:pStyle w:val="ListParagraph"/>
                  <w:spacing w:line="360" w:lineRule="auto"/>
                  <w:ind w:left="0"/>
                  <w:jc w:val="both"/>
                </w:pPr>
              </w:pPrChange>
            </w:pPr>
            <w:ins w:id="12496" w:author="Chara Katiri" w:date="2015-04-12T17:51:00Z">
              <w:r w:rsidRPr="00F758B3">
                <w:rPr>
                  <w:rFonts w:ascii="Times" w:hAnsi="Times" w:cs="Times New Roman"/>
                  <w:sz w:val="22"/>
                  <w:szCs w:val="22"/>
                  <w:rPrChange w:id="12497" w:author="Chara Katiri" w:date="2015-05-12T13:05:00Z">
                    <w:rPr>
                      <w:rFonts w:ascii="Times" w:hAnsi="Times" w:cs="Times New Roman"/>
                      <w:sz w:val="22"/>
                      <w:szCs w:val="22"/>
                    </w:rPr>
                  </w:rPrChange>
                </w:rPr>
                <w:t>M</w:t>
              </w:r>
            </w:ins>
          </w:p>
        </w:tc>
        <w:tc>
          <w:tcPr>
            <w:tcW w:w="1155" w:type="dxa"/>
            <w:tcPrChange w:id="12498" w:author="Chara Katiri" w:date="2015-04-12T17:52:00Z">
              <w:tcPr>
                <w:tcW w:w="1169" w:type="dxa"/>
              </w:tcPr>
            </w:tcPrChange>
          </w:tcPr>
          <w:p w14:paraId="3619D502" w14:textId="0F1E7B6F" w:rsidR="00D71A41" w:rsidRPr="00F758B3" w:rsidRDefault="00D71A41" w:rsidP="00F758B3">
            <w:pPr>
              <w:pStyle w:val="ListParagraph"/>
              <w:spacing w:line="360" w:lineRule="auto"/>
              <w:ind w:left="0"/>
              <w:jc w:val="both"/>
              <w:rPr>
                <w:ins w:id="12499" w:author="Chara Katiri" w:date="2015-04-12T17:51:00Z"/>
                <w:rFonts w:ascii="Times" w:hAnsi="Times" w:cs="Times New Roman"/>
                <w:sz w:val="22"/>
                <w:szCs w:val="22"/>
                <w:rPrChange w:id="12500" w:author="Chara Katiri" w:date="2015-05-12T13:05:00Z">
                  <w:rPr>
                    <w:ins w:id="12501" w:author="Chara Katiri" w:date="2015-04-12T17:51:00Z"/>
                    <w:rFonts w:ascii="Times" w:hAnsi="Times" w:cs="Times New Roman"/>
                    <w:sz w:val="22"/>
                    <w:szCs w:val="22"/>
                  </w:rPr>
                </w:rPrChange>
              </w:rPr>
              <w:pPrChange w:id="12502" w:author="Chara Katiri" w:date="2015-05-12T13:05:00Z">
                <w:pPr>
                  <w:pStyle w:val="ListParagraph"/>
                  <w:spacing w:line="360" w:lineRule="auto"/>
                  <w:ind w:left="0"/>
                  <w:jc w:val="both"/>
                </w:pPr>
              </w:pPrChange>
            </w:pPr>
          </w:p>
        </w:tc>
        <w:tc>
          <w:tcPr>
            <w:tcW w:w="1171" w:type="dxa"/>
            <w:tcPrChange w:id="12503" w:author="Chara Katiri" w:date="2015-04-12T17:52:00Z">
              <w:tcPr>
                <w:tcW w:w="1169" w:type="dxa"/>
              </w:tcPr>
            </w:tcPrChange>
          </w:tcPr>
          <w:p w14:paraId="22863DC3" w14:textId="415D5F32" w:rsidR="00D71A41" w:rsidRPr="00F758B3" w:rsidRDefault="00D71A41" w:rsidP="00F758B3">
            <w:pPr>
              <w:pStyle w:val="ListParagraph"/>
              <w:spacing w:line="360" w:lineRule="auto"/>
              <w:ind w:left="0"/>
              <w:jc w:val="both"/>
              <w:rPr>
                <w:ins w:id="12504" w:author="Chara Katiri" w:date="2015-04-12T17:51:00Z"/>
                <w:rFonts w:ascii="Times" w:hAnsi="Times" w:cs="Times New Roman"/>
                <w:sz w:val="22"/>
                <w:szCs w:val="22"/>
                <w:rPrChange w:id="12505" w:author="Chara Katiri" w:date="2015-05-12T13:05:00Z">
                  <w:rPr>
                    <w:ins w:id="12506" w:author="Chara Katiri" w:date="2015-04-12T17:51:00Z"/>
                    <w:rFonts w:ascii="Times" w:hAnsi="Times" w:cs="Times New Roman"/>
                    <w:sz w:val="22"/>
                    <w:szCs w:val="22"/>
                  </w:rPr>
                </w:rPrChange>
              </w:rPr>
              <w:pPrChange w:id="12507" w:author="Chara Katiri" w:date="2015-05-12T13:05:00Z">
                <w:pPr>
                  <w:pStyle w:val="ListParagraph"/>
                  <w:spacing w:line="360" w:lineRule="auto"/>
                  <w:ind w:left="0"/>
                  <w:jc w:val="both"/>
                </w:pPr>
              </w:pPrChange>
            </w:pPr>
          </w:p>
        </w:tc>
      </w:tr>
      <w:tr w:rsidR="00D71A41" w:rsidRPr="00F758B3" w14:paraId="444CCEB7" w14:textId="73B92372" w:rsidTr="004A6681">
        <w:trPr>
          <w:ins w:id="12508" w:author="Chara Katiri" w:date="2015-04-12T17:50:00Z"/>
        </w:trPr>
        <w:tc>
          <w:tcPr>
            <w:tcW w:w="11482" w:type="dxa"/>
            <w:gridSpan w:val="7"/>
            <w:shd w:val="clear" w:color="auto" w:fill="548DD4" w:themeFill="text2" w:themeFillTint="99"/>
          </w:tcPr>
          <w:p w14:paraId="10E5A34B" w14:textId="6A466904" w:rsidR="00D71A41" w:rsidRPr="00F758B3" w:rsidRDefault="00D71A41" w:rsidP="00F758B3">
            <w:pPr>
              <w:pStyle w:val="ListParagraph"/>
              <w:spacing w:line="360" w:lineRule="auto"/>
              <w:ind w:left="0"/>
              <w:jc w:val="both"/>
              <w:rPr>
                <w:ins w:id="12509" w:author="Chara Katiri" w:date="2015-04-12T17:51:00Z"/>
                <w:rFonts w:ascii="Times" w:hAnsi="Times" w:cs="Times New Roman"/>
                <w:b/>
                <w:color w:val="FFFFFF" w:themeColor="background1"/>
                <w:sz w:val="22"/>
                <w:szCs w:val="22"/>
                <w:rPrChange w:id="12510" w:author="Chara Katiri" w:date="2015-05-12T13:05:00Z">
                  <w:rPr>
                    <w:ins w:id="12511" w:author="Chara Katiri" w:date="2015-04-12T17:51:00Z"/>
                    <w:rFonts w:ascii="Times" w:hAnsi="Times" w:cs="Times New Roman"/>
                    <w:b/>
                    <w:color w:val="FFFFFF" w:themeColor="background1"/>
                    <w:sz w:val="22"/>
                    <w:szCs w:val="22"/>
                  </w:rPr>
                </w:rPrChange>
              </w:rPr>
              <w:pPrChange w:id="12512" w:author="Chara Katiri" w:date="2015-05-12T13:05:00Z">
                <w:pPr>
                  <w:pStyle w:val="ListParagraph"/>
                  <w:spacing w:line="360" w:lineRule="auto"/>
                  <w:ind w:left="0"/>
                  <w:jc w:val="both"/>
                </w:pPr>
              </w:pPrChange>
            </w:pPr>
            <w:ins w:id="12513" w:author="Chara Katiri" w:date="2015-04-12T17:51:00Z">
              <w:r w:rsidRPr="00F758B3">
                <w:rPr>
                  <w:rFonts w:ascii="Times" w:hAnsi="Times" w:cs="Times New Roman"/>
                  <w:b/>
                  <w:color w:val="FFFFFF" w:themeColor="background1"/>
                  <w:sz w:val="22"/>
                  <w:szCs w:val="22"/>
                  <w:rPrChange w:id="12514" w:author="Chara Katiri" w:date="2015-05-12T13:05:00Z">
                    <w:rPr>
                      <w:rFonts w:ascii="Times" w:hAnsi="Times" w:cs="Times New Roman"/>
                      <w:b/>
                      <w:color w:val="FFFFFF" w:themeColor="background1"/>
                      <w:sz w:val="22"/>
                      <w:szCs w:val="22"/>
                    </w:rPr>
                  </w:rPrChange>
                </w:rPr>
                <w:t>Terms &amp; Conditions</w:t>
              </w:r>
            </w:ins>
          </w:p>
        </w:tc>
      </w:tr>
      <w:tr w:rsidR="00D71A41" w:rsidRPr="00F758B3" w14:paraId="21CFE76B" w14:textId="77777777" w:rsidTr="00D71A41">
        <w:trPr>
          <w:ins w:id="12515" w:author="Chara Katiri" w:date="2015-04-12T17:50:00Z"/>
          <w:trPrChange w:id="12516" w:author="Chara Katiri" w:date="2015-04-12T17:52:00Z">
            <w:trPr>
              <w:gridAfter w:val="0"/>
            </w:trPr>
          </w:trPrChange>
        </w:trPr>
        <w:tc>
          <w:tcPr>
            <w:tcW w:w="1108" w:type="dxa"/>
            <w:tcPrChange w:id="12517" w:author="Chara Katiri" w:date="2015-04-12T17:52:00Z">
              <w:tcPr>
                <w:tcW w:w="1116" w:type="dxa"/>
                <w:gridSpan w:val="2"/>
              </w:tcPr>
            </w:tcPrChange>
          </w:tcPr>
          <w:p w14:paraId="51A327EF" w14:textId="77777777" w:rsidR="00D71A41" w:rsidRPr="00F758B3" w:rsidRDefault="00D71A41" w:rsidP="00F758B3">
            <w:pPr>
              <w:pStyle w:val="ListParagraph"/>
              <w:spacing w:line="360" w:lineRule="auto"/>
              <w:ind w:left="0"/>
              <w:jc w:val="both"/>
              <w:rPr>
                <w:ins w:id="12518" w:author="Chara Katiri" w:date="2015-04-12T17:50:00Z"/>
                <w:rFonts w:ascii="Times" w:hAnsi="Times" w:cs="Times New Roman"/>
                <w:sz w:val="22"/>
                <w:szCs w:val="22"/>
                <w:rPrChange w:id="12519" w:author="Chara Katiri" w:date="2015-05-12T13:05:00Z">
                  <w:rPr>
                    <w:ins w:id="12520" w:author="Chara Katiri" w:date="2015-04-12T17:50:00Z"/>
                    <w:rFonts w:ascii="Times" w:hAnsi="Times" w:cs="Times New Roman"/>
                    <w:sz w:val="22"/>
                    <w:szCs w:val="22"/>
                  </w:rPr>
                </w:rPrChange>
              </w:rPr>
              <w:pPrChange w:id="12521" w:author="Chara Katiri" w:date="2015-05-12T13:05:00Z">
                <w:pPr>
                  <w:pStyle w:val="ListParagraph"/>
                  <w:spacing w:line="360" w:lineRule="auto"/>
                  <w:ind w:left="0"/>
                  <w:jc w:val="both"/>
                </w:pPr>
              </w:pPrChange>
            </w:pPr>
            <w:ins w:id="12522" w:author="Chara Katiri" w:date="2015-04-12T17:50:00Z">
              <w:r w:rsidRPr="00F758B3">
                <w:rPr>
                  <w:rFonts w:ascii="Times" w:hAnsi="Times" w:cs="Times New Roman"/>
                  <w:sz w:val="22"/>
                  <w:szCs w:val="22"/>
                  <w:rPrChange w:id="12523" w:author="Chara Katiri" w:date="2015-05-12T13:05:00Z">
                    <w:rPr>
                      <w:rFonts w:ascii="Times" w:hAnsi="Times" w:cs="Times New Roman"/>
                      <w:sz w:val="22"/>
                      <w:szCs w:val="22"/>
                    </w:rPr>
                  </w:rPrChange>
                </w:rPr>
                <w:t>3</w:t>
              </w:r>
            </w:ins>
          </w:p>
        </w:tc>
        <w:tc>
          <w:tcPr>
            <w:tcW w:w="3951" w:type="dxa"/>
            <w:tcPrChange w:id="12524" w:author="Chara Katiri" w:date="2015-04-12T17:52:00Z">
              <w:tcPr>
                <w:tcW w:w="3960" w:type="dxa"/>
              </w:tcPr>
            </w:tcPrChange>
          </w:tcPr>
          <w:p w14:paraId="7B3FD369" w14:textId="7C7E5A13" w:rsidR="00D71A41" w:rsidRPr="00F758B3" w:rsidRDefault="00D71A41" w:rsidP="00F758B3">
            <w:pPr>
              <w:spacing w:line="360" w:lineRule="auto"/>
              <w:contextualSpacing/>
              <w:jc w:val="both"/>
              <w:rPr>
                <w:ins w:id="12525" w:author="Chara Katiri" w:date="2015-04-12T17:50:00Z"/>
                <w:rFonts w:ascii="Times" w:eastAsia="Times New Roman" w:hAnsi="Times" w:cs="Times New Roman"/>
                <w:iCs/>
                <w:sz w:val="22"/>
                <w:szCs w:val="22"/>
                <w:lang w:val="en-GB"/>
                <w:rPrChange w:id="12526" w:author="Chara Katiri" w:date="2015-05-12T13:05:00Z">
                  <w:rPr>
                    <w:ins w:id="12527" w:author="Chara Katiri" w:date="2015-04-12T17:50:00Z"/>
                    <w:rFonts w:ascii="Times" w:eastAsia="Times New Roman" w:hAnsi="Times" w:cs="Times New Roman"/>
                    <w:iCs/>
                    <w:sz w:val="22"/>
                    <w:szCs w:val="22"/>
                    <w:lang w:val="en-GB"/>
                  </w:rPr>
                </w:rPrChange>
              </w:rPr>
              <w:pPrChange w:id="12528" w:author="Chara Katiri" w:date="2015-05-12T13:05:00Z">
                <w:pPr>
                  <w:spacing w:line="360" w:lineRule="auto"/>
                  <w:contextualSpacing/>
                  <w:jc w:val="both"/>
                </w:pPr>
              </w:pPrChange>
            </w:pPr>
            <w:ins w:id="12529" w:author="Chara Katiri" w:date="2015-04-12T17:50:00Z">
              <w:r w:rsidRPr="00F758B3">
                <w:rPr>
                  <w:rFonts w:ascii="Times" w:hAnsi="Times" w:cs="Times New Roman"/>
                  <w:sz w:val="22"/>
                  <w:szCs w:val="22"/>
                  <w:rPrChange w:id="12530" w:author="Chara Katiri" w:date="2015-05-12T13:05:00Z">
                    <w:rPr>
                      <w:rFonts w:ascii="Times" w:hAnsi="Times" w:cs="Times New Roman"/>
                      <w:sz w:val="22"/>
                      <w:szCs w:val="22"/>
                    </w:rPr>
                  </w:rPrChange>
                </w:rPr>
                <w:t>The system must ask the users (byers &amp; sellers) to agree with ‘The Sales of Goods Act 1979’ and adhere to it:  “</w:t>
              </w:r>
              <w:r w:rsidRPr="00F758B3">
                <w:rPr>
                  <w:rFonts w:ascii="Times" w:eastAsia="Times New Roman" w:hAnsi="Times" w:cs="Times New Roman"/>
                  <w:i/>
                  <w:iCs/>
                  <w:sz w:val="22"/>
                  <w:szCs w:val="22"/>
                  <w:lang w:val="en-GB"/>
                  <w:rPrChange w:id="12531" w:author="Chara Katiri" w:date="2015-05-12T13:05:00Z">
                    <w:rPr>
                      <w:rFonts w:ascii="Times" w:eastAsia="Times New Roman" w:hAnsi="Times" w:cs="Times New Roman"/>
                      <w:i/>
                      <w:iCs/>
                      <w:sz w:val="22"/>
                      <w:szCs w:val="22"/>
                      <w:lang w:val="en-GB"/>
                    </w:rPr>
                  </w:rPrChange>
                </w:rPr>
                <w:t xml:space="preserve">"traders must sell goods that are as described and of satisfactory quality” </w:t>
              </w:r>
            </w:ins>
            <w:sdt>
              <w:sdtPr>
                <w:rPr>
                  <w:rFonts w:ascii="Times" w:eastAsia="Times New Roman" w:hAnsi="Times" w:cs="Times New Roman"/>
                  <w:i/>
                  <w:iCs/>
                  <w:sz w:val="22"/>
                  <w:szCs w:val="22"/>
                  <w:lang w:val="en-GB"/>
                  <w:rPrChange w:id="12532" w:author="Chara Katiri" w:date="2015-05-12T13:05:00Z">
                    <w:rPr>
                      <w:rFonts w:ascii="Times" w:eastAsia="Times New Roman" w:hAnsi="Times" w:cs="Times New Roman"/>
                      <w:i/>
                      <w:iCs/>
                      <w:sz w:val="22"/>
                      <w:szCs w:val="22"/>
                      <w:lang w:val="en-GB"/>
                    </w:rPr>
                  </w:rPrChange>
                </w:rPr>
                <w:id w:val="-750428104"/>
                <w:citation/>
              </w:sdtPr>
              <w:sdtContent>
                <w:r w:rsidR="0045666D" w:rsidRPr="00F758B3">
                  <w:rPr>
                    <w:rFonts w:ascii="Times" w:eastAsia="Times New Roman" w:hAnsi="Times" w:cs="Times New Roman"/>
                    <w:i/>
                    <w:iCs/>
                    <w:sz w:val="22"/>
                    <w:szCs w:val="22"/>
                    <w:lang w:val="en-GB"/>
                    <w:rPrChange w:id="12533" w:author="Chara Katiri" w:date="2015-05-12T13:05:00Z">
                      <w:rPr>
                        <w:rFonts w:ascii="Times" w:eastAsia="Times New Roman" w:hAnsi="Times" w:cs="Times New Roman"/>
                        <w:i/>
                        <w:iCs/>
                        <w:sz w:val="22"/>
                        <w:szCs w:val="22"/>
                        <w:lang w:val="en-GB"/>
                      </w:rPr>
                    </w:rPrChange>
                  </w:rPr>
                  <w:fldChar w:fldCharType="begin"/>
                </w:r>
                <w:r w:rsidR="0045666D" w:rsidRPr="00F758B3">
                  <w:rPr>
                    <w:rFonts w:ascii="Times" w:eastAsia="Times New Roman" w:hAnsi="Times" w:cs="Times New Roman"/>
                    <w:iCs/>
                    <w:sz w:val="22"/>
                    <w:szCs w:val="22"/>
                    <w:rPrChange w:id="12534" w:author="Chara Katiri" w:date="2015-05-12T13:05:00Z">
                      <w:rPr>
                        <w:rFonts w:ascii="Times" w:eastAsia="Times New Roman" w:hAnsi="Times" w:cs="Times New Roman"/>
                        <w:iCs/>
                        <w:sz w:val="22"/>
                        <w:szCs w:val="22"/>
                      </w:rPr>
                    </w:rPrChange>
                  </w:rPr>
                  <w:instrText xml:space="preserve"> CITATION Leg15 \l 1033 </w:instrText>
                </w:r>
                <w:r w:rsidR="0045666D" w:rsidRPr="00F758B3">
                  <w:rPr>
                    <w:rFonts w:ascii="Times" w:eastAsia="Times New Roman" w:hAnsi="Times" w:cs="Times New Roman"/>
                    <w:i/>
                    <w:iCs/>
                    <w:sz w:val="22"/>
                    <w:szCs w:val="22"/>
                    <w:lang w:val="en-GB"/>
                    <w:rPrChange w:id="12535" w:author="Chara Katiri" w:date="2015-05-12T13:05:00Z">
                      <w:rPr>
                        <w:rFonts w:ascii="Times" w:eastAsia="Times New Roman" w:hAnsi="Times" w:cs="Times New Roman"/>
                        <w:i/>
                        <w:iCs/>
                        <w:sz w:val="22"/>
                        <w:szCs w:val="22"/>
                        <w:lang w:val="en-GB"/>
                      </w:rPr>
                    </w:rPrChange>
                  </w:rPr>
                  <w:fldChar w:fldCharType="separate"/>
                </w:r>
                <w:r w:rsidR="00B7160F" w:rsidRPr="00F758B3">
                  <w:rPr>
                    <w:rFonts w:ascii="Times" w:eastAsia="Times New Roman" w:hAnsi="Times" w:cs="Times New Roman"/>
                    <w:noProof/>
                    <w:sz w:val="22"/>
                    <w:szCs w:val="22"/>
                    <w:rPrChange w:id="12536"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12537"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12538" w:author="Chara Katiri" w:date="2015-05-12T13:05:00Z">
                      <w:rPr>
                        <w:rFonts w:ascii="Times" w:eastAsia="Times New Roman" w:hAnsi="Times" w:cs="Times New Roman"/>
                        <w:noProof/>
                        <w:sz w:val="22"/>
                        <w:szCs w:val="22"/>
                      </w:rPr>
                    </w:rPrChange>
                  </w:rPr>
                  <w:instrText xml:space="preserve"> HYPERLINK "" \l "Leg15" </w:instrText>
                </w:r>
                <w:r w:rsidR="00B7160F" w:rsidRPr="00F758B3">
                  <w:rPr>
                    <w:rFonts w:ascii="Times" w:eastAsia="Times New Roman" w:hAnsi="Times" w:cs="Times New Roman"/>
                    <w:noProof/>
                    <w:sz w:val="22"/>
                    <w:szCs w:val="22"/>
                    <w:rPrChange w:id="12539"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12540" w:author="Chara Katiri" w:date="2015-05-12T13:05:00Z">
                      <w:rPr>
                        <w:rStyle w:val="Heading2Char"/>
                        <w:rFonts w:ascii="Times" w:eastAsia="Times New Roman" w:hAnsi="Times" w:cs="Times New Roman"/>
                        <w:noProof/>
                        <w:color w:val="auto"/>
                        <w:sz w:val="22"/>
                        <w:szCs w:val="22"/>
                      </w:rPr>
                    </w:rPrChange>
                  </w:rPr>
                  <w:t>28</w:t>
                </w:r>
                <w:r w:rsidR="00B7160F" w:rsidRPr="00F758B3">
                  <w:rPr>
                    <w:rFonts w:ascii="Times" w:eastAsia="Times New Roman" w:hAnsi="Times" w:cs="Times New Roman"/>
                    <w:noProof/>
                    <w:sz w:val="22"/>
                    <w:szCs w:val="22"/>
                    <w:rPrChange w:id="12541"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12542" w:author="Chara Katiri" w:date="2015-05-12T13:05:00Z">
                      <w:rPr>
                        <w:rFonts w:ascii="Times" w:eastAsia="Times New Roman" w:hAnsi="Times" w:cs="Times New Roman"/>
                        <w:noProof/>
                        <w:sz w:val="22"/>
                        <w:szCs w:val="22"/>
                      </w:rPr>
                    </w:rPrChange>
                  </w:rPr>
                  <w:t>]</w:t>
                </w:r>
                <w:r w:rsidR="0045666D" w:rsidRPr="00F758B3">
                  <w:rPr>
                    <w:rFonts w:ascii="Times" w:eastAsia="Times New Roman" w:hAnsi="Times" w:cs="Times New Roman"/>
                    <w:i/>
                    <w:iCs/>
                    <w:sz w:val="22"/>
                    <w:szCs w:val="22"/>
                    <w:lang w:val="en-GB"/>
                    <w:rPrChange w:id="12543" w:author="Chara Katiri" w:date="2015-05-12T13:05:00Z">
                      <w:rPr>
                        <w:rFonts w:ascii="Times" w:eastAsia="Times New Roman" w:hAnsi="Times" w:cs="Times New Roman"/>
                        <w:i/>
                        <w:iCs/>
                        <w:sz w:val="22"/>
                        <w:szCs w:val="22"/>
                        <w:lang w:val="en-GB"/>
                      </w:rPr>
                    </w:rPrChange>
                  </w:rPr>
                  <w:fldChar w:fldCharType="end"/>
                </w:r>
              </w:sdtContent>
            </w:sdt>
            <w:ins w:id="12544" w:author="Chara Katiri" w:date="2015-04-12T17:50:00Z">
              <w:r w:rsidRPr="00F758B3">
                <w:rPr>
                  <w:rFonts w:ascii="Times" w:eastAsia="Times New Roman" w:hAnsi="Times" w:cs="Times New Roman"/>
                  <w:iCs/>
                  <w:sz w:val="22"/>
                  <w:szCs w:val="22"/>
                  <w:lang w:val="en-GB"/>
                  <w:rPrChange w:id="12545" w:author="Chara Katiri" w:date="2015-05-12T13:05:00Z">
                    <w:rPr>
                      <w:rFonts w:ascii="Times" w:eastAsia="Times New Roman" w:hAnsi="Times" w:cs="Times New Roman"/>
                      <w:iCs/>
                      <w:sz w:val="22"/>
                      <w:szCs w:val="22"/>
                      <w:lang w:val="en-GB"/>
                    </w:rPr>
                  </w:rPrChange>
                </w:rPr>
                <w:t xml:space="preserve">, </w:t>
              </w:r>
            </w:ins>
            <w:sdt>
              <w:sdtPr>
                <w:rPr>
                  <w:rFonts w:ascii="Times" w:eastAsia="Times New Roman" w:hAnsi="Times" w:cs="Times New Roman"/>
                  <w:iCs/>
                  <w:sz w:val="22"/>
                  <w:szCs w:val="22"/>
                  <w:lang w:val="en-GB"/>
                  <w:rPrChange w:id="12546" w:author="Chara Katiri" w:date="2015-05-12T13:05:00Z">
                    <w:rPr>
                      <w:rFonts w:ascii="Times" w:eastAsia="Times New Roman" w:hAnsi="Times" w:cs="Times New Roman"/>
                      <w:iCs/>
                      <w:sz w:val="22"/>
                      <w:szCs w:val="22"/>
                      <w:lang w:val="en-GB"/>
                    </w:rPr>
                  </w:rPrChange>
                </w:rPr>
                <w:id w:val="-1581828018"/>
                <w:citation/>
              </w:sdtPr>
              <w:sdtContent>
                <w:r w:rsidR="0045666D" w:rsidRPr="00F758B3">
                  <w:rPr>
                    <w:rFonts w:ascii="Times" w:eastAsia="Times New Roman" w:hAnsi="Times" w:cs="Times New Roman"/>
                    <w:iCs/>
                    <w:sz w:val="22"/>
                    <w:szCs w:val="22"/>
                    <w:lang w:val="en-GB"/>
                    <w:rPrChange w:id="12547" w:author="Chara Katiri" w:date="2015-05-12T13:05:00Z">
                      <w:rPr>
                        <w:rFonts w:ascii="Times" w:eastAsia="Times New Roman" w:hAnsi="Times" w:cs="Times New Roman"/>
                        <w:iCs/>
                        <w:sz w:val="22"/>
                        <w:szCs w:val="22"/>
                        <w:lang w:val="en-GB"/>
                      </w:rPr>
                    </w:rPrChange>
                  </w:rPr>
                  <w:fldChar w:fldCharType="begin"/>
                </w:r>
                <w:r w:rsidR="0045666D" w:rsidRPr="00F758B3">
                  <w:rPr>
                    <w:rFonts w:ascii="Times" w:eastAsia="Times New Roman" w:hAnsi="Times" w:cs="Times New Roman"/>
                    <w:iCs/>
                    <w:sz w:val="22"/>
                    <w:szCs w:val="22"/>
                    <w:rPrChange w:id="12548" w:author="Chara Katiri" w:date="2015-05-12T13:05:00Z">
                      <w:rPr>
                        <w:rFonts w:ascii="Times" w:eastAsia="Times New Roman" w:hAnsi="Times" w:cs="Times New Roman"/>
                        <w:iCs/>
                        <w:sz w:val="22"/>
                        <w:szCs w:val="22"/>
                      </w:rPr>
                    </w:rPrChange>
                  </w:rPr>
                  <w:instrText xml:space="preserve"> CITATION Gla15 \l 1033 </w:instrText>
                </w:r>
                <w:r w:rsidR="0045666D" w:rsidRPr="00F758B3">
                  <w:rPr>
                    <w:rFonts w:ascii="Times" w:eastAsia="Times New Roman" w:hAnsi="Times" w:cs="Times New Roman"/>
                    <w:iCs/>
                    <w:sz w:val="22"/>
                    <w:szCs w:val="22"/>
                    <w:lang w:val="en-GB"/>
                    <w:rPrChange w:id="12549" w:author="Chara Katiri" w:date="2015-05-12T13:05:00Z">
                      <w:rPr>
                        <w:rFonts w:ascii="Times" w:eastAsia="Times New Roman" w:hAnsi="Times" w:cs="Times New Roman"/>
                        <w:iCs/>
                        <w:sz w:val="22"/>
                        <w:szCs w:val="22"/>
                        <w:lang w:val="en-GB"/>
                      </w:rPr>
                    </w:rPrChange>
                  </w:rPr>
                  <w:fldChar w:fldCharType="separate"/>
                </w:r>
                <w:r w:rsidR="00B7160F" w:rsidRPr="00F758B3">
                  <w:rPr>
                    <w:rFonts w:ascii="Times" w:eastAsia="Times New Roman" w:hAnsi="Times" w:cs="Times New Roman"/>
                    <w:noProof/>
                    <w:sz w:val="22"/>
                    <w:szCs w:val="22"/>
                    <w:rPrChange w:id="12550"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12551"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12552" w:author="Chara Katiri" w:date="2015-05-12T13:05:00Z">
                      <w:rPr>
                        <w:rFonts w:ascii="Times" w:eastAsia="Times New Roman" w:hAnsi="Times" w:cs="Times New Roman"/>
                        <w:noProof/>
                        <w:sz w:val="22"/>
                        <w:szCs w:val="22"/>
                      </w:rPr>
                    </w:rPrChange>
                  </w:rPr>
                  <w:instrText xml:space="preserve"> HYPERLINK "" \l "Gla15" </w:instrText>
                </w:r>
                <w:r w:rsidR="00B7160F" w:rsidRPr="00F758B3">
                  <w:rPr>
                    <w:rFonts w:ascii="Times" w:eastAsia="Times New Roman" w:hAnsi="Times" w:cs="Times New Roman"/>
                    <w:noProof/>
                    <w:sz w:val="22"/>
                    <w:szCs w:val="22"/>
                    <w:rPrChange w:id="12553"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12554" w:author="Chara Katiri" w:date="2015-05-12T13:05:00Z">
                      <w:rPr>
                        <w:rStyle w:val="Heading2Char"/>
                        <w:rFonts w:ascii="Times" w:eastAsia="Times New Roman" w:hAnsi="Times" w:cs="Times New Roman"/>
                        <w:noProof/>
                        <w:color w:val="auto"/>
                        <w:sz w:val="22"/>
                        <w:szCs w:val="22"/>
                      </w:rPr>
                    </w:rPrChange>
                  </w:rPr>
                  <w:t>33</w:t>
                </w:r>
                <w:r w:rsidR="00B7160F" w:rsidRPr="00F758B3">
                  <w:rPr>
                    <w:rFonts w:ascii="Times" w:eastAsia="Times New Roman" w:hAnsi="Times" w:cs="Times New Roman"/>
                    <w:noProof/>
                    <w:sz w:val="22"/>
                    <w:szCs w:val="22"/>
                    <w:rPrChange w:id="12555"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12556" w:author="Chara Katiri" w:date="2015-05-12T13:05:00Z">
                      <w:rPr>
                        <w:rFonts w:ascii="Times" w:eastAsia="Times New Roman" w:hAnsi="Times" w:cs="Times New Roman"/>
                        <w:noProof/>
                        <w:sz w:val="22"/>
                        <w:szCs w:val="22"/>
                      </w:rPr>
                    </w:rPrChange>
                  </w:rPr>
                  <w:t>]</w:t>
                </w:r>
                <w:r w:rsidR="0045666D" w:rsidRPr="00F758B3">
                  <w:rPr>
                    <w:rFonts w:ascii="Times" w:eastAsia="Times New Roman" w:hAnsi="Times" w:cs="Times New Roman"/>
                    <w:iCs/>
                    <w:sz w:val="22"/>
                    <w:szCs w:val="22"/>
                    <w:lang w:val="en-GB"/>
                    <w:rPrChange w:id="12557" w:author="Chara Katiri" w:date="2015-05-12T13:05:00Z">
                      <w:rPr>
                        <w:rFonts w:ascii="Times" w:eastAsia="Times New Roman" w:hAnsi="Times" w:cs="Times New Roman"/>
                        <w:iCs/>
                        <w:sz w:val="22"/>
                        <w:szCs w:val="22"/>
                        <w:lang w:val="en-GB"/>
                      </w:rPr>
                    </w:rPrChange>
                  </w:rPr>
                  <w:fldChar w:fldCharType="end"/>
                </w:r>
              </w:sdtContent>
            </w:sdt>
            <w:ins w:id="12558" w:author="Chara Katiri" w:date="2015-04-12T17:50:00Z">
              <w:r w:rsidRPr="00F758B3">
                <w:rPr>
                  <w:rFonts w:ascii="Times" w:eastAsia="Times New Roman" w:hAnsi="Times" w:cs="Times New Roman"/>
                  <w:iCs/>
                  <w:sz w:val="22"/>
                  <w:szCs w:val="22"/>
                  <w:lang w:val="en-GB"/>
                  <w:rPrChange w:id="12559" w:author="Chara Katiri" w:date="2015-05-12T13:05:00Z">
                    <w:rPr>
                      <w:rFonts w:ascii="Times" w:eastAsia="Times New Roman" w:hAnsi="Times" w:cs="Times New Roman"/>
                      <w:iCs/>
                      <w:sz w:val="22"/>
                      <w:szCs w:val="22"/>
                      <w:lang w:val="en-GB"/>
                    </w:rPr>
                  </w:rPrChange>
                </w:rPr>
                <w:t xml:space="preserve">. The Terms &amp; conditions must be accessible, meaningful and fair. </w:t>
              </w:r>
            </w:ins>
          </w:p>
        </w:tc>
        <w:tc>
          <w:tcPr>
            <w:tcW w:w="1325" w:type="dxa"/>
            <w:tcPrChange w:id="12560" w:author="Chara Katiri" w:date="2015-04-12T17:52:00Z">
              <w:tcPr>
                <w:tcW w:w="1274" w:type="dxa"/>
              </w:tcPr>
            </w:tcPrChange>
          </w:tcPr>
          <w:p w14:paraId="5A9E704F" w14:textId="77777777" w:rsidR="00D71A41" w:rsidRPr="00F758B3" w:rsidRDefault="00D71A41" w:rsidP="00F758B3">
            <w:pPr>
              <w:pStyle w:val="ListParagraph"/>
              <w:spacing w:line="360" w:lineRule="auto"/>
              <w:ind w:left="0"/>
              <w:jc w:val="both"/>
              <w:rPr>
                <w:ins w:id="12561" w:author="Chara Katiri" w:date="2015-04-12T17:50:00Z"/>
                <w:rFonts w:ascii="Times" w:hAnsi="Times" w:cs="Times New Roman"/>
                <w:sz w:val="22"/>
                <w:szCs w:val="22"/>
                <w:rPrChange w:id="12562" w:author="Chara Katiri" w:date="2015-05-12T13:05:00Z">
                  <w:rPr>
                    <w:ins w:id="12563" w:author="Chara Katiri" w:date="2015-04-12T17:50:00Z"/>
                    <w:rFonts w:ascii="Times" w:hAnsi="Times" w:cs="Times New Roman"/>
                    <w:sz w:val="22"/>
                    <w:szCs w:val="22"/>
                  </w:rPr>
                </w:rPrChange>
              </w:rPr>
              <w:pPrChange w:id="12564" w:author="Chara Katiri" w:date="2015-05-12T13:05:00Z">
                <w:pPr>
                  <w:pStyle w:val="ListParagraph"/>
                  <w:spacing w:line="360" w:lineRule="auto"/>
                  <w:ind w:left="0"/>
                  <w:jc w:val="both"/>
                </w:pPr>
              </w:pPrChange>
            </w:pPr>
            <w:ins w:id="12565" w:author="Chara Katiri" w:date="2015-04-12T17:50:00Z">
              <w:r w:rsidRPr="00F758B3">
                <w:rPr>
                  <w:rFonts w:ascii="Times" w:hAnsi="Times" w:cs="Times New Roman"/>
                  <w:sz w:val="22"/>
                  <w:szCs w:val="22"/>
                  <w:rPrChange w:id="12566" w:author="Chara Katiri" w:date="2015-05-12T13:05:00Z">
                    <w:rPr>
                      <w:rFonts w:ascii="Times" w:hAnsi="Times" w:cs="Times New Roman"/>
                      <w:sz w:val="22"/>
                      <w:szCs w:val="22"/>
                    </w:rPr>
                  </w:rPrChange>
                </w:rPr>
                <w:t>Non-functional</w:t>
              </w:r>
            </w:ins>
          </w:p>
        </w:tc>
        <w:tc>
          <w:tcPr>
            <w:tcW w:w="1603" w:type="dxa"/>
            <w:tcPrChange w:id="12567" w:author="Chara Katiri" w:date="2015-04-12T17:52:00Z">
              <w:tcPr>
                <w:tcW w:w="1609" w:type="dxa"/>
              </w:tcPr>
            </w:tcPrChange>
          </w:tcPr>
          <w:p w14:paraId="0B4768A2" w14:textId="77777777" w:rsidR="00D71A41" w:rsidRPr="00F758B3" w:rsidRDefault="00D71A41" w:rsidP="00F758B3">
            <w:pPr>
              <w:pStyle w:val="ListParagraph"/>
              <w:spacing w:line="360" w:lineRule="auto"/>
              <w:ind w:left="0"/>
              <w:jc w:val="both"/>
              <w:rPr>
                <w:ins w:id="12568" w:author="Chara Katiri" w:date="2015-04-12T17:50:00Z"/>
                <w:rFonts w:ascii="Times" w:hAnsi="Times" w:cs="Times New Roman"/>
                <w:sz w:val="22"/>
                <w:szCs w:val="22"/>
                <w:rPrChange w:id="12569" w:author="Chara Katiri" w:date="2015-05-12T13:05:00Z">
                  <w:rPr>
                    <w:ins w:id="12570" w:author="Chara Katiri" w:date="2015-04-12T17:50:00Z"/>
                    <w:rFonts w:ascii="Times" w:hAnsi="Times" w:cs="Times New Roman"/>
                    <w:sz w:val="22"/>
                    <w:szCs w:val="22"/>
                  </w:rPr>
                </w:rPrChange>
              </w:rPr>
              <w:pPrChange w:id="12571" w:author="Chara Katiri" w:date="2015-05-12T13:05:00Z">
                <w:pPr>
                  <w:pStyle w:val="ListParagraph"/>
                  <w:spacing w:line="360" w:lineRule="auto"/>
                  <w:ind w:left="0"/>
                  <w:jc w:val="both"/>
                </w:pPr>
              </w:pPrChange>
            </w:pPr>
          </w:p>
        </w:tc>
        <w:tc>
          <w:tcPr>
            <w:tcW w:w="1169" w:type="dxa"/>
            <w:tcPrChange w:id="12572" w:author="Chara Katiri" w:date="2015-04-12T17:52:00Z">
              <w:tcPr>
                <w:tcW w:w="1169" w:type="dxa"/>
              </w:tcPr>
            </w:tcPrChange>
          </w:tcPr>
          <w:p w14:paraId="6D663BA0" w14:textId="2A37A089" w:rsidR="00D71A41" w:rsidRPr="00F758B3" w:rsidRDefault="00D71A41" w:rsidP="00F758B3">
            <w:pPr>
              <w:pStyle w:val="ListParagraph"/>
              <w:spacing w:line="360" w:lineRule="auto"/>
              <w:ind w:left="0"/>
              <w:jc w:val="both"/>
              <w:rPr>
                <w:ins w:id="12573" w:author="Chara Katiri" w:date="2015-04-12T17:51:00Z"/>
                <w:rFonts w:ascii="Times" w:hAnsi="Times" w:cs="Times New Roman"/>
                <w:sz w:val="22"/>
                <w:szCs w:val="22"/>
                <w:rPrChange w:id="12574" w:author="Chara Katiri" w:date="2015-05-12T13:05:00Z">
                  <w:rPr>
                    <w:ins w:id="12575" w:author="Chara Katiri" w:date="2015-04-12T17:51:00Z"/>
                    <w:rFonts w:ascii="Times" w:hAnsi="Times" w:cs="Times New Roman"/>
                    <w:sz w:val="22"/>
                    <w:szCs w:val="22"/>
                  </w:rPr>
                </w:rPrChange>
              </w:rPr>
              <w:pPrChange w:id="12576" w:author="Chara Katiri" w:date="2015-05-12T13:05:00Z">
                <w:pPr>
                  <w:pStyle w:val="ListParagraph"/>
                  <w:spacing w:line="360" w:lineRule="auto"/>
                  <w:ind w:left="0"/>
                  <w:jc w:val="both"/>
                </w:pPr>
              </w:pPrChange>
            </w:pPr>
            <w:ins w:id="12577" w:author="Chara Katiri" w:date="2015-04-12T17:51:00Z">
              <w:r w:rsidRPr="00F758B3">
                <w:rPr>
                  <w:rFonts w:ascii="Times" w:hAnsi="Times" w:cs="Times New Roman"/>
                  <w:sz w:val="22"/>
                  <w:szCs w:val="22"/>
                  <w:rPrChange w:id="12578" w:author="Chara Katiri" w:date="2015-05-12T13:05:00Z">
                    <w:rPr>
                      <w:rFonts w:ascii="Times" w:hAnsi="Times" w:cs="Times New Roman"/>
                      <w:sz w:val="22"/>
                      <w:szCs w:val="22"/>
                    </w:rPr>
                  </w:rPrChange>
                </w:rPr>
                <w:t>M</w:t>
              </w:r>
            </w:ins>
          </w:p>
        </w:tc>
        <w:tc>
          <w:tcPr>
            <w:tcW w:w="1155" w:type="dxa"/>
            <w:tcPrChange w:id="12579" w:author="Chara Katiri" w:date="2015-04-12T17:52:00Z">
              <w:tcPr>
                <w:tcW w:w="1169" w:type="dxa"/>
              </w:tcPr>
            </w:tcPrChange>
          </w:tcPr>
          <w:p w14:paraId="18EA33FF" w14:textId="54B636EE" w:rsidR="00D71A41" w:rsidRPr="00F758B3" w:rsidRDefault="00D71A41" w:rsidP="00F758B3">
            <w:pPr>
              <w:pStyle w:val="ListParagraph"/>
              <w:spacing w:line="360" w:lineRule="auto"/>
              <w:ind w:left="0"/>
              <w:jc w:val="both"/>
              <w:rPr>
                <w:ins w:id="12580" w:author="Chara Katiri" w:date="2015-04-12T17:51:00Z"/>
                <w:rFonts w:ascii="Times" w:hAnsi="Times" w:cs="Times New Roman"/>
                <w:sz w:val="22"/>
                <w:szCs w:val="22"/>
                <w:rPrChange w:id="12581" w:author="Chara Katiri" w:date="2015-05-12T13:05:00Z">
                  <w:rPr>
                    <w:ins w:id="12582" w:author="Chara Katiri" w:date="2015-04-12T17:51:00Z"/>
                    <w:rFonts w:ascii="Times" w:hAnsi="Times" w:cs="Times New Roman"/>
                    <w:sz w:val="22"/>
                    <w:szCs w:val="22"/>
                  </w:rPr>
                </w:rPrChange>
              </w:rPr>
              <w:pPrChange w:id="12583" w:author="Chara Katiri" w:date="2015-05-12T13:05:00Z">
                <w:pPr>
                  <w:pStyle w:val="ListParagraph"/>
                  <w:spacing w:line="360" w:lineRule="auto"/>
                  <w:ind w:left="0"/>
                  <w:jc w:val="both"/>
                </w:pPr>
              </w:pPrChange>
            </w:pPr>
          </w:p>
        </w:tc>
        <w:tc>
          <w:tcPr>
            <w:tcW w:w="1171" w:type="dxa"/>
            <w:tcPrChange w:id="12584" w:author="Chara Katiri" w:date="2015-04-12T17:52:00Z">
              <w:tcPr>
                <w:tcW w:w="1169" w:type="dxa"/>
              </w:tcPr>
            </w:tcPrChange>
          </w:tcPr>
          <w:p w14:paraId="032D7CEF" w14:textId="1DC13A67" w:rsidR="00D71A41" w:rsidRPr="00F758B3" w:rsidRDefault="00D71A41" w:rsidP="00F758B3">
            <w:pPr>
              <w:pStyle w:val="ListParagraph"/>
              <w:spacing w:line="360" w:lineRule="auto"/>
              <w:ind w:left="0"/>
              <w:jc w:val="both"/>
              <w:rPr>
                <w:ins w:id="12585" w:author="Chara Katiri" w:date="2015-04-12T17:51:00Z"/>
                <w:rFonts w:ascii="Times" w:hAnsi="Times" w:cs="Times New Roman"/>
                <w:sz w:val="22"/>
                <w:szCs w:val="22"/>
                <w:rPrChange w:id="12586" w:author="Chara Katiri" w:date="2015-05-12T13:05:00Z">
                  <w:rPr>
                    <w:ins w:id="12587" w:author="Chara Katiri" w:date="2015-04-12T17:51:00Z"/>
                    <w:rFonts w:ascii="Times" w:hAnsi="Times" w:cs="Times New Roman"/>
                    <w:sz w:val="22"/>
                    <w:szCs w:val="22"/>
                  </w:rPr>
                </w:rPrChange>
              </w:rPr>
              <w:pPrChange w:id="12588" w:author="Chara Katiri" w:date="2015-05-12T13:05:00Z">
                <w:pPr>
                  <w:pStyle w:val="ListParagraph"/>
                  <w:spacing w:line="360" w:lineRule="auto"/>
                  <w:ind w:left="0"/>
                  <w:jc w:val="both"/>
                </w:pPr>
              </w:pPrChange>
            </w:pPr>
          </w:p>
        </w:tc>
      </w:tr>
    </w:tbl>
    <w:p w14:paraId="783B243A" w14:textId="77777777" w:rsidR="00F758B3" w:rsidRPr="00F758B3" w:rsidRDefault="00F758B3" w:rsidP="00F758B3">
      <w:pPr>
        <w:spacing w:line="360" w:lineRule="auto"/>
        <w:contextualSpacing/>
        <w:jc w:val="both"/>
        <w:rPr>
          <w:rFonts w:ascii="Times" w:hAnsi="Times" w:cs="Times New Roman"/>
          <w:sz w:val="22"/>
          <w:szCs w:val="22"/>
          <w:rPrChange w:id="12589" w:author="Chara Katiri" w:date="2015-05-12T13:05:00Z">
            <w:rPr>
              <w:rFonts w:ascii="Times" w:hAnsi="Times" w:cs="Times New Roman"/>
              <w:sz w:val="22"/>
              <w:szCs w:val="22"/>
            </w:rPr>
          </w:rPrChange>
        </w:rPr>
        <w:sectPr w:rsidR="00F758B3" w:rsidRPr="00F758B3" w:rsidSect="00871CBC">
          <w:pgSz w:w="16840" w:h="11900" w:orient="landscape"/>
          <w:pgMar w:top="1440" w:right="1440" w:bottom="1440" w:left="1440" w:header="708" w:footer="708" w:gutter="0"/>
          <w:cols w:space="708"/>
          <w:titlePg/>
          <w:docGrid w:linePitch="360"/>
        </w:sectPr>
        <w:pPrChange w:id="12590" w:author="Chara Katiri" w:date="2015-05-12T13:05:00Z">
          <w:pPr>
            <w:spacing w:line="360" w:lineRule="auto"/>
            <w:contextualSpacing/>
            <w:jc w:val="both"/>
          </w:pPr>
        </w:pPrChange>
      </w:pPr>
    </w:p>
    <w:p w14:paraId="1B4FDED4" w14:textId="77777777" w:rsidR="009023B1" w:rsidRPr="00F758B3" w:rsidRDefault="009023B1" w:rsidP="00F758B3">
      <w:pPr>
        <w:pStyle w:val="Heading2"/>
        <w:numPr>
          <w:ilvl w:val="1"/>
          <w:numId w:val="15"/>
        </w:numPr>
        <w:spacing w:line="360" w:lineRule="auto"/>
        <w:contextualSpacing/>
        <w:jc w:val="both"/>
        <w:rPr>
          <w:rFonts w:ascii="Times" w:hAnsi="Times" w:cs="Times New Roman"/>
          <w:color w:val="auto"/>
          <w:sz w:val="22"/>
          <w:szCs w:val="22"/>
          <w:lang w:val="en-GB"/>
          <w:rPrChange w:id="12591" w:author="Chara Katiri" w:date="2015-05-12T13:05:00Z">
            <w:rPr>
              <w:rFonts w:ascii="Times" w:hAnsi="Times" w:cs="Times New Roman"/>
              <w:color w:val="auto"/>
              <w:sz w:val="22"/>
              <w:szCs w:val="22"/>
              <w:lang w:val="en-GB"/>
            </w:rPr>
          </w:rPrChange>
        </w:rPr>
        <w:pPrChange w:id="12592" w:author="Chara Katiri" w:date="2015-05-12T13:05:00Z">
          <w:pPr>
            <w:pStyle w:val="Heading2"/>
            <w:numPr>
              <w:numId w:val="15"/>
            </w:numPr>
            <w:spacing w:line="360" w:lineRule="auto"/>
            <w:ind w:left="792" w:hanging="432"/>
            <w:contextualSpacing/>
            <w:jc w:val="both"/>
          </w:pPr>
        </w:pPrChange>
      </w:pPr>
      <w:bookmarkStart w:id="12593" w:name="_Toc292730880"/>
      <w:r w:rsidRPr="00F758B3">
        <w:rPr>
          <w:rFonts w:ascii="Times" w:hAnsi="Times" w:cs="Times New Roman"/>
          <w:color w:val="auto"/>
          <w:sz w:val="22"/>
          <w:szCs w:val="22"/>
          <w:lang w:val="en-GB"/>
          <w:rPrChange w:id="12594" w:author="Chara Katiri" w:date="2015-05-12T13:05:00Z">
            <w:rPr>
              <w:rFonts w:ascii="Times" w:hAnsi="Times" w:cs="Times New Roman"/>
              <w:color w:val="auto"/>
              <w:sz w:val="22"/>
              <w:szCs w:val="22"/>
              <w:lang w:val="en-GB"/>
            </w:rPr>
          </w:rPrChange>
        </w:rPr>
        <w:t>Security testing</w:t>
      </w:r>
      <w:bookmarkEnd w:id="12593"/>
    </w:p>
    <w:p w14:paraId="76C0D731" w14:textId="77777777" w:rsidR="00E218A2" w:rsidRPr="00F758B3" w:rsidRDefault="00E218A2" w:rsidP="00F758B3">
      <w:pPr>
        <w:pStyle w:val="ListParagraph"/>
        <w:spacing w:line="360" w:lineRule="auto"/>
        <w:ind w:left="360"/>
        <w:jc w:val="both"/>
        <w:rPr>
          <w:rFonts w:ascii="Times" w:hAnsi="Times" w:cs="Times New Roman"/>
          <w:sz w:val="22"/>
          <w:szCs w:val="22"/>
          <w:lang w:val="en-GB"/>
          <w:rPrChange w:id="12595" w:author="Chara Katiri" w:date="2015-05-12T13:05:00Z">
            <w:rPr>
              <w:rFonts w:ascii="Times" w:hAnsi="Times" w:cs="Times New Roman"/>
              <w:sz w:val="22"/>
              <w:szCs w:val="22"/>
              <w:lang w:val="en-GB"/>
            </w:rPr>
          </w:rPrChange>
        </w:rPr>
        <w:pPrChange w:id="12596" w:author="Chara Katiri" w:date="2015-05-12T13:05:00Z">
          <w:pPr>
            <w:pStyle w:val="ListParagraph"/>
            <w:spacing w:line="360" w:lineRule="auto"/>
            <w:ind w:left="360"/>
            <w:jc w:val="both"/>
          </w:pPr>
        </w:pPrChange>
      </w:pPr>
      <w:r w:rsidRPr="00F758B3">
        <w:rPr>
          <w:rFonts w:ascii="Times" w:hAnsi="Times" w:cs="Times New Roman"/>
          <w:sz w:val="22"/>
          <w:szCs w:val="22"/>
          <w:highlight w:val="yellow"/>
          <w:lang w:val="en-GB"/>
          <w:rPrChange w:id="12597" w:author="Chara Katiri" w:date="2015-05-12T13:05:00Z">
            <w:rPr>
              <w:rFonts w:ascii="Times" w:hAnsi="Times" w:cs="Times New Roman"/>
              <w:sz w:val="22"/>
              <w:szCs w:val="22"/>
              <w:highlight w:val="yellow"/>
              <w:lang w:val="en-GB"/>
            </w:rPr>
          </w:rPrChange>
        </w:rPr>
        <w:t>To be completed</w:t>
      </w:r>
    </w:p>
    <w:p w14:paraId="6EC7DA42" w14:textId="77777777" w:rsidR="00340F77" w:rsidRPr="00F758B3" w:rsidRDefault="00340F77" w:rsidP="00F758B3">
      <w:pPr>
        <w:spacing w:line="360" w:lineRule="auto"/>
        <w:contextualSpacing/>
        <w:jc w:val="both"/>
        <w:rPr>
          <w:rFonts w:ascii="Times" w:hAnsi="Times" w:cs="Times New Roman"/>
          <w:sz w:val="22"/>
          <w:szCs w:val="22"/>
          <w:rPrChange w:id="12598" w:author="Chara Katiri" w:date="2015-05-12T13:05:00Z">
            <w:rPr>
              <w:rFonts w:ascii="Times" w:hAnsi="Times" w:cs="Times New Roman"/>
              <w:sz w:val="22"/>
              <w:szCs w:val="22"/>
            </w:rPr>
          </w:rPrChange>
        </w:rPr>
        <w:pPrChange w:id="12599" w:author="Chara Katiri" w:date="2015-05-12T13:05:00Z">
          <w:pPr>
            <w:spacing w:line="360" w:lineRule="auto"/>
            <w:contextualSpacing/>
            <w:jc w:val="both"/>
          </w:pPr>
        </w:pPrChange>
      </w:pPr>
    </w:p>
    <w:p w14:paraId="6224235C" w14:textId="77777777" w:rsidR="009023B1" w:rsidRPr="00F758B3" w:rsidRDefault="009023B1" w:rsidP="00F758B3">
      <w:pPr>
        <w:pStyle w:val="Heading2"/>
        <w:numPr>
          <w:ilvl w:val="1"/>
          <w:numId w:val="15"/>
        </w:numPr>
        <w:spacing w:line="360" w:lineRule="auto"/>
        <w:contextualSpacing/>
        <w:jc w:val="both"/>
        <w:rPr>
          <w:rFonts w:ascii="Times" w:hAnsi="Times" w:cs="Times New Roman"/>
          <w:color w:val="auto"/>
          <w:sz w:val="22"/>
          <w:szCs w:val="22"/>
          <w:lang w:val="en-GB"/>
          <w:rPrChange w:id="12600" w:author="Chara Katiri" w:date="2015-05-12T13:05:00Z">
            <w:rPr>
              <w:rFonts w:ascii="Times" w:hAnsi="Times" w:cs="Times New Roman"/>
              <w:color w:val="auto"/>
              <w:sz w:val="22"/>
              <w:szCs w:val="22"/>
              <w:lang w:val="en-GB"/>
            </w:rPr>
          </w:rPrChange>
        </w:rPr>
        <w:pPrChange w:id="12601" w:author="Chara Katiri" w:date="2015-05-12T13:05:00Z">
          <w:pPr>
            <w:pStyle w:val="Heading2"/>
            <w:numPr>
              <w:numId w:val="15"/>
            </w:numPr>
            <w:spacing w:line="360" w:lineRule="auto"/>
            <w:ind w:left="792" w:hanging="432"/>
            <w:contextualSpacing/>
            <w:jc w:val="both"/>
          </w:pPr>
        </w:pPrChange>
      </w:pPr>
      <w:bookmarkStart w:id="12602" w:name="_Toc292730881"/>
      <w:r w:rsidRPr="00F758B3">
        <w:rPr>
          <w:rFonts w:ascii="Times" w:hAnsi="Times" w:cs="Times New Roman"/>
          <w:color w:val="auto"/>
          <w:sz w:val="22"/>
          <w:szCs w:val="22"/>
          <w:lang w:val="en-GB"/>
          <w:rPrChange w:id="12603" w:author="Chara Katiri" w:date="2015-05-12T13:05:00Z">
            <w:rPr>
              <w:rFonts w:ascii="Times" w:hAnsi="Times" w:cs="Times New Roman"/>
              <w:color w:val="auto"/>
              <w:sz w:val="22"/>
              <w:szCs w:val="22"/>
              <w:lang w:val="en-GB"/>
            </w:rPr>
          </w:rPrChange>
        </w:rPr>
        <w:t>UAT testing</w:t>
      </w:r>
      <w:bookmarkEnd w:id="12602"/>
    </w:p>
    <w:p w14:paraId="1DC09CA0" w14:textId="77777777" w:rsidR="00E218A2" w:rsidRPr="00F758B3" w:rsidRDefault="00E218A2" w:rsidP="00F758B3">
      <w:pPr>
        <w:pStyle w:val="ListParagraph"/>
        <w:spacing w:line="360" w:lineRule="auto"/>
        <w:ind w:left="360"/>
        <w:jc w:val="both"/>
        <w:rPr>
          <w:rFonts w:ascii="Times" w:hAnsi="Times" w:cs="Times New Roman"/>
          <w:sz w:val="22"/>
          <w:szCs w:val="22"/>
          <w:lang w:val="en-GB"/>
          <w:rPrChange w:id="12604" w:author="Chara Katiri" w:date="2015-05-12T13:05:00Z">
            <w:rPr>
              <w:rFonts w:ascii="Times" w:hAnsi="Times" w:cs="Times New Roman"/>
              <w:sz w:val="22"/>
              <w:szCs w:val="22"/>
              <w:lang w:val="en-GB"/>
            </w:rPr>
          </w:rPrChange>
        </w:rPr>
        <w:pPrChange w:id="12605" w:author="Chara Katiri" w:date="2015-05-12T13:05:00Z">
          <w:pPr>
            <w:pStyle w:val="ListParagraph"/>
            <w:spacing w:line="360" w:lineRule="auto"/>
            <w:ind w:left="360"/>
            <w:jc w:val="both"/>
          </w:pPr>
        </w:pPrChange>
      </w:pPr>
      <w:r w:rsidRPr="00F758B3">
        <w:rPr>
          <w:rFonts w:ascii="Times" w:hAnsi="Times" w:cs="Times New Roman"/>
          <w:sz w:val="22"/>
          <w:szCs w:val="22"/>
          <w:highlight w:val="yellow"/>
          <w:lang w:val="en-GB"/>
          <w:rPrChange w:id="12606" w:author="Chara Katiri" w:date="2015-05-12T13:05:00Z">
            <w:rPr>
              <w:rFonts w:ascii="Times" w:hAnsi="Times" w:cs="Times New Roman"/>
              <w:sz w:val="22"/>
              <w:szCs w:val="22"/>
              <w:highlight w:val="yellow"/>
              <w:lang w:val="en-GB"/>
            </w:rPr>
          </w:rPrChange>
        </w:rPr>
        <w:t>To be completed</w:t>
      </w:r>
    </w:p>
    <w:p w14:paraId="6CCE983D" w14:textId="7A50B281" w:rsidR="0045682C" w:rsidRPr="00F758B3" w:rsidRDefault="0045682C" w:rsidP="00F758B3">
      <w:pPr>
        <w:spacing w:line="360" w:lineRule="auto"/>
        <w:contextualSpacing/>
        <w:jc w:val="both"/>
        <w:rPr>
          <w:rFonts w:ascii="Times" w:eastAsia="Times New Roman" w:hAnsi="Times" w:cs="Times New Roman"/>
          <w:sz w:val="22"/>
          <w:szCs w:val="22"/>
          <w:highlight w:val="yellow"/>
          <w:lang w:val="en-GB"/>
          <w:rPrChange w:id="12607" w:author="Chara Katiri" w:date="2015-05-12T13:05:00Z">
            <w:rPr>
              <w:rFonts w:ascii="Times" w:eastAsia="Times New Roman" w:hAnsi="Times" w:cs="Times New Roman"/>
              <w:sz w:val="22"/>
              <w:szCs w:val="22"/>
              <w:highlight w:val="yellow"/>
              <w:lang w:val="en-GB"/>
            </w:rPr>
          </w:rPrChange>
        </w:rPr>
        <w:pPrChange w:id="12608" w:author="Chara Katiri" w:date="2015-05-12T13:05:00Z">
          <w:pPr>
            <w:spacing w:line="360" w:lineRule="auto"/>
            <w:contextualSpacing/>
            <w:jc w:val="both"/>
          </w:pPr>
        </w:pPrChange>
      </w:pPr>
      <w:r w:rsidRPr="00F758B3">
        <w:rPr>
          <w:rFonts w:ascii="Times" w:eastAsia="Times New Roman" w:hAnsi="Times" w:cs="Times New Roman"/>
          <w:sz w:val="22"/>
          <w:szCs w:val="22"/>
          <w:highlight w:val="yellow"/>
          <w:lang w:val="en-GB"/>
          <w:rPrChange w:id="12609" w:author="Chara Katiri" w:date="2015-05-12T13:05:00Z">
            <w:rPr>
              <w:rFonts w:ascii="Times" w:eastAsia="Times New Roman" w:hAnsi="Times" w:cs="Times New Roman"/>
              <w:sz w:val="22"/>
              <w:szCs w:val="22"/>
              <w:highlight w:val="yellow"/>
              <w:lang w:val="en-GB"/>
            </w:rPr>
          </w:rPrChange>
        </w:rPr>
        <w:br w:type="page"/>
      </w:r>
    </w:p>
    <w:p w14:paraId="2BE09A87" w14:textId="127D7AC6" w:rsidR="009023B1" w:rsidRPr="00F758B3" w:rsidRDefault="009023B1" w:rsidP="00F758B3">
      <w:pPr>
        <w:pStyle w:val="Heading1"/>
        <w:numPr>
          <w:ilvl w:val="0"/>
          <w:numId w:val="15"/>
        </w:numPr>
        <w:spacing w:line="360" w:lineRule="auto"/>
        <w:contextualSpacing/>
        <w:jc w:val="both"/>
        <w:rPr>
          <w:rFonts w:ascii="Times" w:hAnsi="Times" w:cs="Times New Roman"/>
          <w:color w:val="auto"/>
          <w:sz w:val="22"/>
          <w:szCs w:val="22"/>
          <w:lang w:val="en-GB"/>
          <w:rPrChange w:id="12610" w:author="Chara Katiri" w:date="2015-05-12T13:05:00Z">
            <w:rPr>
              <w:rFonts w:ascii="Times" w:hAnsi="Times" w:cs="Times New Roman"/>
              <w:color w:val="auto"/>
              <w:sz w:val="22"/>
              <w:szCs w:val="22"/>
              <w:lang w:val="en-GB"/>
            </w:rPr>
          </w:rPrChange>
        </w:rPr>
        <w:pPrChange w:id="12611" w:author="Chara Katiri" w:date="2015-05-12T13:05:00Z">
          <w:pPr>
            <w:pStyle w:val="Heading1"/>
            <w:numPr>
              <w:numId w:val="15"/>
            </w:numPr>
            <w:spacing w:line="360" w:lineRule="auto"/>
            <w:ind w:left="360" w:hanging="360"/>
            <w:contextualSpacing/>
            <w:jc w:val="both"/>
          </w:pPr>
        </w:pPrChange>
      </w:pPr>
      <w:bookmarkStart w:id="12612" w:name="_Toc292730882"/>
      <w:r w:rsidRPr="00F758B3">
        <w:rPr>
          <w:rFonts w:ascii="Times" w:hAnsi="Times" w:cs="Times New Roman"/>
          <w:color w:val="auto"/>
          <w:sz w:val="22"/>
          <w:szCs w:val="22"/>
          <w:lang w:val="en-GB"/>
          <w:rPrChange w:id="12613" w:author="Chara Katiri" w:date="2015-05-12T13:05:00Z">
            <w:rPr>
              <w:rFonts w:ascii="Times" w:hAnsi="Times" w:cs="Times New Roman"/>
              <w:color w:val="auto"/>
              <w:sz w:val="22"/>
              <w:szCs w:val="22"/>
              <w:lang w:val="en-GB"/>
            </w:rPr>
          </w:rPrChange>
        </w:rPr>
        <w:t>Conclusion</w:t>
      </w:r>
      <w:bookmarkEnd w:id="12612"/>
    </w:p>
    <w:p w14:paraId="6294F319" w14:textId="119579CF" w:rsidR="009023B1" w:rsidRPr="00F758B3" w:rsidDel="001E4AE7" w:rsidRDefault="009023B1" w:rsidP="001E4AE7">
      <w:pPr>
        <w:pStyle w:val="Heading2"/>
        <w:numPr>
          <w:ilvl w:val="1"/>
          <w:numId w:val="15"/>
        </w:numPr>
        <w:spacing w:line="360" w:lineRule="auto"/>
        <w:contextualSpacing/>
        <w:jc w:val="both"/>
        <w:rPr>
          <w:rFonts w:ascii="Times" w:hAnsi="Times" w:cs="Times New Roman"/>
          <w:color w:val="auto"/>
          <w:sz w:val="22"/>
          <w:szCs w:val="22"/>
          <w:lang w:val="en-GB"/>
          <w:rPrChange w:id="12614" w:author="Chara Katiri" w:date="2015-05-12T13:05:00Z">
            <w:rPr>
              <w:rFonts w:ascii="Times" w:hAnsi="Times" w:cs="Times New Roman"/>
              <w:color w:val="auto"/>
              <w:sz w:val="22"/>
              <w:szCs w:val="22"/>
              <w:lang w:val="en-GB"/>
            </w:rPr>
          </w:rPrChange>
        </w:rPr>
        <w:pPrChange w:id="12615" w:author="Chara Katiri" w:date="2015-05-12T16:28:00Z">
          <w:pPr>
            <w:pStyle w:val="Heading2"/>
            <w:numPr>
              <w:numId w:val="15"/>
            </w:numPr>
            <w:spacing w:line="360" w:lineRule="auto"/>
            <w:ind w:left="792" w:hanging="432"/>
            <w:contextualSpacing/>
            <w:jc w:val="both"/>
          </w:pPr>
        </w:pPrChange>
      </w:pPr>
      <w:bookmarkStart w:id="12616" w:name="_Toc292730883"/>
      <w:moveFromRangeStart w:id="12617" w:author="Chara Katiri" w:date="2015-05-12T16:27:00Z" w:name="move293067376"/>
      <w:moveFrom w:id="12618" w:author="Chara Katiri" w:date="2015-05-12T16:27:00Z">
        <w:r w:rsidRPr="00F758B3" w:rsidDel="001E4AE7">
          <w:rPr>
            <w:rFonts w:ascii="Times" w:hAnsi="Times" w:cs="Times New Roman"/>
            <w:color w:val="auto"/>
            <w:sz w:val="22"/>
            <w:szCs w:val="22"/>
            <w:lang w:val="en-GB"/>
            <w:rPrChange w:id="12619" w:author="Chara Katiri" w:date="2015-05-12T13:05:00Z">
              <w:rPr>
                <w:rFonts w:ascii="Times" w:hAnsi="Times" w:cs="Times New Roman"/>
                <w:color w:val="auto"/>
                <w:sz w:val="22"/>
                <w:szCs w:val="22"/>
                <w:lang w:val="en-GB"/>
              </w:rPr>
            </w:rPrChange>
          </w:rPr>
          <w:t>Achievements, review of objectives</w:t>
        </w:r>
        <w:bookmarkEnd w:id="12616"/>
      </w:moveFrom>
    </w:p>
    <w:moveFromRangeEnd w:id="12617"/>
    <w:p w14:paraId="4FB145E8" w14:textId="400073C7" w:rsidR="00E218A2" w:rsidRPr="001E4AE7" w:rsidDel="001E4AE7" w:rsidRDefault="00E218A2" w:rsidP="001E4AE7">
      <w:pPr>
        <w:pStyle w:val="ListParagraph"/>
        <w:numPr>
          <w:ilvl w:val="1"/>
          <w:numId w:val="15"/>
        </w:numPr>
        <w:spacing w:line="360" w:lineRule="auto"/>
        <w:jc w:val="both"/>
        <w:rPr>
          <w:del w:id="12620" w:author="Chara Katiri" w:date="2015-05-12T16:27:00Z"/>
          <w:rFonts w:ascii="Times" w:hAnsi="Times" w:cs="Times New Roman"/>
          <w:sz w:val="22"/>
          <w:szCs w:val="22"/>
          <w:lang w:val="en-GB"/>
          <w:rPrChange w:id="12621" w:author="Chara Katiri" w:date="2015-05-12T16:28:00Z">
            <w:rPr>
              <w:del w:id="12622" w:author="Chara Katiri" w:date="2015-05-12T16:27:00Z"/>
              <w:rFonts w:ascii="Times" w:hAnsi="Times" w:cs="Times New Roman"/>
              <w:sz w:val="22"/>
              <w:szCs w:val="22"/>
              <w:lang w:val="en-GB"/>
            </w:rPr>
          </w:rPrChange>
        </w:rPr>
        <w:pPrChange w:id="12623" w:author="Chara Katiri" w:date="2015-05-12T16:28:00Z">
          <w:pPr>
            <w:pStyle w:val="ListParagraph"/>
            <w:spacing w:line="360" w:lineRule="auto"/>
            <w:ind w:left="360"/>
            <w:jc w:val="both"/>
          </w:pPr>
        </w:pPrChange>
      </w:pPr>
      <w:del w:id="12624" w:author="Chara Katiri" w:date="2015-05-12T16:27:00Z">
        <w:r w:rsidRPr="001E4AE7" w:rsidDel="001E4AE7">
          <w:rPr>
            <w:rFonts w:ascii="Times" w:hAnsi="Times" w:cs="Times New Roman"/>
            <w:sz w:val="22"/>
            <w:szCs w:val="22"/>
            <w:lang w:val="en-GB"/>
            <w:rPrChange w:id="12625" w:author="Chara Katiri" w:date="2015-05-12T16:28:00Z">
              <w:rPr>
                <w:rFonts w:ascii="Times" w:hAnsi="Times" w:cs="Times New Roman"/>
                <w:sz w:val="22"/>
                <w:szCs w:val="22"/>
                <w:highlight w:val="yellow"/>
                <w:lang w:val="en-GB"/>
              </w:rPr>
            </w:rPrChange>
          </w:rPr>
          <w:delText>To be completed</w:delText>
        </w:r>
      </w:del>
    </w:p>
    <w:p w14:paraId="040D1A87" w14:textId="77777777" w:rsidR="00340F77" w:rsidRPr="001E4AE7" w:rsidDel="001E4AE7" w:rsidRDefault="00340F77" w:rsidP="001E4AE7">
      <w:pPr>
        <w:numPr>
          <w:ilvl w:val="1"/>
          <w:numId w:val="15"/>
        </w:numPr>
        <w:spacing w:line="360" w:lineRule="auto"/>
        <w:contextualSpacing/>
        <w:jc w:val="both"/>
        <w:rPr>
          <w:del w:id="12626" w:author="Chara Katiri" w:date="2015-05-12T16:27:00Z"/>
          <w:rFonts w:ascii="Times" w:hAnsi="Times" w:cs="Times New Roman"/>
          <w:sz w:val="22"/>
          <w:szCs w:val="22"/>
          <w:lang w:val="en-GB"/>
          <w:rPrChange w:id="12627" w:author="Chara Katiri" w:date="2015-05-12T16:28:00Z">
            <w:rPr>
              <w:del w:id="12628" w:author="Chara Katiri" w:date="2015-05-12T16:27:00Z"/>
              <w:rFonts w:ascii="Times" w:hAnsi="Times" w:cs="Times New Roman"/>
              <w:sz w:val="22"/>
              <w:szCs w:val="22"/>
            </w:rPr>
          </w:rPrChange>
        </w:rPr>
        <w:pPrChange w:id="12629" w:author="Chara Katiri" w:date="2015-05-12T16:28:00Z">
          <w:pPr>
            <w:spacing w:line="360" w:lineRule="auto"/>
            <w:contextualSpacing/>
            <w:jc w:val="both"/>
          </w:pPr>
        </w:pPrChange>
      </w:pPr>
    </w:p>
    <w:p w14:paraId="6C54537A" w14:textId="77777777" w:rsidR="001E4AE7" w:rsidRDefault="009023B1" w:rsidP="001E4AE7">
      <w:pPr>
        <w:pStyle w:val="Heading2"/>
        <w:numPr>
          <w:ilvl w:val="1"/>
          <w:numId w:val="15"/>
        </w:numPr>
        <w:spacing w:line="360" w:lineRule="auto"/>
        <w:contextualSpacing/>
        <w:jc w:val="both"/>
        <w:rPr>
          <w:ins w:id="12630" w:author="Chara Katiri" w:date="2015-05-12T16:27:00Z"/>
          <w:rFonts w:ascii="Times" w:hAnsi="Times" w:cs="Times New Roman"/>
          <w:color w:val="auto"/>
          <w:sz w:val="22"/>
          <w:szCs w:val="22"/>
          <w:lang w:val="en-GB"/>
        </w:rPr>
        <w:pPrChange w:id="12631" w:author="Chara Katiri" w:date="2015-05-12T16:28:00Z">
          <w:pPr>
            <w:pStyle w:val="Heading2"/>
            <w:numPr>
              <w:numId w:val="15"/>
            </w:numPr>
            <w:spacing w:line="360" w:lineRule="auto"/>
            <w:ind w:left="792" w:hanging="432"/>
            <w:contextualSpacing/>
            <w:jc w:val="both"/>
          </w:pPr>
        </w:pPrChange>
      </w:pPr>
      <w:bookmarkStart w:id="12632" w:name="_Toc292730884"/>
      <w:r w:rsidRPr="00F758B3">
        <w:rPr>
          <w:rFonts w:ascii="Times" w:hAnsi="Times" w:cs="Times New Roman"/>
          <w:color w:val="auto"/>
          <w:sz w:val="22"/>
          <w:szCs w:val="22"/>
          <w:lang w:val="en-GB"/>
          <w:rPrChange w:id="12633" w:author="Chara Katiri" w:date="2015-05-12T13:05:00Z">
            <w:rPr>
              <w:rFonts w:ascii="Times" w:hAnsi="Times" w:cs="Times New Roman"/>
              <w:color w:val="auto"/>
              <w:sz w:val="22"/>
              <w:szCs w:val="22"/>
              <w:lang w:val="en-GB"/>
            </w:rPr>
          </w:rPrChange>
        </w:rPr>
        <w:t>Issues and shortcomings</w:t>
      </w:r>
      <w:bookmarkEnd w:id="12632"/>
    </w:p>
    <w:p w14:paraId="4679D97F" w14:textId="77777777" w:rsidR="001E4AE7" w:rsidRPr="00AD648B" w:rsidRDefault="001E4AE7" w:rsidP="001E4AE7">
      <w:pPr>
        <w:pStyle w:val="ListParagraph"/>
        <w:spacing w:line="360" w:lineRule="auto"/>
        <w:ind w:left="360"/>
        <w:jc w:val="both"/>
        <w:rPr>
          <w:ins w:id="12634" w:author="Chara Katiri" w:date="2015-05-12T16:27:00Z"/>
          <w:rFonts w:ascii="Times" w:hAnsi="Times" w:cs="Times New Roman"/>
          <w:sz w:val="22"/>
          <w:szCs w:val="22"/>
          <w:highlight w:val="yellow"/>
          <w:lang w:val="en-GB"/>
        </w:rPr>
      </w:pPr>
      <w:ins w:id="12635" w:author="Chara Katiri" w:date="2015-05-12T16:27:00Z">
        <w:r w:rsidRPr="00AD648B">
          <w:rPr>
            <w:rFonts w:ascii="Times" w:hAnsi="Times" w:cs="Times New Roman"/>
            <w:sz w:val="22"/>
            <w:szCs w:val="22"/>
            <w:highlight w:val="yellow"/>
            <w:lang w:val="en-GB"/>
          </w:rPr>
          <w:t>To be completed</w:t>
        </w:r>
      </w:ins>
    </w:p>
    <w:p w14:paraId="4B99BE18" w14:textId="77777777" w:rsidR="001E4AE7" w:rsidRPr="00AD648B" w:rsidRDefault="001E4AE7" w:rsidP="001E4AE7">
      <w:pPr>
        <w:spacing w:after="240" w:line="360" w:lineRule="auto"/>
        <w:contextualSpacing/>
        <w:jc w:val="both"/>
        <w:rPr>
          <w:ins w:id="12636" w:author="Chara Katiri" w:date="2015-05-12T16:27:00Z"/>
          <w:rFonts w:ascii="Times" w:eastAsia="Times New Roman" w:hAnsi="Times" w:cs="Times New Roman"/>
          <w:sz w:val="22"/>
          <w:szCs w:val="22"/>
          <w:lang w:val="en-GB"/>
        </w:rPr>
      </w:pPr>
      <w:ins w:id="12637" w:author="Chara Katiri" w:date="2015-05-12T16:27:00Z">
        <w:r w:rsidRPr="00AD648B">
          <w:rPr>
            <w:rFonts w:ascii="Times" w:eastAsia="Times New Roman" w:hAnsi="Times" w:cs="Times New Roman"/>
            <w:sz w:val="22"/>
            <w:szCs w:val="22"/>
            <w:lang w:val="en-GB"/>
          </w:rPr>
          <w:t xml:space="preserve">A number of issues made the development of the website a challenging task. </w:t>
        </w:r>
      </w:ins>
    </w:p>
    <w:p w14:paraId="641E7A34" w14:textId="77777777" w:rsidR="001E4AE7" w:rsidRPr="00AD648B" w:rsidRDefault="001E4AE7" w:rsidP="001E4AE7">
      <w:pPr>
        <w:pStyle w:val="ListParagraph"/>
        <w:numPr>
          <w:ilvl w:val="0"/>
          <w:numId w:val="5"/>
        </w:numPr>
        <w:spacing w:line="360" w:lineRule="auto"/>
        <w:ind w:left="0" w:firstLine="0"/>
        <w:jc w:val="both"/>
        <w:rPr>
          <w:ins w:id="12638" w:author="Chara Katiri" w:date="2015-05-12T16:27:00Z"/>
          <w:rFonts w:ascii="Times" w:eastAsia="Times New Roman" w:hAnsi="Times" w:cs="Times New Roman"/>
          <w:sz w:val="22"/>
          <w:szCs w:val="22"/>
          <w:shd w:val="clear" w:color="auto" w:fill="FFFFFF"/>
          <w:lang w:val="en-GB"/>
        </w:rPr>
      </w:pPr>
      <w:ins w:id="12639" w:author="Chara Katiri" w:date="2015-05-12T16:27:00Z">
        <w:r w:rsidRPr="00AD648B">
          <w:rPr>
            <w:rFonts w:ascii="Times" w:eastAsia="Times New Roman" w:hAnsi="Times" w:cs="Times New Roman"/>
            <w:i/>
            <w:sz w:val="22"/>
            <w:szCs w:val="22"/>
            <w:shd w:val="clear" w:color="auto" w:fill="FFFFFF"/>
            <w:lang w:val="en-GB"/>
          </w:rPr>
          <w:t>Use of Spring Web MVC Framework:</w:t>
        </w:r>
        <w:r w:rsidRPr="00AD648B">
          <w:rPr>
            <w:rFonts w:ascii="Times" w:eastAsia="Times New Roman" w:hAnsi="Times" w:cs="Times New Roman"/>
            <w:sz w:val="22"/>
            <w:szCs w:val="22"/>
            <w:shd w:val="clear" w:color="auto" w:fill="FFFFFF"/>
            <w:lang w:val="en-GB"/>
          </w:rPr>
          <w:t xml:space="preserve"> The use of Spring MVC with no previous experience is a steep learning curve. </w:t>
        </w:r>
      </w:ins>
    </w:p>
    <w:p w14:paraId="004314C8" w14:textId="77777777" w:rsidR="001E4AE7" w:rsidRPr="00AD648B" w:rsidRDefault="001E4AE7" w:rsidP="001E4AE7">
      <w:pPr>
        <w:pStyle w:val="ListParagraph"/>
        <w:numPr>
          <w:ilvl w:val="0"/>
          <w:numId w:val="5"/>
        </w:numPr>
        <w:spacing w:line="360" w:lineRule="auto"/>
        <w:ind w:left="0" w:firstLine="0"/>
        <w:jc w:val="both"/>
        <w:rPr>
          <w:ins w:id="12640" w:author="Chara Katiri" w:date="2015-05-12T16:27:00Z"/>
          <w:rFonts w:ascii="Times" w:eastAsia="Times New Roman" w:hAnsi="Times" w:cs="Times New Roman"/>
          <w:sz w:val="22"/>
          <w:szCs w:val="22"/>
          <w:shd w:val="clear" w:color="auto" w:fill="FFFFFF"/>
          <w:lang w:val="en-GB"/>
        </w:rPr>
      </w:pPr>
      <w:ins w:id="12641" w:author="Chara Katiri" w:date="2015-05-12T16:27:00Z">
        <w:r w:rsidRPr="00AD648B">
          <w:rPr>
            <w:rFonts w:ascii="Times" w:eastAsia="Times New Roman" w:hAnsi="Times" w:cs="Times New Roman"/>
            <w:i/>
            <w:sz w:val="22"/>
            <w:szCs w:val="22"/>
            <w:shd w:val="clear" w:color="auto" w:fill="FFFFFF"/>
            <w:lang w:val="en-GB"/>
          </w:rPr>
          <w:t xml:space="preserve">SHH Tunnel: </w:t>
        </w:r>
        <w:r w:rsidRPr="00AD648B">
          <w:rPr>
            <w:rFonts w:ascii="Times" w:eastAsia="Times New Roman" w:hAnsi="Times" w:cs="Times New Roman"/>
            <w:sz w:val="22"/>
            <w:szCs w:val="22"/>
            <w:shd w:val="clear" w:color="auto" w:fill="FFFFFF"/>
            <w:lang w:val="en-GB"/>
          </w:rPr>
          <w:t xml:space="preserve">Connectivity issues due to SHH Tunnel problems from local workstation to remote server. Support was provided by the IT Services team and the project supervisor to overcome this issue.  </w:t>
        </w:r>
      </w:ins>
    </w:p>
    <w:p w14:paraId="2880E1BF" w14:textId="77777777" w:rsidR="001E4AE7" w:rsidRPr="00AD648B" w:rsidRDefault="001E4AE7" w:rsidP="001E4AE7">
      <w:pPr>
        <w:pStyle w:val="ListParagraph"/>
        <w:numPr>
          <w:ilvl w:val="0"/>
          <w:numId w:val="5"/>
        </w:numPr>
        <w:spacing w:line="360" w:lineRule="auto"/>
        <w:ind w:left="0" w:firstLine="0"/>
        <w:jc w:val="both"/>
        <w:rPr>
          <w:ins w:id="12642" w:author="Chara Katiri" w:date="2015-05-12T16:27:00Z"/>
          <w:rFonts w:ascii="Times" w:eastAsia="Times New Roman" w:hAnsi="Times" w:cs="Times New Roman"/>
          <w:sz w:val="22"/>
          <w:szCs w:val="22"/>
          <w:shd w:val="clear" w:color="auto" w:fill="FFFFFF"/>
          <w:lang w:val="en-GB"/>
        </w:rPr>
      </w:pPr>
      <w:ins w:id="12643" w:author="Chara Katiri" w:date="2015-05-12T16:27:00Z">
        <w:r w:rsidRPr="00AD648B">
          <w:rPr>
            <w:rFonts w:ascii="Times" w:eastAsia="Times New Roman" w:hAnsi="Times" w:cs="Times New Roman"/>
            <w:i/>
            <w:sz w:val="22"/>
            <w:szCs w:val="22"/>
            <w:shd w:val="clear" w:color="auto" w:fill="FFFFFF"/>
            <w:lang w:val="en-GB"/>
          </w:rPr>
          <w:t>User’s profile:</w:t>
        </w:r>
        <w:r w:rsidRPr="00AD648B">
          <w:rPr>
            <w:rFonts w:ascii="Times" w:eastAsia="Times New Roman" w:hAnsi="Times" w:cs="Times New Roman"/>
            <w:sz w:val="22"/>
            <w:szCs w:val="22"/>
            <w:shd w:val="clear" w:color="auto" w:fill="FFFFFF"/>
            <w:lang w:val="en-GB"/>
          </w:rPr>
          <w:t xml:space="preserve"> The user’s profile must be kept secure to ensure that no other users can gain access to it and modify sensitive information. </w:t>
        </w:r>
      </w:ins>
    </w:p>
    <w:p w14:paraId="6C666BA3" w14:textId="77777777" w:rsidR="001E4AE7" w:rsidRDefault="001E4AE7" w:rsidP="001E4AE7">
      <w:pPr>
        <w:rPr>
          <w:ins w:id="12644" w:author="Chara Katiri" w:date="2015-05-12T16:28:00Z"/>
        </w:rPr>
        <w:pPrChange w:id="12645" w:author="Chara Katiri" w:date="2015-05-12T16:27:00Z">
          <w:pPr>
            <w:pStyle w:val="Heading2"/>
            <w:numPr>
              <w:numId w:val="15"/>
            </w:numPr>
            <w:spacing w:line="360" w:lineRule="auto"/>
            <w:ind w:left="792" w:hanging="432"/>
            <w:contextualSpacing/>
            <w:jc w:val="both"/>
          </w:pPr>
        </w:pPrChange>
      </w:pPr>
    </w:p>
    <w:p w14:paraId="1699346C" w14:textId="77777777" w:rsidR="001E4AE7" w:rsidRPr="00560606" w:rsidRDefault="001E4AE7" w:rsidP="001E4AE7">
      <w:pPr>
        <w:pStyle w:val="Heading2"/>
        <w:numPr>
          <w:ilvl w:val="1"/>
          <w:numId w:val="15"/>
        </w:numPr>
        <w:spacing w:line="360" w:lineRule="auto"/>
        <w:contextualSpacing/>
        <w:jc w:val="both"/>
        <w:rPr>
          <w:ins w:id="12646" w:author="Chara Katiri" w:date="2015-05-12T16:28:00Z"/>
          <w:rFonts w:ascii="Times" w:hAnsi="Times" w:cs="Times New Roman"/>
          <w:color w:val="auto"/>
          <w:sz w:val="22"/>
          <w:szCs w:val="22"/>
          <w:lang w:val="en-GB"/>
        </w:rPr>
      </w:pPr>
      <w:ins w:id="12647" w:author="Chara Katiri" w:date="2015-05-12T16:28:00Z">
        <w:r w:rsidRPr="00560606">
          <w:rPr>
            <w:rFonts w:ascii="Times" w:hAnsi="Times" w:cs="Times New Roman"/>
            <w:color w:val="auto"/>
            <w:sz w:val="22"/>
            <w:szCs w:val="22"/>
            <w:lang w:val="en-GB"/>
          </w:rPr>
          <w:t xml:space="preserve">Future work and suggestions for improvement </w:t>
        </w:r>
      </w:ins>
    </w:p>
    <w:p w14:paraId="0E7CC5AA" w14:textId="77777777" w:rsidR="001E4AE7" w:rsidRPr="00560606" w:rsidRDefault="001E4AE7" w:rsidP="001E4AE7">
      <w:pPr>
        <w:pStyle w:val="ListParagraph"/>
        <w:spacing w:line="360" w:lineRule="auto"/>
        <w:ind w:left="360"/>
        <w:jc w:val="both"/>
        <w:rPr>
          <w:ins w:id="12648" w:author="Chara Katiri" w:date="2015-05-12T16:28:00Z"/>
          <w:rFonts w:ascii="Times" w:hAnsi="Times" w:cs="Times New Roman"/>
          <w:sz w:val="22"/>
          <w:szCs w:val="22"/>
          <w:lang w:val="en-GB"/>
        </w:rPr>
      </w:pPr>
      <w:ins w:id="12649" w:author="Chara Katiri" w:date="2015-05-12T16:28:00Z">
        <w:r w:rsidRPr="00560606">
          <w:rPr>
            <w:rFonts w:ascii="Times" w:hAnsi="Times" w:cs="Times New Roman"/>
            <w:sz w:val="22"/>
            <w:szCs w:val="22"/>
            <w:highlight w:val="yellow"/>
            <w:lang w:val="en-GB"/>
          </w:rPr>
          <w:t>To be completed</w:t>
        </w:r>
      </w:ins>
    </w:p>
    <w:p w14:paraId="63B7C799" w14:textId="77777777" w:rsidR="001E4AE7" w:rsidRPr="00560606" w:rsidRDefault="001E4AE7" w:rsidP="001E4AE7">
      <w:pPr>
        <w:pStyle w:val="ListParagraph"/>
        <w:numPr>
          <w:ilvl w:val="0"/>
          <w:numId w:val="5"/>
        </w:numPr>
        <w:spacing w:line="360" w:lineRule="auto"/>
        <w:ind w:left="0" w:firstLine="0"/>
        <w:jc w:val="both"/>
        <w:rPr>
          <w:ins w:id="12650" w:author="Chara Katiri" w:date="2015-05-12T16:28:00Z"/>
          <w:rFonts w:ascii="Times" w:eastAsia="Times New Roman" w:hAnsi="Times" w:cs="Times New Roman"/>
          <w:sz w:val="22"/>
          <w:szCs w:val="22"/>
          <w:shd w:val="clear" w:color="auto" w:fill="FFFFFF"/>
          <w:lang w:val="en-GB"/>
        </w:rPr>
      </w:pPr>
      <w:ins w:id="12651" w:author="Chara Katiri" w:date="2015-05-12T16:28:00Z">
        <w:r w:rsidRPr="00560606">
          <w:rPr>
            <w:rFonts w:ascii="Times" w:eastAsia="Times New Roman" w:hAnsi="Times" w:cs="Times New Roman"/>
            <w:sz w:val="22"/>
            <w:szCs w:val="22"/>
            <w:shd w:val="clear" w:color="auto" w:fill="FFFFFF"/>
            <w:lang w:val="en-GB"/>
          </w:rPr>
          <w:t xml:space="preserve">Additional features can be added to extend the list of available items offering a number of browsing categories like: unwanted tickets for events, electronics, sports equipment, office equipment like second hand bookshelves and drawers etc..    </w:t>
        </w:r>
      </w:ins>
    </w:p>
    <w:p w14:paraId="1C71254E" w14:textId="77777777" w:rsidR="001E4AE7" w:rsidRPr="00560606" w:rsidRDefault="001E4AE7" w:rsidP="001E4AE7">
      <w:pPr>
        <w:pStyle w:val="ListParagraph"/>
        <w:numPr>
          <w:ilvl w:val="0"/>
          <w:numId w:val="5"/>
        </w:numPr>
        <w:spacing w:line="360" w:lineRule="auto"/>
        <w:ind w:left="0" w:firstLine="0"/>
        <w:jc w:val="both"/>
        <w:rPr>
          <w:ins w:id="12652" w:author="Chara Katiri" w:date="2015-05-12T16:28:00Z"/>
          <w:rFonts w:ascii="Times" w:eastAsia="Times New Roman" w:hAnsi="Times" w:cs="Times New Roman"/>
          <w:sz w:val="22"/>
          <w:szCs w:val="22"/>
          <w:shd w:val="clear" w:color="auto" w:fill="FFFFFF"/>
          <w:lang w:val="en-GB"/>
        </w:rPr>
      </w:pPr>
      <w:ins w:id="12653" w:author="Chara Katiri" w:date="2015-05-12T16:28:00Z">
        <w:r w:rsidRPr="00560606">
          <w:rPr>
            <w:rFonts w:ascii="Times" w:eastAsia="Times New Roman" w:hAnsi="Times" w:cs="Times New Roman"/>
            <w:sz w:val="22"/>
            <w:szCs w:val="22"/>
            <w:shd w:val="clear" w:color="auto" w:fill="FFFFFF"/>
            <w:lang w:val="en-GB"/>
          </w:rPr>
          <w:t xml:space="preserve">A new page/section can be created to show the most recent items on the website and help the users stay up-to date with latest items available. </w:t>
        </w:r>
      </w:ins>
    </w:p>
    <w:p w14:paraId="3BB0EA51" w14:textId="77777777" w:rsidR="001E4AE7" w:rsidRPr="00560606" w:rsidRDefault="001E4AE7" w:rsidP="001E4AE7">
      <w:pPr>
        <w:pStyle w:val="ListParagraph"/>
        <w:numPr>
          <w:ilvl w:val="0"/>
          <w:numId w:val="5"/>
        </w:numPr>
        <w:spacing w:line="360" w:lineRule="auto"/>
        <w:ind w:left="0" w:firstLine="0"/>
        <w:jc w:val="both"/>
        <w:rPr>
          <w:ins w:id="12654" w:author="Chara Katiri" w:date="2015-05-12T16:28:00Z"/>
          <w:rFonts w:ascii="Times" w:eastAsia="Times New Roman" w:hAnsi="Times" w:cs="Times New Roman"/>
          <w:sz w:val="22"/>
          <w:szCs w:val="22"/>
          <w:shd w:val="clear" w:color="auto" w:fill="FFFFFF"/>
          <w:lang w:val="en-GB"/>
        </w:rPr>
      </w:pPr>
      <w:ins w:id="12655" w:author="Chara Katiri" w:date="2015-05-12T16:28:00Z">
        <w:r w:rsidRPr="00560606">
          <w:rPr>
            <w:rFonts w:ascii="Times" w:eastAsia="Times New Roman" w:hAnsi="Times" w:cs="Times New Roman"/>
            <w:sz w:val="22"/>
            <w:szCs w:val="22"/>
            <w:shd w:val="clear" w:color="auto" w:fill="FFFFFF"/>
            <w:lang w:val="en-GB"/>
          </w:rPr>
          <w:t xml:space="preserve">Zoom feature can help the users get a closer look at the item and therefore enrich the user experience. </w:t>
        </w:r>
      </w:ins>
    </w:p>
    <w:p w14:paraId="0D19FC1F" w14:textId="77777777" w:rsidR="001E4AE7" w:rsidRDefault="001E4AE7" w:rsidP="001E4AE7">
      <w:pPr>
        <w:pStyle w:val="ListParagraph"/>
        <w:numPr>
          <w:ilvl w:val="0"/>
          <w:numId w:val="5"/>
        </w:numPr>
        <w:spacing w:line="360" w:lineRule="auto"/>
        <w:ind w:left="0" w:firstLine="0"/>
        <w:jc w:val="both"/>
        <w:rPr>
          <w:ins w:id="12656" w:author="Chara Katiri" w:date="2015-05-12T16:28:00Z"/>
          <w:rFonts w:ascii="Times" w:eastAsia="Times New Roman" w:hAnsi="Times" w:cs="Times New Roman"/>
          <w:sz w:val="22"/>
          <w:szCs w:val="22"/>
          <w:shd w:val="clear" w:color="auto" w:fill="FFFFFF"/>
          <w:lang w:val="en-GB"/>
        </w:rPr>
      </w:pPr>
      <w:ins w:id="12657" w:author="Chara Katiri" w:date="2015-05-12T16:28:00Z">
        <w:r w:rsidRPr="00560606">
          <w:rPr>
            <w:rFonts w:ascii="Times" w:eastAsia="Times New Roman" w:hAnsi="Times" w:cs="Times New Roman"/>
            <w:sz w:val="22"/>
            <w:szCs w:val="22"/>
            <w:shd w:val="clear" w:color="auto" w:fill="FFFFFF"/>
            <w:lang w:val="en-GB"/>
          </w:rPr>
          <w:t xml:space="preserve">PayPal services can be provided to ease the payment options.  The initial system didn’t include PayPal services because students live on campus and the buyer and seller can meet for the delivery and payment of the item. </w:t>
        </w:r>
      </w:ins>
    </w:p>
    <w:p w14:paraId="38E9EACF" w14:textId="77777777" w:rsidR="001E4AE7" w:rsidRDefault="001E4AE7" w:rsidP="001E4AE7">
      <w:pPr>
        <w:pStyle w:val="ListParagraph"/>
        <w:numPr>
          <w:ilvl w:val="0"/>
          <w:numId w:val="5"/>
        </w:numPr>
        <w:spacing w:line="360" w:lineRule="auto"/>
        <w:ind w:left="0" w:firstLine="0"/>
        <w:jc w:val="both"/>
        <w:rPr>
          <w:ins w:id="12658" w:author="Chara Katiri" w:date="2015-05-12T16:28:00Z"/>
          <w:rFonts w:ascii="Times" w:eastAsia="Times New Roman" w:hAnsi="Times" w:cs="Times New Roman"/>
          <w:sz w:val="22"/>
          <w:szCs w:val="22"/>
          <w:shd w:val="clear" w:color="auto" w:fill="FFFFFF"/>
          <w:lang w:val="en-GB"/>
        </w:rPr>
      </w:pPr>
      <w:ins w:id="12659" w:author="Chara Katiri" w:date="2015-05-12T16:28:00Z">
        <w:r>
          <w:rPr>
            <w:rFonts w:ascii="Times" w:eastAsia="Times New Roman" w:hAnsi="Times" w:cs="Times New Roman"/>
            <w:sz w:val="22"/>
            <w:szCs w:val="22"/>
            <w:shd w:val="clear" w:color="auto" w:fill="FFFFFF"/>
            <w:lang w:val="en-GB"/>
          </w:rPr>
          <w:t>Forget my password – password reset.</w:t>
        </w:r>
      </w:ins>
    </w:p>
    <w:p w14:paraId="00E1CDDC" w14:textId="77777777" w:rsidR="001E4AE7" w:rsidRPr="00560606" w:rsidRDefault="001E4AE7" w:rsidP="001E4AE7">
      <w:pPr>
        <w:pStyle w:val="ListParagraph"/>
        <w:numPr>
          <w:ilvl w:val="0"/>
          <w:numId w:val="5"/>
        </w:numPr>
        <w:spacing w:line="360" w:lineRule="auto"/>
        <w:ind w:left="0" w:firstLine="0"/>
        <w:jc w:val="both"/>
        <w:rPr>
          <w:ins w:id="12660" w:author="Chara Katiri" w:date="2015-05-12T16:28:00Z"/>
          <w:rFonts w:ascii="Times" w:eastAsia="Times New Roman" w:hAnsi="Times" w:cs="Times New Roman"/>
          <w:sz w:val="22"/>
          <w:szCs w:val="22"/>
          <w:shd w:val="clear" w:color="auto" w:fill="FFFFFF"/>
          <w:lang w:val="en-GB"/>
        </w:rPr>
      </w:pPr>
      <w:ins w:id="12661" w:author="Chara Katiri" w:date="2015-05-12T16:28:00Z">
        <w:r>
          <w:rPr>
            <w:rFonts w:ascii="Times" w:eastAsia="Times New Roman" w:hAnsi="Times" w:cs="Times New Roman"/>
            <w:sz w:val="22"/>
            <w:szCs w:val="22"/>
            <w:shd w:val="clear" w:color="auto" w:fill="FFFFFF"/>
            <w:lang w:val="en-GB"/>
          </w:rPr>
          <w:t xml:space="preserve">Agree to terms and conditions. </w:t>
        </w:r>
      </w:ins>
    </w:p>
    <w:p w14:paraId="159DFAB5" w14:textId="77777777" w:rsidR="001E4AE7" w:rsidRPr="001E4AE7" w:rsidRDefault="001E4AE7" w:rsidP="001E4AE7">
      <w:pPr>
        <w:rPr>
          <w:ins w:id="12662" w:author="Chara Katiri" w:date="2015-05-12T16:27:00Z"/>
          <w:rPrChange w:id="12663" w:author="Chara Katiri" w:date="2015-05-12T16:27:00Z">
            <w:rPr>
              <w:ins w:id="12664" w:author="Chara Katiri" w:date="2015-05-12T16:27:00Z"/>
              <w:rFonts w:ascii="Times" w:hAnsi="Times" w:cs="Times New Roman"/>
              <w:color w:val="auto"/>
              <w:sz w:val="22"/>
              <w:szCs w:val="22"/>
              <w:lang w:val="en-GB"/>
            </w:rPr>
          </w:rPrChange>
        </w:rPr>
        <w:pPrChange w:id="12665" w:author="Chara Katiri" w:date="2015-05-12T16:27:00Z">
          <w:pPr>
            <w:pStyle w:val="Heading2"/>
            <w:numPr>
              <w:numId w:val="15"/>
            </w:numPr>
            <w:spacing w:line="360" w:lineRule="auto"/>
            <w:ind w:left="792" w:hanging="432"/>
            <w:contextualSpacing/>
            <w:jc w:val="both"/>
          </w:pPr>
        </w:pPrChange>
      </w:pPr>
    </w:p>
    <w:p w14:paraId="2E6EBDDC" w14:textId="77777777" w:rsidR="001E4AE7" w:rsidRPr="000107C7" w:rsidRDefault="009023B1" w:rsidP="001E4AE7">
      <w:pPr>
        <w:pStyle w:val="Heading2"/>
        <w:numPr>
          <w:ilvl w:val="1"/>
          <w:numId w:val="15"/>
        </w:numPr>
        <w:spacing w:line="360" w:lineRule="auto"/>
        <w:contextualSpacing/>
        <w:jc w:val="both"/>
        <w:rPr>
          <w:rFonts w:ascii="Times" w:hAnsi="Times" w:cs="Times New Roman"/>
          <w:color w:val="auto"/>
          <w:sz w:val="22"/>
          <w:szCs w:val="22"/>
          <w:lang w:val="en-GB"/>
        </w:rPr>
      </w:pPr>
      <w:r w:rsidRPr="00F758B3">
        <w:rPr>
          <w:rFonts w:ascii="Times" w:hAnsi="Times" w:cs="Times New Roman"/>
          <w:color w:val="auto"/>
          <w:sz w:val="22"/>
          <w:szCs w:val="22"/>
          <w:lang w:val="en-GB"/>
          <w:rPrChange w:id="12666" w:author="Chara Katiri" w:date="2015-05-12T13:05:00Z">
            <w:rPr>
              <w:rFonts w:ascii="Times" w:hAnsi="Times" w:cs="Times New Roman"/>
              <w:color w:val="auto"/>
              <w:sz w:val="22"/>
              <w:szCs w:val="22"/>
              <w:lang w:val="en-GB"/>
            </w:rPr>
          </w:rPrChange>
        </w:rPr>
        <w:t xml:space="preserve"> </w:t>
      </w:r>
      <w:moveToRangeStart w:id="12667" w:author="Chara Katiri" w:date="2015-05-12T16:27:00Z" w:name="move293067376"/>
      <w:moveTo w:id="12668" w:author="Chara Katiri" w:date="2015-05-12T16:27:00Z">
        <w:r w:rsidR="001E4AE7" w:rsidRPr="000107C7">
          <w:rPr>
            <w:rFonts w:ascii="Times" w:hAnsi="Times" w:cs="Times New Roman"/>
            <w:color w:val="auto"/>
            <w:sz w:val="22"/>
            <w:szCs w:val="22"/>
            <w:lang w:val="en-GB"/>
          </w:rPr>
          <w:t>Achievements, review of objectives</w:t>
        </w:r>
      </w:moveTo>
    </w:p>
    <w:moveToRangeEnd w:id="12667"/>
    <w:p w14:paraId="303C496C" w14:textId="77777777" w:rsidR="001E4AE7" w:rsidRPr="000107C7" w:rsidRDefault="001E4AE7" w:rsidP="001E4AE7">
      <w:pPr>
        <w:pStyle w:val="ListParagraph"/>
        <w:spacing w:line="360" w:lineRule="auto"/>
        <w:ind w:left="360"/>
        <w:jc w:val="both"/>
        <w:rPr>
          <w:ins w:id="12669" w:author="Chara Katiri" w:date="2015-05-12T16:27:00Z"/>
          <w:rFonts w:ascii="Times" w:hAnsi="Times" w:cs="Times New Roman"/>
          <w:sz w:val="22"/>
          <w:szCs w:val="22"/>
          <w:lang w:val="en-GB"/>
        </w:rPr>
        <w:pPrChange w:id="12670" w:author="Chara Katiri" w:date="2015-05-12T16:27:00Z">
          <w:pPr>
            <w:pStyle w:val="ListParagraph"/>
            <w:numPr>
              <w:numId w:val="15"/>
            </w:numPr>
            <w:spacing w:line="360" w:lineRule="auto"/>
            <w:ind w:left="360" w:hanging="360"/>
            <w:jc w:val="both"/>
          </w:pPr>
        </w:pPrChange>
      </w:pPr>
      <w:ins w:id="12671" w:author="Chara Katiri" w:date="2015-05-12T16:27:00Z">
        <w:r w:rsidRPr="000107C7">
          <w:rPr>
            <w:rFonts w:ascii="Times" w:hAnsi="Times" w:cs="Times New Roman"/>
            <w:sz w:val="22"/>
            <w:szCs w:val="22"/>
            <w:highlight w:val="yellow"/>
            <w:lang w:val="en-GB"/>
          </w:rPr>
          <w:t>To be completed</w:t>
        </w:r>
      </w:ins>
    </w:p>
    <w:p w14:paraId="073EFFEB" w14:textId="7A135239" w:rsidR="009023B1" w:rsidRDefault="009023B1" w:rsidP="001E4AE7">
      <w:pPr>
        <w:pStyle w:val="Heading2"/>
        <w:numPr>
          <w:ilvl w:val="0"/>
          <w:numId w:val="0"/>
        </w:numPr>
        <w:spacing w:line="360" w:lineRule="auto"/>
        <w:ind w:left="792"/>
        <w:contextualSpacing/>
        <w:jc w:val="both"/>
        <w:rPr>
          <w:ins w:id="12672" w:author="Chara Katiri" w:date="2015-05-12T16:27:00Z"/>
          <w:rFonts w:ascii="Times" w:hAnsi="Times" w:cs="Times New Roman"/>
          <w:color w:val="auto"/>
          <w:sz w:val="22"/>
          <w:szCs w:val="22"/>
          <w:lang w:val="en-GB"/>
        </w:rPr>
        <w:pPrChange w:id="12673" w:author="Chara Katiri" w:date="2015-05-12T16:27:00Z">
          <w:pPr>
            <w:pStyle w:val="Heading2"/>
            <w:numPr>
              <w:numId w:val="15"/>
            </w:numPr>
            <w:spacing w:line="360" w:lineRule="auto"/>
            <w:ind w:left="792" w:hanging="432"/>
            <w:contextualSpacing/>
            <w:jc w:val="both"/>
          </w:pPr>
        </w:pPrChange>
      </w:pPr>
      <w:bookmarkStart w:id="12674" w:name="_GoBack"/>
      <w:bookmarkEnd w:id="12674"/>
    </w:p>
    <w:p w14:paraId="565A96B4" w14:textId="77777777" w:rsidR="001E4AE7" w:rsidRPr="001E4AE7" w:rsidRDefault="001E4AE7" w:rsidP="001E4AE7">
      <w:pPr>
        <w:rPr>
          <w:ins w:id="12675" w:author="Chara Katiri" w:date="2015-04-12T03:21:00Z"/>
          <w:rPrChange w:id="12676" w:author="Chara Katiri" w:date="2015-05-12T16:27:00Z">
            <w:rPr>
              <w:ins w:id="12677" w:author="Chara Katiri" w:date="2015-04-12T03:21:00Z"/>
              <w:rFonts w:ascii="Times" w:hAnsi="Times" w:cs="Times New Roman"/>
              <w:color w:val="auto"/>
              <w:sz w:val="22"/>
              <w:szCs w:val="22"/>
              <w:lang w:val="en-GB"/>
            </w:rPr>
          </w:rPrChange>
        </w:rPr>
        <w:pPrChange w:id="12678" w:author="Chara Katiri" w:date="2015-05-12T16:27:00Z">
          <w:pPr>
            <w:pStyle w:val="Heading2"/>
            <w:numPr>
              <w:numId w:val="15"/>
            </w:numPr>
            <w:spacing w:line="360" w:lineRule="auto"/>
            <w:ind w:left="792" w:hanging="432"/>
            <w:contextualSpacing/>
            <w:jc w:val="both"/>
          </w:pPr>
        </w:pPrChange>
      </w:pPr>
    </w:p>
    <w:p w14:paraId="71443C57" w14:textId="21F2CB33" w:rsidR="00A60B6C" w:rsidRPr="00F758B3" w:rsidDel="001E4AE7" w:rsidRDefault="00A60B6C" w:rsidP="00F758B3">
      <w:pPr>
        <w:pStyle w:val="ListParagraph"/>
        <w:spacing w:line="360" w:lineRule="auto"/>
        <w:ind w:left="360"/>
        <w:jc w:val="both"/>
        <w:rPr>
          <w:del w:id="12679" w:author="Chara Katiri" w:date="2015-05-12T16:27:00Z"/>
          <w:rFonts w:ascii="Times" w:hAnsi="Times" w:cs="Times New Roman"/>
          <w:sz w:val="22"/>
          <w:szCs w:val="22"/>
          <w:highlight w:val="yellow"/>
          <w:lang w:val="en-GB"/>
          <w:rPrChange w:id="12680" w:author="Chara Katiri" w:date="2015-05-12T13:05:00Z">
            <w:rPr>
              <w:del w:id="12681" w:author="Chara Katiri" w:date="2015-05-12T16:27:00Z"/>
              <w:rFonts w:ascii="Times" w:hAnsi="Times" w:cs="Times New Roman"/>
              <w:color w:val="auto"/>
              <w:sz w:val="22"/>
              <w:szCs w:val="22"/>
              <w:lang w:val="en-GB"/>
            </w:rPr>
          </w:rPrChange>
        </w:rPr>
        <w:pPrChange w:id="12682" w:author="Chara Katiri" w:date="2015-05-12T13:05:00Z">
          <w:pPr>
            <w:pStyle w:val="Heading2"/>
            <w:numPr>
              <w:numId w:val="15"/>
            </w:numPr>
            <w:spacing w:line="360" w:lineRule="auto"/>
            <w:ind w:left="792" w:hanging="432"/>
            <w:contextualSpacing/>
            <w:jc w:val="both"/>
          </w:pPr>
        </w:pPrChange>
      </w:pPr>
    </w:p>
    <w:p w14:paraId="05BF6CF6" w14:textId="77777777" w:rsidR="00340F77" w:rsidRPr="00F758B3" w:rsidRDefault="00340F77" w:rsidP="00F758B3">
      <w:pPr>
        <w:spacing w:line="360" w:lineRule="auto"/>
        <w:contextualSpacing/>
        <w:jc w:val="both"/>
        <w:rPr>
          <w:rFonts w:ascii="Times" w:hAnsi="Times" w:cs="Times New Roman"/>
          <w:sz w:val="22"/>
          <w:szCs w:val="22"/>
          <w:rPrChange w:id="12683" w:author="Chara Katiri" w:date="2015-05-12T13:05:00Z">
            <w:rPr>
              <w:rFonts w:ascii="Times" w:hAnsi="Times" w:cs="Times New Roman"/>
              <w:sz w:val="22"/>
              <w:szCs w:val="22"/>
            </w:rPr>
          </w:rPrChange>
        </w:rPr>
        <w:pPrChange w:id="12684" w:author="Chara Katiri" w:date="2015-05-12T13:05:00Z">
          <w:pPr>
            <w:spacing w:line="360" w:lineRule="auto"/>
            <w:contextualSpacing/>
            <w:jc w:val="both"/>
          </w:pPr>
        </w:pPrChange>
      </w:pPr>
    </w:p>
    <w:p w14:paraId="16EC9B30" w14:textId="58B505AE" w:rsidR="009023B1" w:rsidRPr="00F758B3" w:rsidDel="001E4AE7" w:rsidRDefault="009023B1" w:rsidP="00F758B3">
      <w:pPr>
        <w:pStyle w:val="Heading2"/>
        <w:numPr>
          <w:ilvl w:val="1"/>
          <w:numId w:val="15"/>
        </w:numPr>
        <w:spacing w:line="360" w:lineRule="auto"/>
        <w:contextualSpacing/>
        <w:jc w:val="both"/>
        <w:rPr>
          <w:del w:id="12685" w:author="Chara Katiri" w:date="2015-05-12T16:28:00Z"/>
          <w:rFonts w:ascii="Times" w:hAnsi="Times" w:cs="Times New Roman"/>
          <w:color w:val="auto"/>
          <w:sz w:val="22"/>
          <w:szCs w:val="22"/>
          <w:lang w:val="en-GB"/>
          <w:rPrChange w:id="12686" w:author="Chara Katiri" w:date="2015-05-12T13:05:00Z">
            <w:rPr>
              <w:del w:id="12687" w:author="Chara Katiri" w:date="2015-05-12T16:28:00Z"/>
              <w:rFonts w:ascii="Times" w:hAnsi="Times" w:cs="Times New Roman"/>
              <w:color w:val="auto"/>
              <w:sz w:val="22"/>
              <w:szCs w:val="22"/>
              <w:lang w:val="en-GB"/>
            </w:rPr>
          </w:rPrChange>
        </w:rPr>
        <w:pPrChange w:id="12688" w:author="Chara Katiri" w:date="2015-05-12T13:05:00Z">
          <w:pPr>
            <w:pStyle w:val="Heading2"/>
            <w:numPr>
              <w:numId w:val="15"/>
            </w:numPr>
            <w:spacing w:line="360" w:lineRule="auto"/>
            <w:ind w:left="792" w:hanging="432"/>
            <w:contextualSpacing/>
            <w:jc w:val="both"/>
          </w:pPr>
        </w:pPrChange>
      </w:pPr>
      <w:bookmarkStart w:id="12689" w:name="_Toc292730885"/>
      <w:del w:id="12690" w:author="Chara Katiri" w:date="2015-05-12T16:28:00Z">
        <w:r w:rsidRPr="00F758B3" w:rsidDel="001E4AE7">
          <w:rPr>
            <w:rFonts w:ascii="Times" w:hAnsi="Times" w:cs="Times New Roman"/>
            <w:color w:val="auto"/>
            <w:sz w:val="22"/>
            <w:szCs w:val="22"/>
            <w:lang w:val="en-GB"/>
            <w:rPrChange w:id="12691" w:author="Chara Katiri" w:date="2015-05-12T13:05:00Z">
              <w:rPr>
                <w:rFonts w:ascii="Times" w:hAnsi="Times" w:cs="Times New Roman"/>
                <w:color w:val="auto"/>
                <w:sz w:val="22"/>
                <w:szCs w:val="22"/>
                <w:lang w:val="en-GB"/>
              </w:rPr>
            </w:rPrChange>
          </w:rPr>
          <w:delText xml:space="preserve">Future work </w:delText>
        </w:r>
        <w:bookmarkEnd w:id="12689"/>
      </w:del>
    </w:p>
    <w:p w14:paraId="1BB0801B" w14:textId="460A60B2" w:rsidR="00E218A2" w:rsidRPr="00F758B3" w:rsidDel="001E4AE7" w:rsidRDefault="00E218A2" w:rsidP="00F758B3">
      <w:pPr>
        <w:pStyle w:val="ListParagraph"/>
        <w:spacing w:line="360" w:lineRule="auto"/>
        <w:ind w:left="360"/>
        <w:jc w:val="both"/>
        <w:rPr>
          <w:del w:id="12692" w:author="Chara Katiri" w:date="2015-05-12T16:28:00Z"/>
          <w:rFonts w:ascii="Times" w:hAnsi="Times" w:cs="Times New Roman"/>
          <w:sz w:val="22"/>
          <w:szCs w:val="22"/>
          <w:lang w:val="en-GB"/>
          <w:rPrChange w:id="12693" w:author="Chara Katiri" w:date="2015-05-12T13:05:00Z">
            <w:rPr>
              <w:del w:id="12694" w:author="Chara Katiri" w:date="2015-05-12T16:28:00Z"/>
              <w:rFonts w:ascii="Times" w:hAnsi="Times" w:cs="Times New Roman"/>
              <w:sz w:val="22"/>
              <w:szCs w:val="22"/>
              <w:lang w:val="en-GB"/>
            </w:rPr>
          </w:rPrChange>
        </w:rPr>
        <w:pPrChange w:id="12695" w:author="Chara Katiri" w:date="2015-05-12T13:05:00Z">
          <w:pPr>
            <w:pStyle w:val="ListParagraph"/>
            <w:spacing w:line="360" w:lineRule="auto"/>
            <w:ind w:left="360"/>
            <w:jc w:val="both"/>
          </w:pPr>
        </w:pPrChange>
      </w:pPr>
      <w:del w:id="12696" w:author="Chara Katiri" w:date="2015-05-12T16:28:00Z">
        <w:r w:rsidRPr="00F758B3" w:rsidDel="001E4AE7">
          <w:rPr>
            <w:rFonts w:ascii="Times" w:hAnsi="Times" w:cs="Times New Roman"/>
            <w:sz w:val="22"/>
            <w:szCs w:val="22"/>
            <w:highlight w:val="yellow"/>
            <w:lang w:val="en-GB"/>
            <w:rPrChange w:id="12697" w:author="Chara Katiri" w:date="2015-05-12T13:05:00Z">
              <w:rPr>
                <w:rFonts w:ascii="Times" w:hAnsi="Times" w:cs="Times New Roman"/>
                <w:sz w:val="22"/>
                <w:szCs w:val="22"/>
                <w:highlight w:val="yellow"/>
                <w:lang w:val="en-GB"/>
              </w:rPr>
            </w:rPrChange>
          </w:rPr>
          <w:delText>To be completed</w:delText>
        </w:r>
      </w:del>
    </w:p>
    <w:p w14:paraId="1BC3CA86" w14:textId="52DDCBD5" w:rsidR="00340F77" w:rsidRPr="00F758B3" w:rsidRDefault="00E3250A" w:rsidP="00F758B3">
      <w:pPr>
        <w:spacing w:line="360" w:lineRule="auto"/>
        <w:contextualSpacing/>
        <w:jc w:val="both"/>
        <w:rPr>
          <w:rFonts w:ascii="Times" w:hAnsi="Times" w:cs="Times New Roman"/>
          <w:sz w:val="22"/>
          <w:szCs w:val="22"/>
          <w:rPrChange w:id="12698" w:author="Chara Katiri" w:date="2015-05-12T13:05:00Z">
            <w:rPr>
              <w:rFonts w:ascii="Times" w:hAnsi="Times" w:cs="Times New Roman"/>
              <w:sz w:val="22"/>
              <w:szCs w:val="22"/>
            </w:rPr>
          </w:rPrChange>
        </w:rPr>
        <w:pPrChange w:id="12699" w:author="Chara Katiri" w:date="2015-05-12T13:05:00Z">
          <w:pPr>
            <w:spacing w:line="360" w:lineRule="auto"/>
            <w:contextualSpacing/>
            <w:jc w:val="both"/>
          </w:pPr>
        </w:pPrChange>
      </w:pPr>
      <w:del w:id="12700" w:author="Chara Katiri" w:date="2015-05-12T16:28:00Z">
        <w:r w:rsidRPr="00F758B3" w:rsidDel="001E4AE7">
          <w:rPr>
            <w:rFonts w:ascii="Times" w:eastAsia="Times New Roman" w:hAnsi="Times" w:cs="Times New Roman"/>
            <w:sz w:val="22"/>
            <w:szCs w:val="22"/>
            <w:shd w:val="clear" w:color="auto" w:fill="FFFFFF"/>
            <w:lang w:val="en-GB"/>
            <w:rPrChange w:id="12701" w:author="Chara Katiri" w:date="2015-05-12T13:05:00Z">
              <w:rPr>
                <w:shd w:val="clear" w:color="auto" w:fill="FFFFFF"/>
                <w:lang w:val="en-GB"/>
              </w:rPr>
            </w:rPrChange>
          </w:rPr>
          <w:delText xml:space="preserve">Additional can offering a number of browsing categories like unwanted tickets for events, sports equipment </w:delText>
        </w:r>
      </w:del>
    </w:p>
    <w:p w14:paraId="0E0A387D" w14:textId="77777777" w:rsidR="009023B1" w:rsidRPr="00F758B3" w:rsidRDefault="009023B1" w:rsidP="00F758B3">
      <w:pPr>
        <w:pStyle w:val="Heading2"/>
        <w:numPr>
          <w:ilvl w:val="1"/>
          <w:numId w:val="15"/>
        </w:numPr>
        <w:spacing w:line="360" w:lineRule="auto"/>
        <w:contextualSpacing/>
        <w:jc w:val="both"/>
        <w:rPr>
          <w:rFonts w:ascii="Times" w:hAnsi="Times" w:cs="Times New Roman"/>
          <w:color w:val="auto"/>
          <w:sz w:val="22"/>
          <w:szCs w:val="22"/>
          <w:lang w:val="en-GB"/>
          <w:rPrChange w:id="12702" w:author="Chara Katiri" w:date="2015-05-12T13:05:00Z">
            <w:rPr>
              <w:rFonts w:ascii="Times" w:hAnsi="Times" w:cs="Times New Roman"/>
              <w:color w:val="auto"/>
              <w:sz w:val="22"/>
              <w:szCs w:val="22"/>
              <w:lang w:val="en-GB"/>
            </w:rPr>
          </w:rPrChange>
        </w:rPr>
        <w:pPrChange w:id="12703" w:author="Chara Katiri" w:date="2015-05-12T13:05:00Z">
          <w:pPr>
            <w:pStyle w:val="Heading2"/>
            <w:numPr>
              <w:numId w:val="15"/>
            </w:numPr>
            <w:spacing w:line="360" w:lineRule="auto"/>
            <w:ind w:left="792" w:hanging="432"/>
            <w:contextualSpacing/>
            <w:jc w:val="both"/>
          </w:pPr>
        </w:pPrChange>
      </w:pPr>
      <w:bookmarkStart w:id="12704" w:name="_Toc292730886"/>
      <w:r w:rsidRPr="00F758B3">
        <w:rPr>
          <w:rFonts w:ascii="Times" w:hAnsi="Times" w:cs="Times New Roman"/>
          <w:color w:val="auto"/>
          <w:sz w:val="22"/>
          <w:szCs w:val="22"/>
          <w:lang w:val="en-GB"/>
          <w:rPrChange w:id="12705" w:author="Chara Katiri" w:date="2015-05-12T13:05:00Z">
            <w:rPr>
              <w:rFonts w:ascii="Times" w:hAnsi="Times" w:cs="Times New Roman"/>
              <w:color w:val="auto"/>
              <w:sz w:val="22"/>
              <w:szCs w:val="22"/>
              <w:lang w:val="en-GB"/>
            </w:rPr>
          </w:rPrChange>
        </w:rPr>
        <w:t>Final evaluation and conclusions</w:t>
      </w:r>
      <w:bookmarkEnd w:id="12704"/>
    </w:p>
    <w:p w14:paraId="25D6343D" w14:textId="77777777" w:rsidR="00E218A2" w:rsidRPr="00F758B3" w:rsidRDefault="00E218A2" w:rsidP="00F758B3">
      <w:pPr>
        <w:pStyle w:val="ListParagraph"/>
        <w:spacing w:line="360" w:lineRule="auto"/>
        <w:ind w:left="360"/>
        <w:jc w:val="both"/>
        <w:rPr>
          <w:rFonts w:ascii="Times" w:hAnsi="Times" w:cs="Times New Roman"/>
          <w:sz w:val="22"/>
          <w:szCs w:val="22"/>
          <w:lang w:val="en-GB"/>
          <w:rPrChange w:id="12706" w:author="Chara Katiri" w:date="2015-05-12T13:05:00Z">
            <w:rPr>
              <w:rFonts w:ascii="Times" w:hAnsi="Times" w:cs="Times New Roman"/>
              <w:sz w:val="22"/>
              <w:szCs w:val="22"/>
              <w:lang w:val="en-GB"/>
            </w:rPr>
          </w:rPrChange>
        </w:rPr>
        <w:pPrChange w:id="12707" w:author="Chara Katiri" w:date="2015-05-12T13:05:00Z">
          <w:pPr>
            <w:pStyle w:val="ListParagraph"/>
            <w:spacing w:line="360" w:lineRule="auto"/>
            <w:ind w:left="360"/>
            <w:jc w:val="both"/>
          </w:pPr>
        </w:pPrChange>
      </w:pPr>
      <w:r w:rsidRPr="00F758B3">
        <w:rPr>
          <w:rFonts w:ascii="Times" w:hAnsi="Times" w:cs="Times New Roman"/>
          <w:sz w:val="22"/>
          <w:szCs w:val="22"/>
          <w:highlight w:val="yellow"/>
          <w:lang w:val="en-GB"/>
          <w:rPrChange w:id="12708" w:author="Chara Katiri" w:date="2015-05-12T13:05:00Z">
            <w:rPr>
              <w:rFonts w:ascii="Times" w:hAnsi="Times" w:cs="Times New Roman"/>
              <w:sz w:val="22"/>
              <w:szCs w:val="22"/>
              <w:highlight w:val="yellow"/>
              <w:lang w:val="en-GB"/>
            </w:rPr>
          </w:rPrChange>
        </w:rPr>
        <w:t>To be completed</w:t>
      </w:r>
    </w:p>
    <w:p w14:paraId="413D3026" w14:textId="77777777" w:rsidR="00340F77" w:rsidRPr="00F758B3" w:rsidRDefault="00340F77" w:rsidP="00F758B3">
      <w:pPr>
        <w:spacing w:line="360" w:lineRule="auto"/>
        <w:contextualSpacing/>
        <w:jc w:val="both"/>
        <w:rPr>
          <w:rFonts w:ascii="Times" w:hAnsi="Times" w:cs="Times New Roman"/>
          <w:sz w:val="22"/>
          <w:szCs w:val="22"/>
          <w:rPrChange w:id="12709" w:author="Chara Katiri" w:date="2015-05-12T13:05:00Z">
            <w:rPr>
              <w:rFonts w:ascii="Times" w:hAnsi="Times" w:cs="Times New Roman"/>
              <w:sz w:val="22"/>
              <w:szCs w:val="22"/>
            </w:rPr>
          </w:rPrChange>
        </w:rPr>
        <w:pPrChange w:id="12710" w:author="Chara Katiri" w:date="2015-05-12T13:05:00Z">
          <w:pPr>
            <w:spacing w:line="360" w:lineRule="auto"/>
            <w:contextualSpacing/>
            <w:jc w:val="both"/>
          </w:pPr>
        </w:pPrChange>
      </w:pPr>
    </w:p>
    <w:p w14:paraId="3925C1CB" w14:textId="77777777" w:rsidR="009023B1" w:rsidRPr="00F758B3" w:rsidRDefault="009023B1" w:rsidP="00F758B3">
      <w:pPr>
        <w:pStyle w:val="Heading2"/>
        <w:numPr>
          <w:ilvl w:val="1"/>
          <w:numId w:val="15"/>
        </w:numPr>
        <w:spacing w:line="360" w:lineRule="auto"/>
        <w:contextualSpacing/>
        <w:jc w:val="both"/>
        <w:rPr>
          <w:rFonts w:ascii="Times" w:hAnsi="Times" w:cs="Times New Roman"/>
          <w:color w:val="auto"/>
          <w:sz w:val="22"/>
          <w:szCs w:val="22"/>
          <w:lang w:val="en-GB"/>
          <w:rPrChange w:id="12711" w:author="Chara Katiri" w:date="2015-05-12T13:05:00Z">
            <w:rPr>
              <w:rFonts w:ascii="Times" w:hAnsi="Times" w:cs="Times New Roman"/>
              <w:color w:val="auto"/>
              <w:sz w:val="22"/>
              <w:szCs w:val="22"/>
              <w:lang w:val="en-GB"/>
            </w:rPr>
          </w:rPrChange>
        </w:rPr>
        <w:pPrChange w:id="12712" w:author="Chara Katiri" w:date="2015-05-12T13:05:00Z">
          <w:pPr>
            <w:pStyle w:val="Heading2"/>
            <w:numPr>
              <w:numId w:val="15"/>
            </w:numPr>
            <w:spacing w:line="360" w:lineRule="auto"/>
            <w:ind w:left="792" w:hanging="432"/>
            <w:contextualSpacing/>
            <w:jc w:val="both"/>
          </w:pPr>
        </w:pPrChange>
      </w:pPr>
      <w:bookmarkStart w:id="12713" w:name="_Toc292730887"/>
      <w:r w:rsidRPr="00F758B3">
        <w:rPr>
          <w:rFonts w:ascii="Times" w:hAnsi="Times" w:cs="Times New Roman"/>
          <w:color w:val="auto"/>
          <w:sz w:val="22"/>
          <w:szCs w:val="22"/>
          <w:lang w:val="en-GB"/>
          <w:rPrChange w:id="12714" w:author="Chara Katiri" w:date="2015-05-12T13:05:00Z">
            <w:rPr>
              <w:rFonts w:ascii="Times" w:hAnsi="Times" w:cs="Times New Roman"/>
              <w:color w:val="auto"/>
              <w:sz w:val="22"/>
              <w:szCs w:val="22"/>
              <w:lang w:val="en-GB"/>
            </w:rPr>
          </w:rPrChange>
        </w:rPr>
        <w:t>Summary</w:t>
      </w:r>
      <w:bookmarkEnd w:id="12713"/>
    </w:p>
    <w:p w14:paraId="04A3839F" w14:textId="77777777" w:rsidR="00E218A2" w:rsidRPr="00F758B3" w:rsidDel="00B7160F" w:rsidRDefault="00E218A2" w:rsidP="00F758B3">
      <w:pPr>
        <w:pStyle w:val="ListParagraph"/>
        <w:spacing w:line="360" w:lineRule="auto"/>
        <w:ind w:left="360"/>
        <w:jc w:val="both"/>
        <w:rPr>
          <w:del w:id="12715" w:author="Chara Katiri" w:date="2015-05-09T14:00:00Z"/>
          <w:rFonts w:ascii="Times" w:hAnsi="Times" w:cs="Times New Roman"/>
          <w:sz w:val="22"/>
          <w:szCs w:val="22"/>
          <w:lang w:val="en-GB"/>
          <w:rPrChange w:id="12716" w:author="Chara Katiri" w:date="2015-05-12T13:05:00Z">
            <w:rPr>
              <w:del w:id="12717" w:author="Chara Katiri" w:date="2015-05-09T14:00:00Z"/>
              <w:rFonts w:ascii="Times" w:hAnsi="Times" w:cs="Times New Roman"/>
              <w:sz w:val="22"/>
              <w:szCs w:val="22"/>
              <w:lang w:val="en-GB"/>
            </w:rPr>
          </w:rPrChange>
        </w:rPr>
        <w:pPrChange w:id="12718" w:author="Chara Katiri" w:date="2015-05-12T13:05:00Z">
          <w:pPr>
            <w:pStyle w:val="ListParagraph"/>
            <w:spacing w:line="360" w:lineRule="auto"/>
            <w:ind w:left="360"/>
            <w:jc w:val="both"/>
          </w:pPr>
        </w:pPrChange>
      </w:pPr>
      <w:r w:rsidRPr="00F758B3">
        <w:rPr>
          <w:rFonts w:ascii="Times" w:hAnsi="Times" w:cs="Times New Roman"/>
          <w:sz w:val="22"/>
          <w:szCs w:val="22"/>
          <w:highlight w:val="yellow"/>
          <w:lang w:val="en-GB"/>
          <w:rPrChange w:id="12719" w:author="Chara Katiri" w:date="2015-05-12T13:05:00Z">
            <w:rPr>
              <w:rFonts w:ascii="Times" w:hAnsi="Times" w:cs="Times New Roman"/>
              <w:sz w:val="22"/>
              <w:szCs w:val="22"/>
              <w:highlight w:val="yellow"/>
              <w:lang w:val="en-GB"/>
            </w:rPr>
          </w:rPrChange>
        </w:rPr>
        <w:t>To be completed</w:t>
      </w:r>
    </w:p>
    <w:p w14:paraId="2115C585" w14:textId="77777777" w:rsidR="00B76EAA" w:rsidRPr="00F758B3" w:rsidRDefault="0045682C" w:rsidP="00F758B3">
      <w:pPr>
        <w:pStyle w:val="ListParagraph"/>
        <w:spacing w:line="360" w:lineRule="auto"/>
        <w:ind w:left="360"/>
        <w:jc w:val="both"/>
        <w:rPr>
          <w:rFonts w:ascii="Times" w:hAnsi="Times"/>
          <w:sz w:val="22"/>
          <w:szCs w:val="22"/>
          <w:lang w:val="en-GB"/>
          <w:rPrChange w:id="12720" w:author="Chara Katiri" w:date="2015-05-12T13:05:00Z">
            <w:rPr>
              <w:rFonts w:ascii="Times" w:eastAsia="Times New Roman" w:hAnsi="Times" w:cs="Times New Roman"/>
              <w:sz w:val="22"/>
              <w:szCs w:val="22"/>
              <w:lang w:val="en-GB"/>
            </w:rPr>
          </w:rPrChange>
        </w:rPr>
        <w:pPrChange w:id="12721" w:author="Chara Katiri" w:date="2015-05-12T13:05:00Z">
          <w:pPr>
            <w:spacing w:line="360" w:lineRule="auto"/>
            <w:contextualSpacing/>
            <w:jc w:val="both"/>
          </w:pPr>
        </w:pPrChange>
      </w:pPr>
      <w:del w:id="12722" w:author="Chara Katiri" w:date="2015-05-09T14:00:00Z">
        <w:r w:rsidRPr="00F758B3" w:rsidDel="00B7160F">
          <w:rPr>
            <w:rFonts w:ascii="Times" w:hAnsi="Times"/>
            <w:sz w:val="22"/>
            <w:szCs w:val="22"/>
            <w:lang w:val="en-GB"/>
            <w:rPrChange w:id="12723" w:author="Chara Katiri" w:date="2015-05-12T13:05:00Z">
              <w:rPr>
                <w:rFonts w:ascii="Times" w:eastAsia="Times New Roman" w:hAnsi="Times" w:cs="Times New Roman"/>
                <w:sz w:val="22"/>
                <w:szCs w:val="22"/>
                <w:lang w:val="en-GB"/>
              </w:rPr>
            </w:rPrChange>
          </w:rPr>
          <w:br w:type="page"/>
        </w:r>
      </w:del>
    </w:p>
    <w:p w14:paraId="281F2853" w14:textId="3AE91469" w:rsidR="009023B1" w:rsidRPr="00F758B3" w:rsidRDefault="000926B2" w:rsidP="00F758B3">
      <w:pPr>
        <w:pStyle w:val="Heading1"/>
        <w:numPr>
          <w:ilvl w:val="0"/>
          <w:numId w:val="15"/>
        </w:numPr>
        <w:spacing w:line="360" w:lineRule="auto"/>
        <w:contextualSpacing/>
        <w:jc w:val="both"/>
        <w:rPr>
          <w:ins w:id="12724" w:author="Chara Katiri" w:date="2015-05-09T14:00:00Z"/>
          <w:rFonts w:ascii="Times" w:hAnsi="Times" w:cs="Times New Roman"/>
          <w:color w:val="auto"/>
          <w:sz w:val="22"/>
          <w:szCs w:val="22"/>
          <w:lang w:val="en-GB"/>
          <w:rPrChange w:id="12725" w:author="Chara Katiri" w:date="2015-05-12T13:05:00Z">
            <w:rPr>
              <w:ins w:id="12726" w:author="Chara Katiri" w:date="2015-05-09T14:00:00Z"/>
              <w:rFonts w:ascii="Times" w:hAnsi="Times" w:cs="Times New Roman"/>
              <w:color w:val="auto"/>
              <w:sz w:val="22"/>
              <w:szCs w:val="22"/>
              <w:lang w:val="en-GB"/>
            </w:rPr>
          </w:rPrChange>
        </w:rPr>
        <w:pPrChange w:id="12727" w:author="Chara Katiri" w:date="2015-05-12T13:05:00Z">
          <w:pPr>
            <w:pStyle w:val="Heading1"/>
            <w:numPr>
              <w:numId w:val="15"/>
            </w:numPr>
            <w:spacing w:line="360" w:lineRule="auto"/>
            <w:ind w:left="360" w:hanging="360"/>
            <w:contextualSpacing/>
            <w:jc w:val="both"/>
          </w:pPr>
        </w:pPrChange>
      </w:pPr>
      <w:bookmarkStart w:id="12728" w:name="_Toc292730888"/>
      <w:r w:rsidRPr="00F758B3">
        <w:rPr>
          <w:rFonts w:ascii="Times" w:hAnsi="Times" w:cs="Times New Roman"/>
          <w:color w:val="auto"/>
          <w:sz w:val="22"/>
          <w:szCs w:val="22"/>
          <w:lang w:val="en-GB"/>
          <w:rPrChange w:id="12729" w:author="Chara Katiri" w:date="2015-05-12T13:05:00Z">
            <w:rPr>
              <w:rFonts w:ascii="Times" w:hAnsi="Times" w:cs="Times New Roman"/>
              <w:color w:val="auto"/>
              <w:sz w:val="22"/>
              <w:szCs w:val="22"/>
              <w:lang w:val="en-GB"/>
            </w:rPr>
          </w:rPrChange>
        </w:rPr>
        <w:t>Bibliography</w:t>
      </w:r>
      <w:bookmarkEnd w:id="12728"/>
    </w:p>
    <w:p w14:paraId="2FCB0F9D" w14:textId="42A6DFEB" w:rsidR="00B7160F" w:rsidRPr="00F758B3" w:rsidRDefault="00B7160F" w:rsidP="00F758B3">
      <w:pPr>
        <w:spacing w:line="360" w:lineRule="auto"/>
        <w:contextualSpacing/>
        <w:jc w:val="both"/>
        <w:rPr>
          <w:rFonts w:ascii="Times" w:hAnsi="Times"/>
          <w:sz w:val="22"/>
          <w:szCs w:val="22"/>
          <w:rPrChange w:id="12730" w:author="Chara Katiri" w:date="2015-05-12T13:05:00Z">
            <w:rPr>
              <w:rFonts w:ascii="Times" w:hAnsi="Times" w:cs="Times New Roman"/>
              <w:color w:val="auto"/>
              <w:sz w:val="22"/>
              <w:szCs w:val="22"/>
              <w:lang w:val="en-GB"/>
            </w:rPr>
          </w:rPrChange>
        </w:rPr>
        <w:pPrChange w:id="12731" w:author="Chara Katiri" w:date="2015-05-12T13:05:00Z">
          <w:pPr>
            <w:pStyle w:val="Heading1"/>
            <w:numPr>
              <w:numId w:val="15"/>
            </w:numPr>
            <w:spacing w:line="360" w:lineRule="auto"/>
            <w:ind w:left="360" w:hanging="360"/>
            <w:contextualSpacing/>
            <w:jc w:val="both"/>
          </w:pPr>
        </w:pPrChange>
      </w:pPr>
      <w:ins w:id="12732" w:author="Chara Katiri" w:date="2015-05-09T14:00:00Z">
        <w:r w:rsidRPr="00F758B3">
          <w:rPr>
            <w:rFonts w:ascii="Times" w:hAnsi="Times"/>
            <w:sz w:val="22"/>
            <w:szCs w:val="22"/>
            <w:highlight w:val="yellow"/>
            <w:rPrChange w:id="12733" w:author="Chara Katiri" w:date="2015-05-12T13:05:00Z">
              <w:rPr>
                <w:b w:val="0"/>
                <w:bCs w:val="0"/>
              </w:rPr>
            </w:rPrChange>
          </w:rPr>
          <w:t>(CK: delete the word hyperlink and add the date accessed too)</w:t>
        </w:r>
        <w:r w:rsidRPr="00F758B3">
          <w:rPr>
            <w:rFonts w:ascii="Times" w:hAnsi="Times"/>
            <w:sz w:val="22"/>
            <w:szCs w:val="22"/>
            <w:rPrChange w:id="12734" w:author="Chara Katiri" w:date="2015-05-12T13:05:00Z">
              <w:rPr/>
            </w:rPrChange>
          </w:rPr>
          <w:t xml:space="preserve"> </w:t>
        </w:r>
      </w:ins>
    </w:p>
    <w:sdt>
      <w:sdtPr>
        <w:rPr>
          <w:rFonts w:ascii="Times" w:hAnsi="Times"/>
          <w:sz w:val="22"/>
          <w:szCs w:val="22"/>
          <w:rPrChange w:id="12735" w:author="Chara Katiri" w:date="2015-05-12T13:05:00Z">
            <w:rPr>
              <w:rFonts w:ascii="Times" w:hAnsi="Times"/>
              <w:sz w:val="22"/>
              <w:szCs w:val="22"/>
            </w:rPr>
          </w:rPrChange>
        </w:rPr>
        <w:id w:val="-718822283"/>
        <w:docPartObj>
          <w:docPartGallery w:val="Bibliographies"/>
          <w:docPartUnique/>
        </w:docPartObj>
      </w:sdtPr>
      <w:sdtContent>
        <w:sdt>
          <w:sdtPr>
            <w:rPr>
              <w:rFonts w:ascii="Times" w:hAnsi="Times"/>
              <w:sz w:val="22"/>
              <w:szCs w:val="22"/>
              <w:rPrChange w:id="12736" w:author="Chara Katiri" w:date="2015-05-12T13:05:00Z">
                <w:rPr>
                  <w:rFonts w:ascii="Times" w:hAnsi="Times"/>
                  <w:sz w:val="22"/>
                  <w:szCs w:val="22"/>
                </w:rPr>
              </w:rPrChange>
            </w:rPr>
            <w:id w:val="111145805"/>
            <w:bibliography/>
          </w:sdtPr>
          <w:sdtContent>
            <w:p w14:paraId="15345DFB" w14:textId="016292A0" w:rsidR="000926B2" w:rsidRPr="00F758B3" w:rsidRDefault="000926B2" w:rsidP="00F758B3">
              <w:pPr>
                <w:pStyle w:val="Bibliography"/>
                <w:spacing w:line="360" w:lineRule="auto"/>
                <w:contextualSpacing/>
                <w:jc w:val="both"/>
                <w:rPr>
                  <w:rFonts w:ascii="Times" w:hAnsi="Times" w:cs="Times New Roman"/>
                  <w:noProof/>
                  <w:vanish/>
                  <w:sz w:val="22"/>
                  <w:szCs w:val="22"/>
                  <w:rPrChange w:id="12737" w:author="Chara Katiri" w:date="2015-05-12T13:05:00Z">
                    <w:rPr>
                      <w:rFonts w:ascii="Times" w:hAnsi="Times" w:cs="Times New Roman"/>
                      <w:noProof/>
                      <w:vanish/>
                      <w:sz w:val="22"/>
                      <w:szCs w:val="22"/>
                    </w:rPr>
                  </w:rPrChange>
                </w:rPr>
                <w:pPrChange w:id="12738" w:author="Chara Katiri" w:date="2015-05-12T13:05:00Z">
                  <w:pPr>
                    <w:pStyle w:val="Bibliography"/>
                    <w:spacing w:line="360" w:lineRule="auto"/>
                    <w:contextualSpacing/>
                  </w:pPr>
                </w:pPrChange>
              </w:pPr>
              <w:r w:rsidRPr="00F758B3">
                <w:rPr>
                  <w:rFonts w:ascii="Times" w:hAnsi="Times" w:cs="Times New Roman"/>
                  <w:noProof/>
                  <w:vanish/>
                  <w:sz w:val="22"/>
                  <w:szCs w:val="22"/>
                  <w:rPrChange w:id="12739" w:author="Chara Katiri" w:date="2015-05-12T13:05:00Z">
                    <w:rPr>
                      <w:rFonts w:ascii="Times" w:hAnsi="Times" w:cs="Times New Roman"/>
                      <w:noProof/>
                      <w:vanish/>
                      <w:sz w:val="22"/>
                      <w:szCs w:val="22"/>
                    </w:rPr>
                  </w:rPrChange>
                </w:rPr>
                <w:t>x</w:t>
              </w:r>
            </w:p>
            <w:tbl>
              <w:tblPr>
                <w:tblW w:w="5276" w:type="pct"/>
                <w:tblCellSpacing w:w="15" w:type="dxa"/>
                <w:tblCellMar>
                  <w:top w:w="15" w:type="dxa"/>
                  <w:left w:w="15" w:type="dxa"/>
                  <w:bottom w:w="15" w:type="dxa"/>
                  <w:right w:w="15" w:type="dxa"/>
                </w:tblCellMar>
                <w:tblLook w:val="04A0" w:firstRow="1" w:lastRow="0" w:firstColumn="1" w:lastColumn="0" w:noHBand="0" w:noVBand="1"/>
              </w:tblPr>
              <w:tblGrid>
                <w:gridCol w:w="442"/>
                <w:gridCol w:w="9171"/>
              </w:tblGrid>
              <w:tr w:rsidR="000926B2" w:rsidRPr="00F758B3" w14:paraId="22EA0ECB" w14:textId="77777777" w:rsidTr="000926B2">
                <w:trPr>
                  <w:trHeight w:val="1028"/>
                  <w:tblCellSpacing w:w="15" w:type="dxa"/>
                </w:trPr>
                <w:tc>
                  <w:tcPr>
                    <w:tcW w:w="0" w:type="auto"/>
                    <w:hideMark/>
                  </w:tcPr>
                  <w:p w14:paraId="150627E6"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40" w:author="Chara Katiri" w:date="2015-05-12T13:05:00Z">
                          <w:rPr>
                            <w:rFonts w:ascii="Times" w:hAnsi="Times" w:cs="Times New Roman"/>
                            <w:noProof/>
                            <w:sz w:val="22"/>
                            <w:szCs w:val="22"/>
                          </w:rPr>
                        </w:rPrChange>
                      </w:rPr>
                      <w:pPrChange w:id="1274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42" w:author="Chara Katiri" w:date="2015-05-12T13:05:00Z">
                          <w:rPr>
                            <w:rFonts w:ascii="Times" w:hAnsi="Times" w:cs="Times New Roman"/>
                            <w:noProof/>
                            <w:sz w:val="22"/>
                            <w:szCs w:val="22"/>
                          </w:rPr>
                        </w:rPrChange>
                      </w:rPr>
                      <w:t>[1]</w:t>
                    </w:r>
                  </w:p>
                </w:tc>
                <w:tc>
                  <w:tcPr>
                    <w:tcW w:w="0" w:type="auto"/>
                    <w:hideMark/>
                  </w:tcPr>
                  <w:p w14:paraId="2835617F" w14:textId="3E2D9030" w:rsidR="000926B2" w:rsidRPr="00F758B3" w:rsidRDefault="000926B2" w:rsidP="00F758B3">
                    <w:pPr>
                      <w:pStyle w:val="Bibliography"/>
                      <w:spacing w:line="360" w:lineRule="auto"/>
                      <w:contextualSpacing/>
                      <w:jc w:val="both"/>
                      <w:rPr>
                        <w:rFonts w:ascii="Times" w:hAnsi="Times" w:cs="Times New Roman"/>
                        <w:noProof/>
                        <w:sz w:val="22"/>
                        <w:szCs w:val="22"/>
                        <w:rPrChange w:id="12743" w:author="Chara Katiri" w:date="2015-05-12T13:05:00Z">
                          <w:rPr>
                            <w:rFonts w:ascii="Times" w:hAnsi="Times" w:cs="Times New Roman"/>
                            <w:noProof/>
                            <w:sz w:val="22"/>
                            <w:szCs w:val="22"/>
                          </w:rPr>
                        </w:rPrChange>
                      </w:rPr>
                      <w:pPrChange w:id="12744" w:author="Chara Katiri" w:date="2015-05-12T13:05:00Z">
                        <w:pPr>
                          <w:pStyle w:val="Bibliography"/>
                          <w:spacing w:line="360" w:lineRule="auto"/>
                          <w:contextualSpacing/>
                        </w:pPr>
                      </w:pPrChange>
                    </w:pPr>
                    <w:r w:rsidRPr="00F758B3">
                      <w:rPr>
                        <w:rFonts w:ascii="Times" w:hAnsi="Times" w:cs="Times New Roman"/>
                        <w:noProof/>
                        <w:sz w:val="22"/>
                        <w:szCs w:val="22"/>
                        <w:rPrChange w:id="12745" w:author="Chara Katiri" w:date="2015-05-12T13:05:00Z">
                          <w:rPr>
                            <w:rFonts w:ascii="Times" w:hAnsi="Times" w:cs="Times New Roman"/>
                            <w:noProof/>
                            <w:sz w:val="22"/>
                            <w:szCs w:val="22"/>
                          </w:rPr>
                        </w:rPrChange>
                      </w:rPr>
                      <w:t xml:space="preserve">Reuters. (2015) Most of world interconnected through email and social media'. [Online].   </w:t>
                    </w:r>
                    <w:del w:id="12746" w:author="Chara Katiri" w:date="2015-05-09T13:59:00Z">
                      <w:r w:rsidRPr="00F758B3" w:rsidDel="00B7160F">
                        <w:rPr>
                          <w:rFonts w:ascii="Times" w:hAnsi="Times" w:cs="Times New Roman"/>
                          <w:noProof/>
                          <w:sz w:val="22"/>
                          <w:szCs w:val="22"/>
                          <w:rPrChange w:id="12747" w:author="Chara Katiri" w:date="2015-05-12T13:05:00Z">
                            <w:rPr>
                              <w:rFonts w:ascii="Times" w:hAnsi="Times" w:cs="Times New Roman"/>
                              <w:noProof/>
                              <w:sz w:val="22"/>
                              <w:szCs w:val="22"/>
                            </w:rPr>
                          </w:rPrChange>
                        </w:rPr>
                        <w:delText>HYPERLINK</w:delText>
                      </w:r>
                    </w:del>
                    <w:r w:rsidRPr="00F758B3">
                      <w:rPr>
                        <w:rFonts w:ascii="Times" w:hAnsi="Times" w:cs="Times New Roman"/>
                        <w:noProof/>
                        <w:sz w:val="22"/>
                        <w:szCs w:val="22"/>
                        <w:rPrChange w:id="12748" w:author="Chara Katiri" w:date="2015-05-12T13:05:00Z">
                          <w:rPr>
                            <w:rFonts w:ascii="Times" w:hAnsi="Times" w:cs="Times New Roman"/>
                            <w:noProof/>
                            <w:sz w:val="22"/>
                            <w:szCs w:val="22"/>
                          </w:rPr>
                        </w:rPrChange>
                      </w:rPr>
                      <w:t xml:space="preserve"> "http://www.reuters.com/article/2012/03/27/uk-socialmedia-online-poll- idUSLNE82Q02120120327  "   </w:t>
                    </w:r>
                    <w:r w:rsidRPr="00F758B3">
                      <w:rPr>
                        <w:rStyle w:val="Hyperlink"/>
                        <w:rFonts w:ascii="Times" w:hAnsi="Times" w:cs="Times New Roman"/>
                        <w:noProof/>
                        <w:sz w:val="22"/>
                        <w:szCs w:val="22"/>
                        <w:rPrChange w:id="12749" w:author="Chara Katiri" w:date="2015-05-12T13:05:00Z">
                          <w:rPr>
                            <w:rStyle w:val="Hyperlink"/>
                            <w:rFonts w:ascii="Times" w:hAnsi="Times" w:cs="Times New Roman"/>
                            <w:noProof/>
                            <w:sz w:val="22"/>
                            <w:szCs w:val="22"/>
                          </w:rPr>
                        </w:rPrChange>
                      </w:rPr>
                      <w:t xml:space="preserve">http://www.reuters.com/article/2012/03/27/uk-socialmedia-online-poll- idUSLNE82Q02120120327 </w:t>
                    </w:r>
                    <w:r w:rsidRPr="00F758B3">
                      <w:rPr>
                        <w:rFonts w:ascii="Times" w:hAnsi="Times" w:cs="Times New Roman"/>
                        <w:noProof/>
                        <w:sz w:val="22"/>
                        <w:szCs w:val="22"/>
                        <w:rPrChange w:id="12750" w:author="Chara Katiri" w:date="2015-05-12T13:05:00Z">
                          <w:rPr>
                            <w:rFonts w:ascii="Times" w:hAnsi="Times" w:cs="Times New Roman"/>
                            <w:noProof/>
                            <w:sz w:val="22"/>
                            <w:szCs w:val="22"/>
                          </w:rPr>
                        </w:rPrChange>
                      </w:rPr>
                      <w:t xml:space="preserve"> </w:t>
                    </w:r>
                  </w:p>
                </w:tc>
              </w:tr>
              <w:tr w:rsidR="000926B2" w:rsidRPr="00F758B3" w14:paraId="649D7AAF" w14:textId="77777777" w:rsidTr="000926B2">
                <w:trPr>
                  <w:trHeight w:val="1028"/>
                  <w:tblCellSpacing w:w="15" w:type="dxa"/>
                </w:trPr>
                <w:tc>
                  <w:tcPr>
                    <w:tcW w:w="0" w:type="auto"/>
                    <w:hideMark/>
                  </w:tcPr>
                  <w:p w14:paraId="08464A6E"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51" w:author="Chara Katiri" w:date="2015-05-12T13:05:00Z">
                          <w:rPr>
                            <w:rFonts w:ascii="Times" w:hAnsi="Times" w:cs="Times New Roman"/>
                            <w:noProof/>
                            <w:sz w:val="22"/>
                            <w:szCs w:val="22"/>
                          </w:rPr>
                        </w:rPrChange>
                      </w:rPr>
                      <w:pPrChange w:id="12752"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53" w:author="Chara Katiri" w:date="2015-05-12T13:05:00Z">
                          <w:rPr>
                            <w:rFonts w:ascii="Times" w:hAnsi="Times" w:cs="Times New Roman"/>
                            <w:noProof/>
                            <w:sz w:val="22"/>
                            <w:szCs w:val="22"/>
                          </w:rPr>
                        </w:rPrChange>
                      </w:rPr>
                      <w:t>[2]</w:t>
                    </w:r>
                  </w:p>
                </w:tc>
                <w:tc>
                  <w:tcPr>
                    <w:tcW w:w="0" w:type="auto"/>
                    <w:hideMark/>
                  </w:tcPr>
                  <w:p w14:paraId="0BA218C8" w14:textId="32373D5D" w:rsidR="000926B2" w:rsidRPr="00F758B3" w:rsidRDefault="000926B2" w:rsidP="00F758B3">
                    <w:pPr>
                      <w:pStyle w:val="Bibliography"/>
                      <w:spacing w:line="360" w:lineRule="auto"/>
                      <w:contextualSpacing/>
                      <w:jc w:val="both"/>
                      <w:rPr>
                        <w:rFonts w:ascii="Times" w:hAnsi="Times" w:cs="Times New Roman"/>
                        <w:noProof/>
                        <w:sz w:val="22"/>
                        <w:szCs w:val="22"/>
                        <w:rPrChange w:id="12754" w:author="Chara Katiri" w:date="2015-05-12T13:05:00Z">
                          <w:rPr>
                            <w:rFonts w:ascii="Times" w:hAnsi="Times" w:cs="Times New Roman"/>
                            <w:noProof/>
                            <w:sz w:val="22"/>
                            <w:szCs w:val="22"/>
                          </w:rPr>
                        </w:rPrChange>
                      </w:rPr>
                      <w:pPrChange w:id="12755" w:author="Chara Katiri" w:date="2015-05-12T13:05:00Z">
                        <w:pPr>
                          <w:pStyle w:val="Bibliography"/>
                          <w:spacing w:line="360" w:lineRule="auto"/>
                          <w:contextualSpacing/>
                        </w:pPr>
                      </w:pPrChange>
                    </w:pPr>
                    <w:r w:rsidRPr="00F758B3">
                      <w:rPr>
                        <w:rFonts w:ascii="Times" w:hAnsi="Times" w:cs="Times New Roman"/>
                        <w:noProof/>
                        <w:sz w:val="22"/>
                        <w:szCs w:val="22"/>
                        <w:rPrChange w:id="12756" w:author="Chara Katiri" w:date="2015-05-12T13:05:00Z">
                          <w:rPr>
                            <w:rFonts w:ascii="Times" w:hAnsi="Times" w:cs="Times New Roman"/>
                            <w:noProof/>
                            <w:sz w:val="22"/>
                            <w:szCs w:val="22"/>
                          </w:rPr>
                        </w:rPrChange>
                      </w:rPr>
                      <w:t xml:space="preserve">The Radical Group. (2015) Most of world interconnected through email and social media. [Online]. </w:t>
                    </w:r>
                    <w:del w:id="12757" w:author="Chara Katiri" w:date="2015-05-09T13:59:00Z">
                      <w:r w:rsidRPr="00F758B3" w:rsidDel="00B7160F">
                        <w:rPr>
                          <w:rFonts w:ascii="Times" w:hAnsi="Times" w:cs="Times New Roman"/>
                          <w:noProof/>
                          <w:sz w:val="22"/>
                          <w:szCs w:val="22"/>
                          <w:rPrChange w:id="12758"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759" w:author="Chara Katiri" w:date="2015-05-12T13:05:00Z">
                          <w:rPr>
                            <w:rFonts w:ascii="Times" w:hAnsi="Times" w:cs="Times New Roman"/>
                            <w:noProof/>
                            <w:sz w:val="22"/>
                            <w:szCs w:val="22"/>
                          </w:rPr>
                        </w:rPrChange>
                      </w:rPr>
                      <w:t xml:space="preserve">"http://www.radicati.com/wp/wp-content/uploads/2013/04/Email-Statistics- Report-2013-2017-Executive-Summary.pdf"   </w:t>
                    </w:r>
                    <w:r w:rsidRPr="00F758B3">
                      <w:rPr>
                        <w:rStyle w:val="Hyperlink"/>
                        <w:rFonts w:ascii="Times" w:hAnsi="Times" w:cs="Times New Roman"/>
                        <w:noProof/>
                        <w:sz w:val="22"/>
                        <w:szCs w:val="22"/>
                        <w:rPrChange w:id="12760" w:author="Chara Katiri" w:date="2015-05-12T13:05:00Z">
                          <w:rPr>
                            <w:rStyle w:val="Hyperlink"/>
                            <w:rFonts w:ascii="Times" w:hAnsi="Times" w:cs="Times New Roman"/>
                            <w:noProof/>
                            <w:sz w:val="22"/>
                            <w:szCs w:val="22"/>
                          </w:rPr>
                        </w:rPrChange>
                      </w:rPr>
                      <w:t>http://www.radicati.com/wp/wp-content/uploads/2013/04/Email-Statistics- Report-2013-2017-Executive-Summary.pdf</w:t>
                    </w:r>
                    <w:r w:rsidRPr="00F758B3">
                      <w:rPr>
                        <w:rFonts w:ascii="Times" w:hAnsi="Times" w:cs="Times New Roman"/>
                        <w:noProof/>
                        <w:sz w:val="22"/>
                        <w:szCs w:val="22"/>
                        <w:rPrChange w:id="12761" w:author="Chara Katiri" w:date="2015-05-12T13:05:00Z">
                          <w:rPr>
                            <w:rFonts w:ascii="Times" w:hAnsi="Times" w:cs="Times New Roman"/>
                            <w:noProof/>
                            <w:sz w:val="22"/>
                            <w:szCs w:val="22"/>
                          </w:rPr>
                        </w:rPrChange>
                      </w:rPr>
                      <w:t xml:space="preserve"> </w:t>
                    </w:r>
                  </w:p>
                </w:tc>
              </w:tr>
              <w:tr w:rsidR="000926B2" w:rsidRPr="00F758B3" w14:paraId="443B0D4C" w14:textId="77777777" w:rsidTr="000926B2">
                <w:trPr>
                  <w:trHeight w:val="1028"/>
                  <w:tblCellSpacing w:w="15" w:type="dxa"/>
                </w:trPr>
                <w:tc>
                  <w:tcPr>
                    <w:tcW w:w="0" w:type="auto"/>
                    <w:hideMark/>
                  </w:tcPr>
                  <w:p w14:paraId="0878771A"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62" w:author="Chara Katiri" w:date="2015-05-12T13:05:00Z">
                          <w:rPr>
                            <w:rFonts w:ascii="Times" w:hAnsi="Times" w:cs="Times New Roman"/>
                            <w:noProof/>
                            <w:sz w:val="22"/>
                            <w:szCs w:val="22"/>
                          </w:rPr>
                        </w:rPrChange>
                      </w:rPr>
                      <w:pPrChange w:id="1276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64" w:author="Chara Katiri" w:date="2015-05-12T13:05:00Z">
                          <w:rPr>
                            <w:rFonts w:ascii="Times" w:hAnsi="Times" w:cs="Times New Roman"/>
                            <w:noProof/>
                            <w:sz w:val="22"/>
                            <w:szCs w:val="22"/>
                          </w:rPr>
                        </w:rPrChange>
                      </w:rPr>
                      <w:t>[3]</w:t>
                    </w:r>
                  </w:p>
                </w:tc>
                <w:tc>
                  <w:tcPr>
                    <w:tcW w:w="0" w:type="auto"/>
                    <w:hideMark/>
                  </w:tcPr>
                  <w:p w14:paraId="107DC6A9" w14:textId="0C39E5BD" w:rsidR="000926B2" w:rsidRPr="00F758B3" w:rsidRDefault="000926B2" w:rsidP="00F758B3">
                    <w:pPr>
                      <w:pStyle w:val="Bibliography"/>
                      <w:spacing w:line="360" w:lineRule="auto"/>
                      <w:contextualSpacing/>
                      <w:jc w:val="both"/>
                      <w:rPr>
                        <w:rFonts w:ascii="Times" w:hAnsi="Times" w:cs="Times New Roman"/>
                        <w:noProof/>
                        <w:sz w:val="22"/>
                        <w:szCs w:val="22"/>
                        <w:rPrChange w:id="12765" w:author="Chara Katiri" w:date="2015-05-12T13:05:00Z">
                          <w:rPr>
                            <w:rFonts w:ascii="Times" w:hAnsi="Times" w:cs="Times New Roman"/>
                            <w:noProof/>
                            <w:sz w:val="22"/>
                            <w:szCs w:val="22"/>
                          </w:rPr>
                        </w:rPrChange>
                      </w:rPr>
                      <w:pPrChange w:id="12766" w:author="Chara Katiri" w:date="2015-05-12T13:05:00Z">
                        <w:pPr>
                          <w:pStyle w:val="Bibliography"/>
                          <w:spacing w:line="360" w:lineRule="auto"/>
                          <w:contextualSpacing/>
                        </w:pPr>
                      </w:pPrChange>
                    </w:pPr>
                    <w:r w:rsidRPr="00F758B3">
                      <w:rPr>
                        <w:rFonts w:ascii="Times" w:hAnsi="Times" w:cs="Times New Roman"/>
                        <w:noProof/>
                        <w:sz w:val="22"/>
                        <w:szCs w:val="22"/>
                        <w:rPrChange w:id="12767" w:author="Chara Katiri" w:date="2015-05-12T13:05:00Z">
                          <w:rPr>
                            <w:rFonts w:ascii="Times" w:hAnsi="Times" w:cs="Times New Roman"/>
                            <w:noProof/>
                            <w:sz w:val="22"/>
                            <w:szCs w:val="22"/>
                          </w:rPr>
                        </w:rPrChange>
                      </w:rPr>
                      <w:t xml:space="preserve">Esecurityplanet.com. (2015) Esecurityplanet.com. [Online]. </w:t>
                    </w:r>
                    <w:del w:id="12768" w:author="Chara Katiri" w:date="2015-05-09T13:59:00Z">
                      <w:r w:rsidRPr="00F758B3" w:rsidDel="00B7160F">
                        <w:rPr>
                          <w:rFonts w:ascii="Times" w:hAnsi="Times" w:cs="Times New Roman"/>
                          <w:noProof/>
                          <w:sz w:val="22"/>
                          <w:szCs w:val="22"/>
                          <w:rPrChange w:id="12769"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770" w:author="Chara Katiri" w:date="2015-05-12T13:05:00Z">
                          <w:rPr>
                            <w:rFonts w:ascii="Times" w:hAnsi="Times" w:cs="Times New Roman"/>
                            <w:noProof/>
                            <w:sz w:val="22"/>
                            <w:szCs w:val="22"/>
                          </w:rPr>
                        </w:rPrChange>
                      </w:rPr>
                      <w:t xml:space="preserve">"http://www.esecurityplanet.com/network-security/almost-100-billion- spam-e-mails-sent-daily-in-q1-2013.html"   </w:t>
                    </w:r>
                    <w:r w:rsidRPr="00F758B3">
                      <w:rPr>
                        <w:rStyle w:val="Hyperlink"/>
                        <w:rFonts w:ascii="Times" w:hAnsi="Times" w:cs="Times New Roman"/>
                        <w:noProof/>
                        <w:sz w:val="22"/>
                        <w:szCs w:val="22"/>
                        <w:rPrChange w:id="12771" w:author="Chara Katiri" w:date="2015-05-12T13:05:00Z">
                          <w:rPr>
                            <w:rStyle w:val="Hyperlink"/>
                            <w:rFonts w:ascii="Times" w:hAnsi="Times" w:cs="Times New Roman"/>
                            <w:noProof/>
                            <w:sz w:val="22"/>
                            <w:szCs w:val="22"/>
                          </w:rPr>
                        </w:rPrChange>
                      </w:rPr>
                      <w:t>http://www.esecurityplanet.com/network-security/almost-100-billion- spam-e-mails-sent-daily-in-q1-2013.html</w:t>
                    </w:r>
                    <w:r w:rsidRPr="00F758B3">
                      <w:rPr>
                        <w:rFonts w:ascii="Times" w:hAnsi="Times" w:cs="Times New Roman"/>
                        <w:noProof/>
                        <w:sz w:val="22"/>
                        <w:szCs w:val="22"/>
                        <w:rPrChange w:id="12772" w:author="Chara Katiri" w:date="2015-05-12T13:05:00Z">
                          <w:rPr>
                            <w:rFonts w:ascii="Times" w:hAnsi="Times" w:cs="Times New Roman"/>
                            <w:noProof/>
                            <w:sz w:val="22"/>
                            <w:szCs w:val="22"/>
                          </w:rPr>
                        </w:rPrChange>
                      </w:rPr>
                      <w:t xml:space="preserve"> </w:t>
                    </w:r>
                  </w:p>
                </w:tc>
              </w:tr>
              <w:tr w:rsidR="000926B2" w:rsidRPr="00F758B3" w14:paraId="359D5E0F" w14:textId="77777777" w:rsidTr="000926B2">
                <w:trPr>
                  <w:trHeight w:val="257"/>
                  <w:tblCellSpacing w:w="15" w:type="dxa"/>
                </w:trPr>
                <w:tc>
                  <w:tcPr>
                    <w:tcW w:w="0" w:type="auto"/>
                    <w:hideMark/>
                  </w:tcPr>
                  <w:p w14:paraId="2879F686"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73" w:author="Chara Katiri" w:date="2015-05-12T13:05:00Z">
                          <w:rPr>
                            <w:rFonts w:ascii="Times" w:hAnsi="Times" w:cs="Times New Roman"/>
                            <w:noProof/>
                            <w:sz w:val="22"/>
                            <w:szCs w:val="22"/>
                          </w:rPr>
                        </w:rPrChange>
                      </w:rPr>
                      <w:pPrChange w:id="12774"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75" w:author="Chara Katiri" w:date="2015-05-12T13:05:00Z">
                          <w:rPr>
                            <w:rFonts w:ascii="Times" w:hAnsi="Times" w:cs="Times New Roman"/>
                            <w:noProof/>
                            <w:sz w:val="22"/>
                            <w:szCs w:val="22"/>
                          </w:rPr>
                        </w:rPrChange>
                      </w:rPr>
                      <w:t>[4]</w:t>
                    </w:r>
                  </w:p>
                </w:tc>
                <w:tc>
                  <w:tcPr>
                    <w:tcW w:w="0" w:type="auto"/>
                    <w:hideMark/>
                  </w:tcPr>
                  <w:p w14:paraId="69F34B51"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76" w:author="Chara Katiri" w:date="2015-05-12T13:05:00Z">
                          <w:rPr>
                            <w:rFonts w:ascii="Times" w:hAnsi="Times" w:cs="Times New Roman"/>
                            <w:noProof/>
                            <w:sz w:val="22"/>
                            <w:szCs w:val="22"/>
                          </w:rPr>
                        </w:rPrChange>
                      </w:rPr>
                      <w:pPrChange w:id="12777" w:author="Chara Katiri" w:date="2015-05-12T13:05:00Z">
                        <w:pPr>
                          <w:pStyle w:val="Bibliography"/>
                          <w:spacing w:line="360" w:lineRule="auto"/>
                          <w:contextualSpacing/>
                        </w:pPr>
                      </w:pPrChange>
                    </w:pPr>
                    <w:r w:rsidRPr="00F758B3">
                      <w:rPr>
                        <w:rFonts w:ascii="Times" w:hAnsi="Times" w:cs="Times New Roman"/>
                        <w:noProof/>
                        <w:sz w:val="22"/>
                        <w:szCs w:val="22"/>
                        <w:rPrChange w:id="12778" w:author="Chara Katiri" w:date="2015-05-12T13:05:00Z">
                          <w:rPr>
                            <w:rFonts w:ascii="Times" w:hAnsi="Times" w:cs="Times New Roman"/>
                            <w:noProof/>
                            <w:sz w:val="22"/>
                            <w:szCs w:val="22"/>
                          </w:rPr>
                        </w:rPrChange>
                      </w:rPr>
                      <w:t xml:space="preserve">A. Osterwalder, Y Pigne, G Bernarda, and Osterwalder Smith. </w:t>
                    </w:r>
                  </w:p>
                </w:tc>
              </w:tr>
              <w:tr w:rsidR="000926B2" w:rsidRPr="00F758B3" w14:paraId="64D1D460" w14:textId="77777777" w:rsidTr="000926B2">
                <w:trPr>
                  <w:trHeight w:val="1271"/>
                  <w:tblCellSpacing w:w="15" w:type="dxa"/>
                </w:trPr>
                <w:tc>
                  <w:tcPr>
                    <w:tcW w:w="0" w:type="auto"/>
                    <w:hideMark/>
                  </w:tcPr>
                  <w:p w14:paraId="712E340C"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79" w:author="Chara Katiri" w:date="2015-05-12T13:05:00Z">
                          <w:rPr>
                            <w:rFonts w:ascii="Times" w:hAnsi="Times" w:cs="Times New Roman"/>
                            <w:noProof/>
                            <w:sz w:val="22"/>
                            <w:szCs w:val="22"/>
                          </w:rPr>
                        </w:rPrChange>
                      </w:rPr>
                      <w:pPrChange w:id="12780"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81" w:author="Chara Katiri" w:date="2015-05-12T13:05:00Z">
                          <w:rPr>
                            <w:rFonts w:ascii="Times" w:hAnsi="Times" w:cs="Times New Roman"/>
                            <w:noProof/>
                            <w:sz w:val="22"/>
                            <w:szCs w:val="22"/>
                          </w:rPr>
                        </w:rPrChange>
                      </w:rPr>
                      <w:t>[5]</w:t>
                    </w:r>
                  </w:p>
                </w:tc>
                <w:tc>
                  <w:tcPr>
                    <w:tcW w:w="0" w:type="auto"/>
                    <w:hideMark/>
                  </w:tcPr>
                  <w:p w14:paraId="148F9EF5" w14:textId="1B7615DA" w:rsidR="000926B2" w:rsidRPr="00F758B3" w:rsidRDefault="000926B2" w:rsidP="00F758B3">
                    <w:pPr>
                      <w:pStyle w:val="Bibliography"/>
                      <w:spacing w:line="360" w:lineRule="auto"/>
                      <w:contextualSpacing/>
                      <w:jc w:val="both"/>
                      <w:rPr>
                        <w:rFonts w:ascii="Times" w:hAnsi="Times" w:cs="Times New Roman"/>
                        <w:noProof/>
                        <w:sz w:val="22"/>
                        <w:szCs w:val="22"/>
                        <w:rPrChange w:id="12782" w:author="Chara Katiri" w:date="2015-05-12T13:05:00Z">
                          <w:rPr>
                            <w:rFonts w:ascii="Times" w:hAnsi="Times" w:cs="Times New Roman"/>
                            <w:noProof/>
                            <w:sz w:val="22"/>
                            <w:szCs w:val="22"/>
                          </w:rPr>
                        </w:rPrChange>
                      </w:rPr>
                      <w:pPrChange w:id="12783" w:author="Chara Katiri" w:date="2015-05-12T13:05:00Z">
                        <w:pPr>
                          <w:pStyle w:val="Bibliography"/>
                          <w:spacing w:line="360" w:lineRule="auto"/>
                          <w:contextualSpacing/>
                        </w:pPr>
                      </w:pPrChange>
                    </w:pPr>
                    <w:r w:rsidRPr="00F758B3">
                      <w:rPr>
                        <w:rFonts w:ascii="Times" w:hAnsi="Times" w:cs="Times New Roman"/>
                        <w:noProof/>
                        <w:sz w:val="22"/>
                        <w:szCs w:val="22"/>
                        <w:rPrChange w:id="12784" w:author="Chara Katiri" w:date="2015-05-12T13:05:00Z">
                          <w:rPr>
                            <w:rFonts w:ascii="Times" w:hAnsi="Times" w:cs="Times New Roman"/>
                            <w:noProof/>
                            <w:sz w:val="22"/>
                            <w:szCs w:val="22"/>
                          </w:rPr>
                        </w:rPrChange>
                      </w:rPr>
                      <w:t xml:space="preserve">SearchSoftwareQuality. (2015) Software development life cycle phases, iterations, explained step by step. [Online]. </w:t>
                    </w:r>
                    <w:del w:id="12785" w:author="Chara Katiri" w:date="2015-05-09T13:59:00Z">
                      <w:r w:rsidRPr="00F758B3" w:rsidDel="00B7160F">
                        <w:rPr>
                          <w:rFonts w:ascii="Times" w:hAnsi="Times" w:cs="Times New Roman"/>
                          <w:noProof/>
                          <w:sz w:val="22"/>
                          <w:szCs w:val="22"/>
                          <w:rPrChange w:id="12786"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787" w:author="Chara Katiri" w:date="2015-05-12T13:05:00Z">
                          <w:rPr>
                            <w:rFonts w:ascii="Times" w:hAnsi="Times" w:cs="Times New Roman"/>
                            <w:noProof/>
                            <w:sz w:val="22"/>
                            <w:szCs w:val="22"/>
                          </w:rPr>
                        </w:rPrChange>
                      </w:rPr>
                      <w:t xml:space="preserve">"http://searchsoftwarequality.techtarget.com/answer/Software- development-life-cycle-phases-iterations-explained-step-by-step "   </w:t>
                    </w:r>
                    <w:r w:rsidRPr="00F758B3">
                      <w:rPr>
                        <w:rStyle w:val="Hyperlink"/>
                        <w:rFonts w:ascii="Times" w:hAnsi="Times" w:cs="Times New Roman"/>
                        <w:noProof/>
                        <w:sz w:val="22"/>
                        <w:szCs w:val="22"/>
                        <w:rPrChange w:id="12788" w:author="Chara Katiri" w:date="2015-05-12T13:05:00Z">
                          <w:rPr>
                            <w:rStyle w:val="Hyperlink"/>
                            <w:rFonts w:ascii="Times" w:hAnsi="Times" w:cs="Times New Roman"/>
                            <w:noProof/>
                            <w:sz w:val="22"/>
                            <w:szCs w:val="22"/>
                          </w:rPr>
                        </w:rPrChange>
                      </w:rPr>
                      <w:t xml:space="preserve">http://searchsoftwarequality.techtarget.com/answer/Software- development-life-cycle-phases-iterations-explained-step-by-step </w:t>
                    </w:r>
                    <w:r w:rsidRPr="00F758B3">
                      <w:rPr>
                        <w:rFonts w:ascii="Times" w:hAnsi="Times" w:cs="Times New Roman"/>
                        <w:noProof/>
                        <w:sz w:val="22"/>
                        <w:szCs w:val="22"/>
                        <w:rPrChange w:id="12789" w:author="Chara Katiri" w:date="2015-05-12T13:05:00Z">
                          <w:rPr>
                            <w:rFonts w:ascii="Times" w:hAnsi="Times" w:cs="Times New Roman"/>
                            <w:noProof/>
                            <w:sz w:val="22"/>
                            <w:szCs w:val="22"/>
                          </w:rPr>
                        </w:rPrChange>
                      </w:rPr>
                      <w:t xml:space="preserve"> </w:t>
                    </w:r>
                  </w:p>
                </w:tc>
              </w:tr>
              <w:tr w:rsidR="000926B2" w:rsidRPr="00F758B3" w14:paraId="7E07B08B" w14:textId="77777777" w:rsidTr="000926B2">
                <w:trPr>
                  <w:trHeight w:val="1285"/>
                  <w:tblCellSpacing w:w="15" w:type="dxa"/>
                </w:trPr>
                <w:tc>
                  <w:tcPr>
                    <w:tcW w:w="0" w:type="auto"/>
                    <w:hideMark/>
                  </w:tcPr>
                  <w:p w14:paraId="60CD49A1"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790" w:author="Chara Katiri" w:date="2015-05-12T13:05:00Z">
                          <w:rPr>
                            <w:rFonts w:ascii="Times" w:hAnsi="Times" w:cs="Times New Roman"/>
                            <w:noProof/>
                            <w:sz w:val="22"/>
                            <w:szCs w:val="22"/>
                          </w:rPr>
                        </w:rPrChange>
                      </w:rPr>
                      <w:pPrChange w:id="1279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792" w:author="Chara Katiri" w:date="2015-05-12T13:05:00Z">
                          <w:rPr>
                            <w:rFonts w:ascii="Times" w:hAnsi="Times" w:cs="Times New Roman"/>
                            <w:noProof/>
                            <w:sz w:val="22"/>
                            <w:szCs w:val="22"/>
                          </w:rPr>
                        </w:rPrChange>
                      </w:rPr>
                      <w:t>[6]</w:t>
                    </w:r>
                  </w:p>
                </w:tc>
                <w:tc>
                  <w:tcPr>
                    <w:tcW w:w="0" w:type="auto"/>
                    <w:hideMark/>
                  </w:tcPr>
                  <w:p w14:paraId="3E8E8EC3" w14:textId="4DCC9F4E" w:rsidR="000926B2" w:rsidRPr="00F758B3" w:rsidRDefault="000926B2" w:rsidP="00F758B3">
                    <w:pPr>
                      <w:pStyle w:val="Bibliography"/>
                      <w:spacing w:line="360" w:lineRule="auto"/>
                      <w:contextualSpacing/>
                      <w:jc w:val="both"/>
                      <w:rPr>
                        <w:rFonts w:ascii="Times" w:hAnsi="Times" w:cs="Times New Roman"/>
                        <w:noProof/>
                        <w:sz w:val="22"/>
                        <w:szCs w:val="22"/>
                        <w:rPrChange w:id="12793" w:author="Chara Katiri" w:date="2015-05-12T13:05:00Z">
                          <w:rPr>
                            <w:rFonts w:ascii="Times" w:hAnsi="Times" w:cs="Times New Roman"/>
                            <w:noProof/>
                            <w:sz w:val="22"/>
                            <w:szCs w:val="22"/>
                          </w:rPr>
                        </w:rPrChange>
                      </w:rPr>
                      <w:pPrChange w:id="12794" w:author="Chara Katiri" w:date="2015-05-12T13:05:00Z">
                        <w:pPr>
                          <w:pStyle w:val="Bibliography"/>
                          <w:spacing w:line="360" w:lineRule="auto"/>
                          <w:contextualSpacing/>
                        </w:pPr>
                      </w:pPrChange>
                    </w:pPr>
                    <w:r w:rsidRPr="00F758B3">
                      <w:rPr>
                        <w:rFonts w:ascii="Times" w:hAnsi="Times" w:cs="Times New Roman"/>
                        <w:noProof/>
                        <w:sz w:val="22"/>
                        <w:szCs w:val="22"/>
                        <w:rPrChange w:id="12795" w:author="Chara Katiri" w:date="2015-05-12T13:05:00Z">
                          <w:rPr>
                            <w:rFonts w:ascii="Times" w:hAnsi="Times" w:cs="Times New Roman"/>
                            <w:noProof/>
                            <w:sz w:val="22"/>
                            <w:szCs w:val="22"/>
                          </w:rPr>
                        </w:rPrChange>
                      </w:rPr>
                      <w:t xml:space="preserve">Wikipedia. (2015) Comparison of free software e-commerce web application frameworks. [Online]. </w:t>
                    </w:r>
                    <w:del w:id="12796" w:author="Chara Katiri" w:date="2015-05-09T13:59:00Z">
                      <w:r w:rsidRPr="00F758B3" w:rsidDel="00B7160F">
                        <w:rPr>
                          <w:rFonts w:ascii="Times" w:hAnsi="Times" w:cs="Times New Roman"/>
                          <w:noProof/>
                          <w:sz w:val="22"/>
                          <w:szCs w:val="22"/>
                          <w:rPrChange w:id="12797"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798" w:author="Chara Katiri" w:date="2015-05-12T13:05:00Z">
                          <w:rPr>
                            <w:rFonts w:ascii="Times" w:hAnsi="Times" w:cs="Times New Roman"/>
                            <w:noProof/>
                            <w:sz w:val="22"/>
                            <w:szCs w:val="22"/>
                          </w:rPr>
                        </w:rPrChange>
                      </w:rPr>
                      <w:t xml:space="preserve">"http://en.wikipedia.org/wiki/Comparison_of_free_software_e- commerce_web_application_frameworks  "   </w:t>
                    </w:r>
                    <w:r w:rsidRPr="00F758B3">
                      <w:rPr>
                        <w:rStyle w:val="Hyperlink"/>
                        <w:rFonts w:ascii="Times" w:hAnsi="Times" w:cs="Times New Roman"/>
                        <w:noProof/>
                        <w:sz w:val="22"/>
                        <w:szCs w:val="22"/>
                        <w:rPrChange w:id="12799" w:author="Chara Katiri" w:date="2015-05-12T13:05:00Z">
                          <w:rPr>
                            <w:rStyle w:val="Hyperlink"/>
                            <w:rFonts w:ascii="Times" w:hAnsi="Times" w:cs="Times New Roman"/>
                            <w:noProof/>
                            <w:sz w:val="22"/>
                            <w:szCs w:val="22"/>
                          </w:rPr>
                        </w:rPrChange>
                      </w:rPr>
                      <w:t xml:space="preserve">http://en.wikipedia.org/wiki/Comparison_of_free_software_e- commerce_web_application_frameworks </w:t>
                    </w:r>
                    <w:r w:rsidRPr="00F758B3">
                      <w:rPr>
                        <w:rFonts w:ascii="Times" w:hAnsi="Times" w:cs="Times New Roman"/>
                        <w:noProof/>
                        <w:sz w:val="22"/>
                        <w:szCs w:val="22"/>
                        <w:rPrChange w:id="12800" w:author="Chara Katiri" w:date="2015-05-12T13:05:00Z">
                          <w:rPr>
                            <w:rFonts w:ascii="Times" w:hAnsi="Times" w:cs="Times New Roman"/>
                            <w:noProof/>
                            <w:sz w:val="22"/>
                            <w:szCs w:val="22"/>
                          </w:rPr>
                        </w:rPrChange>
                      </w:rPr>
                      <w:t xml:space="preserve"> </w:t>
                    </w:r>
                  </w:p>
                </w:tc>
              </w:tr>
              <w:tr w:rsidR="000926B2" w:rsidRPr="00F758B3" w14:paraId="51D53C29" w14:textId="77777777" w:rsidTr="000926B2">
                <w:trPr>
                  <w:trHeight w:val="771"/>
                  <w:tblCellSpacing w:w="15" w:type="dxa"/>
                </w:trPr>
                <w:tc>
                  <w:tcPr>
                    <w:tcW w:w="0" w:type="auto"/>
                    <w:hideMark/>
                  </w:tcPr>
                  <w:p w14:paraId="080CBF4F"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01" w:author="Chara Katiri" w:date="2015-05-12T13:05:00Z">
                          <w:rPr>
                            <w:rFonts w:ascii="Times" w:hAnsi="Times" w:cs="Times New Roman"/>
                            <w:noProof/>
                            <w:sz w:val="22"/>
                            <w:szCs w:val="22"/>
                          </w:rPr>
                        </w:rPrChange>
                      </w:rPr>
                      <w:pPrChange w:id="12802"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03" w:author="Chara Katiri" w:date="2015-05-12T13:05:00Z">
                          <w:rPr>
                            <w:rFonts w:ascii="Times" w:hAnsi="Times" w:cs="Times New Roman"/>
                            <w:noProof/>
                            <w:sz w:val="22"/>
                            <w:szCs w:val="22"/>
                          </w:rPr>
                        </w:rPrChange>
                      </w:rPr>
                      <w:t>[7]</w:t>
                    </w:r>
                  </w:p>
                </w:tc>
                <w:tc>
                  <w:tcPr>
                    <w:tcW w:w="0" w:type="auto"/>
                    <w:hideMark/>
                  </w:tcPr>
                  <w:p w14:paraId="6C13E215" w14:textId="7BAB6B07" w:rsidR="000926B2" w:rsidRPr="00F758B3" w:rsidRDefault="000926B2" w:rsidP="00F758B3">
                    <w:pPr>
                      <w:pStyle w:val="Bibliography"/>
                      <w:spacing w:line="360" w:lineRule="auto"/>
                      <w:contextualSpacing/>
                      <w:jc w:val="both"/>
                      <w:rPr>
                        <w:rFonts w:ascii="Times" w:hAnsi="Times" w:cs="Times New Roman"/>
                        <w:noProof/>
                        <w:sz w:val="22"/>
                        <w:szCs w:val="22"/>
                        <w:rPrChange w:id="12804" w:author="Chara Katiri" w:date="2015-05-12T13:05:00Z">
                          <w:rPr>
                            <w:rFonts w:ascii="Times" w:hAnsi="Times" w:cs="Times New Roman"/>
                            <w:noProof/>
                            <w:sz w:val="22"/>
                            <w:szCs w:val="22"/>
                          </w:rPr>
                        </w:rPrChange>
                      </w:rPr>
                      <w:pPrChange w:id="12805" w:author="Chara Katiri" w:date="2015-05-12T13:05:00Z">
                        <w:pPr>
                          <w:pStyle w:val="Bibliography"/>
                          <w:spacing w:line="360" w:lineRule="auto"/>
                          <w:contextualSpacing/>
                        </w:pPr>
                      </w:pPrChange>
                    </w:pPr>
                    <w:r w:rsidRPr="00F758B3">
                      <w:rPr>
                        <w:rFonts w:ascii="Times" w:hAnsi="Times" w:cs="Times New Roman"/>
                        <w:noProof/>
                        <w:sz w:val="22"/>
                        <w:szCs w:val="22"/>
                        <w:rPrChange w:id="12806" w:author="Chara Katiri" w:date="2015-05-12T13:05:00Z">
                          <w:rPr>
                            <w:rFonts w:ascii="Times" w:hAnsi="Times" w:cs="Times New Roman"/>
                            <w:noProof/>
                            <w:sz w:val="22"/>
                            <w:szCs w:val="22"/>
                          </w:rPr>
                        </w:rPrChange>
                      </w:rPr>
                      <w:t xml:space="preserve">Ofbiz.apache.org. (2015) Apache OFBiz, The Apache Open For Business Project - Open Source E- Business / E-Commerce, ERP, CRM, POS, SCM, MRP, CMMS/EAM. [Online]. </w:t>
                    </w:r>
                    <w:del w:id="12807" w:author="Chara Katiri" w:date="2015-05-09T13:59:00Z">
                      <w:r w:rsidRPr="00F758B3" w:rsidDel="00B7160F">
                        <w:rPr>
                          <w:rFonts w:ascii="Times" w:hAnsi="Times" w:cs="Times New Roman"/>
                          <w:noProof/>
                          <w:sz w:val="22"/>
                          <w:szCs w:val="22"/>
                          <w:rPrChange w:id="12808"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09" w:author="Chara Katiri" w:date="2015-05-12T13:05:00Z">
                          <w:rPr>
                            <w:rFonts w:ascii="Times" w:hAnsi="Times" w:cs="Times New Roman"/>
                            <w:noProof/>
                            <w:sz w:val="22"/>
                            <w:szCs w:val="22"/>
                          </w:rPr>
                        </w:rPrChange>
                      </w:rPr>
                      <w:t xml:space="preserve">"https://ofbiz.apache.org/  "   </w:t>
                    </w:r>
                    <w:r w:rsidRPr="00F758B3">
                      <w:rPr>
                        <w:rStyle w:val="Hyperlink"/>
                        <w:rFonts w:ascii="Times" w:hAnsi="Times" w:cs="Times New Roman"/>
                        <w:noProof/>
                        <w:sz w:val="22"/>
                        <w:szCs w:val="22"/>
                        <w:rPrChange w:id="12810" w:author="Chara Katiri" w:date="2015-05-12T13:05:00Z">
                          <w:rPr>
                            <w:rStyle w:val="Hyperlink"/>
                            <w:rFonts w:ascii="Times" w:hAnsi="Times" w:cs="Times New Roman"/>
                            <w:noProof/>
                            <w:sz w:val="22"/>
                            <w:szCs w:val="22"/>
                          </w:rPr>
                        </w:rPrChange>
                      </w:rPr>
                      <w:t xml:space="preserve">https://ofbiz.apache.org/ </w:t>
                    </w:r>
                    <w:r w:rsidRPr="00F758B3">
                      <w:rPr>
                        <w:rFonts w:ascii="Times" w:hAnsi="Times" w:cs="Times New Roman"/>
                        <w:noProof/>
                        <w:sz w:val="22"/>
                        <w:szCs w:val="22"/>
                        <w:rPrChange w:id="12811" w:author="Chara Katiri" w:date="2015-05-12T13:05:00Z">
                          <w:rPr>
                            <w:rFonts w:ascii="Times" w:hAnsi="Times" w:cs="Times New Roman"/>
                            <w:noProof/>
                            <w:sz w:val="22"/>
                            <w:szCs w:val="22"/>
                          </w:rPr>
                        </w:rPrChange>
                      </w:rPr>
                      <w:t xml:space="preserve"> </w:t>
                    </w:r>
                  </w:p>
                </w:tc>
              </w:tr>
              <w:tr w:rsidR="000926B2" w:rsidRPr="00F758B3" w14:paraId="5CB65CC1" w14:textId="77777777" w:rsidTr="000926B2">
                <w:trPr>
                  <w:trHeight w:val="514"/>
                  <w:tblCellSpacing w:w="15" w:type="dxa"/>
                </w:trPr>
                <w:tc>
                  <w:tcPr>
                    <w:tcW w:w="0" w:type="auto"/>
                    <w:hideMark/>
                  </w:tcPr>
                  <w:p w14:paraId="7C71C689"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12" w:author="Chara Katiri" w:date="2015-05-12T13:05:00Z">
                          <w:rPr>
                            <w:rFonts w:ascii="Times" w:hAnsi="Times" w:cs="Times New Roman"/>
                            <w:noProof/>
                            <w:sz w:val="22"/>
                            <w:szCs w:val="22"/>
                          </w:rPr>
                        </w:rPrChange>
                      </w:rPr>
                      <w:pPrChange w:id="1281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14" w:author="Chara Katiri" w:date="2015-05-12T13:05:00Z">
                          <w:rPr>
                            <w:rFonts w:ascii="Times" w:hAnsi="Times" w:cs="Times New Roman"/>
                            <w:noProof/>
                            <w:sz w:val="22"/>
                            <w:szCs w:val="22"/>
                          </w:rPr>
                        </w:rPrChange>
                      </w:rPr>
                      <w:t>[8]</w:t>
                    </w:r>
                  </w:p>
                </w:tc>
                <w:tc>
                  <w:tcPr>
                    <w:tcW w:w="0" w:type="auto"/>
                    <w:hideMark/>
                  </w:tcPr>
                  <w:p w14:paraId="33DA6736" w14:textId="5A11B7C6" w:rsidR="000926B2" w:rsidRPr="00F758B3" w:rsidRDefault="000926B2" w:rsidP="00F758B3">
                    <w:pPr>
                      <w:pStyle w:val="Bibliography"/>
                      <w:spacing w:line="360" w:lineRule="auto"/>
                      <w:contextualSpacing/>
                      <w:jc w:val="both"/>
                      <w:rPr>
                        <w:rFonts w:ascii="Times" w:hAnsi="Times" w:cs="Times New Roman"/>
                        <w:noProof/>
                        <w:sz w:val="22"/>
                        <w:szCs w:val="22"/>
                        <w:rPrChange w:id="12815" w:author="Chara Katiri" w:date="2015-05-12T13:05:00Z">
                          <w:rPr>
                            <w:rFonts w:ascii="Times" w:hAnsi="Times" w:cs="Times New Roman"/>
                            <w:noProof/>
                            <w:sz w:val="22"/>
                            <w:szCs w:val="22"/>
                          </w:rPr>
                        </w:rPrChange>
                      </w:rPr>
                      <w:pPrChange w:id="12816" w:author="Chara Katiri" w:date="2015-05-12T13:05:00Z">
                        <w:pPr>
                          <w:pStyle w:val="Bibliography"/>
                          <w:spacing w:line="360" w:lineRule="auto"/>
                          <w:contextualSpacing/>
                        </w:pPr>
                      </w:pPrChange>
                    </w:pPr>
                    <w:r w:rsidRPr="00F758B3">
                      <w:rPr>
                        <w:rFonts w:ascii="Times" w:hAnsi="Times" w:cs="Times New Roman"/>
                        <w:noProof/>
                        <w:sz w:val="22"/>
                        <w:szCs w:val="22"/>
                        <w:rPrChange w:id="12817" w:author="Chara Katiri" w:date="2015-05-12T13:05:00Z">
                          <w:rPr>
                            <w:rFonts w:ascii="Times" w:hAnsi="Times" w:cs="Times New Roman"/>
                            <w:noProof/>
                            <w:sz w:val="22"/>
                            <w:szCs w:val="22"/>
                          </w:rPr>
                        </w:rPrChange>
                      </w:rPr>
                      <w:t xml:space="preserve">Oscommerce. (2015) Creating Online Stores Worldwide | osCommerce. [Online]. </w:t>
                    </w:r>
                    <w:del w:id="12818" w:author="Chara Katiri" w:date="2015-05-09T13:59:00Z">
                      <w:r w:rsidRPr="00F758B3" w:rsidDel="00B7160F">
                        <w:rPr>
                          <w:rFonts w:ascii="Times" w:hAnsi="Times" w:cs="Times New Roman"/>
                          <w:noProof/>
                          <w:sz w:val="22"/>
                          <w:szCs w:val="22"/>
                          <w:rPrChange w:id="12819"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20" w:author="Chara Katiri" w:date="2015-05-12T13:05:00Z">
                          <w:rPr>
                            <w:rFonts w:ascii="Times" w:hAnsi="Times" w:cs="Times New Roman"/>
                            <w:noProof/>
                            <w:sz w:val="22"/>
                            <w:szCs w:val="22"/>
                          </w:rPr>
                        </w:rPrChange>
                      </w:rPr>
                      <w:t xml:space="preserve">"http://www.oscommerce.com"   </w:t>
                    </w:r>
                    <w:r w:rsidRPr="00F758B3">
                      <w:rPr>
                        <w:rStyle w:val="Hyperlink"/>
                        <w:rFonts w:ascii="Times" w:hAnsi="Times" w:cs="Times New Roman"/>
                        <w:noProof/>
                        <w:sz w:val="22"/>
                        <w:szCs w:val="22"/>
                        <w:rPrChange w:id="12821" w:author="Chara Katiri" w:date="2015-05-12T13:05:00Z">
                          <w:rPr>
                            <w:rStyle w:val="Hyperlink"/>
                            <w:rFonts w:ascii="Times" w:hAnsi="Times" w:cs="Times New Roman"/>
                            <w:noProof/>
                            <w:sz w:val="22"/>
                            <w:szCs w:val="22"/>
                          </w:rPr>
                        </w:rPrChange>
                      </w:rPr>
                      <w:t>http://www.oscommerce.com</w:t>
                    </w:r>
                    <w:r w:rsidRPr="00F758B3">
                      <w:rPr>
                        <w:rFonts w:ascii="Times" w:hAnsi="Times" w:cs="Times New Roman"/>
                        <w:noProof/>
                        <w:sz w:val="22"/>
                        <w:szCs w:val="22"/>
                        <w:rPrChange w:id="12822" w:author="Chara Katiri" w:date="2015-05-12T13:05:00Z">
                          <w:rPr>
                            <w:rFonts w:ascii="Times" w:hAnsi="Times" w:cs="Times New Roman"/>
                            <w:noProof/>
                            <w:sz w:val="22"/>
                            <w:szCs w:val="22"/>
                          </w:rPr>
                        </w:rPrChange>
                      </w:rPr>
                      <w:t xml:space="preserve"> </w:t>
                    </w:r>
                  </w:p>
                </w:tc>
              </w:tr>
              <w:tr w:rsidR="000926B2" w:rsidRPr="00F758B3" w14:paraId="5B98B2B2" w14:textId="77777777" w:rsidTr="000926B2">
                <w:trPr>
                  <w:trHeight w:val="514"/>
                  <w:tblCellSpacing w:w="15" w:type="dxa"/>
                </w:trPr>
                <w:tc>
                  <w:tcPr>
                    <w:tcW w:w="0" w:type="auto"/>
                    <w:hideMark/>
                  </w:tcPr>
                  <w:p w14:paraId="5B1145A8"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23" w:author="Chara Katiri" w:date="2015-05-12T13:05:00Z">
                          <w:rPr>
                            <w:rFonts w:ascii="Times" w:hAnsi="Times" w:cs="Times New Roman"/>
                            <w:noProof/>
                            <w:sz w:val="22"/>
                            <w:szCs w:val="22"/>
                          </w:rPr>
                        </w:rPrChange>
                      </w:rPr>
                      <w:pPrChange w:id="12824"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25" w:author="Chara Katiri" w:date="2015-05-12T13:05:00Z">
                          <w:rPr>
                            <w:rFonts w:ascii="Times" w:hAnsi="Times" w:cs="Times New Roman"/>
                            <w:noProof/>
                            <w:sz w:val="22"/>
                            <w:szCs w:val="22"/>
                          </w:rPr>
                        </w:rPrChange>
                      </w:rPr>
                      <w:t>[9]</w:t>
                    </w:r>
                  </w:p>
                </w:tc>
                <w:tc>
                  <w:tcPr>
                    <w:tcW w:w="0" w:type="auto"/>
                    <w:hideMark/>
                  </w:tcPr>
                  <w:p w14:paraId="40AA2D4D" w14:textId="44F8ED01" w:rsidR="000926B2" w:rsidRPr="00F758B3" w:rsidRDefault="000926B2" w:rsidP="00F758B3">
                    <w:pPr>
                      <w:pStyle w:val="Bibliography"/>
                      <w:spacing w:line="360" w:lineRule="auto"/>
                      <w:contextualSpacing/>
                      <w:jc w:val="both"/>
                      <w:rPr>
                        <w:rFonts w:ascii="Times" w:hAnsi="Times" w:cs="Times New Roman"/>
                        <w:noProof/>
                        <w:sz w:val="22"/>
                        <w:szCs w:val="22"/>
                        <w:rPrChange w:id="12826" w:author="Chara Katiri" w:date="2015-05-12T13:05:00Z">
                          <w:rPr>
                            <w:rFonts w:ascii="Times" w:hAnsi="Times" w:cs="Times New Roman"/>
                            <w:noProof/>
                            <w:sz w:val="22"/>
                            <w:szCs w:val="22"/>
                          </w:rPr>
                        </w:rPrChange>
                      </w:rPr>
                      <w:pPrChange w:id="12827" w:author="Chara Katiri" w:date="2015-05-12T13:05:00Z">
                        <w:pPr>
                          <w:pStyle w:val="Bibliography"/>
                          <w:spacing w:line="360" w:lineRule="auto"/>
                          <w:contextualSpacing/>
                        </w:pPr>
                      </w:pPrChange>
                    </w:pPr>
                    <w:r w:rsidRPr="00F758B3">
                      <w:rPr>
                        <w:rFonts w:ascii="Times" w:hAnsi="Times" w:cs="Times New Roman"/>
                        <w:noProof/>
                        <w:sz w:val="22"/>
                        <w:szCs w:val="22"/>
                        <w:rPrChange w:id="12828" w:author="Chara Katiri" w:date="2015-05-12T13:05:00Z">
                          <w:rPr>
                            <w:rFonts w:ascii="Times" w:hAnsi="Times" w:cs="Times New Roman"/>
                            <w:noProof/>
                            <w:sz w:val="22"/>
                            <w:szCs w:val="22"/>
                          </w:rPr>
                        </w:rPrChange>
                      </w:rPr>
                      <w:t xml:space="preserve">Magendo. (2015) HP - Magento.com UK. [Online]. </w:t>
                    </w:r>
                    <w:del w:id="12829" w:author="Chara Katiri" w:date="2015-05-09T13:59:00Z">
                      <w:r w:rsidRPr="00F758B3" w:rsidDel="00B7160F">
                        <w:rPr>
                          <w:rFonts w:ascii="Times" w:hAnsi="Times" w:cs="Times New Roman"/>
                          <w:noProof/>
                          <w:sz w:val="22"/>
                          <w:szCs w:val="22"/>
                          <w:rPrChange w:id="12830"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31" w:author="Chara Katiri" w:date="2015-05-12T13:05:00Z">
                          <w:rPr>
                            <w:rFonts w:ascii="Times" w:hAnsi="Times" w:cs="Times New Roman"/>
                            <w:noProof/>
                            <w:sz w:val="22"/>
                            <w:szCs w:val="22"/>
                          </w:rPr>
                        </w:rPrChange>
                      </w:rPr>
                      <w:t xml:space="preserve">"http://magento.com/UK"   </w:t>
                    </w:r>
                    <w:r w:rsidRPr="00F758B3">
                      <w:rPr>
                        <w:rStyle w:val="Hyperlink"/>
                        <w:rFonts w:ascii="Times" w:hAnsi="Times" w:cs="Times New Roman"/>
                        <w:noProof/>
                        <w:sz w:val="22"/>
                        <w:szCs w:val="22"/>
                        <w:rPrChange w:id="12832" w:author="Chara Katiri" w:date="2015-05-12T13:05:00Z">
                          <w:rPr>
                            <w:rStyle w:val="Hyperlink"/>
                            <w:rFonts w:ascii="Times" w:hAnsi="Times" w:cs="Times New Roman"/>
                            <w:noProof/>
                            <w:sz w:val="22"/>
                            <w:szCs w:val="22"/>
                          </w:rPr>
                        </w:rPrChange>
                      </w:rPr>
                      <w:t>http://magento.com/UK</w:t>
                    </w:r>
                    <w:r w:rsidRPr="00F758B3">
                      <w:rPr>
                        <w:rFonts w:ascii="Times" w:hAnsi="Times" w:cs="Times New Roman"/>
                        <w:noProof/>
                        <w:sz w:val="22"/>
                        <w:szCs w:val="22"/>
                        <w:rPrChange w:id="12833" w:author="Chara Katiri" w:date="2015-05-12T13:05:00Z">
                          <w:rPr>
                            <w:rFonts w:ascii="Times" w:hAnsi="Times" w:cs="Times New Roman"/>
                            <w:noProof/>
                            <w:sz w:val="22"/>
                            <w:szCs w:val="22"/>
                          </w:rPr>
                        </w:rPrChange>
                      </w:rPr>
                      <w:t xml:space="preserve"> </w:t>
                    </w:r>
                  </w:p>
                </w:tc>
              </w:tr>
              <w:tr w:rsidR="000926B2" w:rsidRPr="00F758B3" w14:paraId="15DD204B" w14:textId="77777777" w:rsidTr="000926B2">
                <w:trPr>
                  <w:trHeight w:val="528"/>
                  <w:tblCellSpacing w:w="15" w:type="dxa"/>
                </w:trPr>
                <w:tc>
                  <w:tcPr>
                    <w:tcW w:w="0" w:type="auto"/>
                    <w:hideMark/>
                  </w:tcPr>
                  <w:p w14:paraId="0C0C3AB2" w14:textId="557DDD42" w:rsidR="000926B2" w:rsidRPr="00F758B3" w:rsidRDefault="000926B2" w:rsidP="00F758B3">
                    <w:pPr>
                      <w:pStyle w:val="Bibliography"/>
                      <w:spacing w:line="360" w:lineRule="auto"/>
                      <w:contextualSpacing/>
                      <w:jc w:val="both"/>
                      <w:rPr>
                        <w:rFonts w:ascii="Times" w:hAnsi="Times" w:cs="Times New Roman"/>
                        <w:noProof/>
                        <w:sz w:val="22"/>
                        <w:szCs w:val="22"/>
                        <w:rPrChange w:id="12834" w:author="Chara Katiri" w:date="2015-05-12T13:05:00Z">
                          <w:rPr>
                            <w:rFonts w:ascii="Times" w:hAnsi="Times" w:cs="Times New Roman"/>
                            <w:noProof/>
                            <w:sz w:val="22"/>
                            <w:szCs w:val="22"/>
                          </w:rPr>
                        </w:rPrChange>
                      </w:rPr>
                      <w:pPrChange w:id="1283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36" w:author="Chara Katiri" w:date="2015-05-12T13:05:00Z">
                          <w:rPr>
                            <w:rFonts w:ascii="Times" w:hAnsi="Times" w:cs="Times New Roman"/>
                            <w:noProof/>
                            <w:sz w:val="22"/>
                            <w:szCs w:val="22"/>
                          </w:rPr>
                        </w:rPrChange>
                      </w:rPr>
                      <w:t>[10]</w:t>
                    </w:r>
                  </w:p>
                </w:tc>
                <w:tc>
                  <w:tcPr>
                    <w:tcW w:w="0" w:type="auto"/>
                    <w:hideMark/>
                  </w:tcPr>
                  <w:p w14:paraId="4C3484F2" w14:textId="596E241F" w:rsidR="000926B2" w:rsidRPr="00F758B3" w:rsidRDefault="000926B2" w:rsidP="00F758B3">
                    <w:pPr>
                      <w:pStyle w:val="Bibliography"/>
                      <w:spacing w:line="360" w:lineRule="auto"/>
                      <w:contextualSpacing/>
                      <w:jc w:val="both"/>
                      <w:rPr>
                        <w:rFonts w:ascii="Times" w:hAnsi="Times" w:cs="Times New Roman"/>
                        <w:noProof/>
                        <w:sz w:val="22"/>
                        <w:szCs w:val="22"/>
                        <w:rPrChange w:id="12837" w:author="Chara Katiri" w:date="2015-05-12T13:05:00Z">
                          <w:rPr>
                            <w:rFonts w:ascii="Times" w:hAnsi="Times" w:cs="Times New Roman"/>
                            <w:noProof/>
                            <w:sz w:val="22"/>
                            <w:szCs w:val="22"/>
                          </w:rPr>
                        </w:rPrChange>
                      </w:rPr>
                      <w:pPrChange w:id="12838" w:author="Chara Katiri" w:date="2015-05-12T13:05:00Z">
                        <w:pPr>
                          <w:pStyle w:val="Bibliography"/>
                          <w:spacing w:line="360" w:lineRule="auto"/>
                          <w:contextualSpacing/>
                        </w:pPr>
                      </w:pPrChange>
                    </w:pPr>
                    <w:r w:rsidRPr="00F758B3">
                      <w:rPr>
                        <w:rFonts w:ascii="Times" w:hAnsi="Times" w:cs="Times New Roman"/>
                        <w:noProof/>
                        <w:sz w:val="22"/>
                        <w:szCs w:val="22"/>
                        <w:rPrChange w:id="12839" w:author="Chara Katiri" w:date="2015-05-12T13:05:00Z">
                          <w:rPr>
                            <w:rFonts w:ascii="Times" w:hAnsi="Times" w:cs="Times New Roman"/>
                            <w:noProof/>
                            <w:sz w:val="22"/>
                            <w:szCs w:val="22"/>
                          </w:rPr>
                        </w:rPrChange>
                      </w:rPr>
                      <w:t xml:space="preserve">Wikipedia. (2015) Gumtree. [Online]. </w:t>
                    </w:r>
                    <w:del w:id="12840" w:author="Chara Katiri" w:date="2015-05-09T13:59:00Z">
                      <w:r w:rsidRPr="00F758B3" w:rsidDel="00B7160F">
                        <w:rPr>
                          <w:rFonts w:ascii="Times" w:hAnsi="Times" w:cs="Times New Roman"/>
                          <w:noProof/>
                          <w:sz w:val="22"/>
                          <w:szCs w:val="22"/>
                          <w:rPrChange w:id="12841"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42" w:author="Chara Katiri" w:date="2015-05-12T13:05:00Z">
                          <w:rPr>
                            <w:rFonts w:ascii="Times" w:hAnsi="Times" w:cs="Times New Roman"/>
                            <w:noProof/>
                            <w:sz w:val="22"/>
                            <w:szCs w:val="22"/>
                          </w:rPr>
                        </w:rPrChange>
                      </w:rPr>
                      <w:t xml:space="preserve">"http://en.wikipedia.org/wiki/Gumtree"   </w:t>
                    </w:r>
                    <w:r w:rsidRPr="00F758B3">
                      <w:rPr>
                        <w:rStyle w:val="Hyperlink"/>
                        <w:rFonts w:ascii="Times" w:hAnsi="Times" w:cs="Times New Roman"/>
                        <w:noProof/>
                        <w:sz w:val="22"/>
                        <w:szCs w:val="22"/>
                        <w:rPrChange w:id="12843" w:author="Chara Katiri" w:date="2015-05-12T13:05:00Z">
                          <w:rPr>
                            <w:rStyle w:val="Hyperlink"/>
                            <w:rFonts w:ascii="Times" w:hAnsi="Times" w:cs="Times New Roman"/>
                            <w:noProof/>
                            <w:sz w:val="22"/>
                            <w:szCs w:val="22"/>
                          </w:rPr>
                        </w:rPrChange>
                      </w:rPr>
                      <w:t>http://en.wikipedia.org/wiki/Gumtree</w:t>
                    </w:r>
                    <w:r w:rsidRPr="00F758B3">
                      <w:rPr>
                        <w:rFonts w:ascii="Times" w:hAnsi="Times" w:cs="Times New Roman"/>
                        <w:noProof/>
                        <w:sz w:val="22"/>
                        <w:szCs w:val="22"/>
                        <w:rPrChange w:id="12844" w:author="Chara Katiri" w:date="2015-05-12T13:05:00Z">
                          <w:rPr>
                            <w:rFonts w:ascii="Times" w:hAnsi="Times" w:cs="Times New Roman"/>
                            <w:noProof/>
                            <w:sz w:val="22"/>
                            <w:szCs w:val="22"/>
                          </w:rPr>
                        </w:rPrChange>
                      </w:rPr>
                      <w:t xml:space="preserve"> </w:t>
                    </w:r>
                  </w:p>
                </w:tc>
              </w:tr>
              <w:tr w:rsidR="000926B2" w:rsidRPr="00F758B3" w14:paraId="274523B5" w14:textId="77777777" w:rsidTr="000926B2">
                <w:trPr>
                  <w:trHeight w:val="514"/>
                  <w:tblCellSpacing w:w="15" w:type="dxa"/>
                </w:trPr>
                <w:tc>
                  <w:tcPr>
                    <w:tcW w:w="0" w:type="auto"/>
                    <w:hideMark/>
                  </w:tcPr>
                  <w:p w14:paraId="5F2C91B2"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45" w:author="Chara Katiri" w:date="2015-05-12T13:05:00Z">
                          <w:rPr>
                            <w:rFonts w:ascii="Times" w:hAnsi="Times" w:cs="Times New Roman"/>
                            <w:noProof/>
                            <w:sz w:val="22"/>
                            <w:szCs w:val="22"/>
                          </w:rPr>
                        </w:rPrChange>
                      </w:rPr>
                      <w:pPrChange w:id="12846"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47" w:author="Chara Katiri" w:date="2015-05-12T13:05:00Z">
                          <w:rPr>
                            <w:rFonts w:ascii="Times" w:hAnsi="Times" w:cs="Times New Roman"/>
                            <w:noProof/>
                            <w:sz w:val="22"/>
                            <w:szCs w:val="22"/>
                          </w:rPr>
                        </w:rPrChange>
                      </w:rPr>
                      <w:t>[11]</w:t>
                    </w:r>
                  </w:p>
                </w:tc>
                <w:tc>
                  <w:tcPr>
                    <w:tcW w:w="0" w:type="auto"/>
                    <w:hideMark/>
                  </w:tcPr>
                  <w:p w14:paraId="4BDE3932" w14:textId="6E3D2DF3" w:rsidR="000926B2" w:rsidRPr="00F758B3" w:rsidRDefault="000926B2" w:rsidP="00F758B3">
                    <w:pPr>
                      <w:pStyle w:val="Bibliography"/>
                      <w:spacing w:line="360" w:lineRule="auto"/>
                      <w:contextualSpacing/>
                      <w:jc w:val="both"/>
                      <w:rPr>
                        <w:rFonts w:ascii="Times" w:hAnsi="Times" w:cs="Times New Roman"/>
                        <w:noProof/>
                        <w:sz w:val="22"/>
                        <w:szCs w:val="22"/>
                        <w:rPrChange w:id="12848" w:author="Chara Katiri" w:date="2015-05-12T13:05:00Z">
                          <w:rPr>
                            <w:rFonts w:ascii="Times" w:hAnsi="Times" w:cs="Times New Roman"/>
                            <w:noProof/>
                            <w:sz w:val="22"/>
                            <w:szCs w:val="22"/>
                          </w:rPr>
                        </w:rPrChange>
                      </w:rPr>
                      <w:pPrChange w:id="12849" w:author="Chara Katiri" w:date="2015-05-12T13:05:00Z">
                        <w:pPr>
                          <w:pStyle w:val="Bibliography"/>
                          <w:spacing w:line="360" w:lineRule="auto"/>
                          <w:contextualSpacing/>
                        </w:pPr>
                      </w:pPrChange>
                    </w:pPr>
                    <w:r w:rsidRPr="00F758B3">
                      <w:rPr>
                        <w:rFonts w:ascii="Times" w:hAnsi="Times" w:cs="Times New Roman"/>
                        <w:noProof/>
                        <w:sz w:val="22"/>
                        <w:szCs w:val="22"/>
                        <w:rPrChange w:id="12850" w:author="Chara Katiri" w:date="2015-05-12T13:05:00Z">
                          <w:rPr>
                            <w:rFonts w:ascii="Times" w:hAnsi="Times" w:cs="Times New Roman"/>
                            <w:noProof/>
                            <w:sz w:val="22"/>
                            <w:szCs w:val="22"/>
                          </w:rPr>
                        </w:rPrChange>
                      </w:rPr>
                      <w:t xml:space="preserve">Secure.preloved.co.uk. (2015) About Us | Preloved. [Online]. </w:t>
                    </w:r>
                    <w:del w:id="12851" w:author="Chara Katiri" w:date="2015-05-09T13:59:00Z">
                      <w:r w:rsidRPr="00F758B3" w:rsidDel="00B7160F">
                        <w:rPr>
                          <w:rFonts w:ascii="Times" w:hAnsi="Times" w:cs="Times New Roman"/>
                          <w:noProof/>
                          <w:sz w:val="22"/>
                          <w:szCs w:val="22"/>
                          <w:rPrChange w:id="12852"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53" w:author="Chara Katiri" w:date="2015-05-12T13:05:00Z">
                          <w:rPr>
                            <w:rFonts w:ascii="Times" w:hAnsi="Times" w:cs="Times New Roman"/>
                            <w:noProof/>
                            <w:sz w:val="22"/>
                            <w:szCs w:val="22"/>
                          </w:rPr>
                        </w:rPrChange>
                      </w:rPr>
                      <w:t xml:space="preserve">"http://www.preloved.co.uk/about "   </w:t>
                    </w:r>
                    <w:r w:rsidRPr="00F758B3">
                      <w:rPr>
                        <w:rStyle w:val="Hyperlink"/>
                        <w:rFonts w:ascii="Times" w:hAnsi="Times" w:cs="Times New Roman"/>
                        <w:noProof/>
                        <w:sz w:val="22"/>
                        <w:szCs w:val="22"/>
                        <w:rPrChange w:id="12854" w:author="Chara Katiri" w:date="2015-05-12T13:05:00Z">
                          <w:rPr>
                            <w:rStyle w:val="Hyperlink"/>
                            <w:rFonts w:ascii="Times" w:hAnsi="Times" w:cs="Times New Roman"/>
                            <w:noProof/>
                            <w:sz w:val="22"/>
                            <w:szCs w:val="22"/>
                          </w:rPr>
                        </w:rPrChange>
                      </w:rPr>
                      <w:t xml:space="preserve">http://www.preloved.co.uk/about </w:t>
                    </w:r>
                    <w:r w:rsidRPr="00F758B3">
                      <w:rPr>
                        <w:rFonts w:ascii="Times" w:hAnsi="Times" w:cs="Times New Roman"/>
                        <w:noProof/>
                        <w:sz w:val="22"/>
                        <w:szCs w:val="22"/>
                        <w:rPrChange w:id="12855" w:author="Chara Katiri" w:date="2015-05-12T13:05:00Z">
                          <w:rPr>
                            <w:rFonts w:ascii="Times" w:hAnsi="Times" w:cs="Times New Roman"/>
                            <w:noProof/>
                            <w:sz w:val="22"/>
                            <w:szCs w:val="22"/>
                          </w:rPr>
                        </w:rPrChange>
                      </w:rPr>
                      <w:t xml:space="preserve"> </w:t>
                    </w:r>
                  </w:p>
                </w:tc>
              </w:tr>
              <w:tr w:rsidR="000926B2" w:rsidRPr="00F758B3" w14:paraId="37D5320F" w14:textId="77777777" w:rsidTr="000926B2">
                <w:trPr>
                  <w:trHeight w:val="514"/>
                  <w:tblCellSpacing w:w="15" w:type="dxa"/>
                </w:trPr>
                <w:tc>
                  <w:tcPr>
                    <w:tcW w:w="0" w:type="auto"/>
                    <w:hideMark/>
                  </w:tcPr>
                  <w:p w14:paraId="2277A9DA"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56" w:author="Chara Katiri" w:date="2015-05-12T13:05:00Z">
                          <w:rPr>
                            <w:rFonts w:ascii="Times" w:hAnsi="Times" w:cs="Times New Roman"/>
                            <w:noProof/>
                            <w:sz w:val="22"/>
                            <w:szCs w:val="22"/>
                          </w:rPr>
                        </w:rPrChange>
                      </w:rPr>
                      <w:pPrChange w:id="1285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58" w:author="Chara Katiri" w:date="2015-05-12T13:05:00Z">
                          <w:rPr>
                            <w:rFonts w:ascii="Times" w:hAnsi="Times" w:cs="Times New Roman"/>
                            <w:noProof/>
                            <w:sz w:val="22"/>
                            <w:szCs w:val="22"/>
                          </w:rPr>
                        </w:rPrChange>
                      </w:rPr>
                      <w:t>[12]</w:t>
                    </w:r>
                  </w:p>
                </w:tc>
                <w:tc>
                  <w:tcPr>
                    <w:tcW w:w="0" w:type="auto"/>
                    <w:hideMark/>
                  </w:tcPr>
                  <w:p w14:paraId="63BBD487" w14:textId="3929226F" w:rsidR="000926B2" w:rsidRPr="00F758B3" w:rsidRDefault="000926B2" w:rsidP="00F758B3">
                    <w:pPr>
                      <w:pStyle w:val="Bibliography"/>
                      <w:spacing w:line="360" w:lineRule="auto"/>
                      <w:contextualSpacing/>
                      <w:jc w:val="both"/>
                      <w:rPr>
                        <w:rFonts w:ascii="Times" w:hAnsi="Times" w:cs="Times New Roman"/>
                        <w:noProof/>
                        <w:sz w:val="22"/>
                        <w:szCs w:val="22"/>
                        <w:rPrChange w:id="12859" w:author="Chara Katiri" w:date="2015-05-12T13:05:00Z">
                          <w:rPr>
                            <w:rFonts w:ascii="Times" w:hAnsi="Times" w:cs="Times New Roman"/>
                            <w:noProof/>
                            <w:sz w:val="22"/>
                            <w:szCs w:val="22"/>
                          </w:rPr>
                        </w:rPrChange>
                      </w:rPr>
                      <w:pPrChange w:id="12860" w:author="Chara Katiri" w:date="2015-05-12T13:05:00Z">
                        <w:pPr>
                          <w:pStyle w:val="Bibliography"/>
                          <w:spacing w:line="360" w:lineRule="auto"/>
                          <w:contextualSpacing/>
                        </w:pPr>
                      </w:pPrChange>
                    </w:pPr>
                    <w:r w:rsidRPr="00F758B3">
                      <w:rPr>
                        <w:rFonts w:ascii="Times" w:hAnsi="Times" w:cs="Times New Roman"/>
                        <w:noProof/>
                        <w:sz w:val="22"/>
                        <w:szCs w:val="22"/>
                        <w:rPrChange w:id="12861" w:author="Chara Katiri" w:date="2015-05-12T13:05:00Z">
                          <w:rPr>
                            <w:rFonts w:ascii="Times" w:hAnsi="Times" w:cs="Times New Roman"/>
                            <w:noProof/>
                            <w:sz w:val="22"/>
                            <w:szCs w:val="22"/>
                          </w:rPr>
                        </w:rPrChange>
                      </w:rPr>
                      <w:t xml:space="preserve">Wikipedia. (2015) [Online]. </w:t>
                    </w:r>
                    <w:del w:id="12862" w:author="Chara Katiri" w:date="2015-05-09T13:59:00Z">
                      <w:r w:rsidRPr="00F758B3" w:rsidDel="00B7160F">
                        <w:rPr>
                          <w:rFonts w:ascii="Times" w:hAnsi="Times" w:cs="Times New Roman"/>
                          <w:noProof/>
                          <w:sz w:val="22"/>
                          <w:szCs w:val="22"/>
                          <w:rPrChange w:id="12863"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64" w:author="Chara Katiri" w:date="2015-05-12T13:05:00Z">
                          <w:rPr>
                            <w:rFonts w:ascii="Times" w:hAnsi="Times" w:cs="Times New Roman"/>
                            <w:noProof/>
                            <w:sz w:val="22"/>
                            <w:szCs w:val="22"/>
                          </w:rPr>
                        </w:rPrChange>
                      </w:rPr>
                      <w:t xml:space="preserve">"http://en.wikipedia.org/wiki/Preloved"   </w:t>
                    </w:r>
                    <w:r w:rsidRPr="00F758B3">
                      <w:rPr>
                        <w:rStyle w:val="Hyperlink"/>
                        <w:rFonts w:ascii="Times" w:hAnsi="Times" w:cs="Times New Roman"/>
                        <w:noProof/>
                        <w:sz w:val="22"/>
                        <w:szCs w:val="22"/>
                        <w:rPrChange w:id="12865" w:author="Chara Katiri" w:date="2015-05-12T13:05:00Z">
                          <w:rPr>
                            <w:rStyle w:val="Hyperlink"/>
                            <w:rFonts w:ascii="Times" w:hAnsi="Times" w:cs="Times New Roman"/>
                            <w:noProof/>
                            <w:sz w:val="22"/>
                            <w:szCs w:val="22"/>
                          </w:rPr>
                        </w:rPrChange>
                      </w:rPr>
                      <w:t>http://en.wikipedia.org/wiki/Preloved</w:t>
                    </w:r>
                    <w:r w:rsidRPr="00F758B3">
                      <w:rPr>
                        <w:rFonts w:ascii="Times" w:hAnsi="Times" w:cs="Times New Roman"/>
                        <w:noProof/>
                        <w:sz w:val="22"/>
                        <w:szCs w:val="22"/>
                        <w:rPrChange w:id="12866" w:author="Chara Katiri" w:date="2015-05-12T13:05:00Z">
                          <w:rPr>
                            <w:rFonts w:ascii="Times" w:hAnsi="Times" w:cs="Times New Roman"/>
                            <w:noProof/>
                            <w:sz w:val="22"/>
                            <w:szCs w:val="22"/>
                          </w:rPr>
                        </w:rPrChange>
                      </w:rPr>
                      <w:t xml:space="preserve"> </w:t>
                    </w:r>
                  </w:p>
                </w:tc>
              </w:tr>
              <w:tr w:rsidR="000926B2" w:rsidRPr="00F758B3" w14:paraId="57368C25" w14:textId="77777777" w:rsidTr="000926B2">
                <w:trPr>
                  <w:trHeight w:val="771"/>
                  <w:tblCellSpacing w:w="15" w:type="dxa"/>
                </w:trPr>
                <w:tc>
                  <w:tcPr>
                    <w:tcW w:w="0" w:type="auto"/>
                    <w:hideMark/>
                  </w:tcPr>
                  <w:p w14:paraId="08EE3C53"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67" w:author="Chara Katiri" w:date="2015-05-12T13:05:00Z">
                          <w:rPr>
                            <w:rFonts w:ascii="Times" w:hAnsi="Times" w:cs="Times New Roman"/>
                            <w:noProof/>
                            <w:sz w:val="22"/>
                            <w:szCs w:val="22"/>
                          </w:rPr>
                        </w:rPrChange>
                      </w:rPr>
                      <w:pPrChange w:id="12868"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69" w:author="Chara Katiri" w:date="2015-05-12T13:05:00Z">
                          <w:rPr>
                            <w:rFonts w:ascii="Times" w:hAnsi="Times" w:cs="Times New Roman"/>
                            <w:noProof/>
                            <w:sz w:val="22"/>
                            <w:szCs w:val="22"/>
                          </w:rPr>
                        </w:rPrChange>
                      </w:rPr>
                      <w:t>[13]</w:t>
                    </w:r>
                  </w:p>
                </w:tc>
                <w:tc>
                  <w:tcPr>
                    <w:tcW w:w="0" w:type="auto"/>
                    <w:hideMark/>
                  </w:tcPr>
                  <w:p w14:paraId="368CEB95"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70" w:author="Chara Katiri" w:date="2015-05-12T13:05:00Z">
                          <w:rPr>
                            <w:rFonts w:ascii="Times" w:hAnsi="Times" w:cs="Times New Roman"/>
                            <w:noProof/>
                            <w:sz w:val="22"/>
                            <w:szCs w:val="22"/>
                          </w:rPr>
                        </w:rPrChange>
                      </w:rPr>
                      <w:pPrChange w:id="12871" w:author="Chara Katiri" w:date="2015-05-12T13:05:00Z">
                        <w:pPr>
                          <w:pStyle w:val="Bibliography"/>
                          <w:spacing w:line="360" w:lineRule="auto"/>
                          <w:contextualSpacing/>
                        </w:pPr>
                      </w:pPrChange>
                    </w:pPr>
                    <w:r w:rsidRPr="00F758B3">
                      <w:rPr>
                        <w:rFonts w:ascii="Times" w:hAnsi="Times" w:cs="Times New Roman"/>
                        <w:noProof/>
                        <w:sz w:val="22"/>
                        <w:szCs w:val="22"/>
                        <w:rPrChange w:id="12872" w:author="Chara Katiri" w:date="2015-05-12T13:05:00Z">
                          <w:rPr>
                            <w:rFonts w:ascii="Times" w:hAnsi="Times" w:cs="Times New Roman"/>
                            <w:noProof/>
                            <w:sz w:val="22"/>
                            <w:szCs w:val="22"/>
                          </w:rPr>
                        </w:rPrChange>
                      </w:rPr>
                      <w:t>Secure.preloved.co.uk. (2015) https://secure.preloved.co.uk/eu?qs=JfkBZrgTL0Us_mTRoTIqPfCxFFVK68QIgWR8O2F9jgrDlqT_ SK8RQQ.</w:t>
                    </w:r>
                  </w:p>
                </w:tc>
              </w:tr>
              <w:tr w:rsidR="000926B2" w:rsidRPr="00F758B3" w14:paraId="54804A36" w14:textId="77777777" w:rsidTr="000926B2">
                <w:trPr>
                  <w:trHeight w:val="1285"/>
                  <w:tblCellSpacing w:w="15" w:type="dxa"/>
                </w:trPr>
                <w:tc>
                  <w:tcPr>
                    <w:tcW w:w="0" w:type="auto"/>
                    <w:hideMark/>
                  </w:tcPr>
                  <w:p w14:paraId="62AB3930"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73" w:author="Chara Katiri" w:date="2015-05-12T13:05:00Z">
                          <w:rPr>
                            <w:rFonts w:ascii="Times" w:hAnsi="Times" w:cs="Times New Roman"/>
                            <w:noProof/>
                            <w:sz w:val="22"/>
                            <w:szCs w:val="22"/>
                          </w:rPr>
                        </w:rPrChange>
                      </w:rPr>
                      <w:pPrChange w:id="12874"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75" w:author="Chara Katiri" w:date="2015-05-12T13:05:00Z">
                          <w:rPr>
                            <w:rFonts w:ascii="Times" w:hAnsi="Times" w:cs="Times New Roman"/>
                            <w:noProof/>
                            <w:sz w:val="22"/>
                            <w:szCs w:val="22"/>
                          </w:rPr>
                        </w:rPrChange>
                      </w:rPr>
                      <w:t>[14]</w:t>
                    </w:r>
                  </w:p>
                </w:tc>
                <w:tc>
                  <w:tcPr>
                    <w:tcW w:w="0" w:type="auto"/>
                    <w:hideMark/>
                  </w:tcPr>
                  <w:p w14:paraId="5DBDC6CB" w14:textId="2C014873" w:rsidR="000926B2" w:rsidRPr="00F758B3" w:rsidRDefault="000926B2" w:rsidP="00F758B3">
                    <w:pPr>
                      <w:pStyle w:val="Bibliography"/>
                      <w:spacing w:line="360" w:lineRule="auto"/>
                      <w:contextualSpacing/>
                      <w:jc w:val="both"/>
                      <w:rPr>
                        <w:rFonts w:ascii="Times" w:hAnsi="Times" w:cs="Times New Roman"/>
                        <w:noProof/>
                        <w:sz w:val="22"/>
                        <w:szCs w:val="22"/>
                        <w:rPrChange w:id="12876" w:author="Chara Katiri" w:date="2015-05-12T13:05:00Z">
                          <w:rPr>
                            <w:rFonts w:ascii="Times" w:hAnsi="Times" w:cs="Times New Roman"/>
                            <w:noProof/>
                            <w:sz w:val="22"/>
                            <w:szCs w:val="22"/>
                          </w:rPr>
                        </w:rPrChange>
                      </w:rPr>
                      <w:pPrChange w:id="12877" w:author="Chara Katiri" w:date="2015-05-12T13:05:00Z">
                        <w:pPr>
                          <w:pStyle w:val="Bibliography"/>
                          <w:spacing w:line="360" w:lineRule="auto"/>
                          <w:contextualSpacing/>
                        </w:pPr>
                      </w:pPrChange>
                    </w:pPr>
                    <w:r w:rsidRPr="00F758B3">
                      <w:rPr>
                        <w:rFonts w:ascii="Times" w:hAnsi="Times" w:cs="Times New Roman"/>
                        <w:noProof/>
                        <w:sz w:val="22"/>
                        <w:szCs w:val="22"/>
                        <w:rPrChange w:id="12878" w:author="Chara Katiri" w:date="2015-05-12T13:05:00Z">
                          <w:rPr>
                            <w:rFonts w:ascii="Times" w:hAnsi="Times" w:cs="Times New Roman"/>
                            <w:noProof/>
                            <w:sz w:val="22"/>
                            <w:szCs w:val="22"/>
                          </w:rPr>
                        </w:rPrChange>
                      </w:rPr>
                      <w:t xml:space="preserve">Londonlovesbusiness.com. (2015) Londonlovesbusiness.com. [Online]. </w:t>
                    </w:r>
                    <w:del w:id="12879" w:author="Chara Katiri" w:date="2015-05-09T13:59:00Z">
                      <w:r w:rsidRPr="00F758B3" w:rsidDel="00B7160F">
                        <w:rPr>
                          <w:rFonts w:ascii="Times" w:hAnsi="Times" w:cs="Times New Roman"/>
                          <w:noProof/>
                          <w:sz w:val="22"/>
                          <w:szCs w:val="22"/>
                          <w:rPrChange w:id="12880"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81" w:author="Chara Katiri" w:date="2015-05-12T13:05:00Z">
                          <w:rPr>
                            <w:rFonts w:ascii="Times" w:hAnsi="Times" w:cs="Times New Roman"/>
                            <w:noProof/>
                            <w:sz w:val="22"/>
                            <w:szCs w:val="22"/>
                          </w:rPr>
                        </w:rPrChange>
                      </w:rPr>
                      <w:t xml:space="preserve">"http://www.londonlovesbusiness.com/entrepreneurs/famous-entrepreneurs/the-interview-the- mysterious-founders-of-gumtreecom/2210.article  "   </w:t>
                    </w:r>
                    <w:r w:rsidRPr="00F758B3">
                      <w:rPr>
                        <w:rStyle w:val="Hyperlink"/>
                        <w:rFonts w:ascii="Times" w:hAnsi="Times" w:cs="Times New Roman"/>
                        <w:noProof/>
                        <w:sz w:val="22"/>
                        <w:szCs w:val="22"/>
                        <w:rPrChange w:id="12882" w:author="Chara Katiri" w:date="2015-05-12T13:05:00Z">
                          <w:rPr>
                            <w:rStyle w:val="Hyperlink"/>
                            <w:rFonts w:ascii="Times" w:hAnsi="Times" w:cs="Times New Roman"/>
                            <w:noProof/>
                            <w:sz w:val="22"/>
                            <w:szCs w:val="22"/>
                          </w:rPr>
                        </w:rPrChange>
                      </w:rPr>
                      <w:t xml:space="preserve">http://www.londonlovesbusiness.com/entrepreneurs/famous-entrepreneurs/the-interview-the- mysterious-founders-of-gumtreecom/2210.article </w:t>
                    </w:r>
                    <w:r w:rsidRPr="00F758B3">
                      <w:rPr>
                        <w:rFonts w:ascii="Times" w:hAnsi="Times" w:cs="Times New Roman"/>
                        <w:noProof/>
                        <w:sz w:val="22"/>
                        <w:szCs w:val="22"/>
                        <w:rPrChange w:id="12883" w:author="Chara Katiri" w:date="2015-05-12T13:05:00Z">
                          <w:rPr>
                            <w:rFonts w:ascii="Times" w:hAnsi="Times" w:cs="Times New Roman"/>
                            <w:noProof/>
                            <w:sz w:val="22"/>
                            <w:szCs w:val="22"/>
                          </w:rPr>
                        </w:rPrChange>
                      </w:rPr>
                      <w:t xml:space="preserve"> </w:t>
                    </w:r>
                  </w:p>
                </w:tc>
              </w:tr>
              <w:tr w:rsidR="000926B2" w:rsidRPr="00F758B3" w14:paraId="15A40AC5" w14:textId="77777777" w:rsidTr="000926B2">
                <w:trPr>
                  <w:trHeight w:val="771"/>
                  <w:tblCellSpacing w:w="15" w:type="dxa"/>
                </w:trPr>
                <w:tc>
                  <w:tcPr>
                    <w:tcW w:w="0" w:type="auto"/>
                    <w:hideMark/>
                  </w:tcPr>
                  <w:p w14:paraId="58ABEC1B"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84" w:author="Chara Katiri" w:date="2015-05-12T13:05:00Z">
                          <w:rPr>
                            <w:rFonts w:ascii="Times" w:hAnsi="Times" w:cs="Times New Roman"/>
                            <w:noProof/>
                            <w:sz w:val="22"/>
                            <w:szCs w:val="22"/>
                          </w:rPr>
                        </w:rPrChange>
                      </w:rPr>
                      <w:pPrChange w:id="1288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86" w:author="Chara Katiri" w:date="2015-05-12T13:05:00Z">
                          <w:rPr>
                            <w:rFonts w:ascii="Times" w:hAnsi="Times" w:cs="Times New Roman"/>
                            <w:noProof/>
                            <w:sz w:val="22"/>
                            <w:szCs w:val="22"/>
                          </w:rPr>
                        </w:rPrChange>
                      </w:rPr>
                      <w:t>[15]</w:t>
                    </w:r>
                  </w:p>
                </w:tc>
                <w:tc>
                  <w:tcPr>
                    <w:tcW w:w="0" w:type="auto"/>
                    <w:hideMark/>
                  </w:tcPr>
                  <w:p w14:paraId="568DB6A0" w14:textId="18A7F5BC" w:rsidR="000926B2" w:rsidRPr="00F758B3" w:rsidRDefault="000926B2" w:rsidP="00F758B3">
                    <w:pPr>
                      <w:pStyle w:val="Bibliography"/>
                      <w:spacing w:line="360" w:lineRule="auto"/>
                      <w:contextualSpacing/>
                      <w:jc w:val="both"/>
                      <w:rPr>
                        <w:rFonts w:ascii="Times" w:hAnsi="Times" w:cs="Times New Roman"/>
                        <w:noProof/>
                        <w:sz w:val="22"/>
                        <w:szCs w:val="22"/>
                        <w:rPrChange w:id="12887" w:author="Chara Katiri" w:date="2015-05-12T13:05:00Z">
                          <w:rPr>
                            <w:rFonts w:ascii="Times" w:hAnsi="Times" w:cs="Times New Roman"/>
                            <w:noProof/>
                            <w:sz w:val="22"/>
                            <w:szCs w:val="22"/>
                          </w:rPr>
                        </w:rPrChange>
                      </w:rPr>
                      <w:pPrChange w:id="12888" w:author="Chara Katiri" w:date="2015-05-12T13:05:00Z">
                        <w:pPr>
                          <w:pStyle w:val="Bibliography"/>
                          <w:spacing w:line="360" w:lineRule="auto"/>
                          <w:contextualSpacing/>
                        </w:pPr>
                      </w:pPrChange>
                    </w:pPr>
                    <w:r w:rsidRPr="00F758B3">
                      <w:rPr>
                        <w:rFonts w:ascii="Times" w:hAnsi="Times" w:cs="Times New Roman"/>
                        <w:noProof/>
                        <w:sz w:val="22"/>
                        <w:szCs w:val="22"/>
                        <w:rPrChange w:id="12889" w:author="Chara Katiri" w:date="2015-05-12T13:05:00Z">
                          <w:rPr>
                            <w:rFonts w:ascii="Times" w:hAnsi="Times" w:cs="Times New Roman"/>
                            <w:noProof/>
                            <w:sz w:val="22"/>
                            <w:szCs w:val="22"/>
                          </w:rPr>
                        </w:rPrChange>
                      </w:rPr>
                      <w:t xml:space="preserve">Statista. (2015) Statista. [Online]. </w:t>
                    </w:r>
                    <w:del w:id="12890" w:author="Chara Katiri" w:date="2015-05-09T13:59:00Z">
                      <w:r w:rsidRPr="00F758B3" w:rsidDel="00B7160F">
                        <w:rPr>
                          <w:rFonts w:ascii="Times" w:hAnsi="Times" w:cs="Times New Roman"/>
                          <w:noProof/>
                          <w:sz w:val="22"/>
                          <w:szCs w:val="22"/>
                          <w:rPrChange w:id="12891"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892" w:author="Chara Katiri" w:date="2015-05-12T13:05:00Z">
                          <w:rPr>
                            <w:rFonts w:ascii="Times" w:hAnsi="Times" w:cs="Times New Roman"/>
                            <w:noProof/>
                            <w:sz w:val="22"/>
                            <w:szCs w:val="22"/>
                          </w:rPr>
                        </w:rPrChange>
                      </w:rPr>
                      <w:t xml:space="preserve">"http://www.statista.com/statistics/242235/number-of-ebays-total-active-users/ "   </w:t>
                    </w:r>
                    <w:r w:rsidRPr="00F758B3">
                      <w:rPr>
                        <w:rStyle w:val="Hyperlink"/>
                        <w:rFonts w:ascii="Times" w:hAnsi="Times" w:cs="Times New Roman"/>
                        <w:noProof/>
                        <w:sz w:val="22"/>
                        <w:szCs w:val="22"/>
                        <w:rPrChange w:id="12893" w:author="Chara Katiri" w:date="2015-05-12T13:05:00Z">
                          <w:rPr>
                            <w:rStyle w:val="Hyperlink"/>
                            <w:rFonts w:ascii="Times" w:hAnsi="Times" w:cs="Times New Roman"/>
                            <w:noProof/>
                            <w:sz w:val="22"/>
                            <w:szCs w:val="22"/>
                          </w:rPr>
                        </w:rPrChange>
                      </w:rPr>
                      <w:t xml:space="preserve">http://www.statista.com/statistics/242235/number-of-ebays-total-active-users/ </w:t>
                    </w:r>
                    <w:r w:rsidRPr="00F758B3">
                      <w:rPr>
                        <w:rFonts w:ascii="Times" w:hAnsi="Times" w:cs="Times New Roman"/>
                        <w:noProof/>
                        <w:sz w:val="22"/>
                        <w:szCs w:val="22"/>
                        <w:rPrChange w:id="12894" w:author="Chara Katiri" w:date="2015-05-12T13:05:00Z">
                          <w:rPr>
                            <w:rFonts w:ascii="Times" w:hAnsi="Times" w:cs="Times New Roman"/>
                            <w:noProof/>
                            <w:sz w:val="22"/>
                            <w:szCs w:val="22"/>
                          </w:rPr>
                        </w:rPrChange>
                      </w:rPr>
                      <w:t xml:space="preserve"> </w:t>
                    </w:r>
                  </w:p>
                </w:tc>
              </w:tr>
              <w:tr w:rsidR="000926B2" w:rsidRPr="00F758B3" w14:paraId="1DAAA08B" w14:textId="77777777" w:rsidTr="000926B2">
                <w:trPr>
                  <w:trHeight w:val="514"/>
                  <w:tblCellSpacing w:w="15" w:type="dxa"/>
                </w:trPr>
                <w:tc>
                  <w:tcPr>
                    <w:tcW w:w="0" w:type="auto"/>
                    <w:hideMark/>
                  </w:tcPr>
                  <w:p w14:paraId="513DD798"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895" w:author="Chara Katiri" w:date="2015-05-12T13:05:00Z">
                          <w:rPr>
                            <w:rFonts w:ascii="Times" w:hAnsi="Times" w:cs="Times New Roman"/>
                            <w:noProof/>
                            <w:sz w:val="22"/>
                            <w:szCs w:val="22"/>
                          </w:rPr>
                        </w:rPrChange>
                      </w:rPr>
                      <w:pPrChange w:id="12896"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897" w:author="Chara Katiri" w:date="2015-05-12T13:05:00Z">
                          <w:rPr>
                            <w:rFonts w:ascii="Times" w:hAnsi="Times" w:cs="Times New Roman"/>
                            <w:noProof/>
                            <w:sz w:val="22"/>
                            <w:szCs w:val="22"/>
                          </w:rPr>
                        </w:rPrChange>
                      </w:rPr>
                      <w:t>[16]</w:t>
                    </w:r>
                  </w:p>
                </w:tc>
                <w:tc>
                  <w:tcPr>
                    <w:tcW w:w="0" w:type="auto"/>
                    <w:hideMark/>
                  </w:tcPr>
                  <w:p w14:paraId="4C84CC9E" w14:textId="5FD45A6E" w:rsidR="000926B2" w:rsidRPr="00F758B3" w:rsidRDefault="000926B2" w:rsidP="00F758B3">
                    <w:pPr>
                      <w:pStyle w:val="Bibliography"/>
                      <w:spacing w:line="360" w:lineRule="auto"/>
                      <w:contextualSpacing/>
                      <w:jc w:val="both"/>
                      <w:rPr>
                        <w:rFonts w:ascii="Times" w:hAnsi="Times" w:cs="Times New Roman"/>
                        <w:noProof/>
                        <w:sz w:val="22"/>
                        <w:szCs w:val="22"/>
                        <w:rPrChange w:id="12898" w:author="Chara Katiri" w:date="2015-05-12T13:05:00Z">
                          <w:rPr>
                            <w:rFonts w:ascii="Times" w:hAnsi="Times" w:cs="Times New Roman"/>
                            <w:noProof/>
                            <w:sz w:val="22"/>
                            <w:szCs w:val="22"/>
                          </w:rPr>
                        </w:rPrChange>
                      </w:rPr>
                      <w:pPrChange w:id="12899" w:author="Chara Katiri" w:date="2015-05-12T13:05:00Z">
                        <w:pPr>
                          <w:pStyle w:val="Bibliography"/>
                          <w:spacing w:line="360" w:lineRule="auto"/>
                          <w:contextualSpacing/>
                        </w:pPr>
                      </w:pPrChange>
                    </w:pPr>
                    <w:r w:rsidRPr="00F758B3">
                      <w:rPr>
                        <w:rFonts w:ascii="Times" w:hAnsi="Times" w:cs="Times New Roman"/>
                        <w:noProof/>
                        <w:sz w:val="22"/>
                        <w:szCs w:val="22"/>
                        <w:rPrChange w:id="12900" w:author="Chara Katiri" w:date="2015-05-12T13:05:00Z">
                          <w:rPr>
                            <w:rFonts w:ascii="Times" w:hAnsi="Times" w:cs="Times New Roman"/>
                            <w:noProof/>
                            <w:sz w:val="22"/>
                            <w:szCs w:val="22"/>
                          </w:rPr>
                        </w:rPrChange>
                      </w:rPr>
                      <w:t xml:space="preserve">Preloved.co.uk. (2015) Preloved.co.uk. [Online]. </w:t>
                    </w:r>
                    <w:del w:id="12901" w:author="Chara Katiri" w:date="2015-05-09T13:59:00Z">
                      <w:r w:rsidRPr="00F758B3" w:rsidDel="00B7160F">
                        <w:rPr>
                          <w:rFonts w:ascii="Times" w:hAnsi="Times" w:cs="Times New Roman"/>
                          <w:noProof/>
                          <w:sz w:val="22"/>
                          <w:szCs w:val="22"/>
                          <w:rPrChange w:id="12902"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03" w:author="Chara Katiri" w:date="2015-05-12T13:05:00Z">
                          <w:rPr>
                            <w:rFonts w:ascii="Times" w:hAnsi="Times" w:cs="Times New Roman"/>
                            <w:noProof/>
                            <w:sz w:val="22"/>
                            <w:szCs w:val="22"/>
                          </w:rPr>
                        </w:rPrChange>
                      </w:rPr>
                      <w:t xml:space="preserve">"http://www.preloved.co.uk/about "   </w:t>
                    </w:r>
                    <w:r w:rsidRPr="00F758B3">
                      <w:rPr>
                        <w:rStyle w:val="Hyperlink"/>
                        <w:rFonts w:ascii="Times" w:hAnsi="Times" w:cs="Times New Roman"/>
                        <w:noProof/>
                        <w:sz w:val="22"/>
                        <w:szCs w:val="22"/>
                        <w:rPrChange w:id="12904" w:author="Chara Katiri" w:date="2015-05-12T13:05:00Z">
                          <w:rPr>
                            <w:rStyle w:val="Hyperlink"/>
                            <w:rFonts w:ascii="Times" w:hAnsi="Times" w:cs="Times New Roman"/>
                            <w:noProof/>
                            <w:sz w:val="22"/>
                            <w:szCs w:val="22"/>
                          </w:rPr>
                        </w:rPrChange>
                      </w:rPr>
                      <w:t xml:space="preserve">http://www.preloved.co.uk/about </w:t>
                    </w:r>
                    <w:r w:rsidRPr="00F758B3">
                      <w:rPr>
                        <w:rFonts w:ascii="Times" w:hAnsi="Times" w:cs="Times New Roman"/>
                        <w:noProof/>
                        <w:sz w:val="22"/>
                        <w:szCs w:val="22"/>
                        <w:rPrChange w:id="12905" w:author="Chara Katiri" w:date="2015-05-12T13:05:00Z">
                          <w:rPr>
                            <w:rFonts w:ascii="Times" w:hAnsi="Times" w:cs="Times New Roman"/>
                            <w:noProof/>
                            <w:sz w:val="22"/>
                            <w:szCs w:val="22"/>
                          </w:rPr>
                        </w:rPrChange>
                      </w:rPr>
                      <w:t xml:space="preserve"> </w:t>
                    </w:r>
                  </w:p>
                </w:tc>
              </w:tr>
              <w:tr w:rsidR="000926B2" w:rsidRPr="00F758B3" w14:paraId="2A95CC7E" w14:textId="77777777" w:rsidTr="000926B2">
                <w:trPr>
                  <w:trHeight w:val="145"/>
                  <w:tblCellSpacing w:w="15" w:type="dxa"/>
                </w:trPr>
                <w:tc>
                  <w:tcPr>
                    <w:tcW w:w="0" w:type="auto"/>
                    <w:hideMark/>
                  </w:tcPr>
                  <w:p w14:paraId="35DDB17D"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06" w:author="Chara Katiri" w:date="2015-05-12T13:05:00Z">
                          <w:rPr>
                            <w:rFonts w:ascii="Times" w:hAnsi="Times" w:cs="Times New Roman"/>
                            <w:noProof/>
                            <w:sz w:val="22"/>
                            <w:szCs w:val="22"/>
                          </w:rPr>
                        </w:rPrChange>
                      </w:rPr>
                      <w:pPrChange w:id="1290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08" w:author="Chara Katiri" w:date="2015-05-12T13:05:00Z">
                          <w:rPr>
                            <w:rFonts w:ascii="Times" w:hAnsi="Times" w:cs="Times New Roman"/>
                            <w:noProof/>
                            <w:sz w:val="22"/>
                            <w:szCs w:val="22"/>
                          </w:rPr>
                        </w:rPrChange>
                      </w:rPr>
                      <w:t>[17]</w:t>
                    </w:r>
                  </w:p>
                </w:tc>
                <w:tc>
                  <w:tcPr>
                    <w:tcW w:w="0" w:type="auto"/>
                    <w:hideMark/>
                  </w:tcPr>
                  <w:p w14:paraId="14EEDCB5" w14:textId="692A4CC8" w:rsidR="000926B2" w:rsidRPr="00F758B3" w:rsidRDefault="000926B2" w:rsidP="00F758B3">
                    <w:pPr>
                      <w:pStyle w:val="Bibliography"/>
                      <w:spacing w:line="360" w:lineRule="auto"/>
                      <w:contextualSpacing/>
                      <w:jc w:val="both"/>
                      <w:rPr>
                        <w:rFonts w:ascii="Times" w:hAnsi="Times" w:cs="Times New Roman"/>
                        <w:noProof/>
                        <w:sz w:val="22"/>
                        <w:szCs w:val="22"/>
                        <w:rPrChange w:id="12909" w:author="Chara Katiri" w:date="2015-05-12T13:05:00Z">
                          <w:rPr>
                            <w:rFonts w:ascii="Times" w:hAnsi="Times" w:cs="Times New Roman"/>
                            <w:noProof/>
                            <w:sz w:val="22"/>
                            <w:szCs w:val="22"/>
                          </w:rPr>
                        </w:rPrChange>
                      </w:rPr>
                      <w:pPrChange w:id="12910" w:author="Chara Katiri" w:date="2015-05-12T13:05:00Z">
                        <w:pPr>
                          <w:pStyle w:val="Bibliography"/>
                          <w:spacing w:line="360" w:lineRule="auto"/>
                          <w:contextualSpacing/>
                        </w:pPr>
                      </w:pPrChange>
                    </w:pPr>
                    <w:r w:rsidRPr="00F758B3">
                      <w:rPr>
                        <w:rFonts w:ascii="Times" w:hAnsi="Times" w:cs="Times New Roman"/>
                        <w:noProof/>
                        <w:sz w:val="22"/>
                        <w:szCs w:val="22"/>
                        <w:rPrChange w:id="12911" w:author="Chara Katiri" w:date="2015-05-12T13:05:00Z">
                          <w:rPr>
                            <w:rFonts w:ascii="Times" w:hAnsi="Times" w:cs="Times New Roman"/>
                            <w:noProof/>
                            <w:sz w:val="22"/>
                            <w:szCs w:val="22"/>
                          </w:rPr>
                        </w:rPrChange>
                      </w:rPr>
                      <w:t xml:space="preserve">Oracle. (2015) Oracle.com. [Online]. </w:t>
                    </w:r>
                    <w:del w:id="12912" w:author="Chara Katiri" w:date="2015-05-09T14:00:00Z">
                      <w:r w:rsidRPr="00F758B3" w:rsidDel="00B7160F">
                        <w:rPr>
                          <w:rFonts w:ascii="Times" w:hAnsi="Times" w:cs="Times New Roman"/>
                          <w:noProof/>
                          <w:sz w:val="22"/>
                          <w:szCs w:val="22"/>
                          <w:rPrChange w:id="12913"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14" w:author="Chara Katiri" w:date="2015-05-12T13:05:00Z">
                          <w:rPr>
                            <w:rFonts w:ascii="Times" w:hAnsi="Times" w:cs="Times New Roman"/>
                            <w:noProof/>
                            <w:sz w:val="22"/>
                            <w:szCs w:val="22"/>
                          </w:rPr>
                        </w:rPrChange>
                      </w:rPr>
                      <w:t xml:space="preserve">"http://www.oracle.com/technetwork/articles/java/mvc-2280472.html  "   </w:t>
                    </w:r>
                    <w:r w:rsidRPr="00F758B3">
                      <w:rPr>
                        <w:rStyle w:val="Hyperlink"/>
                        <w:rFonts w:ascii="Times" w:hAnsi="Times" w:cs="Times New Roman"/>
                        <w:noProof/>
                        <w:sz w:val="22"/>
                        <w:szCs w:val="22"/>
                        <w:rPrChange w:id="12915" w:author="Chara Katiri" w:date="2015-05-12T13:05:00Z">
                          <w:rPr>
                            <w:rStyle w:val="Hyperlink"/>
                            <w:rFonts w:ascii="Times" w:hAnsi="Times" w:cs="Times New Roman"/>
                            <w:noProof/>
                            <w:sz w:val="22"/>
                            <w:szCs w:val="22"/>
                          </w:rPr>
                        </w:rPrChange>
                      </w:rPr>
                      <w:t xml:space="preserve">http://www.oracle.com/technetwork/articles/java/mvc-2280472.html </w:t>
                    </w:r>
                    <w:r w:rsidRPr="00F758B3">
                      <w:rPr>
                        <w:rFonts w:ascii="Times" w:hAnsi="Times" w:cs="Times New Roman"/>
                        <w:noProof/>
                        <w:sz w:val="22"/>
                        <w:szCs w:val="22"/>
                        <w:rPrChange w:id="12916" w:author="Chara Katiri" w:date="2015-05-12T13:05:00Z">
                          <w:rPr>
                            <w:rFonts w:ascii="Times" w:hAnsi="Times" w:cs="Times New Roman"/>
                            <w:noProof/>
                            <w:sz w:val="22"/>
                            <w:szCs w:val="22"/>
                          </w:rPr>
                        </w:rPrChange>
                      </w:rPr>
                      <w:t xml:space="preserve"> </w:t>
                    </w:r>
                  </w:p>
                </w:tc>
              </w:tr>
              <w:tr w:rsidR="000926B2" w:rsidRPr="00F758B3" w14:paraId="51E483A4" w14:textId="77777777" w:rsidTr="000926B2">
                <w:trPr>
                  <w:trHeight w:val="145"/>
                  <w:tblCellSpacing w:w="15" w:type="dxa"/>
                </w:trPr>
                <w:tc>
                  <w:tcPr>
                    <w:tcW w:w="0" w:type="auto"/>
                    <w:hideMark/>
                  </w:tcPr>
                  <w:p w14:paraId="4FD2D537"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17" w:author="Chara Katiri" w:date="2015-05-12T13:05:00Z">
                          <w:rPr>
                            <w:rFonts w:ascii="Times" w:hAnsi="Times" w:cs="Times New Roman"/>
                            <w:noProof/>
                            <w:sz w:val="22"/>
                            <w:szCs w:val="22"/>
                          </w:rPr>
                        </w:rPrChange>
                      </w:rPr>
                      <w:pPrChange w:id="12918"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19" w:author="Chara Katiri" w:date="2015-05-12T13:05:00Z">
                          <w:rPr>
                            <w:rFonts w:ascii="Times" w:hAnsi="Times" w:cs="Times New Roman"/>
                            <w:noProof/>
                            <w:sz w:val="22"/>
                            <w:szCs w:val="22"/>
                          </w:rPr>
                        </w:rPrChange>
                      </w:rPr>
                      <w:t>[18]</w:t>
                    </w:r>
                  </w:p>
                </w:tc>
                <w:tc>
                  <w:tcPr>
                    <w:tcW w:w="0" w:type="auto"/>
                    <w:hideMark/>
                  </w:tcPr>
                  <w:p w14:paraId="664A77D8" w14:textId="5D77188F" w:rsidR="000926B2" w:rsidRPr="00F758B3" w:rsidRDefault="000926B2" w:rsidP="00F758B3">
                    <w:pPr>
                      <w:pStyle w:val="Bibliography"/>
                      <w:spacing w:line="360" w:lineRule="auto"/>
                      <w:contextualSpacing/>
                      <w:jc w:val="both"/>
                      <w:rPr>
                        <w:rFonts w:ascii="Times" w:hAnsi="Times" w:cs="Times New Roman"/>
                        <w:noProof/>
                        <w:sz w:val="22"/>
                        <w:szCs w:val="22"/>
                        <w:rPrChange w:id="12920" w:author="Chara Katiri" w:date="2015-05-12T13:05:00Z">
                          <w:rPr>
                            <w:rFonts w:ascii="Times" w:hAnsi="Times" w:cs="Times New Roman"/>
                            <w:noProof/>
                            <w:sz w:val="22"/>
                            <w:szCs w:val="22"/>
                          </w:rPr>
                        </w:rPrChange>
                      </w:rPr>
                      <w:pPrChange w:id="12921" w:author="Chara Katiri" w:date="2015-05-12T13:05:00Z">
                        <w:pPr>
                          <w:pStyle w:val="Bibliography"/>
                          <w:spacing w:line="360" w:lineRule="auto"/>
                          <w:contextualSpacing/>
                        </w:pPr>
                      </w:pPrChange>
                    </w:pPr>
                    <w:r w:rsidRPr="00F758B3">
                      <w:rPr>
                        <w:rFonts w:ascii="Times" w:hAnsi="Times" w:cs="Times New Roman"/>
                        <w:noProof/>
                        <w:sz w:val="22"/>
                        <w:szCs w:val="22"/>
                        <w:rPrChange w:id="12922" w:author="Chara Katiri" w:date="2015-05-12T13:05:00Z">
                          <w:rPr>
                            <w:rFonts w:ascii="Times" w:hAnsi="Times" w:cs="Times New Roman"/>
                            <w:noProof/>
                            <w:sz w:val="22"/>
                            <w:szCs w:val="22"/>
                          </w:rPr>
                        </w:rPrChange>
                      </w:rPr>
                      <w:t xml:space="preserve">Slideshare. (2015) Slideshare.net. [Online]. </w:t>
                    </w:r>
                    <w:del w:id="12923" w:author="Chara Katiri" w:date="2015-05-09T14:00:00Z">
                      <w:r w:rsidRPr="00F758B3" w:rsidDel="00B7160F">
                        <w:rPr>
                          <w:rFonts w:ascii="Times" w:hAnsi="Times" w:cs="Times New Roman"/>
                          <w:noProof/>
                          <w:sz w:val="22"/>
                          <w:szCs w:val="22"/>
                          <w:rPrChange w:id="12924"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25" w:author="Chara Katiri" w:date="2015-05-12T13:05:00Z">
                          <w:rPr>
                            <w:rFonts w:ascii="Times" w:hAnsi="Times" w:cs="Times New Roman"/>
                            <w:noProof/>
                            <w:sz w:val="22"/>
                            <w:szCs w:val="22"/>
                          </w:rPr>
                        </w:rPrChange>
                      </w:rPr>
                      <w:t xml:space="preserve">"http://www.slideshare.net/delabassee/mvc-10-jsr-371  "   </w:t>
                    </w:r>
                    <w:r w:rsidRPr="00F758B3">
                      <w:rPr>
                        <w:rStyle w:val="Hyperlink"/>
                        <w:rFonts w:ascii="Times" w:hAnsi="Times" w:cs="Times New Roman"/>
                        <w:noProof/>
                        <w:sz w:val="22"/>
                        <w:szCs w:val="22"/>
                        <w:rPrChange w:id="12926" w:author="Chara Katiri" w:date="2015-05-12T13:05:00Z">
                          <w:rPr>
                            <w:rStyle w:val="Hyperlink"/>
                            <w:rFonts w:ascii="Times" w:hAnsi="Times" w:cs="Times New Roman"/>
                            <w:noProof/>
                            <w:sz w:val="22"/>
                            <w:szCs w:val="22"/>
                          </w:rPr>
                        </w:rPrChange>
                      </w:rPr>
                      <w:t xml:space="preserve">http://www.slideshare.net/delabassee/mvc-10-jsr-371 </w:t>
                    </w:r>
                    <w:r w:rsidRPr="00F758B3">
                      <w:rPr>
                        <w:rFonts w:ascii="Times" w:hAnsi="Times" w:cs="Times New Roman"/>
                        <w:noProof/>
                        <w:sz w:val="22"/>
                        <w:szCs w:val="22"/>
                        <w:rPrChange w:id="12927" w:author="Chara Katiri" w:date="2015-05-12T13:05:00Z">
                          <w:rPr>
                            <w:rFonts w:ascii="Times" w:hAnsi="Times" w:cs="Times New Roman"/>
                            <w:noProof/>
                            <w:sz w:val="22"/>
                            <w:szCs w:val="22"/>
                          </w:rPr>
                        </w:rPrChange>
                      </w:rPr>
                      <w:t xml:space="preserve"> </w:t>
                    </w:r>
                  </w:p>
                </w:tc>
              </w:tr>
              <w:tr w:rsidR="000926B2" w:rsidRPr="00F758B3" w14:paraId="76D28058" w14:textId="77777777" w:rsidTr="000926B2">
                <w:trPr>
                  <w:trHeight w:val="145"/>
                  <w:tblCellSpacing w:w="15" w:type="dxa"/>
                </w:trPr>
                <w:tc>
                  <w:tcPr>
                    <w:tcW w:w="0" w:type="auto"/>
                    <w:hideMark/>
                  </w:tcPr>
                  <w:p w14:paraId="469B132E"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28" w:author="Chara Katiri" w:date="2015-05-12T13:05:00Z">
                          <w:rPr>
                            <w:rFonts w:ascii="Times" w:hAnsi="Times" w:cs="Times New Roman"/>
                            <w:noProof/>
                            <w:sz w:val="22"/>
                            <w:szCs w:val="22"/>
                          </w:rPr>
                        </w:rPrChange>
                      </w:rPr>
                      <w:pPrChange w:id="12929"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30" w:author="Chara Katiri" w:date="2015-05-12T13:05:00Z">
                          <w:rPr>
                            <w:rFonts w:ascii="Times" w:hAnsi="Times" w:cs="Times New Roman"/>
                            <w:noProof/>
                            <w:sz w:val="22"/>
                            <w:szCs w:val="22"/>
                          </w:rPr>
                        </w:rPrChange>
                      </w:rPr>
                      <w:t>[19]</w:t>
                    </w:r>
                  </w:p>
                </w:tc>
                <w:tc>
                  <w:tcPr>
                    <w:tcW w:w="0" w:type="auto"/>
                    <w:hideMark/>
                  </w:tcPr>
                  <w:p w14:paraId="463B9511" w14:textId="69298A46" w:rsidR="000926B2" w:rsidRPr="00F758B3" w:rsidRDefault="000926B2" w:rsidP="00F758B3">
                    <w:pPr>
                      <w:pStyle w:val="Bibliography"/>
                      <w:spacing w:line="360" w:lineRule="auto"/>
                      <w:contextualSpacing/>
                      <w:jc w:val="both"/>
                      <w:rPr>
                        <w:rFonts w:ascii="Times" w:hAnsi="Times" w:cs="Times New Roman"/>
                        <w:noProof/>
                        <w:sz w:val="22"/>
                        <w:szCs w:val="22"/>
                        <w:rPrChange w:id="12931" w:author="Chara Katiri" w:date="2015-05-12T13:05:00Z">
                          <w:rPr>
                            <w:rFonts w:ascii="Times" w:hAnsi="Times" w:cs="Times New Roman"/>
                            <w:noProof/>
                            <w:sz w:val="22"/>
                            <w:szCs w:val="22"/>
                          </w:rPr>
                        </w:rPrChange>
                      </w:rPr>
                      <w:pPrChange w:id="12932" w:author="Chara Katiri" w:date="2015-05-12T13:05:00Z">
                        <w:pPr>
                          <w:pStyle w:val="Bibliography"/>
                          <w:spacing w:line="360" w:lineRule="auto"/>
                          <w:contextualSpacing/>
                        </w:pPr>
                      </w:pPrChange>
                    </w:pPr>
                    <w:r w:rsidRPr="00F758B3">
                      <w:rPr>
                        <w:rFonts w:ascii="Times" w:hAnsi="Times" w:cs="Times New Roman"/>
                        <w:noProof/>
                        <w:sz w:val="22"/>
                        <w:szCs w:val="22"/>
                        <w:rPrChange w:id="12933" w:author="Chara Katiri" w:date="2015-05-12T13:05:00Z">
                          <w:rPr>
                            <w:rFonts w:ascii="Times" w:hAnsi="Times" w:cs="Times New Roman"/>
                            <w:noProof/>
                            <w:sz w:val="22"/>
                            <w:szCs w:val="22"/>
                          </w:rPr>
                        </w:rPrChange>
                      </w:rPr>
                      <w:t xml:space="preserve">D. MVC. (2015) Stackoverflow.com. [Online]. </w:t>
                    </w:r>
                    <w:del w:id="12934" w:author="Chara Katiri" w:date="2015-05-09T14:00:00Z">
                      <w:r w:rsidRPr="00F758B3" w:rsidDel="00B7160F">
                        <w:rPr>
                          <w:rFonts w:ascii="Times" w:hAnsi="Times" w:cs="Times New Roman"/>
                          <w:noProof/>
                          <w:sz w:val="22"/>
                          <w:szCs w:val="22"/>
                          <w:rPrChange w:id="12935"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36" w:author="Chara Katiri" w:date="2015-05-12T13:05:00Z">
                          <w:rPr>
                            <w:rFonts w:ascii="Times" w:hAnsi="Times" w:cs="Times New Roman"/>
                            <w:noProof/>
                            <w:sz w:val="22"/>
                            <w:szCs w:val="22"/>
                          </w:rPr>
                        </w:rPrChange>
                      </w:rPr>
                      <w:t xml:space="preserve">"http://i.stack.imgur.com/Discf.jpg"   </w:t>
                    </w:r>
                    <w:r w:rsidRPr="00F758B3">
                      <w:rPr>
                        <w:rStyle w:val="Hyperlink"/>
                        <w:rFonts w:ascii="Times" w:hAnsi="Times" w:cs="Times New Roman"/>
                        <w:noProof/>
                        <w:sz w:val="22"/>
                        <w:szCs w:val="22"/>
                        <w:rPrChange w:id="12937" w:author="Chara Katiri" w:date="2015-05-12T13:05:00Z">
                          <w:rPr>
                            <w:rStyle w:val="Hyperlink"/>
                            <w:rFonts w:ascii="Times" w:hAnsi="Times" w:cs="Times New Roman"/>
                            <w:noProof/>
                            <w:sz w:val="22"/>
                            <w:szCs w:val="22"/>
                          </w:rPr>
                        </w:rPrChange>
                      </w:rPr>
                      <w:t>http://i.stack.imgur.com/Discf.jpg</w:t>
                    </w:r>
                    <w:r w:rsidRPr="00F758B3">
                      <w:rPr>
                        <w:rFonts w:ascii="Times" w:hAnsi="Times" w:cs="Times New Roman"/>
                        <w:noProof/>
                        <w:sz w:val="22"/>
                        <w:szCs w:val="22"/>
                        <w:rPrChange w:id="12938" w:author="Chara Katiri" w:date="2015-05-12T13:05:00Z">
                          <w:rPr>
                            <w:rFonts w:ascii="Times" w:hAnsi="Times" w:cs="Times New Roman"/>
                            <w:noProof/>
                            <w:sz w:val="22"/>
                            <w:szCs w:val="22"/>
                          </w:rPr>
                        </w:rPrChange>
                      </w:rPr>
                      <w:t xml:space="preserve"> </w:t>
                    </w:r>
                  </w:p>
                </w:tc>
              </w:tr>
              <w:tr w:rsidR="000926B2" w:rsidRPr="00F758B3" w14:paraId="748BFC80" w14:textId="77777777" w:rsidTr="000926B2">
                <w:trPr>
                  <w:trHeight w:val="145"/>
                  <w:tblCellSpacing w:w="15" w:type="dxa"/>
                </w:trPr>
                <w:tc>
                  <w:tcPr>
                    <w:tcW w:w="0" w:type="auto"/>
                    <w:hideMark/>
                  </w:tcPr>
                  <w:p w14:paraId="0492A1A4"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39" w:author="Chara Katiri" w:date="2015-05-12T13:05:00Z">
                          <w:rPr>
                            <w:rFonts w:ascii="Times" w:hAnsi="Times" w:cs="Times New Roman"/>
                            <w:noProof/>
                            <w:sz w:val="22"/>
                            <w:szCs w:val="22"/>
                          </w:rPr>
                        </w:rPrChange>
                      </w:rPr>
                      <w:pPrChange w:id="12940"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41" w:author="Chara Katiri" w:date="2015-05-12T13:05:00Z">
                          <w:rPr>
                            <w:rFonts w:ascii="Times" w:hAnsi="Times" w:cs="Times New Roman"/>
                            <w:noProof/>
                            <w:sz w:val="22"/>
                            <w:szCs w:val="22"/>
                          </w:rPr>
                        </w:rPrChange>
                      </w:rPr>
                      <w:t>[20]</w:t>
                    </w:r>
                  </w:p>
                </w:tc>
                <w:tc>
                  <w:tcPr>
                    <w:tcW w:w="0" w:type="auto"/>
                    <w:hideMark/>
                  </w:tcPr>
                  <w:p w14:paraId="084FB2D3" w14:textId="5033B525" w:rsidR="000926B2" w:rsidRPr="00F758B3" w:rsidRDefault="000926B2" w:rsidP="00F758B3">
                    <w:pPr>
                      <w:pStyle w:val="Bibliography"/>
                      <w:spacing w:line="360" w:lineRule="auto"/>
                      <w:contextualSpacing/>
                      <w:jc w:val="both"/>
                      <w:rPr>
                        <w:rFonts w:ascii="Times" w:hAnsi="Times" w:cs="Times New Roman"/>
                        <w:noProof/>
                        <w:sz w:val="22"/>
                        <w:szCs w:val="22"/>
                        <w:rPrChange w:id="12942" w:author="Chara Katiri" w:date="2015-05-12T13:05:00Z">
                          <w:rPr>
                            <w:rFonts w:ascii="Times" w:hAnsi="Times" w:cs="Times New Roman"/>
                            <w:noProof/>
                            <w:sz w:val="22"/>
                            <w:szCs w:val="22"/>
                          </w:rPr>
                        </w:rPrChange>
                      </w:rPr>
                      <w:pPrChange w:id="12943" w:author="Chara Katiri" w:date="2015-05-12T13:05:00Z">
                        <w:pPr>
                          <w:pStyle w:val="Bibliography"/>
                          <w:spacing w:line="360" w:lineRule="auto"/>
                          <w:contextualSpacing/>
                        </w:pPr>
                      </w:pPrChange>
                    </w:pPr>
                    <w:r w:rsidRPr="00F758B3">
                      <w:rPr>
                        <w:rFonts w:ascii="Times" w:hAnsi="Times" w:cs="Times New Roman"/>
                        <w:noProof/>
                        <w:sz w:val="22"/>
                        <w:szCs w:val="22"/>
                        <w:rPrChange w:id="12944" w:author="Chara Katiri" w:date="2015-05-12T13:05:00Z">
                          <w:rPr>
                            <w:rFonts w:ascii="Times" w:hAnsi="Times" w:cs="Times New Roman"/>
                            <w:noProof/>
                            <w:sz w:val="22"/>
                            <w:szCs w:val="22"/>
                          </w:rPr>
                        </w:rPrChange>
                      </w:rPr>
                      <w:t xml:space="preserve">Docs.spring.io. (2015) Spring. [Online]. </w:t>
                    </w:r>
                    <w:del w:id="12945" w:author="Chara Katiri" w:date="2015-05-09T14:00:00Z">
                      <w:r w:rsidRPr="00F758B3" w:rsidDel="00B7160F">
                        <w:rPr>
                          <w:rFonts w:ascii="Times" w:hAnsi="Times" w:cs="Times New Roman"/>
                          <w:noProof/>
                          <w:sz w:val="22"/>
                          <w:szCs w:val="22"/>
                          <w:rPrChange w:id="12946"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47" w:author="Chara Katiri" w:date="2015-05-12T13:05:00Z">
                          <w:rPr>
                            <w:rFonts w:ascii="Times" w:hAnsi="Times" w:cs="Times New Roman"/>
                            <w:noProof/>
                            <w:sz w:val="22"/>
                            <w:szCs w:val="22"/>
                          </w:rPr>
                        </w:rPrChange>
                      </w:rPr>
                      <w:t xml:space="preserve">"http://docs.spring.io/spring-framework/docs/3.0.x/reference/overview.html.  "   </w:t>
                    </w:r>
                    <w:r w:rsidRPr="00F758B3">
                      <w:rPr>
                        <w:rStyle w:val="Hyperlink"/>
                        <w:rFonts w:ascii="Times" w:hAnsi="Times" w:cs="Times New Roman"/>
                        <w:noProof/>
                        <w:sz w:val="22"/>
                        <w:szCs w:val="22"/>
                        <w:rPrChange w:id="12948" w:author="Chara Katiri" w:date="2015-05-12T13:05:00Z">
                          <w:rPr>
                            <w:rStyle w:val="Hyperlink"/>
                            <w:rFonts w:ascii="Times" w:hAnsi="Times" w:cs="Times New Roman"/>
                            <w:noProof/>
                            <w:sz w:val="22"/>
                            <w:szCs w:val="22"/>
                          </w:rPr>
                        </w:rPrChange>
                      </w:rPr>
                      <w:t xml:space="preserve">http://docs.spring.io/spring-framework/docs/3.0.x/reference/overview.html. </w:t>
                    </w:r>
                    <w:r w:rsidRPr="00F758B3">
                      <w:rPr>
                        <w:rFonts w:ascii="Times" w:hAnsi="Times" w:cs="Times New Roman"/>
                        <w:noProof/>
                        <w:sz w:val="22"/>
                        <w:szCs w:val="22"/>
                        <w:rPrChange w:id="12949" w:author="Chara Katiri" w:date="2015-05-12T13:05:00Z">
                          <w:rPr>
                            <w:rFonts w:ascii="Times" w:hAnsi="Times" w:cs="Times New Roman"/>
                            <w:noProof/>
                            <w:sz w:val="22"/>
                            <w:szCs w:val="22"/>
                          </w:rPr>
                        </w:rPrChange>
                      </w:rPr>
                      <w:t xml:space="preserve"> </w:t>
                    </w:r>
                  </w:p>
                </w:tc>
              </w:tr>
              <w:tr w:rsidR="000926B2" w:rsidRPr="00F758B3" w14:paraId="65966121" w14:textId="77777777" w:rsidTr="000926B2">
                <w:trPr>
                  <w:trHeight w:val="145"/>
                  <w:tblCellSpacing w:w="15" w:type="dxa"/>
                </w:trPr>
                <w:tc>
                  <w:tcPr>
                    <w:tcW w:w="0" w:type="auto"/>
                    <w:hideMark/>
                  </w:tcPr>
                  <w:p w14:paraId="3962AF04"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50" w:author="Chara Katiri" w:date="2015-05-12T13:05:00Z">
                          <w:rPr>
                            <w:rFonts w:ascii="Times" w:hAnsi="Times" w:cs="Times New Roman"/>
                            <w:noProof/>
                            <w:sz w:val="22"/>
                            <w:szCs w:val="22"/>
                          </w:rPr>
                        </w:rPrChange>
                      </w:rPr>
                      <w:pPrChange w:id="1295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52" w:author="Chara Katiri" w:date="2015-05-12T13:05:00Z">
                          <w:rPr>
                            <w:rFonts w:ascii="Times" w:hAnsi="Times" w:cs="Times New Roman"/>
                            <w:noProof/>
                            <w:sz w:val="22"/>
                            <w:szCs w:val="22"/>
                          </w:rPr>
                        </w:rPrChange>
                      </w:rPr>
                      <w:t>[21]</w:t>
                    </w:r>
                  </w:p>
                </w:tc>
                <w:tc>
                  <w:tcPr>
                    <w:tcW w:w="0" w:type="auto"/>
                    <w:hideMark/>
                  </w:tcPr>
                  <w:p w14:paraId="19E0F151" w14:textId="328F3CA7" w:rsidR="000926B2" w:rsidRPr="00F758B3" w:rsidRDefault="000926B2" w:rsidP="00F758B3">
                    <w:pPr>
                      <w:pStyle w:val="Bibliography"/>
                      <w:spacing w:line="360" w:lineRule="auto"/>
                      <w:contextualSpacing/>
                      <w:jc w:val="both"/>
                      <w:rPr>
                        <w:rFonts w:ascii="Times" w:hAnsi="Times" w:cs="Times New Roman"/>
                        <w:noProof/>
                        <w:sz w:val="22"/>
                        <w:szCs w:val="22"/>
                        <w:rPrChange w:id="12953" w:author="Chara Katiri" w:date="2015-05-12T13:05:00Z">
                          <w:rPr>
                            <w:rFonts w:ascii="Times" w:hAnsi="Times" w:cs="Times New Roman"/>
                            <w:noProof/>
                            <w:sz w:val="22"/>
                            <w:szCs w:val="22"/>
                          </w:rPr>
                        </w:rPrChange>
                      </w:rPr>
                      <w:pPrChange w:id="12954" w:author="Chara Katiri" w:date="2015-05-12T13:05:00Z">
                        <w:pPr>
                          <w:pStyle w:val="Bibliography"/>
                          <w:spacing w:line="360" w:lineRule="auto"/>
                          <w:contextualSpacing/>
                        </w:pPr>
                      </w:pPrChange>
                    </w:pPr>
                    <w:r w:rsidRPr="00F758B3">
                      <w:rPr>
                        <w:rFonts w:ascii="Times" w:hAnsi="Times" w:cs="Times New Roman"/>
                        <w:noProof/>
                        <w:sz w:val="22"/>
                        <w:szCs w:val="22"/>
                        <w:rPrChange w:id="12955" w:author="Chara Katiri" w:date="2015-05-12T13:05:00Z">
                          <w:rPr>
                            <w:rFonts w:ascii="Times" w:hAnsi="Times" w:cs="Times New Roman"/>
                            <w:noProof/>
                            <w:sz w:val="22"/>
                            <w:szCs w:val="22"/>
                          </w:rPr>
                        </w:rPrChange>
                      </w:rPr>
                      <w:t xml:space="preserve">Spring.io. (2014) Spring. [Online]. </w:t>
                    </w:r>
                    <w:del w:id="12956" w:author="Chara Katiri" w:date="2015-05-09T14:00:00Z">
                      <w:r w:rsidRPr="00F758B3" w:rsidDel="00B7160F">
                        <w:rPr>
                          <w:rFonts w:ascii="Times" w:hAnsi="Times" w:cs="Times New Roman"/>
                          <w:noProof/>
                          <w:sz w:val="22"/>
                          <w:szCs w:val="22"/>
                          <w:rPrChange w:id="12957"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58" w:author="Chara Katiri" w:date="2015-05-12T13:05:00Z">
                          <w:rPr>
                            <w:rFonts w:ascii="Times" w:hAnsi="Times" w:cs="Times New Roman"/>
                            <w:noProof/>
                            <w:sz w:val="22"/>
                            <w:szCs w:val="22"/>
                          </w:rPr>
                        </w:rPrChange>
                      </w:rPr>
                      <w:t xml:space="preserve">"http://spring.io/  "   </w:t>
                    </w:r>
                    <w:r w:rsidRPr="00F758B3">
                      <w:rPr>
                        <w:rStyle w:val="Hyperlink"/>
                        <w:rFonts w:ascii="Times" w:hAnsi="Times" w:cs="Times New Roman"/>
                        <w:noProof/>
                        <w:sz w:val="22"/>
                        <w:szCs w:val="22"/>
                        <w:rPrChange w:id="12959" w:author="Chara Katiri" w:date="2015-05-12T13:05:00Z">
                          <w:rPr>
                            <w:rStyle w:val="Hyperlink"/>
                            <w:rFonts w:ascii="Times" w:hAnsi="Times" w:cs="Times New Roman"/>
                            <w:noProof/>
                            <w:sz w:val="22"/>
                            <w:szCs w:val="22"/>
                          </w:rPr>
                        </w:rPrChange>
                      </w:rPr>
                      <w:t xml:space="preserve">http://spring.io/ </w:t>
                    </w:r>
                    <w:r w:rsidRPr="00F758B3">
                      <w:rPr>
                        <w:rFonts w:ascii="Times" w:hAnsi="Times" w:cs="Times New Roman"/>
                        <w:noProof/>
                        <w:sz w:val="22"/>
                        <w:szCs w:val="22"/>
                        <w:rPrChange w:id="12960" w:author="Chara Katiri" w:date="2015-05-12T13:05:00Z">
                          <w:rPr>
                            <w:rFonts w:ascii="Times" w:hAnsi="Times" w:cs="Times New Roman"/>
                            <w:noProof/>
                            <w:sz w:val="22"/>
                            <w:szCs w:val="22"/>
                          </w:rPr>
                        </w:rPrChange>
                      </w:rPr>
                      <w:t xml:space="preserve"> </w:t>
                    </w:r>
                  </w:p>
                </w:tc>
              </w:tr>
              <w:tr w:rsidR="000926B2" w:rsidRPr="00F758B3" w14:paraId="01870F9D" w14:textId="77777777" w:rsidTr="000926B2">
                <w:trPr>
                  <w:trHeight w:val="145"/>
                  <w:tblCellSpacing w:w="15" w:type="dxa"/>
                </w:trPr>
                <w:tc>
                  <w:tcPr>
                    <w:tcW w:w="0" w:type="auto"/>
                    <w:hideMark/>
                  </w:tcPr>
                  <w:p w14:paraId="55190B60"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61" w:author="Chara Katiri" w:date="2015-05-12T13:05:00Z">
                          <w:rPr>
                            <w:rFonts w:ascii="Times" w:hAnsi="Times" w:cs="Times New Roman"/>
                            <w:noProof/>
                            <w:sz w:val="22"/>
                            <w:szCs w:val="22"/>
                          </w:rPr>
                        </w:rPrChange>
                      </w:rPr>
                      <w:pPrChange w:id="12962"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63" w:author="Chara Katiri" w:date="2015-05-12T13:05:00Z">
                          <w:rPr>
                            <w:rFonts w:ascii="Times" w:hAnsi="Times" w:cs="Times New Roman"/>
                            <w:noProof/>
                            <w:sz w:val="22"/>
                            <w:szCs w:val="22"/>
                          </w:rPr>
                        </w:rPrChange>
                      </w:rPr>
                      <w:t>[22]</w:t>
                    </w:r>
                  </w:p>
                </w:tc>
                <w:tc>
                  <w:tcPr>
                    <w:tcW w:w="0" w:type="auto"/>
                    <w:hideMark/>
                  </w:tcPr>
                  <w:p w14:paraId="3CD63A4A" w14:textId="619D05B4" w:rsidR="000926B2" w:rsidRPr="00F758B3" w:rsidRDefault="000926B2" w:rsidP="00F758B3">
                    <w:pPr>
                      <w:pStyle w:val="Bibliography"/>
                      <w:spacing w:line="360" w:lineRule="auto"/>
                      <w:contextualSpacing/>
                      <w:jc w:val="both"/>
                      <w:rPr>
                        <w:rFonts w:ascii="Times" w:hAnsi="Times" w:cs="Times New Roman"/>
                        <w:noProof/>
                        <w:sz w:val="22"/>
                        <w:szCs w:val="22"/>
                        <w:rPrChange w:id="12964" w:author="Chara Katiri" w:date="2015-05-12T13:05:00Z">
                          <w:rPr>
                            <w:rFonts w:ascii="Times" w:hAnsi="Times" w:cs="Times New Roman"/>
                            <w:noProof/>
                            <w:sz w:val="22"/>
                            <w:szCs w:val="22"/>
                          </w:rPr>
                        </w:rPrChange>
                      </w:rPr>
                      <w:pPrChange w:id="12965" w:author="Chara Katiri" w:date="2015-05-12T13:05:00Z">
                        <w:pPr>
                          <w:pStyle w:val="Bibliography"/>
                          <w:spacing w:line="360" w:lineRule="auto"/>
                          <w:contextualSpacing/>
                        </w:pPr>
                      </w:pPrChange>
                    </w:pPr>
                    <w:r w:rsidRPr="00F758B3">
                      <w:rPr>
                        <w:rFonts w:ascii="Times" w:hAnsi="Times" w:cs="Times New Roman"/>
                        <w:noProof/>
                        <w:sz w:val="22"/>
                        <w:szCs w:val="22"/>
                        <w:rPrChange w:id="12966" w:author="Chara Katiri" w:date="2015-05-12T13:05:00Z">
                          <w:rPr>
                            <w:rFonts w:ascii="Times" w:hAnsi="Times" w:cs="Times New Roman"/>
                            <w:noProof/>
                            <w:sz w:val="22"/>
                            <w:szCs w:val="22"/>
                          </w:rPr>
                        </w:rPrChange>
                      </w:rPr>
                      <w:t xml:space="preserve">Spring.io. (2015) 9. Aspect Oriented Programming with Spring. [Online]. </w:t>
                    </w:r>
                    <w:del w:id="12967" w:author="Chara Katiri" w:date="2015-05-09T14:00:00Z">
                      <w:r w:rsidRPr="00F758B3" w:rsidDel="00B7160F">
                        <w:rPr>
                          <w:rFonts w:ascii="Times" w:hAnsi="Times" w:cs="Times New Roman"/>
                          <w:noProof/>
                          <w:sz w:val="22"/>
                          <w:szCs w:val="22"/>
                          <w:rPrChange w:id="12968"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69" w:author="Chara Katiri" w:date="2015-05-12T13:05:00Z">
                          <w:rPr>
                            <w:rFonts w:ascii="Times" w:hAnsi="Times" w:cs="Times New Roman"/>
                            <w:noProof/>
                            <w:sz w:val="22"/>
                            <w:szCs w:val="22"/>
                          </w:rPr>
                        </w:rPrChange>
                      </w:rPr>
                      <w:t xml:space="preserve">"http://docs.spring.io/spring/docs/current/spring-framework-reference/html/aop.html" \l "aop-introduction"   </w:t>
                    </w:r>
                    <w:r w:rsidRPr="00F758B3">
                      <w:rPr>
                        <w:rStyle w:val="Hyperlink"/>
                        <w:rFonts w:ascii="Times" w:hAnsi="Times" w:cs="Times New Roman"/>
                        <w:noProof/>
                        <w:sz w:val="22"/>
                        <w:szCs w:val="22"/>
                        <w:rPrChange w:id="12970" w:author="Chara Katiri" w:date="2015-05-12T13:05:00Z">
                          <w:rPr>
                            <w:rStyle w:val="Hyperlink"/>
                            <w:rFonts w:ascii="Times" w:hAnsi="Times" w:cs="Times New Roman"/>
                            <w:noProof/>
                            <w:sz w:val="22"/>
                            <w:szCs w:val="22"/>
                          </w:rPr>
                        </w:rPrChange>
                      </w:rPr>
                      <w:t>http://docs.spring.io/spring/docs/current/spring-framework-reference/html/aop.html#aop-introduction</w:t>
                    </w:r>
                    <w:r w:rsidRPr="00F758B3">
                      <w:rPr>
                        <w:rFonts w:ascii="Times" w:hAnsi="Times" w:cs="Times New Roman"/>
                        <w:noProof/>
                        <w:sz w:val="22"/>
                        <w:szCs w:val="22"/>
                        <w:rPrChange w:id="12971" w:author="Chara Katiri" w:date="2015-05-12T13:05:00Z">
                          <w:rPr>
                            <w:rFonts w:ascii="Times" w:hAnsi="Times" w:cs="Times New Roman"/>
                            <w:noProof/>
                            <w:sz w:val="22"/>
                            <w:szCs w:val="22"/>
                          </w:rPr>
                        </w:rPrChange>
                      </w:rPr>
                      <w:t xml:space="preserve"> </w:t>
                    </w:r>
                  </w:p>
                </w:tc>
              </w:tr>
              <w:tr w:rsidR="000926B2" w:rsidRPr="00F758B3" w14:paraId="79B1BF8D" w14:textId="77777777" w:rsidTr="000926B2">
                <w:trPr>
                  <w:trHeight w:val="145"/>
                  <w:tblCellSpacing w:w="15" w:type="dxa"/>
                </w:trPr>
                <w:tc>
                  <w:tcPr>
                    <w:tcW w:w="0" w:type="auto"/>
                    <w:hideMark/>
                  </w:tcPr>
                  <w:p w14:paraId="356EAEA3"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72" w:author="Chara Katiri" w:date="2015-05-12T13:05:00Z">
                          <w:rPr>
                            <w:rFonts w:ascii="Times" w:hAnsi="Times" w:cs="Times New Roman"/>
                            <w:noProof/>
                            <w:sz w:val="22"/>
                            <w:szCs w:val="22"/>
                          </w:rPr>
                        </w:rPrChange>
                      </w:rPr>
                      <w:pPrChange w:id="1297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74" w:author="Chara Katiri" w:date="2015-05-12T13:05:00Z">
                          <w:rPr>
                            <w:rFonts w:ascii="Times" w:hAnsi="Times" w:cs="Times New Roman"/>
                            <w:noProof/>
                            <w:sz w:val="22"/>
                            <w:szCs w:val="22"/>
                          </w:rPr>
                        </w:rPrChange>
                      </w:rPr>
                      <w:t>[23]</w:t>
                    </w:r>
                  </w:p>
                </w:tc>
                <w:tc>
                  <w:tcPr>
                    <w:tcW w:w="0" w:type="auto"/>
                    <w:hideMark/>
                  </w:tcPr>
                  <w:p w14:paraId="722E6A52" w14:textId="7AA4A412" w:rsidR="000926B2" w:rsidRPr="00F758B3" w:rsidRDefault="000926B2" w:rsidP="00F758B3">
                    <w:pPr>
                      <w:pStyle w:val="Bibliography"/>
                      <w:spacing w:line="360" w:lineRule="auto"/>
                      <w:contextualSpacing/>
                      <w:jc w:val="both"/>
                      <w:rPr>
                        <w:rFonts w:ascii="Times" w:hAnsi="Times" w:cs="Times New Roman"/>
                        <w:noProof/>
                        <w:sz w:val="22"/>
                        <w:szCs w:val="22"/>
                        <w:rPrChange w:id="12975" w:author="Chara Katiri" w:date="2015-05-12T13:05:00Z">
                          <w:rPr>
                            <w:rFonts w:ascii="Times" w:hAnsi="Times" w:cs="Times New Roman"/>
                            <w:noProof/>
                            <w:sz w:val="22"/>
                            <w:szCs w:val="22"/>
                          </w:rPr>
                        </w:rPrChange>
                      </w:rPr>
                      <w:pPrChange w:id="12976" w:author="Chara Katiri" w:date="2015-05-12T13:05:00Z">
                        <w:pPr>
                          <w:pStyle w:val="Bibliography"/>
                          <w:spacing w:line="360" w:lineRule="auto"/>
                          <w:contextualSpacing/>
                        </w:pPr>
                      </w:pPrChange>
                    </w:pPr>
                    <w:r w:rsidRPr="00F758B3">
                      <w:rPr>
                        <w:rFonts w:ascii="Times" w:hAnsi="Times" w:cs="Times New Roman"/>
                        <w:noProof/>
                        <w:sz w:val="22"/>
                        <w:szCs w:val="22"/>
                        <w:rPrChange w:id="12977" w:author="Chara Katiri" w:date="2015-05-12T13:05:00Z">
                          <w:rPr>
                            <w:rFonts w:ascii="Times" w:hAnsi="Times" w:cs="Times New Roman"/>
                            <w:noProof/>
                            <w:sz w:val="22"/>
                            <w:szCs w:val="22"/>
                          </w:rPr>
                        </w:rPrChange>
                      </w:rPr>
                      <w:t xml:space="preserve">Spring.io. (2015) 2. Introduction to the Spring Framework'. [Online]. </w:t>
                    </w:r>
                    <w:del w:id="12978" w:author="Chara Katiri" w:date="2015-05-09T14:00:00Z">
                      <w:r w:rsidRPr="00F758B3" w:rsidDel="00B7160F">
                        <w:rPr>
                          <w:rFonts w:ascii="Times" w:hAnsi="Times" w:cs="Times New Roman"/>
                          <w:noProof/>
                          <w:sz w:val="22"/>
                          <w:szCs w:val="22"/>
                          <w:rPrChange w:id="12979"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80" w:author="Chara Katiri" w:date="2015-05-12T13:05:00Z">
                          <w:rPr>
                            <w:rFonts w:ascii="Times" w:hAnsi="Times" w:cs="Times New Roman"/>
                            <w:noProof/>
                            <w:sz w:val="22"/>
                            <w:szCs w:val="22"/>
                          </w:rPr>
                        </w:rPrChange>
                      </w:rPr>
                      <w:t xml:space="preserve">"http://docs.spring.io/spring/docs/current/spring-framework-reference/html/overview.html "   </w:t>
                    </w:r>
                    <w:r w:rsidRPr="00F758B3">
                      <w:rPr>
                        <w:rStyle w:val="Hyperlink"/>
                        <w:rFonts w:ascii="Times" w:hAnsi="Times" w:cs="Times New Roman"/>
                        <w:noProof/>
                        <w:sz w:val="22"/>
                        <w:szCs w:val="22"/>
                        <w:rPrChange w:id="12981" w:author="Chara Katiri" w:date="2015-05-12T13:05:00Z">
                          <w:rPr>
                            <w:rStyle w:val="Hyperlink"/>
                            <w:rFonts w:ascii="Times" w:hAnsi="Times" w:cs="Times New Roman"/>
                            <w:noProof/>
                            <w:sz w:val="22"/>
                            <w:szCs w:val="22"/>
                          </w:rPr>
                        </w:rPrChange>
                      </w:rPr>
                      <w:t xml:space="preserve">http://docs.spring.io/spring/docs/current/spring-framework-reference/html/overview.html </w:t>
                    </w:r>
                    <w:r w:rsidRPr="00F758B3">
                      <w:rPr>
                        <w:rFonts w:ascii="Times" w:hAnsi="Times" w:cs="Times New Roman"/>
                        <w:noProof/>
                        <w:sz w:val="22"/>
                        <w:szCs w:val="22"/>
                        <w:rPrChange w:id="12982" w:author="Chara Katiri" w:date="2015-05-12T13:05:00Z">
                          <w:rPr>
                            <w:rFonts w:ascii="Times" w:hAnsi="Times" w:cs="Times New Roman"/>
                            <w:noProof/>
                            <w:sz w:val="22"/>
                            <w:szCs w:val="22"/>
                          </w:rPr>
                        </w:rPrChange>
                      </w:rPr>
                      <w:t xml:space="preserve"> </w:t>
                    </w:r>
                  </w:p>
                </w:tc>
              </w:tr>
              <w:tr w:rsidR="000926B2" w:rsidRPr="00F758B3" w14:paraId="732BEFA9" w14:textId="77777777" w:rsidTr="000926B2">
                <w:trPr>
                  <w:trHeight w:val="145"/>
                  <w:tblCellSpacing w:w="15" w:type="dxa"/>
                </w:trPr>
                <w:tc>
                  <w:tcPr>
                    <w:tcW w:w="0" w:type="auto"/>
                    <w:hideMark/>
                  </w:tcPr>
                  <w:p w14:paraId="330E767D"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83" w:author="Chara Katiri" w:date="2015-05-12T13:05:00Z">
                          <w:rPr>
                            <w:rFonts w:ascii="Times" w:hAnsi="Times" w:cs="Times New Roman"/>
                            <w:noProof/>
                            <w:sz w:val="22"/>
                            <w:szCs w:val="22"/>
                          </w:rPr>
                        </w:rPrChange>
                      </w:rPr>
                      <w:pPrChange w:id="12984"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85" w:author="Chara Katiri" w:date="2015-05-12T13:05:00Z">
                          <w:rPr>
                            <w:rFonts w:ascii="Times" w:hAnsi="Times" w:cs="Times New Roman"/>
                            <w:noProof/>
                            <w:sz w:val="22"/>
                            <w:szCs w:val="22"/>
                          </w:rPr>
                        </w:rPrChange>
                      </w:rPr>
                      <w:t>[24]</w:t>
                    </w:r>
                  </w:p>
                </w:tc>
                <w:tc>
                  <w:tcPr>
                    <w:tcW w:w="0" w:type="auto"/>
                    <w:hideMark/>
                  </w:tcPr>
                  <w:p w14:paraId="4CE47366" w14:textId="365ED094" w:rsidR="000926B2" w:rsidRPr="00F758B3" w:rsidRDefault="000926B2" w:rsidP="00F758B3">
                    <w:pPr>
                      <w:pStyle w:val="Bibliography"/>
                      <w:spacing w:line="360" w:lineRule="auto"/>
                      <w:contextualSpacing/>
                      <w:jc w:val="both"/>
                      <w:rPr>
                        <w:rFonts w:ascii="Times" w:hAnsi="Times" w:cs="Times New Roman"/>
                        <w:noProof/>
                        <w:sz w:val="22"/>
                        <w:szCs w:val="22"/>
                        <w:rPrChange w:id="12986" w:author="Chara Katiri" w:date="2015-05-12T13:05:00Z">
                          <w:rPr>
                            <w:rFonts w:ascii="Times" w:hAnsi="Times" w:cs="Times New Roman"/>
                            <w:noProof/>
                            <w:sz w:val="22"/>
                            <w:szCs w:val="22"/>
                          </w:rPr>
                        </w:rPrChange>
                      </w:rPr>
                      <w:pPrChange w:id="12987" w:author="Chara Katiri" w:date="2015-05-12T13:05:00Z">
                        <w:pPr>
                          <w:pStyle w:val="Bibliography"/>
                          <w:spacing w:line="360" w:lineRule="auto"/>
                          <w:contextualSpacing/>
                        </w:pPr>
                      </w:pPrChange>
                    </w:pPr>
                    <w:r w:rsidRPr="00F758B3">
                      <w:rPr>
                        <w:rFonts w:ascii="Times" w:hAnsi="Times" w:cs="Times New Roman"/>
                        <w:noProof/>
                        <w:sz w:val="22"/>
                        <w:szCs w:val="22"/>
                        <w:rPrChange w:id="12988" w:author="Chara Katiri" w:date="2015-05-12T13:05:00Z">
                          <w:rPr>
                            <w:rFonts w:ascii="Times" w:hAnsi="Times" w:cs="Times New Roman"/>
                            <w:noProof/>
                            <w:sz w:val="22"/>
                            <w:szCs w:val="22"/>
                          </w:rPr>
                        </w:rPrChange>
                      </w:rPr>
                      <w:t xml:space="preserve">Withoutbook.com. (2015) Withoutbook.com. [Online]. </w:t>
                    </w:r>
                    <w:del w:id="12989" w:author="Chara Katiri" w:date="2015-05-09T14:00:00Z">
                      <w:r w:rsidRPr="00F758B3" w:rsidDel="00B7160F">
                        <w:rPr>
                          <w:rFonts w:ascii="Times" w:hAnsi="Times" w:cs="Times New Roman"/>
                          <w:noProof/>
                          <w:sz w:val="22"/>
                          <w:szCs w:val="22"/>
                          <w:rPrChange w:id="12990"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2991" w:author="Chara Katiri" w:date="2015-05-12T13:05:00Z">
                          <w:rPr>
                            <w:rFonts w:ascii="Times" w:hAnsi="Times" w:cs="Times New Roman"/>
                            <w:noProof/>
                            <w:sz w:val="22"/>
                            <w:szCs w:val="22"/>
                          </w:rPr>
                        </w:rPrChange>
                      </w:rPr>
                      <w:t xml:space="preserve">"http://www.withoutbook.com/DifferenceBetweenSubjects.php?subId1=27&amp;subId2=28&amp;d=Difference +between+Struts+and+Spring  "   </w:t>
                    </w:r>
                    <w:r w:rsidRPr="00F758B3">
                      <w:rPr>
                        <w:rStyle w:val="Hyperlink"/>
                        <w:rFonts w:ascii="Times" w:hAnsi="Times" w:cs="Times New Roman"/>
                        <w:noProof/>
                        <w:sz w:val="22"/>
                        <w:szCs w:val="22"/>
                        <w:rPrChange w:id="12992" w:author="Chara Katiri" w:date="2015-05-12T13:05:00Z">
                          <w:rPr>
                            <w:rStyle w:val="Hyperlink"/>
                            <w:rFonts w:ascii="Times" w:hAnsi="Times" w:cs="Times New Roman"/>
                            <w:noProof/>
                            <w:sz w:val="22"/>
                            <w:szCs w:val="22"/>
                          </w:rPr>
                        </w:rPrChange>
                      </w:rPr>
                      <w:t xml:space="preserve">http://www.withoutbook.com/DifferenceBetweenSubjects.php?subId1=27&amp;subId2=28&amp;d=Difference +between+Struts+and+Spring </w:t>
                    </w:r>
                    <w:r w:rsidRPr="00F758B3">
                      <w:rPr>
                        <w:rFonts w:ascii="Times" w:hAnsi="Times" w:cs="Times New Roman"/>
                        <w:noProof/>
                        <w:sz w:val="22"/>
                        <w:szCs w:val="22"/>
                        <w:rPrChange w:id="12993" w:author="Chara Katiri" w:date="2015-05-12T13:05:00Z">
                          <w:rPr>
                            <w:rFonts w:ascii="Times" w:hAnsi="Times" w:cs="Times New Roman"/>
                            <w:noProof/>
                            <w:sz w:val="22"/>
                            <w:szCs w:val="22"/>
                          </w:rPr>
                        </w:rPrChange>
                      </w:rPr>
                      <w:t xml:space="preserve"> </w:t>
                    </w:r>
                  </w:p>
                </w:tc>
              </w:tr>
              <w:tr w:rsidR="000926B2" w:rsidRPr="00F758B3" w14:paraId="6679B4A1" w14:textId="77777777" w:rsidTr="000926B2">
                <w:trPr>
                  <w:trHeight w:val="145"/>
                  <w:tblCellSpacing w:w="15" w:type="dxa"/>
                </w:trPr>
                <w:tc>
                  <w:tcPr>
                    <w:tcW w:w="0" w:type="auto"/>
                    <w:hideMark/>
                  </w:tcPr>
                  <w:p w14:paraId="77961DE7"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2994" w:author="Chara Katiri" w:date="2015-05-12T13:05:00Z">
                          <w:rPr>
                            <w:rFonts w:ascii="Times" w:hAnsi="Times" w:cs="Times New Roman"/>
                            <w:noProof/>
                            <w:sz w:val="22"/>
                            <w:szCs w:val="22"/>
                          </w:rPr>
                        </w:rPrChange>
                      </w:rPr>
                      <w:pPrChange w:id="1299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2996" w:author="Chara Katiri" w:date="2015-05-12T13:05:00Z">
                          <w:rPr>
                            <w:rFonts w:ascii="Times" w:hAnsi="Times" w:cs="Times New Roman"/>
                            <w:noProof/>
                            <w:sz w:val="22"/>
                            <w:szCs w:val="22"/>
                          </w:rPr>
                        </w:rPrChange>
                      </w:rPr>
                      <w:t>[25]</w:t>
                    </w:r>
                  </w:p>
                </w:tc>
                <w:tc>
                  <w:tcPr>
                    <w:tcW w:w="0" w:type="auto"/>
                    <w:hideMark/>
                  </w:tcPr>
                  <w:p w14:paraId="55061C54" w14:textId="41B9CCF6" w:rsidR="000926B2" w:rsidRPr="00F758B3" w:rsidRDefault="000926B2" w:rsidP="00F758B3">
                    <w:pPr>
                      <w:pStyle w:val="Bibliography"/>
                      <w:spacing w:line="360" w:lineRule="auto"/>
                      <w:contextualSpacing/>
                      <w:jc w:val="both"/>
                      <w:rPr>
                        <w:rFonts w:ascii="Times" w:hAnsi="Times" w:cs="Times New Roman"/>
                        <w:noProof/>
                        <w:sz w:val="22"/>
                        <w:szCs w:val="22"/>
                        <w:rPrChange w:id="12997" w:author="Chara Katiri" w:date="2015-05-12T13:05:00Z">
                          <w:rPr>
                            <w:rFonts w:ascii="Times" w:hAnsi="Times" w:cs="Times New Roman"/>
                            <w:noProof/>
                            <w:sz w:val="22"/>
                            <w:szCs w:val="22"/>
                          </w:rPr>
                        </w:rPrChange>
                      </w:rPr>
                      <w:pPrChange w:id="12998" w:author="Chara Katiri" w:date="2015-05-12T13:05:00Z">
                        <w:pPr>
                          <w:pStyle w:val="Bibliography"/>
                          <w:spacing w:line="360" w:lineRule="auto"/>
                          <w:contextualSpacing/>
                        </w:pPr>
                      </w:pPrChange>
                    </w:pPr>
                    <w:r w:rsidRPr="00F758B3">
                      <w:rPr>
                        <w:rFonts w:ascii="Times" w:hAnsi="Times" w:cs="Times New Roman"/>
                        <w:noProof/>
                        <w:sz w:val="22"/>
                        <w:szCs w:val="22"/>
                        <w:rPrChange w:id="12999" w:author="Chara Katiri" w:date="2015-05-12T13:05:00Z">
                          <w:rPr>
                            <w:rFonts w:ascii="Times" w:hAnsi="Times" w:cs="Times New Roman"/>
                            <w:noProof/>
                            <w:sz w:val="22"/>
                            <w:szCs w:val="22"/>
                          </w:rPr>
                        </w:rPrChange>
                      </w:rPr>
                      <w:t xml:space="preserve">Docs.Spring.io. (2015) 1. Introduction to Spring Framework. [Online]. </w:t>
                    </w:r>
                    <w:del w:id="13000" w:author="Chara Katiri" w:date="2015-05-09T14:00:00Z">
                      <w:r w:rsidRPr="00F758B3" w:rsidDel="00B7160F">
                        <w:rPr>
                          <w:rFonts w:ascii="Times" w:hAnsi="Times" w:cs="Times New Roman"/>
                          <w:noProof/>
                          <w:sz w:val="22"/>
                          <w:szCs w:val="22"/>
                          <w:rPrChange w:id="13001"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3002" w:author="Chara Katiri" w:date="2015-05-12T13:05:00Z">
                          <w:rPr>
                            <w:rFonts w:ascii="Times" w:hAnsi="Times" w:cs="Times New Roman"/>
                            <w:noProof/>
                            <w:sz w:val="22"/>
                            <w:szCs w:val="22"/>
                          </w:rPr>
                        </w:rPrChange>
                      </w:rPr>
                      <w:t xml:space="preserve">"http://docs.spring.io/spring-framework/docs/3.0.x/reference/overview.html"   </w:t>
                    </w:r>
                    <w:r w:rsidRPr="00F758B3">
                      <w:rPr>
                        <w:rStyle w:val="Hyperlink"/>
                        <w:rFonts w:ascii="Times" w:hAnsi="Times" w:cs="Times New Roman"/>
                        <w:noProof/>
                        <w:sz w:val="22"/>
                        <w:szCs w:val="22"/>
                        <w:rPrChange w:id="13003" w:author="Chara Katiri" w:date="2015-05-12T13:05:00Z">
                          <w:rPr>
                            <w:rStyle w:val="Hyperlink"/>
                            <w:rFonts w:ascii="Times" w:hAnsi="Times" w:cs="Times New Roman"/>
                            <w:noProof/>
                            <w:sz w:val="22"/>
                            <w:szCs w:val="22"/>
                          </w:rPr>
                        </w:rPrChange>
                      </w:rPr>
                      <w:t>http://docs.spring.io/spring-framework/docs/3.0.x/reference/overview.html</w:t>
                    </w:r>
                    <w:r w:rsidRPr="00F758B3">
                      <w:rPr>
                        <w:rFonts w:ascii="Times" w:hAnsi="Times" w:cs="Times New Roman"/>
                        <w:noProof/>
                        <w:sz w:val="22"/>
                        <w:szCs w:val="22"/>
                        <w:rPrChange w:id="13004" w:author="Chara Katiri" w:date="2015-05-12T13:05:00Z">
                          <w:rPr>
                            <w:rFonts w:ascii="Times" w:hAnsi="Times" w:cs="Times New Roman"/>
                            <w:noProof/>
                            <w:sz w:val="22"/>
                            <w:szCs w:val="22"/>
                          </w:rPr>
                        </w:rPrChange>
                      </w:rPr>
                      <w:t xml:space="preserve"> </w:t>
                    </w:r>
                  </w:p>
                </w:tc>
              </w:tr>
              <w:tr w:rsidR="000926B2" w:rsidRPr="00F758B3" w14:paraId="284AE313" w14:textId="77777777" w:rsidTr="000926B2">
                <w:trPr>
                  <w:trHeight w:val="145"/>
                  <w:tblCellSpacing w:w="15" w:type="dxa"/>
                </w:trPr>
                <w:tc>
                  <w:tcPr>
                    <w:tcW w:w="0" w:type="auto"/>
                    <w:hideMark/>
                  </w:tcPr>
                  <w:p w14:paraId="661376D4"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05" w:author="Chara Katiri" w:date="2015-05-12T13:05:00Z">
                          <w:rPr>
                            <w:rFonts w:ascii="Times" w:hAnsi="Times" w:cs="Times New Roman"/>
                            <w:noProof/>
                            <w:sz w:val="22"/>
                            <w:szCs w:val="22"/>
                          </w:rPr>
                        </w:rPrChange>
                      </w:rPr>
                      <w:pPrChange w:id="13006"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07" w:author="Chara Katiri" w:date="2015-05-12T13:05:00Z">
                          <w:rPr>
                            <w:rFonts w:ascii="Times" w:hAnsi="Times" w:cs="Times New Roman"/>
                            <w:noProof/>
                            <w:sz w:val="22"/>
                            <w:szCs w:val="22"/>
                          </w:rPr>
                        </w:rPrChange>
                      </w:rPr>
                      <w:t>[26]</w:t>
                    </w:r>
                  </w:p>
                </w:tc>
                <w:tc>
                  <w:tcPr>
                    <w:tcW w:w="0" w:type="auto"/>
                    <w:hideMark/>
                  </w:tcPr>
                  <w:p w14:paraId="13C283E7" w14:textId="18949657" w:rsidR="000926B2" w:rsidRPr="00F758B3" w:rsidRDefault="000926B2" w:rsidP="00F758B3">
                    <w:pPr>
                      <w:pStyle w:val="Bibliography"/>
                      <w:spacing w:line="360" w:lineRule="auto"/>
                      <w:contextualSpacing/>
                      <w:jc w:val="both"/>
                      <w:rPr>
                        <w:rFonts w:ascii="Times" w:hAnsi="Times" w:cs="Times New Roman"/>
                        <w:noProof/>
                        <w:sz w:val="22"/>
                        <w:szCs w:val="22"/>
                        <w:rPrChange w:id="13008" w:author="Chara Katiri" w:date="2015-05-12T13:05:00Z">
                          <w:rPr>
                            <w:rFonts w:ascii="Times" w:hAnsi="Times" w:cs="Times New Roman"/>
                            <w:noProof/>
                            <w:sz w:val="22"/>
                            <w:szCs w:val="22"/>
                          </w:rPr>
                        </w:rPrChange>
                      </w:rPr>
                      <w:pPrChange w:id="13009" w:author="Chara Katiri" w:date="2015-05-12T13:05:00Z">
                        <w:pPr>
                          <w:pStyle w:val="Bibliography"/>
                          <w:spacing w:line="360" w:lineRule="auto"/>
                          <w:contextualSpacing/>
                        </w:pPr>
                      </w:pPrChange>
                    </w:pPr>
                    <w:r w:rsidRPr="00F758B3">
                      <w:rPr>
                        <w:rFonts w:ascii="Times" w:hAnsi="Times" w:cs="Times New Roman"/>
                        <w:noProof/>
                        <w:sz w:val="22"/>
                        <w:szCs w:val="22"/>
                        <w:rPrChange w:id="13010" w:author="Chara Katiri" w:date="2015-05-12T13:05:00Z">
                          <w:rPr>
                            <w:rFonts w:ascii="Times" w:hAnsi="Times" w:cs="Times New Roman"/>
                            <w:noProof/>
                            <w:sz w:val="22"/>
                            <w:szCs w:val="22"/>
                          </w:rPr>
                        </w:rPrChange>
                      </w:rPr>
                      <w:t xml:space="preserve">Coplien, T. (2015) Artima.com. [Online]. </w:t>
                    </w:r>
                    <w:del w:id="13011" w:author="Chara Katiri" w:date="2015-05-09T14:00:00Z">
                      <w:r w:rsidRPr="00F758B3" w:rsidDel="00B7160F">
                        <w:rPr>
                          <w:rFonts w:ascii="Times" w:hAnsi="Times" w:cs="Times New Roman"/>
                          <w:noProof/>
                          <w:sz w:val="22"/>
                          <w:szCs w:val="22"/>
                          <w:rPrChange w:id="13012" w:author="Chara Katiri" w:date="2015-05-12T13:05:00Z">
                            <w:rPr>
                              <w:rFonts w:ascii="Times" w:hAnsi="Times" w:cs="Times New Roman"/>
                              <w:noProof/>
                              <w:sz w:val="22"/>
                              <w:szCs w:val="22"/>
                            </w:rPr>
                          </w:rPrChange>
                        </w:rPr>
                        <w:delText xml:space="preserve">  HYPERLINK </w:delText>
                      </w:r>
                    </w:del>
                    <w:r w:rsidRPr="00F758B3">
                      <w:rPr>
                        <w:rFonts w:ascii="Times" w:hAnsi="Times" w:cs="Times New Roman"/>
                        <w:noProof/>
                        <w:sz w:val="22"/>
                        <w:szCs w:val="22"/>
                        <w:rPrChange w:id="13013" w:author="Chara Katiri" w:date="2015-05-12T13:05:00Z">
                          <w:rPr>
                            <w:rFonts w:ascii="Times" w:hAnsi="Times" w:cs="Times New Roman"/>
                            <w:noProof/>
                            <w:sz w:val="22"/>
                            <w:szCs w:val="22"/>
                          </w:rPr>
                        </w:rPrChange>
                      </w:rPr>
                      <w:t xml:space="preserve">"http://www.artima.com/articles/dci_vision.html "   </w:t>
                    </w:r>
                    <w:r w:rsidRPr="00F758B3">
                      <w:rPr>
                        <w:rStyle w:val="Hyperlink"/>
                        <w:rFonts w:ascii="Times" w:hAnsi="Times" w:cs="Times New Roman"/>
                        <w:noProof/>
                        <w:sz w:val="22"/>
                        <w:szCs w:val="22"/>
                        <w:rPrChange w:id="13014" w:author="Chara Katiri" w:date="2015-05-12T13:05:00Z">
                          <w:rPr>
                            <w:rStyle w:val="Hyperlink"/>
                            <w:rFonts w:ascii="Times" w:hAnsi="Times" w:cs="Times New Roman"/>
                            <w:noProof/>
                            <w:sz w:val="22"/>
                            <w:szCs w:val="22"/>
                          </w:rPr>
                        </w:rPrChange>
                      </w:rPr>
                      <w:t xml:space="preserve">http://www.artima.com/articles/dci_vision.html </w:t>
                    </w:r>
                    <w:r w:rsidRPr="00F758B3">
                      <w:rPr>
                        <w:rFonts w:ascii="Times" w:hAnsi="Times" w:cs="Times New Roman"/>
                        <w:noProof/>
                        <w:sz w:val="22"/>
                        <w:szCs w:val="22"/>
                        <w:rPrChange w:id="13015" w:author="Chara Katiri" w:date="2015-05-12T13:05:00Z">
                          <w:rPr>
                            <w:rFonts w:ascii="Times" w:hAnsi="Times" w:cs="Times New Roman"/>
                            <w:noProof/>
                            <w:sz w:val="22"/>
                            <w:szCs w:val="22"/>
                          </w:rPr>
                        </w:rPrChange>
                      </w:rPr>
                      <w:t xml:space="preserve"> </w:t>
                    </w:r>
                  </w:p>
                </w:tc>
              </w:tr>
              <w:tr w:rsidR="000926B2" w:rsidRPr="00F758B3" w14:paraId="02476F2E" w14:textId="77777777" w:rsidTr="000926B2">
                <w:trPr>
                  <w:trHeight w:val="145"/>
                  <w:tblCellSpacing w:w="15" w:type="dxa"/>
                </w:trPr>
                <w:tc>
                  <w:tcPr>
                    <w:tcW w:w="0" w:type="auto"/>
                    <w:hideMark/>
                  </w:tcPr>
                  <w:p w14:paraId="5BF6258B"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16" w:author="Chara Katiri" w:date="2015-05-12T13:05:00Z">
                          <w:rPr>
                            <w:rFonts w:ascii="Times" w:hAnsi="Times" w:cs="Times New Roman"/>
                            <w:noProof/>
                            <w:sz w:val="22"/>
                            <w:szCs w:val="22"/>
                          </w:rPr>
                        </w:rPrChange>
                      </w:rPr>
                      <w:pPrChange w:id="1301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18" w:author="Chara Katiri" w:date="2015-05-12T13:05:00Z">
                          <w:rPr>
                            <w:rFonts w:ascii="Times" w:hAnsi="Times" w:cs="Times New Roman"/>
                            <w:noProof/>
                            <w:sz w:val="22"/>
                            <w:szCs w:val="22"/>
                          </w:rPr>
                        </w:rPrChange>
                      </w:rPr>
                      <w:t>[27]</w:t>
                    </w:r>
                  </w:p>
                </w:tc>
                <w:tc>
                  <w:tcPr>
                    <w:tcW w:w="0" w:type="auto"/>
                    <w:hideMark/>
                  </w:tcPr>
                  <w:p w14:paraId="0D0B36F1" w14:textId="3E2F6CAD" w:rsidR="000926B2" w:rsidRPr="00F758B3" w:rsidRDefault="000926B2" w:rsidP="00F758B3">
                    <w:pPr>
                      <w:pStyle w:val="Bibliography"/>
                      <w:spacing w:line="360" w:lineRule="auto"/>
                      <w:contextualSpacing/>
                      <w:jc w:val="both"/>
                      <w:rPr>
                        <w:rFonts w:ascii="Times" w:hAnsi="Times" w:cs="Times New Roman"/>
                        <w:noProof/>
                        <w:sz w:val="22"/>
                        <w:szCs w:val="22"/>
                        <w:rPrChange w:id="13019" w:author="Chara Katiri" w:date="2015-05-12T13:05:00Z">
                          <w:rPr>
                            <w:rFonts w:ascii="Times" w:hAnsi="Times" w:cs="Times New Roman"/>
                            <w:noProof/>
                            <w:sz w:val="22"/>
                            <w:szCs w:val="22"/>
                          </w:rPr>
                        </w:rPrChange>
                      </w:rPr>
                      <w:pPrChange w:id="13020" w:author="Chara Katiri" w:date="2015-05-12T13:05:00Z">
                        <w:pPr>
                          <w:pStyle w:val="Bibliography"/>
                          <w:spacing w:line="360" w:lineRule="auto"/>
                          <w:contextualSpacing/>
                        </w:pPr>
                      </w:pPrChange>
                    </w:pPr>
                    <w:r w:rsidRPr="00F758B3">
                      <w:rPr>
                        <w:rFonts w:ascii="Times" w:hAnsi="Times" w:cs="Times New Roman"/>
                        <w:noProof/>
                        <w:sz w:val="22"/>
                        <w:szCs w:val="22"/>
                        <w:rPrChange w:id="13021" w:author="Chara Katiri" w:date="2015-05-12T13:05:00Z">
                          <w:rPr>
                            <w:rFonts w:ascii="Times" w:hAnsi="Times" w:cs="Times New Roman"/>
                            <w:noProof/>
                            <w:sz w:val="22"/>
                            <w:szCs w:val="22"/>
                          </w:rPr>
                        </w:rPrChange>
                      </w:rPr>
                      <w:t xml:space="preserve">D. Vrusias. (2015) University of Surrey, Surrey Learn. [Online].   HYPERLINK "https://sharepoint.surrey.ac.uk/exampapers/Papers/Advanced%20Challenges%20in%20Web%20Tech nologies.pdf  "   </w:t>
                    </w:r>
                    <w:r w:rsidRPr="00F758B3">
                      <w:rPr>
                        <w:rStyle w:val="Hyperlink"/>
                        <w:rFonts w:ascii="Times" w:hAnsi="Times" w:cs="Times New Roman"/>
                        <w:noProof/>
                        <w:sz w:val="22"/>
                        <w:szCs w:val="22"/>
                        <w:rPrChange w:id="13022" w:author="Chara Katiri" w:date="2015-05-12T13:05:00Z">
                          <w:rPr>
                            <w:rStyle w:val="Hyperlink"/>
                            <w:rFonts w:ascii="Times" w:hAnsi="Times" w:cs="Times New Roman"/>
                            <w:noProof/>
                            <w:sz w:val="22"/>
                            <w:szCs w:val="22"/>
                          </w:rPr>
                        </w:rPrChange>
                      </w:rPr>
                      <w:t xml:space="preserve">https://sharepoint.surrey.ac.uk/exampapers/Papers/Advanced%20Challenges%20in%20Web%20Tech nologies.pdf </w:t>
                    </w:r>
                    <w:r w:rsidRPr="00F758B3">
                      <w:rPr>
                        <w:rFonts w:ascii="Times" w:hAnsi="Times" w:cs="Times New Roman"/>
                        <w:noProof/>
                        <w:sz w:val="22"/>
                        <w:szCs w:val="22"/>
                        <w:rPrChange w:id="13023" w:author="Chara Katiri" w:date="2015-05-12T13:05:00Z">
                          <w:rPr>
                            <w:rFonts w:ascii="Times" w:hAnsi="Times" w:cs="Times New Roman"/>
                            <w:noProof/>
                            <w:sz w:val="22"/>
                            <w:szCs w:val="22"/>
                          </w:rPr>
                        </w:rPrChange>
                      </w:rPr>
                      <w:t xml:space="preserve"> </w:t>
                    </w:r>
                  </w:p>
                </w:tc>
              </w:tr>
              <w:tr w:rsidR="000926B2" w:rsidRPr="00F758B3" w14:paraId="0DAD9624" w14:textId="77777777" w:rsidTr="000926B2">
                <w:trPr>
                  <w:trHeight w:val="145"/>
                  <w:tblCellSpacing w:w="15" w:type="dxa"/>
                </w:trPr>
                <w:tc>
                  <w:tcPr>
                    <w:tcW w:w="0" w:type="auto"/>
                    <w:hideMark/>
                  </w:tcPr>
                  <w:p w14:paraId="0980F0F6"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24" w:author="Chara Katiri" w:date="2015-05-12T13:05:00Z">
                          <w:rPr>
                            <w:rFonts w:ascii="Times" w:hAnsi="Times" w:cs="Times New Roman"/>
                            <w:noProof/>
                            <w:sz w:val="22"/>
                            <w:szCs w:val="22"/>
                          </w:rPr>
                        </w:rPrChange>
                      </w:rPr>
                      <w:pPrChange w:id="1302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26" w:author="Chara Katiri" w:date="2015-05-12T13:05:00Z">
                          <w:rPr>
                            <w:rFonts w:ascii="Times" w:hAnsi="Times" w:cs="Times New Roman"/>
                            <w:noProof/>
                            <w:sz w:val="22"/>
                            <w:szCs w:val="22"/>
                          </w:rPr>
                        </w:rPrChange>
                      </w:rPr>
                      <w:t>[28]</w:t>
                    </w:r>
                  </w:p>
                </w:tc>
                <w:tc>
                  <w:tcPr>
                    <w:tcW w:w="0" w:type="auto"/>
                    <w:hideMark/>
                  </w:tcPr>
                  <w:p w14:paraId="32A8B828" w14:textId="376668EA" w:rsidR="000926B2" w:rsidRPr="00F758B3" w:rsidRDefault="000926B2" w:rsidP="00F758B3">
                    <w:pPr>
                      <w:pStyle w:val="Bibliography"/>
                      <w:spacing w:line="360" w:lineRule="auto"/>
                      <w:contextualSpacing/>
                      <w:jc w:val="both"/>
                      <w:rPr>
                        <w:rFonts w:ascii="Times" w:hAnsi="Times" w:cs="Times New Roman"/>
                        <w:noProof/>
                        <w:sz w:val="22"/>
                        <w:szCs w:val="22"/>
                        <w:rPrChange w:id="13027" w:author="Chara Katiri" w:date="2015-05-12T13:05:00Z">
                          <w:rPr>
                            <w:rFonts w:ascii="Times" w:hAnsi="Times" w:cs="Times New Roman"/>
                            <w:noProof/>
                            <w:sz w:val="22"/>
                            <w:szCs w:val="22"/>
                          </w:rPr>
                        </w:rPrChange>
                      </w:rPr>
                      <w:pPrChange w:id="13028" w:author="Chara Katiri" w:date="2015-05-12T13:05:00Z">
                        <w:pPr>
                          <w:pStyle w:val="Bibliography"/>
                          <w:spacing w:line="360" w:lineRule="auto"/>
                          <w:contextualSpacing/>
                        </w:pPr>
                      </w:pPrChange>
                    </w:pPr>
                    <w:r w:rsidRPr="00F758B3">
                      <w:rPr>
                        <w:rFonts w:ascii="Times" w:hAnsi="Times" w:cs="Times New Roman"/>
                        <w:noProof/>
                        <w:sz w:val="22"/>
                        <w:szCs w:val="22"/>
                        <w:rPrChange w:id="13029" w:author="Chara Katiri" w:date="2015-05-12T13:05:00Z">
                          <w:rPr>
                            <w:rFonts w:ascii="Times" w:hAnsi="Times" w:cs="Times New Roman"/>
                            <w:noProof/>
                            <w:sz w:val="22"/>
                            <w:szCs w:val="22"/>
                          </w:rPr>
                        </w:rPrChange>
                      </w:rPr>
                      <w:t xml:space="preserve">Legislation.gov.uk. (2015) Legislation.gov.uk. [Online].   HYPERLINK "http://www.legislation.gov.uk/ukpga/1979/54  "   </w:t>
                    </w:r>
                    <w:r w:rsidRPr="00F758B3">
                      <w:rPr>
                        <w:rStyle w:val="Hyperlink"/>
                        <w:rFonts w:ascii="Times" w:hAnsi="Times" w:cs="Times New Roman"/>
                        <w:noProof/>
                        <w:sz w:val="22"/>
                        <w:szCs w:val="22"/>
                        <w:rPrChange w:id="13030" w:author="Chara Katiri" w:date="2015-05-12T13:05:00Z">
                          <w:rPr>
                            <w:rStyle w:val="Hyperlink"/>
                            <w:rFonts w:ascii="Times" w:hAnsi="Times" w:cs="Times New Roman"/>
                            <w:noProof/>
                            <w:sz w:val="22"/>
                            <w:szCs w:val="22"/>
                          </w:rPr>
                        </w:rPrChange>
                      </w:rPr>
                      <w:t xml:space="preserve">http://www.legislation.gov.uk/ukpga/1979/54 </w:t>
                    </w:r>
                    <w:r w:rsidRPr="00F758B3">
                      <w:rPr>
                        <w:rFonts w:ascii="Times" w:hAnsi="Times" w:cs="Times New Roman"/>
                        <w:noProof/>
                        <w:sz w:val="22"/>
                        <w:szCs w:val="22"/>
                        <w:rPrChange w:id="13031" w:author="Chara Katiri" w:date="2015-05-12T13:05:00Z">
                          <w:rPr>
                            <w:rFonts w:ascii="Times" w:hAnsi="Times" w:cs="Times New Roman"/>
                            <w:noProof/>
                            <w:sz w:val="22"/>
                            <w:szCs w:val="22"/>
                          </w:rPr>
                        </w:rPrChange>
                      </w:rPr>
                      <w:t xml:space="preserve"> </w:t>
                    </w:r>
                  </w:p>
                </w:tc>
              </w:tr>
              <w:tr w:rsidR="000926B2" w:rsidRPr="00F758B3" w14:paraId="59B281A9" w14:textId="77777777" w:rsidTr="000926B2">
                <w:trPr>
                  <w:trHeight w:val="145"/>
                  <w:tblCellSpacing w:w="15" w:type="dxa"/>
                </w:trPr>
                <w:tc>
                  <w:tcPr>
                    <w:tcW w:w="0" w:type="auto"/>
                    <w:hideMark/>
                  </w:tcPr>
                  <w:p w14:paraId="57658F79"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32" w:author="Chara Katiri" w:date="2015-05-12T13:05:00Z">
                          <w:rPr>
                            <w:rFonts w:ascii="Times" w:hAnsi="Times" w:cs="Times New Roman"/>
                            <w:noProof/>
                            <w:sz w:val="22"/>
                            <w:szCs w:val="22"/>
                          </w:rPr>
                        </w:rPrChange>
                      </w:rPr>
                      <w:pPrChange w:id="1303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34" w:author="Chara Katiri" w:date="2015-05-12T13:05:00Z">
                          <w:rPr>
                            <w:rFonts w:ascii="Times" w:hAnsi="Times" w:cs="Times New Roman"/>
                            <w:noProof/>
                            <w:sz w:val="22"/>
                            <w:szCs w:val="22"/>
                          </w:rPr>
                        </w:rPrChange>
                      </w:rPr>
                      <w:t>[29]</w:t>
                    </w:r>
                  </w:p>
                </w:tc>
                <w:tc>
                  <w:tcPr>
                    <w:tcW w:w="0" w:type="auto"/>
                    <w:hideMark/>
                  </w:tcPr>
                  <w:p w14:paraId="6E3DF37A" w14:textId="76B90101" w:rsidR="000926B2" w:rsidRPr="00F758B3" w:rsidRDefault="000926B2" w:rsidP="00F758B3">
                    <w:pPr>
                      <w:pStyle w:val="Bibliography"/>
                      <w:spacing w:line="360" w:lineRule="auto"/>
                      <w:contextualSpacing/>
                      <w:jc w:val="both"/>
                      <w:rPr>
                        <w:rFonts w:ascii="Times" w:hAnsi="Times" w:cs="Times New Roman"/>
                        <w:noProof/>
                        <w:sz w:val="22"/>
                        <w:szCs w:val="22"/>
                        <w:rPrChange w:id="13035" w:author="Chara Katiri" w:date="2015-05-12T13:05:00Z">
                          <w:rPr>
                            <w:rFonts w:ascii="Times" w:hAnsi="Times" w:cs="Times New Roman"/>
                            <w:noProof/>
                            <w:sz w:val="22"/>
                            <w:szCs w:val="22"/>
                          </w:rPr>
                        </w:rPrChange>
                      </w:rPr>
                      <w:pPrChange w:id="13036" w:author="Chara Katiri" w:date="2015-05-12T13:05:00Z">
                        <w:pPr>
                          <w:pStyle w:val="Bibliography"/>
                          <w:spacing w:line="360" w:lineRule="auto"/>
                          <w:contextualSpacing/>
                        </w:pPr>
                      </w:pPrChange>
                    </w:pPr>
                    <w:r w:rsidRPr="00F758B3">
                      <w:rPr>
                        <w:rFonts w:ascii="Times" w:hAnsi="Times" w:cs="Times New Roman"/>
                        <w:noProof/>
                        <w:sz w:val="22"/>
                        <w:szCs w:val="22"/>
                        <w:rPrChange w:id="13037" w:author="Chara Katiri" w:date="2015-05-12T13:05:00Z">
                          <w:rPr>
                            <w:rFonts w:ascii="Times" w:hAnsi="Times" w:cs="Times New Roman"/>
                            <w:noProof/>
                            <w:sz w:val="22"/>
                            <w:szCs w:val="22"/>
                          </w:rPr>
                        </w:rPrChange>
                      </w:rPr>
                      <w:t xml:space="preserve">Sqa.org.uk. (2015) Functional and Non-Functional Requirements. [Online].   HYPERLINK "http://www.sqa.org.uk/e-learning/SDM03CD/page_02.htm  "   </w:t>
                    </w:r>
                    <w:r w:rsidRPr="00F758B3">
                      <w:rPr>
                        <w:rStyle w:val="Hyperlink"/>
                        <w:rFonts w:ascii="Times" w:hAnsi="Times" w:cs="Times New Roman"/>
                        <w:noProof/>
                        <w:sz w:val="22"/>
                        <w:szCs w:val="22"/>
                        <w:rPrChange w:id="13038" w:author="Chara Katiri" w:date="2015-05-12T13:05:00Z">
                          <w:rPr>
                            <w:rStyle w:val="Hyperlink"/>
                            <w:rFonts w:ascii="Times" w:hAnsi="Times" w:cs="Times New Roman"/>
                            <w:noProof/>
                            <w:sz w:val="22"/>
                            <w:szCs w:val="22"/>
                          </w:rPr>
                        </w:rPrChange>
                      </w:rPr>
                      <w:t xml:space="preserve">http://www.sqa.org.uk/e-learning/SDM03CD/page_02.htm </w:t>
                    </w:r>
                    <w:r w:rsidRPr="00F758B3">
                      <w:rPr>
                        <w:rFonts w:ascii="Times" w:hAnsi="Times" w:cs="Times New Roman"/>
                        <w:noProof/>
                        <w:sz w:val="22"/>
                        <w:szCs w:val="22"/>
                        <w:rPrChange w:id="13039" w:author="Chara Katiri" w:date="2015-05-12T13:05:00Z">
                          <w:rPr>
                            <w:rFonts w:ascii="Times" w:hAnsi="Times" w:cs="Times New Roman"/>
                            <w:noProof/>
                            <w:sz w:val="22"/>
                            <w:szCs w:val="22"/>
                          </w:rPr>
                        </w:rPrChange>
                      </w:rPr>
                      <w:t xml:space="preserve"> </w:t>
                    </w:r>
                  </w:p>
                </w:tc>
              </w:tr>
              <w:tr w:rsidR="000926B2" w:rsidRPr="00F758B3" w14:paraId="24A3977D" w14:textId="77777777" w:rsidTr="000926B2">
                <w:trPr>
                  <w:trHeight w:val="145"/>
                  <w:tblCellSpacing w:w="15" w:type="dxa"/>
                </w:trPr>
                <w:tc>
                  <w:tcPr>
                    <w:tcW w:w="0" w:type="auto"/>
                    <w:hideMark/>
                  </w:tcPr>
                  <w:p w14:paraId="3025116E"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40" w:author="Chara Katiri" w:date="2015-05-12T13:05:00Z">
                          <w:rPr>
                            <w:rFonts w:ascii="Times" w:hAnsi="Times" w:cs="Times New Roman"/>
                            <w:noProof/>
                            <w:sz w:val="22"/>
                            <w:szCs w:val="22"/>
                          </w:rPr>
                        </w:rPrChange>
                      </w:rPr>
                      <w:pPrChange w:id="1304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42" w:author="Chara Katiri" w:date="2015-05-12T13:05:00Z">
                          <w:rPr>
                            <w:rFonts w:ascii="Times" w:hAnsi="Times" w:cs="Times New Roman"/>
                            <w:noProof/>
                            <w:sz w:val="22"/>
                            <w:szCs w:val="22"/>
                          </w:rPr>
                        </w:rPrChange>
                      </w:rPr>
                      <w:t>[30]</w:t>
                    </w:r>
                  </w:p>
                </w:tc>
                <w:tc>
                  <w:tcPr>
                    <w:tcW w:w="0" w:type="auto"/>
                    <w:hideMark/>
                  </w:tcPr>
                  <w:p w14:paraId="191A650E" w14:textId="3EB41A1D" w:rsidR="000926B2" w:rsidRPr="00F758B3" w:rsidRDefault="000926B2" w:rsidP="00F758B3">
                    <w:pPr>
                      <w:pStyle w:val="Bibliography"/>
                      <w:spacing w:line="360" w:lineRule="auto"/>
                      <w:contextualSpacing/>
                      <w:jc w:val="both"/>
                      <w:rPr>
                        <w:rFonts w:ascii="Times" w:hAnsi="Times" w:cs="Times New Roman"/>
                        <w:noProof/>
                        <w:sz w:val="22"/>
                        <w:szCs w:val="22"/>
                        <w:rPrChange w:id="13043" w:author="Chara Katiri" w:date="2015-05-12T13:05:00Z">
                          <w:rPr>
                            <w:rFonts w:ascii="Times" w:hAnsi="Times" w:cs="Times New Roman"/>
                            <w:noProof/>
                            <w:sz w:val="22"/>
                            <w:szCs w:val="22"/>
                          </w:rPr>
                        </w:rPrChange>
                      </w:rPr>
                      <w:pPrChange w:id="13044" w:author="Chara Katiri" w:date="2015-05-12T13:05:00Z">
                        <w:pPr>
                          <w:pStyle w:val="Bibliography"/>
                          <w:spacing w:line="360" w:lineRule="auto"/>
                          <w:contextualSpacing/>
                        </w:pPr>
                      </w:pPrChange>
                    </w:pPr>
                    <w:r w:rsidRPr="00F758B3">
                      <w:rPr>
                        <w:rFonts w:ascii="Times" w:hAnsi="Times" w:cs="Times New Roman"/>
                        <w:noProof/>
                        <w:sz w:val="22"/>
                        <w:szCs w:val="22"/>
                        <w:rPrChange w:id="13045" w:author="Chara Katiri" w:date="2015-05-12T13:05:00Z">
                          <w:rPr>
                            <w:rFonts w:ascii="Times" w:hAnsi="Times" w:cs="Times New Roman"/>
                            <w:noProof/>
                            <w:sz w:val="22"/>
                            <w:szCs w:val="22"/>
                          </w:rPr>
                        </w:rPrChange>
                      </w:rPr>
                      <w:t xml:space="preserve">ReQtest. (2015) ReQtest. [Online].   HYPERLINK "http://reqtest.com/requirements-blog/functional-vs-non-functional-requirements/  "   </w:t>
                    </w:r>
                    <w:r w:rsidRPr="00F758B3">
                      <w:rPr>
                        <w:rStyle w:val="Hyperlink"/>
                        <w:rFonts w:ascii="Times" w:hAnsi="Times" w:cs="Times New Roman"/>
                        <w:noProof/>
                        <w:sz w:val="22"/>
                        <w:szCs w:val="22"/>
                        <w:rPrChange w:id="13046" w:author="Chara Katiri" w:date="2015-05-12T13:05:00Z">
                          <w:rPr>
                            <w:rStyle w:val="Hyperlink"/>
                            <w:rFonts w:ascii="Times" w:hAnsi="Times" w:cs="Times New Roman"/>
                            <w:noProof/>
                            <w:sz w:val="22"/>
                            <w:szCs w:val="22"/>
                          </w:rPr>
                        </w:rPrChange>
                      </w:rPr>
                      <w:t xml:space="preserve">http://reqtest.com/requirements-blog/functional-vs-non-functional-requirements/ </w:t>
                    </w:r>
                    <w:r w:rsidRPr="00F758B3">
                      <w:rPr>
                        <w:rFonts w:ascii="Times" w:hAnsi="Times" w:cs="Times New Roman"/>
                        <w:noProof/>
                        <w:sz w:val="22"/>
                        <w:szCs w:val="22"/>
                        <w:rPrChange w:id="13047" w:author="Chara Katiri" w:date="2015-05-12T13:05:00Z">
                          <w:rPr>
                            <w:rFonts w:ascii="Times" w:hAnsi="Times" w:cs="Times New Roman"/>
                            <w:noProof/>
                            <w:sz w:val="22"/>
                            <w:szCs w:val="22"/>
                          </w:rPr>
                        </w:rPrChange>
                      </w:rPr>
                      <w:t xml:space="preserve"> </w:t>
                    </w:r>
                  </w:p>
                </w:tc>
              </w:tr>
              <w:tr w:rsidR="000926B2" w:rsidRPr="00F758B3" w14:paraId="7A4B9591" w14:textId="77777777" w:rsidTr="000926B2">
                <w:trPr>
                  <w:trHeight w:val="145"/>
                  <w:tblCellSpacing w:w="15" w:type="dxa"/>
                </w:trPr>
                <w:tc>
                  <w:tcPr>
                    <w:tcW w:w="0" w:type="auto"/>
                    <w:hideMark/>
                  </w:tcPr>
                  <w:p w14:paraId="32F7623D"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48" w:author="Chara Katiri" w:date="2015-05-12T13:05:00Z">
                          <w:rPr>
                            <w:rFonts w:ascii="Times" w:hAnsi="Times" w:cs="Times New Roman"/>
                            <w:noProof/>
                            <w:sz w:val="22"/>
                            <w:szCs w:val="22"/>
                          </w:rPr>
                        </w:rPrChange>
                      </w:rPr>
                      <w:pPrChange w:id="13049"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50" w:author="Chara Katiri" w:date="2015-05-12T13:05:00Z">
                          <w:rPr>
                            <w:rFonts w:ascii="Times" w:hAnsi="Times" w:cs="Times New Roman"/>
                            <w:noProof/>
                            <w:sz w:val="22"/>
                            <w:szCs w:val="22"/>
                          </w:rPr>
                        </w:rPrChange>
                      </w:rPr>
                      <w:t>[31]</w:t>
                    </w:r>
                  </w:p>
                </w:tc>
                <w:tc>
                  <w:tcPr>
                    <w:tcW w:w="0" w:type="auto"/>
                    <w:hideMark/>
                  </w:tcPr>
                  <w:p w14:paraId="5780911B" w14:textId="228BE948" w:rsidR="000926B2" w:rsidRPr="00F758B3" w:rsidRDefault="000926B2" w:rsidP="00F758B3">
                    <w:pPr>
                      <w:pStyle w:val="Bibliography"/>
                      <w:spacing w:line="360" w:lineRule="auto"/>
                      <w:contextualSpacing/>
                      <w:jc w:val="both"/>
                      <w:rPr>
                        <w:rFonts w:ascii="Times" w:hAnsi="Times" w:cs="Times New Roman"/>
                        <w:noProof/>
                        <w:sz w:val="22"/>
                        <w:szCs w:val="22"/>
                        <w:rPrChange w:id="13051" w:author="Chara Katiri" w:date="2015-05-12T13:05:00Z">
                          <w:rPr>
                            <w:rFonts w:ascii="Times" w:hAnsi="Times" w:cs="Times New Roman"/>
                            <w:noProof/>
                            <w:sz w:val="22"/>
                            <w:szCs w:val="22"/>
                          </w:rPr>
                        </w:rPrChange>
                      </w:rPr>
                      <w:pPrChange w:id="13052" w:author="Chara Katiri" w:date="2015-05-12T13:05:00Z">
                        <w:pPr>
                          <w:pStyle w:val="Bibliography"/>
                          <w:spacing w:line="360" w:lineRule="auto"/>
                          <w:contextualSpacing/>
                        </w:pPr>
                      </w:pPrChange>
                    </w:pPr>
                    <w:r w:rsidRPr="00F758B3">
                      <w:rPr>
                        <w:rFonts w:ascii="Times" w:hAnsi="Times" w:cs="Times New Roman"/>
                        <w:noProof/>
                        <w:sz w:val="22"/>
                        <w:szCs w:val="22"/>
                        <w:rPrChange w:id="13053" w:author="Chara Katiri" w:date="2015-05-12T13:05:00Z">
                          <w:rPr>
                            <w:rFonts w:ascii="Times" w:hAnsi="Times" w:cs="Times New Roman"/>
                            <w:noProof/>
                            <w:sz w:val="22"/>
                            <w:szCs w:val="22"/>
                          </w:rPr>
                        </w:rPrChange>
                      </w:rPr>
                      <w:t xml:space="preserve">Ietf.org. (2015) Ietf.org. [Online].   HYPERLINK "Available: http://www.ietf.org/rfc/rfc2119.txt.  "   </w:t>
                    </w:r>
                    <w:r w:rsidRPr="00F758B3">
                      <w:rPr>
                        <w:rStyle w:val="Hyperlink"/>
                        <w:rFonts w:ascii="Times" w:hAnsi="Times" w:cs="Times New Roman"/>
                        <w:noProof/>
                        <w:sz w:val="22"/>
                        <w:szCs w:val="22"/>
                        <w:rPrChange w:id="13054" w:author="Chara Katiri" w:date="2015-05-12T13:05:00Z">
                          <w:rPr>
                            <w:rStyle w:val="Hyperlink"/>
                            <w:rFonts w:ascii="Times" w:hAnsi="Times" w:cs="Times New Roman"/>
                            <w:noProof/>
                            <w:sz w:val="22"/>
                            <w:szCs w:val="22"/>
                          </w:rPr>
                        </w:rPrChange>
                      </w:rPr>
                      <w:t xml:space="preserve">Available: http://www.ietf.org/rfc/rfc2119.txt. </w:t>
                    </w:r>
                    <w:r w:rsidRPr="00F758B3">
                      <w:rPr>
                        <w:rFonts w:ascii="Times" w:hAnsi="Times" w:cs="Times New Roman"/>
                        <w:noProof/>
                        <w:sz w:val="22"/>
                        <w:szCs w:val="22"/>
                        <w:rPrChange w:id="13055" w:author="Chara Katiri" w:date="2015-05-12T13:05:00Z">
                          <w:rPr>
                            <w:rFonts w:ascii="Times" w:hAnsi="Times" w:cs="Times New Roman"/>
                            <w:noProof/>
                            <w:sz w:val="22"/>
                            <w:szCs w:val="22"/>
                          </w:rPr>
                        </w:rPrChange>
                      </w:rPr>
                      <w:t xml:space="preserve"> </w:t>
                    </w:r>
                  </w:p>
                </w:tc>
              </w:tr>
              <w:tr w:rsidR="000926B2" w:rsidRPr="00F758B3" w14:paraId="6BADE09E" w14:textId="77777777" w:rsidTr="000926B2">
                <w:trPr>
                  <w:trHeight w:val="145"/>
                  <w:tblCellSpacing w:w="15" w:type="dxa"/>
                </w:trPr>
                <w:tc>
                  <w:tcPr>
                    <w:tcW w:w="0" w:type="auto"/>
                    <w:hideMark/>
                  </w:tcPr>
                  <w:p w14:paraId="40B5D6EF"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56" w:author="Chara Katiri" w:date="2015-05-12T13:05:00Z">
                          <w:rPr>
                            <w:rFonts w:ascii="Times" w:hAnsi="Times" w:cs="Times New Roman"/>
                            <w:noProof/>
                            <w:sz w:val="22"/>
                            <w:szCs w:val="22"/>
                          </w:rPr>
                        </w:rPrChange>
                      </w:rPr>
                      <w:pPrChange w:id="1305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58" w:author="Chara Katiri" w:date="2015-05-12T13:05:00Z">
                          <w:rPr>
                            <w:rFonts w:ascii="Times" w:hAnsi="Times" w:cs="Times New Roman"/>
                            <w:noProof/>
                            <w:sz w:val="22"/>
                            <w:szCs w:val="22"/>
                          </w:rPr>
                        </w:rPrChange>
                      </w:rPr>
                      <w:t>[32]</w:t>
                    </w:r>
                  </w:p>
                </w:tc>
                <w:tc>
                  <w:tcPr>
                    <w:tcW w:w="0" w:type="auto"/>
                    <w:hideMark/>
                  </w:tcPr>
                  <w:p w14:paraId="1B036106" w14:textId="0845E775" w:rsidR="000926B2" w:rsidRPr="00F758B3" w:rsidRDefault="000926B2" w:rsidP="00F758B3">
                    <w:pPr>
                      <w:pStyle w:val="Bibliography"/>
                      <w:spacing w:line="360" w:lineRule="auto"/>
                      <w:contextualSpacing/>
                      <w:jc w:val="both"/>
                      <w:rPr>
                        <w:rFonts w:ascii="Times" w:hAnsi="Times" w:cs="Times New Roman"/>
                        <w:noProof/>
                        <w:sz w:val="22"/>
                        <w:szCs w:val="22"/>
                        <w:rPrChange w:id="13059" w:author="Chara Katiri" w:date="2015-05-12T13:05:00Z">
                          <w:rPr>
                            <w:rFonts w:ascii="Times" w:hAnsi="Times" w:cs="Times New Roman"/>
                            <w:noProof/>
                            <w:sz w:val="22"/>
                            <w:szCs w:val="22"/>
                          </w:rPr>
                        </w:rPrChange>
                      </w:rPr>
                      <w:pPrChange w:id="13060" w:author="Chara Katiri" w:date="2015-05-12T13:05:00Z">
                        <w:pPr>
                          <w:pStyle w:val="Bibliography"/>
                          <w:spacing w:line="360" w:lineRule="auto"/>
                          <w:contextualSpacing/>
                        </w:pPr>
                      </w:pPrChange>
                    </w:pPr>
                    <w:r w:rsidRPr="00F758B3">
                      <w:rPr>
                        <w:rFonts w:ascii="Times" w:hAnsi="Times" w:cs="Times New Roman"/>
                        <w:noProof/>
                        <w:sz w:val="22"/>
                        <w:szCs w:val="22"/>
                        <w:rPrChange w:id="13061" w:author="Chara Katiri" w:date="2015-05-12T13:05:00Z">
                          <w:rPr>
                            <w:rFonts w:ascii="Times" w:hAnsi="Times" w:cs="Times New Roman"/>
                            <w:noProof/>
                            <w:sz w:val="22"/>
                            <w:szCs w:val="22"/>
                          </w:rPr>
                        </w:rPrChange>
                      </w:rPr>
                      <w:t xml:space="preserve">S Famuyide and S Famuyide. (2013) Business Analyst Learnings. [Online].   HYPERLINK "http://businessanalystlearnings.com/ba- techniques/2013/3/5/moscow-technique-requirements-prioritization  "   </w:t>
                    </w:r>
                    <w:r w:rsidRPr="00F758B3">
                      <w:rPr>
                        <w:rStyle w:val="Hyperlink"/>
                        <w:rFonts w:ascii="Times" w:hAnsi="Times" w:cs="Times New Roman"/>
                        <w:noProof/>
                        <w:sz w:val="22"/>
                        <w:szCs w:val="22"/>
                        <w:rPrChange w:id="13062" w:author="Chara Katiri" w:date="2015-05-12T13:05:00Z">
                          <w:rPr>
                            <w:rStyle w:val="Hyperlink"/>
                            <w:rFonts w:ascii="Times" w:hAnsi="Times" w:cs="Times New Roman"/>
                            <w:noProof/>
                            <w:sz w:val="22"/>
                            <w:szCs w:val="22"/>
                          </w:rPr>
                        </w:rPrChange>
                      </w:rPr>
                      <w:t xml:space="preserve">http://businessanalystlearnings.com/ba- techniques/2013/3/5/moscow-technique-requirements-prioritization </w:t>
                    </w:r>
                    <w:r w:rsidRPr="00F758B3">
                      <w:rPr>
                        <w:rFonts w:ascii="Times" w:hAnsi="Times" w:cs="Times New Roman"/>
                        <w:noProof/>
                        <w:sz w:val="22"/>
                        <w:szCs w:val="22"/>
                        <w:rPrChange w:id="13063" w:author="Chara Katiri" w:date="2015-05-12T13:05:00Z">
                          <w:rPr>
                            <w:rFonts w:ascii="Times" w:hAnsi="Times" w:cs="Times New Roman"/>
                            <w:noProof/>
                            <w:sz w:val="22"/>
                            <w:szCs w:val="22"/>
                          </w:rPr>
                        </w:rPrChange>
                      </w:rPr>
                      <w:t xml:space="preserve"> </w:t>
                    </w:r>
                  </w:p>
                </w:tc>
              </w:tr>
              <w:tr w:rsidR="000926B2" w:rsidRPr="00F758B3" w14:paraId="436637B8" w14:textId="77777777" w:rsidTr="000926B2">
                <w:trPr>
                  <w:trHeight w:val="145"/>
                  <w:tblCellSpacing w:w="15" w:type="dxa"/>
                </w:trPr>
                <w:tc>
                  <w:tcPr>
                    <w:tcW w:w="0" w:type="auto"/>
                    <w:hideMark/>
                  </w:tcPr>
                  <w:p w14:paraId="088F0B82"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64" w:author="Chara Katiri" w:date="2015-05-12T13:05:00Z">
                          <w:rPr>
                            <w:rFonts w:ascii="Times" w:hAnsi="Times" w:cs="Times New Roman"/>
                            <w:noProof/>
                            <w:sz w:val="22"/>
                            <w:szCs w:val="22"/>
                          </w:rPr>
                        </w:rPrChange>
                      </w:rPr>
                      <w:pPrChange w:id="1306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66" w:author="Chara Katiri" w:date="2015-05-12T13:05:00Z">
                          <w:rPr>
                            <w:rFonts w:ascii="Times" w:hAnsi="Times" w:cs="Times New Roman"/>
                            <w:noProof/>
                            <w:sz w:val="22"/>
                            <w:szCs w:val="22"/>
                          </w:rPr>
                        </w:rPrChange>
                      </w:rPr>
                      <w:t>[33]</w:t>
                    </w:r>
                  </w:p>
                </w:tc>
                <w:tc>
                  <w:tcPr>
                    <w:tcW w:w="0" w:type="auto"/>
                    <w:hideMark/>
                  </w:tcPr>
                  <w:p w14:paraId="72B9224F" w14:textId="090DF85A" w:rsidR="000926B2" w:rsidRPr="00F758B3" w:rsidRDefault="000926B2" w:rsidP="00F758B3">
                    <w:pPr>
                      <w:pStyle w:val="Bibliography"/>
                      <w:spacing w:line="360" w:lineRule="auto"/>
                      <w:contextualSpacing/>
                      <w:jc w:val="both"/>
                      <w:rPr>
                        <w:rFonts w:ascii="Times" w:hAnsi="Times" w:cs="Times New Roman"/>
                        <w:noProof/>
                        <w:sz w:val="22"/>
                        <w:szCs w:val="22"/>
                        <w:rPrChange w:id="13067" w:author="Chara Katiri" w:date="2015-05-12T13:05:00Z">
                          <w:rPr>
                            <w:rFonts w:ascii="Times" w:hAnsi="Times" w:cs="Times New Roman"/>
                            <w:noProof/>
                            <w:sz w:val="22"/>
                            <w:szCs w:val="22"/>
                          </w:rPr>
                        </w:rPrChange>
                      </w:rPr>
                      <w:pPrChange w:id="13068" w:author="Chara Katiri" w:date="2015-05-12T13:05:00Z">
                        <w:pPr>
                          <w:pStyle w:val="Bibliography"/>
                          <w:spacing w:line="360" w:lineRule="auto"/>
                          <w:contextualSpacing/>
                        </w:pPr>
                      </w:pPrChange>
                    </w:pPr>
                    <w:r w:rsidRPr="00F758B3">
                      <w:rPr>
                        <w:rFonts w:ascii="Times" w:hAnsi="Times" w:cs="Times New Roman"/>
                        <w:noProof/>
                        <w:sz w:val="22"/>
                        <w:szCs w:val="22"/>
                        <w:rPrChange w:id="13069" w:author="Chara Katiri" w:date="2015-05-12T13:05:00Z">
                          <w:rPr>
                            <w:rFonts w:ascii="Times" w:hAnsi="Times" w:cs="Times New Roman"/>
                            <w:noProof/>
                            <w:sz w:val="22"/>
                            <w:szCs w:val="22"/>
                          </w:rPr>
                        </w:rPrChange>
                      </w:rPr>
                      <w:t xml:space="preserve">Glassraven.com. (2015) Glassraven.com. [Online].   HYPERLINK "http://www.glassraven.com/articles/online-legal-requirements.php"   </w:t>
                    </w:r>
                    <w:r w:rsidRPr="00F758B3">
                      <w:rPr>
                        <w:rStyle w:val="Hyperlink"/>
                        <w:rFonts w:ascii="Times" w:hAnsi="Times" w:cs="Times New Roman"/>
                        <w:noProof/>
                        <w:sz w:val="22"/>
                        <w:szCs w:val="22"/>
                        <w:rPrChange w:id="13070" w:author="Chara Katiri" w:date="2015-05-12T13:05:00Z">
                          <w:rPr>
                            <w:rStyle w:val="Hyperlink"/>
                            <w:rFonts w:ascii="Times" w:hAnsi="Times" w:cs="Times New Roman"/>
                            <w:noProof/>
                            <w:sz w:val="22"/>
                            <w:szCs w:val="22"/>
                          </w:rPr>
                        </w:rPrChange>
                      </w:rPr>
                      <w:t>http://www.glassraven.com/articles/online-legal-requirements.php</w:t>
                    </w:r>
                    <w:r w:rsidRPr="00F758B3">
                      <w:rPr>
                        <w:rFonts w:ascii="Times" w:hAnsi="Times" w:cs="Times New Roman"/>
                        <w:noProof/>
                        <w:sz w:val="22"/>
                        <w:szCs w:val="22"/>
                        <w:rPrChange w:id="13071" w:author="Chara Katiri" w:date="2015-05-12T13:05:00Z">
                          <w:rPr>
                            <w:rFonts w:ascii="Times" w:hAnsi="Times" w:cs="Times New Roman"/>
                            <w:noProof/>
                            <w:sz w:val="22"/>
                            <w:szCs w:val="22"/>
                          </w:rPr>
                        </w:rPrChange>
                      </w:rPr>
                      <w:t xml:space="preserve"> </w:t>
                    </w:r>
                  </w:p>
                </w:tc>
              </w:tr>
              <w:tr w:rsidR="000926B2" w:rsidRPr="00F758B3" w14:paraId="2872FE59" w14:textId="77777777" w:rsidTr="000926B2">
                <w:trPr>
                  <w:trHeight w:val="145"/>
                  <w:tblCellSpacing w:w="15" w:type="dxa"/>
                </w:trPr>
                <w:tc>
                  <w:tcPr>
                    <w:tcW w:w="0" w:type="auto"/>
                    <w:hideMark/>
                  </w:tcPr>
                  <w:p w14:paraId="437473F9"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72" w:author="Chara Katiri" w:date="2015-05-12T13:05:00Z">
                          <w:rPr>
                            <w:rFonts w:ascii="Times" w:hAnsi="Times" w:cs="Times New Roman"/>
                            <w:noProof/>
                            <w:sz w:val="22"/>
                            <w:szCs w:val="22"/>
                          </w:rPr>
                        </w:rPrChange>
                      </w:rPr>
                      <w:pPrChange w:id="1307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74" w:author="Chara Katiri" w:date="2015-05-12T13:05:00Z">
                          <w:rPr>
                            <w:rFonts w:ascii="Times" w:hAnsi="Times" w:cs="Times New Roman"/>
                            <w:noProof/>
                            <w:sz w:val="22"/>
                            <w:szCs w:val="22"/>
                          </w:rPr>
                        </w:rPrChange>
                      </w:rPr>
                      <w:t>[34]</w:t>
                    </w:r>
                  </w:p>
                </w:tc>
                <w:tc>
                  <w:tcPr>
                    <w:tcW w:w="0" w:type="auto"/>
                    <w:hideMark/>
                  </w:tcPr>
                  <w:p w14:paraId="6591E109" w14:textId="11734751" w:rsidR="000926B2" w:rsidRPr="00F758B3" w:rsidRDefault="000926B2" w:rsidP="00F758B3">
                    <w:pPr>
                      <w:pStyle w:val="Bibliography"/>
                      <w:spacing w:line="360" w:lineRule="auto"/>
                      <w:contextualSpacing/>
                      <w:jc w:val="both"/>
                      <w:rPr>
                        <w:rFonts w:ascii="Times" w:hAnsi="Times" w:cs="Times New Roman"/>
                        <w:noProof/>
                        <w:sz w:val="22"/>
                        <w:szCs w:val="22"/>
                        <w:rPrChange w:id="13075" w:author="Chara Katiri" w:date="2015-05-12T13:05:00Z">
                          <w:rPr>
                            <w:rFonts w:ascii="Times" w:hAnsi="Times" w:cs="Times New Roman"/>
                            <w:noProof/>
                            <w:sz w:val="22"/>
                            <w:szCs w:val="22"/>
                          </w:rPr>
                        </w:rPrChange>
                      </w:rPr>
                      <w:pPrChange w:id="13076" w:author="Chara Katiri" w:date="2015-05-12T13:05:00Z">
                        <w:pPr>
                          <w:pStyle w:val="Bibliography"/>
                          <w:spacing w:line="360" w:lineRule="auto"/>
                          <w:contextualSpacing/>
                        </w:pPr>
                      </w:pPrChange>
                    </w:pPr>
                    <w:r w:rsidRPr="00F758B3">
                      <w:rPr>
                        <w:rFonts w:ascii="Times" w:hAnsi="Times" w:cs="Times New Roman"/>
                        <w:noProof/>
                        <w:sz w:val="22"/>
                        <w:szCs w:val="22"/>
                        <w:rPrChange w:id="13077" w:author="Chara Katiri" w:date="2015-05-12T13:05:00Z">
                          <w:rPr>
                            <w:rFonts w:ascii="Times" w:hAnsi="Times" w:cs="Times New Roman"/>
                            <w:noProof/>
                            <w:sz w:val="22"/>
                            <w:szCs w:val="22"/>
                          </w:rPr>
                        </w:rPrChange>
                      </w:rPr>
                      <w:t xml:space="preserve">Extension.iastate.edu. (2015) Extension.iastate.edu. [Online].   HYPERLINK "http://www.extension.iastate.edu/agdm/wholefarm/html/c5-65.html  "   </w:t>
                    </w:r>
                    <w:r w:rsidRPr="00F758B3">
                      <w:rPr>
                        <w:rStyle w:val="Hyperlink"/>
                        <w:rFonts w:ascii="Times" w:hAnsi="Times" w:cs="Times New Roman"/>
                        <w:noProof/>
                        <w:sz w:val="22"/>
                        <w:szCs w:val="22"/>
                        <w:rPrChange w:id="13078" w:author="Chara Katiri" w:date="2015-05-12T13:05:00Z">
                          <w:rPr>
                            <w:rStyle w:val="Hyperlink"/>
                            <w:rFonts w:ascii="Times" w:hAnsi="Times" w:cs="Times New Roman"/>
                            <w:noProof/>
                            <w:sz w:val="22"/>
                            <w:szCs w:val="22"/>
                          </w:rPr>
                        </w:rPrChange>
                      </w:rPr>
                      <w:t xml:space="preserve">http://www.extension.iastate.edu/agdm/wholefarm/html/c5-65.html </w:t>
                    </w:r>
                    <w:r w:rsidRPr="00F758B3">
                      <w:rPr>
                        <w:rFonts w:ascii="Times" w:hAnsi="Times" w:cs="Times New Roman"/>
                        <w:noProof/>
                        <w:sz w:val="22"/>
                        <w:szCs w:val="22"/>
                        <w:rPrChange w:id="13079" w:author="Chara Katiri" w:date="2015-05-12T13:05:00Z">
                          <w:rPr>
                            <w:rFonts w:ascii="Times" w:hAnsi="Times" w:cs="Times New Roman"/>
                            <w:noProof/>
                            <w:sz w:val="22"/>
                            <w:szCs w:val="22"/>
                          </w:rPr>
                        </w:rPrChange>
                      </w:rPr>
                      <w:t xml:space="preserve"> </w:t>
                    </w:r>
                  </w:p>
                </w:tc>
              </w:tr>
              <w:tr w:rsidR="000926B2" w:rsidRPr="00F758B3" w14:paraId="15B952AD" w14:textId="77777777" w:rsidTr="000926B2">
                <w:trPr>
                  <w:trHeight w:val="145"/>
                  <w:tblCellSpacing w:w="15" w:type="dxa"/>
                </w:trPr>
                <w:tc>
                  <w:tcPr>
                    <w:tcW w:w="0" w:type="auto"/>
                    <w:hideMark/>
                  </w:tcPr>
                  <w:p w14:paraId="5E945B45"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80" w:author="Chara Katiri" w:date="2015-05-12T13:05:00Z">
                          <w:rPr>
                            <w:rFonts w:ascii="Times" w:hAnsi="Times" w:cs="Times New Roman"/>
                            <w:noProof/>
                            <w:sz w:val="22"/>
                            <w:szCs w:val="22"/>
                          </w:rPr>
                        </w:rPrChange>
                      </w:rPr>
                      <w:pPrChange w:id="1308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82" w:author="Chara Katiri" w:date="2015-05-12T13:05:00Z">
                          <w:rPr>
                            <w:rFonts w:ascii="Times" w:hAnsi="Times" w:cs="Times New Roman"/>
                            <w:noProof/>
                            <w:sz w:val="22"/>
                            <w:szCs w:val="22"/>
                          </w:rPr>
                        </w:rPrChange>
                      </w:rPr>
                      <w:t>[35]</w:t>
                    </w:r>
                  </w:p>
                </w:tc>
                <w:tc>
                  <w:tcPr>
                    <w:tcW w:w="0" w:type="auto"/>
                    <w:hideMark/>
                  </w:tcPr>
                  <w:p w14:paraId="7C7E5615" w14:textId="7BD49795" w:rsidR="000926B2" w:rsidRPr="00F758B3" w:rsidRDefault="000926B2" w:rsidP="00F758B3">
                    <w:pPr>
                      <w:pStyle w:val="Bibliography"/>
                      <w:spacing w:line="360" w:lineRule="auto"/>
                      <w:contextualSpacing/>
                      <w:jc w:val="both"/>
                      <w:rPr>
                        <w:rFonts w:ascii="Times" w:hAnsi="Times" w:cs="Times New Roman"/>
                        <w:noProof/>
                        <w:sz w:val="22"/>
                        <w:szCs w:val="22"/>
                        <w:rPrChange w:id="13083" w:author="Chara Katiri" w:date="2015-05-12T13:05:00Z">
                          <w:rPr>
                            <w:rFonts w:ascii="Times" w:hAnsi="Times" w:cs="Times New Roman"/>
                            <w:noProof/>
                            <w:sz w:val="22"/>
                            <w:szCs w:val="22"/>
                          </w:rPr>
                        </w:rPrChange>
                      </w:rPr>
                      <w:pPrChange w:id="13084" w:author="Chara Katiri" w:date="2015-05-12T13:05:00Z">
                        <w:pPr>
                          <w:pStyle w:val="Bibliography"/>
                          <w:spacing w:line="360" w:lineRule="auto"/>
                          <w:contextualSpacing/>
                        </w:pPr>
                      </w:pPrChange>
                    </w:pPr>
                    <w:r w:rsidRPr="00F758B3">
                      <w:rPr>
                        <w:rFonts w:ascii="Times" w:hAnsi="Times" w:cs="Times New Roman"/>
                        <w:noProof/>
                        <w:sz w:val="22"/>
                        <w:szCs w:val="22"/>
                        <w:rPrChange w:id="13085" w:author="Chara Katiri" w:date="2015-05-12T13:05:00Z">
                          <w:rPr>
                            <w:rFonts w:ascii="Times" w:hAnsi="Times" w:cs="Times New Roman"/>
                            <w:noProof/>
                            <w:sz w:val="22"/>
                            <w:szCs w:val="22"/>
                          </w:rPr>
                        </w:rPrChange>
                      </w:rPr>
                      <w:t xml:space="preserve">Dictionary.com. (2015) Dictionary.com. [Online].   HYPERLINK "http://dictionary.reference.com/browse/stakeholder  "   </w:t>
                    </w:r>
                    <w:r w:rsidRPr="00F758B3">
                      <w:rPr>
                        <w:rStyle w:val="Hyperlink"/>
                        <w:rFonts w:ascii="Times" w:hAnsi="Times" w:cs="Times New Roman"/>
                        <w:noProof/>
                        <w:sz w:val="22"/>
                        <w:szCs w:val="22"/>
                        <w:rPrChange w:id="13086" w:author="Chara Katiri" w:date="2015-05-12T13:05:00Z">
                          <w:rPr>
                            <w:rStyle w:val="Hyperlink"/>
                            <w:rFonts w:ascii="Times" w:hAnsi="Times" w:cs="Times New Roman"/>
                            <w:noProof/>
                            <w:sz w:val="22"/>
                            <w:szCs w:val="22"/>
                          </w:rPr>
                        </w:rPrChange>
                      </w:rPr>
                      <w:t xml:space="preserve">http://dictionary.reference.com/browse/stakeholder </w:t>
                    </w:r>
                    <w:r w:rsidRPr="00F758B3">
                      <w:rPr>
                        <w:rFonts w:ascii="Times" w:hAnsi="Times" w:cs="Times New Roman"/>
                        <w:noProof/>
                        <w:sz w:val="22"/>
                        <w:szCs w:val="22"/>
                        <w:rPrChange w:id="13087" w:author="Chara Katiri" w:date="2015-05-12T13:05:00Z">
                          <w:rPr>
                            <w:rFonts w:ascii="Times" w:hAnsi="Times" w:cs="Times New Roman"/>
                            <w:noProof/>
                            <w:sz w:val="22"/>
                            <w:szCs w:val="22"/>
                          </w:rPr>
                        </w:rPrChange>
                      </w:rPr>
                      <w:t xml:space="preserve"> </w:t>
                    </w:r>
                  </w:p>
                </w:tc>
              </w:tr>
              <w:tr w:rsidR="000926B2" w:rsidRPr="00F758B3" w14:paraId="46A2AC1C" w14:textId="77777777" w:rsidTr="000926B2">
                <w:trPr>
                  <w:trHeight w:val="145"/>
                  <w:tblCellSpacing w:w="15" w:type="dxa"/>
                </w:trPr>
                <w:tc>
                  <w:tcPr>
                    <w:tcW w:w="0" w:type="auto"/>
                    <w:hideMark/>
                  </w:tcPr>
                  <w:p w14:paraId="01A571D2"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88" w:author="Chara Katiri" w:date="2015-05-12T13:05:00Z">
                          <w:rPr>
                            <w:rFonts w:ascii="Times" w:hAnsi="Times" w:cs="Times New Roman"/>
                            <w:noProof/>
                            <w:sz w:val="22"/>
                            <w:szCs w:val="22"/>
                          </w:rPr>
                        </w:rPrChange>
                      </w:rPr>
                      <w:pPrChange w:id="13089"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90" w:author="Chara Katiri" w:date="2015-05-12T13:05:00Z">
                          <w:rPr>
                            <w:rFonts w:ascii="Times" w:hAnsi="Times" w:cs="Times New Roman"/>
                            <w:noProof/>
                            <w:sz w:val="22"/>
                            <w:szCs w:val="22"/>
                          </w:rPr>
                        </w:rPrChange>
                      </w:rPr>
                      <w:t>[36]</w:t>
                    </w:r>
                  </w:p>
                </w:tc>
                <w:tc>
                  <w:tcPr>
                    <w:tcW w:w="0" w:type="auto"/>
                    <w:hideMark/>
                  </w:tcPr>
                  <w:p w14:paraId="430C36E4" w14:textId="4FCA774C" w:rsidR="000926B2" w:rsidRPr="00F758B3" w:rsidRDefault="000926B2" w:rsidP="00F758B3">
                    <w:pPr>
                      <w:pStyle w:val="Bibliography"/>
                      <w:spacing w:line="360" w:lineRule="auto"/>
                      <w:contextualSpacing/>
                      <w:jc w:val="both"/>
                      <w:rPr>
                        <w:rFonts w:ascii="Times" w:hAnsi="Times" w:cs="Times New Roman"/>
                        <w:noProof/>
                        <w:sz w:val="22"/>
                        <w:szCs w:val="22"/>
                        <w:rPrChange w:id="13091" w:author="Chara Katiri" w:date="2015-05-12T13:05:00Z">
                          <w:rPr>
                            <w:rFonts w:ascii="Times" w:hAnsi="Times" w:cs="Times New Roman"/>
                            <w:noProof/>
                            <w:sz w:val="22"/>
                            <w:szCs w:val="22"/>
                          </w:rPr>
                        </w:rPrChange>
                      </w:rPr>
                      <w:pPrChange w:id="13092" w:author="Chara Katiri" w:date="2015-05-12T13:05:00Z">
                        <w:pPr>
                          <w:pStyle w:val="Bibliography"/>
                          <w:spacing w:line="360" w:lineRule="auto"/>
                          <w:contextualSpacing/>
                        </w:pPr>
                      </w:pPrChange>
                    </w:pPr>
                    <w:r w:rsidRPr="00F758B3">
                      <w:rPr>
                        <w:rFonts w:ascii="Times" w:hAnsi="Times" w:cs="Times New Roman"/>
                        <w:noProof/>
                        <w:sz w:val="22"/>
                        <w:szCs w:val="22"/>
                        <w:rPrChange w:id="13093" w:author="Chara Katiri" w:date="2015-05-12T13:05:00Z">
                          <w:rPr>
                            <w:rFonts w:ascii="Times" w:hAnsi="Times" w:cs="Times New Roman"/>
                            <w:noProof/>
                            <w:sz w:val="22"/>
                            <w:szCs w:val="22"/>
                          </w:rPr>
                        </w:rPrChange>
                      </w:rPr>
                      <w:t xml:space="preserve">stqbexamcertification.com. (2015) stqbexamcertification.com. [Online].   HYPERLINK "http://istqbexamcertification.com/what-is-waterfall-model-advantages- disadvantages-and-when-to-use-it/"   </w:t>
                    </w:r>
                    <w:r w:rsidRPr="00F758B3">
                      <w:rPr>
                        <w:rStyle w:val="Hyperlink"/>
                        <w:rFonts w:ascii="Times" w:hAnsi="Times" w:cs="Times New Roman"/>
                        <w:noProof/>
                        <w:sz w:val="22"/>
                        <w:szCs w:val="22"/>
                        <w:rPrChange w:id="13094" w:author="Chara Katiri" w:date="2015-05-12T13:05:00Z">
                          <w:rPr>
                            <w:rStyle w:val="Hyperlink"/>
                            <w:rFonts w:ascii="Times" w:hAnsi="Times" w:cs="Times New Roman"/>
                            <w:noProof/>
                            <w:sz w:val="22"/>
                            <w:szCs w:val="22"/>
                          </w:rPr>
                        </w:rPrChange>
                      </w:rPr>
                      <w:t>http://istqbexamcertification.com/what-is-waterfall-model-advantages- disadvantages-and-when-to-use-it/</w:t>
                    </w:r>
                    <w:r w:rsidRPr="00F758B3">
                      <w:rPr>
                        <w:rFonts w:ascii="Times" w:hAnsi="Times" w:cs="Times New Roman"/>
                        <w:noProof/>
                        <w:sz w:val="22"/>
                        <w:szCs w:val="22"/>
                        <w:rPrChange w:id="13095" w:author="Chara Katiri" w:date="2015-05-12T13:05:00Z">
                          <w:rPr>
                            <w:rFonts w:ascii="Times" w:hAnsi="Times" w:cs="Times New Roman"/>
                            <w:noProof/>
                            <w:sz w:val="22"/>
                            <w:szCs w:val="22"/>
                          </w:rPr>
                        </w:rPrChange>
                      </w:rPr>
                      <w:t xml:space="preserve"> </w:t>
                    </w:r>
                  </w:p>
                </w:tc>
              </w:tr>
              <w:tr w:rsidR="000926B2" w:rsidRPr="00F758B3" w14:paraId="6505C3C2" w14:textId="77777777" w:rsidTr="000926B2">
                <w:trPr>
                  <w:trHeight w:val="145"/>
                  <w:tblCellSpacing w:w="15" w:type="dxa"/>
                </w:trPr>
                <w:tc>
                  <w:tcPr>
                    <w:tcW w:w="0" w:type="auto"/>
                    <w:hideMark/>
                  </w:tcPr>
                  <w:p w14:paraId="69B186F6"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096" w:author="Chara Katiri" w:date="2015-05-12T13:05:00Z">
                          <w:rPr>
                            <w:rFonts w:ascii="Times" w:hAnsi="Times" w:cs="Times New Roman"/>
                            <w:noProof/>
                            <w:sz w:val="22"/>
                            <w:szCs w:val="22"/>
                          </w:rPr>
                        </w:rPrChange>
                      </w:rPr>
                      <w:pPrChange w:id="1309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098" w:author="Chara Katiri" w:date="2015-05-12T13:05:00Z">
                          <w:rPr>
                            <w:rFonts w:ascii="Times" w:hAnsi="Times" w:cs="Times New Roman"/>
                            <w:noProof/>
                            <w:sz w:val="22"/>
                            <w:szCs w:val="22"/>
                          </w:rPr>
                        </w:rPrChange>
                      </w:rPr>
                      <w:t>[37]</w:t>
                    </w:r>
                  </w:p>
                </w:tc>
                <w:tc>
                  <w:tcPr>
                    <w:tcW w:w="0" w:type="auto"/>
                    <w:hideMark/>
                  </w:tcPr>
                  <w:p w14:paraId="5A936E92" w14:textId="4AA35B26" w:rsidR="000926B2" w:rsidRPr="00F758B3" w:rsidRDefault="000926B2" w:rsidP="00F758B3">
                    <w:pPr>
                      <w:pStyle w:val="Bibliography"/>
                      <w:spacing w:line="360" w:lineRule="auto"/>
                      <w:contextualSpacing/>
                      <w:jc w:val="both"/>
                      <w:rPr>
                        <w:rFonts w:ascii="Times" w:hAnsi="Times" w:cs="Times New Roman"/>
                        <w:noProof/>
                        <w:sz w:val="22"/>
                        <w:szCs w:val="22"/>
                        <w:rPrChange w:id="13099" w:author="Chara Katiri" w:date="2015-05-12T13:05:00Z">
                          <w:rPr>
                            <w:rFonts w:ascii="Times" w:hAnsi="Times" w:cs="Times New Roman"/>
                            <w:noProof/>
                            <w:sz w:val="22"/>
                            <w:szCs w:val="22"/>
                          </w:rPr>
                        </w:rPrChange>
                      </w:rPr>
                      <w:pPrChange w:id="13100" w:author="Chara Katiri" w:date="2015-05-12T13:05:00Z">
                        <w:pPr>
                          <w:pStyle w:val="Bibliography"/>
                          <w:spacing w:line="360" w:lineRule="auto"/>
                          <w:contextualSpacing/>
                        </w:pPr>
                      </w:pPrChange>
                    </w:pPr>
                    <w:r w:rsidRPr="00F758B3">
                      <w:rPr>
                        <w:rFonts w:ascii="Times" w:hAnsi="Times" w:cs="Times New Roman"/>
                        <w:noProof/>
                        <w:sz w:val="22"/>
                        <w:szCs w:val="22"/>
                        <w:rPrChange w:id="13101" w:author="Chara Katiri" w:date="2015-05-12T13:05:00Z">
                          <w:rPr>
                            <w:rFonts w:ascii="Times" w:hAnsi="Times" w:cs="Times New Roman"/>
                            <w:noProof/>
                            <w:sz w:val="22"/>
                            <w:szCs w:val="22"/>
                          </w:rPr>
                        </w:rPrChange>
                      </w:rPr>
                      <w:t xml:space="preserve">Cs.odu.edu. (2015) Cs.odu.edu. [Online].   HYPERLINK "http://www.cs.odu.edu/~cs333/website-s11/Lectures/waterfall/page/waterfall.html" \l "subsubsect-design"   </w:t>
                    </w:r>
                    <w:r w:rsidRPr="00F758B3">
                      <w:rPr>
                        <w:rStyle w:val="Hyperlink"/>
                        <w:rFonts w:ascii="Times" w:hAnsi="Times" w:cs="Times New Roman"/>
                        <w:noProof/>
                        <w:sz w:val="22"/>
                        <w:szCs w:val="22"/>
                        <w:rPrChange w:id="13102" w:author="Chara Katiri" w:date="2015-05-12T13:05:00Z">
                          <w:rPr>
                            <w:rStyle w:val="Hyperlink"/>
                            <w:rFonts w:ascii="Times" w:hAnsi="Times" w:cs="Times New Roman"/>
                            <w:noProof/>
                            <w:sz w:val="22"/>
                            <w:szCs w:val="22"/>
                          </w:rPr>
                        </w:rPrChange>
                      </w:rPr>
                      <w:t>http://www.cs.odu.edu/~cs333/website-s11/Lectures/waterfall/page/waterfall.html#subsubsect-design</w:t>
                    </w:r>
                    <w:r w:rsidRPr="00F758B3">
                      <w:rPr>
                        <w:rFonts w:ascii="Times" w:hAnsi="Times" w:cs="Times New Roman"/>
                        <w:noProof/>
                        <w:sz w:val="22"/>
                        <w:szCs w:val="22"/>
                        <w:rPrChange w:id="13103" w:author="Chara Katiri" w:date="2015-05-12T13:05:00Z">
                          <w:rPr>
                            <w:rFonts w:ascii="Times" w:hAnsi="Times" w:cs="Times New Roman"/>
                            <w:noProof/>
                            <w:sz w:val="22"/>
                            <w:szCs w:val="22"/>
                          </w:rPr>
                        </w:rPrChange>
                      </w:rPr>
                      <w:t xml:space="preserve"> </w:t>
                    </w:r>
                  </w:p>
                </w:tc>
              </w:tr>
              <w:tr w:rsidR="000926B2" w:rsidRPr="00F758B3" w14:paraId="560B6B17" w14:textId="77777777" w:rsidTr="000926B2">
                <w:trPr>
                  <w:trHeight w:val="145"/>
                  <w:tblCellSpacing w:w="15" w:type="dxa"/>
                </w:trPr>
                <w:tc>
                  <w:tcPr>
                    <w:tcW w:w="0" w:type="auto"/>
                    <w:hideMark/>
                  </w:tcPr>
                  <w:p w14:paraId="2933D8D2"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04" w:author="Chara Katiri" w:date="2015-05-12T13:05:00Z">
                          <w:rPr>
                            <w:rFonts w:ascii="Times" w:hAnsi="Times" w:cs="Times New Roman"/>
                            <w:noProof/>
                            <w:sz w:val="22"/>
                            <w:szCs w:val="22"/>
                          </w:rPr>
                        </w:rPrChange>
                      </w:rPr>
                      <w:pPrChange w:id="1310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06" w:author="Chara Katiri" w:date="2015-05-12T13:05:00Z">
                          <w:rPr>
                            <w:rFonts w:ascii="Times" w:hAnsi="Times" w:cs="Times New Roman"/>
                            <w:noProof/>
                            <w:sz w:val="22"/>
                            <w:szCs w:val="22"/>
                          </w:rPr>
                        </w:rPrChange>
                      </w:rPr>
                      <w:t>[38]</w:t>
                    </w:r>
                  </w:p>
                </w:tc>
                <w:tc>
                  <w:tcPr>
                    <w:tcW w:w="0" w:type="auto"/>
                    <w:hideMark/>
                  </w:tcPr>
                  <w:p w14:paraId="4511C6FB" w14:textId="667FBA73" w:rsidR="000926B2" w:rsidRPr="00F758B3" w:rsidRDefault="000926B2" w:rsidP="00F758B3">
                    <w:pPr>
                      <w:pStyle w:val="Bibliography"/>
                      <w:spacing w:line="360" w:lineRule="auto"/>
                      <w:contextualSpacing/>
                      <w:jc w:val="both"/>
                      <w:rPr>
                        <w:rFonts w:ascii="Times" w:hAnsi="Times" w:cs="Times New Roman"/>
                        <w:noProof/>
                        <w:sz w:val="22"/>
                        <w:szCs w:val="22"/>
                        <w:rPrChange w:id="13107" w:author="Chara Katiri" w:date="2015-05-12T13:05:00Z">
                          <w:rPr>
                            <w:rFonts w:ascii="Times" w:hAnsi="Times" w:cs="Times New Roman"/>
                            <w:noProof/>
                            <w:sz w:val="22"/>
                            <w:szCs w:val="22"/>
                          </w:rPr>
                        </w:rPrChange>
                      </w:rPr>
                      <w:pPrChange w:id="13108" w:author="Chara Katiri" w:date="2015-05-12T13:05:00Z">
                        <w:pPr>
                          <w:pStyle w:val="Bibliography"/>
                          <w:spacing w:line="360" w:lineRule="auto"/>
                          <w:contextualSpacing/>
                        </w:pPr>
                      </w:pPrChange>
                    </w:pPr>
                    <w:r w:rsidRPr="00F758B3">
                      <w:rPr>
                        <w:rFonts w:ascii="Times" w:hAnsi="Times" w:cs="Times New Roman"/>
                        <w:noProof/>
                        <w:sz w:val="22"/>
                        <w:szCs w:val="22"/>
                        <w:rPrChange w:id="13109" w:author="Chara Katiri" w:date="2015-05-12T13:05:00Z">
                          <w:rPr>
                            <w:rFonts w:ascii="Times" w:hAnsi="Times" w:cs="Times New Roman"/>
                            <w:noProof/>
                            <w:sz w:val="22"/>
                            <w:szCs w:val="22"/>
                          </w:rPr>
                        </w:rPrChange>
                      </w:rPr>
                      <w:t xml:space="preserve">Docs.spring.io. (2015) Spring.io. [Online].   HYPERLINK "http://docs.spring.io/spring/docs/current/spring-framework-reference/html/new-in- 4.0.html  "   </w:t>
                    </w:r>
                    <w:r w:rsidRPr="00F758B3">
                      <w:rPr>
                        <w:rStyle w:val="Hyperlink"/>
                        <w:rFonts w:ascii="Times" w:hAnsi="Times" w:cs="Times New Roman"/>
                        <w:noProof/>
                        <w:sz w:val="22"/>
                        <w:szCs w:val="22"/>
                        <w:rPrChange w:id="13110" w:author="Chara Katiri" w:date="2015-05-12T13:05:00Z">
                          <w:rPr>
                            <w:rStyle w:val="Hyperlink"/>
                            <w:rFonts w:ascii="Times" w:hAnsi="Times" w:cs="Times New Roman"/>
                            <w:noProof/>
                            <w:sz w:val="22"/>
                            <w:szCs w:val="22"/>
                          </w:rPr>
                        </w:rPrChange>
                      </w:rPr>
                      <w:t xml:space="preserve">http://docs.spring.io/spring/docs/current/spring-framework-reference/html/new-in- 4.0.html </w:t>
                    </w:r>
                    <w:r w:rsidRPr="00F758B3">
                      <w:rPr>
                        <w:rFonts w:ascii="Times" w:hAnsi="Times" w:cs="Times New Roman"/>
                        <w:noProof/>
                        <w:sz w:val="22"/>
                        <w:szCs w:val="22"/>
                        <w:rPrChange w:id="13111" w:author="Chara Katiri" w:date="2015-05-12T13:05:00Z">
                          <w:rPr>
                            <w:rFonts w:ascii="Times" w:hAnsi="Times" w:cs="Times New Roman"/>
                            <w:noProof/>
                            <w:sz w:val="22"/>
                            <w:szCs w:val="22"/>
                          </w:rPr>
                        </w:rPrChange>
                      </w:rPr>
                      <w:t xml:space="preserve"> </w:t>
                    </w:r>
                  </w:p>
                </w:tc>
              </w:tr>
              <w:tr w:rsidR="000926B2" w:rsidRPr="00F758B3" w14:paraId="026A4525" w14:textId="77777777" w:rsidTr="000926B2">
                <w:trPr>
                  <w:trHeight w:val="145"/>
                  <w:tblCellSpacing w:w="15" w:type="dxa"/>
                </w:trPr>
                <w:tc>
                  <w:tcPr>
                    <w:tcW w:w="0" w:type="auto"/>
                    <w:hideMark/>
                  </w:tcPr>
                  <w:p w14:paraId="0F183E61"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12" w:author="Chara Katiri" w:date="2015-05-12T13:05:00Z">
                          <w:rPr>
                            <w:rFonts w:ascii="Times" w:hAnsi="Times" w:cs="Times New Roman"/>
                            <w:noProof/>
                            <w:sz w:val="22"/>
                            <w:szCs w:val="22"/>
                          </w:rPr>
                        </w:rPrChange>
                      </w:rPr>
                      <w:pPrChange w:id="1311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14" w:author="Chara Katiri" w:date="2015-05-12T13:05:00Z">
                          <w:rPr>
                            <w:rFonts w:ascii="Times" w:hAnsi="Times" w:cs="Times New Roman"/>
                            <w:noProof/>
                            <w:sz w:val="22"/>
                            <w:szCs w:val="22"/>
                          </w:rPr>
                        </w:rPrChange>
                      </w:rPr>
                      <w:t>[39]</w:t>
                    </w:r>
                  </w:p>
                </w:tc>
                <w:tc>
                  <w:tcPr>
                    <w:tcW w:w="0" w:type="auto"/>
                    <w:hideMark/>
                  </w:tcPr>
                  <w:p w14:paraId="301DCDBB" w14:textId="173129CD" w:rsidR="000926B2" w:rsidRPr="00F758B3" w:rsidRDefault="000926B2" w:rsidP="00F758B3">
                    <w:pPr>
                      <w:pStyle w:val="Bibliography"/>
                      <w:spacing w:line="360" w:lineRule="auto"/>
                      <w:contextualSpacing/>
                      <w:jc w:val="both"/>
                      <w:rPr>
                        <w:rFonts w:ascii="Times" w:hAnsi="Times" w:cs="Times New Roman"/>
                        <w:noProof/>
                        <w:sz w:val="22"/>
                        <w:szCs w:val="22"/>
                        <w:rPrChange w:id="13115" w:author="Chara Katiri" w:date="2015-05-12T13:05:00Z">
                          <w:rPr>
                            <w:rFonts w:ascii="Times" w:hAnsi="Times" w:cs="Times New Roman"/>
                            <w:noProof/>
                            <w:sz w:val="22"/>
                            <w:szCs w:val="22"/>
                          </w:rPr>
                        </w:rPrChange>
                      </w:rPr>
                      <w:pPrChange w:id="13116" w:author="Chara Katiri" w:date="2015-05-12T13:05:00Z">
                        <w:pPr>
                          <w:pStyle w:val="Bibliography"/>
                          <w:spacing w:line="360" w:lineRule="auto"/>
                          <w:contextualSpacing/>
                        </w:pPr>
                      </w:pPrChange>
                    </w:pPr>
                    <w:r w:rsidRPr="00F758B3">
                      <w:rPr>
                        <w:rFonts w:ascii="Times" w:hAnsi="Times" w:cs="Times New Roman"/>
                        <w:noProof/>
                        <w:sz w:val="22"/>
                        <w:szCs w:val="22"/>
                        <w:rPrChange w:id="13117" w:author="Chara Katiri" w:date="2015-05-12T13:05:00Z">
                          <w:rPr>
                            <w:rFonts w:ascii="Times" w:hAnsi="Times" w:cs="Times New Roman"/>
                            <w:noProof/>
                            <w:sz w:val="22"/>
                            <w:szCs w:val="22"/>
                          </w:rPr>
                        </w:rPrChange>
                      </w:rPr>
                      <w:t xml:space="preserve">Pages.zeroturnaround.com. (2014) Pages.zeroturnaround.com. [Online].   HYPERLINK "http://pages.zeroturnaround.com/Java-Tools- Technologies.html?utm_source=Java%20Tools%20&amp;%20Technologies%202014&amp;utm_medium=allr eports&amp;utm_campaign=rebellabs&amp;utm_rebellabsid=88  "   </w:t>
                    </w:r>
                    <w:r w:rsidRPr="00F758B3">
                      <w:rPr>
                        <w:rStyle w:val="Hyperlink"/>
                        <w:rFonts w:ascii="Times" w:hAnsi="Times" w:cs="Times New Roman"/>
                        <w:noProof/>
                        <w:sz w:val="22"/>
                        <w:szCs w:val="22"/>
                        <w:rPrChange w:id="13118" w:author="Chara Katiri" w:date="2015-05-12T13:05:00Z">
                          <w:rPr>
                            <w:rStyle w:val="Hyperlink"/>
                            <w:rFonts w:ascii="Times" w:hAnsi="Times" w:cs="Times New Roman"/>
                            <w:noProof/>
                            <w:sz w:val="22"/>
                            <w:szCs w:val="22"/>
                          </w:rPr>
                        </w:rPrChange>
                      </w:rPr>
                      <w:t xml:space="preserve">http://pages.zeroturnaround.com/Java-Tools- Technologies.html?utm_source=Java%20Tools%20&amp;%20Technologies%202014&amp;utm_medium=allr eports&amp;utm_campaign=rebellabs&amp;utm_rebellabsid=88 </w:t>
                    </w:r>
                    <w:r w:rsidRPr="00F758B3">
                      <w:rPr>
                        <w:rFonts w:ascii="Times" w:hAnsi="Times" w:cs="Times New Roman"/>
                        <w:noProof/>
                        <w:sz w:val="22"/>
                        <w:szCs w:val="22"/>
                        <w:rPrChange w:id="13119" w:author="Chara Katiri" w:date="2015-05-12T13:05:00Z">
                          <w:rPr>
                            <w:rFonts w:ascii="Times" w:hAnsi="Times" w:cs="Times New Roman"/>
                            <w:noProof/>
                            <w:sz w:val="22"/>
                            <w:szCs w:val="22"/>
                          </w:rPr>
                        </w:rPrChange>
                      </w:rPr>
                      <w:t xml:space="preserve"> </w:t>
                    </w:r>
                  </w:p>
                </w:tc>
              </w:tr>
              <w:tr w:rsidR="000926B2" w:rsidRPr="00F758B3" w14:paraId="0AB3A959" w14:textId="77777777" w:rsidTr="000926B2">
                <w:trPr>
                  <w:trHeight w:val="145"/>
                  <w:tblCellSpacing w:w="15" w:type="dxa"/>
                </w:trPr>
                <w:tc>
                  <w:tcPr>
                    <w:tcW w:w="0" w:type="auto"/>
                    <w:hideMark/>
                  </w:tcPr>
                  <w:p w14:paraId="41EB577C"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20" w:author="Chara Katiri" w:date="2015-05-12T13:05:00Z">
                          <w:rPr>
                            <w:rFonts w:ascii="Times" w:hAnsi="Times" w:cs="Times New Roman"/>
                            <w:noProof/>
                            <w:sz w:val="22"/>
                            <w:szCs w:val="22"/>
                          </w:rPr>
                        </w:rPrChange>
                      </w:rPr>
                      <w:pPrChange w:id="1312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22" w:author="Chara Katiri" w:date="2015-05-12T13:05:00Z">
                          <w:rPr>
                            <w:rFonts w:ascii="Times" w:hAnsi="Times" w:cs="Times New Roman"/>
                            <w:noProof/>
                            <w:sz w:val="22"/>
                            <w:szCs w:val="22"/>
                          </w:rPr>
                        </w:rPrChange>
                      </w:rPr>
                      <w:t>[40]</w:t>
                    </w:r>
                  </w:p>
                </w:tc>
                <w:tc>
                  <w:tcPr>
                    <w:tcW w:w="0" w:type="auto"/>
                    <w:hideMark/>
                  </w:tcPr>
                  <w:p w14:paraId="7C880EFB" w14:textId="72CF0047" w:rsidR="000926B2" w:rsidRPr="00F758B3" w:rsidRDefault="000926B2" w:rsidP="00F758B3">
                    <w:pPr>
                      <w:pStyle w:val="Bibliography"/>
                      <w:spacing w:line="360" w:lineRule="auto"/>
                      <w:contextualSpacing/>
                      <w:jc w:val="both"/>
                      <w:rPr>
                        <w:rFonts w:ascii="Times" w:hAnsi="Times" w:cs="Times New Roman"/>
                        <w:noProof/>
                        <w:sz w:val="22"/>
                        <w:szCs w:val="22"/>
                        <w:rPrChange w:id="13123" w:author="Chara Katiri" w:date="2015-05-12T13:05:00Z">
                          <w:rPr>
                            <w:rFonts w:ascii="Times" w:hAnsi="Times" w:cs="Times New Roman"/>
                            <w:noProof/>
                            <w:sz w:val="22"/>
                            <w:szCs w:val="22"/>
                          </w:rPr>
                        </w:rPrChange>
                      </w:rPr>
                      <w:pPrChange w:id="13124" w:author="Chara Katiri" w:date="2015-05-12T13:05:00Z">
                        <w:pPr>
                          <w:pStyle w:val="Bibliography"/>
                          <w:spacing w:line="360" w:lineRule="auto"/>
                          <w:contextualSpacing/>
                        </w:pPr>
                      </w:pPrChange>
                    </w:pPr>
                    <w:r w:rsidRPr="00F758B3">
                      <w:rPr>
                        <w:rFonts w:ascii="Times" w:hAnsi="Times" w:cs="Times New Roman"/>
                        <w:noProof/>
                        <w:sz w:val="22"/>
                        <w:szCs w:val="22"/>
                        <w:rPrChange w:id="13125" w:author="Chara Katiri" w:date="2015-05-12T13:05:00Z">
                          <w:rPr>
                            <w:rFonts w:ascii="Times" w:hAnsi="Times" w:cs="Times New Roman"/>
                            <w:noProof/>
                            <w:sz w:val="22"/>
                            <w:szCs w:val="22"/>
                          </w:rPr>
                        </w:rPrChange>
                      </w:rPr>
                      <w:t xml:space="preserve">Docs.spring.io. (2015) Docs.spring.io. [Online].   HYPERLINK "http://docs.spring.io/autorepo/docs/spring-security/4.0.0.CI- SNAPSHOT/reference/htmlsingle/" \l "appendix-dependencies  "   </w:t>
                    </w:r>
                    <w:r w:rsidRPr="00F758B3">
                      <w:rPr>
                        <w:rStyle w:val="Hyperlink"/>
                        <w:rFonts w:ascii="Times" w:hAnsi="Times" w:cs="Times New Roman"/>
                        <w:noProof/>
                        <w:sz w:val="22"/>
                        <w:szCs w:val="22"/>
                        <w:rPrChange w:id="13126" w:author="Chara Katiri" w:date="2015-05-12T13:05:00Z">
                          <w:rPr>
                            <w:rStyle w:val="Hyperlink"/>
                            <w:rFonts w:ascii="Times" w:hAnsi="Times" w:cs="Times New Roman"/>
                            <w:noProof/>
                            <w:sz w:val="22"/>
                            <w:szCs w:val="22"/>
                          </w:rPr>
                        </w:rPrChange>
                      </w:rPr>
                      <w:t xml:space="preserve">http://docs.spring.io/autorepo/docs/spring-security/4.0.0.CI- SNAPSHOT/reference/htmlsingle/#appendix-dependencies </w:t>
                    </w:r>
                    <w:r w:rsidRPr="00F758B3">
                      <w:rPr>
                        <w:rFonts w:ascii="Times" w:hAnsi="Times" w:cs="Times New Roman"/>
                        <w:noProof/>
                        <w:sz w:val="22"/>
                        <w:szCs w:val="22"/>
                        <w:rPrChange w:id="13127" w:author="Chara Katiri" w:date="2015-05-12T13:05:00Z">
                          <w:rPr>
                            <w:rFonts w:ascii="Times" w:hAnsi="Times" w:cs="Times New Roman"/>
                            <w:noProof/>
                            <w:sz w:val="22"/>
                            <w:szCs w:val="22"/>
                          </w:rPr>
                        </w:rPrChange>
                      </w:rPr>
                      <w:t xml:space="preserve"> </w:t>
                    </w:r>
                  </w:p>
                </w:tc>
              </w:tr>
              <w:tr w:rsidR="000926B2" w:rsidRPr="00F758B3" w14:paraId="22C28341" w14:textId="77777777" w:rsidTr="000926B2">
                <w:trPr>
                  <w:trHeight w:val="145"/>
                  <w:tblCellSpacing w:w="15" w:type="dxa"/>
                </w:trPr>
                <w:tc>
                  <w:tcPr>
                    <w:tcW w:w="0" w:type="auto"/>
                    <w:hideMark/>
                  </w:tcPr>
                  <w:p w14:paraId="2974800B"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28" w:author="Chara Katiri" w:date="2015-05-12T13:05:00Z">
                          <w:rPr>
                            <w:rFonts w:ascii="Times" w:hAnsi="Times" w:cs="Times New Roman"/>
                            <w:noProof/>
                            <w:sz w:val="22"/>
                            <w:szCs w:val="22"/>
                          </w:rPr>
                        </w:rPrChange>
                      </w:rPr>
                      <w:pPrChange w:id="13129"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30" w:author="Chara Katiri" w:date="2015-05-12T13:05:00Z">
                          <w:rPr>
                            <w:rFonts w:ascii="Times" w:hAnsi="Times" w:cs="Times New Roman"/>
                            <w:noProof/>
                            <w:sz w:val="22"/>
                            <w:szCs w:val="22"/>
                          </w:rPr>
                        </w:rPrChange>
                      </w:rPr>
                      <w:t>[41]</w:t>
                    </w:r>
                  </w:p>
                </w:tc>
                <w:tc>
                  <w:tcPr>
                    <w:tcW w:w="0" w:type="auto"/>
                    <w:hideMark/>
                  </w:tcPr>
                  <w:p w14:paraId="7560EF20"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31" w:author="Chara Katiri" w:date="2015-05-12T13:05:00Z">
                          <w:rPr>
                            <w:rFonts w:ascii="Times" w:hAnsi="Times" w:cs="Times New Roman"/>
                            <w:noProof/>
                            <w:sz w:val="22"/>
                            <w:szCs w:val="22"/>
                          </w:rPr>
                        </w:rPrChange>
                      </w:rPr>
                      <w:pPrChange w:id="13132" w:author="Chara Katiri" w:date="2015-05-12T13:05:00Z">
                        <w:pPr>
                          <w:pStyle w:val="Bibliography"/>
                          <w:spacing w:line="360" w:lineRule="auto"/>
                          <w:contextualSpacing/>
                        </w:pPr>
                      </w:pPrChange>
                    </w:pPr>
                    <w:r w:rsidRPr="00F758B3">
                      <w:rPr>
                        <w:rFonts w:ascii="Times" w:hAnsi="Times" w:cs="Times New Roman"/>
                        <w:noProof/>
                        <w:sz w:val="22"/>
                        <w:szCs w:val="22"/>
                        <w:rPrChange w:id="13133" w:author="Chara Katiri" w:date="2015-05-12T13:05:00Z">
                          <w:rPr>
                            <w:rFonts w:ascii="Times" w:hAnsi="Times" w:cs="Times New Roman"/>
                            <w:noProof/>
                            <w:sz w:val="22"/>
                            <w:szCs w:val="22"/>
                          </w:rPr>
                        </w:rPrChange>
                      </w:rPr>
                      <w:t xml:space="preserve">H Maylor, </w:t>
                    </w:r>
                    <w:r w:rsidRPr="00F758B3">
                      <w:rPr>
                        <w:rFonts w:ascii="Times" w:hAnsi="Times" w:cs="Times New Roman"/>
                        <w:i/>
                        <w:iCs/>
                        <w:noProof/>
                        <w:sz w:val="22"/>
                        <w:szCs w:val="22"/>
                        <w:rPrChange w:id="13134" w:author="Chara Katiri" w:date="2015-05-12T13:05:00Z">
                          <w:rPr>
                            <w:rFonts w:ascii="Times" w:hAnsi="Times" w:cs="Times New Roman"/>
                            <w:i/>
                            <w:iCs/>
                            <w:noProof/>
                            <w:sz w:val="22"/>
                            <w:szCs w:val="22"/>
                          </w:rPr>
                        </w:rPrChange>
                      </w:rPr>
                      <w:t xml:space="preserve">Project management </w:t>
                    </w:r>
                    <w:r w:rsidRPr="00F758B3">
                      <w:rPr>
                        <w:rFonts w:ascii="Times" w:hAnsi="Times" w:cs="Times New Roman"/>
                        <w:noProof/>
                        <w:sz w:val="22"/>
                        <w:szCs w:val="22"/>
                        <w:rPrChange w:id="13135" w:author="Chara Katiri" w:date="2015-05-12T13:05:00Z">
                          <w:rPr>
                            <w:rFonts w:ascii="Times" w:hAnsi="Times" w:cs="Times New Roman"/>
                            <w:noProof/>
                            <w:sz w:val="22"/>
                            <w:szCs w:val="22"/>
                          </w:rPr>
                        </w:rPrChange>
                      </w:rPr>
                      <w:t>,. ed.,., Ed. England, Harlow : Financial Times Prentice Hall, 2010.</w:t>
                    </w:r>
                  </w:p>
                </w:tc>
              </w:tr>
              <w:tr w:rsidR="000926B2" w:rsidRPr="00F758B3" w14:paraId="195F1504" w14:textId="77777777" w:rsidTr="000926B2">
                <w:trPr>
                  <w:trHeight w:val="145"/>
                  <w:tblCellSpacing w:w="15" w:type="dxa"/>
                </w:trPr>
                <w:tc>
                  <w:tcPr>
                    <w:tcW w:w="0" w:type="auto"/>
                    <w:hideMark/>
                  </w:tcPr>
                  <w:p w14:paraId="1B322C5B"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36" w:author="Chara Katiri" w:date="2015-05-12T13:05:00Z">
                          <w:rPr>
                            <w:rFonts w:ascii="Times" w:hAnsi="Times" w:cs="Times New Roman"/>
                            <w:noProof/>
                            <w:sz w:val="22"/>
                            <w:szCs w:val="22"/>
                          </w:rPr>
                        </w:rPrChange>
                      </w:rPr>
                      <w:pPrChange w:id="1313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38" w:author="Chara Katiri" w:date="2015-05-12T13:05:00Z">
                          <w:rPr>
                            <w:rFonts w:ascii="Times" w:hAnsi="Times" w:cs="Times New Roman"/>
                            <w:noProof/>
                            <w:sz w:val="22"/>
                            <w:szCs w:val="22"/>
                          </w:rPr>
                        </w:rPrChange>
                      </w:rPr>
                      <w:t>[42]</w:t>
                    </w:r>
                  </w:p>
                </w:tc>
                <w:tc>
                  <w:tcPr>
                    <w:tcW w:w="0" w:type="auto"/>
                    <w:hideMark/>
                  </w:tcPr>
                  <w:p w14:paraId="6EDC6D6E" w14:textId="6A987564" w:rsidR="000926B2" w:rsidRPr="00F758B3" w:rsidRDefault="000926B2" w:rsidP="00F758B3">
                    <w:pPr>
                      <w:pStyle w:val="Bibliography"/>
                      <w:spacing w:line="360" w:lineRule="auto"/>
                      <w:contextualSpacing/>
                      <w:jc w:val="both"/>
                      <w:rPr>
                        <w:rFonts w:ascii="Times" w:hAnsi="Times" w:cs="Times New Roman"/>
                        <w:noProof/>
                        <w:sz w:val="22"/>
                        <w:szCs w:val="22"/>
                        <w:rPrChange w:id="13139" w:author="Chara Katiri" w:date="2015-05-12T13:05:00Z">
                          <w:rPr>
                            <w:rFonts w:ascii="Times" w:hAnsi="Times" w:cs="Times New Roman"/>
                            <w:noProof/>
                            <w:sz w:val="22"/>
                            <w:szCs w:val="22"/>
                          </w:rPr>
                        </w:rPrChange>
                      </w:rPr>
                      <w:pPrChange w:id="13140" w:author="Chara Katiri" w:date="2015-05-12T13:05:00Z">
                        <w:pPr>
                          <w:pStyle w:val="Bibliography"/>
                          <w:spacing w:line="360" w:lineRule="auto"/>
                          <w:contextualSpacing/>
                        </w:pPr>
                      </w:pPrChange>
                    </w:pPr>
                    <w:r w:rsidRPr="00F758B3">
                      <w:rPr>
                        <w:rFonts w:ascii="Times" w:hAnsi="Times" w:cs="Times New Roman"/>
                        <w:noProof/>
                        <w:sz w:val="22"/>
                        <w:szCs w:val="22"/>
                        <w:rPrChange w:id="13141" w:author="Chara Katiri" w:date="2015-05-12T13:05:00Z">
                          <w:rPr>
                            <w:rFonts w:ascii="Times" w:hAnsi="Times" w:cs="Times New Roman"/>
                            <w:noProof/>
                            <w:sz w:val="22"/>
                            <w:szCs w:val="22"/>
                          </w:rPr>
                        </w:rPrChange>
                      </w:rPr>
                      <w:t xml:space="preserve">Team and A. Profile. (2015) Twago.com. [Online].   HYPERLINK "http://www.twago.com/blog/project-plan-makes-life-easier/  "   </w:t>
                    </w:r>
                    <w:r w:rsidRPr="00F758B3">
                      <w:rPr>
                        <w:rStyle w:val="Hyperlink"/>
                        <w:rFonts w:ascii="Times" w:hAnsi="Times" w:cs="Times New Roman"/>
                        <w:noProof/>
                        <w:sz w:val="22"/>
                        <w:szCs w:val="22"/>
                        <w:rPrChange w:id="13142" w:author="Chara Katiri" w:date="2015-05-12T13:05:00Z">
                          <w:rPr>
                            <w:rStyle w:val="Hyperlink"/>
                            <w:rFonts w:ascii="Times" w:hAnsi="Times" w:cs="Times New Roman"/>
                            <w:noProof/>
                            <w:sz w:val="22"/>
                            <w:szCs w:val="22"/>
                          </w:rPr>
                        </w:rPrChange>
                      </w:rPr>
                      <w:t xml:space="preserve">http://www.twago.com/blog/project-plan-makes-life-easier/ </w:t>
                    </w:r>
                    <w:r w:rsidRPr="00F758B3">
                      <w:rPr>
                        <w:rFonts w:ascii="Times" w:hAnsi="Times" w:cs="Times New Roman"/>
                        <w:noProof/>
                        <w:sz w:val="22"/>
                        <w:szCs w:val="22"/>
                        <w:rPrChange w:id="13143" w:author="Chara Katiri" w:date="2015-05-12T13:05:00Z">
                          <w:rPr>
                            <w:rFonts w:ascii="Times" w:hAnsi="Times" w:cs="Times New Roman"/>
                            <w:noProof/>
                            <w:sz w:val="22"/>
                            <w:szCs w:val="22"/>
                          </w:rPr>
                        </w:rPrChange>
                      </w:rPr>
                      <w:t xml:space="preserve"> </w:t>
                    </w:r>
                  </w:p>
                </w:tc>
              </w:tr>
              <w:tr w:rsidR="000926B2" w:rsidRPr="00F758B3" w14:paraId="6EDD3EE7" w14:textId="77777777" w:rsidTr="000926B2">
                <w:trPr>
                  <w:trHeight w:val="145"/>
                  <w:tblCellSpacing w:w="15" w:type="dxa"/>
                </w:trPr>
                <w:tc>
                  <w:tcPr>
                    <w:tcW w:w="0" w:type="auto"/>
                    <w:hideMark/>
                  </w:tcPr>
                  <w:p w14:paraId="6FB5FE43"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44" w:author="Chara Katiri" w:date="2015-05-12T13:05:00Z">
                          <w:rPr>
                            <w:rFonts w:ascii="Times" w:hAnsi="Times" w:cs="Times New Roman"/>
                            <w:noProof/>
                            <w:sz w:val="22"/>
                            <w:szCs w:val="22"/>
                          </w:rPr>
                        </w:rPrChange>
                      </w:rPr>
                      <w:pPrChange w:id="1314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46" w:author="Chara Katiri" w:date="2015-05-12T13:05:00Z">
                          <w:rPr>
                            <w:rFonts w:ascii="Times" w:hAnsi="Times" w:cs="Times New Roman"/>
                            <w:noProof/>
                            <w:sz w:val="22"/>
                            <w:szCs w:val="22"/>
                          </w:rPr>
                        </w:rPrChange>
                      </w:rPr>
                      <w:t>[43]</w:t>
                    </w:r>
                  </w:p>
                </w:tc>
                <w:tc>
                  <w:tcPr>
                    <w:tcW w:w="0" w:type="auto"/>
                    <w:hideMark/>
                  </w:tcPr>
                  <w:p w14:paraId="33E838F1" w14:textId="3BF5178B" w:rsidR="000926B2" w:rsidRPr="00F758B3" w:rsidRDefault="000926B2" w:rsidP="00F758B3">
                    <w:pPr>
                      <w:pStyle w:val="Bibliography"/>
                      <w:spacing w:line="360" w:lineRule="auto"/>
                      <w:contextualSpacing/>
                      <w:jc w:val="both"/>
                      <w:rPr>
                        <w:rFonts w:ascii="Times" w:hAnsi="Times" w:cs="Times New Roman"/>
                        <w:noProof/>
                        <w:sz w:val="22"/>
                        <w:szCs w:val="22"/>
                        <w:rPrChange w:id="13147" w:author="Chara Katiri" w:date="2015-05-12T13:05:00Z">
                          <w:rPr>
                            <w:rFonts w:ascii="Times" w:hAnsi="Times" w:cs="Times New Roman"/>
                            <w:noProof/>
                            <w:sz w:val="22"/>
                            <w:szCs w:val="22"/>
                          </w:rPr>
                        </w:rPrChange>
                      </w:rPr>
                      <w:pPrChange w:id="13148" w:author="Chara Katiri" w:date="2015-05-12T13:05:00Z">
                        <w:pPr>
                          <w:pStyle w:val="Bibliography"/>
                          <w:spacing w:line="360" w:lineRule="auto"/>
                          <w:contextualSpacing/>
                        </w:pPr>
                      </w:pPrChange>
                    </w:pPr>
                    <w:r w:rsidRPr="00F758B3">
                      <w:rPr>
                        <w:rFonts w:ascii="Times" w:hAnsi="Times" w:cs="Times New Roman"/>
                        <w:noProof/>
                        <w:sz w:val="22"/>
                        <w:szCs w:val="22"/>
                        <w:rPrChange w:id="13149" w:author="Chara Katiri" w:date="2015-05-12T13:05:00Z">
                          <w:rPr>
                            <w:rFonts w:ascii="Times" w:hAnsi="Times" w:cs="Times New Roman"/>
                            <w:noProof/>
                            <w:sz w:val="22"/>
                            <w:szCs w:val="22"/>
                          </w:rPr>
                        </w:rPrChange>
                      </w:rPr>
                      <w:t xml:space="preserve">Barnes. (2009) Smashing Magazine. [Online].   HYPERLINK "http://www.smashingmagazine.com/2009/06/11/effective-strategy-to-estimate-time-for-your-design- projects/  "   </w:t>
                    </w:r>
                    <w:r w:rsidRPr="00F758B3">
                      <w:rPr>
                        <w:rStyle w:val="Hyperlink"/>
                        <w:rFonts w:ascii="Times" w:hAnsi="Times" w:cs="Times New Roman"/>
                        <w:noProof/>
                        <w:sz w:val="22"/>
                        <w:szCs w:val="22"/>
                        <w:rPrChange w:id="13150" w:author="Chara Katiri" w:date="2015-05-12T13:05:00Z">
                          <w:rPr>
                            <w:rStyle w:val="Hyperlink"/>
                            <w:rFonts w:ascii="Times" w:hAnsi="Times" w:cs="Times New Roman"/>
                            <w:noProof/>
                            <w:sz w:val="22"/>
                            <w:szCs w:val="22"/>
                          </w:rPr>
                        </w:rPrChange>
                      </w:rPr>
                      <w:t xml:space="preserve">http://www.smashingmagazine.com/2009/06/11/effective-strategy-to-estimate-time-for-your-design- projects/ </w:t>
                    </w:r>
                    <w:r w:rsidRPr="00F758B3">
                      <w:rPr>
                        <w:rFonts w:ascii="Times" w:hAnsi="Times" w:cs="Times New Roman"/>
                        <w:noProof/>
                        <w:sz w:val="22"/>
                        <w:szCs w:val="22"/>
                        <w:rPrChange w:id="13151" w:author="Chara Katiri" w:date="2015-05-12T13:05:00Z">
                          <w:rPr>
                            <w:rFonts w:ascii="Times" w:hAnsi="Times" w:cs="Times New Roman"/>
                            <w:noProof/>
                            <w:sz w:val="22"/>
                            <w:szCs w:val="22"/>
                          </w:rPr>
                        </w:rPrChange>
                      </w:rPr>
                      <w:t xml:space="preserve"> </w:t>
                    </w:r>
                  </w:p>
                </w:tc>
              </w:tr>
              <w:tr w:rsidR="000926B2" w:rsidRPr="00F758B3" w14:paraId="3062BBB0" w14:textId="77777777" w:rsidTr="000926B2">
                <w:trPr>
                  <w:trHeight w:val="145"/>
                  <w:tblCellSpacing w:w="15" w:type="dxa"/>
                </w:trPr>
                <w:tc>
                  <w:tcPr>
                    <w:tcW w:w="0" w:type="auto"/>
                    <w:hideMark/>
                  </w:tcPr>
                  <w:p w14:paraId="38C31D74"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52" w:author="Chara Katiri" w:date="2015-05-12T13:05:00Z">
                          <w:rPr>
                            <w:rFonts w:ascii="Times" w:hAnsi="Times" w:cs="Times New Roman"/>
                            <w:noProof/>
                            <w:sz w:val="22"/>
                            <w:szCs w:val="22"/>
                          </w:rPr>
                        </w:rPrChange>
                      </w:rPr>
                      <w:pPrChange w:id="1315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54" w:author="Chara Katiri" w:date="2015-05-12T13:05:00Z">
                          <w:rPr>
                            <w:rFonts w:ascii="Times" w:hAnsi="Times" w:cs="Times New Roman"/>
                            <w:noProof/>
                            <w:sz w:val="22"/>
                            <w:szCs w:val="22"/>
                          </w:rPr>
                        </w:rPrChange>
                      </w:rPr>
                      <w:t>[44]</w:t>
                    </w:r>
                  </w:p>
                </w:tc>
                <w:tc>
                  <w:tcPr>
                    <w:tcW w:w="0" w:type="auto"/>
                    <w:hideMark/>
                  </w:tcPr>
                  <w:p w14:paraId="304DB698" w14:textId="598A81D6" w:rsidR="000926B2" w:rsidRPr="00F758B3" w:rsidRDefault="000926B2" w:rsidP="00F758B3">
                    <w:pPr>
                      <w:pStyle w:val="Bibliography"/>
                      <w:spacing w:line="360" w:lineRule="auto"/>
                      <w:contextualSpacing/>
                      <w:jc w:val="both"/>
                      <w:rPr>
                        <w:rFonts w:ascii="Times" w:hAnsi="Times" w:cs="Times New Roman"/>
                        <w:noProof/>
                        <w:sz w:val="22"/>
                        <w:szCs w:val="22"/>
                        <w:rPrChange w:id="13155" w:author="Chara Katiri" w:date="2015-05-12T13:05:00Z">
                          <w:rPr>
                            <w:rFonts w:ascii="Times" w:hAnsi="Times" w:cs="Times New Roman"/>
                            <w:noProof/>
                            <w:sz w:val="22"/>
                            <w:szCs w:val="22"/>
                          </w:rPr>
                        </w:rPrChange>
                      </w:rPr>
                      <w:pPrChange w:id="13156" w:author="Chara Katiri" w:date="2015-05-12T13:05:00Z">
                        <w:pPr>
                          <w:pStyle w:val="Bibliography"/>
                          <w:spacing w:line="360" w:lineRule="auto"/>
                          <w:contextualSpacing/>
                        </w:pPr>
                      </w:pPrChange>
                    </w:pPr>
                    <w:r w:rsidRPr="00F758B3">
                      <w:rPr>
                        <w:rFonts w:ascii="Times" w:hAnsi="Times" w:cs="Times New Roman"/>
                        <w:noProof/>
                        <w:sz w:val="22"/>
                        <w:szCs w:val="22"/>
                        <w:rPrChange w:id="13157" w:author="Chara Katiri" w:date="2015-05-12T13:05:00Z">
                          <w:rPr>
                            <w:rFonts w:ascii="Times" w:hAnsi="Times" w:cs="Times New Roman"/>
                            <w:noProof/>
                            <w:sz w:val="22"/>
                            <w:szCs w:val="22"/>
                          </w:rPr>
                        </w:rPrChange>
                      </w:rPr>
                      <w:t xml:space="preserve">Netbeans.org. (2015) NetBeans IDE - Overview. [Online].   HYPERLINK "https://netbeans.org/features/index.html"   </w:t>
                    </w:r>
                    <w:r w:rsidRPr="00F758B3">
                      <w:rPr>
                        <w:rStyle w:val="Hyperlink"/>
                        <w:rFonts w:ascii="Times" w:hAnsi="Times" w:cs="Times New Roman"/>
                        <w:noProof/>
                        <w:sz w:val="22"/>
                        <w:szCs w:val="22"/>
                        <w:rPrChange w:id="13158" w:author="Chara Katiri" w:date="2015-05-12T13:05:00Z">
                          <w:rPr>
                            <w:rStyle w:val="Hyperlink"/>
                            <w:rFonts w:ascii="Times" w:hAnsi="Times" w:cs="Times New Roman"/>
                            <w:noProof/>
                            <w:sz w:val="22"/>
                            <w:szCs w:val="22"/>
                          </w:rPr>
                        </w:rPrChange>
                      </w:rPr>
                      <w:t>https://netbeans.org/features/index.html</w:t>
                    </w:r>
                    <w:r w:rsidRPr="00F758B3">
                      <w:rPr>
                        <w:rFonts w:ascii="Times" w:hAnsi="Times" w:cs="Times New Roman"/>
                        <w:noProof/>
                        <w:sz w:val="22"/>
                        <w:szCs w:val="22"/>
                        <w:rPrChange w:id="13159" w:author="Chara Katiri" w:date="2015-05-12T13:05:00Z">
                          <w:rPr>
                            <w:rFonts w:ascii="Times" w:hAnsi="Times" w:cs="Times New Roman"/>
                            <w:noProof/>
                            <w:sz w:val="22"/>
                            <w:szCs w:val="22"/>
                          </w:rPr>
                        </w:rPrChange>
                      </w:rPr>
                      <w:t xml:space="preserve"> </w:t>
                    </w:r>
                  </w:p>
                </w:tc>
              </w:tr>
              <w:tr w:rsidR="000926B2" w:rsidRPr="00F758B3" w14:paraId="065195C6" w14:textId="77777777" w:rsidTr="000926B2">
                <w:trPr>
                  <w:trHeight w:val="145"/>
                  <w:tblCellSpacing w:w="15" w:type="dxa"/>
                </w:trPr>
                <w:tc>
                  <w:tcPr>
                    <w:tcW w:w="0" w:type="auto"/>
                    <w:hideMark/>
                  </w:tcPr>
                  <w:p w14:paraId="56C719F1"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60" w:author="Chara Katiri" w:date="2015-05-12T13:05:00Z">
                          <w:rPr>
                            <w:rFonts w:ascii="Times" w:hAnsi="Times" w:cs="Times New Roman"/>
                            <w:noProof/>
                            <w:sz w:val="22"/>
                            <w:szCs w:val="22"/>
                          </w:rPr>
                        </w:rPrChange>
                      </w:rPr>
                      <w:pPrChange w:id="13161"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62" w:author="Chara Katiri" w:date="2015-05-12T13:05:00Z">
                          <w:rPr>
                            <w:rFonts w:ascii="Times" w:hAnsi="Times" w:cs="Times New Roman"/>
                            <w:noProof/>
                            <w:sz w:val="22"/>
                            <w:szCs w:val="22"/>
                          </w:rPr>
                        </w:rPrChange>
                      </w:rPr>
                      <w:t>[45]</w:t>
                    </w:r>
                  </w:p>
                </w:tc>
                <w:tc>
                  <w:tcPr>
                    <w:tcW w:w="0" w:type="auto"/>
                    <w:hideMark/>
                  </w:tcPr>
                  <w:p w14:paraId="2F3B0593" w14:textId="5D3105BB" w:rsidR="000926B2" w:rsidRPr="00F758B3" w:rsidRDefault="000926B2" w:rsidP="00F758B3">
                    <w:pPr>
                      <w:pStyle w:val="Bibliography"/>
                      <w:spacing w:line="360" w:lineRule="auto"/>
                      <w:contextualSpacing/>
                      <w:jc w:val="both"/>
                      <w:rPr>
                        <w:rFonts w:ascii="Times" w:hAnsi="Times" w:cs="Times New Roman"/>
                        <w:noProof/>
                        <w:sz w:val="22"/>
                        <w:szCs w:val="22"/>
                        <w:rPrChange w:id="13163" w:author="Chara Katiri" w:date="2015-05-12T13:05:00Z">
                          <w:rPr>
                            <w:rFonts w:ascii="Times" w:hAnsi="Times" w:cs="Times New Roman"/>
                            <w:noProof/>
                            <w:sz w:val="22"/>
                            <w:szCs w:val="22"/>
                          </w:rPr>
                        </w:rPrChange>
                      </w:rPr>
                      <w:pPrChange w:id="13164" w:author="Chara Katiri" w:date="2015-05-12T13:05:00Z">
                        <w:pPr>
                          <w:pStyle w:val="Bibliography"/>
                          <w:spacing w:line="360" w:lineRule="auto"/>
                          <w:contextualSpacing/>
                        </w:pPr>
                      </w:pPrChange>
                    </w:pPr>
                    <w:r w:rsidRPr="00F758B3">
                      <w:rPr>
                        <w:rFonts w:ascii="Times" w:hAnsi="Times" w:cs="Times New Roman"/>
                        <w:noProof/>
                        <w:sz w:val="22"/>
                        <w:szCs w:val="22"/>
                        <w:rPrChange w:id="13165" w:author="Chara Katiri" w:date="2015-05-12T13:05:00Z">
                          <w:rPr>
                            <w:rFonts w:ascii="Times" w:hAnsi="Times" w:cs="Times New Roman"/>
                            <w:noProof/>
                            <w:sz w:val="22"/>
                            <w:szCs w:val="22"/>
                          </w:rPr>
                        </w:rPrChange>
                      </w:rPr>
                      <w:t xml:space="preserve">Oracle.com. (2015) Oracle.com. [Online].   HYPERLINK "http://www.oracle.com/us/products/mysql/mysql-workbench-066221.html"   </w:t>
                    </w:r>
                    <w:r w:rsidRPr="00F758B3">
                      <w:rPr>
                        <w:rStyle w:val="Hyperlink"/>
                        <w:rFonts w:ascii="Times" w:hAnsi="Times" w:cs="Times New Roman"/>
                        <w:noProof/>
                        <w:sz w:val="22"/>
                        <w:szCs w:val="22"/>
                        <w:rPrChange w:id="13166" w:author="Chara Katiri" w:date="2015-05-12T13:05:00Z">
                          <w:rPr>
                            <w:rStyle w:val="Hyperlink"/>
                            <w:rFonts w:ascii="Times" w:hAnsi="Times" w:cs="Times New Roman"/>
                            <w:noProof/>
                            <w:sz w:val="22"/>
                            <w:szCs w:val="22"/>
                          </w:rPr>
                        </w:rPrChange>
                      </w:rPr>
                      <w:t>http://www.oracle.com/us/products/mysql/mysql-workbench-066221.html</w:t>
                    </w:r>
                    <w:r w:rsidRPr="00F758B3">
                      <w:rPr>
                        <w:rFonts w:ascii="Times" w:hAnsi="Times" w:cs="Times New Roman"/>
                        <w:noProof/>
                        <w:sz w:val="22"/>
                        <w:szCs w:val="22"/>
                        <w:rPrChange w:id="13167" w:author="Chara Katiri" w:date="2015-05-12T13:05:00Z">
                          <w:rPr>
                            <w:rFonts w:ascii="Times" w:hAnsi="Times" w:cs="Times New Roman"/>
                            <w:noProof/>
                            <w:sz w:val="22"/>
                            <w:szCs w:val="22"/>
                          </w:rPr>
                        </w:rPrChange>
                      </w:rPr>
                      <w:t xml:space="preserve"> </w:t>
                    </w:r>
                  </w:p>
                </w:tc>
              </w:tr>
              <w:tr w:rsidR="000926B2" w:rsidRPr="00F758B3" w14:paraId="34D919C3" w14:textId="77777777" w:rsidTr="000926B2">
                <w:trPr>
                  <w:trHeight w:val="145"/>
                  <w:tblCellSpacing w:w="15" w:type="dxa"/>
                </w:trPr>
                <w:tc>
                  <w:tcPr>
                    <w:tcW w:w="0" w:type="auto"/>
                    <w:hideMark/>
                  </w:tcPr>
                  <w:p w14:paraId="02EB7758"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68" w:author="Chara Katiri" w:date="2015-05-12T13:05:00Z">
                          <w:rPr>
                            <w:rFonts w:ascii="Times" w:hAnsi="Times" w:cs="Times New Roman"/>
                            <w:noProof/>
                            <w:sz w:val="22"/>
                            <w:szCs w:val="22"/>
                          </w:rPr>
                        </w:rPrChange>
                      </w:rPr>
                      <w:pPrChange w:id="13169"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70" w:author="Chara Katiri" w:date="2015-05-12T13:05:00Z">
                          <w:rPr>
                            <w:rFonts w:ascii="Times" w:hAnsi="Times" w:cs="Times New Roman"/>
                            <w:noProof/>
                            <w:sz w:val="22"/>
                            <w:szCs w:val="22"/>
                          </w:rPr>
                        </w:rPrChange>
                      </w:rPr>
                      <w:t>[46]</w:t>
                    </w:r>
                  </w:p>
                </w:tc>
                <w:tc>
                  <w:tcPr>
                    <w:tcW w:w="0" w:type="auto"/>
                    <w:hideMark/>
                  </w:tcPr>
                  <w:p w14:paraId="1E4E171B" w14:textId="57E22F08" w:rsidR="000926B2" w:rsidRPr="00F758B3" w:rsidRDefault="000926B2" w:rsidP="00F758B3">
                    <w:pPr>
                      <w:pStyle w:val="Bibliography"/>
                      <w:spacing w:line="360" w:lineRule="auto"/>
                      <w:contextualSpacing/>
                      <w:jc w:val="both"/>
                      <w:rPr>
                        <w:rFonts w:ascii="Times" w:hAnsi="Times" w:cs="Times New Roman"/>
                        <w:noProof/>
                        <w:sz w:val="22"/>
                        <w:szCs w:val="22"/>
                        <w:rPrChange w:id="13171" w:author="Chara Katiri" w:date="2015-05-12T13:05:00Z">
                          <w:rPr>
                            <w:rFonts w:ascii="Times" w:hAnsi="Times" w:cs="Times New Roman"/>
                            <w:noProof/>
                            <w:sz w:val="22"/>
                            <w:szCs w:val="22"/>
                          </w:rPr>
                        </w:rPrChange>
                      </w:rPr>
                      <w:pPrChange w:id="13172" w:author="Chara Katiri" w:date="2015-05-12T13:05:00Z">
                        <w:pPr>
                          <w:pStyle w:val="Bibliography"/>
                          <w:spacing w:line="360" w:lineRule="auto"/>
                          <w:contextualSpacing/>
                        </w:pPr>
                      </w:pPrChange>
                    </w:pPr>
                    <w:r w:rsidRPr="00F758B3">
                      <w:rPr>
                        <w:rFonts w:ascii="Times" w:hAnsi="Times" w:cs="Times New Roman"/>
                        <w:noProof/>
                        <w:sz w:val="22"/>
                        <w:szCs w:val="22"/>
                        <w:rPrChange w:id="13173" w:author="Chara Katiri" w:date="2015-05-12T13:05:00Z">
                          <w:rPr>
                            <w:rFonts w:ascii="Times" w:hAnsi="Times" w:cs="Times New Roman"/>
                            <w:noProof/>
                            <w:sz w:val="22"/>
                            <w:szCs w:val="22"/>
                          </w:rPr>
                        </w:rPrChange>
                      </w:rPr>
                      <w:t xml:space="preserve">Beyondsecurity.com. (2014) Beyondsecurity.com. [Online].   HYPERLINK "http://www.beyondsecurity.com/about-sql-injection.html  "   </w:t>
                    </w:r>
                    <w:r w:rsidRPr="00F758B3">
                      <w:rPr>
                        <w:rStyle w:val="Hyperlink"/>
                        <w:rFonts w:ascii="Times" w:hAnsi="Times" w:cs="Times New Roman"/>
                        <w:noProof/>
                        <w:sz w:val="22"/>
                        <w:szCs w:val="22"/>
                        <w:rPrChange w:id="13174" w:author="Chara Katiri" w:date="2015-05-12T13:05:00Z">
                          <w:rPr>
                            <w:rStyle w:val="Hyperlink"/>
                            <w:rFonts w:ascii="Times" w:hAnsi="Times" w:cs="Times New Roman"/>
                            <w:noProof/>
                            <w:sz w:val="22"/>
                            <w:szCs w:val="22"/>
                          </w:rPr>
                        </w:rPrChange>
                      </w:rPr>
                      <w:t xml:space="preserve">http://www.beyondsecurity.com/about-sql-injection.html </w:t>
                    </w:r>
                    <w:r w:rsidRPr="00F758B3">
                      <w:rPr>
                        <w:rFonts w:ascii="Times" w:hAnsi="Times" w:cs="Times New Roman"/>
                        <w:noProof/>
                        <w:sz w:val="22"/>
                        <w:szCs w:val="22"/>
                        <w:rPrChange w:id="13175" w:author="Chara Katiri" w:date="2015-05-12T13:05:00Z">
                          <w:rPr>
                            <w:rFonts w:ascii="Times" w:hAnsi="Times" w:cs="Times New Roman"/>
                            <w:noProof/>
                            <w:sz w:val="22"/>
                            <w:szCs w:val="22"/>
                          </w:rPr>
                        </w:rPrChange>
                      </w:rPr>
                      <w:t xml:space="preserve"> </w:t>
                    </w:r>
                  </w:p>
                </w:tc>
              </w:tr>
              <w:tr w:rsidR="000926B2" w:rsidRPr="00F758B3" w14:paraId="3879920A" w14:textId="77777777" w:rsidTr="000926B2">
                <w:trPr>
                  <w:trHeight w:val="145"/>
                  <w:tblCellSpacing w:w="15" w:type="dxa"/>
                </w:trPr>
                <w:tc>
                  <w:tcPr>
                    <w:tcW w:w="0" w:type="auto"/>
                    <w:hideMark/>
                  </w:tcPr>
                  <w:p w14:paraId="07BE2C1A"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76" w:author="Chara Katiri" w:date="2015-05-12T13:05:00Z">
                          <w:rPr>
                            <w:rFonts w:ascii="Times" w:hAnsi="Times" w:cs="Times New Roman"/>
                            <w:noProof/>
                            <w:sz w:val="22"/>
                            <w:szCs w:val="22"/>
                          </w:rPr>
                        </w:rPrChange>
                      </w:rPr>
                      <w:pPrChange w:id="13177"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78" w:author="Chara Katiri" w:date="2015-05-12T13:05:00Z">
                          <w:rPr>
                            <w:rFonts w:ascii="Times" w:hAnsi="Times" w:cs="Times New Roman"/>
                            <w:noProof/>
                            <w:sz w:val="22"/>
                            <w:szCs w:val="22"/>
                          </w:rPr>
                        </w:rPrChange>
                      </w:rPr>
                      <w:t>[47]</w:t>
                    </w:r>
                  </w:p>
                </w:tc>
                <w:tc>
                  <w:tcPr>
                    <w:tcW w:w="0" w:type="auto"/>
                    <w:hideMark/>
                  </w:tcPr>
                  <w:p w14:paraId="25AEA841" w14:textId="4F2A3927" w:rsidR="000926B2" w:rsidRPr="00F758B3" w:rsidRDefault="000926B2" w:rsidP="00F758B3">
                    <w:pPr>
                      <w:pStyle w:val="Bibliography"/>
                      <w:spacing w:line="360" w:lineRule="auto"/>
                      <w:contextualSpacing/>
                      <w:jc w:val="both"/>
                      <w:rPr>
                        <w:rFonts w:ascii="Times" w:hAnsi="Times" w:cs="Times New Roman"/>
                        <w:noProof/>
                        <w:sz w:val="22"/>
                        <w:szCs w:val="22"/>
                        <w:rPrChange w:id="13179" w:author="Chara Katiri" w:date="2015-05-12T13:05:00Z">
                          <w:rPr>
                            <w:rFonts w:ascii="Times" w:hAnsi="Times" w:cs="Times New Roman"/>
                            <w:noProof/>
                            <w:sz w:val="22"/>
                            <w:szCs w:val="22"/>
                          </w:rPr>
                        </w:rPrChange>
                      </w:rPr>
                      <w:pPrChange w:id="13180" w:author="Chara Katiri" w:date="2015-05-12T13:05:00Z">
                        <w:pPr>
                          <w:pStyle w:val="Bibliography"/>
                          <w:spacing w:line="360" w:lineRule="auto"/>
                          <w:contextualSpacing/>
                        </w:pPr>
                      </w:pPrChange>
                    </w:pPr>
                    <w:r w:rsidRPr="00F758B3">
                      <w:rPr>
                        <w:rFonts w:ascii="Times" w:hAnsi="Times" w:cs="Times New Roman"/>
                        <w:noProof/>
                        <w:sz w:val="22"/>
                        <w:szCs w:val="22"/>
                        <w:rPrChange w:id="13181" w:author="Chara Katiri" w:date="2015-05-12T13:05:00Z">
                          <w:rPr>
                            <w:rFonts w:ascii="Times" w:hAnsi="Times" w:cs="Times New Roman"/>
                            <w:noProof/>
                            <w:sz w:val="22"/>
                            <w:szCs w:val="22"/>
                          </w:rPr>
                        </w:rPrChange>
                      </w:rPr>
                      <w:t xml:space="preserve">Jqueryvalidation.org. (2014 ) Jqueryvalidation.org. [Online].   HYPERLINK "http://jqueryvalidation.org/ "   </w:t>
                    </w:r>
                    <w:r w:rsidRPr="00F758B3">
                      <w:rPr>
                        <w:rStyle w:val="Hyperlink"/>
                        <w:rFonts w:ascii="Times" w:hAnsi="Times" w:cs="Times New Roman"/>
                        <w:noProof/>
                        <w:sz w:val="22"/>
                        <w:szCs w:val="22"/>
                        <w:rPrChange w:id="13182" w:author="Chara Katiri" w:date="2015-05-12T13:05:00Z">
                          <w:rPr>
                            <w:rStyle w:val="Hyperlink"/>
                            <w:rFonts w:ascii="Times" w:hAnsi="Times" w:cs="Times New Roman"/>
                            <w:noProof/>
                            <w:sz w:val="22"/>
                            <w:szCs w:val="22"/>
                          </w:rPr>
                        </w:rPrChange>
                      </w:rPr>
                      <w:t xml:space="preserve">http://jqueryvalidation.org/ </w:t>
                    </w:r>
                    <w:r w:rsidRPr="00F758B3">
                      <w:rPr>
                        <w:rFonts w:ascii="Times" w:hAnsi="Times" w:cs="Times New Roman"/>
                        <w:noProof/>
                        <w:sz w:val="22"/>
                        <w:szCs w:val="22"/>
                        <w:rPrChange w:id="13183" w:author="Chara Katiri" w:date="2015-05-12T13:05:00Z">
                          <w:rPr>
                            <w:rFonts w:ascii="Times" w:hAnsi="Times" w:cs="Times New Roman"/>
                            <w:noProof/>
                            <w:sz w:val="22"/>
                            <w:szCs w:val="22"/>
                          </w:rPr>
                        </w:rPrChange>
                      </w:rPr>
                      <w:t xml:space="preserve"> </w:t>
                    </w:r>
                  </w:p>
                </w:tc>
              </w:tr>
              <w:tr w:rsidR="000926B2" w:rsidRPr="00F758B3" w14:paraId="035FE493" w14:textId="77777777" w:rsidTr="000926B2">
                <w:trPr>
                  <w:trHeight w:val="145"/>
                  <w:tblCellSpacing w:w="15" w:type="dxa"/>
                </w:trPr>
                <w:tc>
                  <w:tcPr>
                    <w:tcW w:w="0" w:type="auto"/>
                    <w:hideMark/>
                  </w:tcPr>
                  <w:p w14:paraId="2AE46DF7"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84" w:author="Chara Katiri" w:date="2015-05-12T13:05:00Z">
                          <w:rPr>
                            <w:rFonts w:ascii="Times" w:hAnsi="Times" w:cs="Times New Roman"/>
                            <w:noProof/>
                            <w:sz w:val="22"/>
                            <w:szCs w:val="22"/>
                          </w:rPr>
                        </w:rPrChange>
                      </w:rPr>
                      <w:pPrChange w:id="13185"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86" w:author="Chara Katiri" w:date="2015-05-12T13:05:00Z">
                          <w:rPr>
                            <w:rFonts w:ascii="Times" w:hAnsi="Times" w:cs="Times New Roman"/>
                            <w:noProof/>
                            <w:sz w:val="22"/>
                            <w:szCs w:val="22"/>
                          </w:rPr>
                        </w:rPrChange>
                      </w:rPr>
                      <w:t>[48]</w:t>
                    </w:r>
                  </w:p>
                </w:tc>
                <w:tc>
                  <w:tcPr>
                    <w:tcW w:w="0" w:type="auto"/>
                    <w:hideMark/>
                  </w:tcPr>
                  <w:p w14:paraId="185B5887" w14:textId="3B0DBCBB" w:rsidR="000926B2" w:rsidRPr="00F758B3" w:rsidRDefault="000926B2" w:rsidP="00F758B3">
                    <w:pPr>
                      <w:pStyle w:val="Bibliography"/>
                      <w:spacing w:line="360" w:lineRule="auto"/>
                      <w:contextualSpacing/>
                      <w:jc w:val="both"/>
                      <w:rPr>
                        <w:rFonts w:ascii="Times" w:hAnsi="Times" w:cs="Times New Roman"/>
                        <w:noProof/>
                        <w:sz w:val="22"/>
                        <w:szCs w:val="22"/>
                        <w:rPrChange w:id="13187" w:author="Chara Katiri" w:date="2015-05-12T13:05:00Z">
                          <w:rPr>
                            <w:rFonts w:ascii="Times" w:hAnsi="Times" w:cs="Times New Roman"/>
                            <w:noProof/>
                            <w:sz w:val="22"/>
                            <w:szCs w:val="22"/>
                          </w:rPr>
                        </w:rPrChange>
                      </w:rPr>
                      <w:pPrChange w:id="13188" w:author="Chara Katiri" w:date="2015-05-12T13:05:00Z">
                        <w:pPr>
                          <w:pStyle w:val="Bibliography"/>
                          <w:spacing w:line="360" w:lineRule="auto"/>
                          <w:contextualSpacing/>
                        </w:pPr>
                      </w:pPrChange>
                    </w:pPr>
                    <w:r w:rsidRPr="00F758B3">
                      <w:rPr>
                        <w:rFonts w:ascii="Times" w:hAnsi="Times" w:cs="Times New Roman"/>
                        <w:noProof/>
                        <w:sz w:val="22"/>
                        <w:szCs w:val="22"/>
                        <w:rPrChange w:id="13189" w:author="Chara Katiri" w:date="2015-05-12T13:05:00Z">
                          <w:rPr>
                            <w:rFonts w:ascii="Times" w:hAnsi="Times" w:cs="Times New Roman"/>
                            <w:noProof/>
                            <w:sz w:val="22"/>
                            <w:szCs w:val="22"/>
                          </w:rPr>
                        </w:rPrChange>
                      </w:rPr>
                      <w:t xml:space="preserve">Info.eps.surrey.ac.uk. (2015) Info.eps.surrey.ac.uk. [Online].   HYPERLINK "http://info.eps.surrey.ac.uk/IT/guides/remoteaccess/linuxSshTunnel.php  "   </w:t>
                    </w:r>
                    <w:r w:rsidRPr="00F758B3">
                      <w:rPr>
                        <w:rStyle w:val="Hyperlink"/>
                        <w:rFonts w:ascii="Times" w:hAnsi="Times" w:cs="Times New Roman"/>
                        <w:noProof/>
                        <w:sz w:val="22"/>
                        <w:szCs w:val="22"/>
                        <w:rPrChange w:id="13190" w:author="Chara Katiri" w:date="2015-05-12T13:05:00Z">
                          <w:rPr>
                            <w:rStyle w:val="Hyperlink"/>
                            <w:rFonts w:ascii="Times" w:hAnsi="Times" w:cs="Times New Roman"/>
                            <w:noProof/>
                            <w:sz w:val="22"/>
                            <w:szCs w:val="22"/>
                          </w:rPr>
                        </w:rPrChange>
                      </w:rPr>
                      <w:t xml:space="preserve">http://info.eps.surrey.ac.uk/IT/guides/remoteaccess/linuxSshTunnel.php </w:t>
                    </w:r>
                    <w:r w:rsidRPr="00F758B3">
                      <w:rPr>
                        <w:rFonts w:ascii="Times" w:hAnsi="Times" w:cs="Times New Roman"/>
                        <w:noProof/>
                        <w:sz w:val="22"/>
                        <w:szCs w:val="22"/>
                        <w:rPrChange w:id="13191" w:author="Chara Katiri" w:date="2015-05-12T13:05:00Z">
                          <w:rPr>
                            <w:rFonts w:ascii="Times" w:hAnsi="Times" w:cs="Times New Roman"/>
                            <w:noProof/>
                            <w:sz w:val="22"/>
                            <w:szCs w:val="22"/>
                          </w:rPr>
                        </w:rPrChange>
                      </w:rPr>
                      <w:t xml:space="preserve"> </w:t>
                    </w:r>
                  </w:p>
                </w:tc>
              </w:tr>
              <w:tr w:rsidR="000926B2" w:rsidRPr="00F758B3" w14:paraId="39037EED" w14:textId="77777777" w:rsidTr="000926B2">
                <w:trPr>
                  <w:trHeight w:val="145"/>
                  <w:tblCellSpacing w:w="15" w:type="dxa"/>
                </w:trPr>
                <w:tc>
                  <w:tcPr>
                    <w:tcW w:w="0" w:type="auto"/>
                    <w:hideMark/>
                  </w:tcPr>
                  <w:p w14:paraId="10D0915B" w14:textId="77777777" w:rsidR="000926B2" w:rsidRPr="00F758B3" w:rsidRDefault="000926B2" w:rsidP="00F758B3">
                    <w:pPr>
                      <w:pStyle w:val="Bibliography"/>
                      <w:spacing w:line="360" w:lineRule="auto"/>
                      <w:contextualSpacing/>
                      <w:jc w:val="both"/>
                      <w:rPr>
                        <w:rFonts w:ascii="Times" w:hAnsi="Times" w:cs="Times New Roman"/>
                        <w:noProof/>
                        <w:sz w:val="22"/>
                        <w:szCs w:val="22"/>
                        <w:rPrChange w:id="13192" w:author="Chara Katiri" w:date="2015-05-12T13:05:00Z">
                          <w:rPr>
                            <w:rFonts w:ascii="Times" w:hAnsi="Times" w:cs="Times New Roman"/>
                            <w:noProof/>
                            <w:sz w:val="22"/>
                            <w:szCs w:val="22"/>
                          </w:rPr>
                        </w:rPrChange>
                      </w:rPr>
                      <w:pPrChange w:id="13193" w:author="Chara Katiri" w:date="2015-05-12T13:05:00Z">
                        <w:pPr>
                          <w:pStyle w:val="Bibliography"/>
                          <w:spacing w:line="360" w:lineRule="auto"/>
                          <w:contextualSpacing/>
                          <w:jc w:val="right"/>
                        </w:pPr>
                      </w:pPrChange>
                    </w:pPr>
                    <w:r w:rsidRPr="00F758B3">
                      <w:rPr>
                        <w:rFonts w:ascii="Times" w:hAnsi="Times" w:cs="Times New Roman"/>
                        <w:noProof/>
                        <w:sz w:val="22"/>
                        <w:szCs w:val="22"/>
                        <w:rPrChange w:id="13194" w:author="Chara Katiri" w:date="2015-05-12T13:05:00Z">
                          <w:rPr>
                            <w:rFonts w:ascii="Times" w:hAnsi="Times" w:cs="Times New Roman"/>
                            <w:noProof/>
                            <w:sz w:val="22"/>
                            <w:szCs w:val="22"/>
                          </w:rPr>
                        </w:rPrChange>
                      </w:rPr>
                      <w:t>[49]</w:t>
                    </w:r>
                  </w:p>
                </w:tc>
                <w:tc>
                  <w:tcPr>
                    <w:tcW w:w="0" w:type="auto"/>
                    <w:hideMark/>
                  </w:tcPr>
                  <w:p w14:paraId="2C64FB25" w14:textId="20C38A8B" w:rsidR="000926B2" w:rsidRPr="00F758B3" w:rsidRDefault="000926B2" w:rsidP="00F758B3">
                    <w:pPr>
                      <w:pStyle w:val="Bibliography"/>
                      <w:spacing w:line="360" w:lineRule="auto"/>
                      <w:contextualSpacing/>
                      <w:jc w:val="both"/>
                      <w:rPr>
                        <w:rFonts w:ascii="Times" w:hAnsi="Times" w:cs="Times New Roman"/>
                        <w:noProof/>
                        <w:sz w:val="22"/>
                        <w:szCs w:val="22"/>
                        <w:rPrChange w:id="13195" w:author="Chara Katiri" w:date="2015-05-12T13:05:00Z">
                          <w:rPr>
                            <w:rFonts w:ascii="Times" w:hAnsi="Times" w:cs="Times New Roman"/>
                            <w:noProof/>
                            <w:sz w:val="22"/>
                            <w:szCs w:val="22"/>
                          </w:rPr>
                        </w:rPrChange>
                      </w:rPr>
                      <w:pPrChange w:id="13196" w:author="Chara Katiri" w:date="2015-05-12T13:05:00Z">
                        <w:pPr>
                          <w:pStyle w:val="Bibliography"/>
                          <w:spacing w:line="360" w:lineRule="auto"/>
                          <w:contextualSpacing/>
                        </w:pPr>
                      </w:pPrChange>
                    </w:pPr>
                    <w:r w:rsidRPr="00F758B3">
                      <w:rPr>
                        <w:rFonts w:ascii="Times" w:hAnsi="Times" w:cs="Times New Roman"/>
                        <w:noProof/>
                        <w:sz w:val="22"/>
                        <w:szCs w:val="22"/>
                        <w:rPrChange w:id="13197" w:author="Chara Katiri" w:date="2015-05-12T13:05:00Z">
                          <w:rPr>
                            <w:rFonts w:ascii="Times" w:hAnsi="Times" w:cs="Times New Roman"/>
                            <w:noProof/>
                            <w:sz w:val="22"/>
                            <w:szCs w:val="22"/>
                          </w:rPr>
                        </w:rPrChange>
                      </w:rPr>
                      <w:t xml:space="preserve">Blog.trackets.com. (2015) Trackets Blog. [Online].   HYPERLINK "http://blog.trackets.com/2014/05/17/ssh-tunnel-local- and-remote-port-forwarding-explained-with-examples.html.  "   </w:t>
                    </w:r>
                    <w:r w:rsidRPr="00F758B3">
                      <w:rPr>
                        <w:rStyle w:val="Hyperlink"/>
                        <w:rFonts w:ascii="Times" w:hAnsi="Times" w:cs="Times New Roman"/>
                        <w:noProof/>
                        <w:sz w:val="22"/>
                        <w:szCs w:val="22"/>
                        <w:rPrChange w:id="13198" w:author="Chara Katiri" w:date="2015-05-12T13:05:00Z">
                          <w:rPr>
                            <w:rStyle w:val="Hyperlink"/>
                            <w:rFonts w:ascii="Times" w:hAnsi="Times" w:cs="Times New Roman"/>
                            <w:noProof/>
                            <w:sz w:val="22"/>
                            <w:szCs w:val="22"/>
                          </w:rPr>
                        </w:rPrChange>
                      </w:rPr>
                      <w:t xml:space="preserve">http://blog.trackets.com/2014/05/17/ssh-tunnel-local- and-remote-port-forwarding-explained-with-examples.html. </w:t>
                    </w:r>
                    <w:r w:rsidRPr="00F758B3">
                      <w:rPr>
                        <w:rFonts w:ascii="Times" w:hAnsi="Times" w:cs="Times New Roman"/>
                        <w:noProof/>
                        <w:sz w:val="22"/>
                        <w:szCs w:val="22"/>
                        <w:rPrChange w:id="13199" w:author="Chara Katiri" w:date="2015-05-12T13:05:00Z">
                          <w:rPr>
                            <w:rFonts w:ascii="Times" w:hAnsi="Times" w:cs="Times New Roman"/>
                            <w:noProof/>
                            <w:sz w:val="22"/>
                            <w:szCs w:val="22"/>
                          </w:rPr>
                        </w:rPrChange>
                      </w:rPr>
                      <w:t xml:space="preserve"> </w:t>
                    </w:r>
                  </w:p>
                </w:tc>
              </w:tr>
            </w:tbl>
            <w:p w14:paraId="562924AF" w14:textId="77777777" w:rsidR="000926B2" w:rsidRPr="00F758B3" w:rsidRDefault="000926B2" w:rsidP="00F758B3">
              <w:pPr>
                <w:pStyle w:val="Bibliography"/>
                <w:spacing w:line="360" w:lineRule="auto"/>
                <w:contextualSpacing/>
                <w:jc w:val="both"/>
                <w:rPr>
                  <w:rFonts w:ascii="Times" w:hAnsi="Times" w:cs="Times New Roman"/>
                  <w:noProof/>
                  <w:vanish/>
                  <w:sz w:val="22"/>
                  <w:szCs w:val="22"/>
                  <w:rPrChange w:id="13200" w:author="Chara Katiri" w:date="2015-05-12T13:05:00Z">
                    <w:rPr>
                      <w:rFonts w:ascii="Times" w:hAnsi="Times" w:cs="Times New Roman"/>
                      <w:noProof/>
                      <w:vanish/>
                      <w:sz w:val="22"/>
                      <w:szCs w:val="22"/>
                    </w:rPr>
                  </w:rPrChange>
                </w:rPr>
                <w:pPrChange w:id="13201" w:author="Chara Katiri" w:date="2015-05-12T13:05:00Z">
                  <w:pPr>
                    <w:pStyle w:val="Bibliography"/>
                    <w:spacing w:line="360" w:lineRule="auto"/>
                    <w:contextualSpacing/>
                  </w:pPr>
                </w:pPrChange>
              </w:pPr>
              <w:r w:rsidRPr="00F758B3">
                <w:rPr>
                  <w:rFonts w:ascii="Times" w:hAnsi="Times" w:cs="Times New Roman"/>
                  <w:noProof/>
                  <w:vanish/>
                  <w:sz w:val="22"/>
                  <w:szCs w:val="22"/>
                  <w:rPrChange w:id="13202" w:author="Chara Katiri" w:date="2015-05-12T13:05:00Z">
                    <w:rPr>
                      <w:rFonts w:ascii="Times" w:hAnsi="Times" w:cs="Times New Roman"/>
                      <w:noProof/>
                      <w:vanish/>
                      <w:sz w:val="22"/>
                      <w:szCs w:val="22"/>
                    </w:rPr>
                  </w:rPrChange>
                </w:rPr>
                <w:t>x</w:t>
              </w:r>
            </w:p>
            <w:p w14:paraId="6728AB58" w14:textId="08A6C865" w:rsidR="000926B2" w:rsidRPr="00F758B3" w:rsidRDefault="00F758B3" w:rsidP="00F758B3">
              <w:pPr>
                <w:spacing w:line="360" w:lineRule="auto"/>
                <w:contextualSpacing/>
                <w:jc w:val="both"/>
                <w:rPr>
                  <w:rFonts w:ascii="Times" w:hAnsi="Times"/>
                  <w:sz w:val="22"/>
                  <w:szCs w:val="22"/>
                  <w:rPrChange w:id="13203" w:author="Chara Katiri" w:date="2015-05-12T13:05:00Z">
                    <w:rPr>
                      <w:rFonts w:ascii="Times" w:hAnsi="Times"/>
                      <w:sz w:val="22"/>
                      <w:szCs w:val="22"/>
                    </w:rPr>
                  </w:rPrChange>
                </w:rPr>
                <w:pPrChange w:id="13204" w:author="Chara Katiri" w:date="2015-05-12T13:05:00Z">
                  <w:pPr>
                    <w:spacing w:line="360" w:lineRule="auto"/>
                    <w:contextualSpacing/>
                  </w:pPr>
                </w:pPrChange>
              </w:pPr>
            </w:p>
          </w:sdtContent>
        </w:sdt>
      </w:sdtContent>
    </w:sdt>
    <w:p w14:paraId="524C6BA0" w14:textId="58C9AE9E" w:rsidR="000926B2" w:rsidRPr="00F758B3" w:rsidRDefault="000926B2" w:rsidP="00F758B3">
      <w:pPr>
        <w:spacing w:line="360" w:lineRule="auto"/>
        <w:contextualSpacing/>
        <w:jc w:val="both"/>
        <w:rPr>
          <w:rFonts w:ascii="Times" w:hAnsi="Times"/>
          <w:sz w:val="22"/>
          <w:szCs w:val="22"/>
          <w:rPrChange w:id="13205" w:author="Chara Katiri" w:date="2015-05-12T13:05:00Z">
            <w:rPr>
              <w:rFonts w:ascii="Times" w:hAnsi="Times"/>
              <w:sz w:val="22"/>
              <w:szCs w:val="22"/>
            </w:rPr>
          </w:rPrChange>
        </w:rPr>
        <w:pPrChange w:id="13206" w:author="Chara Katiri" w:date="2015-05-12T13:05:00Z">
          <w:pPr>
            <w:spacing w:line="360" w:lineRule="auto"/>
            <w:contextualSpacing/>
          </w:pPr>
        </w:pPrChange>
      </w:pPr>
      <w:r w:rsidRPr="00F758B3">
        <w:rPr>
          <w:rFonts w:ascii="Times" w:hAnsi="Times"/>
          <w:sz w:val="22"/>
          <w:szCs w:val="22"/>
          <w:rPrChange w:id="13207" w:author="Chara Katiri" w:date="2015-05-12T13:05:00Z">
            <w:rPr>
              <w:rFonts w:ascii="Times" w:hAnsi="Times"/>
              <w:sz w:val="22"/>
              <w:szCs w:val="22"/>
            </w:rPr>
          </w:rPrChange>
        </w:rPr>
        <w:br w:type="page"/>
      </w:r>
    </w:p>
    <w:p w14:paraId="754DFAD0" w14:textId="77777777" w:rsidR="0019624E" w:rsidRPr="00F758B3" w:rsidRDefault="00E31113" w:rsidP="00F758B3">
      <w:pPr>
        <w:pStyle w:val="Heading1"/>
        <w:numPr>
          <w:ilvl w:val="0"/>
          <w:numId w:val="15"/>
        </w:numPr>
        <w:spacing w:line="360" w:lineRule="auto"/>
        <w:contextualSpacing/>
        <w:jc w:val="both"/>
        <w:rPr>
          <w:ins w:id="13208" w:author="Chara Katiri" w:date="2015-04-12T02:14:00Z"/>
          <w:rFonts w:ascii="Times" w:hAnsi="Times" w:cs="Times New Roman"/>
          <w:color w:val="auto"/>
          <w:sz w:val="22"/>
          <w:szCs w:val="22"/>
          <w:lang w:val="en-GB"/>
          <w:rPrChange w:id="13209" w:author="Chara Katiri" w:date="2015-05-12T13:05:00Z">
            <w:rPr>
              <w:ins w:id="13210" w:author="Chara Katiri" w:date="2015-04-12T02:14:00Z"/>
              <w:rFonts w:ascii="Times" w:hAnsi="Times" w:cs="Times New Roman"/>
              <w:color w:val="auto"/>
              <w:sz w:val="22"/>
              <w:szCs w:val="22"/>
              <w:lang w:val="en-GB"/>
            </w:rPr>
          </w:rPrChange>
        </w:rPr>
        <w:pPrChange w:id="13211" w:author="Chara Katiri" w:date="2015-05-12T13:05:00Z">
          <w:pPr>
            <w:pStyle w:val="Heading1"/>
            <w:numPr>
              <w:numId w:val="15"/>
            </w:numPr>
            <w:spacing w:line="360" w:lineRule="auto"/>
            <w:ind w:left="360" w:hanging="360"/>
            <w:contextualSpacing/>
            <w:jc w:val="both"/>
          </w:pPr>
        </w:pPrChange>
      </w:pPr>
      <w:bookmarkStart w:id="13212" w:name="_Toc292730889"/>
      <w:r w:rsidRPr="00F758B3">
        <w:rPr>
          <w:rFonts w:ascii="Times" w:hAnsi="Times" w:cs="Times New Roman"/>
          <w:color w:val="auto"/>
          <w:sz w:val="22"/>
          <w:szCs w:val="22"/>
          <w:lang w:val="en-GB"/>
          <w:rPrChange w:id="13213" w:author="Chara Katiri" w:date="2015-05-12T13:05:00Z">
            <w:rPr>
              <w:rFonts w:ascii="Times" w:hAnsi="Times" w:cs="Times New Roman"/>
              <w:color w:val="auto"/>
              <w:sz w:val="22"/>
              <w:szCs w:val="22"/>
              <w:lang w:val="en-GB"/>
            </w:rPr>
          </w:rPrChange>
        </w:rPr>
        <w:t>Appendices</w:t>
      </w:r>
      <w:bookmarkEnd w:id="13212"/>
    </w:p>
    <w:p w14:paraId="4236D106" w14:textId="4F805F0A" w:rsidR="003D7AA1" w:rsidRPr="00F758B3" w:rsidRDefault="003D7AA1" w:rsidP="00F758B3">
      <w:pPr>
        <w:pStyle w:val="Heading2"/>
        <w:numPr>
          <w:ilvl w:val="1"/>
          <w:numId w:val="15"/>
        </w:numPr>
        <w:spacing w:line="360" w:lineRule="auto"/>
        <w:contextualSpacing/>
        <w:jc w:val="both"/>
        <w:rPr>
          <w:rFonts w:ascii="Times" w:hAnsi="Times" w:cs="Times New Roman"/>
          <w:color w:val="000000" w:themeColor="text1"/>
          <w:sz w:val="22"/>
          <w:szCs w:val="22"/>
          <w:lang w:val="en-GB"/>
          <w:rPrChange w:id="13214" w:author="Chara Katiri" w:date="2015-05-12T13:05:00Z">
            <w:rPr>
              <w:rFonts w:ascii="Times" w:hAnsi="Times" w:cs="Times New Roman"/>
              <w:color w:val="000000" w:themeColor="text1"/>
              <w:sz w:val="22"/>
              <w:szCs w:val="22"/>
              <w:lang w:val="en-GB"/>
            </w:rPr>
          </w:rPrChange>
        </w:rPr>
        <w:pPrChange w:id="13215" w:author="Chara Katiri" w:date="2015-05-12T13:05:00Z">
          <w:pPr>
            <w:pStyle w:val="Heading2"/>
            <w:numPr>
              <w:numId w:val="15"/>
            </w:numPr>
            <w:spacing w:line="360" w:lineRule="auto"/>
            <w:ind w:left="792" w:hanging="432"/>
            <w:contextualSpacing/>
            <w:jc w:val="both"/>
          </w:pPr>
        </w:pPrChange>
      </w:pPr>
      <w:bookmarkStart w:id="13216" w:name="_Toc292730890"/>
      <w:ins w:id="13217" w:author="Chara Katiri" w:date="2015-04-12T02:14:00Z">
        <w:r w:rsidRPr="00F758B3">
          <w:rPr>
            <w:rFonts w:ascii="Times" w:hAnsi="Times" w:cs="Times New Roman"/>
            <w:color w:val="000000" w:themeColor="text1"/>
            <w:sz w:val="22"/>
            <w:szCs w:val="22"/>
            <w:lang w:val="en-GB"/>
            <w:rPrChange w:id="13218" w:author="Chara Katiri" w:date="2015-05-12T13:05:00Z">
              <w:rPr/>
            </w:rPrChange>
          </w:rPr>
          <w:t>Response from the IT Services.</w:t>
        </w:r>
      </w:ins>
      <w:bookmarkEnd w:id="13216"/>
    </w:p>
    <w:p w14:paraId="4698AB5C" w14:textId="22539E2F" w:rsidR="000620B2" w:rsidRPr="00F758B3" w:rsidRDefault="00E31113" w:rsidP="00F758B3">
      <w:pPr>
        <w:spacing w:line="360" w:lineRule="auto"/>
        <w:contextualSpacing/>
        <w:jc w:val="both"/>
        <w:rPr>
          <w:ins w:id="13219" w:author="Chara Katiri" w:date="2015-04-12T02:07:00Z"/>
          <w:rFonts w:ascii="Times" w:hAnsi="Times" w:cs="Times New Roman"/>
          <w:sz w:val="22"/>
          <w:szCs w:val="22"/>
          <w:rPrChange w:id="13220" w:author="Chara Katiri" w:date="2015-05-12T13:05:00Z">
            <w:rPr>
              <w:ins w:id="13221" w:author="Chara Katiri" w:date="2015-04-12T02:07:00Z"/>
              <w:rFonts w:ascii="Times" w:hAnsi="Times" w:cs="Times New Roman"/>
              <w:sz w:val="22"/>
              <w:szCs w:val="22"/>
            </w:rPr>
          </w:rPrChange>
        </w:rPr>
        <w:pPrChange w:id="13222" w:author="Chara Katiri" w:date="2015-05-12T13:05:00Z">
          <w:pPr>
            <w:spacing w:line="360" w:lineRule="auto"/>
            <w:contextualSpacing/>
            <w:jc w:val="both"/>
          </w:pPr>
        </w:pPrChange>
      </w:pPr>
      <w:r w:rsidRPr="00F758B3">
        <w:rPr>
          <w:rFonts w:ascii="Times" w:hAnsi="Times" w:cs="Times New Roman"/>
          <w:noProof/>
          <w:sz w:val="22"/>
          <w:szCs w:val="22"/>
          <w:rPrChange w:id="13223" w:author="Chara Katiri" w:date="2015-05-12T13:05:00Z">
            <w:rPr>
              <w:rFonts w:ascii="Times" w:hAnsi="Times" w:cs="Times New Roman"/>
              <w:noProof/>
              <w:sz w:val="22"/>
              <w:szCs w:val="22"/>
            </w:rPr>
          </w:rPrChange>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F758B3" w:rsidRDefault="001E54D9" w:rsidP="00F758B3">
      <w:pPr>
        <w:spacing w:line="360" w:lineRule="auto"/>
        <w:contextualSpacing/>
        <w:jc w:val="both"/>
        <w:rPr>
          <w:ins w:id="13224" w:author="Chara Katiri" w:date="2015-04-12T02:08:00Z"/>
          <w:rFonts w:ascii="Times" w:hAnsi="Times" w:cs="Times New Roman"/>
          <w:sz w:val="22"/>
          <w:szCs w:val="22"/>
          <w:rPrChange w:id="13225" w:author="Chara Katiri" w:date="2015-05-12T13:05:00Z">
            <w:rPr>
              <w:ins w:id="13226" w:author="Chara Katiri" w:date="2015-04-12T02:08:00Z"/>
              <w:rFonts w:ascii="Times" w:hAnsi="Times" w:cs="Times New Roman"/>
              <w:sz w:val="22"/>
              <w:szCs w:val="22"/>
            </w:rPr>
          </w:rPrChange>
        </w:rPr>
        <w:pPrChange w:id="13227" w:author="Chara Katiri" w:date="2015-05-12T13:05:00Z">
          <w:pPr/>
        </w:pPrChange>
      </w:pPr>
      <w:ins w:id="13228" w:author="Chara Katiri" w:date="2015-04-12T02:08:00Z">
        <w:r w:rsidRPr="00F758B3">
          <w:rPr>
            <w:rFonts w:ascii="Times" w:hAnsi="Times" w:cs="Times New Roman"/>
            <w:sz w:val="22"/>
            <w:szCs w:val="22"/>
            <w:rPrChange w:id="13229" w:author="Chara Katiri" w:date="2015-05-12T13:05:00Z">
              <w:rPr>
                <w:rFonts w:ascii="Times" w:hAnsi="Times" w:cs="Times New Roman"/>
                <w:sz w:val="22"/>
                <w:szCs w:val="22"/>
              </w:rPr>
            </w:rPrChange>
          </w:rPr>
          <w:br w:type="page"/>
        </w:r>
      </w:ins>
    </w:p>
    <w:p w14:paraId="3F5E5A65" w14:textId="77777777" w:rsidR="001E54D9" w:rsidRPr="00F758B3" w:rsidRDefault="001E54D9" w:rsidP="00F758B3">
      <w:pPr>
        <w:spacing w:line="360" w:lineRule="auto"/>
        <w:contextualSpacing/>
        <w:jc w:val="both"/>
        <w:rPr>
          <w:ins w:id="13230" w:author="Chara Katiri" w:date="2015-04-12T02:08:00Z"/>
          <w:rFonts w:ascii="Times" w:hAnsi="Times" w:cs="Times New Roman"/>
          <w:sz w:val="22"/>
          <w:szCs w:val="22"/>
          <w:rPrChange w:id="13231" w:author="Chara Katiri" w:date="2015-05-12T13:05:00Z">
            <w:rPr>
              <w:ins w:id="13232" w:author="Chara Katiri" w:date="2015-04-12T02:08:00Z"/>
              <w:rFonts w:ascii="Times" w:hAnsi="Times" w:cs="Times New Roman"/>
              <w:sz w:val="22"/>
              <w:szCs w:val="22"/>
            </w:rPr>
          </w:rPrChange>
        </w:rPr>
        <w:pPrChange w:id="13233" w:author="Chara Katiri" w:date="2015-05-12T13:05:00Z">
          <w:pPr>
            <w:spacing w:line="360" w:lineRule="auto"/>
            <w:contextualSpacing/>
            <w:jc w:val="both"/>
          </w:pPr>
        </w:pPrChange>
      </w:pPr>
    </w:p>
    <w:p w14:paraId="4897C7CC" w14:textId="77777777" w:rsidR="001E54D9" w:rsidRPr="00F758B3" w:rsidRDefault="001E54D9" w:rsidP="00F758B3">
      <w:pPr>
        <w:pStyle w:val="Heading2"/>
        <w:numPr>
          <w:ilvl w:val="1"/>
          <w:numId w:val="15"/>
        </w:numPr>
        <w:spacing w:line="360" w:lineRule="auto"/>
        <w:contextualSpacing/>
        <w:jc w:val="both"/>
        <w:rPr>
          <w:ins w:id="13234" w:author="Chara Katiri" w:date="2015-04-12T03:23:00Z"/>
          <w:rFonts w:ascii="Times" w:hAnsi="Times" w:cs="Times New Roman"/>
          <w:color w:val="000000" w:themeColor="text1"/>
          <w:sz w:val="22"/>
          <w:szCs w:val="22"/>
          <w:lang w:val="en-GB"/>
          <w:rPrChange w:id="13235" w:author="Chara Katiri" w:date="2015-05-12T13:05:00Z">
            <w:rPr>
              <w:ins w:id="13236" w:author="Chara Katiri" w:date="2015-04-12T03:23:00Z"/>
              <w:rFonts w:ascii="Times" w:hAnsi="Times" w:cs="Times New Roman"/>
              <w:color w:val="000000" w:themeColor="text1"/>
              <w:sz w:val="22"/>
              <w:szCs w:val="22"/>
              <w:lang w:val="en-GB"/>
            </w:rPr>
          </w:rPrChange>
        </w:rPr>
        <w:pPrChange w:id="13237" w:author="Chara Katiri" w:date="2015-05-12T13:05:00Z">
          <w:pPr>
            <w:pStyle w:val="Heading2"/>
            <w:numPr>
              <w:ilvl w:val="2"/>
              <w:numId w:val="15"/>
            </w:numPr>
            <w:spacing w:line="360" w:lineRule="auto"/>
            <w:ind w:left="1224" w:hanging="504"/>
            <w:contextualSpacing/>
            <w:jc w:val="both"/>
          </w:pPr>
        </w:pPrChange>
      </w:pPr>
      <w:bookmarkStart w:id="13238" w:name="_Toc292730891"/>
      <w:commentRangeStart w:id="13239"/>
      <w:ins w:id="13240" w:author="Chara Katiri" w:date="2015-04-12T02:08:00Z">
        <w:r w:rsidRPr="00F758B3">
          <w:rPr>
            <w:rFonts w:ascii="Times" w:hAnsi="Times" w:cs="Times New Roman"/>
            <w:color w:val="000000" w:themeColor="text1"/>
            <w:sz w:val="22"/>
            <w:szCs w:val="22"/>
            <w:lang w:val="en-GB"/>
            <w:rPrChange w:id="13241" w:author="Chara Katiri" w:date="2015-05-12T13:05:00Z">
              <w:rPr>
                <w:rFonts w:ascii="Times" w:hAnsi="Times" w:cs="Times New Roman"/>
                <w:color w:val="auto"/>
                <w:sz w:val="22"/>
                <w:szCs w:val="22"/>
                <w:lang w:val="en-GB"/>
              </w:rPr>
            </w:rPrChange>
          </w:rPr>
          <w:t>Creation and remote connection to the database behind the firewall</w:t>
        </w:r>
      </w:ins>
      <w:commentRangeEnd w:id="13239"/>
      <w:ins w:id="13242" w:author="Chara Katiri" w:date="2015-04-12T02:17:00Z">
        <w:r w:rsidR="000913E6" w:rsidRPr="00F758B3">
          <w:rPr>
            <w:rFonts w:ascii="Times" w:hAnsi="Times" w:cs="Times New Roman"/>
            <w:color w:val="000000" w:themeColor="text1"/>
            <w:sz w:val="22"/>
            <w:szCs w:val="22"/>
            <w:lang w:val="en-GB"/>
            <w:rPrChange w:id="13243" w:author="Chara Katiri" w:date="2015-05-12T13:05:00Z">
              <w:rPr>
                <w:rStyle w:val="CommentReference"/>
                <w:rFonts w:asciiTheme="minorHAnsi" w:eastAsiaTheme="minorEastAsia" w:hAnsiTheme="minorHAnsi" w:cstheme="minorBidi"/>
                <w:b w:val="0"/>
                <w:bCs w:val="0"/>
                <w:color w:val="auto"/>
              </w:rPr>
            </w:rPrChange>
          </w:rPr>
          <w:commentReference w:id="13239"/>
        </w:r>
      </w:ins>
      <w:bookmarkEnd w:id="13238"/>
    </w:p>
    <w:p w14:paraId="06B50232" w14:textId="77777777" w:rsidR="009F7C93" w:rsidRPr="00F758B3" w:rsidRDefault="009F7C93" w:rsidP="00F758B3">
      <w:pPr>
        <w:spacing w:line="360" w:lineRule="auto"/>
        <w:contextualSpacing/>
        <w:jc w:val="both"/>
        <w:rPr>
          <w:ins w:id="13244" w:author="Chara Katiri" w:date="2015-04-12T02:08:00Z"/>
          <w:rFonts w:ascii="Times" w:hAnsi="Times"/>
          <w:sz w:val="22"/>
          <w:szCs w:val="22"/>
          <w:rPrChange w:id="13245" w:author="Chara Katiri" w:date="2015-05-12T13:05:00Z">
            <w:rPr>
              <w:ins w:id="13246" w:author="Chara Katiri" w:date="2015-04-12T02:08:00Z"/>
              <w:rFonts w:ascii="Times" w:hAnsi="Times" w:cs="Times New Roman"/>
              <w:color w:val="auto"/>
              <w:sz w:val="22"/>
              <w:szCs w:val="22"/>
              <w:lang w:val="en-GB"/>
            </w:rPr>
          </w:rPrChange>
        </w:rPr>
        <w:pPrChange w:id="13247" w:author="Chara Katiri" w:date="2015-05-12T13:05:00Z">
          <w:pPr>
            <w:pStyle w:val="Heading2"/>
            <w:numPr>
              <w:ilvl w:val="2"/>
              <w:numId w:val="15"/>
            </w:numPr>
            <w:spacing w:line="360" w:lineRule="auto"/>
            <w:ind w:left="1224" w:hanging="504"/>
            <w:contextualSpacing/>
            <w:jc w:val="both"/>
          </w:pPr>
        </w:pPrChange>
      </w:pPr>
    </w:p>
    <w:p w14:paraId="01D8A844" w14:textId="1148BBF9" w:rsidR="001E54D9" w:rsidRPr="00F758B3" w:rsidRDefault="001E54D9" w:rsidP="00A73944">
      <w:pPr>
        <w:spacing w:line="360" w:lineRule="auto"/>
        <w:ind w:firstLine="567"/>
        <w:contextualSpacing/>
        <w:jc w:val="both"/>
        <w:rPr>
          <w:ins w:id="13248" w:author="Chara Katiri" w:date="2015-04-12T02:08:00Z"/>
          <w:rFonts w:ascii="Times" w:hAnsi="Times" w:cs="Times New Roman"/>
          <w:sz w:val="22"/>
          <w:szCs w:val="22"/>
          <w:lang w:val="en-GB"/>
          <w:rPrChange w:id="13249" w:author="Chara Katiri" w:date="2015-05-12T13:05:00Z">
            <w:rPr>
              <w:ins w:id="13250" w:author="Chara Katiri" w:date="2015-04-12T02:08:00Z"/>
              <w:rFonts w:ascii="Times" w:hAnsi="Times" w:cs="Times New Roman"/>
              <w:sz w:val="22"/>
              <w:szCs w:val="22"/>
              <w:lang w:val="en-GB"/>
            </w:rPr>
          </w:rPrChange>
        </w:rPr>
        <w:pPrChange w:id="13251" w:author="Chara Katiri" w:date="2015-05-12T15:33:00Z">
          <w:pPr>
            <w:spacing w:line="360" w:lineRule="auto"/>
            <w:ind w:left="426" w:firstLine="850"/>
            <w:contextualSpacing/>
            <w:jc w:val="both"/>
          </w:pPr>
        </w:pPrChange>
      </w:pPr>
      <w:ins w:id="13252" w:author="Chara Katiri" w:date="2015-04-12T02:08:00Z">
        <w:r w:rsidRPr="00F758B3">
          <w:rPr>
            <w:rFonts w:ascii="Times" w:hAnsi="Times" w:cs="Times New Roman"/>
            <w:sz w:val="22"/>
            <w:szCs w:val="22"/>
            <w:lang w:val="en-GB"/>
            <w:rPrChange w:id="13253" w:author="Chara Katiri" w:date="2015-05-12T13:05:00Z">
              <w:rPr>
                <w:rFonts w:ascii="Times" w:hAnsi="Times" w:cs="Times New Roman"/>
                <w:sz w:val="22"/>
                <w:szCs w:val="22"/>
                <w:lang w:val="en-GB"/>
              </w:rPr>
            </w:rPrChange>
          </w:rPr>
          <w:t xml:space="preserve">Due to security reasons, direct connection to a service (database console), hosted on a protected network (University of Surrey network), is not possible </w:t>
        </w:r>
      </w:ins>
      <w:sdt>
        <w:sdtPr>
          <w:rPr>
            <w:rFonts w:ascii="Times" w:hAnsi="Times" w:cs="Times New Roman"/>
            <w:sz w:val="22"/>
            <w:szCs w:val="22"/>
            <w:lang w:val="en-GB"/>
            <w:rPrChange w:id="13254" w:author="Chara Katiri" w:date="2015-05-12T13:05:00Z">
              <w:rPr>
                <w:rFonts w:ascii="Times" w:hAnsi="Times" w:cs="Times New Roman"/>
                <w:sz w:val="22"/>
                <w:szCs w:val="22"/>
                <w:lang w:val="en-GB"/>
              </w:rPr>
            </w:rPrChange>
          </w:rPr>
          <w:id w:val="1474718161"/>
          <w:citation/>
        </w:sdtPr>
        <w:sdtContent>
          <w:r w:rsidR="0045666D" w:rsidRPr="00F758B3">
            <w:rPr>
              <w:rFonts w:ascii="Times" w:hAnsi="Times" w:cs="Times New Roman"/>
              <w:sz w:val="22"/>
              <w:szCs w:val="22"/>
              <w:lang w:val="en-GB"/>
              <w:rPrChange w:id="13255" w:author="Chara Katiri" w:date="2015-05-12T13:05:00Z">
                <w:rPr>
                  <w:rFonts w:ascii="Times" w:hAnsi="Times" w:cs="Times New Roman"/>
                  <w:sz w:val="22"/>
                  <w:szCs w:val="22"/>
                  <w:lang w:val="en-GB"/>
                </w:rPr>
              </w:rPrChange>
            </w:rPr>
            <w:fldChar w:fldCharType="begin"/>
          </w:r>
          <w:r w:rsidR="0045666D" w:rsidRPr="00F758B3">
            <w:rPr>
              <w:rFonts w:ascii="Times" w:hAnsi="Times" w:cs="Times New Roman"/>
              <w:sz w:val="22"/>
              <w:szCs w:val="22"/>
              <w:rPrChange w:id="13256" w:author="Chara Katiri" w:date="2015-05-12T13:05:00Z">
                <w:rPr>
                  <w:rFonts w:ascii="Times" w:hAnsi="Times" w:cs="Times New Roman"/>
                  <w:sz w:val="22"/>
                  <w:szCs w:val="22"/>
                </w:rPr>
              </w:rPrChange>
            </w:rPr>
            <w:instrText xml:space="preserve"> CITATION Inf15 \l 1033 </w:instrText>
          </w:r>
          <w:r w:rsidR="0045666D" w:rsidRPr="00F758B3">
            <w:rPr>
              <w:rFonts w:ascii="Times" w:hAnsi="Times" w:cs="Times New Roman"/>
              <w:sz w:val="22"/>
              <w:szCs w:val="22"/>
              <w:lang w:val="en-GB"/>
              <w:rPrChange w:id="13257" w:author="Chara Katiri" w:date="2015-05-12T13:05:00Z">
                <w:rPr>
                  <w:rFonts w:ascii="Times" w:hAnsi="Times" w:cs="Times New Roman"/>
                  <w:sz w:val="22"/>
                  <w:szCs w:val="22"/>
                  <w:lang w:val="en-GB"/>
                </w:rPr>
              </w:rPrChange>
            </w:rPr>
            <w:fldChar w:fldCharType="separate"/>
          </w:r>
          <w:r w:rsidR="00B7160F" w:rsidRPr="00F758B3">
            <w:rPr>
              <w:rFonts w:ascii="Times" w:hAnsi="Times" w:cs="Times New Roman"/>
              <w:noProof/>
              <w:sz w:val="22"/>
              <w:szCs w:val="22"/>
              <w:rPrChange w:id="13258" w:author="Chara Katiri" w:date="2015-05-12T13:05:00Z">
                <w:rPr>
                  <w:rFonts w:ascii="Times" w:hAnsi="Times" w:cs="Times New Roman"/>
                  <w:noProof/>
                  <w:sz w:val="22"/>
                  <w:szCs w:val="22"/>
                </w:rPr>
              </w:rPrChange>
            </w:rPr>
            <w:t>[</w:t>
          </w:r>
          <w:r w:rsidR="00B7160F" w:rsidRPr="00F758B3">
            <w:rPr>
              <w:rFonts w:ascii="Times" w:hAnsi="Times" w:cs="Times New Roman"/>
              <w:noProof/>
              <w:sz w:val="22"/>
              <w:szCs w:val="22"/>
              <w:rPrChange w:id="13259" w:author="Chara Katiri" w:date="2015-05-12T13:05:00Z">
                <w:rPr>
                  <w:rFonts w:ascii="Times" w:hAnsi="Times" w:cs="Times New Roman"/>
                  <w:noProof/>
                  <w:sz w:val="22"/>
                  <w:szCs w:val="22"/>
                </w:rPr>
              </w:rPrChange>
            </w:rPr>
            <w:fldChar w:fldCharType="begin"/>
          </w:r>
          <w:r w:rsidR="00B7160F" w:rsidRPr="00F758B3">
            <w:rPr>
              <w:rFonts w:ascii="Times" w:hAnsi="Times" w:cs="Times New Roman"/>
              <w:noProof/>
              <w:sz w:val="22"/>
              <w:szCs w:val="22"/>
              <w:rPrChange w:id="13260" w:author="Chara Katiri" w:date="2015-05-12T13:05:00Z">
                <w:rPr>
                  <w:rFonts w:ascii="Times" w:hAnsi="Times" w:cs="Times New Roman"/>
                  <w:noProof/>
                  <w:sz w:val="22"/>
                  <w:szCs w:val="22"/>
                </w:rPr>
              </w:rPrChange>
            </w:rPr>
            <w:instrText xml:space="preserve"> HYPERLINK "" \l "Inf15" </w:instrText>
          </w:r>
          <w:r w:rsidR="00B7160F" w:rsidRPr="00F758B3">
            <w:rPr>
              <w:rFonts w:ascii="Times" w:hAnsi="Times" w:cs="Times New Roman"/>
              <w:noProof/>
              <w:sz w:val="22"/>
              <w:szCs w:val="22"/>
              <w:rPrChange w:id="13261" w:author="Chara Katiri" w:date="2015-05-12T13:05:00Z">
                <w:rPr>
                  <w:rFonts w:ascii="Times" w:hAnsi="Times" w:cs="Times New Roman"/>
                  <w:noProof/>
                  <w:sz w:val="22"/>
                  <w:szCs w:val="22"/>
                </w:rPr>
              </w:rPrChange>
            </w:rPr>
            <w:fldChar w:fldCharType="separate"/>
          </w:r>
          <w:r w:rsidR="00B7160F" w:rsidRPr="00F758B3">
            <w:rPr>
              <w:rStyle w:val="Heading2Char"/>
              <w:rFonts w:ascii="Times" w:eastAsiaTheme="minorEastAsia" w:hAnsi="Times" w:cs="Times New Roman"/>
              <w:noProof/>
              <w:color w:val="auto"/>
              <w:sz w:val="22"/>
              <w:szCs w:val="22"/>
              <w:rPrChange w:id="13262" w:author="Chara Katiri" w:date="2015-05-12T13:05:00Z">
                <w:rPr>
                  <w:rStyle w:val="Heading2Char"/>
                  <w:rFonts w:ascii="Times" w:eastAsiaTheme="minorEastAsia" w:hAnsi="Times" w:cs="Times New Roman"/>
                  <w:noProof/>
                  <w:color w:val="auto"/>
                  <w:sz w:val="22"/>
                  <w:szCs w:val="22"/>
                </w:rPr>
              </w:rPrChange>
            </w:rPr>
            <w:t>49</w:t>
          </w:r>
          <w:r w:rsidR="00B7160F" w:rsidRPr="00F758B3">
            <w:rPr>
              <w:rFonts w:ascii="Times" w:hAnsi="Times" w:cs="Times New Roman"/>
              <w:noProof/>
              <w:sz w:val="22"/>
              <w:szCs w:val="22"/>
              <w:rPrChange w:id="13263" w:author="Chara Katiri" w:date="2015-05-12T13:05:00Z">
                <w:rPr>
                  <w:rFonts w:ascii="Times" w:hAnsi="Times" w:cs="Times New Roman"/>
                  <w:noProof/>
                  <w:sz w:val="22"/>
                  <w:szCs w:val="22"/>
                </w:rPr>
              </w:rPrChange>
            </w:rPr>
            <w:fldChar w:fldCharType="end"/>
          </w:r>
          <w:r w:rsidR="00B7160F" w:rsidRPr="00F758B3">
            <w:rPr>
              <w:rFonts w:ascii="Times" w:hAnsi="Times" w:cs="Times New Roman"/>
              <w:noProof/>
              <w:sz w:val="22"/>
              <w:szCs w:val="22"/>
              <w:rPrChange w:id="13264" w:author="Chara Katiri" w:date="2015-05-12T13:05:00Z">
                <w:rPr>
                  <w:rFonts w:ascii="Times" w:hAnsi="Times" w:cs="Times New Roman"/>
                  <w:noProof/>
                  <w:sz w:val="22"/>
                  <w:szCs w:val="22"/>
                </w:rPr>
              </w:rPrChange>
            </w:rPr>
            <w:t>]</w:t>
          </w:r>
          <w:r w:rsidR="0045666D" w:rsidRPr="00F758B3">
            <w:rPr>
              <w:rFonts w:ascii="Times" w:hAnsi="Times" w:cs="Times New Roman"/>
              <w:sz w:val="22"/>
              <w:szCs w:val="22"/>
              <w:lang w:val="en-GB"/>
              <w:rPrChange w:id="13265" w:author="Chara Katiri" w:date="2015-05-12T13:05:00Z">
                <w:rPr>
                  <w:rFonts w:ascii="Times" w:hAnsi="Times" w:cs="Times New Roman"/>
                  <w:sz w:val="22"/>
                  <w:szCs w:val="22"/>
                  <w:lang w:val="en-GB"/>
                </w:rPr>
              </w:rPrChange>
            </w:rPr>
            <w:fldChar w:fldCharType="end"/>
          </w:r>
        </w:sdtContent>
      </w:sdt>
      <w:ins w:id="13266" w:author="Chara Katiri" w:date="2015-04-12T02:08:00Z">
        <w:r w:rsidRPr="00F758B3">
          <w:rPr>
            <w:rFonts w:ascii="Times" w:hAnsi="Times" w:cs="Times New Roman"/>
            <w:sz w:val="22"/>
            <w:szCs w:val="22"/>
            <w:lang w:val="en-GB"/>
            <w:rPrChange w:id="13267" w:author="Chara Katiri" w:date="2015-05-12T13:05:00Z">
              <w:rPr>
                <w:rFonts w:ascii="Times" w:hAnsi="Times" w:cs="Times New Roman"/>
                <w:sz w:val="22"/>
                <w:szCs w:val="22"/>
                <w:lang w:val="en-GB"/>
              </w:rPr>
            </w:rPrChange>
          </w:rPr>
          <w:t>. The steps followed to enable the connection are described below:</w:t>
        </w:r>
      </w:ins>
    </w:p>
    <w:p w14:paraId="6FBBF34B" w14:textId="77777777" w:rsidR="001E54D9" w:rsidRPr="00F758B3" w:rsidRDefault="001E54D9" w:rsidP="00A73944">
      <w:pPr>
        <w:pStyle w:val="ListParagraph"/>
        <w:numPr>
          <w:ilvl w:val="0"/>
          <w:numId w:val="33"/>
        </w:numPr>
        <w:spacing w:line="360" w:lineRule="auto"/>
        <w:ind w:left="0" w:firstLine="0"/>
        <w:jc w:val="both"/>
        <w:rPr>
          <w:ins w:id="13268" w:author="Chara Katiri" w:date="2015-04-12T02:08:00Z"/>
          <w:rFonts w:ascii="Times" w:eastAsia="Times New Roman" w:hAnsi="Times" w:cs="Times New Roman"/>
          <w:sz w:val="22"/>
          <w:szCs w:val="22"/>
          <w:lang w:val="en-GB"/>
          <w:rPrChange w:id="13269" w:author="Chara Katiri" w:date="2015-05-12T13:05:00Z">
            <w:rPr>
              <w:ins w:id="13270" w:author="Chara Katiri" w:date="2015-04-12T02:08:00Z"/>
              <w:rFonts w:ascii="Times" w:eastAsia="Times New Roman" w:hAnsi="Times" w:cs="Times New Roman"/>
              <w:sz w:val="22"/>
              <w:szCs w:val="22"/>
              <w:lang w:val="en-GB"/>
            </w:rPr>
          </w:rPrChange>
        </w:rPr>
        <w:pPrChange w:id="13271" w:author="Chara Katiri" w:date="2015-05-12T13:05:00Z">
          <w:pPr>
            <w:pStyle w:val="ListParagraph"/>
            <w:numPr>
              <w:numId w:val="33"/>
            </w:numPr>
            <w:spacing w:line="360" w:lineRule="auto"/>
            <w:ind w:left="1080" w:hanging="360"/>
            <w:jc w:val="both"/>
          </w:pPr>
        </w:pPrChange>
      </w:pPr>
      <w:ins w:id="13272" w:author="Chara Katiri" w:date="2015-04-12T02:08:00Z">
        <w:r w:rsidRPr="00F758B3">
          <w:rPr>
            <w:rFonts w:ascii="Times" w:eastAsia="Times New Roman" w:hAnsi="Times" w:cs="Times New Roman"/>
            <w:sz w:val="22"/>
            <w:szCs w:val="22"/>
            <w:lang w:val="en-GB"/>
            <w:rPrChange w:id="13273" w:author="Chara Katiri" w:date="2015-05-12T13:05:00Z">
              <w:rPr>
                <w:rFonts w:ascii="Times" w:eastAsia="Times New Roman" w:hAnsi="Times" w:cs="Times New Roman"/>
                <w:sz w:val="22"/>
                <w:szCs w:val="22"/>
                <w:lang w:val="en-GB"/>
              </w:rPr>
            </w:rPrChange>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ins>
    </w:p>
    <w:p w14:paraId="1871861A" w14:textId="77777777" w:rsidR="001E54D9" w:rsidRPr="00F758B3" w:rsidRDefault="001E54D9" w:rsidP="00A73944">
      <w:pPr>
        <w:pStyle w:val="ListParagraph"/>
        <w:numPr>
          <w:ilvl w:val="0"/>
          <w:numId w:val="33"/>
        </w:numPr>
        <w:spacing w:line="360" w:lineRule="auto"/>
        <w:ind w:left="0" w:firstLine="0"/>
        <w:jc w:val="both"/>
        <w:rPr>
          <w:ins w:id="13274" w:author="Chara Katiri" w:date="2015-04-12T02:08:00Z"/>
          <w:rFonts w:ascii="Times" w:eastAsia="Times New Roman" w:hAnsi="Times" w:cs="Times New Roman"/>
          <w:sz w:val="22"/>
          <w:szCs w:val="22"/>
          <w:lang w:val="en-GB"/>
          <w:rPrChange w:id="13275" w:author="Chara Katiri" w:date="2015-05-12T13:05:00Z">
            <w:rPr>
              <w:ins w:id="13276" w:author="Chara Katiri" w:date="2015-04-12T02:08:00Z"/>
              <w:rFonts w:ascii="Times" w:eastAsia="Times New Roman" w:hAnsi="Times" w:cs="Times New Roman"/>
              <w:sz w:val="22"/>
              <w:szCs w:val="22"/>
              <w:lang w:val="en-GB"/>
            </w:rPr>
          </w:rPrChange>
        </w:rPr>
        <w:pPrChange w:id="13277" w:author="Chara Katiri" w:date="2015-05-12T13:05:00Z">
          <w:pPr>
            <w:pStyle w:val="ListParagraph"/>
            <w:numPr>
              <w:numId w:val="33"/>
            </w:numPr>
            <w:spacing w:line="360" w:lineRule="auto"/>
            <w:ind w:left="1080" w:hanging="360"/>
            <w:jc w:val="both"/>
          </w:pPr>
        </w:pPrChange>
      </w:pPr>
      <w:ins w:id="13278" w:author="Chara Katiri" w:date="2015-04-12T02:08:00Z">
        <w:r w:rsidRPr="00F758B3">
          <w:rPr>
            <w:rFonts w:ascii="Times" w:eastAsia="Times New Roman" w:hAnsi="Times" w:cs="Times New Roman"/>
            <w:sz w:val="22"/>
            <w:szCs w:val="22"/>
            <w:lang w:val="en-GB"/>
            <w:rPrChange w:id="13279" w:author="Chara Katiri" w:date="2015-05-12T13:05:00Z">
              <w:rPr>
                <w:rFonts w:ascii="Times" w:eastAsia="Times New Roman" w:hAnsi="Times" w:cs="Times New Roman"/>
                <w:sz w:val="22"/>
                <w:szCs w:val="22"/>
                <w:lang w:val="en-GB"/>
              </w:rPr>
            </w:rPrChange>
          </w:rPr>
          <w:t xml:space="preserve">To establish the connection between the (i) local workstation and the (ii) remote server a tunnel that uses a secure protocol is created.  </w:t>
        </w:r>
      </w:ins>
    </w:p>
    <w:p w14:paraId="5632559B" w14:textId="5C6AAE63" w:rsidR="001E54D9" w:rsidRPr="00F758B3" w:rsidRDefault="001E54D9" w:rsidP="00A73944">
      <w:pPr>
        <w:pStyle w:val="ListParagraph"/>
        <w:numPr>
          <w:ilvl w:val="0"/>
          <w:numId w:val="33"/>
        </w:numPr>
        <w:spacing w:line="360" w:lineRule="auto"/>
        <w:ind w:left="0" w:firstLine="0"/>
        <w:jc w:val="both"/>
        <w:rPr>
          <w:ins w:id="13280" w:author="Chara Katiri" w:date="2015-04-12T02:08:00Z"/>
          <w:rFonts w:ascii="Times" w:eastAsia="Times New Roman" w:hAnsi="Times" w:cs="Times New Roman"/>
          <w:sz w:val="22"/>
          <w:szCs w:val="22"/>
          <w:lang w:val="en-GB"/>
          <w:rPrChange w:id="13281" w:author="Chara Katiri" w:date="2015-05-12T13:05:00Z">
            <w:rPr>
              <w:ins w:id="13282" w:author="Chara Katiri" w:date="2015-04-12T02:08:00Z"/>
              <w:rFonts w:ascii="Times" w:eastAsia="Times New Roman" w:hAnsi="Times" w:cs="Times New Roman"/>
              <w:sz w:val="22"/>
              <w:szCs w:val="22"/>
              <w:lang w:val="en-GB"/>
            </w:rPr>
          </w:rPrChange>
        </w:rPr>
        <w:pPrChange w:id="13283" w:author="Chara Katiri" w:date="2015-05-12T13:05:00Z">
          <w:pPr>
            <w:pStyle w:val="ListParagraph"/>
            <w:numPr>
              <w:numId w:val="33"/>
            </w:numPr>
            <w:spacing w:line="360" w:lineRule="auto"/>
            <w:ind w:left="1080" w:hanging="360"/>
            <w:jc w:val="both"/>
          </w:pPr>
        </w:pPrChange>
      </w:pPr>
      <w:ins w:id="13284" w:author="Chara Katiri" w:date="2015-04-12T02:08:00Z">
        <w:r w:rsidRPr="00F758B3">
          <w:rPr>
            <w:rFonts w:ascii="Times" w:eastAsia="Times New Roman" w:hAnsi="Times" w:cs="Times New Roman"/>
            <w:sz w:val="22"/>
            <w:szCs w:val="22"/>
            <w:lang w:val="en-GB"/>
            <w:rPrChange w:id="13285" w:author="Chara Katiri" w:date="2015-05-12T13:05:00Z">
              <w:rPr>
                <w:rFonts w:ascii="Times" w:eastAsia="Times New Roman" w:hAnsi="Times" w:cs="Times New Roman"/>
                <w:sz w:val="22"/>
                <w:szCs w:val="22"/>
                <w:lang w:val="en-GB"/>
              </w:rPr>
            </w:rPrChange>
          </w:rPr>
          <w:t xml:space="preserve">Access to a free port can only be achieved from the localhost and not remotely </w:t>
        </w:r>
      </w:ins>
      <w:sdt>
        <w:sdtPr>
          <w:rPr>
            <w:rFonts w:ascii="Times" w:eastAsia="Times New Roman" w:hAnsi="Times" w:cs="Times New Roman"/>
            <w:sz w:val="22"/>
            <w:szCs w:val="22"/>
            <w:lang w:val="en-GB"/>
            <w:rPrChange w:id="13286" w:author="Chara Katiri" w:date="2015-05-12T13:05:00Z">
              <w:rPr>
                <w:rFonts w:ascii="Times" w:eastAsia="Times New Roman" w:hAnsi="Times" w:cs="Times New Roman"/>
                <w:sz w:val="22"/>
                <w:szCs w:val="22"/>
                <w:lang w:val="en-GB"/>
              </w:rPr>
            </w:rPrChange>
          </w:rPr>
          <w:id w:val="-1471664514"/>
          <w:citation/>
        </w:sdtPr>
        <w:sdtContent>
          <w:r w:rsidR="0045666D" w:rsidRPr="00F758B3">
            <w:rPr>
              <w:rFonts w:ascii="Times" w:eastAsia="Times New Roman" w:hAnsi="Times" w:cs="Times New Roman"/>
              <w:sz w:val="22"/>
              <w:szCs w:val="22"/>
              <w:lang w:val="en-GB"/>
              <w:rPrChange w:id="13287" w:author="Chara Katiri" w:date="2015-05-12T13:05:00Z">
                <w:rPr>
                  <w:rFonts w:ascii="Times" w:eastAsia="Times New Roman" w:hAnsi="Times" w:cs="Times New Roman"/>
                  <w:sz w:val="22"/>
                  <w:szCs w:val="22"/>
                  <w:lang w:val="en-GB"/>
                </w:rPr>
              </w:rPrChange>
            </w:rPr>
            <w:fldChar w:fldCharType="begin"/>
          </w:r>
          <w:r w:rsidR="0045666D" w:rsidRPr="00F758B3">
            <w:rPr>
              <w:rFonts w:ascii="Times" w:eastAsia="Times New Roman" w:hAnsi="Times" w:cs="Times New Roman"/>
              <w:sz w:val="22"/>
              <w:szCs w:val="22"/>
              <w:rPrChange w:id="13288" w:author="Chara Katiri" w:date="2015-05-12T13:05:00Z">
                <w:rPr>
                  <w:rFonts w:ascii="Times" w:eastAsia="Times New Roman" w:hAnsi="Times" w:cs="Times New Roman"/>
                  <w:sz w:val="22"/>
                  <w:szCs w:val="22"/>
                </w:rPr>
              </w:rPrChange>
            </w:rPr>
            <w:instrText xml:space="preserve"> CITATION Blo15 \l 1033 </w:instrText>
          </w:r>
          <w:r w:rsidR="0045666D" w:rsidRPr="00F758B3">
            <w:rPr>
              <w:rFonts w:ascii="Times" w:eastAsia="Times New Roman" w:hAnsi="Times" w:cs="Times New Roman"/>
              <w:sz w:val="22"/>
              <w:szCs w:val="22"/>
              <w:lang w:val="en-GB"/>
              <w:rPrChange w:id="13289" w:author="Chara Katiri" w:date="2015-05-12T13:05:00Z">
                <w:rPr>
                  <w:rFonts w:ascii="Times" w:eastAsia="Times New Roman" w:hAnsi="Times" w:cs="Times New Roman"/>
                  <w:sz w:val="22"/>
                  <w:szCs w:val="22"/>
                  <w:lang w:val="en-GB"/>
                </w:rPr>
              </w:rPrChange>
            </w:rPr>
            <w:fldChar w:fldCharType="separate"/>
          </w:r>
          <w:r w:rsidR="00B7160F" w:rsidRPr="00F758B3">
            <w:rPr>
              <w:rFonts w:ascii="Times" w:eastAsia="Times New Roman" w:hAnsi="Times" w:cs="Times New Roman"/>
              <w:noProof/>
              <w:sz w:val="22"/>
              <w:szCs w:val="22"/>
              <w:rPrChange w:id="13290" w:author="Chara Katiri" w:date="2015-05-12T13:05:00Z">
                <w:rPr>
                  <w:rFonts w:ascii="Times" w:eastAsia="Times New Roman" w:hAnsi="Times" w:cs="Times New Roman"/>
                  <w:noProof/>
                  <w:sz w:val="22"/>
                  <w:szCs w:val="22"/>
                </w:rPr>
              </w:rPrChange>
            </w:rPr>
            <w:t>[</w:t>
          </w:r>
          <w:r w:rsidR="00B7160F" w:rsidRPr="00F758B3">
            <w:rPr>
              <w:rFonts w:ascii="Times" w:eastAsia="Times New Roman" w:hAnsi="Times" w:cs="Times New Roman"/>
              <w:noProof/>
              <w:sz w:val="22"/>
              <w:szCs w:val="22"/>
              <w:rPrChange w:id="13291" w:author="Chara Katiri" w:date="2015-05-12T13:05:00Z">
                <w:rPr>
                  <w:rFonts w:ascii="Times" w:eastAsia="Times New Roman" w:hAnsi="Times" w:cs="Times New Roman"/>
                  <w:noProof/>
                  <w:sz w:val="22"/>
                  <w:szCs w:val="22"/>
                </w:rPr>
              </w:rPrChange>
            </w:rPr>
            <w:fldChar w:fldCharType="begin"/>
          </w:r>
          <w:r w:rsidR="00B7160F" w:rsidRPr="00F758B3">
            <w:rPr>
              <w:rFonts w:ascii="Times" w:eastAsia="Times New Roman" w:hAnsi="Times" w:cs="Times New Roman"/>
              <w:noProof/>
              <w:sz w:val="22"/>
              <w:szCs w:val="22"/>
              <w:rPrChange w:id="13292" w:author="Chara Katiri" w:date="2015-05-12T13:05:00Z">
                <w:rPr>
                  <w:rFonts w:ascii="Times" w:eastAsia="Times New Roman" w:hAnsi="Times" w:cs="Times New Roman"/>
                  <w:noProof/>
                  <w:sz w:val="22"/>
                  <w:szCs w:val="22"/>
                </w:rPr>
              </w:rPrChange>
            </w:rPr>
            <w:instrText xml:space="preserve"> HYPERLINK "" \l "Blo15" </w:instrText>
          </w:r>
          <w:r w:rsidR="00B7160F" w:rsidRPr="00F758B3">
            <w:rPr>
              <w:rFonts w:ascii="Times" w:eastAsia="Times New Roman" w:hAnsi="Times" w:cs="Times New Roman"/>
              <w:noProof/>
              <w:sz w:val="22"/>
              <w:szCs w:val="22"/>
              <w:rPrChange w:id="13293" w:author="Chara Katiri" w:date="2015-05-12T13:05:00Z">
                <w:rPr>
                  <w:rFonts w:ascii="Times" w:eastAsia="Times New Roman" w:hAnsi="Times" w:cs="Times New Roman"/>
                  <w:noProof/>
                  <w:sz w:val="22"/>
                  <w:szCs w:val="22"/>
                </w:rPr>
              </w:rPrChange>
            </w:rPr>
            <w:fldChar w:fldCharType="separate"/>
          </w:r>
          <w:r w:rsidR="00B7160F" w:rsidRPr="00F758B3">
            <w:rPr>
              <w:rStyle w:val="Heading2Char"/>
              <w:rFonts w:ascii="Times" w:eastAsia="Times New Roman" w:hAnsi="Times" w:cs="Times New Roman"/>
              <w:noProof/>
              <w:color w:val="auto"/>
              <w:sz w:val="22"/>
              <w:szCs w:val="22"/>
              <w:rPrChange w:id="13294" w:author="Chara Katiri" w:date="2015-05-12T13:05:00Z">
                <w:rPr>
                  <w:rStyle w:val="Heading2Char"/>
                  <w:rFonts w:ascii="Times" w:eastAsia="Times New Roman" w:hAnsi="Times" w:cs="Times New Roman"/>
                  <w:noProof/>
                  <w:color w:val="auto"/>
                  <w:sz w:val="22"/>
                  <w:szCs w:val="22"/>
                </w:rPr>
              </w:rPrChange>
            </w:rPr>
            <w:t>50</w:t>
          </w:r>
          <w:r w:rsidR="00B7160F" w:rsidRPr="00F758B3">
            <w:rPr>
              <w:rFonts w:ascii="Times" w:eastAsia="Times New Roman" w:hAnsi="Times" w:cs="Times New Roman"/>
              <w:noProof/>
              <w:sz w:val="22"/>
              <w:szCs w:val="22"/>
              <w:rPrChange w:id="13295" w:author="Chara Katiri" w:date="2015-05-12T13:05:00Z">
                <w:rPr>
                  <w:rFonts w:ascii="Times" w:eastAsia="Times New Roman" w:hAnsi="Times" w:cs="Times New Roman"/>
                  <w:noProof/>
                  <w:sz w:val="22"/>
                  <w:szCs w:val="22"/>
                </w:rPr>
              </w:rPrChange>
            </w:rPr>
            <w:fldChar w:fldCharType="end"/>
          </w:r>
          <w:r w:rsidR="00B7160F" w:rsidRPr="00F758B3">
            <w:rPr>
              <w:rFonts w:ascii="Times" w:eastAsia="Times New Roman" w:hAnsi="Times" w:cs="Times New Roman"/>
              <w:noProof/>
              <w:sz w:val="22"/>
              <w:szCs w:val="22"/>
              <w:rPrChange w:id="13296" w:author="Chara Katiri" w:date="2015-05-12T13:05:00Z">
                <w:rPr>
                  <w:rFonts w:ascii="Times" w:eastAsia="Times New Roman" w:hAnsi="Times" w:cs="Times New Roman"/>
                  <w:noProof/>
                  <w:sz w:val="22"/>
                  <w:szCs w:val="22"/>
                </w:rPr>
              </w:rPrChange>
            </w:rPr>
            <w:t>]</w:t>
          </w:r>
          <w:r w:rsidR="0045666D" w:rsidRPr="00F758B3">
            <w:rPr>
              <w:rFonts w:ascii="Times" w:eastAsia="Times New Roman" w:hAnsi="Times" w:cs="Times New Roman"/>
              <w:sz w:val="22"/>
              <w:szCs w:val="22"/>
              <w:lang w:val="en-GB"/>
              <w:rPrChange w:id="13297" w:author="Chara Katiri" w:date="2015-05-12T13:05:00Z">
                <w:rPr>
                  <w:rFonts w:ascii="Times" w:eastAsia="Times New Roman" w:hAnsi="Times" w:cs="Times New Roman"/>
                  <w:sz w:val="22"/>
                  <w:szCs w:val="22"/>
                  <w:lang w:val="en-GB"/>
                </w:rPr>
              </w:rPrChange>
            </w:rPr>
            <w:fldChar w:fldCharType="end"/>
          </w:r>
        </w:sdtContent>
      </w:sdt>
      <w:ins w:id="13298" w:author="Chara Katiri" w:date="2015-04-12T02:08:00Z">
        <w:r w:rsidRPr="00F758B3">
          <w:rPr>
            <w:rFonts w:ascii="Times" w:eastAsia="Times New Roman" w:hAnsi="Times" w:cs="Times New Roman"/>
            <w:sz w:val="22"/>
            <w:szCs w:val="22"/>
            <w:lang w:val="en-GB"/>
            <w:rPrChange w:id="13299" w:author="Chara Katiri" w:date="2015-05-12T13:05:00Z">
              <w:rPr>
                <w:rFonts w:ascii="Times" w:eastAsia="Times New Roman" w:hAnsi="Times" w:cs="Times New Roman"/>
                <w:sz w:val="22"/>
                <w:szCs w:val="22"/>
                <w:lang w:val="en-GB"/>
              </w:rPr>
            </w:rPrChange>
          </w:rPr>
          <w:t xml:space="preserve">. For security reasons a high, local, port such as 10,000 is used and PuTTY listens to it for incoming connections. </w:t>
        </w:r>
      </w:ins>
    </w:p>
    <w:p w14:paraId="640B040E" w14:textId="77777777" w:rsidR="001E54D9" w:rsidRPr="00F758B3" w:rsidRDefault="001E54D9" w:rsidP="00A73944">
      <w:pPr>
        <w:pStyle w:val="ListParagraph"/>
        <w:numPr>
          <w:ilvl w:val="0"/>
          <w:numId w:val="33"/>
        </w:numPr>
        <w:spacing w:line="360" w:lineRule="auto"/>
        <w:ind w:left="0" w:firstLine="0"/>
        <w:jc w:val="both"/>
        <w:rPr>
          <w:ins w:id="13300" w:author="Chara Katiri" w:date="2015-04-12T02:08:00Z"/>
          <w:rFonts w:ascii="Times" w:eastAsia="Times New Roman" w:hAnsi="Times" w:cs="Times New Roman"/>
          <w:sz w:val="22"/>
          <w:szCs w:val="22"/>
          <w:lang w:val="en-GB"/>
          <w:rPrChange w:id="13301" w:author="Chara Katiri" w:date="2015-05-12T13:05:00Z">
            <w:rPr>
              <w:ins w:id="13302" w:author="Chara Katiri" w:date="2015-04-12T02:08:00Z"/>
              <w:rFonts w:ascii="Times" w:eastAsia="Times New Roman" w:hAnsi="Times" w:cs="Times New Roman"/>
              <w:sz w:val="22"/>
              <w:szCs w:val="22"/>
              <w:lang w:val="en-GB"/>
            </w:rPr>
          </w:rPrChange>
        </w:rPr>
        <w:pPrChange w:id="13303" w:author="Chara Katiri" w:date="2015-05-12T13:05:00Z">
          <w:pPr>
            <w:pStyle w:val="ListParagraph"/>
            <w:numPr>
              <w:numId w:val="33"/>
            </w:numPr>
            <w:spacing w:line="360" w:lineRule="auto"/>
            <w:ind w:left="1080" w:hanging="360"/>
            <w:jc w:val="both"/>
          </w:pPr>
        </w:pPrChange>
      </w:pPr>
      <w:ins w:id="13304" w:author="Chara Katiri" w:date="2015-04-12T02:08:00Z">
        <w:r w:rsidRPr="00F758B3">
          <w:rPr>
            <w:rFonts w:ascii="Times" w:eastAsia="Times New Roman" w:hAnsi="Times" w:cs="Times New Roman"/>
            <w:sz w:val="22"/>
            <w:szCs w:val="22"/>
            <w:lang w:val="en-GB"/>
            <w:rPrChange w:id="13305" w:author="Chara Katiri" w:date="2015-05-12T13:05:00Z">
              <w:rPr>
                <w:rFonts w:ascii="Times" w:eastAsia="Times New Roman" w:hAnsi="Times" w:cs="Times New Roman"/>
                <w:sz w:val="22"/>
                <w:szCs w:val="22"/>
                <w:lang w:val="en-GB"/>
              </w:rPr>
            </w:rPrChange>
          </w:rPr>
          <w:t xml:space="preserve">The MySQL database that runs on the server listens to port 3306. </w:t>
        </w:r>
      </w:ins>
    </w:p>
    <w:p w14:paraId="15A78ABE" w14:textId="77777777" w:rsidR="001E54D9" w:rsidRPr="00F758B3" w:rsidRDefault="001E54D9" w:rsidP="00A73944">
      <w:pPr>
        <w:pStyle w:val="ListParagraph"/>
        <w:spacing w:line="360" w:lineRule="auto"/>
        <w:ind w:left="0"/>
        <w:jc w:val="both"/>
        <w:rPr>
          <w:ins w:id="13306" w:author="Chara Katiri" w:date="2015-04-12T02:08:00Z"/>
          <w:rFonts w:ascii="Times" w:eastAsia="Times New Roman" w:hAnsi="Times" w:cs="Times New Roman"/>
          <w:sz w:val="22"/>
          <w:szCs w:val="22"/>
          <w:lang w:val="en-GB"/>
          <w:rPrChange w:id="13307" w:author="Chara Katiri" w:date="2015-05-12T13:05:00Z">
            <w:rPr>
              <w:ins w:id="13308" w:author="Chara Katiri" w:date="2015-04-12T02:08:00Z"/>
              <w:rFonts w:ascii="Times" w:eastAsia="Times New Roman" w:hAnsi="Times" w:cs="Times New Roman"/>
              <w:sz w:val="22"/>
              <w:szCs w:val="22"/>
              <w:lang w:val="en-GB"/>
            </w:rPr>
          </w:rPrChange>
        </w:rPr>
        <w:pPrChange w:id="13309" w:author="Chara Katiri" w:date="2015-05-12T13:05:00Z">
          <w:pPr>
            <w:pStyle w:val="ListParagraph"/>
            <w:spacing w:line="360" w:lineRule="auto"/>
            <w:ind w:left="1080"/>
            <w:jc w:val="both"/>
          </w:pPr>
        </w:pPrChange>
      </w:pPr>
      <w:ins w:id="13310" w:author="Chara Katiri" w:date="2015-04-12T02:08:00Z">
        <w:r w:rsidRPr="00F758B3">
          <w:rPr>
            <w:rFonts w:ascii="Times" w:eastAsia="Times New Roman" w:hAnsi="Times" w:cs="Times New Roman"/>
            <w:sz w:val="22"/>
            <w:szCs w:val="22"/>
            <w:lang w:val="en-GB"/>
            <w:rPrChange w:id="13311" w:author="Chara Katiri" w:date="2015-05-12T13:05:00Z">
              <w:rPr>
                <w:rFonts w:ascii="Times" w:eastAsia="Times New Roman" w:hAnsi="Times" w:cs="Times New Roman"/>
                <w:sz w:val="22"/>
                <w:szCs w:val="22"/>
                <w:lang w:val="en-GB"/>
              </w:rPr>
            </w:rPrChange>
          </w:rPr>
          <w:t>$ ssh ck00113@student01.eps.surrey.ac.uk -L 10000:mysql0.ee.surrey.ac.uk:3306</w:t>
        </w:r>
      </w:ins>
    </w:p>
    <w:p w14:paraId="578265F3" w14:textId="77777777" w:rsidR="001E54D9" w:rsidRPr="00F758B3" w:rsidRDefault="001E54D9" w:rsidP="00A73944">
      <w:pPr>
        <w:pStyle w:val="ListParagraph"/>
        <w:spacing w:line="360" w:lineRule="auto"/>
        <w:ind w:left="0"/>
        <w:jc w:val="both"/>
        <w:rPr>
          <w:ins w:id="13312" w:author="Chara Katiri" w:date="2015-04-12T02:08:00Z"/>
          <w:rFonts w:ascii="Times" w:eastAsia="Times New Roman" w:hAnsi="Times" w:cs="Times New Roman"/>
          <w:sz w:val="22"/>
          <w:szCs w:val="22"/>
          <w:lang w:val="en-GB"/>
          <w:rPrChange w:id="13313" w:author="Chara Katiri" w:date="2015-05-12T13:05:00Z">
            <w:rPr>
              <w:ins w:id="13314" w:author="Chara Katiri" w:date="2015-04-12T02:08:00Z"/>
              <w:rFonts w:ascii="Times" w:eastAsia="Times New Roman" w:hAnsi="Times" w:cs="Times New Roman"/>
              <w:sz w:val="22"/>
              <w:szCs w:val="22"/>
              <w:lang w:val="en-GB"/>
            </w:rPr>
          </w:rPrChange>
        </w:rPr>
        <w:pPrChange w:id="13315" w:author="Chara Katiri" w:date="2015-05-12T13:05:00Z">
          <w:pPr>
            <w:pStyle w:val="ListParagraph"/>
            <w:spacing w:line="360" w:lineRule="auto"/>
            <w:ind w:left="1080"/>
            <w:jc w:val="both"/>
          </w:pPr>
        </w:pPrChange>
      </w:pPr>
      <w:ins w:id="13316" w:author="Chara Katiri" w:date="2015-04-12T02:08:00Z">
        <w:r w:rsidRPr="00F758B3">
          <w:rPr>
            <w:rFonts w:ascii="Times" w:eastAsia="Times New Roman" w:hAnsi="Times" w:cs="Times New Roman"/>
            <w:sz w:val="22"/>
            <w:szCs w:val="22"/>
            <w:lang w:val="en-GB"/>
            <w:rPrChange w:id="13317" w:author="Chara Katiri" w:date="2015-05-12T13:05:00Z">
              <w:rPr>
                <w:rFonts w:ascii="Times" w:eastAsia="Times New Roman" w:hAnsi="Times" w:cs="Times New Roman"/>
                <w:sz w:val="22"/>
                <w:szCs w:val="22"/>
                <w:lang w:val="en-GB"/>
              </w:rPr>
            </w:rPrChange>
          </w:rPr>
          <w:t xml:space="preserve">The use of ‘-L’ states that the port is being forwarded. The use of ‘10000:mysql0.ee.surrey.ac.uk:3306’ forwards the connections from the local port (10000) to the server port (mysql0.ee.surrey.ac.uk:3306). During this step a connection (Tunnel) is made between the local port and the server port. </w:t>
        </w:r>
      </w:ins>
    </w:p>
    <w:p w14:paraId="408E0DB1" w14:textId="77777777" w:rsidR="001E54D9" w:rsidRPr="00F758B3" w:rsidRDefault="001E54D9" w:rsidP="00A73944">
      <w:pPr>
        <w:pStyle w:val="ListParagraph"/>
        <w:numPr>
          <w:ilvl w:val="0"/>
          <w:numId w:val="33"/>
        </w:numPr>
        <w:spacing w:line="360" w:lineRule="auto"/>
        <w:ind w:left="0" w:firstLine="0"/>
        <w:jc w:val="both"/>
        <w:rPr>
          <w:ins w:id="13318" w:author="Chara Katiri" w:date="2015-04-12T02:08:00Z"/>
          <w:rFonts w:ascii="Times" w:eastAsia="Times New Roman" w:hAnsi="Times" w:cs="Times New Roman"/>
          <w:sz w:val="22"/>
          <w:szCs w:val="22"/>
          <w:lang w:val="en-GB"/>
          <w:rPrChange w:id="13319" w:author="Chara Katiri" w:date="2015-05-12T13:05:00Z">
            <w:rPr>
              <w:ins w:id="13320" w:author="Chara Katiri" w:date="2015-04-12T02:08:00Z"/>
              <w:rFonts w:ascii="Times" w:eastAsia="Times New Roman" w:hAnsi="Times" w:cs="Times New Roman"/>
              <w:sz w:val="22"/>
              <w:szCs w:val="22"/>
              <w:lang w:val="en-GB"/>
            </w:rPr>
          </w:rPrChange>
        </w:rPr>
        <w:pPrChange w:id="13321" w:author="Chara Katiri" w:date="2015-05-12T13:05:00Z">
          <w:pPr>
            <w:pStyle w:val="ListParagraph"/>
            <w:numPr>
              <w:numId w:val="33"/>
            </w:numPr>
            <w:spacing w:line="360" w:lineRule="auto"/>
            <w:ind w:left="1080" w:hanging="360"/>
            <w:jc w:val="both"/>
          </w:pPr>
        </w:pPrChange>
      </w:pPr>
      <w:ins w:id="13322" w:author="Chara Katiri" w:date="2015-04-12T02:08:00Z">
        <w:r w:rsidRPr="00F758B3">
          <w:rPr>
            <w:rFonts w:ascii="Times" w:eastAsia="Times New Roman" w:hAnsi="Times" w:cs="Times New Roman"/>
            <w:sz w:val="22"/>
            <w:szCs w:val="22"/>
            <w:lang w:val="en-GB"/>
            <w:rPrChange w:id="13323" w:author="Chara Katiri" w:date="2015-05-12T13:05:00Z">
              <w:rPr>
                <w:rFonts w:ascii="Times" w:eastAsia="Times New Roman" w:hAnsi="Times" w:cs="Times New Roman"/>
                <w:sz w:val="22"/>
                <w:szCs w:val="22"/>
                <w:lang w:val="en-GB"/>
              </w:rPr>
            </w:rPrChange>
          </w:rPr>
          <w:t xml:space="preserve">Following the port set-up, the details for connection are pulled from the config file and the connection to the remote server is established. </w:t>
        </w:r>
      </w:ins>
    </w:p>
    <w:p w14:paraId="24B02727" w14:textId="79C419A0" w:rsidR="001E54D9" w:rsidRPr="00F758B3" w:rsidRDefault="001E54D9" w:rsidP="00A73944">
      <w:pPr>
        <w:pStyle w:val="ListParagraph"/>
        <w:numPr>
          <w:ilvl w:val="0"/>
          <w:numId w:val="33"/>
        </w:numPr>
        <w:spacing w:line="360" w:lineRule="auto"/>
        <w:ind w:left="0" w:firstLine="0"/>
        <w:jc w:val="both"/>
        <w:rPr>
          <w:ins w:id="13324" w:author="Chara Katiri" w:date="2015-04-12T02:08:00Z"/>
          <w:rFonts w:ascii="Times" w:eastAsia="Times New Roman" w:hAnsi="Times" w:cs="Times New Roman"/>
          <w:sz w:val="22"/>
          <w:szCs w:val="22"/>
          <w:lang w:val="en-GB"/>
          <w:rPrChange w:id="13325" w:author="Chara Katiri" w:date="2015-05-12T13:05:00Z">
            <w:rPr>
              <w:ins w:id="13326" w:author="Chara Katiri" w:date="2015-04-12T02:08:00Z"/>
              <w:rFonts w:ascii="Times" w:eastAsia="Times New Roman" w:hAnsi="Times" w:cs="Times New Roman"/>
              <w:sz w:val="22"/>
              <w:szCs w:val="22"/>
              <w:lang w:val="en-GB"/>
            </w:rPr>
          </w:rPrChange>
        </w:rPr>
        <w:pPrChange w:id="13327" w:author="Chara Katiri" w:date="2015-05-12T13:05:00Z">
          <w:pPr>
            <w:pStyle w:val="ListParagraph"/>
            <w:numPr>
              <w:numId w:val="33"/>
            </w:numPr>
            <w:spacing w:line="360" w:lineRule="auto"/>
            <w:ind w:left="1080" w:hanging="360"/>
            <w:jc w:val="both"/>
          </w:pPr>
        </w:pPrChange>
      </w:pPr>
      <w:ins w:id="13328" w:author="Chara Katiri" w:date="2015-04-12T02:08:00Z">
        <w:r w:rsidRPr="00F758B3">
          <w:rPr>
            <w:rFonts w:ascii="Times" w:eastAsia="Times New Roman" w:hAnsi="Times" w:cs="Times New Roman"/>
            <w:sz w:val="22"/>
            <w:szCs w:val="22"/>
            <w:lang w:val="en-GB"/>
            <w:rPrChange w:id="13329" w:author="Chara Katiri" w:date="2015-05-12T13:05:00Z">
              <w:rPr>
                <w:rFonts w:ascii="Times" w:eastAsia="Times New Roman" w:hAnsi="Times" w:cs="Times New Roman"/>
                <w:sz w:val="22"/>
                <w:szCs w:val="22"/>
                <w:lang w:val="en-GB"/>
              </w:rPr>
            </w:rPrChange>
          </w:rPr>
          <w:t>The use of ‘mysql -h mysql0.ee.surrey.ac.uk -u ck00113 -D ck00113 -p ck00113’ enables the connection to the database.</w:t>
        </w:r>
      </w:ins>
      <w:ins w:id="13330" w:author="Chara Katiri" w:date="2015-04-12T02:11:00Z">
        <w:r w:rsidRPr="00F758B3">
          <w:rPr>
            <w:rFonts w:ascii="Times" w:eastAsia="Times New Roman" w:hAnsi="Times" w:cs="Times New Roman"/>
            <w:sz w:val="22"/>
            <w:szCs w:val="22"/>
            <w:lang w:val="en-GB"/>
            <w:rPrChange w:id="13331" w:author="Chara Katiri" w:date="2015-05-12T13:05:00Z">
              <w:rPr>
                <w:rFonts w:ascii="Times" w:eastAsia="Times New Roman" w:hAnsi="Times" w:cs="Times New Roman"/>
                <w:sz w:val="22"/>
                <w:szCs w:val="22"/>
                <w:lang w:val="en-GB"/>
              </w:rPr>
            </w:rPrChange>
          </w:rPr>
          <w:t xml:space="preserve"> This process needs to be followed </w:t>
        </w:r>
      </w:ins>
      <w:ins w:id="13332" w:author="Chara Katiri" w:date="2015-04-12T02:12:00Z">
        <w:r w:rsidRPr="00F758B3">
          <w:rPr>
            <w:rFonts w:ascii="Times" w:eastAsia="Times New Roman" w:hAnsi="Times" w:cs="Times New Roman"/>
            <w:sz w:val="22"/>
            <w:szCs w:val="22"/>
            <w:lang w:val="en-GB"/>
            <w:rPrChange w:id="13333" w:author="Chara Katiri" w:date="2015-05-12T13:05:00Z">
              <w:rPr>
                <w:rFonts w:ascii="Times" w:eastAsia="Times New Roman" w:hAnsi="Times" w:cs="Times New Roman"/>
                <w:sz w:val="22"/>
                <w:szCs w:val="22"/>
                <w:lang w:val="en-GB"/>
              </w:rPr>
            </w:rPrChange>
          </w:rPr>
          <w:t xml:space="preserve">only </w:t>
        </w:r>
      </w:ins>
      <w:ins w:id="13334" w:author="Chara Katiri" w:date="2015-04-12T02:11:00Z">
        <w:r w:rsidRPr="00F758B3">
          <w:rPr>
            <w:rFonts w:ascii="Times" w:eastAsia="Times New Roman" w:hAnsi="Times" w:cs="Times New Roman"/>
            <w:sz w:val="22"/>
            <w:szCs w:val="22"/>
            <w:lang w:val="en-GB"/>
            <w:rPrChange w:id="13335" w:author="Chara Katiri" w:date="2015-05-12T13:05:00Z">
              <w:rPr>
                <w:rFonts w:ascii="Times" w:eastAsia="Times New Roman" w:hAnsi="Times" w:cs="Times New Roman"/>
                <w:sz w:val="22"/>
                <w:szCs w:val="22"/>
                <w:lang w:val="en-GB"/>
              </w:rPr>
            </w:rPrChange>
          </w:rPr>
          <w:t xml:space="preserve">when </w:t>
        </w:r>
      </w:ins>
      <w:ins w:id="13336" w:author="Chara Katiri" w:date="2015-04-12T02:12:00Z">
        <w:r w:rsidRPr="00F758B3">
          <w:rPr>
            <w:rFonts w:ascii="Times" w:eastAsia="Times New Roman" w:hAnsi="Times" w:cs="Times New Roman"/>
            <w:sz w:val="22"/>
            <w:szCs w:val="22"/>
            <w:lang w:val="en-GB"/>
            <w:rPrChange w:id="13337" w:author="Chara Katiri" w:date="2015-05-12T13:05:00Z">
              <w:rPr>
                <w:rFonts w:ascii="Times" w:eastAsia="Times New Roman" w:hAnsi="Times" w:cs="Times New Roman"/>
                <w:sz w:val="22"/>
                <w:szCs w:val="22"/>
                <w:lang w:val="en-GB"/>
              </w:rPr>
            </w:rPrChange>
          </w:rPr>
          <w:t>the developer accesses the</w:t>
        </w:r>
      </w:ins>
      <w:ins w:id="13338" w:author="Chara Katiri" w:date="2015-04-12T02:11:00Z">
        <w:r w:rsidRPr="00F758B3">
          <w:rPr>
            <w:rFonts w:ascii="Times" w:eastAsia="Times New Roman" w:hAnsi="Times" w:cs="Times New Roman"/>
            <w:sz w:val="22"/>
            <w:szCs w:val="22"/>
            <w:lang w:val="en-GB"/>
            <w:rPrChange w:id="13339" w:author="Chara Katiri" w:date="2015-05-12T13:05:00Z">
              <w:rPr>
                <w:rFonts w:ascii="Times" w:eastAsia="Times New Roman" w:hAnsi="Times" w:cs="Times New Roman"/>
                <w:sz w:val="22"/>
                <w:szCs w:val="22"/>
                <w:lang w:val="en-GB"/>
              </w:rPr>
            </w:rPrChange>
          </w:rPr>
          <w:t xml:space="preserve"> server </w:t>
        </w:r>
      </w:ins>
      <w:ins w:id="13340" w:author="Chara Katiri" w:date="2015-04-12T02:12:00Z">
        <w:r w:rsidRPr="00F758B3">
          <w:rPr>
            <w:rFonts w:ascii="Times" w:eastAsia="Times New Roman" w:hAnsi="Times" w:cs="Times New Roman"/>
            <w:sz w:val="22"/>
            <w:szCs w:val="22"/>
            <w:lang w:val="en-GB"/>
            <w:rPrChange w:id="13341" w:author="Chara Katiri" w:date="2015-05-12T13:05:00Z">
              <w:rPr>
                <w:rFonts w:ascii="Times" w:eastAsia="Times New Roman" w:hAnsi="Times" w:cs="Times New Roman"/>
                <w:sz w:val="22"/>
                <w:szCs w:val="22"/>
                <w:lang w:val="en-GB"/>
              </w:rPr>
            </w:rPrChange>
          </w:rPr>
          <w:t xml:space="preserve">off-campus. </w:t>
        </w:r>
      </w:ins>
      <w:ins w:id="13342" w:author="Chara Katiri" w:date="2015-04-12T02:11:00Z">
        <w:r w:rsidRPr="00F758B3">
          <w:rPr>
            <w:rFonts w:ascii="Times" w:eastAsia="Times New Roman" w:hAnsi="Times" w:cs="Times New Roman"/>
            <w:sz w:val="22"/>
            <w:szCs w:val="22"/>
            <w:lang w:val="en-GB"/>
            <w:rPrChange w:id="13343" w:author="Chara Katiri" w:date="2015-05-12T13:05:00Z">
              <w:rPr>
                <w:rFonts w:ascii="Times" w:eastAsia="Times New Roman" w:hAnsi="Times" w:cs="Times New Roman"/>
                <w:sz w:val="22"/>
                <w:szCs w:val="22"/>
                <w:lang w:val="en-GB"/>
              </w:rPr>
            </w:rPrChange>
          </w:rPr>
          <w:t xml:space="preserve"> </w:t>
        </w:r>
      </w:ins>
    </w:p>
    <w:p w14:paraId="14DAD392" w14:textId="77777777" w:rsidR="001E54D9" w:rsidRPr="00F758B3" w:rsidRDefault="001E54D9" w:rsidP="00F758B3">
      <w:pPr>
        <w:spacing w:line="360" w:lineRule="auto"/>
        <w:contextualSpacing/>
        <w:jc w:val="both"/>
        <w:rPr>
          <w:ins w:id="13344" w:author="Chara Katiri" w:date="2015-04-12T03:24:00Z"/>
          <w:rFonts w:ascii="Times" w:hAnsi="Times" w:cs="Times New Roman"/>
          <w:sz w:val="22"/>
          <w:szCs w:val="22"/>
          <w:lang w:val="en-GB"/>
          <w:rPrChange w:id="13345" w:author="Chara Katiri" w:date="2015-05-12T13:05:00Z">
            <w:rPr>
              <w:ins w:id="13346" w:author="Chara Katiri" w:date="2015-04-12T03:24:00Z"/>
              <w:rFonts w:ascii="Times" w:hAnsi="Times" w:cs="Times New Roman"/>
              <w:sz w:val="22"/>
              <w:szCs w:val="22"/>
              <w:lang w:val="en-GB"/>
            </w:rPr>
          </w:rPrChange>
        </w:rPr>
        <w:pPrChange w:id="13347" w:author="Chara Katiri" w:date="2015-05-12T13:05:00Z">
          <w:pPr>
            <w:spacing w:line="360" w:lineRule="auto"/>
            <w:contextualSpacing/>
            <w:jc w:val="both"/>
          </w:pPr>
        </w:pPrChange>
      </w:pPr>
    </w:p>
    <w:p w14:paraId="07C0A022" w14:textId="77777777" w:rsidR="00F758B3" w:rsidRPr="00F758B3" w:rsidRDefault="00F758B3" w:rsidP="00F758B3">
      <w:pPr>
        <w:spacing w:line="360" w:lineRule="auto"/>
        <w:contextualSpacing/>
        <w:jc w:val="both"/>
        <w:rPr>
          <w:ins w:id="13348" w:author="Chara Katiri" w:date="2015-04-12T03:24:00Z"/>
          <w:rFonts w:ascii="Times" w:hAnsi="Times" w:cs="Times New Roman"/>
          <w:sz w:val="22"/>
          <w:szCs w:val="22"/>
          <w:lang w:val="en-GB"/>
          <w:rPrChange w:id="13349" w:author="Chara Katiri" w:date="2015-05-12T13:05:00Z">
            <w:rPr>
              <w:ins w:id="13350" w:author="Chara Katiri" w:date="2015-04-12T03:24:00Z"/>
              <w:rFonts w:ascii="Times" w:hAnsi="Times" w:cs="Times New Roman"/>
              <w:sz w:val="22"/>
              <w:szCs w:val="22"/>
              <w:lang w:val="en-GB"/>
            </w:rPr>
          </w:rPrChange>
        </w:rPr>
        <w:sectPr w:rsidR="00F758B3" w:rsidRPr="00F758B3" w:rsidSect="002617A0">
          <w:pgSz w:w="11900" w:h="16840"/>
          <w:pgMar w:top="1440" w:right="1440" w:bottom="1440" w:left="1440" w:header="708" w:footer="708" w:gutter="0"/>
          <w:cols w:space="708"/>
          <w:titlePg/>
          <w:docGrid w:linePitch="360"/>
        </w:sectPr>
        <w:pPrChange w:id="13351" w:author="Chara Katiri" w:date="2015-05-12T13:05:00Z">
          <w:pPr>
            <w:spacing w:line="360" w:lineRule="auto"/>
            <w:contextualSpacing/>
            <w:jc w:val="both"/>
          </w:pPr>
        </w:pPrChange>
      </w:pPr>
    </w:p>
    <w:p w14:paraId="1B23C19D" w14:textId="466AA983" w:rsidR="000A1787" w:rsidRPr="00F758B3" w:rsidRDefault="000A1787" w:rsidP="00F758B3">
      <w:pPr>
        <w:spacing w:line="360" w:lineRule="auto"/>
        <w:contextualSpacing/>
        <w:jc w:val="both"/>
        <w:rPr>
          <w:ins w:id="13352" w:author="Chara Katiri" w:date="2015-04-12T02:08:00Z"/>
          <w:rFonts w:ascii="Times" w:hAnsi="Times" w:cs="Times New Roman"/>
          <w:sz w:val="22"/>
          <w:szCs w:val="22"/>
          <w:lang w:val="en-GB"/>
          <w:rPrChange w:id="13353" w:author="Chara Katiri" w:date="2015-05-12T13:05:00Z">
            <w:rPr>
              <w:ins w:id="13354" w:author="Chara Katiri" w:date="2015-04-12T02:08:00Z"/>
              <w:rFonts w:ascii="Times" w:hAnsi="Times" w:cs="Times New Roman"/>
              <w:sz w:val="22"/>
              <w:szCs w:val="22"/>
              <w:lang w:val="en-GB"/>
            </w:rPr>
          </w:rPrChange>
        </w:rPr>
        <w:pPrChange w:id="13355" w:author="Chara Katiri" w:date="2015-05-12T13:05:00Z">
          <w:pPr>
            <w:spacing w:line="360" w:lineRule="auto"/>
            <w:contextualSpacing/>
            <w:jc w:val="both"/>
          </w:pPr>
        </w:pPrChange>
      </w:pPr>
    </w:p>
    <w:p w14:paraId="29F337B2" w14:textId="77777777" w:rsidR="001E54D9" w:rsidRPr="00F758B3" w:rsidRDefault="001E54D9" w:rsidP="00F758B3">
      <w:pPr>
        <w:keepNext/>
        <w:spacing w:line="360" w:lineRule="auto"/>
        <w:contextualSpacing/>
        <w:jc w:val="both"/>
        <w:rPr>
          <w:ins w:id="13356" w:author="Chara Katiri" w:date="2015-04-12T02:08:00Z"/>
          <w:rFonts w:ascii="Times" w:hAnsi="Times" w:cs="Times New Roman"/>
          <w:sz w:val="22"/>
          <w:szCs w:val="22"/>
          <w:rPrChange w:id="13357" w:author="Chara Katiri" w:date="2015-05-12T13:05:00Z">
            <w:rPr>
              <w:ins w:id="13358" w:author="Chara Katiri" w:date="2015-04-12T02:08:00Z"/>
              <w:rFonts w:ascii="Times" w:hAnsi="Times" w:cs="Times New Roman"/>
              <w:sz w:val="22"/>
              <w:szCs w:val="22"/>
            </w:rPr>
          </w:rPrChange>
        </w:rPr>
        <w:pPrChange w:id="13359" w:author="Chara Katiri" w:date="2015-05-12T13:05:00Z">
          <w:pPr>
            <w:keepNext/>
            <w:spacing w:line="360" w:lineRule="auto"/>
            <w:contextualSpacing/>
            <w:jc w:val="both"/>
          </w:pPr>
        </w:pPrChange>
      </w:pPr>
      <w:ins w:id="13360" w:author="Chara Katiri" w:date="2015-04-12T02:08:00Z">
        <w:r w:rsidRPr="00F758B3">
          <w:rPr>
            <w:rFonts w:ascii="Times" w:hAnsi="Times" w:cs="Times New Roman"/>
            <w:noProof/>
            <w:sz w:val="22"/>
            <w:szCs w:val="22"/>
            <w:rPrChange w:id="13361" w:author="Chara Katiri" w:date="2015-05-12T13:05:00Z">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F758B3" w:rsidRDefault="001E54D9" w:rsidP="00F758B3">
      <w:pPr>
        <w:pStyle w:val="Caption"/>
        <w:spacing w:line="360" w:lineRule="auto"/>
        <w:contextualSpacing/>
        <w:jc w:val="both"/>
        <w:rPr>
          <w:ins w:id="13362" w:author="Chara Katiri" w:date="2015-04-12T02:08:00Z"/>
          <w:rFonts w:ascii="Times" w:hAnsi="Times" w:cs="Times New Roman"/>
          <w:b w:val="0"/>
          <w:color w:val="auto"/>
          <w:sz w:val="22"/>
          <w:szCs w:val="22"/>
          <w:rPrChange w:id="13363" w:author="Chara Katiri" w:date="2015-05-12T13:05:00Z">
            <w:rPr>
              <w:ins w:id="13364" w:author="Chara Katiri" w:date="2015-04-12T02:08:00Z"/>
              <w:rFonts w:ascii="Times" w:hAnsi="Times" w:cs="Times New Roman"/>
              <w:b w:val="0"/>
              <w:color w:val="auto"/>
              <w:sz w:val="22"/>
              <w:szCs w:val="22"/>
            </w:rPr>
          </w:rPrChange>
        </w:rPr>
        <w:pPrChange w:id="13365" w:author="Chara Katiri" w:date="2015-05-12T13:05:00Z">
          <w:pPr>
            <w:pStyle w:val="Caption"/>
            <w:spacing w:line="360" w:lineRule="auto"/>
            <w:contextualSpacing/>
            <w:jc w:val="both"/>
          </w:pPr>
        </w:pPrChange>
      </w:pPr>
      <w:ins w:id="13366" w:author="Chara Katiri" w:date="2015-04-12T02:08:00Z">
        <w:r w:rsidRPr="00F758B3">
          <w:rPr>
            <w:rFonts w:ascii="Times" w:hAnsi="Times" w:cs="Times New Roman"/>
            <w:b w:val="0"/>
            <w:color w:val="auto"/>
            <w:sz w:val="22"/>
            <w:szCs w:val="22"/>
            <w:rPrChange w:id="13367" w:author="Chara Katiri" w:date="2015-05-12T13:05:00Z">
              <w:rPr>
                <w:rFonts w:ascii="Times" w:hAnsi="Times" w:cs="Times New Roman"/>
                <w:b w:val="0"/>
                <w:color w:val="auto"/>
                <w:sz w:val="22"/>
                <w:szCs w:val="22"/>
              </w:rPr>
            </w:rPrChange>
          </w:rPr>
          <w:t>Figure 5: SSH Tunnel</w:t>
        </w:r>
      </w:ins>
    </w:p>
    <w:p w14:paraId="455FF6F9" w14:textId="77777777" w:rsidR="00F758B3" w:rsidRPr="00F758B3" w:rsidRDefault="00F758B3" w:rsidP="00F758B3">
      <w:pPr>
        <w:spacing w:line="360" w:lineRule="auto"/>
        <w:contextualSpacing/>
        <w:jc w:val="both"/>
        <w:rPr>
          <w:ins w:id="13368" w:author="Chara Katiri" w:date="2015-04-12T03:24:00Z"/>
          <w:rFonts w:ascii="Times" w:hAnsi="Times" w:cs="Times New Roman"/>
          <w:sz w:val="22"/>
          <w:szCs w:val="22"/>
          <w:rPrChange w:id="13369" w:author="Chara Katiri" w:date="2015-05-12T13:05:00Z">
            <w:rPr>
              <w:ins w:id="13370" w:author="Chara Katiri" w:date="2015-04-12T03:24:00Z"/>
              <w:rFonts w:ascii="Times" w:hAnsi="Times" w:cs="Times New Roman"/>
              <w:sz w:val="22"/>
              <w:szCs w:val="22"/>
            </w:rPr>
          </w:rPrChange>
        </w:rPr>
        <w:sectPr w:rsidR="00F758B3" w:rsidRPr="00F758B3" w:rsidSect="002617A0">
          <w:pgSz w:w="11900" w:h="16840"/>
          <w:pgMar w:top="1440" w:right="1440" w:bottom="1440" w:left="1440" w:header="708" w:footer="708" w:gutter="0"/>
          <w:cols w:space="708"/>
          <w:titlePg/>
          <w:docGrid w:linePitch="360"/>
        </w:sectPr>
        <w:pPrChange w:id="13371" w:author="Chara Katiri" w:date="2015-05-12T13:05:00Z">
          <w:pPr>
            <w:spacing w:line="360" w:lineRule="auto"/>
            <w:contextualSpacing/>
            <w:jc w:val="both"/>
          </w:pPr>
        </w:pPrChange>
      </w:pPr>
    </w:p>
    <w:p w14:paraId="0F68B823" w14:textId="04F5E3E1" w:rsidR="001E54D9" w:rsidRPr="00F758B3" w:rsidRDefault="000A1787" w:rsidP="00F758B3">
      <w:pPr>
        <w:pStyle w:val="Heading2"/>
        <w:numPr>
          <w:ilvl w:val="1"/>
          <w:numId w:val="15"/>
        </w:numPr>
        <w:spacing w:line="360" w:lineRule="auto"/>
        <w:contextualSpacing/>
        <w:jc w:val="both"/>
        <w:rPr>
          <w:ins w:id="13372" w:author="Chara Katiri" w:date="2015-04-12T03:25:00Z"/>
          <w:rFonts w:ascii="Times" w:hAnsi="Times" w:cs="Times New Roman"/>
          <w:color w:val="000000" w:themeColor="text1"/>
          <w:sz w:val="22"/>
          <w:szCs w:val="22"/>
          <w:lang w:val="en-GB"/>
          <w:rPrChange w:id="13373" w:author="Chara Katiri" w:date="2015-05-12T13:05:00Z">
            <w:rPr>
              <w:ins w:id="13374" w:author="Chara Katiri" w:date="2015-04-12T03:25:00Z"/>
              <w:rFonts w:ascii="Times" w:hAnsi="Times" w:cs="Times New Roman"/>
              <w:color w:val="000000" w:themeColor="text1"/>
              <w:sz w:val="22"/>
              <w:szCs w:val="22"/>
              <w:lang w:val="en-GB"/>
            </w:rPr>
          </w:rPrChange>
        </w:rPr>
        <w:pPrChange w:id="13375" w:author="Chara Katiri" w:date="2015-05-12T13:05:00Z">
          <w:pPr>
            <w:spacing w:line="360" w:lineRule="auto"/>
            <w:contextualSpacing/>
            <w:jc w:val="both"/>
          </w:pPr>
        </w:pPrChange>
      </w:pPr>
      <w:bookmarkStart w:id="13376" w:name="_Toc292730892"/>
      <w:ins w:id="13377" w:author="Chara Katiri" w:date="2015-04-12T03:25:00Z">
        <w:r w:rsidRPr="00F758B3">
          <w:rPr>
            <w:rFonts w:ascii="Times" w:eastAsia="Times New Roman" w:hAnsi="Times" w:cs="Times New Roman"/>
            <w:noProof/>
            <w:sz w:val="22"/>
            <w:szCs w:val="22"/>
            <w:rPrChange w:id="13378" w:author="Chara Katiri" w:date="2015-05-12T13:05:00Z">
              <w:rPr>
                <w:b/>
                <w:bCs/>
                <w:noProof/>
              </w:rPr>
            </w:rPrChange>
          </w:rPr>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58B3">
          <w:rPr>
            <w:rFonts w:ascii="Times" w:hAnsi="Times" w:cs="Times New Roman"/>
            <w:color w:val="000000" w:themeColor="text1"/>
            <w:sz w:val="22"/>
            <w:szCs w:val="22"/>
            <w:lang w:val="en-GB"/>
            <w:rPrChange w:id="13379" w:author="Chara Katiri" w:date="2015-05-12T13:05:00Z">
              <w:rPr>
                <w:rFonts w:ascii="Times" w:hAnsi="Times" w:cs="Times New Roman"/>
                <w:b/>
                <w:bCs/>
                <w:sz w:val="22"/>
                <w:szCs w:val="22"/>
              </w:rPr>
            </w:rPrChange>
          </w:rPr>
          <w:t>Project Plan</w:t>
        </w:r>
        <w:bookmarkEnd w:id="13376"/>
      </w:ins>
    </w:p>
    <w:p w14:paraId="7B638ABE" w14:textId="77777777" w:rsidR="000A1787" w:rsidRPr="00F758B3" w:rsidRDefault="000A1787" w:rsidP="00F758B3">
      <w:pPr>
        <w:spacing w:line="360" w:lineRule="auto"/>
        <w:contextualSpacing/>
        <w:jc w:val="both"/>
        <w:rPr>
          <w:ins w:id="13380" w:author="Chara Katiri" w:date="2015-04-12T03:26:00Z"/>
          <w:rFonts w:ascii="Times" w:hAnsi="Times"/>
          <w:sz w:val="22"/>
          <w:szCs w:val="22"/>
          <w:rPrChange w:id="13381" w:author="Chara Katiri" w:date="2015-05-12T13:05:00Z">
            <w:rPr>
              <w:ins w:id="13382" w:author="Chara Katiri" w:date="2015-04-12T03:26:00Z"/>
            </w:rPr>
          </w:rPrChange>
        </w:rPr>
        <w:pPrChange w:id="13383" w:author="Chara Katiri" w:date="2015-05-12T13:05:00Z">
          <w:pPr>
            <w:spacing w:line="360" w:lineRule="auto"/>
            <w:contextualSpacing/>
            <w:jc w:val="both"/>
          </w:pPr>
        </w:pPrChange>
      </w:pPr>
    </w:p>
    <w:p w14:paraId="34CE8460" w14:textId="77777777" w:rsidR="000A1787" w:rsidRPr="00F758B3" w:rsidRDefault="000A1787" w:rsidP="00F758B3">
      <w:pPr>
        <w:spacing w:line="360" w:lineRule="auto"/>
        <w:contextualSpacing/>
        <w:jc w:val="both"/>
        <w:rPr>
          <w:ins w:id="13384" w:author="Chara Katiri" w:date="2015-04-12T03:26:00Z"/>
          <w:rFonts w:ascii="Times" w:hAnsi="Times"/>
          <w:sz w:val="22"/>
          <w:szCs w:val="22"/>
          <w:rPrChange w:id="13385" w:author="Chara Katiri" w:date="2015-05-12T13:05:00Z">
            <w:rPr>
              <w:ins w:id="13386" w:author="Chara Katiri" w:date="2015-04-12T03:26:00Z"/>
            </w:rPr>
          </w:rPrChange>
        </w:rPr>
        <w:pPrChange w:id="13387" w:author="Chara Katiri" w:date="2015-05-12T13:05:00Z">
          <w:pPr>
            <w:spacing w:line="360" w:lineRule="auto"/>
            <w:contextualSpacing/>
            <w:jc w:val="both"/>
          </w:pPr>
        </w:pPrChange>
      </w:pPr>
    </w:p>
    <w:p w14:paraId="71B91955" w14:textId="77777777" w:rsidR="000A1787" w:rsidRPr="00F758B3" w:rsidRDefault="000A1787" w:rsidP="00F758B3">
      <w:pPr>
        <w:spacing w:line="360" w:lineRule="auto"/>
        <w:contextualSpacing/>
        <w:jc w:val="both"/>
        <w:rPr>
          <w:ins w:id="13388" w:author="Chara Katiri" w:date="2015-04-12T03:26:00Z"/>
          <w:rFonts w:ascii="Times" w:hAnsi="Times"/>
          <w:sz w:val="22"/>
          <w:szCs w:val="22"/>
          <w:rPrChange w:id="13389" w:author="Chara Katiri" w:date="2015-05-12T13:05:00Z">
            <w:rPr>
              <w:ins w:id="13390" w:author="Chara Katiri" w:date="2015-04-12T03:26:00Z"/>
            </w:rPr>
          </w:rPrChange>
        </w:rPr>
        <w:pPrChange w:id="13391" w:author="Chara Katiri" w:date="2015-05-12T13:05:00Z">
          <w:pPr>
            <w:spacing w:line="360" w:lineRule="auto"/>
            <w:contextualSpacing/>
            <w:jc w:val="both"/>
          </w:pPr>
        </w:pPrChange>
      </w:pPr>
    </w:p>
    <w:p w14:paraId="7ECACA3D" w14:textId="274129D5" w:rsidR="000A1787" w:rsidRPr="00F758B3" w:rsidRDefault="000A1787" w:rsidP="00F758B3">
      <w:pPr>
        <w:spacing w:line="360" w:lineRule="auto"/>
        <w:contextualSpacing/>
        <w:jc w:val="both"/>
        <w:rPr>
          <w:ins w:id="13392" w:author="Chara Katiri" w:date="2015-04-12T03:26:00Z"/>
          <w:rFonts w:ascii="Times" w:hAnsi="Times"/>
          <w:sz w:val="22"/>
          <w:szCs w:val="22"/>
          <w:rPrChange w:id="13393" w:author="Chara Katiri" w:date="2015-05-12T13:05:00Z">
            <w:rPr>
              <w:ins w:id="13394" w:author="Chara Katiri" w:date="2015-04-12T03:26:00Z"/>
            </w:rPr>
          </w:rPrChange>
        </w:rPr>
        <w:pPrChange w:id="13395" w:author="Chara Katiri" w:date="2015-05-12T13:05:00Z">
          <w:pPr>
            <w:spacing w:line="360" w:lineRule="auto"/>
            <w:contextualSpacing/>
            <w:jc w:val="both"/>
          </w:pPr>
        </w:pPrChange>
      </w:pPr>
    </w:p>
    <w:p w14:paraId="44BD8683" w14:textId="77777777" w:rsidR="000A1787" w:rsidRPr="00F758B3" w:rsidRDefault="000A1787" w:rsidP="00F758B3">
      <w:pPr>
        <w:spacing w:line="360" w:lineRule="auto"/>
        <w:contextualSpacing/>
        <w:jc w:val="both"/>
        <w:rPr>
          <w:ins w:id="13396" w:author="Chara Katiri" w:date="2015-04-12T03:26:00Z"/>
          <w:rFonts w:ascii="Times" w:hAnsi="Times"/>
          <w:sz w:val="22"/>
          <w:szCs w:val="22"/>
          <w:rPrChange w:id="13397" w:author="Chara Katiri" w:date="2015-05-12T13:05:00Z">
            <w:rPr>
              <w:ins w:id="13398" w:author="Chara Katiri" w:date="2015-04-12T03:26:00Z"/>
            </w:rPr>
          </w:rPrChange>
        </w:rPr>
        <w:pPrChange w:id="13399" w:author="Chara Katiri" w:date="2015-05-12T13:05:00Z">
          <w:pPr>
            <w:spacing w:line="360" w:lineRule="auto"/>
            <w:contextualSpacing/>
            <w:jc w:val="both"/>
          </w:pPr>
        </w:pPrChange>
      </w:pPr>
    </w:p>
    <w:p w14:paraId="35DE2F46" w14:textId="77777777" w:rsidR="000A1787" w:rsidRPr="00F758B3" w:rsidRDefault="000A1787" w:rsidP="00F758B3">
      <w:pPr>
        <w:spacing w:line="360" w:lineRule="auto"/>
        <w:contextualSpacing/>
        <w:jc w:val="both"/>
        <w:rPr>
          <w:ins w:id="13400" w:author="Chara Katiri" w:date="2015-04-12T03:26:00Z"/>
          <w:rFonts w:ascii="Times" w:hAnsi="Times"/>
          <w:sz w:val="22"/>
          <w:szCs w:val="22"/>
          <w:rPrChange w:id="13401" w:author="Chara Katiri" w:date="2015-05-12T13:05:00Z">
            <w:rPr>
              <w:ins w:id="13402" w:author="Chara Katiri" w:date="2015-04-12T03:26:00Z"/>
            </w:rPr>
          </w:rPrChange>
        </w:rPr>
        <w:pPrChange w:id="13403" w:author="Chara Katiri" w:date="2015-05-12T13:05:00Z">
          <w:pPr>
            <w:spacing w:line="360" w:lineRule="auto"/>
            <w:contextualSpacing/>
            <w:jc w:val="both"/>
          </w:pPr>
        </w:pPrChange>
      </w:pPr>
    </w:p>
    <w:p w14:paraId="27C8688C" w14:textId="77777777" w:rsidR="000A1787" w:rsidRPr="00F758B3" w:rsidRDefault="000A1787" w:rsidP="00F758B3">
      <w:pPr>
        <w:spacing w:line="360" w:lineRule="auto"/>
        <w:contextualSpacing/>
        <w:jc w:val="both"/>
        <w:rPr>
          <w:ins w:id="13404" w:author="Chara Katiri" w:date="2015-04-12T03:26:00Z"/>
          <w:rFonts w:ascii="Times" w:hAnsi="Times"/>
          <w:sz w:val="22"/>
          <w:szCs w:val="22"/>
          <w:rPrChange w:id="13405" w:author="Chara Katiri" w:date="2015-05-12T13:05:00Z">
            <w:rPr>
              <w:ins w:id="13406" w:author="Chara Katiri" w:date="2015-04-12T03:26:00Z"/>
            </w:rPr>
          </w:rPrChange>
        </w:rPr>
        <w:pPrChange w:id="13407" w:author="Chara Katiri" w:date="2015-05-12T13:05:00Z">
          <w:pPr>
            <w:spacing w:line="360" w:lineRule="auto"/>
            <w:contextualSpacing/>
            <w:jc w:val="both"/>
          </w:pPr>
        </w:pPrChange>
      </w:pPr>
    </w:p>
    <w:p w14:paraId="4E5F8DB6" w14:textId="77777777" w:rsidR="000A1787" w:rsidRPr="00F758B3" w:rsidRDefault="000A1787" w:rsidP="00F758B3">
      <w:pPr>
        <w:spacing w:line="360" w:lineRule="auto"/>
        <w:contextualSpacing/>
        <w:jc w:val="both"/>
        <w:rPr>
          <w:ins w:id="13408" w:author="Chara Katiri" w:date="2015-04-12T03:26:00Z"/>
          <w:rFonts w:ascii="Times" w:hAnsi="Times"/>
          <w:sz w:val="22"/>
          <w:szCs w:val="22"/>
          <w:rPrChange w:id="13409" w:author="Chara Katiri" w:date="2015-05-12T13:05:00Z">
            <w:rPr>
              <w:ins w:id="13410" w:author="Chara Katiri" w:date="2015-04-12T03:26:00Z"/>
            </w:rPr>
          </w:rPrChange>
        </w:rPr>
        <w:pPrChange w:id="13411" w:author="Chara Katiri" w:date="2015-05-12T13:05:00Z">
          <w:pPr>
            <w:spacing w:line="360" w:lineRule="auto"/>
            <w:contextualSpacing/>
            <w:jc w:val="both"/>
          </w:pPr>
        </w:pPrChange>
      </w:pPr>
    </w:p>
    <w:p w14:paraId="42CC6A91" w14:textId="77777777" w:rsidR="000A1787" w:rsidRPr="00F758B3" w:rsidRDefault="000A1787" w:rsidP="00F758B3">
      <w:pPr>
        <w:spacing w:line="360" w:lineRule="auto"/>
        <w:contextualSpacing/>
        <w:jc w:val="both"/>
        <w:rPr>
          <w:ins w:id="13412" w:author="Chara Katiri" w:date="2015-04-12T03:26:00Z"/>
          <w:rFonts w:ascii="Times" w:hAnsi="Times"/>
          <w:sz w:val="22"/>
          <w:szCs w:val="22"/>
          <w:rPrChange w:id="13413" w:author="Chara Katiri" w:date="2015-05-12T13:05:00Z">
            <w:rPr>
              <w:ins w:id="13414" w:author="Chara Katiri" w:date="2015-04-12T03:26:00Z"/>
            </w:rPr>
          </w:rPrChange>
        </w:rPr>
        <w:pPrChange w:id="13415" w:author="Chara Katiri" w:date="2015-05-12T13:05:00Z">
          <w:pPr>
            <w:spacing w:line="360" w:lineRule="auto"/>
            <w:contextualSpacing/>
            <w:jc w:val="both"/>
          </w:pPr>
        </w:pPrChange>
      </w:pPr>
    </w:p>
    <w:p w14:paraId="37210249" w14:textId="77777777" w:rsidR="000A1787" w:rsidRPr="00F758B3" w:rsidRDefault="000A1787" w:rsidP="00F758B3">
      <w:pPr>
        <w:spacing w:line="360" w:lineRule="auto"/>
        <w:contextualSpacing/>
        <w:jc w:val="both"/>
        <w:rPr>
          <w:ins w:id="13416" w:author="Chara Katiri" w:date="2015-04-12T03:26:00Z"/>
          <w:rFonts w:ascii="Times" w:hAnsi="Times"/>
          <w:sz w:val="22"/>
          <w:szCs w:val="22"/>
          <w:rPrChange w:id="13417" w:author="Chara Katiri" w:date="2015-05-12T13:05:00Z">
            <w:rPr>
              <w:ins w:id="13418" w:author="Chara Katiri" w:date="2015-04-12T03:26:00Z"/>
            </w:rPr>
          </w:rPrChange>
        </w:rPr>
        <w:pPrChange w:id="13419" w:author="Chara Katiri" w:date="2015-05-12T13:05:00Z">
          <w:pPr>
            <w:spacing w:line="360" w:lineRule="auto"/>
            <w:contextualSpacing/>
            <w:jc w:val="both"/>
          </w:pPr>
        </w:pPrChange>
      </w:pPr>
    </w:p>
    <w:p w14:paraId="08617A8C" w14:textId="77777777" w:rsidR="000A1787" w:rsidRPr="00F758B3" w:rsidRDefault="000A1787" w:rsidP="00F758B3">
      <w:pPr>
        <w:spacing w:line="360" w:lineRule="auto"/>
        <w:contextualSpacing/>
        <w:jc w:val="both"/>
        <w:rPr>
          <w:ins w:id="13420" w:author="Chara Katiri" w:date="2015-04-12T03:26:00Z"/>
          <w:rFonts w:ascii="Times" w:hAnsi="Times"/>
          <w:sz w:val="22"/>
          <w:szCs w:val="22"/>
          <w:rPrChange w:id="13421" w:author="Chara Katiri" w:date="2015-05-12T13:05:00Z">
            <w:rPr>
              <w:ins w:id="13422" w:author="Chara Katiri" w:date="2015-04-12T03:26:00Z"/>
            </w:rPr>
          </w:rPrChange>
        </w:rPr>
        <w:pPrChange w:id="13423" w:author="Chara Katiri" w:date="2015-05-12T13:05:00Z">
          <w:pPr>
            <w:spacing w:line="360" w:lineRule="auto"/>
            <w:contextualSpacing/>
            <w:jc w:val="both"/>
          </w:pPr>
        </w:pPrChange>
      </w:pPr>
    </w:p>
    <w:p w14:paraId="1EA7000A" w14:textId="77777777" w:rsidR="000A1787" w:rsidRPr="00F758B3" w:rsidRDefault="000A1787" w:rsidP="00F758B3">
      <w:pPr>
        <w:spacing w:line="360" w:lineRule="auto"/>
        <w:contextualSpacing/>
        <w:jc w:val="both"/>
        <w:rPr>
          <w:ins w:id="13424" w:author="Chara Katiri" w:date="2015-04-12T03:26:00Z"/>
          <w:rFonts w:ascii="Times" w:hAnsi="Times"/>
          <w:sz w:val="22"/>
          <w:szCs w:val="22"/>
          <w:rPrChange w:id="13425" w:author="Chara Katiri" w:date="2015-05-12T13:05:00Z">
            <w:rPr>
              <w:ins w:id="13426" w:author="Chara Katiri" w:date="2015-04-12T03:26:00Z"/>
            </w:rPr>
          </w:rPrChange>
        </w:rPr>
        <w:pPrChange w:id="13427" w:author="Chara Katiri" w:date="2015-05-12T13:05:00Z">
          <w:pPr>
            <w:spacing w:line="360" w:lineRule="auto"/>
            <w:contextualSpacing/>
            <w:jc w:val="both"/>
          </w:pPr>
        </w:pPrChange>
      </w:pPr>
    </w:p>
    <w:p w14:paraId="07B9356F" w14:textId="77777777" w:rsidR="000A1787" w:rsidRPr="00F758B3" w:rsidRDefault="000A1787" w:rsidP="00F758B3">
      <w:pPr>
        <w:spacing w:line="360" w:lineRule="auto"/>
        <w:contextualSpacing/>
        <w:jc w:val="both"/>
        <w:rPr>
          <w:ins w:id="13428" w:author="Chara Katiri" w:date="2015-04-12T03:26:00Z"/>
          <w:rFonts w:ascii="Times" w:hAnsi="Times"/>
          <w:sz w:val="22"/>
          <w:szCs w:val="22"/>
          <w:rPrChange w:id="13429" w:author="Chara Katiri" w:date="2015-05-12T13:05:00Z">
            <w:rPr>
              <w:ins w:id="13430" w:author="Chara Katiri" w:date="2015-04-12T03:26:00Z"/>
            </w:rPr>
          </w:rPrChange>
        </w:rPr>
        <w:pPrChange w:id="13431" w:author="Chara Katiri" w:date="2015-05-12T13:05:00Z">
          <w:pPr>
            <w:spacing w:line="360" w:lineRule="auto"/>
            <w:contextualSpacing/>
            <w:jc w:val="both"/>
          </w:pPr>
        </w:pPrChange>
      </w:pPr>
    </w:p>
    <w:p w14:paraId="6743A6D5" w14:textId="77777777" w:rsidR="000A1787" w:rsidRPr="00F758B3" w:rsidRDefault="000A1787" w:rsidP="00F758B3">
      <w:pPr>
        <w:spacing w:line="360" w:lineRule="auto"/>
        <w:contextualSpacing/>
        <w:jc w:val="both"/>
        <w:rPr>
          <w:ins w:id="13432" w:author="Chara Katiri" w:date="2015-04-12T03:26:00Z"/>
          <w:rFonts w:ascii="Times" w:hAnsi="Times"/>
          <w:sz w:val="22"/>
          <w:szCs w:val="22"/>
          <w:rPrChange w:id="13433" w:author="Chara Katiri" w:date="2015-05-12T13:05:00Z">
            <w:rPr>
              <w:ins w:id="13434" w:author="Chara Katiri" w:date="2015-04-12T03:26:00Z"/>
            </w:rPr>
          </w:rPrChange>
        </w:rPr>
        <w:pPrChange w:id="13435" w:author="Chara Katiri" w:date="2015-05-12T13:05:00Z">
          <w:pPr>
            <w:spacing w:line="360" w:lineRule="auto"/>
            <w:contextualSpacing/>
            <w:jc w:val="both"/>
          </w:pPr>
        </w:pPrChange>
      </w:pPr>
    </w:p>
    <w:p w14:paraId="29642C78" w14:textId="77777777" w:rsidR="000A1787" w:rsidRPr="00F758B3" w:rsidRDefault="000A1787" w:rsidP="00F758B3">
      <w:pPr>
        <w:spacing w:line="360" w:lineRule="auto"/>
        <w:contextualSpacing/>
        <w:jc w:val="both"/>
        <w:rPr>
          <w:ins w:id="13436" w:author="Chara Katiri" w:date="2015-04-12T03:26:00Z"/>
          <w:rFonts w:ascii="Times" w:hAnsi="Times"/>
          <w:sz w:val="22"/>
          <w:szCs w:val="22"/>
          <w:rPrChange w:id="13437" w:author="Chara Katiri" w:date="2015-05-12T13:05:00Z">
            <w:rPr>
              <w:ins w:id="13438" w:author="Chara Katiri" w:date="2015-04-12T03:26:00Z"/>
            </w:rPr>
          </w:rPrChange>
        </w:rPr>
        <w:pPrChange w:id="13439" w:author="Chara Katiri" w:date="2015-05-12T13:05:00Z">
          <w:pPr>
            <w:spacing w:line="360" w:lineRule="auto"/>
            <w:contextualSpacing/>
            <w:jc w:val="both"/>
          </w:pPr>
        </w:pPrChange>
      </w:pPr>
    </w:p>
    <w:p w14:paraId="030AD170" w14:textId="77777777" w:rsidR="000A1787" w:rsidRPr="00F758B3" w:rsidRDefault="000A1787" w:rsidP="00F758B3">
      <w:pPr>
        <w:spacing w:line="360" w:lineRule="auto"/>
        <w:contextualSpacing/>
        <w:jc w:val="both"/>
        <w:rPr>
          <w:ins w:id="13440" w:author="Chara Katiri" w:date="2015-04-12T03:26:00Z"/>
          <w:rFonts w:ascii="Times" w:hAnsi="Times"/>
          <w:sz w:val="22"/>
          <w:szCs w:val="22"/>
          <w:rPrChange w:id="13441" w:author="Chara Katiri" w:date="2015-05-12T13:05:00Z">
            <w:rPr>
              <w:ins w:id="13442" w:author="Chara Katiri" w:date="2015-04-12T03:26:00Z"/>
            </w:rPr>
          </w:rPrChange>
        </w:rPr>
        <w:pPrChange w:id="13443" w:author="Chara Katiri" w:date="2015-05-12T13:05:00Z">
          <w:pPr>
            <w:spacing w:line="360" w:lineRule="auto"/>
            <w:contextualSpacing/>
            <w:jc w:val="both"/>
          </w:pPr>
        </w:pPrChange>
      </w:pPr>
    </w:p>
    <w:p w14:paraId="511160FF" w14:textId="77777777" w:rsidR="000A1787" w:rsidRPr="00F758B3" w:rsidRDefault="000A1787" w:rsidP="00F758B3">
      <w:pPr>
        <w:spacing w:line="360" w:lineRule="auto"/>
        <w:contextualSpacing/>
        <w:jc w:val="both"/>
        <w:rPr>
          <w:ins w:id="13444" w:author="Chara Katiri" w:date="2015-04-12T03:26:00Z"/>
          <w:rFonts w:ascii="Times" w:hAnsi="Times"/>
          <w:sz w:val="22"/>
          <w:szCs w:val="22"/>
          <w:rPrChange w:id="13445" w:author="Chara Katiri" w:date="2015-05-12T13:05:00Z">
            <w:rPr>
              <w:ins w:id="13446" w:author="Chara Katiri" w:date="2015-04-12T03:26:00Z"/>
            </w:rPr>
          </w:rPrChange>
        </w:rPr>
        <w:pPrChange w:id="13447" w:author="Chara Katiri" w:date="2015-05-12T13:05:00Z">
          <w:pPr>
            <w:spacing w:line="360" w:lineRule="auto"/>
            <w:contextualSpacing/>
            <w:jc w:val="both"/>
          </w:pPr>
        </w:pPrChange>
      </w:pPr>
    </w:p>
    <w:p w14:paraId="22C2F008" w14:textId="77777777" w:rsidR="000A1787" w:rsidRPr="00F758B3" w:rsidRDefault="000A1787" w:rsidP="00F758B3">
      <w:pPr>
        <w:spacing w:line="360" w:lineRule="auto"/>
        <w:contextualSpacing/>
        <w:jc w:val="both"/>
        <w:rPr>
          <w:ins w:id="13448" w:author="Chara Katiri" w:date="2015-04-12T03:26:00Z"/>
          <w:rFonts w:ascii="Times" w:hAnsi="Times"/>
          <w:sz w:val="22"/>
          <w:szCs w:val="22"/>
          <w:rPrChange w:id="13449" w:author="Chara Katiri" w:date="2015-05-12T13:05:00Z">
            <w:rPr>
              <w:ins w:id="13450" w:author="Chara Katiri" w:date="2015-04-12T03:26:00Z"/>
            </w:rPr>
          </w:rPrChange>
        </w:rPr>
        <w:pPrChange w:id="13451" w:author="Chara Katiri" w:date="2015-05-12T13:05:00Z">
          <w:pPr>
            <w:spacing w:line="360" w:lineRule="auto"/>
            <w:contextualSpacing/>
            <w:jc w:val="both"/>
          </w:pPr>
        </w:pPrChange>
      </w:pPr>
    </w:p>
    <w:p w14:paraId="2B7F21C6" w14:textId="77777777" w:rsidR="000A1787" w:rsidRPr="00F758B3" w:rsidRDefault="000A1787" w:rsidP="00F758B3">
      <w:pPr>
        <w:spacing w:line="360" w:lineRule="auto"/>
        <w:contextualSpacing/>
        <w:jc w:val="both"/>
        <w:rPr>
          <w:ins w:id="13452" w:author="Chara Katiri" w:date="2015-04-12T03:26:00Z"/>
          <w:rFonts w:ascii="Times" w:hAnsi="Times"/>
          <w:sz w:val="22"/>
          <w:szCs w:val="22"/>
          <w:rPrChange w:id="13453" w:author="Chara Katiri" w:date="2015-05-12T13:05:00Z">
            <w:rPr>
              <w:ins w:id="13454" w:author="Chara Katiri" w:date="2015-04-12T03:26:00Z"/>
            </w:rPr>
          </w:rPrChange>
        </w:rPr>
        <w:pPrChange w:id="13455" w:author="Chara Katiri" w:date="2015-05-12T13:05:00Z">
          <w:pPr>
            <w:spacing w:line="360" w:lineRule="auto"/>
            <w:contextualSpacing/>
            <w:jc w:val="both"/>
          </w:pPr>
        </w:pPrChange>
      </w:pPr>
    </w:p>
    <w:p w14:paraId="473F6B9E" w14:textId="77777777" w:rsidR="000A1787" w:rsidRPr="00F758B3" w:rsidRDefault="000A1787" w:rsidP="00F758B3">
      <w:pPr>
        <w:spacing w:line="360" w:lineRule="auto"/>
        <w:contextualSpacing/>
        <w:jc w:val="both"/>
        <w:rPr>
          <w:ins w:id="13456" w:author="Chara Katiri" w:date="2015-04-12T03:26:00Z"/>
          <w:rFonts w:ascii="Times" w:hAnsi="Times"/>
          <w:sz w:val="22"/>
          <w:szCs w:val="22"/>
          <w:rPrChange w:id="13457" w:author="Chara Katiri" w:date="2015-05-12T13:05:00Z">
            <w:rPr>
              <w:ins w:id="13458" w:author="Chara Katiri" w:date="2015-04-12T03:26:00Z"/>
            </w:rPr>
          </w:rPrChange>
        </w:rPr>
        <w:pPrChange w:id="13459" w:author="Chara Katiri" w:date="2015-05-12T13:05:00Z">
          <w:pPr>
            <w:spacing w:line="360" w:lineRule="auto"/>
            <w:contextualSpacing/>
            <w:jc w:val="both"/>
          </w:pPr>
        </w:pPrChange>
      </w:pPr>
    </w:p>
    <w:p w14:paraId="67105933" w14:textId="77777777" w:rsidR="000A1787" w:rsidRPr="00F758B3" w:rsidRDefault="000A1787" w:rsidP="00F758B3">
      <w:pPr>
        <w:spacing w:line="360" w:lineRule="auto"/>
        <w:contextualSpacing/>
        <w:jc w:val="both"/>
        <w:rPr>
          <w:ins w:id="13460" w:author="Chara Katiri" w:date="2015-04-12T03:26:00Z"/>
          <w:rFonts w:ascii="Times" w:hAnsi="Times"/>
          <w:sz w:val="22"/>
          <w:szCs w:val="22"/>
          <w:rPrChange w:id="13461" w:author="Chara Katiri" w:date="2015-05-12T13:05:00Z">
            <w:rPr>
              <w:ins w:id="13462" w:author="Chara Katiri" w:date="2015-04-12T03:26:00Z"/>
            </w:rPr>
          </w:rPrChange>
        </w:rPr>
        <w:pPrChange w:id="13463" w:author="Chara Katiri" w:date="2015-05-12T13:05:00Z">
          <w:pPr>
            <w:spacing w:line="360" w:lineRule="auto"/>
            <w:contextualSpacing/>
            <w:jc w:val="both"/>
          </w:pPr>
        </w:pPrChange>
      </w:pPr>
    </w:p>
    <w:p w14:paraId="02B583B3" w14:textId="77777777" w:rsidR="000A1787" w:rsidRPr="00F758B3" w:rsidRDefault="000A1787" w:rsidP="00F758B3">
      <w:pPr>
        <w:spacing w:line="360" w:lineRule="auto"/>
        <w:contextualSpacing/>
        <w:jc w:val="both"/>
        <w:rPr>
          <w:ins w:id="13464" w:author="Chara Katiri" w:date="2015-04-12T03:27:00Z"/>
          <w:rFonts w:ascii="Times" w:hAnsi="Times"/>
          <w:sz w:val="22"/>
          <w:szCs w:val="22"/>
          <w:rPrChange w:id="13465" w:author="Chara Katiri" w:date="2015-05-12T13:05:00Z">
            <w:rPr>
              <w:ins w:id="13466" w:author="Chara Katiri" w:date="2015-04-12T03:27:00Z"/>
            </w:rPr>
          </w:rPrChange>
        </w:rPr>
        <w:pPrChange w:id="13467" w:author="Chara Katiri" w:date="2015-05-12T13:05:00Z">
          <w:pPr>
            <w:spacing w:line="360" w:lineRule="auto"/>
            <w:contextualSpacing/>
            <w:jc w:val="both"/>
          </w:pPr>
        </w:pPrChange>
      </w:pPr>
    </w:p>
    <w:p w14:paraId="21794C47" w14:textId="17538522" w:rsidR="000A1787" w:rsidRPr="00F758B3" w:rsidRDefault="000A1787" w:rsidP="00F758B3">
      <w:pPr>
        <w:spacing w:line="360" w:lineRule="auto"/>
        <w:contextualSpacing/>
        <w:jc w:val="both"/>
        <w:rPr>
          <w:ins w:id="13468" w:author="Chara Katiri" w:date="2015-04-12T03:27:00Z"/>
          <w:rFonts w:ascii="Times" w:hAnsi="Times"/>
          <w:sz w:val="22"/>
          <w:szCs w:val="22"/>
          <w:rPrChange w:id="13469" w:author="Chara Katiri" w:date="2015-05-12T13:05:00Z">
            <w:rPr>
              <w:ins w:id="13470" w:author="Chara Katiri" w:date="2015-04-12T03:27:00Z"/>
            </w:rPr>
          </w:rPrChange>
        </w:rPr>
        <w:pPrChange w:id="13471" w:author="Chara Katiri" w:date="2015-05-12T13:05:00Z">
          <w:pPr>
            <w:spacing w:line="360" w:lineRule="auto"/>
            <w:contextualSpacing/>
            <w:jc w:val="both"/>
          </w:pPr>
        </w:pPrChange>
      </w:pPr>
      <w:ins w:id="13472" w:author="Chara Katiri" w:date="2015-04-12T03:28:00Z">
        <w:r w:rsidRPr="00F758B3">
          <w:rPr>
            <w:rFonts w:ascii="Times" w:eastAsia="Times New Roman" w:hAnsi="Times" w:cs="Times New Roman"/>
            <w:noProof/>
            <w:sz w:val="22"/>
            <w:szCs w:val="22"/>
            <w:rPrChange w:id="13473" w:author="Chara Katiri" w:date="2015-05-12T13:05:00Z">
              <w:rPr>
                <w:noProof/>
              </w:rPr>
            </w:rPrChange>
          </w:rPr>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F758B3" w:rsidRDefault="000A1787" w:rsidP="00F758B3">
      <w:pPr>
        <w:spacing w:line="360" w:lineRule="auto"/>
        <w:contextualSpacing/>
        <w:jc w:val="both"/>
        <w:rPr>
          <w:ins w:id="13474" w:author="Chara Katiri" w:date="2015-04-12T03:27:00Z"/>
          <w:rFonts w:ascii="Times" w:hAnsi="Times"/>
          <w:sz w:val="22"/>
          <w:szCs w:val="22"/>
          <w:rPrChange w:id="13475" w:author="Chara Katiri" w:date="2015-05-12T13:05:00Z">
            <w:rPr>
              <w:ins w:id="13476" w:author="Chara Katiri" w:date="2015-04-12T03:27:00Z"/>
            </w:rPr>
          </w:rPrChange>
        </w:rPr>
        <w:pPrChange w:id="13477" w:author="Chara Katiri" w:date="2015-05-12T13:05:00Z">
          <w:pPr>
            <w:spacing w:line="360" w:lineRule="auto"/>
            <w:contextualSpacing/>
            <w:jc w:val="both"/>
          </w:pPr>
        </w:pPrChange>
      </w:pPr>
    </w:p>
    <w:p w14:paraId="735B89A8" w14:textId="77777777" w:rsidR="000A1787" w:rsidRPr="00F758B3" w:rsidRDefault="000A1787" w:rsidP="00F758B3">
      <w:pPr>
        <w:spacing w:line="360" w:lineRule="auto"/>
        <w:contextualSpacing/>
        <w:jc w:val="both"/>
        <w:rPr>
          <w:ins w:id="13478" w:author="Chara Katiri" w:date="2015-04-12T03:27:00Z"/>
          <w:rFonts w:ascii="Times" w:hAnsi="Times"/>
          <w:sz w:val="22"/>
          <w:szCs w:val="22"/>
          <w:rPrChange w:id="13479" w:author="Chara Katiri" w:date="2015-05-12T13:05:00Z">
            <w:rPr>
              <w:ins w:id="13480" w:author="Chara Katiri" w:date="2015-04-12T03:27:00Z"/>
            </w:rPr>
          </w:rPrChange>
        </w:rPr>
        <w:pPrChange w:id="13481" w:author="Chara Katiri" w:date="2015-05-12T13:05:00Z">
          <w:pPr>
            <w:spacing w:line="360" w:lineRule="auto"/>
            <w:contextualSpacing/>
            <w:jc w:val="both"/>
          </w:pPr>
        </w:pPrChange>
      </w:pPr>
    </w:p>
    <w:p w14:paraId="19BCEFEA" w14:textId="77777777" w:rsidR="000A1787" w:rsidRPr="00F758B3" w:rsidRDefault="000A1787" w:rsidP="00F758B3">
      <w:pPr>
        <w:spacing w:line="360" w:lineRule="auto"/>
        <w:contextualSpacing/>
        <w:jc w:val="both"/>
        <w:rPr>
          <w:ins w:id="13482" w:author="Chara Katiri" w:date="2015-04-12T03:27:00Z"/>
          <w:rFonts w:ascii="Times" w:hAnsi="Times"/>
          <w:sz w:val="22"/>
          <w:szCs w:val="22"/>
          <w:rPrChange w:id="13483" w:author="Chara Katiri" w:date="2015-05-12T13:05:00Z">
            <w:rPr>
              <w:ins w:id="13484" w:author="Chara Katiri" w:date="2015-04-12T03:27:00Z"/>
            </w:rPr>
          </w:rPrChange>
        </w:rPr>
        <w:pPrChange w:id="13485" w:author="Chara Katiri" w:date="2015-05-12T13:05:00Z">
          <w:pPr>
            <w:spacing w:line="360" w:lineRule="auto"/>
            <w:contextualSpacing/>
            <w:jc w:val="both"/>
          </w:pPr>
        </w:pPrChange>
      </w:pPr>
    </w:p>
    <w:p w14:paraId="004C9D7B" w14:textId="77777777" w:rsidR="000A1787" w:rsidRPr="00F758B3" w:rsidRDefault="000A1787" w:rsidP="00F758B3">
      <w:pPr>
        <w:spacing w:line="360" w:lineRule="auto"/>
        <w:contextualSpacing/>
        <w:jc w:val="both"/>
        <w:rPr>
          <w:ins w:id="13486" w:author="Chara Katiri" w:date="2015-04-12T03:27:00Z"/>
          <w:rFonts w:ascii="Times" w:hAnsi="Times"/>
          <w:sz w:val="22"/>
          <w:szCs w:val="22"/>
          <w:rPrChange w:id="13487" w:author="Chara Katiri" w:date="2015-05-12T13:05:00Z">
            <w:rPr>
              <w:ins w:id="13488" w:author="Chara Katiri" w:date="2015-04-12T03:27:00Z"/>
            </w:rPr>
          </w:rPrChange>
        </w:rPr>
        <w:pPrChange w:id="13489" w:author="Chara Katiri" w:date="2015-05-12T13:05:00Z">
          <w:pPr>
            <w:spacing w:line="360" w:lineRule="auto"/>
            <w:contextualSpacing/>
            <w:jc w:val="both"/>
          </w:pPr>
        </w:pPrChange>
      </w:pPr>
    </w:p>
    <w:p w14:paraId="16423760" w14:textId="77777777" w:rsidR="000A1787" w:rsidRPr="00F758B3" w:rsidRDefault="000A1787" w:rsidP="00F758B3">
      <w:pPr>
        <w:spacing w:line="360" w:lineRule="auto"/>
        <w:contextualSpacing/>
        <w:jc w:val="both"/>
        <w:rPr>
          <w:ins w:id="13490" w:author="Chara Katiri" w:date="2015-04-12T03:27:00Z"/>
          <w:rFonts w:ascii="Times" w:hAnsi="Times"/>
          <w:sz w:val="22"/>
          <w:szCs w:val="22"/>
          <w:rPrChange w:id="13491" w:author="Chara Katiri" w:date="2015-05-12T13:05:00Z">
            <w:rPr>
              <w:ins w:id="13492" w:author="Chara Katiri" w:date="2015-04-12T03:27:00Z"/>
            </w:rPr>
          </w:rPrChange>
        </w:rPr>
        <w:pPrChange w:id="13493" w:author="Chara Katiri" w:date="2015-05-12T13:05:00Z">
          <w:pPr>
            <w:spacing w:line="360" w:lineRule="auto"/>
            <w:contextualSpacing/>
            <w:jc w:val="both"/>
          </w:pPr>
        </w:pPrChange>
      </w:pPr>
    </w:p>
    <w:p w14:paraId="0553207E" w14:textId="77777777" w:rsidR="000A1787" w:rsidRPr="00F758B3" w:rsidRDefault="000A1787" w:rsidP="00F758B3">
      <w:pPr>
        <w:spacing w:line="360" w:lineRule="auto"/>
        <w:contextualSpacing/>
        <w:jc w:val="both"/>
        <w:rPr>
          <w:ins w:id="13494" w:author="Chara Katiri" w:date="2015-04-12T03:27:00Z"/>
          <w:rFonts w:ascii="Times" w:hAnsi="Times"/>
          <w:sz w:val="22"/>
          <w:szCs w:val="22"/>
          <w:rPrChange w:id="13495" w:author="Chara Katiri" w:date="2015-05-12T13:05:00Z">
            <w:rPr>
              <w:ins w:id="13496" w:author="Chara Katiri" w:date="2015-04-12T03:27:00Z"/>
            </w:rPr>
          </w:rPrChange>
        </w:rPr>
        <w:pPrChange w:id="13497" w:author="Chara Katiri" w:date="2015-05-12T13:05:00Z">
          <w:pPr>
            <w:spacing w:line="360" w:lineRule="auto"/>
            <w:contextualSpacing/>
            <w:jc w:val="both"/>
          </w:pPr>
        </w:pPrChange>
      </w:pPr>
    </w:p>
    <w:p w14:paraId="61122F9C" w14:textId="77777777" w:rsidR="000A1787" w:rsidRPr="00F758B3" w:rsidRDefault="000A1787" w:rsidP="00F758B3">
      <w:pPr>
        <w:spacing w:line="360" w:lineRule="auto"/>
        <w:contextualSpacing/>
        <w:jc w:val="both"/>
        <w:rPr>
          <w:ins w:id="13498" w:author="Chara Katiri" w:date="2015-04-12T03:27:00Z"/>
          <w:rFonts w:ascii="Times" w:hAnsi="Times"/>
          <w:sz w:val="22"/>
          <w:szCs w:val="22"/>
          <w:rPrChange w:id="13499" w:author="Chara Katiri" w:date="2015-05-12T13:05:00Z">
            <w:rPr>
              <w:ins w:id="13500" w:author="Chara Katiri" w:date="2015-04-12T03:27:00Z"/>
            </w:rPr>
          </w:rPrChange>
        </w:rPr>
        <w:pPrChange w:id="13501" w:author="Chara Katiri" w:date="2015-05-12T13:05:00Z">
          <w:pPr>
            <w:spacing w:line="360" w:lineRule="auto"/>
            <w:contextualSpacing/>
            <w:jc w:val="both"/>
          </w:pPr>
        </w:pPrChange>
      </w:pPr>
    </w:p>
    <w:p w14:paraId="11B95BA8" w14:textId="2C057B0E" w:rsidR="000A1787" w:rsidRPr="00F758B3" w:rsidRDefault="00B23E6F" w:rsidP="00F758B3">
      <w:pPr>
        <w:spacing w:line="360" w:lineRule="auto"/>
        <w:contextualSpacing/>
        <w:jc w:val="both"/>
        <w:rPr>
          <w:ins w:id="13502" w:author="Chara Katiri" w:date="2015-04-12T03:27:00Z"/>
          <w:rFonts w:ascii="Times" w:hAnsi="Times"/>
          <w:sz w:val="22"/>
          <w:szCs w:val="22"/>
          <w:rPrChange w:id="13503" w:author="Chara Katiri" w:date="2015-05-12T13:05:00Z">
            <w:rPr>
              <w:ins w:id="13504" w:author="Chara Katiri" w:date="2015-04-12T03:27:00Z"/>
            </w:rPr>
          </w:rPrChange>
        </w:rPr>
        <w:pPrChange w:id="13505" w:author="Chara Katiri" w:date="2015-05-12T13:05:00Z">
          <w:pPr>
            <w:spacing w:line="360" w:lineRule="auto"/>
            <w:contextualSpacing/>
            <w:jc w:val="both"/>
          </w:pPr>
        </w:pPrChange>
      </w:pPr>
      <w:ins w:id="13506" w:author="Chara Katiri" w:date="2015-04-12T03:25:00Z">
        <w:r w:rsidRPr="00F758B3">
          <w:rPr>
            <w:rFonts w:ascii="Times" w:eastAsia="Times New Roman" w:hAnsi="Times" w:cs="Times New Roman"/>
            <w:noProof/>
            <w:sz w:val="22"/>
            <w:szCs w:val="22"/>
            <w:rPrChange w:id="13507" w:author="Chara Katiri" w:date="2015-05-12T13:05:00Z">
              <w:rPr>
                <w:noProof/>
              </w:rPr>
            </w:rPrChange>
          </w:rPr>
          <w:drawing>
            <wp:anchor distT="0" distB="0" distL="114300" distR="114300" simplePos="0" relativeHeight="251718656" behindDoc="0" locked="0" layoutInCell="1" allowOverlap="1" wp14:anchorId="46FA65B2" wp14:editId="694E91D0">
              <wp:simplePos x="0" y="0"/>
              <wp:positionH relativeFrom="column">
                <wp:posOffset>882650</wp:posOffset>
              </wp:positionH>
              <wp:positionV relativeFrom="paragraph">
                <wp:posOffset>166370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DFBE0" w14:textId="77777777" w:rsidR="000A1787" w:rsidRPr="00F758B3" w:rsidRDefault="000A1787" w:rsidP="00F758B3">
      <w:pPr>
        <w:spacing w:line="360" w:lineRule="auto"/>
        <w:contextualSpacing/>
        <w:jc w:val="both"/>
        <w:rPr>
          <w:ins w:id="13508" w:author="Chara Katiri" w:date="2015-04-12T03:27:00Z"/>
          <w:rFonts w:ascii="Times" w:hAnsi="Times"/>
          <w:sz w:val="22"/>
          <w:szCs w:val="22"/>
          <w:rPrChange w:id="13509" w:author="Chara Katiri" w:date="2015-05-12T13:05:00Z">
            <w:rPr>
              <w:ins w:id="13510" w:author="Chara Katiri" w:date="2015-04-12T03:27:00Z"/>
            </w:rPr>
          </w:rPrChange>
        </w:rPr>
        <w:pPrChange w:id="13511" w:author="Chara Katiri" w:date="2015-05-12T13:05:00Z">
          <w:pPr>
            <w:spacing w:line="360" w:lineRule="auto"/>
            <w:contextualSpacing/>
            <w:jc w:val="both"/>
          </w:pPr>
        </w:pPrChange>
      </w:pPr>
    </w:p>
    <w:p w14:paraId="40B46A8F" w14:textId="77777777" w:rsidR="000A1787" w:rsidRPr="00F758B3" w:rsidRDefault="000A1787" w:rsidP="00F758B3">
      <w:pPr>
        <w:spacing w:line="360" w:lineRule="auto"/>
        <w:contextualSpacing/>
        <w:jc w:val="both"/>
        <w:rPr>
          <w:ins w:id="13512" w:author="Chara Katiri" w:date="2015-04-12T03:27:00Z"/>
          <w:rFonts w:ascii="Times" w:hAnsi="Times"/>
          <w:sz w:val="22"/>
          <w:szCs w:val="22"/>
          <w:rPrChange w:id="13513" w:author="Chara Katiri" w:date="2015-05-12T13:05:00Z">
            <w:rPr>
              <w:ins w:id="13514" w:author="Chara Katiri" w:date="2015-04-12T03:27:00Z"/>
            </w:rPr>
          </w:rPrChange>
        </w:rPr>
        <w:pPrChange w:id="13515" w:author="Chara Katiri" w:date="2015-05-12T13:05:00Z">
          <w:pPr>
            <w:spacing w:line="360" w:lineRule="auto"/>
            <w:contextualSpacing/>
            <w:jc w:val="both"/>
          </w:pPr>
        </w:pPrChange>
      </w:pPr>
    </w:p>
    <w:p w14:paraId="6468D3E7" w14:textId="77777777" w:rsidR="000A1787" w:rsidRPr="00F758B3" w:rsidRDefault="000A1787" w:rsidP="00F758B3">
      <w:pPr>
        <w:spacing w:line="360" w:lineRule="auto"/>
        <w:contextualSpacing/>
        <w:jc w:val="both"/>
        <w:rPr>
          <w:ins w:id="13516" w:author="Chara Katiri" w:date="2015-04-12T03:27:00Z"/>
          <w:rFonts w:ascii="Times" w:hAnsi="Times"/>
          <w:sz w:val="22"/>
          <w:szCs w:val="22"/>
          <w:rPrChange w:id="13517" w:author="Chara Katiri" w:date="2015-05-12T13:05:00Z">
            <w:rPr>
              <w:ins w:id="13518" w:author="Chara Katiri" w:date="2015-04-12T03:27:00Z"/>
            </w:rPr>
          </w:rPrChange>
        </w:rPr>
        <w:pPrChange w:id="13519" w:author="Chara Katiri" w:date="2015-05-12T13:05:00Z">
          <w:pPr>
            <w:spacing w:line="360" w:lineRule="auto"/>
            <w:contextualSpacing/>
            <w:jc w:val="both"/>
          </w:pPr>
        </w:pPrChange>
      </w:pPr>
    </w:p>
    <w:p w14:paraId="24962A99" w14:textId="77777777" w:rsidR="000A1787" w:rsidRPr="00F758B3" w:rsidRDefault="000A1787" w:rsidP="00F758B3">
      <w:pPr>
        <w:spacing w:line="360" w:lineRule="auto"/>
        <w:contextualSpacing/>
        <w:jc w:val="both"/>
        <w:rPr>
          <w:ins w:id="13520" w:author="Chara Katiri" w:date="2015-04-12T03:27:00Z"/>
          <w:rFonts w:ascii="Times" w:hAnsi="Times"/>
          <w:sz w:val="22"/>
          <w:szCs w:val="22"/>
          <w:rPrChange w:id="13521" w:author="Chara Katiri" w:date="2015-05-12T13:05:00Z">
            <w:rPr>
              <w:ins w:id="13522" w:author="Chara Katiri" w:date="2015-04-12T03:27:00Z"/>
            </w:rPr>
          </w:rPrChange>
        </w:rPr>
        <w:pPrChange w:id="13523" w:author="Chara Katiri" w:date="2015-05-12T13:05:00Z">
          <w:pPr>
            <w:spacing w:line="360" w:lineRule="auto"/>
            <w:contextualSpacing/>
            <w:jc w:val="both"/>
          </w:pPr>
        </w:pPrChange>
      </w:pPr>
    </w:p>
    <w:p w14:paraId="2FECF5B7" w14:textId="77777777" w:rsidR="000A1787" w:rsidRPr="00F758B3" w:rsidRDefault="000A1787" w:rsidP="00F758B3">
      <w:pPr>
        <w:spacing w:line="360" w:lineRule="auto"/>
        <w:contextualSpacing/>
        <w:jc w:val="both"/>
        <w:rPr>
          <w:ins w:id="13524" w:author="Chara Katiri" w:date="2015-04-12T03:27:00Z"/>
          <w:rFonts w:ascii="Times" w:hAnsi="Times"/>
          <w:sz w:val="22"/>
          <w:szCs w:val="22"/>
          <w:rPrChange w:id="13525" w:author="Chara Katiri" w:date="2015-05-12T13:05:00Z">
            <w:rPr>
              <w:ins w:id="13526" w:author="Chara Katiri" w:date="2015-04-12T03:27:00Z"/>
            </w:rPr>
          </w:rPrChange>
        </w:rPr>
        <w:pPrChange w:id="13527" w:author="Chara Katiri" w:date="2015-05-12T13:05:00Z">
          <w:pPr>
            <w:spacing w:line="360" w:lineRule="auto"/>
            <w:contextualSpacing/>
            <w:jc w:val="both"/>
          </w:pPr>
        </w:pPrChange>
      </w:pPr>
    </w:p>
    <w:p w14:paraId="309B47EC" w14:textId="77777777" w:rsidR="000A1787" w:rsidRPr="00F758B3" w:rsidRDefault="000A1787" w:rsidP="00F758B3">
      <w:pPr>
        <w:spacing w:line="360" w:lineRule="auto"/>
        <w:contextualSpacing/>
        <w:jc w:val="both"/>
        <w:rPr>
          <w:ins w:id="13528" w:author="Chara Katiri" w:date="2015-04-12T03:27:00Z"/>
          <w:rFonts w:ascii="Times" w:hAnsi="Times"/>
          <w:sz w:val="22"/>
          <w:szCs w:val="22"/>
          <w:rPrChange w:id="13529" w:author="Chara Katiri" w:date="2015-05-12T13:05:00Z">
            <w:rPr>
              <w:ins w:id="13530" w:author="Chara Katiri" w:date="2015-04-12T03:27:00Z"/>
            </w:rPr>
          </w:rPrChange>
        </w:rPr>
        <w:pPrChange w:id="13531" w:author="Chara Katiri" w:date="2015-05-12T13:05:00Z">
          <w:pPr>
            <w:spacing w:line="360" w:lineRule="auto"/>
            <w:contextualSpacing/>
            <w:jc w:val="both"/>
          </w:pPr>
        </w:pPrChange>
      </w:pPr>
    </w:p>
    <w:p w14:paraId="5022E56D" w14:textId="77777777" w:rsidR="000A1787" w:rsidRPr="00F758B3" w:rsidRDefault="000A1787" w:rsidP="00F758B3">
      <w:pPr>
        <w:spacing w:line="360" w:lineRule="auto"/>
        <w:contextualSpacing/>
        <w:jc w:val="both"/>
        <w:rPr>
          <w:ins w:id="13532" w:author="Chara Katiri" w:date="2015-04-12T03:27:00Z"/>
          <w:rFonts w:ascii="Times" w:hAnsi="Times"/>
          <w:sz w:val="22"/>
          <w:szCs w:val="22"/>
          <w:rPrChange w:id="13533" w:author="Chara Katiri" w:date="2015-05-12T13:05:00Z">
            <w:rPr>
              <w:ins w:id="13534" w:author="Chara Katiri" w:date="2015-04-12T03:27:00Z"/>
            </w:rPr>
          </w:rPrChange>
        </w:rPr>
        <w:pPrChange w:id="13535" w:author="Chara Katiri" w:date="2015-05-12T13:05:00Z">
          <w:pPr>
            <w:spacing w:line="360" w:lineRule="auto"/>
            <w:contextualSpacing/>
            <w:jc w:val="both"/>
          </w:pPr>
        </w:pPrChange>
      </w:pPr>
    </w:p>
    <w:p w14:paraId="65C86561" w14:textId="77777777" w:rsidR="000A1787" w:rsidRPr="00F758B3" w:rsidRDefault="000A1787" w:rsidP="00F758B3">
      <w:pPr>
        <w:spacing w:line="360" w:lineRule="auto"/>
        <w:contextualSpacing/>
        <w:jc w:val="both"/>
        <w:rPr>
          <w:ins w:id="13536" w:author="Chara Katiri" w:date="2015-04-12T03:27:00Z"/>
          <w:rFonts w:ascii="Times" w:hAnsi="Times"/>
          <w:sz w:val="22"/>
          <w:szCs w:val="22"/>
          <w:rPrChange w:id="13537" w:author="Chara Katiri" w:date="2015-05-12T13:05:00Z">
            <w:rPr>
              <w:ins w:id="13538" w:author="Chara Katiri" w:date="2015-04-12T03:27:00Z"/>
            </w:rPr>
          </w:rPrChange>
        </w:rPr>
        <w:pPrChange w:id="13539" w:author="Chara Katiri" w:date="2015-05-12T13:05:00Z">
          <w:pPr>
            <w:spacing w:line="360" w:lineRule="auto"/>
            <w:contextualSpacing/>
            <w:jc w:val="both"/>
          </w:pPr>
        </w:pPrChange>
      </w:pPr>
    </w:p>
    <w:p w14:paraId="53E631D3" w14:textId="77777777" w:rsidR="000A1787" w:rsidRPr="00F758B3" w:rsidRDefault="000A1787" w:rsidP="00F758B3">
      <w:pPr>
        <w:spacing w:line="360" w:lineRule="auto"/>
        <w:contextualSpacing/>
        <w:jc w:val="both"/>
        <w:rPr>
          <w:ins w:id="13540" w:author="Chara Katiri" w:date="2015-04-12T03:27:00Z"/>
          <w:rFonts w:ascii="Times" w:hAnsi="Times"/>
          <w:sz w:val="22"/>
          <w:szCs w:val="22"/>
          <w:rPrChange w:id="13541" w:author="Chara Katiri" w:date="2015-05-12T13:05:00Z">
            <w:rPr>
              <w:ins w:id="13542" w:author="Chara Katiri" w:date="2015-04-12T03:27:00Z"/>
            </w:rPr>
          </w:rPrChange>
        </w:rPr>
        <w:pPrChange w:id="13543" w:author="Chara Katiri" w:date="2015-05-12T13:05:00Z">
          <w:pPr>
            <w:spacing w:line="360" w:lineRule="auto"/>
            <w:contextualSpacing/>
            <w:jc w:val="both"/>
          </w:pPr>
        </w:pPrChange>
      </w:pPr>
    </w:p>
    <w:p w14:paraId="41124198" w14:textId="77777777" w:rsidR="000A1787" w:rsidRPr="00F758B3" w:rsidRDefault="000A1787" w:rsidP="00F758B3">
      <w:pPr>
        <w:spacing w:line="360" w:lineRule="auto"/>
        <w:contextualSpacing/>
        <w:jc w:val="both"/>
        <w:rPr>
          <w:ins w:id="13544" w:author="Chara Katiri" w:date="2015-04-12T03:27:00Z"/>
          <w:rFonts w:ascii="Times" w:hAnsi="Times"/>
          <w:sz w:val="22"/>
          <w:szCs w:val="22"/>
          <w:rPrChange w:id="13545" w:author="Chara Katiri" w:date="2015-05-12T13:05:00Z">
            <w:rPr>
              <w:ins w:id="13546" w:author="Chara Katiri" w:date="2015-04-12T03:27:00Z"/>
            </w:rPr>
          </w:rPrChange>
        </w:rPr>
        <w:pPrChange w:id="13547" w:author="Chara Katiri" w:date="2015-05-12T13:05:00Z">
          <w:pPr>
            <w:spacing w:line="360" w:lineRule="auto"/>
            <w:contextualSpacing/>
            <w:jc w:val="both"/>
          </w:pPr>
        </w:pPrChange>
      </w:pPr>
    </w:p>
    <w:p w14:paraId="746B4B2B" w14:textId="77777777" w:rsidR="000A1787" w:rsidRPr="00F758B3" w:rsidRDefault="000A1787" w:rsidP="00F758B3">
      <w:pPr>
        <w:spacing w:line="360" w:lineRule="auto"/>
        <w:contextualSpacing/>
        <w:jc w:val="both"/>
        <w:rPr>
          <w:ins w:id="13548" w:author="Chara Katiri" w:date="2015-04-12T03:27:00Z"/>
          <w:rFonts w:ascii="Times" w:hAnsi="Times"/>
          <w:sz w:val="22"/>
          <w:szCs w:val="22"/>
          <w:rPrChange w:id="13549" w:author="Chara Katiri" w:date="2015-05-12T13:05:00Z">
            <w:rPr>
              <w:ins w:id="13550" w:author="Chara Katiri" w:date="2015-04-12T03:27:00Z"/>
            </w:rPr>
          </w:rPrChange>
        </w:rPr>
        <w:pPrChange w:id="13551" w:author="Chara Katiri" w:date="2015-05-12T13:05:00Z">
          <w:pPr>
            <w:spacing w:line="360" w:lineRule="auto"/>
            <w:contextualSpacing/>
            <w:jc w:val="both"/>
          </w:pPr>
        </w:pPrChange>
      </w:pPr>
    </w:p>
    <w:p w14:paraId="532FA07D" w14:textId="77777777" w:rsidR="000A1787" w:rsidRPr="00F758B3" w:rsidRDefault="000A1787" w:rsidP="00F758B3">
      <w:pPr>
        <w:spacing w:line="360" w:lineRule="auto"/>
        <w:contextualSpacing/>
        <w:jc w:val="both"/>
        <w:rPr>
          <w:ins w:id="13552" w:author="Chara Katiri" w:date="2015-04-12T03:27:00Z"/>
          <w:rFonts w:ascii="Times" w:hAnsi="Times"/>
          <w:sz w:val="22"/>
          <w:szCs w:val="22"/>
          <w:rPrChange w:id="13553" w:author="Chara Katiri" w:date="2015-05-12T13:05:00Z">
            <w:rPr>
              <w:ins w:id="13554" w:author="Chara Katiri" w:date="2015-04-12T03:27:00Z"/>
            </w:rPr>
          </w:rPrChange>
        </w:rPr>
        <w:pPrChange w:id="13555" w:author="Chara Katiri" w:date="2015-05-12T13:05:00Z">
          <w:pPr>
            <w:spacing w:line="360" w:lineRule="auto"/>
            <w:contextualSpacing/>
            <w:jc w:val="both"/>
          </w:pPr>
        </w:pPrChange>
      </w:pPr>
    </w:p>
    <w:p w14:paraId="652CBC97" w14:textId="77777777" w:rsidR="000A1787" w:rsidRPr="00F758B3" w:rsidRDefault="000A1787" w:rsidP="00F758B3">
      <w:pPr>
        <w:spacing w:line="360" w:lineRule="auto"/>
        <w:contextualSpacing/>
        <w:jc w:val="both"/>
        <w:rPr>
          <w:ins w:id="13556" w:author="Chara Katiri" w:date="2015-04-12T03:27:00Z"/>
          <w:rFonts w:ascii="Times" w:hAnsi="Times"/>
          <w:sz w:val="22"/>
          <w:szCs w:val="22"/>
          <w:rPrChange w:id="13557" w:author="Chara Katiri" w:date="2015-05-12T13:05:00Z">
            <w:rPr>
              <w:ins w:id="13558" w:author="Chara Katiri" w:date="2015-04-12T03:27:00Z"/>
            </w:rPr>
          </w:rPrChange>
        </w:rPr>
        <w:pPrChange w:id="13559" w:author="Chara Katiri" w:date="2015-05-12T13:05:00Z">
          <w:pPr>
            <w:spacing w:line="360" w:lineRule="auto"/>
            <w:contextualSpacing/>
            <w:jc w:val="both"/>
          </w:pPr>
        </w:pPrChange>
      </w:pPr>
    </w:p>
    <w:p w14:paraId="004BDD41" w14:textId="77777777" w:rsidR="000A1787" w:rsidRPr="00F758B3" w:rsidRDefault="000A1787" w:rsidP="00F758B3">
      <w:pPr>
        <w:spacing w:line="360" w:lineRule="auto"/>
        <w:contextualSpacing/>
        <w:jc w:val="both"/>
        <w:rPr>
          <w:ins w:id="13560" w:author="Chara Katiri" w:date="2015-04-12T03:27:00Z"/>
          <w:rFonts w:ascii="Times" w:hAnsi="Times"/>
          <w:sz w:val="22"/>
          <w:szCs w:val="22"/>
          <w:rPrChange w:id="13561" w:author="Chara Katiri" w:date="2015-05-12T13:05:00Z">
            <w:rPr>
              <w:ins w:id="13562" w:author="Chara Katiri" w:date="2015-04-12T03:27:00Z"/>
            </w:rPr>
          </w:rPrChange>
        </w:rPr>
        <w:pPrChange w:id="13563" w:author="Chara Katiri" w:date="2015-05-12T13:05:00Z">
          <w:pPr>
            <w:spacing w:line="360" w:lineRule="auto"/>
            <w:contextualSpacing/>
            <w:jc w:val="both"/>
          </w:pPr>
        </w:pPrChange>
      </w:pPr>
    </w:p>
    <w:p w14:paraId="1575634A" w14:textId="62336372" w:rsidR="000A1787" w:rsidRPr="00F758B3" w:rsidRDefault="000A1787" w:rsidP="00F758B3">
      <w:pPr>
        <w:spacing w:line="360" w:lineRule="auto"/>
        <w:contextualSpacing/>
        <w:jc w:val="both"/>
        <w:rPr>
          <w:rFonts w:ascii="Times" w:hAnsi="Times"/>
          <w:sz w:val="22"/>
          <w:szCs w:val="22"/>
          <w:rPrChange w:id="13564" w:author="Chara Katiri" w:date="2015-05-12T13:05:00Z">
            <w:rPr>
              <w:rFonts w:ascii="Times" w:hAnsi="Times"/>
              <w:sz w:val="22"/>
              <w:szCs w:val="22"/>
            </w:rPr>
          </w:rPrChange>
        </w:rPr>
        <w:pPrChange w:id="13565" w:author="Chara Katiri" w:date="2015-05-12T13:05:00Z">
          <w:pPr>
            <w:spacing w:line="360" w:lineRule="auto"/>
            <w:contextualSpacing/>
            <w:jc w:val="both"/>
          </w:pPr>
        </w:pPrChange>
      </w:pPr>
    </w:p>
    <w:sectPr w:rsidR="000A1787" w:rsidRPr="00F758B3" w:rsidSect="000A1787">
      <w:pgSz w:w="16840" w:h="11900" w:orient="landscape"/>
      <w:pgMar w:top="1440" w:right="1440" w:bottom="1440" w:left="1440" w:header="708" w:footer="708" w:gutter="0"/>
      <w:cols w:space="708"/>
      <w:titlePg/>
      <w:docGrid w:linePitch="360"/>
      <w:sectPrChange w:id="13566" w:author="Chara Katiri" w:date="2015-04-12T03:28:00Z">
        <w:sectPr w:rsidR="000A1787" w:rsidRPr="00F758B3"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93" w:author="Chara Katiri" w:date="2015-04-11T23:48:00Z" w:initials="CK">
    <w:p w14:paraId="1B10A296" w14:textId="73159793" w:rsidR="00F10DEF" w:rsidRDefault="00F10DEF">
      <w:pPr>
        <w:pStyle w:val="CommentText"/>
      </w:pPr>
      <w:r w:rsidRPr="0072762D">
        <w:rPr>
          <w:rStyle w:val="CommentReference"/>
        </w:rPr>
        <w:annotationRef/>
      </w:r>
      <w:r w:rsidRPr="0072762D">
        <w:t>Is the canvas unnecessary?</w:t>
      </w:r>
      <w:r>
        <w:t xml:space="preserve"> </w:t>
      </w:r>
    </w:p>
  </w:comment>
  <w:comment w:id="3006" w:author="Chara Katiri" w:date="2015-04-10T21:20:00Z" w:initials="CK">
    <w:p w14:paraId="03C888C9" w14:textId="4FE90080" w:rsidR="00F10DEF" w:rsidRDefault="00F10DEF">
      <w:pPr>
        <w:pStyle w:val="CommentText"/>
      </w:pPr>
      <w:r>
        <w:rPr>
          <w:rStyle w:val="CommentReference"/>
        </w:rPr>
        <w:annotationRef/>
      </w:r>
      <w:r>
        <w:t xml:space="preserve">No specific app for mobile phone devices. The website however will scale to ensure that it can be rented on any screen size. </w:t>
      </w:r>
    </w:p>
  </w:comment>
  <w:comment w:id="3088" w:author="Chara Katiri" w:date="2015-04-11T23:49:00Z" w:initials="CK">
    <w:p w14:paraId="778A11F9" w14:textId="23CF58AE" w:rsidR="00F10DEF" w:rsidRDefault="00F10DEF">
      <w:pPr>
        <w:pStyle w:val="CommentText"/>
      </w:pPr>
      <w:r>
        <w:rPr>
          <w:rStyle w:val="CommentReference"/>
        </w:rPr>
        <w:annotationRef/>
      </w:r>
      <w:r>
        <w:t>SW comment: “Citation needed”.</w:t>
      </w:r>
    </w:p>
    <w:p w14:paraId="45CEA651" w14:textId="63937E43" w:rsidR="00F10DEF" w:rsidRDefault="00F10DEF">
      <w:pPr>
        <w:pStyle w:val="CommentText"/>
      </w:pPr>
      <w:r>
        <w:t xml:space="preserve">CK: I couldn’t find any information regarding the data storage cost in the UoS.  </w:t>
      </w:r>
    </w:p>
  </w:comment>
  <w:comment w:id="3271" w:author="Chara Katiri" w:date="2015-05-02T14:20:00Z" w:initials="CK">
    <w:p w14:paraId="0EB9A136" w14:textId="342D3048" w:rsidR="00F10DEF" w:rsidRDefault="00F10DEF">
      <w:pPr>
        <w:pStyle w:val="CommentText"/>
      </w:pPr>
      <w:r>
        <w:rPr>
          <w:rStyle w:val="CommentReference"/>
        </w:rPr>
        <w:annotationRef/>
      </w:r>
      <w:r>
        <w:t>Note for CK: Double-check reqs.</w:t>
      </w:r>
    </w:p>
  </w:comment>
  <w:comment w:id="3368" w:author="Chara Katiri" w:date="2015-04-11T23:52:00Z" w:initials="CK">
    <w:p w14:paraId="7A154959" w14:textId="5549BEE0" w:rsidR="00F10DEF" w:rsidRDefault="00F10DEF">
      <w:pPr>
        <w:pStyle w:val="CommentText"/>
      </w:pPr>
      <w:r>
        <w:rPr>
          <w:rStyle w:val="CommentReference"/>
        </w:rPr>
        <w:annotationRef/>
      </w:r>
      <w:r>
        <w:t xml:space="preserve">Are these irrelevant because they’re not open source? Should I delete them or keep both? Same applies for the tables shown below. </w:t>
      </w:r>
    </w:p>
  </w:comment>
  <w:comment w:id="4061" w:author="Chara Katiri" w:date="2015-04-12T17:55:00Z" w:initials="CK">
    <w:p w14:paraId="750FDAB6" w14:textId="16D83AAF" w:rsidR="00F10DEF" w:rsidRDefault="00F10DEF">
      <w:pPr>
        <w:pStyle w:val="CommentText"/>
      </w:pPr>
      <w:r>
        <w:rPr>
          <w:rStyle w:val="CommentReference"/>
        </w:rPr>
        <w:annotationRef/>
      </w:r>
      <w:r>
        <w:t>To be reviewed by CK</w:t>
      </w:r>
    </w:p>
  </w:comment>
  <w:comment w:id="4093" w:author="Chara Katiri" w:date="2015-04-12T17:55:00Z" w:initials="CK">
    <w:p w14:paraId="622CC22E" w14:textId="55D1943B" w:rsidR="00F10DEF" w:rsidRDefault="00F10DEF">
      <w:pPr>
        <w:pStyle w:val="CommentText"/>
      </w:pPr>
      <w:r>
        <w:rPr>
          <w:rStyle w:val="CommentReference"/>
        </w:rPr>
        <w:annotationRef/>
      </w:r>
      <w:r>
        <w:t>SW: “Expand”</w:t>
      </w:r>
    </w:p>
    <w:p w14:paraId="64306BFB" w14:textId="39940465" w:rsidR="00F10DEF" w:rsidRDefault="00F10DEF">
      <w:pPr>
        <w:pStyle w:val="CommentText"/>
      </w:pPr>
      <w:r>
        <w:t xml:space="preserve">CK: Types of MVC Frameworks are now described in detail. </w:t>
      </w:r>
    </w:p>
    <w:p w14:paraId="7F9399E4" w14:textId="6973ABF6" w:rsidR="00F10DEF" w:rsidRDefault="00F10DEF">
      <w:pPr>
        <w:pStyle w:val="CommentText"/>
      </w:pPr>
      <w:r>
        <w:t xml:space="preserve">Details added to explain that Spring is an action-oriented framework as opposed to component-oriented framework. </w:t>
      </w:r>
    </w:p>
    <w:p w14:paraId="30AB6024" w14:textId="7E795CD2" w:rsidR="00F10DEF" w:rsidRDefault="00F10DEF">
      <w:pPr>
        <w:pStyle w:val="CommentText"/>
      </w:pPr>
      <w:r w:rsidRPr="0072762D">
        <w:t>Anything else that should be described here?</w:t>
      </w:r>
    </w:p>
  </w:comment>
  <w:comment w:id="4591" w:author="Chara Katiri" w:date="2015-05-09T13:29:00Z" w:initials="CK">
    <w:p w14:paraId="64584CF5" w14:textId="0842A683" w:rsidR="00F10DEF" w:rsidRDefault="00F10DEF">
      <w:pPr>
        <w:pStyle w:val="CommentText"/>
      </w:pPr>
      <w:ins w:id="4597" w:author="Chara Katiri" w:date="2015-05-09T13:29:00Z">
        <w:r>
          <w:rPr>
            <w:rStyle w:val="CommentReference"/>
          </w:rPr>
          <w:annotationRef/>
        </w:r>
      </w:ins>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4804" w:author="Chara Katiri" w:date="2015-04-12T17:56:00Z" w:initials="CK">
    <w:p w14:paraId="606B920C" w14:textId="7CE66C2A" w:rsidR="00F10DEF" w:rsidRDefault="00F10DEF">
      <w:pPr>
        <w:pStyle w:val="CommentText"/>
      </w:pPr>
      <w:r>
        <w:rPr>
          <w:rStyle w:val="CommentReference"/>
        </w:rPr>
        <w:annotationRef/>
      </w:r>
      <w:r>
        <w:t>Core container and AOP  is now described in detail.</w:t>
      </w:r>
    </w:p>
  </w:comment>
  <w:comment w:id="4945" w:author="Chara Katiri" w:date="2015-04-12T21:52:00Z" w:initials="CK">
    <w:p w14:paraId="0F5F2853" w14:textId="77777777" w:rsidR="00F10DEF" w:rsidRDefault="00F10DEF">
      <w:pPr>
        <w:pStyle w:val="CommentText"/>
      </w:pPr>
      <w:r>
        <w:rPr>
          <w:rStyle w:val="CommentReference"/>
        </w:rPr>
        <w:annotationRef/>
      </w:r>
      <w:r>
        <w:t>SW: “How”</w:t>
      </w:r>
    </w:p>
    <w:p w14:paraId="4FCD26A4" w14:textId="111FDB7F" w:rsidR="00F10DEF" w:rsidRDefault="00F10DEF">
      <w:pPr>
        <w:pStyle w:val="CommentText"/>
      </w:pPr>
      <w:r>
        <w:t xml:space="preserve">CK: separation of roles is now described in detail. </w:t>
      </w:r>
    </w:p>
  </w:comment>
  <w:comment w:id="5160" w:author="Chara Katiri" w:date="2015-04-11T05:13:00Z" w:initials="CK">
    <w:p w14:paraId="0BDFA33F" w14:textId="4C347313" w:rsidR="00F10DEF" w:rsidRDefault="00F10DEF">
      <w:pPr>
        <w:pStyle w:val="CommentText"/>
      </w:pPr>
      <w:r>
        <w:rPr>
          <w:rStyle w:val="CommentReference"/>
        </w:rPr>
        <w:annotationRef/>
      </w:r>
      <w:r>
        <w:t xml:space="preserve">CK: In feedback </w:t>
      </w:r>
      <w:r w:rsidRPr="0072762D">
        <w:t>notes the word Controller is underlined. I’m not sure why.</w:t>
      </w:r>
    </w:p>
  </w:comment>
  <w:comment w:id="5268" w:author="Chara Katiri" w:date="2015-05-12T13:51:00Z" w:initials="CK">
    <w:p w14:paraId="125AEB7A" w14:textId="77777777" w:rsidR="00F10DEF" w:rsidRDefault="00F10DEF" w:rsidP="002C7F76">
      <w:pPr>
        <w:spacing w:line="360" w:lineRule="auto"/>
        <w:contextualSpacing/>
        <w:jc w:val="both"/>
        <w:rPr>
          <w:rFonts w:ascii="Times" w:eastAsia="Times New Roman" w:hAnsi="Times" w:cs="Arial"/>
          <w:sz w:val="22"/>
          <w:szCs w:val="22"/>
          <w:lang w:val="en-GB"/>
        </w:rPr>
      </w:pPr>
      <w:ins w:id="5274" w:author="Chara Katiri" w:date="2015-05-12T13:51:00Z">
        <w:r>
          <w:rPr>
            <w:rStyle w:val="CommentReference"/>
          </w:rPr>
          <w:annotationRef/>
        </w:r>
      </w:ins>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45087432" w14:textId="77777777" w:rsidR="00F10DEF" w:rsidRDefault="00F10DEF" w:rsidP="002C7F76">
      <w:pPr>
        <w:pStyle w:val="CommentText"/>
      </w:pPr>
      <w:r>
        <w:t>Ck: double check if this is answered here.</w:t>
      </w:r>
    </w:p>
    <w:p w14:paraId="705E89F0" w14:textId="77777777" w:rsidR="00F10DEF" w:rsidRDefault="00F10DEF" w:rsidP="002C7F76">
      <w:pPr>
        <w:pStyle w:val="CommentText"/>
      </w:pPr>
      <w:r w:rsidRPr="000107C7">
        <w:rPr>
          <w:rFonts w:ascii="Times" w:eastAsia="Times New Roman" w:hAnsi="Times" w:cs="Times New Roman"/>
          <w:i/>
          <w:sz w:val="22"/>
          <w:szCs w:val="22"/>
          <w:lang w:val="en-GB"/>
        </w:rPr>
        <w:t>(How the Controller in Spring MVC Framework facilitates the Controller in MVC):</w:t>
      </w:r>
      <w:r w:rsidRPr="000107C7">
        <w:rPr>
          <w:i/>
          <w:lang w:val="en-GB"/>
        </w:rPr>
        <w:annotationRef/>
      </w:r>
    </w:p>
    <w:p w14:paraId="7232CB8A" w14:textId="21B75C41" w:rsidR="00F10DEF" w:rsidRDefault="00F10DEF">
      <w:pPr>
        <w:pStyle w:val="CommentText"/>
      </w:pPr>
    </w:p>
  </w:comment>
  <w:comment w:id="5359" w:author="Chara Katiri" w:date="2015-04-12T21:52:00Z" w:initials="CK">
    <w:p w14:paraId="2E911E3B" w14:textId="4FC2E1D1" w:rsidR="00F10DEF" w:rsidRDefault="00F10DEF" w:rsidP="00B76EE3">
      <w:pPr>
        <w:pStyle w:val="CommentText"/>
      </w:pPr>
      <w:r>
        <w:rPr>
          <w:rStyle w:val="CommentReference"/>
        </w:rPr>
        <w:annotationRef/>
      </w:r>
      <w:r w:rsidRPr="0072762D">
        <w:t xml:space="preserve">CK: In feedback notes the word Controller is </w:t>
      </w:r>
      <w:r>
        <w:t>deleted</w:t>
      </w:r>
      <w:r w:rsidRPr="0072762D">
        <w:t>. I’m not sure why.</w:t>
      </w:r>
    </w:p>
  </w:comment>
  <w:comment w:id="5667" w:author="Chara Katiri" w:date="2015-04-12T17:58:00Z" w:initials="CK">
    <w:p w14:paraId="677398A7" w14:textId="3EBAD91A" w:rsidR="00F10DEF" w:rsidRDefault="00F10DEF">
      <w:pPr>
        <w:pStyle w:val="CommentText"/>
      </w:pPr>
      <w:r>
        <w:rPr>
          <w:rStyle w:val="CommentReference"/>
        </w:rPr>
        <w:annotationRef/>
      </w:r>
    </w:p>
    <w:p w14:paraId="445A31A0" w14:textId="53A70BD0" w:rsidR="00F10DEF" w:rsidRDefault="00F10DEF">
      <w:pPr>
        <w:pStyle w:val="CommentText"/>
      </w:pPr>
      <w:r>
        <w:t xml:space="preserve">CK: Double check this: </w:t>
      </w:r>
    </w:p>
    <w:p w14:paraId="465B1F30" w14:textId="1E7C2F73" w:rsidR="00F10DEF" w:rsidRDefault="00F10DEF">
      <w:pPr>
        <w:pStyle w:val="CommentText"/>
      </w:pPr>
      <w:r>
        <w:t xml:space="preserve">(MoSCow: M) = (Shall in S/M terminology) </w:t>
      </w:r>
    </w:p>
    <w:p w14:paraId="36ACAE43" w14:textId="7500A57E" w:rsidR="00F10DEF" w:rsidRDefault="00F10DEF">
      <w:pPr>
        <w:pStyle w:val="CommentText"/>
      </w:pPr>
      <w:r>
        <w:t>(MoSCow: S) = (Must in S/M terminology)</w:t>
      </w:r>
    </w:p>
  </w:comment>
  <w:comment w:id="6663" w:author="Chara Katiri" w:date="2015-05-02T17:14:00Z" w:initials="CK">
    <w:p w14:paraId="2CF35945" w14:textId="03D0263E" w:rsidR="00F10DEF" w:rsidRDefault="00F10DEF">
      <w:pPr>
        <w:pStyle w:val="CommentText"/>
      </w:pPr>
      <w:r>
        <w:rPr>
          <w:rStyle w:val="CommentReference"/>
        </w:rPr>
        <w:annotationRef/>
      </w:r>
      <w:r>
        <w:t>review</w:t>
      </w:r>
    </w:p>
  </w:comment>
  <w:comment w:id="6796" w:author="Chara Katiri" w:date="2015-05-02T17:18:00Z" w:initials="CK">
    <w:p w14:paraId="1E7A2C6A" w14:textId="0B34660D" w:rsidR="00F10DEF" w:rsidRDefault="00F10DEF">
      <w:pPr>
        <w:pStyle w:val="CommentText"/>
      </w:pPr>
      <w:r>
        <w:rPr>
          <w:rStyle w:val="CommentReference"/>
        </w:rPr>
        <w:annotationRef/>
      </w:r>
      <w:r>
        <w:t>Revisit</w:t>
      </w:r>
    </w:p>
  </w:comment>
  <w:comment w:id="6837" w:author="Chara Katiri" w:date="2015-05-02T17:18:00Z" w:initials="CK">
    <w:p w14:paraId="56322639" w14:textId="617D4977" w:rsidR="00F10DEF" w:rsidRDefault="00F10DEF">
      <w:pPr>
        <w:pStyle w:val="CommentText"/>
      </w:pPr>
      <w:r>
        <w:rPr>
          <w:rStyle w:val="CommentReference"/>
        </w:rPr>
        <w:annotationRef/>
      </w:r>
      <w:r>
        <w:t>revisit</w:t>
      </w:r>
    </w:p>
  </w:comment>
  <w:comment w:id="6980" w:author="Chara Katiri" w:date="2015-04-12T18:00:00Z" w:initials="CK">
    <w:p w14:paraId="1E68F241" w14:textId="67D278C1" w:rsidR="00F10DEF" w:rsidRDefault="00F10DEF"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F10DEF" w:rsidRPr="00EA0B0C" w:rsidRDefault="00F10DEF" w:rsidP="00242865">
      <w:pPr>
        <w:pStyle w:val="CommentText"/>
      </w:pPr>
      <w:r>
        <w:t>SW comment: “Iterative or Waterfall, which one?”</w:t>
      </w:r>
    </w:p>
    <w:p w14:paraId="0BAC208E" w14:textId="1C3EFDAC" w:rsidR="00F10DEF" w:rsidRDefault="00F10DEF" w:rsidP="00242865">
      <w:pPr>
        <w:pStyle w:val="CommentText"/>
      </w:pPr>
      <w:r>
        <w:rPr>
          <w:rFonts w:ascii="Times" w:eastAsia="Times New Roman" w:hAnsi="Times" w:cs="Arial"/>
          <w:sz w:val="22"/>
          <w:szCs w:val="22"/>
          <w:lang w:val="en-GB"/>
        </w:rPr>
        <w:t>CK: The development type is Waterfall.</w:t>
      </w:r>
    </w:p>
  </w:comment>
  <w:comment w:id="7103" w:author="Chara Katiri" w:date="2015-04-11T19:40:00Z" w:initials="CK">
    <w:p w14:paraId="18AB7B87" w14:textId="19DD4676" w:rsidR="00F10DEF" w:rsidRDefault="00F10DEF">
      <w:pPr>
        <w:pStyle w:val="CommentText"/>
      </w:pPr>
      <w:r>
        <w:rPr>
          <w:rStyle w:val="CommentReference"/>
        </w:rPr>
        <w:annotationRef/>
      </w:r>
      <w:r>
        <w:t xml:space="preserve">Description of the 3 sub-phases in design phase. </w:t>
      </w:r>
    </w:p>
  </w:comment>
  <w:comment w:id="7674" w:author="Chara Katiri" w:date="2015-04-12T21:50:00Z" w:initials="CK">
    <w:p w14:paraId="66D91685" w14:textId="77777777" w:rsidR="00F10DEF" w:rsidRDefault="00F10DEF" w:rsidP="004604ED">
      <w:pPr>
        <w:pStyle w:val="CommentText"/>
      </w:pPr>
      <w:r>
        <w:rPr>
          <w:rStyle w:val="CommentReference"/>
        </w:rPr>
        <w:annotationRef/>
      </w:r>
      <w:r>
        <w:t xml:space="preserve">The Use case basic flow is described. </w:t>
      </w:r>
    </w:p>
    <w:p w14:paraId="2B2FBA59" w14:textId="3141EA6C" w:rsidR="00F10DEF" w:rsidRDefault="00F10DEF" w:rsidP="004604ED">
      <w:pPr>
        <w:pStyle w:val="CommentText"/>
      </w:pPr>
      <w:r>
        <w:rPr>
          <w:rStyle w:val="CommentReference"/>
        </w:rPr>
        <w:annotationRef/>
      </w:r>
      <w:r>
        <w:rPr>
          <w:rStyle w:val="CommentReference"/>
        </w:rPr>
        <w:annotationRef/>
      </w:r>
      <w:r>
        <w:t xml:space="preserve">Note for CK: to be update using software specific for use case diagrams. </w:t>
      </w:r>
    </w:p>
    <w:p w14:paraId="1986E195" w14:textId="6688DA68" w:rsidR="00F10DEF" w:rsidRDefault="00F10DEF">
      <w:pPr>
        <w:pStyle w:val="CommentText"/>
      </w:pPr>
    </w:p>
  </w:comment>
  <w:comment w:id="7831" w:author="Chara Katiri" w:date="2015-04-11T21:28:00Z" w:initials="CK">
    <w:p w14:paraId="080C3C5A" w14:textId="2CF069F4" w:rsidR="00F10DEF" w:rsidRDefault="00F10DEF">
      <w:pPr>
        <w:pStyle w:val="CommentText"/>
      </w:pPr>
      <w:r>
        <w:rPr>
          <w:rStyle w:val="CommentReference"/>
        </w:rPr>
        <w:annotationRef/>
      </w:r>
      <w:r>
        <w:t>The java-persistence architecture layers are now added. Can I keep the layers described above too?</w:t>
      </w:r>
    </w:p>
  </w:comment>
  <w:comment w:id="8065" w:author="Chara Katiri" w:date="2015-04-11T21:39:00Z" w:initials="CK">
    <w:p w14:paraId="7402BB3A" w14:textId="19FD565B" w:rsidR="00F10DEF" w:rsidRDefault="00F10DEF">
      <w:pPr>
        <w:pStyle w:val="CommentText"/>
      </w:pPr>
      <w:r>
        <w:rPr>
          <w:rStyle w:val="CommentReference"/>
        </w:rPr>
        <w:annotationRef/>
      </w:r>
      <w:r>
        <w:t xml:space="preserve">To be reviewed. </w:t>
      </w:r>
    </w:p>
  </w:comment>
  <w:comment w:id="8120" w:author="Chara Katiri" w:date="2015-04-12T02:00:00Z" w:initials="CK">
    <w:p w14:paraId="2B6F8FB4" w14:textId="1329A98E" w:rsidR="00F10DEF" w:rsidRDefault="00F10DEF">
      <w:pPr>
        <w:pStyle w:val="CommentText"/>
      </w:pPr>
      <w:r>
        <w:rPr>
          <w:rStyle w:val="CommentReference"/>
        </w:rPr>
        <w:annotationRef/>
      </w:r>
      <w:r>
        <w:t xml:space="preserve">Added as suggested by SW. Tomcat and MySQL – DOUBLE CHECK. </w:t>
      </w:r>
    </w:p>
  </w:comment>
  <w:comment w:id="8253" w:author="Chara Katiri" w:date="2015-04-12T02:02:00Z" w:initials="CK">
    <w:p w14:paraId="5188474E" w14:textId="2C424B3D" w:rsidR="00F10DEF" w:rsidRDefault="00F10DEF">
      <w:pPr>
        <w:pStyle w:val="CommentText"/>
      </w:pPr>
      <w:r>
        <w:rPr>
          <w:rStyle w:val="CommentReference"/>
        </w:rPr>
        <w:annotationRef/>
      </w:r>
      <w:r>
        <w:t xml:space="preserve"> Spring authentication dependencies added as suggested. </w:t>
      </w:r>
    </w:p>
  </w:comment>
  <w:comment w:id="8515" w:author="Chara Katiri" w:date="2015-05-10T10:51:00Z" w:initials="CK">
    <w:p w14:paraId="0B080A40" w14:textId="77777777" w:rsidR="00F10DEF" w:rsidRDefault="00F10DEF" w:rsidP="00E83BA7">
      <w:pPr>
        <w:pStyle w:val="CommentText"/>
      </w:pPr>
      <w:r>
        <w:rPr>
          <w:rStyle w:val="CommentReference"/>
        </w:rPr>
        <w:annotationRef/>
      </w:r>
      <w:r>
        <w:t>Syntax?</w:t>
      </w:r>
    </w:p>
  </w:comment>
  <w:comment w:id="12133" w:author="Chara Katiri" w:date="2015-04-12T21:49:00Z" w:initials="CK">
    <w:p w14:paraId="4C90BD40" w14:textId="0ACAF341" w:rsidR="00F10DEF" w:rsidRDefault="00F10DEF" w:rsidP="00D71A41">
      <w:pPr>
        <w:pStyle w:val="CommentText"/>
      </w:pPr>
      <w:r>
        <w:rPr>
          <w:rStyle w:val="CommentReference"/>
        </w:rPr>
        <w:annotationRef/>
      </w:r>
      <w:r>
        <w:t>SW” “Which is?”</w:t>
      </w:r>
    </w:p>
    <w:p w14:paraId="67B9154B" w14:textId="77777777" w:rsidR="00F10DEF" w:rsidRDefault="00F10DEF" w:rsidP="00D71A41">
      <w:pPr>
        <w:pStyle w:val="CommentText"/>
      </w:pPr>
      <w:r>
        <w:t xml:space="preserve">CK: An area that the user can see his personal details. </w:t>
      </w:r>
    </w:p>
  </w:comment>
  <w:comment w:id="13239" w:author="Chara Katiri" w:date="2015-04-12T21:48:00Z" w:initials="CK">
    <w:p w14:paraId="0C4E38CA" w14:textId="20690E65" w:rsidR="00F10DEF" w:rsidRDefault="00F10DEF">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F10DEF" w:rsidRDefault="00F10DEF" w:rsidP="00F77A4A">
      <w:r>
        <w:separator/>
      </w:r>
    </w:p>
  </w:endnote>
  <w:endnote w:type="continuationSeparator" w:id="0">
    <w:p w14:paraId="3C2C536F" w14:textId="77777777" w:rsidR="00F10DEF" w:rsidRDefault="00F10DEF"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F10DEF" w:rsidRDefault="00F10DEF"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F10DEF" w:rsidRDefault="00F10DEF"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F10DEF" w:rsidRPr="00FC7596" w:rsidRDefault="00F10DEF"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1E4AE7">
      <w:rPr>
        <w:rStyle w:val="PageNumber"/>
        <w:rFonts w:ascii="Times" w:hAnsi="Times" w:cs="Arial"/>
        <w:noProof/>
        <w:color w:val="808080" w:themeColor="background1" w:themeShade="80"/>
        <w:sz w:val="20"/>
        <w:szCs w:val="20"/>
      </w:rPr>
      <w:t>51</w:t>
    </w:r>
    <w:r w:rsidRPr="00FC7596">
      <w:rPr>
        <w:rStyle w:val="PageNumber"/>
        <w:rFonts w:ascii="Times" w:hAnsi="Times" w:cs="Arial"/>
        <w:color w:val="808080" w:themeColor="background1" w:themeShade="80"/>
        <w:sz w:val="20"/>
        <w:szCs w:val="20"/>
      </w:rPr>
      <w:fldChar w:fldCharType="end"/>
    </w:r>
  </w:p>
  <w:p w14:paraId="0801F49F" w14:textId="3EB3CA66" w:rsidR="00F10DEF" w:rsidRPr="00FC7596" w:rsidRDefault="00F10DEF"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F10DEF" w:rsidRDefault="00F10DEF" w:rsidP="00F77A4A">
      <w:r>
        <w:separator/>
      </w:r>
    </w:p>
  </w:footnote>
  <w:footnote w:type="continuationSeparator" w:id="0">
    <w:p w14:paraId="31A22B4E" w14:textId="77777777" w:rsidR="00F10DEF" w:rsidRDefault="00F10DEF"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F10DEF" w:rsidRPr="00D72463" w:rsidRDefault="00F10DEF">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B472F2"/>
    <w:multiLevelType w:val="hybridMultilevel"/>
    <w:tmpl w:val="F2AC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4">
    <w:nsid w:val="04294A04"/>
    <w:multiLevelType w:val="hybridMultilevel"/>
    <w:tmpl w:val="9B42A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246D7"/>
    <w:multiLevelType w:val="hybridMultilevel"/>
    <w:tmpl w:val="C38A13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EC1C5E"/>
    <w:multiLevelType w:val="hybridMultilevel"/>
    <w:tmpl w:val="095688A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440433"/>
    <w:multiLevelType w:val="hybridMultilevel"/>
    <w:tmpl w:val="73EA7B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03608"/>
    <w:multiLevelType w:val="hybridMultilevel"/>
    <w:tmpl w:val="38D257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716"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B95820"/>
    <w:multiLevelType w:val="hybridMultilevel"/>
    <w:tmpl w:val="B37E95AC"/>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6">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5E33A4"/>
    <w:multiLevelType w:val="hybridMultilevel"/>
    <w:tmpl w:val="8ACEA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61E0620"/>
    <w:multiLevelType w:val="hybridMultilevel"/>
    <w:tmpl w:val="74B6DF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E57885"/>
    <w:multiLevelType w:val="hybridMultilevel"/>
    <w:tmpl w:val="B51A52C2"/>
    <w:lvl w:ilvl="0" w:tplc="7F5C584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332C4F52"/>
    <w:multiLevelType w:val="hybridMultilevel"/>
    <w:tmpl w:val="65DE8772"/>
    <w:lvl w:ilvl="0" w:tplc="3768104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34A42E6A"/>
    <w:multiLevelType w:val="multilevel"/>
    <w:tmpl w:val="8918C5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D8F59C7"/>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37"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1DD47F4"/>
    <w:multiLevelType w:val="hybridMultilevel"/>
    <w:tmpl w:val="343C2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7">
    <w:nsid w:val="5D0A02BB"/>
    <w:multiLevelType w:val="hybridMultilevel"/>
    <w:tmpl w:val="EF4AAEDE"/>
    <w:lvl w:ilvl="0" w:tplc="08AABDF6">
      <w:start w:val="1"/>
      <w:numFmt w:val="bullet"/>
      <w:lvlText w:val="•"/>
      <w:lvlJc w:val="left"/>
      <w:pPr>
        <w:tabs>
          <w:tab w:val="num" w:pos="720"/>
        </w:tabs>
        <w:ind w:left="720" w:hanging="360"/>
      </w:pPr>
      <w:rPr>
        <w:rFonts w:ascii="Times" w:hAnsi="Times" w:hint="default"/>
      </w:rPr>
    </w:lvl>
    <w:lvl w:ilvl="1" w:tplc="0002BF60" w:tentative="1">
      <w:start w:val="1"/>
      <w:numFmt w:val="bullet"/>
      <w:lvlText w:val="•"/>
      <w:lvlJc w:val="left"/>
      <w:pPr>
        <w:tabs>
          <w:tab w:val="num" w:pos="1440"/>
        </w:tabs>
        <w:ind w:left="1440" w:hanging="360"/>
      </w:pPr>
      <w:rPr>
        <w:rFonts w:ascii="Times" w:hAnsi="Times" w:hint="default"/>
      </w:rPr>
    </w:lvl>
    <w:lvl w:ilvl="2" w:tplc="70AE2B16" w:tentative="1">
      <w:start w:val="1"/>
      <w:numFmt w:val="bullet"/>
      <w:lvlText w:val="•"/>
      <w:lvlJc w:val="left"/>
      <w:pPr>
        <w:tabs>
          <w:tab w:val="num" w:pos="2160"/>
        </w:tabs>
        <w:ind w:left="2160" w:hanging="360"/>
      </w:pPr>
      <w:rPr>
        <w:rFonts w:ascii="Times" w:hAnsi="Times" w:hint="default"/>
      </w:rPr>
    </w:lvl>
    <w:lvl w:ilvl="3" w:tplc="648CAD90" w:tentative="1">
      <w:start w:val="1"/>
      <w:numFmt w:val="bullet"/>
      <w:lvlText w:val="•"/>
      <w:lvlJc w:val="left"/>
      <w:pPr>
        <w:tabs>
          <w:tab w:val="num" w:pos="2880"/>
        </w:tabs>
        <w:ind w:left="2880" w:hanging="360"/>
      </w:pPr>
      <w:rPr>
        <w:rFonts w:ascii="Times" w:hAnsi="Times" w:hint="default"/>
      </w:rPr>
    </w:lvl>
    <w:lvl w:ilvl="4" w:tplc="E326DFE4" w:tentative="1">
      <w:start w:val="1"/>
      <w:numFmt w:val="bullet"/>
      <w:lvlText w:val="•"/>
      <w:lvlJc w:val="left"/>
      <w:pPr>
        <w:tabs>
          <w:tab w:val="num" w:pos="3600"/>
        </w:tabs>
        <w:ind w:left="3600" w:hanging="360"/>
      </w:pPr>
      <w:rPr>
        <w:rFonts w:ascii="Times" w:hAnsi="Times" w:hint="default"/>
      </w:rPr>
    </w:lvl>
    <w:lvl w:ilvl="5" w:tplc="BD68F4CE" w:tentative="1">
      <w:start w:val="1"/>
      <w:numFmt w:val="bullet"/>
      <w:lvlText w:val="•"/>
      <w:lvlJc w:val="left"/>
      <w:pPr>
        <w:tabs>
          <w:tab w:val="num" w:pos="4320"/>
        </w:tabs>
        <w:ind w:left="4320" w:hanging="360"/>
      </w:pPr>
      <w:rPr>
        <w:rFonts w:ascii="Times" w:hAnsi="Times" w:hint="default"/>
      </w:rPr>
    </w:lvl>
    <w:lvl w:ilvl="6" w:tplc="385ECE5C" w:tentative="1">
      <w:start w:val="1"/>
      <w:numFmt w:val="bullet"/>
      <w:lvlText w:val="•"/>
      <w:lvlJc w:val="left"/>
      <w:pPr>
        <w:tabs>
          <w:tab w:val="num" w:pos="5040"/>
        </w:tabs>
        <w:ind w:left="5040" w:hanging="360"/>
      </w:pPr>
      <w:rPr>
        <w:rFonts w:ascii="Times" w:hAnsi="Times" w:hint="default"/>
      </w:rPr>
    </w:lvl>
    <w:lvl w:ilvl="7" w:tplc="15445970" w:tentative="1">
      <w:start w:val="1"/>
      <w:numFmt w:val="bullet"/>
      <w:lvlText w:val="•"/>
      <w:lvlJc w:val="left"/>
      <w:pPr>
        <w:tabs>
          <w:tab w:val="num" w:pos="5760"/>
        </w:tabs>
        <w:ind w:left="5760" w:hanging="360"/>
      </w:pPr>
      <w:rPr>
        <w:rFonts w:ascii="Times" w:hAnsi="Times" w:hint="default"/>
      </w:rPr>
    </w:lvl>
    <w:lvl w:ilvl="8" w:tplc="A0F0832A" w:tentative="1">
      <w:start w:val="1"/>
      <w:numFmt w:val="bullet"/>
      <w:lvlText w:val="•"/>
      <w:lvlJc w:val="left"/>
      <w:pPr>
        <w:tabs>
          <w:tab w:val="num" w:pos="6480"/>
        </w:tabs>
        <w:ind w:left="6480" w:hanging="360"/>
      </w:pPr>
      <w:rPr>
        <w:rFonts w:ascii="Times" w:hAnsi="Times" w:hint="default"/>
      </w:rPr>
    </w:lvl>
  </w:abstractNum>
  <w:abstractNum w:abstractNumId="48">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9">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0">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106BA1"/>
    <w:multiLevelType w:val="multilevel"/>
    <w:tmpl w:val="B51A52C2"/>
    <w:lvl w:ilvl="0">
      <w:start w:val="1"/>
      <w:numFmt w:val="low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nsid w:val="78AF1A26"/>
    <w:multiLevelType w:val="hybridMultilevel"/>
    <w:tmpl w:val="9106F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D4D41FC"/>
    <w:multiLevelType w:val="hybridMultilevel"/>
    <w:tmpl w:val="4A82AD0C"/>
    <w:lvl w:ilvl="0" w:tplc="FD08DCB2">
      <w:start w:val="1"/>
      <w:numFmt w:val="lowerRoman"/>
      <w:lvlText w:val="(%1)"/>
      <w:lvlJc w:val="left"/>
      <w:pPr>
        <w:ind w:left="72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7DCC5545"/>
    <w:multiLevelType w:val="multilevel"/>
    <w:tmpl w:val="4A82AD0C"/>
    <w:lvl w:ilvl="0">
      <w:start w:val="1"/>
      <w:numFmt w:val="lowerRoman"/>
      <w:lvlText w:val="(%1)"/>
      <w:lvlJc w:val="left"/>
      <w:pPr>
        <w:ind w:left="72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26"/>
  </w:num>
  <w:num w:numId="2">
    <w:abstractNumId w:val="30"/>
  </w:num>
  <w:num w:numId="3">
    <w:abstractNumId w:val="15"/>
  </w:num>
  <w:num w:numId="4">
    <w:abstractNumId w:val="36"/>
  </w:num>
  <w:num w:numId="5">
    <w:abstractNumId w:val="5"/>
  </w:num>
  <w:num w:numId="6">
    <w:abstractNumId w:val="37"/>
  </w:num>
  <w:num w:numId="7">
    <w:abstractNumId w:val="57"/>
  </w:num>
  <w:num w:numId="8">
    <w:abstractNumId w:val="51"/>
  </w:num>
  <w:num w:numId="9">
    <w:abstractNumId w:val="29"/>
  </w:num>
  <w:num w:numId="10">
    <w:abstractNumId w:val="22"/>
  </w:num>
  <w:num w:numId="11">
    <w:abstractNumId w:val="58"/>
  </w:num>
  <w:num w:numId="12">
    <w:abstractNumId w:val="7"/>
  </w:num>
  <w:num w:numId="13">
    <w:abstractNumId w:val="27"/>
  </w:num>
  <w:num w:numId="14">
    <w:abstractNumId w:val="11"/>
  </w:num>
  <w:num w:numId="15">
    <w:abstractNumId w:val="32"/>
  </w:num>
  <w:num w:numId="16">
    <w:abstractNumId w:val="26"/>
  </w:num>
  <w:num w:numId="17">
    <w:abstractNumId w:val="26"/>
  </w:num>
  <w:num w:numId="18">
    <w:abstractNumId w:val="26"/>
  </w:num>
  <w:num w:numId="19">
    <w:abstractNumId w:val="26"/>
  </w:num>
  <w:num w:numId="20">
    <w:abstractNumId w:val="26"/>
  </w:num>
  <w:num w:numId="21">
    <w:abstractNumId w:val="26"/>
  </w:num>
  <w:num w:numId="22">
    <w:abstractNumId w:val="48"/>
  </w:num>
  <w:num w:numId="23">
    <w:abstractNumId w:val="24"/>
  </w:num>
  <w:num w:numId="24">
    <w:abstractNumId w:val="44"/>
  </w:num>
  <w:num w:numId="25">
    <w:abstractNumId w:val="9"/>
  </w:num>
  <w:num w:numId="26">
    <w:abstractNumId w:val="31"/>
  </w:num>
  <w:num w:numId="27">
    <w:abstractNumId w:val="25"/>
  </w:num>
  <w:num w:numId="28">
    <w:abstractNumId w:val="1"/>
  </w:num>
  <w:num w:numId="29">
    <w:abstractNumId w:val="23"/>
  </w:num>
  <w:num w:numId="30">
    <w:abstractNumId w:val="8"/>
  </w:num>
  <w:num w:numId="31">
    <w:abstractNumId w:val="46"/>
  </w:num>
  <w:num w:numId="32">
    <w:abstractNumId w:val="6"/>
  </w:num>
  <w:num w:numId="33">
    <w:abstractNumId w:val="38"/>
  </w:num>
  <w:num w:numId="34">
    <w:abstractNumId w:val="26"/>
  </w:num>
  <w:num w:numId="35">
    <w:abstractNumId w:val="0"/>
  </w:num>
  <w:num w:numId="36">
    <w:abstractNumId w:val="3"/>
  </w:num>
  <w:num w:numId="37">
    <w:abstractNumId w:val="26"/>
  </w:num>
  <w:num w:numId="38">
    <w:abstractNumId w:val="50"/>
  </w:num>
  <w:num w:numId="39">
    <w:abstractNumId w:val="40"/>
  </w:num>
  <w:num w:numId="40">
    <w:abstractNumId w:val="45"/>
  </w:num>
  <w:num w:numId="41">
    <w:abstractNumId w:val="16"/>
  </w:num>
  <w:num w:numId="42">
    <w:abstractNumId w:val="26"/>
  </w:num>
  <w:num w:numId="43">
    <w:abstractNumId w:val="26"/>
  </w:num>
  <w:num w:numId="44">
    <w:abstractNumId w:val="26"/>
  </w:num>
  <w:num w:numId="45">
    <w:abstractNumId w:val="26"/>
  </w:num>
  <w:num w:numId="46">
    <w:abstractNumId w:val="26"/>
  </w:num>
  <w:num w:numId="47">
    <w:abstractNumId w:val="56"/>
  </w:num>
  <w:num w:numId="48">
    <w:abstractNumId w:val="52"/>
  </w:num>
  <w:num w:numId="49">
    <w:abstractNumId w:val="39"/>
  </w:num>
  <w:num w:numId="50">
    <w:abstractNumId w:val="35"/>
  </w:num>
  <w:num w:numId="51">
    <w:abstractNumId w:val="55"/>
  </w:num>
  <w:num w:numId="52">
    <w:abstractNumId w:val="18"/>
  </w:num>
  <w:num w:numId="53">
    <w:abstractNumId w:val="26"/>
  </w:num>
  <w:num w:numId="54">
    <w:abstractNumId w:val="26"/>
  </w:num>
  <w:num w:numId="55">
    <w:abstractNumId w:val="26"/>
  </w:num>
  <w:num w:numId="56">
    <w:abstractNumId w:val="26"/>
  </w:num>
  <w:num w:numId="57">
    <w:abstractNumId w:val="19"/>
  </w:num>
  <w:num w:numId="58">
    <w:abstractNumId w:val="34"/>
  </w:num>
  <w:num w:numId="59">
    <w:abstractNumId w:val="21"/>
  </w:num>
  <w:num w:numId="60">
    <w:abstractNumId w:val="26"/>
  </w:num>
  <w:num w:numId="61">
    <w:abstractNumId w:val="26"/>
  </w:num>
  <w:num w:numId="62">
    <w:abstractNumId w:val="26"/>
  </w:num>
  <w:num w:numId="63">
    <w:abstractNumId w:val="26"/>
  </w:num>
  <w:num w:numId="64">
    <w:abstractNumId w:val="26"/>
  </w:num>
  <w:num w:numId="65">
    <w:abstractNumId w:val="26"/>
  </w:num>
  <w:num w:numId="66">
    <w:abstractNumId w:val="26"/>
  </w:num>
  <w:num w:numId="67">
    <w:abstractNumId w:val="26"/>
  </w:num>
  <w:num w:numId="68">
    <w:abstractNumId w:val="28"/>
  </w:num>
  <w:num w:numId="69">
    <w:abstractNumId w:val="49"/>
  </w:num>
  <w:num w:numId="70">
    <w:abstractNumId w:val="53"/>
  </w:num>
  <w:num w:numId="71">
    <w:abstractNumId w:val="41"/>
  </w:num>
  <w:num w:numId="72">
    <w:abstractNumId w:val="42"/>
  </w:num>
  <w:num w:numId="73">
    <w:abstractNumId w:val="47"/>
  </w:num>
  <w:num w:numId="74">
    <w:abstractNumId w:val="33"/>
  </w:num>
  <w:num w:numId="75">
    <w:abstractNumId w:val="59"/>
  </w:num>
  <w:num w:numId="76">
    <w:abstractNumId w:val="14"/>
  </w:num>
  <w:num w:numId="77">
    <w:abstractNumId w:val="17"/>
  </w:num>
  <w:num w:numId="78">
    <w:abstractNumId w:val="4"/>
  </w:num>
  <w:num w:numId="79">
    <w:abstractNumId w:val="43"/>
  </w:num>
  <w:num w:numId="80">
    <w:abstractNumId w:val="12"/>
  </w:num>
  <w:num w:numId="81">
    <w:abstractNumId w:val="13"/>
  </w:num>
  <w:num w:numId="82">
    <w:abstractNumId w:val="2"/>
  </w:num>
  <w:num w:numId="83">
    <w:abstractNumId w:val="26"/>
  </w:num>
  <w:num w:numId="84">
    <w:abstractNumId w:val="10"/>
  </w:num>
  <w:num w:numId="85">
    <w:abstractNumId w:val="20"/>
  </w:num>
  <w:num w:numId="86">
    <w:abstractNumId w:val="26"/>
  </w:num>
  <w:num w:numId="87">
    <w:abstractNumId w:val="26"/>
  </w:num>
  <w:num w:numId="88">
    <w:abstractNumId w:val="26"/>
  </w:num>
  <w:num w:numId="89">
    <w:abstractNumId w:val="54"/>
  </w:num>
  <w:num w:numId="90">
    <w:abstractNumId w:val="60"/>
  </w:num>
  <w:num w:numId="91">
    <w:abstractNumId w:val="2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revisionView w:insDel="0" w:formatting="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2597E"/>
    <w:rsid w:val="000418C6"/>
    <w:rsid w:val="00045874"/>
    <w:rsid w:val="00047FB4"/>
    <w:rsid w:val="000526C3"/>
    <w:rsid w:val="000620B2"/>
    <w:rsid w:val="000655FD"/>
    <w:rsid w:val="00065A4A"/>
    <w:rsid w:val="00071530"/>
    <w:rsid w:val="000727AE"/>
    <w:rsid w:val="000750D5"/>
    <w:rsid w:val="0008310A"/>
    <w:rsid w:val="0008637A"/>
    <w:rsid w:val="00086671"/>
    <w:rsid w:val="000913E6"/>
    <w:rsid w:val="000926B2"/>
    <w:rsid w:val="00093EC5"/>
    <w:rsid w:val="00094983"/>
    <w:rsid w:val="000A1787"/>
    <w:rsid w:val="000A1977"/>
    <w:rsid w:val="000A2D86"/>
    <w:rsid w:val="000A61F7"/>
    <w:rsid w:val="000B52F5"/>
    <w:rsid w:val="000C06BF"/>
    <w:rsid w:val="000C084C"/>
    <w:rsid w:val="000C6466"/>
    <w:rsid w:val="000C679C"/>
    <w:rsid w:val="000C7680"/>
    <w:rsid w:val="000D57DD"/>
    <w:rsid w:val="000E02FA"/>
    <w:rsid w:val="000E2B53"/>
    <w:rsid w:val="000F4003"/>
    <w:rsid w:val="000F4700"/>
    <w:rsid w:val="000F5875"/>
    <w:rsid w:val="000F5FFB"/>
    <w:rsid w:val="000F72CC"/>
    <w:rsid w:val="000F7F6C"/>
    <w:rsid w:val="001003BA"/>
    <w:rsid w:val="00100BFC"/>
    <w:rsid w:val="00104499"/>
    <w:rsid w:val="00110498"/>
    <w:rsid w:val="001120C6"/>
    <w:rsid w:val="001260E5"/>
    <w:rsid w:val="001304F4"/>
    <w:rsid w:val="00132AF7"/>
    <w:rsid w:val="00136F17"/>
    <w:rsid w:val="001378B0"/>
    <w:rsid w:val="00140463"/>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6F09"/>
    <w:rsid w:val="001B7815"/>
    <w:rsid w:val="001C459D"/>
    <w:rsid w:val="001D09F8"/>
    <w:rsid w:val="001D4ABC"/>
    <w:rsid w:val="001D524E"/>
    <w:rsid w:val="001D725F"/>
    <w:rsid w:val="001E3980"/>
    <w:rsid w:val="001E3FAE"/>
    <w:rsid w:val="001E4AE7"/>
    <w:rsid w:val="001E4F6C"/>
    <w:rsid w:val="001E54D9"/>
    <w:rsid w:val="001F117D"/>
    <w:rsid w:val="001F1D98"/>
    <w:rsid w:val="001F7690"/>
    <w:rsid w:val="002035DA"/>
    <w:rsid w:val="0020381B"/>
    <w:rsid w:val="002039AF"/>
    <w:rsid w:val="002042E5"/>
    <w:rsid w:val="002139D8"/>
    <w:rsid w:val="00223166"/>
    <w:rsid w:val="00225E8E"/>
    <w:rsid w:val="00230C64"/>
    <w:rsid w:val="002314C5"/>
    <w:rsid w:val="00242865"/>
    <w:rsid w:val="00253FFF"/>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C7F76"/>
    <w:rsid w:val="002D0867"/>
    <w:rsid w:val="002D2D38"/>
    <w:rsid w:val="002D3985"/>
    <w:rsid w:val="002D55B4"/>
    <w:rsid w:val="002D6E33"/>
    <w:rsid w:val="002E035E"/>
    <w:rsid w:val="002E46C3"/>
    <w:rsid w:val="002E74CA"/>
    <w:rsid w:val="002F0C02"/>
    <w:rsid w:val="002F18B2"/>
    <w:rsid w:val="002F4F3C"/>
    <w:rsid w:val="002F5BCA"/>
    <w:rsid w:val="00302299"/>
    <w:rsid w:val="00302475"/>
    <w:rsid w:val="00304713"/>
    <w:rsid w:val="00305226"/>
    <w:rsid w:val="00306342"/>
    <w:rsid w:val="0030794C"/>
    <w:rsid w:val="0031480E"/>
    <w:rsid w:val="0031704D"/>
    <w:rsid w:val="00321E7C"/>
    <w:rsid w:val="00322EBC"/>
    <w:rsid w:val="00331497"/>
    <w:rsid w:val="00333945"/>
    <w:rsid w:val="00336064"/>
    <w:rsid w:val="003363FE"/>
    <w:rsid w:val="00340F77"/>
    <w:rsid w:val="00341E3B"/>
    <w:rsid w:val="003534E7"/>
    <w:rsid w:val="0035440F"/>
    <w:rsid w:val="003547E9"/>
    <w:rsid w:val="00355DB0"/>
    <w:rsid w:val="00371235"/>
    <w:rsid w:val="00371D21"/>
    <w:rsid w:val="003807ED"/>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B7046"/>
    <w:rsid w:val="003C5612"/>
    <w:rsid w:val="003C74EA"/>
    <w:rsid w:val="003D1C3A"/>
    <w:rsid w:val="003D25E2"/>
    <w:rsid w:val="003D7AA1"/>
    <w:rsid w:val="003E1F18"/>
    <w:rsid w:val="003E2990"/>
    <w:rsid w:val="003E44CE"/>
    <w:rsid w:val="003E52AD"/>
    <w:rsid w:val="003E55EE"/>
    <w:rsid w:val="003E5880"/>
    <w:rsid w:val="003F330E"/>
    <w:rsid w:val="003F4AEA"/>
    <w:rsid w:val="003F6179"/>
    <w:rsid w:val="003F6876"/>
    <w:rsid w:val="004006B7"/>
    <w:rsid w:val="00401BC9"/>
    <w:rsid w:val="00404748"/>
    <w:rsid w:val="0041361B"/>
    <w:rsid w:val="00416E89"/>
    <w:rsid w:val="00422642"/>
    <w:rsid w:val="0043543D"/>
    <w:rsid w:val="004357A2"/>
    <w:rsid w:val="00440D55"/>
    <w:rsid w:val="00441883"/>
    <w:rsid w:val="00453800"/>
    <w:rsid w:val="00453E50"/>
    <w:rsid w:val="00455757"/>
    <w:rsid w:val="00455DF6"/>
    <w:rsid w:val="0045666D"/>
    <w:rsid w:val="0045682C"/>
    <w:rsid w:val="00457BD9"/>
    <w:rsid w:val="00457ECD"/>
    <w:rsid w:val="004604ED"/>
    <w:rsid w:val="00461379"/>
    <w:rsid w:val="00472836"/>
    <w:rsid w:val="00474C6A"/>
    <w:rsid w:val="00483547"/>
    <w:rsid w:val="00484792"/>
    <w:rsid w:val="00485A56"/>
    <w:rsid w:val="004868FD"/>
    <w:rsid w:val="004902D7"/>
    <w:rsid w:val="00492A27"/>
    <w:rsid w:val="004A3B0F"/>
    <w:rsid w:val="004A63A4"/>
    <w:rsid w:val="004A6681"/>
    <w:rsid w:val="004A6C8B"/>
    <w:rsid w:val="004B5FE6"/>
    <w:rsid w:val="004C4C08"/>
    <w:rsid w:val="004C7431"/>
    <w:rsid w:val="004C7FE3"/>
    <w:rsid w:val="004E0424"/>
    <w:rsid w:val="004E4850"/>
    <w:rsid w:val="004E74C1"/>
    <w:rsid w:val="004F4BD6"/>
    <w:rsid w:val="004F4DD7"/>
    <w:rsid w:val="005120D4"/>
    <w:rsid w:val="005127FC"/>
    <w:rsid w:val="005139F0"/>
    <w:rsid w:val="00523976"/>
    <w:rsid w:val="0054569F"/>
    <w:rsid w:val="00552831"/>
    <w:rsid w:val="00552A21"/>
    <w:rsid w:val="005577CD"/>
    <w:rsid w:val="005605F5"/>
    <w:rsid w:val="00561678"/>
    <w:rsid w:val="005627E7"/>
    <w:rsid w:val="00563FBC"/>
    <w:rsid w:val="0057199A"/>
    <w:rsid w:val="00575EF3"/>
    <w:rsid w:val="00581F9A"/>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24B7"/>
    <w:rsid w:val="0062322A"/>
    <w:rsid w:val="00623286"/>
    <w:rsid w:val="006241AA"/>
    <w:rsid w:val="00633851"/>
    <w:rsid w:val="006344CC"/>
    <w:rsid w:val="00635DE2"/>
    <w:rsid w:val="00642A98"/>
    <w:rsid w:val="00647EE9"/>
    <w:rsid w:val="0065420B"/>
    <w:rsid w:val="0065739C"/>
    <w:rsid w:val="00660A0D"/>
    <w:rsid w:val="00663434"/>
    <w:rsid w:val="00663C46"/>
    <w:rsid w:val="00665612"/>
    <w:rsid w:val="00667557"/>
    <w:rsid w:val="00672422"/>
    <w:rsid w:val="00672D73"/>
    <w:rsid w:val="00673F5C"/>
    <w:rsid w:val="006744F2"/>
    <w:rsid w:val="00674DFB"/>
    <w:rsid w:val="00677047"/>
    <w:rsid w:val="00681894"/>
    <w:rsid w:val="00682029"/>
    <w:rsid w:val="00684031"/>
    <w:rsid w:val="0069194B"/>
    <w:rsid w:val="00691F84"/>
    <w:rsid w:val="00693C51"/>
    <w:rsid w:val="00694FA7"/>
    <w:rsid w:val="00695818"/>
    <w:rsid w:val="0069684A"/>
    <w:rsid w:val="00697D80"/>
    <w:rsid w:val="006A172B"/>
    <w:rsid w:val="006A2C09"/>
    <w:rsid w:val="006A5854"/>
    <w:rsid w:val="006B03E2"/>
    <w:rsid w:val="006B0859"/>
    <w:rsid w:val="006B1B02"/>
    <w:rsid w:val="006B269F"/>
    <w:rsid w:val="006B3429"/>
    <w:rsid w:val="006C0847"/>
    <w:rsid w:val="006C3C9B"/>
    <w:rsid w:val="006D0834"/>
    <w:rsid w:val="006D0CFC"/>
    <w:rsid w:val="006D2CD9"/>
    <w:rsid w:val="006D5869"/>
    <w:rsid w:val="006D6212"/>
    <w:rsid w:val="006D7F56"/>
    <w:rsid w:val="006E0F4A"/>
    <w:rsid w:val="006E48BF"/>
    <w:rsid w:val="006E54DA"/>
    <w:rsid w:val="006F1D20"/>
    <w:rsid w:val="006F27EA"/>
    <w:rsid w:val="006F477D"/>
    <w:rsid w:val="006F57FE"/>
    <w:rsid w:val="007010A1"/>
    <w:rsid w:val="00701C06"/>
    <w:rsid w:val="00703709"/>
    <w:rsid w:val="007065D5"/>
    <w:rsid w:val="0071486B"/>
    <w:rsid w:val="007176EB"/>
    <w:rsid w:val="0072137E"/>
    <w:rsid w:val="00722250"/>
    <w:rsid w:val="00723C0F"/>
    <w:rsid w:val="00724B2F"/>
    <w:rsid w:val="00725EF6"/>
    <w:rsid w:val="0072762D"/>
    <w:rsid w:val="007321A6"/>
    <w:rsid w:val="00740A7E"/>
    <w:rsid w:val="007429B4"/>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B355E"/>
    <w:rsid w:val="007C15E7"/>
    <w:rsid w:val="007C46C9"/>
    <w:rsid w:val="007C4D5D"/>
    <w:rsid w:val="007D405E"/>
    <w:rsid w:val="007D5257"/>
    <w:rsid w:val="007E067C"/>
    <w:rsid w:val="007E3300"/>
    <w:rsid w:val="007E3D22"/>
    <w:rsid w:val="007E3DBC"/>
    <w:rsid w:val="007E68D7"/>
    <w:rsid w:val="007E6964"/>
    <w:rsid w:val="007E7DE8"/>
    <w:rsid w:val="007F18C7"/>
    <w:rsid w:val="007F1A58"/>
    <w:rsid w:val="007F41DC"/>
    <w:rsid w:val="007F68FD"/>
    <w:rsid w:val="00802990"/>
    <w:rsid w:val="00803A84"/>
    <w:rsid w:val="00805ABE"/>
    <w:rsid w:val="00810221"/>
    <w:rsid w:val="00817222"/>
    <w:rsid w:val="00824CEF"/>
    <w:rsid w:val="00826DA4"/>
    <w:rsid w:val="008323E2"/>
    <w:rsid w:val="00833900"/>
    <w:rsid w:val="00837A3F"/>
    <w:rsid w:val="008401E8"/>
    <w:rsid w:val="008408D3"/>
    <w:rsid w:val="00847ED2"/>
    <w:rsid w:val="00855909"/>
    <w:rsid w:val="00862FFC"/>
    <w:rsid w:val="00867368"/>
    <w:rsid w:val="00871CBC"/>
    <w:rsid w:val="008736CF"/>
    <w:rsid w:val="008838C1"/>
    <w:rsid w:val="00884221"/>
    <w:rsid w:val="00890CC5"/>
    <w:rsid w:val="00890D2C"/>
    <w:rsid w:val="008950D1"/>
    <w:rsid w:val="008A005B"/>
    <w:rsid w:val="008A0D48"/>
    <w:rsid w:val="008A50AC"/>
    <w:rsid w:val="008A50F3"/>
    <w:rsid w:val="008A51D7"/>
    <w:rsid w:val="008B0413"/>
    <w:rsid w:val="008B589D"/>
    <w:rsid w:val="008C090B"/>
    <w:rsid w:val="008C20A8"/>
    <w:rsid w:val="008C58CA"/>
    <w:rsid w:val="008C62D6"/>
    <w:rsid w:val="008C7C45"/>
    <w:rsid w:val="008D39CD"/>
    <w:rsid w:val="008D4B13"/>
    <w:rsid w:val="008E111F"/>
    <w:rsid w:val="008E1E2A"/>
    <w:rsid w:val="008E4BC8"/>
    <w:rsid w:val="008F3D2A"/>
    <w:rsid w:val="008F5A7C"/>
    <w:rsid w:val="009023B1"/>
    <w:rsid w:val="00902F34"/>
    <w:rsid w:val="0090592B"/>
    <w:rsid w:val="00910986"/>
    <w:rsid w:val="00911860"/>
    <w:rsid w:val="00913669"/>
    <w:rsid w:val="00923135"/>
    <w:rsid w:val="00924BA5"/>
    <w:rsid w:val="009250CF"/>
    <w:rsid w:val="009329F7"/>
    <w:rsid w:val="00932EFF"/>
    <w:rsid w:val="00936D9C"/>
    <w:rsid w:val="00940B23"/>
    <w:rsid w:val="00940BD2"/>
    <w:rsid w:val="00942631"/>
    <w:rsid w:val="009447DE"/>
    <w:rsid w:val="009448FB"/>
    <w:rsid w:val="009507AA"/>
    <w:rsid w:val="009508F9"/>
    <w:rsid w:val="009527DF"/>
    <w:rsid w:val="009530EF"/>
    <w:rsid w:val="00954078"/>
    <w:rsid w:val="00960DCD"/>
    <w:rsid w:val="00962E81"/>
    <w:rsid w:val="00967E46"/>
    <w:rsid w:val="00971CBF"/>
    <w:rsid w:val="00981657"/>
    <w:rsid w:val="00981D55"/>
    <w:rsid w:val="009837B5"/>
    <w:rsid w:val="00985493"/>
    <w:rsid w:val="009855D3"/>
    <w:rsid w:val="00987437"/>
    <w:rsid w:val="00990FA0"/>
    <w:rsid w:val="00991580"/>
    <w:rsid w:val="0099186E"/>
    <w:rsid w:val="00991E4A"/>
    <w:rsid w:val="0099305C"/>
    <w:rsid w:val="0099662F"/>
    <w:rsid w:val="009A5F4D"/>
    <w:rsid w:val="009B18BA"/>
    <w:rsid w:val="009B1B1A"/>
    <w:rsid w:val="009B3145"/>
    <w:rsid w:val="009B4210"/>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06AD7"/>
    <w:rsid w:val="00A12F63"/>
    <w:rsid w:val="00A31F94"/>
    <w:rsid w:val="00A336A0"/>
    <w:rsid w:val="00A33910"/>
    <w:rsid w:val="00A34D6B"/>
    <w:rsid w:val="00A37037"/>
    <w:rsid w:val="00A43B38"/>
    <w:rsid w:val="00A45F02"/>
    <w:rsid w:val="00A464A4"/>
    <w:rsid w:val="00A53F78"/>
    <w:rsid w:val="00A5491E"/>
    <w:rsid w:val="00A60B6C"/>
    <w:rsid w:val="00A71DAC"/>
    <w:rsid w:val="00A730DF"/>
    <w:rsid w:val="00A73944"/>
    <w:rsid w:val="00A756C7"/>
    <w:rsid w:val="00A75B9B"/>
    <w:rsid w:val="00A83E53"/>
    <w:rsid w:val="00A847F8"/>
    <w:rsid w:val="00A8486F"/>
    <w:rsid w:val="00A853C7"/>
    <w:rsid w:val="00A8546C"/>
    <w:rsid w:val="00A935BC"/>
    <w:rsid w:val="00A9540C"/>
    <w:rsid w:val="00A95A6F"/>
    <w:rsid w:val="00AA27B0"/>
    <w:rsid w:val="00AA6363"/>
    <w:rsid w:val="00AB15DC"/>
    <w:rsid w:val="00AB3C27"/>
    <w:rsid w:val="00AC5A01"/>
    <w:rsid w:val="00AC7486"/>
    <w:rsid w:val="00AD0C37"/>
    <w:rsid w:val="00AD3B56"/>
    <w:rsid w:val="00AD59F5"/>
    <w:rsid w:val="00AE51AF"/>
    <w:rsid w:val="00AE707E"/>
    <w:rsid w:val="00AF0558"/>
    <w:rsid w:val="00B10CCD"/>
    <w:rsid w:val="00B15020"/>
    <w:rsid w:val="00B17F0B"/>
    <w:rsid w:val="00B23E6F"/>
    <w:rsid w:val="00B24CA8"/>
    <w:rsid w:val="00B37784"/>
    <w:rsid w:val="00B42BFE"/>
    <w:rsid w:val="00B55401"/>
    <w:rsid w:val="00B55DA4"/>
    <w:rsid w:val="00B615AE"/>
    <w:rsid w:val="00B66B1F"/>
    <w:rsid w:val="00B7160F"/>
    <w:rsid w:val="00B72629"/>
    <w:rsid w:val="00B76EAA"/>
    <w:rsid w:val="00B76EE3"/>
    <w:rsid w:val="00B777AA"/>
    <w:rsid w:val="00B82063"/>
    <w:rsid w:val="00B82091"/>
    <w:rsid w:val="00B83514"/>
    <w:rsid w:val="00B85CDC"/>
    <w:rsid w:val="00B90CD0"/>
    <w:rsid w:val="00B94870"/>
    <w:rsid w:val="00BA01FF"/>
    <w:rsid w:val="00BA0921"/>
    <w:rsid w:val="00BA2B08"/>
    <w:rsid w:val="00BA3E89"/>
    <w:rsid w:val="00BA4097"/>
    <w:rsid w:val="00BA6878"/>
    <w:rsid w:val="00BA7DBC"/>
    <w:rsid w:val="00BB25B0"/>
    <w:rsid w:val="00BB7121"/>
    <w:rsid w:val="00BC1744"/>
    <w:rsid w:val="00BC2AA4"/>
    <w:rsid w:val="00BC4E9A"/>
    <w:rsid w:val="00BC619F"/>
    <w:rsid w:val="00BC735C"/>
    <w:rsid w:val="00BF2E68"/>
    <w:rsid w:val="00BF3EE5"/>
    <w:rsid w:val="00BF78B7"/>
    <w:rsid w:val="00C01810"/>
    <w:rsid w:val="00C129A4"/>
    <w:rsid w:val="00C161C4"/>
    <w:rsid w:val="00C210F8"/>
    <w:rsid w:val="00C251E2"/>
    <w:rsid w:val="00C2757E"/>
    <w:rsid w:val="00C27F48"/>
    <w:rsid w:val="00C30346"/>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955A9"/>
    <w:rsid w:val="00C96C4A"/>
    <w:rsid w:val="00CA010E"/>
    <w:rsid w:val="00CA0B71"/>
    <w:rsid w:val="00CA7737"/>
    <w:rsid w:val="00CB34D3"/>
    <w:rsid w:val="00CB3895"/>
    <w:rsid w:val="00CB4CDB"/>
    <w:rsid w:val="00CB5A14"/>
    <w:rsid w:val="00CC15DA"/>
    <w:rsid w:val="00CD5A85"/>
    <w:rsid w:val="00CE0E10"/>
    <w:rsid w:val="00CE1E38"/>
    <w:rsid w:val="00CF3253"/>
    <w:rsid w:val="00CF5347"/>
    <w:rsid w:val="00D00DFF"/>
    <w:rsid w:val="00D07A2F"/>
    <w:rsid w:val="00D10CAB"/>
    <w:rsid w:val="00D120BC"/>
    <w:rsid w:val="00D13F43"/>
    <w:rsid w:val="00D161CD"/>
    <w:rsid w:val="00D207A2"/>
    <w:rsid w:val="00D22B76"/>
    <w:rsid w:val="00D26013"/>
    <w:rsid w:val="00D279E1"/>
    <w:rsid w:val="00D346D8"/>
    <w:rsid w:val="00D36D43"/>
    <w:rsid w:val="00D36E0A"/>
    <w:rsid w:val="00D54AB2"/>
    <w:rsid w:val="00D6560C"/>
    <w:rsid w:val="00D714A5"/>
    <w:rsid w:val="00D71A41"/>
    <w:rsid w:val="00D72463"/>
    <w:rsid w:val="00D802E8"/>
    <w:rsid w:val="00D80AD1"/>
    <w:rsid w:val="00D80C95"/>
    <w:rsid w:val="00D82A93"/>
    <w:rsid w:val="00D8380C"/>
    <w:rsid w:val="00D862A6"/>
    <w:rsid w:val="00DA064C"/>
    <w:rsid w:val="00DA4CF4"/>
    <w:rsid w:val="00DA7CCD"/>
    <w:rsid w:val="00DB09A0"/>
    <w:rsid w:val="00DB14A4"/>
    <w:rsid w:val="00DB22AF"/>
    <w:rsid w:val="00DB3056"/>
    <w:rsid w:val="00DB66D0"/>
    <w:rsid w:val="00DC295E"/>
    <w:rsid w:val="00DD09C3"/>
    <w:rsid w:val="00DD1D3D"/>
    <w:rsid w:val="00DE13AE"/>
    <w:rsid w:val="00DE25EB"/>
    <w:rsid w:val="00DE309C"/>
    <w:rsid w:val="00DF4415"/>
    <w:rsid w:val="00DF45F0"/>
    <w:rsid w:val="00DF5E49"/>
    <w:rsid w:val="00DF6083"/>
    <w:rsid w:val="00E02134"/>
    <w:rsid w:val="00E0240C"/>
    <w:rsid w:val="00E1363E"/>
    <w:rsid w:val="00E13E88"/>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446"/>
    <w:rsid w:val="00E718CA"/>
    <w:rsid w:val="00E74DB5"/>
    <w:rsid w:val="00E76020"/>
    <w:rsid w:val="00E8193C"/>
    <w:rsid w:val="00E83BA7"/>
    <w:rsid w:val="00E83FF6"/>
    <w:rsid w:val="00E874D5"/>
    <w:rsid w:val="00E91988"/>
    <w:rsid w:val="00E921E9"/>
    <w:rsid w:val="00E931AA"/>
    <w:rsid w:val="00EA0B0C"/>
    <w:rsid w:val="00EB7B69"/>
    <w:rsid w:val="00EC0BC2"/>
    <w:rsid w:val="00EC1286"/>
    <w:rsid w:val="00EC3C16"/>
    <w:rsid w:val="00EC7197"/>
    <w:rsid w:val="00EC7250"/>
    <w:rsid w:val="00ED6CA9"/>
    <w:rsid w:val="00EE1303"/>
    <w:rsid w:val="00EE4CB2"/>
    <w:rsid w:val="00EE7C5A"/>
    <w:rsid w:val="00EF4CFA"/>
    <w:rsid w:val="00EF5F8F"/>
    <w:rsid w:val="00F00DD4"/>
    <w:rsid w:val="00F00F5F"/>
    <w:rsid w:val="00F01466"/>
    <w:rsid w:val="00F03D2D"/>
    <w:rsid w:val="00F05222"/>
    <w:rsid w:val="00F07A43"/>
    <w:rsid w:val="00F10A69"/>
    <w:rsid w:val="00F10DEF"/>
    <w:rsid w:val="00F147DD"/>
    <w:rsid w:val="00F16BD7"/>
    <w:rsid w:val="00F22C8B"/>
    <w:rsid w:val="00F3001A"/>
    <w:rsid w:val="00F3089D"/>
    <w:rsid w:val="00F3236C"/>
    <w:rsid w:val="00F40222"/>
    <w:rsid w:val="00F4309F"/>
    <w:rsid w:val="00F45D3A"/>
    <w:rsid w:val="00F47666"/>
    <w:rsid w:val="00F50073"/>
    <w:rsid w:val="00F54FAB"/>
    <w:rsid w:val="00F5699F"/>
    <w:rsid w:val="00F57370"/>
    <w:rsid w:val="00F62D30"/>
    <w:rsid w:val="00F64192"/>
    <w:rsid w:val="00F64C48"/>
    <w:rsid w:val="00F65A8D"/>
    <w:rsid w:val="00F665D6"/>
    <w:rsid w:val="00F66A0E"/>
    <w:rsid w:val="00F70FA3"/>
    <w:rsid w:val="00F72F40"/>
    <w:rsid w:val="00F7315D"/>
    <w:rsid w:val="00F73EFE"/>
    <w:rsid w:val="00F758B3"/>
    <w:rsid w:val="00F77A4A"/>
    <w:rsid w:val="00F82530"/>
    <w:rsid w:val="00F95C82"/>
    <w:rsid w:val="00F97967"/>
    <w:rsid w:val="00FA36AE"/>
    <w:rsid w:val="00FA37FB"/>
    <w:rsid w:val="00FB15A5"/>
    <w:rsid w:val="00FB2AC4"/>
    <w:rsid w:val="00FB7C9A"/>
    <w:rsid w:val="00FC3FF5"/>
    <w:rsid w:val="00FC5FA3"/>
    <w:rsid w:val="00FC7596"/>
    <w:rsid w:val="00FD088B"/>
    <w:rsid w:val="00FD43D9"/>
    <w:rsid w:val="00FE26E6"/>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 w:type="paragraph" w:styleId="Bibliography">
    <w:name w:val="Bibliography"/>
    <w:basedOn w:val="Normal"/>
    <w:next w:val="Normal"/>
    <w:uiPriority w:val="37"/>
    <w:unhideWhenUsed/>
    <w:rsid w:val="00092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11589473">
      <w:bodyDiv w:val="1"/>
      <w:marLeft w:val="0"/>
      <w:marRight w:val="0"/>
      <w:marTop w:val="0"/>
      <w:marBottom w:val="0"/>
      <w:divBdr>
        <w:top w:val="none" w:sz="0" w:space="0" w:color="auto"/>
        <w:left w:val="none" w:sz="0" w:space="0" w:color="auto"/>
        <w:bottom w:val="none" w:sz="0" w:space="0" w:color="auto"/>
        <w:right w:val="none" w:sz="0" w:space="0" w:color="auto"/>
      </w:divBdr>
    </w:div>
    <w:div w:id="432825071">
      <w:bodyDiv w:val="1"/>
      <w:marLeft w:val="0"/>
      <w:marRight w:val="0"/>
      <w:marTop w:val="0"/>
      <w:marBottom w:val="0"/>
      <w:divBdr>
        <w:top w:val="none" w:sz="0" w:space="0" w:color="auto"/>
        <w:left w:val="none" w:sz="0" w:space="0" w:color="auto"/>
        <w:bottom w:val="none" w:sz="0" w:space="0" w:color="auto"/>
        <w:right w:val="none" w:sz="0" w:space="0" w:color="auto"/>
      </w:divBdr>
      <w:divsChild>
        <w:div w:id="426851920">
          <w:marLeft w:val="547"/>
          <w:marRight w:val="0"/>
          <w:marTop w:val="0"/>
          <w:marBottom w:val="0"/>
          <w:divBdr>
            <w:top w:val="none" w:sz="0" w:space="0" w:color="auto"/>
            <w:left w:val="none" w:sz="0" w:space="0" w:color="auto"/>
            <w:bottom w:val="none" w:sz="0" w:space="0" w:color="auto"/>
            <w:right w:val="none" w:sz="0" w:space="0" w:color="auto"/>
          </w:divBdr>
        </w:div>
      </w:divsChild>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077638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diagramData" Target="diagrams/data1.xml"/><Relationship Id="rId2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1.xml"/><Relationship Id="rId31" Type="http://schemas.openxmlformats.org/officeDocument/2006/relationships/diagramColors" Target="diagrams/colors1.xml"/><Relationship Id="rId32" Type="http://schemas.microsoft.com/office/2007/relationships/diagramDrawing" Target="diagrams/drawing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emf"/><Relationship Id="rId35" Type="http://schemas.openxmlformats.org/officeDocument/2006/relationships/image" Target="media/image17.png"/><Relationship Id="rId36" Type="http://schemas.openxmlformats.org/officeDocument/2006/relationships/image" Target="media/image18.emf"/><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image" Target="media/image20.emf"/><Relationship Id="rId39" Type="http://schemas.openxmlformats.org/officeDocument/2006/relationships/fontTable" Target="fontTable.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E0467-C351-6245-9260-24CD146E37CF}" type="doc">
      <dgm:prSet loTypeId="urn:microsoft.com/office/officeart/2005/8/layout/vProcess5" loCatId="" qsTypeId="urn:microsoft.com/office/officeart/2005/8/quickstyle/simple4" qsCatId="simple" csTypeId="urn:microsoft.com/office/officeart/2005/8/colors/accent1_2" csCatId="accent1" phldr="1"/>
      <dgm:spPr/>
      <dgm:t>
        <a:bodyPr/>
        <a:lstStyle/>
        <a:p>
          <a:endParaRPr lang="en-US"/>
        </a:p>
      </dgm:t>
    </dgm:pt>
    <dgm:pt modelId="{62BA427E-4AB8-4F4D-8F76-B00E5A5F702C}">
      <dgm:prSet phldrT="[Text]"/>
      <dgm:spPr/>
      <dgm:t>
        <a:bodyPr/>
        <a:lstStyle/>
        <a:p>
          <a:r>
            <a:rPr lang="en-US">
              <a:latin typeface="Times"/>
              <a:cs typeface="Times"/>
            </a:rPr>
            <a:t>Presentation Layer</a:t>
          </a:r>
        </a:p>
      </dgm:t>
    </dgm:pt>
    <dgm:pt modelId="{DF8B9AFF-7108-C249-8B5B-42A140F663FB}" type="parTrans" cxnId="{F0F05C1F-70E2-2D40-8370-7912E2C51F80}">
      <dgm:prSet/>
      <dgm:spPr/>
      <dgm:t>
        <a:bodyPr/>
        <a:lstStyle/>
        <a:p>
          <a:endParaRPr lang="en-US"/>
        </a:p>
      </dgm:t>
    </dgm:pt>
    <dgm:pt modelId="{12A84884-3470-4D40-8272-E4B6802F244E}" type="sibTrans" cxnId="{F0F05C1F-70E2-2D40-8370-7912E2C51F80}">
      <dgm:prSet/>
      <dgm:spPr/>
      <dgm:t>
        <a:bodyPr/>
        <a:lstStyle/>
        <a:p>
          <a:endParaRPr lang="en-US"/>
        </a:p>
      </dgm:t>
    </dgm:pt>
    <dgm:pt modelId="{E158D8D5-129E-944D-A496-7511FFCDDA6A}">
      <dgm:prSet phldrT="[Text]"/>
      <dgm:spPr/>
      <dgm:t>
        <a:bodyPr/>
        <a:lstStyle/>
        <a:p>
          <a:r>
            <a:rPr lang="en-US">
              <a:latin typeface="Times"/>
              <a:cs typeface="Times"/>
            </a:rPr>
            <a:t>Views (JSP pages)</a:t>
          </a:r>
        </a:p>
      </dgm:t>
    </dgm:pt>
    <dgm:pt modelId="{8219A434-AA91-984F-A323-FA8F16CECBEE}" type="parTrans" cxnId="{6A15B205-FA36-CB4A-8561-23597BC4B9E1}">
      <dgm:prSet/>
      <dgm:spPr/>
      <dgm:t>
        <a:bodyPr/>
        <a:lstStyle/>
        <a:p>
          <a:endParaRPr lang="en-US"/>
        </a:p>
      </dgm:t>
    </dgm:pt>
    <dgm:pt modelId="{64E5BEDC-EF7E-064A-87AF-85D8D52CA388}" type="sibTrans" cxnId="{6A15B205-FA36-CB4A-8561-23597BC4B9E1}">
      <dgm:prSet/>
      <dgm:spPr/>
      <dgm:t>
        <a:bodyPr/>
        <a:lstStyle/>
        <a:p>
          <a:endParaRPr lang="en-US"/>
        </a:p>
      </dgm:t>
    </dgm:pt>
    <dgm:pt modelId="{CCA4D75A-D310-1344-A33A-D1D497A19938}">
      <dgm:prSet phldrT="[Text]"/>
      <dgm:spPr/>
      <dgm:t>
        <a:bodyPr/>
        <a:lstStyle/>
        <a:p>
          <a:r>
            <a:rPr lang="en-US">
              <a:latin typeface="Times"/>
              <a:cs typeface="Times"/>
            </a:rPr>
            <a:t>Security Layer</a:t>
          </a:r>
        </a:p>
      </dgm:t>
    </dgm:pt>
    <dgm:pt modelId="{ADD2D8C4-E3E0-314E-AC51-57A7D67D89AF}" type="parTrans" cxnId="{6FFEF972-7EC7-2E4E-B4F9-C18E2A4B12D4}">
      <dgm:prSet/>
      <dgm:spPr/>
      <dgm:t>
        <a:bodyPr/>
        <a:lstStyle/>
        <a:p>
          <a:endParaRPr lang="en-US"/>
        </a:p>
      </dgm:t>
    </dgm:pt>
    <dgm:pt modelId="{ECE8B17E-1746-6B47-A009-ABBABD72AFDF}" type="sibTrans" cxnId="{6FFEF972-7EC7-2E4E-B4F9-C18E2A4B12D4}">
      <dgm:prSet/>
      <dgm:spPr/>
      <dgm:t>
        <a:bodyPr/>
        <a:lstStyle/>
        <a:p>
          <a:endParaRPr lang="en-US"/>
        </a:p>
      </dgm:t>
    </dgm:pt>
    <dgm:pt modelId="{D4B198E5-1D9B-104C-9199-F1BF4FF13FF6}">
      <dgm:prSet phldrT="[Text]"/>
      <dgm:spPr/>
      <dgm:t>
        <a:bodyPr/>
        <a:lstStyle/>
        <a:p>
          <a:r>
            <a:rPr lang="en-US">
              <a:latin typeface="Times"/>
              <a:cs typeface="Times"/>
            </a:rPr>
            <a:t>Presentation of data</a:t>
          </a:r>
        </a:p>
      </dgm:t>
    </dgm:pt>
    <dgm:pt modelId="{4545A0A8-B890-2E4B-8A96-B505EA06D992}" type="parTrans" cxnId="{7F0A7F5C-ACA5-C940-B186-7E71B1F3F487}">
      <dgm:prSet/>
      <dgm:spPr/>
      <dgm:t>
        <a:bodyPr/>
        <a:lstStyle/>
        <a:p>
          <a:endParaRPr lang="en-US"/>
        </a:p>
      </dgm:t>
    </dgm:pt>
    <dgm:pt modelId="{B87B01D9-9718-C24E-B283-F617B43631E6}" type="sibTrans" cxnId="{7F0A7F5C-ACA5-C940-B186-7E71B1F3F487}">
      <dgm:prSet/>
      <dgm:spPr/>
      <dgm:t>
        <a:bodyPr/>
        <a:lstStyle/>
        <a:p>
          <a:endParaRPr lang="en-US"/>
        </a:p>
      </dgm:t>
    </dgm:pt>
    <dgm:pt modelId="{030B0D53-F556-5B41-87A2-5B21DF28DA5F}">
      <dgm:prSet phldrT="[Text]"/>
      <dgm:spPr/>
      <dgm:t>
        <a:bodyPr/>
        <a:lstStyle/>
        <a:p>
          <a:r>
            <a:rPr lang="en-US">
              <a:latin typeface="Times"/>
              <a:cs typeface="Times"/>
            </a:rPr>
            <a:t>Business Logic </a:t>
          </a:r>
        </a:p>
      </dgm:t>
    </dgm:pt>
    <dgm:pt modelId="{60B305DF-61B1-C441-A232-B2F1C543AE5F}" type="parTrans" cxnId="{BF0CE74F-A1D0-9049-9742-B0095D98C53B}">
      <dgm:prSet/>
      <dgm:spPr/>
      <dgm:t>
        <a:bodyPr/>
        <a:lstStyle/>
        <a:p>
          <a:endParaRPr lang="en-US"/>
        </a:p>
      </dgm:t>
    </dgm:pt>
    <dgm:pt modelId="{DA55E49E-B5B3-E249-B83D-86D9B749D614}" type="sibTrans" cxnId="{BF0CE74F-A1D0-9049-9742-B0095D98C53B}">
      <dgm:prSet/>
      <dgm:spPr/>
      <dgm:t>
        <a:bodyPr/>
        <a:lstStyle/>
        <a:p>
          <a:endParaRPr lang="en-US"/>
        </a:p>
      </dgm:t>
    </dgm:pt>
    <dgm:pt modelId="{3781ADE9-58E6-784F-A9D6-68514A2383B3}">
      <dgm:prSet phldrT="[Text]"/>
      <dgm:spPr/>
      <dgm:t>
        <a:bodyPr/>
        <a:lstStyle/>
        <a:p>
          <a:r>
            <a:rPr lang="en-US">
              <a:latin typeface="Times"/>
              <a:cs typeface="Times"/>
            </a:rPr>
            <a:t>Spring MVC Controllers</a:t>
          </a:r>
        </a:p>
      </dgm:t>
    </dgm:pt>
    <dgm:pt modelId="{C9F8D904-FF9D-BD43-8ECF-486EF423A53F}" type="parTrans" cxnId="{8A852014-F458-B846-A9C1-2E492BF8C87E}">
      <dgm:prSet/>
      <dgm:spPr/>
      <dgm:t>
        <a:bodyPr/>
        <a:lstStyle/>
        <a:p>
          <a:endParaRPr lang="en-US"/>
        </a:p>
      </dgm:t>
    </dgm:pt>
    <dgm:pt modelId="{E2D3FC73-DFDE-FD4A-BB77-F7A9F7A55CCE}" type="sibTrans" cxnId="{8A852014-F458-B846-A9C1-2E492BF8C87E}">
      <dgm:prSet/>
      <dgm:spPr/>
      <dgm:t>
        <a:bodyPr/>
        <a:lstStyle/>
        <a:p>
          <a:endParaRPr lang="en-US"/>
        </a:p>
      </dgm:t>
    </dgm:pt>
    <dgm:pt modelId="{DC051A89-32AC-0F4E-97E6-AFDCD6A615B0}">
      <dgm:prSet phldrT="[Text]"/>
      <dgm:spPr/>
      <dgm:t>
        <a:bodyPr/>
        <a:lstStyle/>
        <a:p>
          <a:r>
            <a:rPr lang="en-US">
              <a:latin typeface="Times"/>
              <a:cs typeface="Times"/>
            </a:rPr>
            <a:t>Spring MVC Services</a:t>
          </a:r>
        </a:p>
      </dgm:t>
    </dgm:pt>
    <dgm:pt modelId="{5DB2F70E-CC03-1742-94D6-2E9A91E91912}" type="parTrans" cxnId="{19654C2D-6F93-E946-88D0-114E39717F62}">
      <dgm:prSet/>
      <dgm:spPr/>
      <dgm:t>
        <a:bodyPr/>
        <a:lstStyle/>
        <a:p>
          <a:endParaRPr lang="en-US"/>
        </a:p>
      </dgm:t>
    </dgm:pt>
    <dgm:pt modelId="{5EECCEC8-1E02-B748-A222-8E10EB1C54C1}" type="sibTrans" cxnId="{19654C2D-6F93-E946-88D0-114E39717F62}">
      <dgm:prSet/>
      <dgm:spPr/>
      <dgm:t>
        <a:bodyPr/>
        <a:lstStyle/>
        <a:p>
          <a:endParaRPr lang="en-US"/>
        </a:p>
      </dgm:t>
    </dgm:pt>
    <dgm:pt modelId="{38069664-A8A7-AF44-9B55-67B7204F69F6}">
      <dgm:prSet phldrT="[Text]"/>
      <dgm:spPr/>
      <dgm:t>
        <a:bodyPr/>
        <a:lstStyle/>
        <a:p>
          <a:r>
            <a:rPr lang="en-US">
              <a:latin typeface="Times"/>
              <a:cs typeface="Times"/>
            </a:rPr>
            <a:t>Database Layer</a:t>
          </a:r>
        </a:p>
      </dgm:t>
    </dgm:pt>
    <dgm:pt modelId="{1C50E1F3-9037-094F-97CA-90B811DB0A4E}" type="parTrans" cxnId="{5FDE7D52-9EBF-C749-ADC2-B0B8CD9A81FA}">
      <dgm:prSet/>
      <dgm:spPr/>
      <dgm:t>
        <a:bodyPr/>
        <a:lstStyle/>
        <a:p>
          <a:endParaRPr lang="en-US"/>
        </a:p>
      </dgm:t>
    </dgm:pt>
    <dgm:pt modelId="{E6607E90-6773-7E4B-A871-DF8DED9E8A81}" type="sibTrans" cxnId="{5FDE7D52-9EBF-C749-ADC2-B0B8CD9A81FA}">
      <dgm:prSet/>
      <dgm:spPr/>
      <dgm:t>
        <a:bodyPr/>
        <a:lstStyle/>
        <a:p>
          <a:endParaRPr lang="en-US"/>
        </a:p>
      </dgm:t>
    </dgm:pt>
    <dgm:pt modelId="{038B0FC5-E4D2-D749-87AF-62D23B869F62}" type="pres">
      <dgm:prSet presAssocID="{2F4E0467-C351-6245-9260-24CD146E37CF}" presName="outerComposite" presStyleCnt="0">
        <dgm:presLayoutVars>
          <dgm:chMax val="5"/>
          <dgm:dir/>
          <dgm:resizeHandles val="exact"/>
        </dgm:presLayoutVars>
      </dgm:prSet>
      <dgm:spPr/>
      <dgm:t>
        <a:bodyPr/>
        <a:lstStyle/>
        <a:p>
          <a:endParaRPr lang="en-US"/>
        </a:p>
      </dgm:t>
    </dgm:pt>
    <dgm:pt modelId="{B0B861B1-D10F-844A-8648-0015FB953133}" type="pres">
      <dgm:prSet presAssocID="{2F4E0467-C351-6245-9260-24CD146E37CF}" presName="dummyMaxCanvas" presStyleCnt="0">
        <dgm:presLayoutVars/>
      </dgm:prSet>
      <dgm:spPr/>
    </dgm:pt>
    <dgm:pt modelId="{6B095AD3-935C-ED40-9C7E-F5C177AE0A13}" type="pres">
      <dgm:prSet presAssocID="{2F4E0467-C351-6245-9260-24CD146E37CF}" presName="FourNodes_1" presStyleLbl="node1" presStyleIdx="0" presStyleCnt="4">
        <dgm:presLayoutVars>
          <dgm:bulletEnabled val="1"/>
        </dgm:presLayoutVars>
      </dgm:prSet>
      <dgm:spPr/>
      <dgm:t>
        <a:bodyPr/>
        <a:lstStyle/>
        <a:p>
          <a:endParaRPr lang="en-US"/>
        </a:p>
      </dgm:t>
    </dgm:pt>
    <dgm:pt modelId="{5782ED3A-ECF2-824F-A46F-BFAD7A4F1170}" type="pres">
      <dgm:prSet presAssocID="{2F4E0467-C351-6245-9260-24CD146E37CF}" presName="FourNodes_2" presStyleLbl="node1" presStyleIdx="1" presStyleCnt="4">
        <dgm:presLayoutVars>
          <dgm:bulletEnabled val="1"/>
        </dgm:presLayoutVars>
      </dgm:prSet>
      <dgm:spPr/>
      <dgm:t>
        <a:bodyPr/>
        <a:lstStyle/>
        <a:p>
          <a:endParaRPr lang="en-US"/>
        </a:p>
      </dgm:t>
    </dgm:pt>
    <dgm:pt modelId="{ABF744A6-CB1F-AB42-B35C-41E41553EB3E}" type="pres">
      <dgm:prSet presAssocID="{2F4E0467-C351-6245-9260-24CD146E37CF}" presName="FourNodes_3" presStyleLbl="node1" presStyleIdx="2" presStyleCnt="4">
        <dgm:presLayoutVars>
          <dgm:bulletEnabled val="1"/>
        </dgm:presLayoutVars>
      </dgm:prSet>
      <dgm:spPr/>
      <dgm:t>
        <a:bodyPr/>
        <a:lstStyle/>
        <a:p>
          <a:endParaRPr lang="en-US"/>
        </a:p>
      </dgm:t>
    </dgm:pt>
    <dgm:pt modelId="{6D97D0DA-75F3-F049-AEA0-3B0A67F92FD9}" type="pres">
      <dgm:prSet presAssocID="{2F4E0467-C351-6245-9260-24CD146E37CF}" presName="FourNodes_4" presStyleLbl="node1" presStyleIdx="3" presStyleCnt="4">
        <dgm:presLayoutVars>
          <dgm:bulletEnabled val="1"/>
        </dgm:presLayoutVars>
      </dgm:prSet>
      <dgm:spPr/>
      <dgm:t>
        <a:bodyPr/>
        <a:lstStyle/>
        <a:p>
          <a:endParaRPr lang="en-US"/>
        </a:p>
      </dgm:t>
    </dgm:pt>
    <dgm:pt modelId="{1A515E0F-3571-6645-9C48-D2BFCB2BEE57}" type="pres">
      <dgm:prSet presAssocID="{2F4E0467-C351-6245-9260-24CD146E37CF}" presName="FourConn_1-2" presStyleLbl="fgAccFollowNode1" presStyleIdx="0" presStyleCnt="3">
        <dgm:presLayoutVars>
          <dgm:bulletEnabled val="1"/>
        </dgm:presLayoutVars>
      </dgm:prSet>
      <dgm:spPr/>
      <dgm:t>
        <a:bodyPr/>
        <a:lstStyle/>
        <a:p>
          <a:endParaRPr lang="en-US"/>
        </a:p>
      </dgm:t>
    </dgm:pt>
    <dgm:pt modelId="{CFE42E23-C105-7747-8F07-431CCA77DDF0}" type="pres">
      <dgm:prSet presAssocID="{2F4E0467-C351-6245-9260-24CD146E37CF}" presName="FourConn_2-3" presStyleLbl="fgAccFollowNode1" presStyleIdx="1" presStyleCnt="3">
        <dgm:presLayoutVars>
          <dgm:bulletEnabled val="1"/>
        </dgm:presLayoutVars>
      </dgm:prSet>
      <dgm:spPr/>
      <dgm:t>
        <a:bodyPr/>
        <a:lstStyle/>
        <a:p>
          <a:endParaRPr lang="en-US"/>
        </a:p>
      </dgm:t>
    </dgm:pt>
    <dgm:pt modelId="{96A9DF72-1F49-6B4B-9FA0-35E7585FE2F9}" type="pres">
      <dgm:prSet presAssocID="{2F4E0467-C351-6245-9260-24CD146E37CF}" presName="FourConn_3-4" presStyleLbl="fgAccFollowNode1" presStyleIdx="2" presStyleCnt="3">
        <dgm:presLayoutVars>
          <dgm:bulletEnabled val="1"/>
        </dgm:presLayoutVars>
      </dgm:prSet>
      <dgm:spPr/>
      <dgm:t>
        <a:bodyPr/>
        <a:lstStyle/>
        <a:p>
          <a:endParaRPr lang="en-US"/>
        </a:p>
      </dgm:t>
    </dgm:pt>
    <dgm:pt modelId="{ACB1409C-DE15-AA4E-A3FF-D5FD1E84D7DE}" type="pres">
      <dgm:prSet presAssocID="{2F4E0467-C351-6245-9260-24CD146E37CF}" presName="FourNodes_1_text" presStyleLbl="node1" presStyleIdx="3" presStyleCnt="4">
        <dgm:presLayoutVars>
          <dgm:bulletEnabled val="1"/>
        </dgm:presLayoutVars>
      </dgm:prSet>
      <dgm:spPr/>
      <dgm:t>
        <a:bodyPr/>
        <a:lstStyle/>
        <a:p>
          <a:endParaRPr lang="en-US"/>
        </a:p>
      </dgm:t>
    </dgm:pt>
    <dgm:pt modelId="{59E564A5-C955-CB42-BF4E-80FA19FC64A4}" type="pres">
      <dgm:prSet presAssocID="{2F4E0467-C351-6245-9260-24CD146E37CF}" presName="FourNodes_2_text" presStyleLbl="node1" presStyleIdx="3" presStyleCnt="4">
        <dgm:presLayoutVars>
          <dgm:bulletEnabled val="1"/>
        </dgm:presLayoutVars>
      </dgm:prSet>
      <dgm:spPr/>
      <dgm:t>
        <a:bodyPr/>
        <a:lstStyle/>
        <a:p>
          <a:endParaRPr lang="en-US"/>
        </a:p>
      </dgm:t>
    </dgm:pt>
    <dgm:pt modelId="{6F6B7198-3E32-4245-B1D3-FD27A8378077}" type="pres">
      <dgm:prSet presAssocID="{2F4E0467-C351-6245-9260-24CD146E37CF}" presName="FourNodes_3_text" presStyleLbl="node1" presStyleIdx="3" presStyleCnt="4">
        <dgm:presLayoutVars>
          <dgm:bulletEnabled val="1"/>
        </dgm:presLayoutVars>
      </dgm:prSet>
      <dgm:spPr/>
      <dgm:t>
        <a:bodyPr/>
        <a:lstStyle/>
        <a:p>
          <a:endParaRPr lang="en-US"/>
        </a:p>
      </dgm:t>
    </dgm:pt>
    <dgm:pt modelId="{FB3C7E0F-87C3-404A-B7AD-757DDD520131}" type="pres">
      <dgm:prSet presAssocID="{2F4E0467-C351-6245-9260-24CD146E37CF}" presName="FourNodes_4_text" presStyleLbl="node1" presStyleIdx="3" presStyleCnt="4">
        <dgm:presLayoutVars>
          <dgm:bulletEnabled val="1"/>
        </dgm:presLayoutVars>
      </dgm:prSet>
      <dgm:spPr/>
      <dgm:t>
        <a:bodyPr/>
        <a:lstStyle/>
        <a:p>
          <a:endParaRPr lang="en-US"/>
        </a:p>
      </dgm:t>
    </dgm:pt>
  </dgm:ptLst>
  <dgm:cxnLst>
    <dgm:cxn modelId="{6FFEF972-7EC7-2E4E-B4F9-C18E2A4B12D4}" srcId="{2F4E0467-C351-6245-9260-24CD146E37CF}" destId="{CCA4D75A-D310-1344-A33A-D1D497A19938}" srcOrd="1" destOrd="0" parTransId="{ADD2D8C4-E3E0-314E-AC51-57A7D67D89AF}" sibTransId="{ECE8B17E-1746-6B47-A009-ABBABD72AFDF}"/>
    <dgm:cxn modelId="{5FDE7D52-9EBF-C749-ADC2-B0B8CD9A81FA}" srcId="{2F4E0467-C351-6245-9260-24CD146E37CF}" destId="{38069664-A8A7-AF44-9B55-67B7204F69F6}" srcOrd="3" destOrd="0" parTransId="{1C50E1F3-9037-094F-97CA-90B811DB0A4E}" sibTransId="{E6607E90-6773-7E4B-A871-DF8DED9E8A81}"/>
    <dgm:cxn modelId="{6A15B205-FA36-CB4A-8561-23597BC4B9E1}" srcId="{62BA427E-4AB8-4F4D-8F76-B00E5A5F702C}" destId="{E158D8D5-129E-944D-A496-7511FFCDDA6A}" srcOrd="0" destOrd="0" parTransId="{8219A434-AA91-984F-A323-FA8F16CECBEE}" sibTransId="{64E5BEDC-EF7E-064A-87AF-85D8D52CA388}"/>
    <dgm:cxn modelId="{F0F05C1F-70E2-2D40-8370-7912E2C51F80}" srcId="{2F4E0467-C351-6245-9260-24CD146E37CF}" destId="{62BA427E-4AB8-4F4D-8F76-B00E5A5F702C}" srcOrd="0" destOrd="0" parTransId="{DF8B9AFF-7108-C249-8B5B-42A140F663FB}" sibTransId="{12A84884-3470-4D40-8272-E4B6802F244E}"/>
    <dgm:cxn modelId="{3F51C66C-DC2F-D84E-96E5-1F2719A1A128}" type="presOf" srcId="{38069664-A8A7-AF44-9B55-67B7204F69F6}" destId="{FB3C7E0F-87C3-404A-B7AD-757DDD520131}" srcOrd="1" destOrd="0" presId="urn:microsoft.com/office/officeart/2005/8/layout/vProcess5"/>
    <dgm:cxn modelId="{5A2F7A34-1CAA-234F-800C-B76014161A17}" type="presOf" srcId="{CCA4D75A-D310-1344-A33A-D1D497A19938}" destId="{59E564A5-C955-CB42-BF4E-80FA19FC64A4}" srcOrd="1" destOrd="0" presId="urn:microsoft.com/office/officeart/2005/8/layout/vProcess5"/>
    <dgm:cxn modelId="{86882B96-A2E9-8B4E-8FCD-2B5F10AE0FAA}" type="presOf" srcId="{DA55E49E-B5B3-E249-B83D-86D9B749D614}" destId="{96A9DF72-1F49-6B4B-9FA0-35E7585FE2F9}" srcOrd="0" destOrd="0" presId="urn:microsoft.com/office/officeart/2005/8/layout/vProcess5"/>
    <dgm:cxn modelId="{A07E0BFA-D905-4D4A-A712-D77C60368847}" type="presOf" srcId="{62BA427E-4AB8-4F4D-8F76-B00E5A5F702C}" destId="{ACB1409C-DE15-AA4E-A3FF-D5FD1E84D7DE}" srcOrd="1" destOrd="0" presId="urn:microsoft.com/office/officeart/2005/8/layout/vProcess5"/>
    <dgm:cxn modelId="{19654C2D-6F93-E946-88D0-114E39717F62}" srcId="{030B0D53-F556-5B41-87A2-5B21DF28DA5F}" destId="{DC051A89-32AC-0F4E-97E6-AFDCD6A615B0}" srcOrd="1" destOrd="0" parTransId="{5DB2F70E-CC03-1742-94D6-2E9A91E91912}" sibTransId="{5EECCEC8-1E02-B748-A222-8E10EB1C54C1}"/>
    <dgm:cxn modelId="{2B8C2703-1B61-CE4D-829F-3366E03EBC93}" type="presOf" srcId="{E158D8D5-129E-944D-A496-7511FFCDDA6A}" destId="{ACB1409C-DE15-AA4E-A3FF-D5FD1E84D7DE}" srcOrd="1" destOrd="1" presId="urn:microsoft.com/office/officeart/2005/8/layout/vProcess5"/>
    <dgm:cxn modelId="{4C07AE51-D485-8449-A264-64143BB5BFE0}" type="presOf" srcId="{62BA427E-4AB8-4F4D-8F76-B00E5A5F702C}" destId="{6B095AD3-935C-ED40-9C7E-F5C177AE0A13}" srcOrd="0" destOrd="0" presId="urn:microsoft.com/office/officeart/2005/8/layout/vProcess5"/>
    <dgm:cxn modelId="{682F02E7-29FC-DB45-8E17-601DDB1A1CE3}" type="presOf" srcId="{E158D8D5-129E-944D-A496-7511FFCDDA6A}" destId="{6B095AD3-935C-ED40-9C7E-F5C177AE0A13}" srcOrd="0" destOrd="1" presId="urn:microsoft.com/office/officeart/2005/8/layout/vProcess5"/>
    <dgm:cxn modelId="{7601AB5C-9222-AB40-82F0-46AA056097E9}" type="presOf" srcId="{2F4E0467-C351-6245-9260-24CD146E37CF}" destId="{038B0FC5-E4D2-D749-87AF-62D23B869F62}" srcOrd="0" destOrd="0" presId="urn:microsoft.com/office/officeart/2005/8/layout/vProcess5"/>
    <dgm:cxn modelId="{644F3961-C4AC-A34E-9627-B8F0EFAE1580}" type="presOf" srcId="{DC051A89-32AC-0F4E-97E6-AFDCD6A615B0}" destId="{ABF744A6-CB1F-AB42-B35C-41E41553EB3E}" srcOrd="0" destOrd="2" presId="urn:microsoft.com/office/officeart/2005/8/layout/vProcess5"/>
    <dgm:cxn modelId="{F199458A-3BE6-4D45-9767-9BC8F77B3389}" type="presOf" srcId="{DC051A89-32AC-0F4E-97E6-AFDCD6A615B0}" destId="{6F6B7198-3E32-4245-B1D3-FD27A8378077}" srcOrd="1" destOrd="2" presId="urn:microsoft.com/office/officeart/2005/8/layout/vProcess5"/>
    <dgm:cxn modelId="{CE6C7284-F4C3-BC46-85E8-76A33F77AB88}" type="presOf" srcId="{3781ADE9-58E6-784F-A9D6-68514A2383B3}" destId="{6F6B7198-3E32-4245-B1D3-FD27A8378077}" srcOrd="1" destOrd="1" presId="urn:microsoft.com/office/officeart/2005/8/layout/vProcess5"/>
    <dgm:cxn modelId="{7FD3A609-A4B3-7440-9D2A-B5EE03051F89}" type="presOf" srcId="{D4B198E5-1D9B-104C-9199-F1BF4FF13FF6}" destId="{ACB1409C-DE15-AA4E-A3FF-D5FD1E84D7DE}" srcOrd="1" destOrd="2" presId="urn:microsoft.com/office/officeart/2005/8/layout/vProcess5"/>
    <dgm:cxn modelId="{6AEE0F78-32F3-764E-9299-178AB2F0505D}" type="presOf" srcId="{38069664-A8A7-AF44-9B55-67B7204F69F6}" destId="{6D97D0DA-75F3-F049-AEA0-3B0A67F92FD9}" srcOrd="0" destOrd="0" presId="urn:microsoft.com/office/officeart/2005/8/layout/vProcess5"/>
    <dgm:cxn modelId="{7FA05DC6-A4B8-A848-8FA8-D18C06072013}" type="presOf" srcId="{ECE8B17E-1746-6B47-A009-ABBABD72AFDF}" destId="{CFE42E23-C105-7747-8F07-431CCA77DDF0}" srcOrd="0" destOrd="0" presId="urn:microsoft.com/office/officeart/2005/8/layout/vProcess5"/>
    <dgm:cxn modelId="{08678979-A013-DF4D-A73E-7A93C448AC20}" type="presOf" srcId="{030B0D53-F556-5B41-87A2-5B21DF28DA5F}" destId="{ABF744A6-CB1F-AB42-B35C-41E41553EB3E}" srcOrd="0" destOrd="0" presId="urn:microsoft.com/office/officeart/2005/8/layout/vProcess5"/>
    <dgm:cxn modelId="{7F0A7F5C-ACA5-C940-B186-7E71B1F3F487}" srcId="{62BA427E-4AB8-4F4D-8F76-B00E5A5F702C}" destId="{D4B198E5-1D9B-104C-9199-F1BF4FF13FF6}" srcOrd="1" destOrd="0" parTransId="{4545A0A8-B890-2E4B-8A96-B505EA06D992}" sibTransId="{B87B01D9-9718-C24E-B283-F617B43631E6}"/>
    <dgm:cxn modelId="{0F969814-422F-8648-AF24-99BAA8AA4DB7}" type="presOf" srcId="{D4B198E5-1D9B-104C-9199-F1BF4FF13FF6}" destId="{6B095AD3-935C-ED40-9C7E-F5C177AE0A13}" srcOrd="0" destOrd="2" presId="urn:microsoft.com/office/officeart/2005/8/layout/vProcess5"/>
    <dgm:cxn modelId="{29F70ED3-A120-0146-AC55-BA71458453C6}" type="presOf" srcId="{12A84884-3470-4D40-8272-E4B6802F244E}" destId="{1A515E0F-3571-6645-9C48-D2BFCB2BEE57}" srcOrd="0" destOrd="0" presId="urn:microsoft.com/office/officeart/2005/8/layout/vProcess5"/>
    <dgm:cxn modelId="{8A852014-F458-B846-A9C1-2E492BF8C87E}" srcId="{030B0D53-F556-5B41-87A2-5B21DF28DA5F}" destId="{3781ADE9-58E6-784F-A9D6-68514A2383B3}" srcOrd="0" destOrd="0" parTransId="{C9F8D904-FF9D-BD43-8ECF-486EF423A53F}" sibTransId="{E2D3FC73-DFDE-FD4A-BB77-F7A9F7A55CCE}"/>
    <dgm:cxn modelId="{F37FE040-AB46-AA4D-B953-3F67AB5AB2B4}" type="presOf" srcId="{CCA4D75A-D310-1344-A33A-D1D497A19938}" destId="{5782ED3A-ECF2-824F-A46F-BFAD7A4F1170}" srcOrd="0" destOrd="0" presId="urn:microsoft.com/office/officeart/2005/8/layout/vProcess5"/>
    <dgm:cxn modelId="{BF0CE74F-A1D0-9049-9742-B0095D98C53B}" srcId="{2F4E0467-C351-6245-9260-24CD146E37CF}" destId="{030B0D53-F556-5B41-87A2-5B21DF28DA5F}" srcOrd="2" destOrd="0" parTransId="{60B305DF-61B1-C441-A232-B2F1C543AE5F}" sibTransId="{DA55E49E-B5B3-E249-B83D-86D9B749D614}"/>
    <dgm:cxn modelId="{E7517EAB-79C8-244F-9487-BEF58212CBA0}" type="presOf" srcId="{3781ADE9-58E6-784F-A9D6-68514A2383B3}" destId="{ABF744A6-CB1F-AB42-B35C-41E41553EB3E}" srcOrd="0" destOrd="1" presId="urn:microsoft.com/office/officeart/2005/8/layout/vProcess5"/>
    <dgm:cxn modelId="{F3A7A152-ECFE-E44C-84C3-234E41EEE8C8}" type="presOf" srcId="{030B0D53-F556-5B41-87A2-5B21DF28DA5F}" destId="{6F6B7198-3E32-4245-B1D3-FD27A8378077}" srcOrd="1" destOrd="0" presId="urn:microsoft.com/office/officeart/2005/8/layout/vProcess5"/>
    <dgm:cxn modelId="{6FA93154-66C6-3C4B-93CE-D17CB787B00E}" type="presParOf" srcId="{038B0FC5-E4D2-D749-87AF-62D23B869F62}" destId="{B0B861B1-D10F-844A-8648-0015FB953133}" srcOrd="0" destOrd="0" presId="urn:microsoft.com/office/officeart/2005/8/layout/vProcess5"/>
    <dgm:cxn modelId="{F63A8F69-3607-3342-92EC-70EDB2F92689}" type="presParOf" srcId="{038B0FC5-E4D2-D749-87AF-62D23B869F62}" destId="{6B095AD3-935C-ED40-9C7E-F5C177AE0A13}" srcOrd="1" destOrd="0" presId="urn:microsoft.com/office/officeart/2005/8/layout/vProcess5"/>
    <dgm:cxn modelId="{5D229C1A-A4C4-604A-BBD0-9F4DC7D03B1A}" type="presParOf" srcId="{038B0FC5-E4D2-D749-87AF-62D23B869F62}" destId="{5782ED3A-ECF2-824F-A46F-BFAD7A4F1170}" srcOrd="2" destOrd="0" presId="urn:microsoft.com/office/officeart/2005/8/layout/vProcess5"/>
    <dgm:cxn modelId="{FDAB11D5-B3F2-D943-BD76-9671E54B9C23}" type="presParOf" srcId="{038B0FC5-E4D2-D749-87AF-62D23B869F62}" destId="{ABF744A6-CB1F-AB42-B35C-41E41553EB3E}" srcOrd="3" destOrd="0" presId="urn:microsoft.com/office/officeart/2005/8/layout/vProcess5"/>
    <dgm:cxn modelId="{2A852FAC-D4C0-2A45-B1C5-3093C6B22A7C}" type="presParOf" srcId="{038B0FC5-E4D2-D749-87AF-62D23B869F62}" destId="{6D97D0DA-75F3-F049-AEA0-3B0A67F92FD9}" srcOrd="4" destOrd="0" presId="urn:microsoft.com/office/officeart/2005/8/layout/vProcess5"/>
    <dgm:cxn modelId="{1BEC2F60-00B9-6346-A47A-7AC4A98267A9}" type="presParOf" srcId="{038B0FC5-E4D2-D749-87AF-62D23B869F62}" destId="{1A515E0F-3571-6645-9C48-D2BFCB2BEE57}" srcOrd="5" destOrd="0" presId="urn:microsoft.com/office/officeart/2005/8/layout/vProcess5"/>
    <dgm:cxn modelId="{A82ACFF2-3168-ED4E-BD93-0E40C09EA86C}" type="presParOf" srcId="{038B0FC5-E4D2-D749-87AF-62D23B869F62}" destId="{CFE42E23-C105-7747-8F07-431CCA77DDF0}" srcOrd="6" destOrd="0" presId="urn:microsoft.com/office/officeart/2005/8/layout/vProcess5"/>
    <dgm:cxn modelId="{C6D61391-F393-CB47-90B1-D26DB408E6AE}" type="presParOf" srcId="{038B0FC5-E4D2-D749-87AF-62D23B869F62}" destId="{96A9DF72-1F49-6B4B-9FA0-35E7585FE2F9}" srcOrd="7" destOrd="0" presId="urn:microsoft.com/office/officeart/2005/8/layout/vProcess5"/>
    <dgm:cxn modelId="{81C020A2-ED77-3841-BE65-5C5DA5392EF9}" type="presParOf" srcId="{038B0FC5-E4D2-D749-87AF-62D23B869F62}" destId="{ACB1409C-DE15-AA4E-A3FF-D5FD1E84D7DE}" srcOrd="8" destOrd="0" presId="urn:microsoft.com/office/officeart/2005/8/layout/vProcess5"/>
    <dgm:cxn modelId="{9C4648BD-B3C8-7A46-80A6-6DC76EBA9E3D}" type="presParOf" srcId="{038B0FC5-E4D2-D749-87AF-62D23B869F62}" destId="{59E564A5-C955-CB42-BF4E-80FA19FC64A4}" srcOrd="9" destOrd="0" presId="urn:microsoft.com/office/officeart/2005/8/layout/vProcess5"/>
    <dgm:cxn modelId="{05F2EDC9-6555-5F4C-B163-078B0125A9CC}" type="presParOf" srcId="{038B0FC5-E4D2-D749-87AF-62D23B869F62}" destId="{6F6B7198-3E32-4245-B1D3-FD27A8378077}" srcOrd="10" destOrd="0" presId="urn:microsoft.com/office/officeart/2005/8/layout/vProcess5"/>
    <dgm:cxn modelId="{D743B2FA-3739-9744-A48E-E39B2D672EF1}" type="presParOf" srcId="{038B0FC5-E4D2-D749-87AF-62D23B869F62}" destId="{FB3C7E0F-87C3-404A-B7AD-757DDD520131}" srcOrd="11"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095AD3-935C-ED40-9C7E-F5C177AE0A13}">
      <dsp:nvSpPr>
        <dsp:cNvPr id="0" name=""/>
        <dsp:cNvSpPr/>
      </dsp:nvSpPr>
      <dsp:spPr>
        <a:xfrm>
          <a:off x="0" y="0"/>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Presentation Layer</a:t>
          </a:r>
        </a:p>
        <a:p>
          <a:pPr marL="57150" lvl="1" indent="-57150" algn="l" defTabSz="444500">
            <a:lnSpc>
              <a:spcPct val="90000"/>
            </a:lnSpc>
            <a:spcBef>
              <a:spcPct val="0"/>
            </a:spcBef>
            <a:spcAft>
              <a:spcPct val="15000"/>
            </a:spcAft>
            <a:buChar char="••"/>
          </a:pPr>
          <a:r>
            <a:rPr lang="en-US" sz="1000" kern="1200">
              <a:latin typeface="Times"/>
              <a:cs typeface="Times"/>
            </a:rPr>
            <a:t>Views (JSP pages)</a:t>
          </a:r>
        </a:p>
        <a:p>
          <a:pPr marL="57150" lvl="1" indent="-57150" algn="l" defTabSz="444500">
            <a:lnSpc>
              <a:spcPct val="90000"/>
            </a:lnSpc>
            <a:spcBef>
              <a:spcPct val="0"/>
            </a:spcBef>
            <a:spcAft>
              <a:spcPct val="15000"/>
            </a:spcAft>
            <a:buChar char="••"/>
          </a:pPr>
          <a:r>
            <a:rPr lang="en-US" sz="1000" kern="1200">
              <a:latin typeface="Times"/>
              <a:cs typeface="Times"/>
            </a:rPr>
            <a:t>Presentation of data</a:t>
          </a:r>
        </a:p>
      </dsp:txBody>
      <dsp:txXfrm>
        <a:off x="20622" y="20622"/>
        <a:ext cx="3569858" cy="662844"/>
      </dsp:txXfrm>
    </dsp:sp>
    <dsp:sp modelId="{5782ED3A-ECF2-824F-A46F-BFAD7A4F1170}">
      <dsp:nvSpPr>
        <dsp:cNvPr id="0" name=""/>
        <dsp:cNvSpPr/>
      </dsp:nvSpPr>
      <dsp:spPr>
        <a:xfrm>
          <a:off x="367588" y="832104"/>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Security Layer</a:t>
          </a:r>
        </a:p>
      </dsp:txBody>
      <dsp:txXfrm>
        <a:off x="388210" y="852726"/>
        <a:ext cx="3522630" cy="662844"/>
      </dsp:txXfrm>
    </dsp:sp>
    <dsp:sp modelId="{ABF744A6-CB1F-AB42-B35C-41E41553EB3E}">
      <dsp:nvSpPr>
        <dsp:cNvPr id="0" name=""/>
        <dsp:cNvSpPr/>
      </dsp:nvSpPr>
      <dsp:spPr>
        <a:xfrm>
          <a:off x="729691" y="1664208"/>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Business Logic </a:t>
          </a:r>
        </a:p>
        <a:p>
          <a:pPr marL="57150" lvl="1" indent="-57150" algn="l" defTabSz="444500">
            <a:lnSpc>
              <a:spcPct val="90000"/>
            </a:lnSpc>
            <a:spcBef>
              <a:spcPct val="0"/>
            </a:spcBef>
            <a:spcAft>
              <a:spcPct val="15000"/>
            </a:spcAft>
            <a:buChar char="••"/>
          </a:pPr>
          <a:r>
            <a:rPr lang="en-US" sz="1000" kern="1200">
              <a:latin typeface="Times"/>
              <a:cs typeface="Times"/>
            </a:rPr>
            <a:t>Spring MVC Controllers</a:t>
          </a:r>
        </a:p>
        <a:p>
          <a:pPr marL="57150" lvl="1" indent="-57150" algn="l" defTabSz="444500">
            <a:lnSpc>
              <a:spcPct val="90000"/>
            </a:lnSpc>
            <a:spcBef>
              <a:spcPct val="0"/>
            </a:spcBef>
            <a:spcAft>
              <a:spcPct val="15000"/>
            </a:spcAft>
            <a:buChar char="••"/>
          </a:pPr>
          <a:r>
            <a:rPr lang="en-US" sz="1000" kern="1200">
              <a:latin typeface="Times"/>
              <a:cs typeface="Times"/>
            </a:rPr>
            <a:t>Spring MVC Services</a:t>
          </a:r>
        </a:p>
      </dsp:txBody>
      <dsp:txXfrm>
        <a:off x="750313" y="1684830"/>
        <a:ext cx="3528116" cy="662844"/>
      </dsp:txXfrm>
    </dsp:sp>
    <dsp:sp modelId="{6D97D0DA-75F3-F049-AEA0-3B0A67F92FD9}">
      <dsp:nvSpPr>
        <dsp:cNvPr id="0" name=""/>
        <dsp:cNvSpPr/>
      </dsp:nvSpPr>
      <dsp:spPr>
        <a:xfrm>
          <a:off x="1097279" y="2496312"/>
          <a:ext cx="4389120" cy="70408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a:cs typeface="Times"/>
            </a:rPr>
            <a:t>Database Layer</a:t>
          </a:r>
        </a:p>
      </dsp:txBody>
      <dsp:txXfrm>
        <a:off x="1117901" y="2516934"/>
        <a:ext cx="3522630" cy="662844"/>
      </dsp:txXfrm>
    </dsp:sp>
    <dsp:sp modelId="{1A515E0F-3571-6645-9C48-D2BFCB2BEE57}">
      <dsp:nvSpPr>
        <dsp:cNvPr id="0" name=""/>
        <dsp:cNvSpPr/>
      </dsp:nvSpPr>
      <dsp:spPr>
        <a:xfrm>
          <a:off x="3931462" y="539267"/>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034435" y="539267"/>
        <a:ext cx="251711" cy="344387"/>
      </dsp:txXfrm>
    </dsp:sp>
    <dsp:sp modelId="{CFE42E23-C105-7747-8F07-431CCA77DDF0}">
      <dsp:nvSpPr>
        <dsp:cNvPr id="0" name=""/>
        <dsp:cNvSpPr/>
      </dsp:nvSpPr>
      <dsp:spPr>
        <a:xfrm>
          <a:off x="4299051" y="1371371"/>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402024" y="1371371"/>
        <a:ext cx="251711" cy="344387"/>
      </dsp:txXfrm>
    </dsp:sp>
    <dsp:sp modelId="{96A9DF72-1F49-6B4B-9FA0-35E7585FE2F9}">
      <dsp:nvSpPr>
        <dsp:cNvPr id="0" name=""/>
        <dsp:cNvSpPr/>
      </dsp:nvSpPr>
      <dsp:spPr>
        <a:xfrm>
          <a:off x="4661154" y="2203475"/>
          <a:ext cx="457657" cy="457657"/>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4764127" y="2203475"/>
        <a:ext cx="251711" cy="344387"/>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Reu15</b:Tag>
    <b:SourceType>InternetSite</b:SourceType>
    <b:Guid>{5F196800-4B9B-FF4C-B765-36E75A38E627}</b:Guid>
    <b:Author>
      <b:Author>
        <b:NameList>
          <b:Person>
            <b:Last>Reuters</b:Last>
          </b:Person>
        </b:NameList>
      </b:Author>
    </b:Author>
    <b:InternetSiteTitle>Most of world interconnected through email and social media'  </b:InternetSiteTitle>
    <b:URL>http://www.reuters.com/article/2012/03/27/uk-socialmedia-online-poll- idUSLNE82Q02120120327  </b:URL>
    <b:Year>2015</b:Year>
    <b:YearAccessed>2014</b:YearAccessed>
    <b:MonthAccessed>11</b:MonthAccessed>
    <b:DayAccessed>03</b:DayAccessed>
    <b:RefOrder>1</b:RefOrder>
  </b:Source>
  <b:Source>
    <b:Tag>The151</b:Tag>
    <b:SourceType>InternetSite</b:SourceType>
    <b:Guid>{3D2F19A9-8541-8246-8831-E80CAF81CF7C}</b:Guid>
    <b:Author>
      <b:Author>
        <b:Corporate>The Radical Group</b:Corporate>
      </b:Author>
    </b:Author>
    <b:InternetSiteTitle>Most of world interconnected through email and social media </b:InternetSiteTitle>
    <b:URL>http://www.radicati.com/wp/wp-content/uploads/2013/04/Email-Statistics- Report-2013-2017-Executive-Summary.pdf</b:URL>
    <b:Year>2015</b:Year>
    <b:YearAccessed>2014</b:YearAccessed>
    <b:MonthAccessed>11</b:MonthAccessed>
    <b:DayAccessed>03</b:DayAccessed>
    <b:RefOrder>2</b:RefOrder>
  </b:Source>
  <b:Source>
    <b:Tag>Ese15</b:Tag>
    <b:SourceType>InternetSite</b:SourceType>
    <b:Guid>{D271E74E-C70B-C940-BD4F-5DBB52373333}</b:Guid>
    <b:Author>
      <b:Author>
        <b:Corporate>Esecurityplanet.com </b:Corporate>
      </b:Author>
    </b:Author>
    <b:Title>Almost 100 Billion Spam E-mails Sent Daily in Q1 2013 - eSecurity Planet'  </b:Title>
    <b:InternetSiteTitle>Esecurityplanet.com </b:InternetSiteTitle>
    <b:URL>http://www.esecurityplanet.com/network-security/almost-100-billion- spam-e-mails-sent-daily-in-q1-2013.html</b:URL>
    <b:Year>2015</b:Year>
    <b:YearAccessed>2014</b:YearAccessed>
    <b:MonthAccessed>11</b:MonthAccessed>
    <b:DayAccessed>03</b:DayAccessed>
    <b:RefOrder>3</b:RefOrder>
  </b:Source>
  <b:Source>
    <b:Tag>Ost</b:Tag>
    <b:SourceType>InternetSite</b:SourceType>
    <b:Guid>{A230ED5D-A7D6-D748-8C1D-EE85ADCBE73A}</b:Guid>
    <b:Author>
      <b:Author>
        <b:NameList>
          <b:Person>
            <b:Last>Osterwalder</b:Last>
            <b:First>A.</b:First>
          </b:Person>
          <b:Person>
            <b:Last>Pigne</b:Last>
            <b:First>Y</b:First>
          </b:Person>
          <b:Person>
            <b:Last>Bernarda</b:Last>
            <b:First>G</b:First>
          </b:Person>
          <b:Person>
            <b:Last>Smith</b:Last>
            <b:First>Osterwalder</b:First>
          </b:Person>
        </b:NameList>
      </b:Author>
    </b:Author>
    <b:ProductionCompany>Value proposition design</b:ProductionCompany>
    <b:RefOrder>4</b:RefOrder>
  </b:Source>
  <b:Source>
    <b:Tag>Sea15</b:Tag>
    <b:SourceType>InternetSite</b:SourceType>
    <b:Guid>{48FFCB0B-D79D-3342-AF58-5565B3CE1DD4}</b:Guid>
    <b:Author>
      <b:Author>
        <b:Corporate>SearchSoftwareQuality  </b:Corporate>
      </b:Author>
    </b:Author>
    <b:InternetSiteTitle>Software development life cycle phases, iterations, explained step by step  </b:InternetSiteTitle>
    <b:URL>http://searchsoftwarequality.techtarget.com/answer/Software- development-life-cycle-phases-iterations-explained-step-by-step </b:URL>
    <b:Year>2015</b:Year>
    <b:YearAccessed>2015</b:YearAccessed>
    <b:MonthAccessed>03</b:MonthAccessed>
    <b:DayAccessed>18</b:DayAccessed>
    <b:RefOrder>5</b:RefOrder>
  </b:Source>
  <b:Source>
    <b:Tag>Wik15</b:Tag>
    <b:SourceType>InternetSite</b:SourceType>
    <b:Guid>{04924701-8B61-2E4B-9982-A13AEC2CC10A}</b:Guid>
    <b:Author>
      <b:Author>
        <b:Corporate>Wikipedia</b:Corporate>
      </b:Author>
    </b:Author>
    <b:InternetSiteTitle>Comparison of free software e-commerce web application frameworks</b:InternetSiteTitle>
    <b:URL>http://en.wikipedia.org/wiki/Comparison_of_free_software_e- commerce_web_application_frameworks  </b:URL>
    <b:Year>2015</b:Year>
    <b:YearAccessed>2015</b:YearAccessed>
    <b:MonthAccessed>04</b:MonthAccessed>
    <b:DayAccessed>10</b:DayAccessed>
    <b:RefOrder>6</b:RefOrder>
  </b:Source>
  <b:Source>
    <b:Tag>Ofb15</b:Tag>
    <b:SourceType>InternetSite</b:SourceType>
    <b:Guid>{5188C05A-56D1-544D-A7B7-7ECF63CB51D8}</b:Guid>
    <b:Author>
      <b:Author>
        <b:Corporate>Ofbiz.apache.org  </b:Corporate>
      </b:Author>
    </b:Author>
    <b:Title>Apache OFBiz, The Apache Open For Business Project - Open Source E- Business / E-Commerce, ERP, CRM, POS, SCM, MRP, CMMS/EAM  </b:Title>
    <b:URL>https://ofbiz.apache.org/  </b:URL>
    <b:Year>2015</b:Year>
    <b:YearAccessed>2015</b:YearAccessed>
    <b:MonthAccessed>04</b:MonthAccessed>
    <b:DayAccessed>10</b:DayAccessed>
    <b:RefOrder>7</b:RefOrder>
  </b:Source>
  <b:Source>
    <b:Tag>Osc15</b:Tag>
    <b:SourceType>InternetSite</b:SourceType>
    <b:Guid>{E0CE233D-9701-7842-9DC6-70B6351648AB}</b:Guid>
    <b:Author>
      <b:Author>
        <b:Corporate>Oscommerce</b:Corporate>
      </b:Author>
    </b:Author>
    <b:Title>Oscommerce.com</b:Title>
    <b:InternetSiteTitle>Creating Online Stores Worldwide | osCommerce </b:InternetSiteTitle>
    <b:URL>http://www.oscommerce.com</b:URL>
    <b:Year>2015</b:Year>
    <b:YearAccessed>2015</b:YearAccessed>
    <b:MonthAccessed>04</b:MonthAccessed>
    <b:DayAccessed>10</b:DayAccessed>
    <b:RefOrder>8</b:RefOrder>
  </b:Source>
  <b:Source>
    <b:Tag>Mag15</b:Tag>
    <b:SourceType>InternetSite</b:SourceType>
    <b:Guid>{8D9C2C70-57D3-634A-BE92-2507337FD081}</b:Guid>
    <b:Author>
      <b:Author>
        <b:Corporate>Magendo</b:Corporate>
      </b:Author>
    </b:Author>
    <b:InternetSiteTitle>HP - Magento.com UK</b:InternetSiteTitle>
    <b:URL>http://magento.com/UK</b:URL>
    <b:Year>2015</b:Year>
    <b:YearAccessed>2015</b:YearAccessed>
    <b:MonthAccessed>04</b:MonthAccessed>
    <b:DayAccessed>11</b:DayAccessed>
    <b:RefOrder>9</b:RefOrder>
  </b:Source>
  <b:Source>
    <b:Tag>Wik151</b:Tag>
    <b:SourceType>InternetSite</b:SourceType>
    <b:Guid>{24616D60-5238-EE41-AA16-13AC0B10E6D0}</b:Guid>
    <b:Author>
      <b:Author>
        <b:Corporate>Wikipedia</b:Corporate>
      </b:Author>
    </b:Author>
    <b:InternetSiteTitle>Gumtree  </b:InternetSiteTitle>
    <b:URL>http://en.wikipedia.org/wiki/Gumtree</b:URL>
    <b:Year>2015</b:Year>
    <b:YearAccessed>2015</b:YearAccessed>
    <b:MonthAccessed>04</b:MonthAccessed>
    <b:DayAccessed>11</b:DayAccessed>
    <b:RefOrder>10</b:RefOrder>
  </b:Source>
  <b:Source>
    <b:Tag>Sec15</b:Tag>
    <b:SourceType>InternetSite</b:SourceType>
    <b:Guid>{698C3A6B-2BA8-814E-B245-196EEC37DB30}</b:Guid>
    <b:Author>
      <b:Author>
        <b:Corporate>Secure.preloved.co.uk  </b:Corporate>
      </b:Author>
    </b:Author>
    <b:Title>About Us | Preloved  </b:Title>
    <b:URL>http://www.preloved.co.uk/about </b:URL>
    <b:Year>2015</b:Year>
    <b:YearAccessed>2015</b:YearAccessed>
    <b:MonthAccessed>04</b:MonthAccessed>
    <b:DayAccessed>11</b:DayAccessed>
    <b:RefOrder>11</b:RefOrder>
  </b:Source>
  <b:Source>
    <b:Tag>Wik152</b:Tag>
    <b:SourceType>InternetSite</b:SourceType>
    <b:Guid>{6939043F-E1ED-2643-95D9-CA26E8FC1D71}</b:Guid>
    <b:Author>
      <b:Author>
        <b:Corporate>Wikipedia </b:Corporate>
      </b:Author>
    </b:Author>
    <b:URL>http://en.wikipedia.org/wiki/Preloved</b:URL>
    <b:Year>2015</b:Year>
    <b:YearAccessed>2015</b:YearAccessed>
    <b:MonthAccessed>04</b:MonthAccessed>
    <b:DayAccessed>11</b:DayAccessed>
    <b:RefOrder>12</b:RefOrder>
  </b:Source>
  <b:Source>
    <b:Tag>Sec151</b:Tag>
    <b:SourceType>InternetSite</b:SourceType>
    <b:Guid>{DAC31EC7-563F-0240-861E-DB3AC89ADB0F}</b:Guid>
    <b:Author>
      <b:Author>
        <b:Corporate>Secure.preloved.co.uk</b:Corporate>
      </b:Author>
    </b:Author>
    <b:Title>Preloved | Sell Used for Free Online in UK and Ireland</b:Title>
    <b:InternetSiteTitle>https://secure.preloved.co.uk/eu?qs=JfkBZrgTL0Us_mTRoTIqPfCxFFVK68QIgWR8O2F9jgrDlqT_ SK8RQQ  </b:InternetSiteTitle>
    <b:Year>2015</b:Year>
    <b:YearAccessed>2015</b:YearAccessed>
    <b:MonthAccessed>04</b:MonthAccessed>
    <b:DayAccessed>18</b:DayAccessed>
    <b:RefOrder>13</b:RefOrder>
  </b:Source>
  <b:Source>
    <b:Tag>Lon15</b:Tag>
    <b:SourceType>InternetSite</b:SourceType>
    <b:Guid>{619F3CE9-B6B6-4B4C-9C71-AC6809014C8F}</b:Guid>
    <b:Author>
      <b:Author>
        <b:Corporate>Londonlovesbusiness.com  </b:Corporate>
      </b:Author>
    </b:Author>
    <b:Title>The Interview: The mysterious founders of Gumtree.com | Interviews | LondonlovesBusiness.com  </b:Title>
    <b:InternetSiteTitle>Londonlovesbusiness.com  </b:InternetSiteTitle>
    <b:URL>http://www.londonlovesbusiness.com/entrepreneurs/famous-entrepreneurs/the-interview-the- mysterious-founders-of-gumtreecom/2210.article  </b:URL>
    <b:Year>2015</b:Year>
    <b:YearAccessed>2015</b:YearAccessed>
    <b:MonthAccessed>04</b:MonthAccessed>
    <b:DayAccessed>18</b:DayAccessed>
    <b:RefOrder>14</b:RefOrder>
  </b:Source>
  <b:Source>
    <b:Tag>Sta15</b:Tag>
    <b:SourceType>InternetSite</b:SourceType>
    <b:Guid>{72690AD8-19BA-874D-9EF0-D57115184303}</b:Guid>
    <b:Author>
      <b:Author>
        <b:Corporate>Statista  </b:Corporate>
      </b:Author>
    </b:Author>
    <b:Title>eBay: number of active buyers 2010-2014 | Statistic'   </b:Title>
    <b:InternetSiteTitle>Statista</b:InternetSiteTitle>
    <b:URL>http://www.statista.com/statistics/242235/number-of-ebays-total-active-users/ </b:URL>
    <b:Year>2015</b:Year>
    <b:YearAccessed>2015</b:YearAccessed>
    <b:MonthAccessed>04</b:MonthAccessed>
    <b:DayAccessed>19</b:DayAccessed>
    <b:RefOrder>15</b:RefOrder>
  </b:Source>
  <b:Source>
    <b:Tag>Pre15</b:Tag>
    <b:SourceType>InternetSite</b:SourceType>
    <b:Guid>{A7DB2AD7-5A6F-8545-BA05-58078AE9949A}</b:Guid>
    <b:Author>
      <b:Author>
        <b:Corporate>Preloved.co.uk  </b:Corporate>
      </b:Author>
    </b:Author>
    <b:Title>About Us | Preloved  </b:Title>
    <b:InternetSiteTitle>Preloved.co.uk  </b:InternetSiteTitle>
    <b:URL>http://www.preloved.co.uk/about </b:URL>
    <b:Year>2015</b:Year>
    <b:YearAccessed>2015</b:YearAccessed>
    <b:MonthAccessed>04</b:MonthAccessed>
    <b:DayAccessed>18</b:DayAccessed>
    <b:RefOrder>16</b:RefOrder>
  </b:Source>
  <b:Source>
    <b:Tag>Ora15</b:Tag>
    <b:SourceType>InternetSite</b:SourceType>
    <b:Guid>{F5A8F3BB-5D20-C74E-B0AE-AA6DCAC6F160}</b:Guid>
    <b:Author>
      <b:Author>
        <b:Corporate>Oracle</b:Corporate>
      </b:Author>
    </b:Author>
    <b:Title>Why another MVC?  </b:Title>
    <b:InternetSiteTitle>Oracle.com</b:InternetSiteTitle>
    <b:URL>http://www.oracle.com/technetwork/articles/java/mvc-2280472.html  </b:URL>
    <b:Year>2015</b:Year>
    <b:YearAccessed>2015</b:YearAccessed>
    <b:MonthAccessed>04</b:MonthAccessed>
    <b:DayAccessed>11</b:DayAccessed>
    <b:RefOrder>17</b:RefOrder>
  </b:Source>
  <b:Source>
    <b:Tag>Sli15</b:Tag>
    <b:SourceType>InternetSite</b:SourceType>
    <b:Guid>{431A2DBB-7A1C-C543-A661-84118630CF36}</b:Guid>
    <b:Author>
      <b:Author>
        <b:Corporate>Slideshare</b:Corporate>
      </b:Author>
    </b:Author>
    <b:Title>MVC 1.0 / JSR 371  </b:Title>
    <b:InternetSiteTitle>Slideshare.net  </b:InternetSiteTitle>
    <b:URL>http://www.slideshare.net/delabassee/mvc-10-jsr-371  </b:URL>
    <b:Year>2015</b:Year>
    <b:YearAccessed>2015</b:YearAccessed>
    <b:MonthAccessed>04</b:MonthAccessed>
    <b:DayAccessed>11</b:DayAccessed>
    <b:RefOrder>18</b:RefOrder>
  </b:Source>
  <b:Source>
    <b:Tag>DMV15</b:Tag>
    <b:SourceType>InternetSite</b:SourceType>
    <b:Guid>{21289404-C274-6845-9E87-80364AD6FEDE}</b:Guid>
    <b:Author>
      <b:Author>
        <b:Corporate>D. MVC  </b:Corporate>
      </b:Author>
    </b:Author>
    <b:Title>Difference between Request MVC and Component MVC</b:Title>
    <b:InternetSiteTitle>Stackoverflow.com</b:InternetSiteTitle>
    <b:URL>http://i.stack.imgur.com/Discf.jpg</b:URL>
    <b:Year>2015</b:Year>
    <b:YearAccessed>2015</b:YearAccessed>
    <b:MonthAccessed>04</b:MonthAccessed>
    <b:DayAccessed>11</b:DayAccessed>
    <b:RefOrder>19</b:RefOrder>
  </b:Source>
  <b:Source>
    <b:Tag>Doc15</b:Tag>
    <b:SourceType>InternetSite</b:SourceType>
    <b:Guid>{2CA8F968-FCF5-B348-AF1B-63BE260ACFC3}</b:Guid>
    <b:Author>
      <b:Author>
        <b:Corporate>Docs.spring.io</b:Corporate>
      </b:Author>
    </b:Author>
    <b:Title>1. Introduction to Spring Framework  </b:Title>
    <b:InternetSiteTitle>Spring</b:InternetSiteTitle>
    <b:URL>http://docs.spring.io/spring-framework/docs/3.0.x/reference/overview.html.  </b:URL>
    <b:Year>2015</b:Year>
    <b:YearAccessed>2015</b:YearAccessed>
    <b:MonthAccessed>04</b:MonthAccessed>
    <b:DayAccessed>10</b:DayAccessed>
    <b:RefOrder>20</b:RefOrder>
  </b:Source>
  <b:Source>
    <b:Tag>Spr14</b:Tag>
    <b:SourceType>InternetSite</b:SourceType>
    <b:Guid>{B3EC79BA-9D91-A94E-A0D3-70869595FF51}</b:Guid>
    <b:Author>
      <b:Author>
        <b:NameList>
          <b:Person>
            <b:Last>Spring.io</b:Last>
          </b:Person>
        </b:NameList>
      </b:Author>
    </b:Author>
    <b:Title>Spring</b:Title>
    <b:InternetSiteTitle>Spring</b:InternetSiteTitle>
    <b:URL>http://spring.io/  </b:URL>
    <b:Year>2014</b:Year>
    <b:YearAccessed>2015</b:YearAccessed>
    <b:MonthAccessed>02</b:MonthAccessed>
    <b:DayAccessed>21</b:DayAccessed>
    <b:RefOrder>21</b:RefOrder>
  </b:Source>
  <b:Source>
    <b:Tag>Spr15</b:Tag>
    <b:SourceType>InternetSite</b:SourceType>
    <b:Guid>{87D3918B-2723-B542-95F8-2E8E849561C2}</b:Guid>
    <b:Author>
      <b:Author>
        <b:Corporate>Spring.io</b:Corporate>
      </b:Author>
    </b:Author>
    <b:Title>Spring.io</b:Title>
    <b:InternetSiteTitle>2. Introduction to the Spring Framework'  </b:InternetSiteTitle>
    <b:URL>http://docs.spring.io/spring/docs/current/spring-framework-reference/html/overview.html </b:URL>
    <b:Year>2015</b:Year>
    <b:YearAccessed>2015</b:YearAccessed>
    <b:MonthAccessed>04</b:MonthAccessed>
    <b:DayAccessed>11</b:DayAccessed>
    <b:RefOrder>23</b:RefOrder>
  </b:Source>
  <b:Source>
    <b:Tag>Spr151</b:Tag>
    <b:SourceType>InternetSite</b:SourceType>
    <b:Guid>{BE5F67D8-1659-DA4D-9AB7-2CBF42D673BD}</b:Guid>
    <b:Author>
      <b:Author>
        <b:Corporate>Spring.io</b:Corporate>
      </b:Author>
    </b:Author>
    <b:Title>Spring.io</b:Title>
    <b:InternetSiteTitle>9. Aspect Oriented Programming with Spring</b:InternetSiteTitle>
    <b:URL>http://docs.spring.io/spring/docs/current/spring-framework-reference/html/aop.html#aop-introduction</b:URL>
    <b:Year>2015</b:Year>
    <b:YearAccessed>2015</b:YearAccessed>
    <b:MonthAccessed>02</b:MonthAccessed>
    <b:DayAccessed>11</b:DayAccessed>
    <b:RefOrder>22</b:RefOrder>
  </b:Source>
  <b:Source>
    <b:Tag>Doc151</b:Tag>
    <b:SourceType>InternetSite</b:SourceType>
    <b:Guid>{2A534A3C-0B18-BD4D-8DE1-DDE7B473DCA0}</b:Guid>
    <b:Author>
      <b:Author>
        <b:Corporate>Docs.Spring.io</b:Corporate>
      </b:Author>
    </b:Author>
    <b:Title>Docs.Spring.io</b:Title>
    <b:InternetSiteTitle>1. Introduction to Spring Framework</b:InternetSiteTitle>
    <b:URL>http://docs.spring.io/spring-framework/docs/3.0.x/reference/overview.html</b:URL>
    <b:Year>2015</b:Year>
    <b:YearAccessed>2015</b:YearAccessed>
    <b:MonthAccessed>04</b:MonthAccessed>
    <b:DayAccessed>10</b:DayAccessed>
    <b:RefOrder>25</b:RefOrder>
  </b:Source>
  <b:Source>
    <b:Tag>Cop15</b:Tag>
    <b:SourceType>InternetSite</b:SourceType>
    <b:Guid>{26144046-EE61-FA4E-953A-20F1481BA71D}</b:Guid>
    <b:Author>
      <b:Author>
        <b:Corporate>Coplien, T.</b:Corporate>
      </b:Author>
    </b:Author>
    <b:Title>The DCI Architecture: A New Vision of Object-Oriented Programming'</b:Title>
    <b:InternetSiteTitle>Artima.com  </b:InternetSiteTitle>
    <b:URL>http://www.artima.com/articles/dci_vision.html </b:URL>
    <b:Year>2015</b:Year>
    <b:YearAccessed>2015</b:YearAccessed>
    <b:MonthAccessed>02</b:MonthAccessed>
    <b:DayAccessed>22</b:DayAccessed>
    <b:City>.</b:City>
    <b:RefOrder>26</b:RefOrder>
  </b:Source>
  <b:Source>
    <b:Tag>DVr15</b:Tag>
    <b:SourceType>InternetSite</b:SourceType>
    <b:Guid>{B0ED039B-6A68-9741-B9E3-9605C7013A02}</b:Guid>
    <b:Author>
      <b:Author>
        <b:NameList>
          <b:Person>
            <b:Last>Vrusias</b:Last>
            <b:First>D.</b:First>
          </b:Person>
        </b:NameList>
      </b:Author>
    </b:Author>
    <b:Title>COM3014: Advanced Challenges in Web Technologies, textbook</b:Title>
    <b:InternetSiteTitle>University of Surrey, Surrey Learn</b:InternetSiteTitle>
    <b:URL>https://sharepoint.surrey.ac.uk/exampapers/Papers/Advanced%20Challenges%20in%20Web%20Tech nologies.pdf  </b:URL>
    <b:Year>2015</b:Year>
    <b:YearAccessed>2015</b:YearAccessed>
    <b:MonthAccessed>02</b:MonthAccessed>
    <b:DayAccessed>22</b:DayAccessed>
    <b:RefOrder>27</b:RefOrder>
  </b:Source>
  <b:Source>
    <b:Tag>Leg15</b:Tag>
    <b:SourceType>InternetSite</b:SourceType>
    <b:Guid>{34011FE9-2EB0-F640-9D6F-3768A7244020}</b:Guid>
    <b:Author>
      <b:Author>
        <b:Corporate>Legislation.gov.uk</b:Corporate>
      </b:Author>
    </b:Author>
    <b:Title>Sale of Goods Act 1979  </b:Title>
    <b:InternetSiteTitle>Legislation.gov.uk</b:InternetSiteTitle>
    <b:URL>http://www.legislation.gov.uk/ukpga/1979/54  </b:URL>
    <b:Year>2015</b:Year>
    <b:YearAccessed>2014</b:YearAccessed>
    <b:MonthAccessed>11</b:MonthAccessed>
    <b:DayAccessed>10</b:DayAccessed>
    <b:RefOrder>28</b:RefOrder>
  </b:Source>
  <b:Source>
    <b:Tag>Gla15</b:Tag>
    <b:SourceType>InternetSite</b:SourceType>
    <b:Guid>{4CB60089-373C-DE48-8AE4-84EA680E6BAD}</b:Guid>
    <b:Author>
      <b:Author>
        <b:Corporate>Glassraven.com</b:Corporate>
      </b:Author>
    </b:Author>
    <b:Title>Trading Online | Legal Requirements | Ecommerce Websites | Glassraven</b:Title>
    <b:InternetSiteTitle>Glassraven.com</b:InternetSiteTitle>
    <b:URL>http://www.glassraven.com/articles/online-legal-requirements.php</b:URL>
    <b:Year>2015</b:Year>
    <b:YearAccessed>2014</b:YearAccessed>
    <b:MonthAccessed>11</b:MonthAccessed>
    <b:DayAccessed>10</b:DayAccessed>
    <b:RefOrder>33</b:RefOrder>
  </b:Source>
  <b:Source>
    <b:Tag>Sqa15</b:Tag>
    <b:SourceType>InternetSite</b:SourceType>
    <b:Guid>{CE165EFD-4458-DF4E-87EF-6262CA1C7546}</b:Guid>
    <b:Author>
      <b:Author>
        <b:Corporate>Sqa.org.uk</b:Corporate>
      </b:Author>
    </b:Author>
    <b:InternetSiteTitle>Functional and Non-Functional Requirements</b:InternetSiteTitle>
    <b:URL>http://www.sqa.org.uk/e-learning/SDM03CD/page_02.htm  </b:URL>
    <b:Year>2015</b:Year>
    <b:YearAccessed>2014</b:YearAccessed>
    <b:MonthAccessed>11</b:MonthAccessed>
    <b:DayAccessed>04</b:DayAccessed>
    <b:RefOrder>29</b:RefOrder>
  </b:Source>
  <b:Source>
    <b:Tag>ReQ15</b:Tag>
    <b:SourceType>InternetSite</b:SourceType>
    <b:Guid>{0D3EDAF1-579D-2640-AB2A-4A4FFDDC3D5C}</b:Guid>
    <b:Author>
      <b:Author>
        <b:Corporate>ReQtest  </b:Corporate>
      </b:Author>
    </b:Author>
    <b:Title>Functional Requirements vs Non Functional Requirements  </b:Title>
    <b:InternetSiteTitle>ReQtest</b:InternetSiteTitle>
    <b:URL>http://reqtest.com/requirements-blog/functional-vs-non-functional-requirements/  </b:URL>
    <b:Year>2015</b:Year>
    <b:YearAccessed>2014</b:YearAccessed>
    <b:MonthAccessed>11</b:MonthAccessed>
    <b:DayAccessed>04</b:DayAccessed>
    <b:RefOrder>30</b:RefOrder>
  </b:Source>
  <b:Source>
    <b:Tag>Iet15</b:Tag>
    <b:SourceType>InternetSite</b:SourceType>
    <b:Guid>{F04D6E9E-E5CC-3B4B-8FB6-8B31662B6BD9}</b:Guid>
    <b:Author>
      <b:Author>
        <b:Corporate>Ietf.org  </b:Corporate>
      </b:Author>
    </b:Author>
    <b:Title>Ietf.org  </b:Title>
    <b:InternetSiteTitle>Ietf.org  </b:InternetSiteTitle>
    <b:URL>Available: http://www.ietf.org/rfc/rfc2119.txt.  </b:URL>
    <b:Year>2015</b:Year>
    <b:YearAccessed>2015</b:YearAccessed>
    <b:MonthAccessed>04</b:MonthAccessed>
    <b:DayAccessed>12</b:DayAccessed>
    <b:RefOrder>31</b:RefOrder>
  </b:Source>
  <b:Source>
    <b:Tag>Fam13</b:Tag>
    <b:SourceType>InternetSite</b:SourceType>
    <b:Guid>{8DB9F342-0028-FA42-9111-69BC545C277E}</b:Guid>
    <b:Title>MoSCoW : Requirements Prioritization Technique', Business Analyst Learnings  </b:Title>
    <b:InternetSiteTitle>Business Analyst Learnings  </b:InternetSiteTitle>
    <b:URL>http://businessanalystlearnings.com/ba- techniques/2013/3/5/moscow-technique-requirements-prioritization  </b:URL>
    <b:Year>2013</b:Year>
    <b:YearAccessed>2014</b:YearAccessed>
    <b:MonthAccessed>03</b:MonthAccessed>
    <b:DayAccessed>21</b:DayAccessed>
    <b:Author>
      <b:Author>
        <b:NameList>
          <b:Person>
            <b:Last>Famuyide  </b:Last>
            <b:First>S</b:First>
          </b:Person>
          <b:Person>
            <b:Last>Famuyide  </b:Last>
            <b:First>S</b:First>
          </b:Person>
        </b:NameList>
      </b:Author>
    </b:Author>
    <b:RefOrder>32</b:RefOrder>
  </b:Source>
  <b:Source>
    <b:Tag>Ext15</b:Tag>
    <b:SourceType>InternetSite</b:SourceType>
    <b:Guid>{691A448A-2C55-794D-8C56-9019E77DDFF9}</b:Guid>
    <b:Author>
      <b:Author>
        <b:Corporate>Extension.iastate.edu</b:Corporate>
      </b:Author>
    </b:Author>
    <b:Title>What is a Feasibility Study? | Ag Decision Maker  </b:Title>
    <b:InternetSiteTitle>Extension.iastate.edu</b:InternetSiteTitle>
    <b:URL>http://www.extension.iastate.edu/agdm/wholefarm/html/c5-65.html  </b:URL>
    <b:Year>2015</b:Year>
    <b:YearAccessed>2015</b:YearAccessed>
    <b:MonthAccessed>02</b:MonthAccessed>
    <b:DayAccessed>21</b:DayAccessed>
    <b:RefOrder>34</b:RefOrder>
  </b:Source>
  <b:Source>
    <b:Tag>Dic15</b:Tag>
    <b:SourceType>InternetSite</b:SourceType>
    <b:Guid>{3C8BCFFD-526D-D745-AB6F-D33B49D570DE}</b:Guid>
    <b:Author>
      <b:Author>
        <b:Corporate>Dictionary.com</b:Corporate>
      </b:Author>
    </b:Author>
    <b:Title>The definition of stakeholder  </b:Title>
    <b:InternetSiteTitle>Dictionary.com</b:InternetSiteTitle>
    <b:URL>http://dictionary.reference.com/browse/stakeholder  </b:URL>
    <b:Year>2015</b:Year>
    <b:YearAccessed>2014</b:YearAccessed>
    <b:MonthAccessed>11</b:MonthAccessed>
    <b:DayAccessed>04</b:DayAccessed>
    <b:RefOrder>35</b:RefOrder>
  </b:Source>
  <b:Source>
    <b:Tag>stq15</b:Tag>
    <b:SourceType>InternetSite</b:SourceType>
    <b:Guid>{2A33B89D-E0C5-354D-9D45-D92420CD87C2}</b:Guid>
    <b:Author>
      <b:Author>
        <b:Corporate>stqbexamcertification.com  </b:Corporate>
      </b:Author>
    </b:Author>
    <b:Title>What is Waterfall model- advantages, disadvantages and when to use it?',  </b:Title>
    <b:InternetSiteTitle>stqbexamcertification.com  </b:InternetSiteTitle>
    <b:URL>http://istqbexamcertification.com/what-is-waterfall-model-advantages- disadvantages-and-when-to-use-it/</b:URL>
    <b:Year>2015</b:Year>
    <b:YearAccessed>2015</b:YearAccessed>
    <b:MonthAccessed>04</b:MonthAccessed>
    <b:DayAccessed>11</b:DayAccessed>
    <b:RefOrder>36</b:RefOrder>
  </b:Source>
  <b:Source>
    <b:Tag>Cso15</b:Tag>
    <b:SourceType>InternetSite</b:SourceType>
    <b:Guid>{0AA43A27-F1EF-9A42-8D25-390789F689DB}</b:Guid>
    <b:Author>
      <b:Author>
        <b:Corporate>Cs.odu.edu</b:Corporate>
      </b:Author>
    </b:Author>
    <b:Title>Software Development: The W aterfall Model </b:Title>
    <b:InternetSiteTitle>Cs.odu.edu</b:InternetSiteTitle>
    <b:URL>http://www.cs.odu.edu/~cs333/website-s11/Lectures/waterfall/page/waterfall.html#subsubsect-design</b:URL>
    <b:Year>2015</b:Year>
    <b:YearAccessed>2015</b:YearAccessed>
    <b:MonthAccessed>04</b:MonthAccessed>
    <b:DayAccessed>11</b:DayAccessed>
    <b:RefOrder>37</b:RefOrder>
  </b:Source>
  <b:Source>
    <b:Tag>Doc152</b:Tag>
    <b:SourceType>InternetSite</b:SourceType>
    <b:Guid>{6FF8C9A2-4738-5D42-99B6-3250CCC6E364}</b:Guid>
    <b:Author>
      <b:Author>
        <b:Corporate>Docs.spring.io.</b:Corporate>
      </b:Author>
    </b:Author>
    <b:Title>3. New Features and Enhancements in Spring Framework 4.0  </b:Title>
    <b:InternetSiteTitle>Spring.io</b:InternetSiteTitle>
    <b:URL>http://docs.spring.io/spring/docs/current/spring-framework-reference/html/new-in- 4.0.html  </b:URL>
    <b:Year>2015</b:Year>
    <b:YearAccessed>2015</b:YearAccessed>
    <b:MonthAccessed>04</b:MonthAccessed>
    <b:DayAccessed>11</b:DayAccessed>
    <b:RefOrder>38</b:RefOrder>
  </b:Source>
  <b:Source>
    <b:Tag>Pag14</b:Tag>
    <b:SourceType>InternetSite</b:SourceType>
    <b:Guid>{861D7EF8-877B-9042-A9D7-2D2E6499F341}</b:Guid>
    <b:Author>
      <b:Author>
        <b:Corporate>Pages.zeroturnaround.com</b:Corporate>
      </b:Author>
    </b:Author>
    <b:Title>ava Tools &amp; Technologies Landscape for 2014</b:Title>
    <b:InternetSiteTitle>Pages.zeroturnaround.com</b:InternetSiteTitle>
    <b:URL>http://pages.zeroturnaround.com/Java-Tools- Technologies.html?utm_source=Java%20Tools%20&amp;%20Technologies%202014&amp;utm_medium=allr eports&amp;utm_campaign=rebellabs&amp;utm_rebellabsid=88  </b:URL>
    <b:Year>2014</b:Year>
    <b:YearAccessed>2015</b:YearAccessed>
    <b:MonthAccessed>04</b:MonthAccessed>
    <b:DayAccessed>11</b:DayAccessed>
    <b:RefOrder>39</b:RefOrder>
  </b:Source>
  <b:Source>
    <b:Tag>Doc153</b:Tag>
    <b:SourceType>InternetSite</b:SourceType>
    <b:Guid>{C0DE7151-FF65-8A4E-BBFE-26BA6513684E}</b:Guid>
    <b:Author>
      <b:Author>
        <b:Corporate>Docs.spring.io</b:Corporate>
      </b:Author>
    </b:Author>
    <b:Title>Spring Security Reference  </b:Title>
    <b:InternetSiteTitle>Docs.spring.io</b:InternetSiteTitle>
    <b:URL>http://docs.spring.io/autorepo/docs/spring-security/4.0.0.CI- SNAPSHOT/reference/htmlsingle/#appendix-dependencies  </b:URL>
    <b:Year>2015</b:Year>
    <b:YearAccessed>2015</b:YearAccessed>
    <b:MonthAccessed>04</b:MonthAccessed>
    <b:DayAccessed>11</b:DayAccessed>
    <b:RefOrder>40</b:RefOrder>
  </b:Source>
  <b:Source>
    <b:Tag>May10</b:Tag>
    <b:SourceType>Book</b:SourceType>
    <b:Guid>{EB660E36-6717-7547-8D50-3382C65B3243}</b:Guid>
    <b:Title>Project management </b:Title>
    <b:Year>2010</b:Year>
    <b:Author>
      <b:Author>
        <b:NameList>
          <b:Person>
            <b:Last>Maylor</b:Last>
            <b:First>H</b:First>
          </b:Person>
        </b:NameList>
      </b:Author>
      <b:Editor>
        <b:NameList>
          <b:Person>
            <b:Last>.</b:Last>
          </b:Person>
        </b:NameList>
      </b:Editor>
    </b:Author>
    <b:City>England</b:City>
    <b:CountryRegion>Harlow </b:CountryRegion>
    <b:Publisher>Financial Times Prentice Hall</b:Publisher>
    <b:Edition>.</b:Edition>
    <b:RefOrder>41</b:RefOrder>
  </b:Source>
  <b:Source>
    <b:Tag>Tea15</b:Tag>
    <b:SourceType>InternetSite</b:SourceType>
    <b:Guid>{F6C7F482-6A7B-5B46-B7A7-19AFA418DD8A}</b:Guid>
    <b:Author>
      <b:Author>
        <b:Corporate>Team and A. Profile</b:Corporate>
      </b:Author>
    </b:Author>
    <b:Title>4 reasons why a project plan will make your life easier</b:Title>
    <b:Year>2015</b:Year>
    <b:InternetSiteTitle>Twago.com  </b:InternetSiteTitle>
    <b:URL>http://www.twago.com/blog/project-plan-makes-life-easier/  </b:URL>
    <b:YearAccessed>2015</b:YearAccessed>
    <b:MonthAccessed>04</b:MonthAccessed>
    <b:DayAccessed>23</b:DayAccessed>
    <b:RefOrder>42</b:RefOrder>
  </b:Source>
  <b:Source>
    <b:Tag>Bar09</b:Tag>
    <b:SourceType>InternetSite</b:SourceType>
    <b:Guid>{E91DA438-E278-194A-BA81-35CF162CE78E}</b:Guid>
    <b:Author>
      <b:Author>
        <b:NameList>
          <b:Person>
            <b:Last>Barnes</b:Last>
          </b:Person>
        </b:NameList>
      </b:Author>
    </b:Author>
    <b:Title>Effective Strategy To Estimate Time For Your Design Projects - Smashing Magazine  </b:Title>
    <b:InternetSiteTitle>Smashing Magazine </b:InternetSiteTitle>
    <b:URL>http://www.smashingmagazine.com/2009/06/11/effective-strategy-to-estimate-time-for-your-design- projects/  </b:URL>
    <b:Year>2009</b:Year>
    <b:YearAccessed>2015</b:YearAccessed>
    <b:MonthAccessed>04</b:MonthAccessed>
    <b:DayAccessed>11</b:DayAccessed>
    <b:RefOrder>43</b:RefOrder>
  </b:Source>
  <b:Source>
    <b:Tag>Net15</b:Tag>
    <b:SourceType>InternetSite</b:SourceType>
    <b:Guid>{AAB7C9FD-D850-864E-91B1-69284EF82BEA}</b:Guid>
    <b:Author>
      <b:Author>
        <b:Corporate>Netbeans.org</b:Corporate>
      </b:Author>
    </b:Author>
    <b:InternetSiteTitle>NetBeans IDE - Overview  </b:InternetSiteTitle>
    <b:URL>https://netbeans.org/features/index.html</b:URL>
    <b:Year>2015</b:Year>
    <b:YearAccessed>2015</b:YearAccessed>
    <b:MonthAccessed>05</b:MonthAccessed>
    <b:DayAccessed>02</b:DayAccessed>
    <b:RefOrder>44</b:RefOrder>
  </b:Source>
  <b:Source>
    <b:Tag>Ora151</b:Tag>
    <b:SourceType>InternetSite</b:SourceType>
    <b:Guid>{887934F8-5CE7-E84F-8AC1-84F22E552F7B}</b:Guid>
    <b:Author>
      <b:Author>
        <b:Corporate>Oracle.com</b:Corporate>
      </b:Author>
    </b:Author>
    <b:Title>MySQL W orkbench  </b:Title>
    <b:InternetSiteTitle>Oracle.com</b:InternetSiteTitle>
    <b:URL>http://www.oracle.com/us/products/mysql/mysql-workbench-066221.html</b:URL>
    <b:Year>2015</b:Year>
    <b:YearAccessed>2015</b:YearAccessed>
    <b:MonthAccessed>05</b:MonthAccessed>
    <b:DayAccessed>02</b:DayAccessed>
    <b:RefOrder>48</b:RefOrder>
  </b:Source>
  <b:Source>
    <b:Tag>Bey14</b:Tag>
    <b:SourceType>InternetSite</b:SourceType>
    <b:Guid>{C58E42BA-573C-A54E-AFED-F3F8D33F7F8B}</b:Guid>
    <b:Author>
      <b:Author>
        <b:Corporate>Beyondsecurity.com  </b:Corporate>
      </b:Author>
    </b:Author>
    <b:Title>SQL Injection</b:Title>
    <b:InternetSiteTitle>Beyondsecurity.com</b:InternetSiteTitle>
    <b:URL>http://www.beyondsecurity.com/about-sql-injection.html  </b:URL>
    <b:Year>2014</b:Year>
    <b:YearAccessed>2014</b:YearAccessed>
    <b:MonthAccessed>02</b:MonthAccessed>
    <b:DayAccessed>22</b:DayAccessed>
    <b:RefOrder>46</b:RefOrder>
  </b:Source>
  <b:Source>
    <b:Tag>Jqu14</b:Tag>
    <b:SourceType>InternetSite</b:SourceType>
    <b:Guid>{9C2B282B-061A-034B-9740-DE03A919E044}</b:Guid>
    <b:Author>
      <b:Author>
        <b:Corporate>Jqueryvalidation.org</b:Corporate>
      </b:Author>
    </b:Author>
    <b:Title>jQuery Validation Plugin | Form validation with jQuery  </b:Title>
    <b:InternetSiteTitle>Jqueryvalidation.org</b:InternetSiteTitle>
    <b:URL>http://jqueryvalidation.org/ </b:URL>
    <b:Year>2014 </b:Year>
    <b:YearAccessed>2015</b:YearAccessed>
    <b:MonthAccessed>02</b:MonthAccessed>
    <b:DayAccessed>22</b:DayAccessed>
    <b:RefOrder>47</b:RefOrder>
  </b:Source>
  <b:Source>
    <b:Tag>Inf15</b:Tag>
    <b:SourceType>InternetSite</b:SourceType>
    <b:Guid>{60E8D454-5BF5-C84F-913B-CDF8837398A3}</b:Guid>
    <b:Author>
      <b:Author>
        <b:Corporate>Info.eps.surrey.ac.uk</b:Corporate>
      </b:Author>
    </b:Author>
    <b:Title>SSH tunnel from Linux or Mac  </b:Title>
    <b:InternetSiteTitle>Info.eps.surrey.ac.uk</b:InternetSiteTitle>
    <b:URL>http://info.eps.surrey.ac.uk/IT/guides/remoteaccess/linuxSshTunnel.php  </b:URL>
    <b:Year>2015</b:Year>
    <b:YearAccessed>2015</b:YearAccessed>
    <b:MonthAccessed>03</b:MonthAccessed>
    <b:DayAccessed>22</b:DayAccessed>
    <b:RefOrder>49</b:RefOrder>
  </b:Source>
  <b:Source>
    <b:Tag>Blo15</b:Tag>
    <b:SourceType>InternetSite</b:SourceType>
    <b:Guid>{5F75FEF7-AF7F-7B46-B200-5D4D8EB3E47A}</b:Guid>
    <b:Author>
      <b:Author>
        <b:Corporate>Blog.trackets.com  </b:Corporate>
      </b:Author>
    </b:Author>
    <b:Title>SHH Tunnel - Local and Remote Port Forwarding Explained With Examples </b:Title>
    <b:InternetSiteTitle>Trackets Blog</b:InternetSiteTitle>
    <b:URL>http://blog.trackets.com/2014/05/17/ssh-tunnel-local- and-remote-port-forwarding-explained-with-examples.html.  </b:URL>
    <b:Year>2015</b:Year>
    <b:YearAccessed>2015</b:YearAccessed>
    <b:MonthAccessed>03</b:MonthAccessed>
    <b:DayAccessed>22</b:DayAccessed>
    <b:RefOrder>50</b:RefOrder>
  </b:Source>
  <b:Source>
    <b:Tag>Wit15</b:Tag>
    <b:SourceType>InternetSite</b:SourceType>
    <b:Guid>{3407A6CC-A595-924F-9FC5-DD3A07336C8C}</b:Guid>
    <b:Author>
      <b:Author>
        <b:Corporate>Withoutbook.com</b:Corporate>
      </b:Author>
    </b:Author>
    <b:Title>Difference between Struts and Spring  </b:Title>
    <b:InternetSiteTitle>Withoutbook.com</b:InternetSiteTitle>
    <b:URL>http://www.withoutbook.com/DifferenceBetweenSubjects.php?subId1=27&amp;subId2=28&amp;d=Difference +between+Struts+and+Spring  </b:URL>
    <b:Year>2015</b:Year>
    <b:YearAccessed>2015</b:YearAccessed>
    <b:MonthAccessed>02</b:MonthAccessed>
    <b:DayAccessed>23</b:DayAccessed>
    <b:RefOrder>24</b:RefOrder>
  </b:Source>
  <b:Source>
    <b:Tag>aMa15</b:Tag>
    <b:SourceType>InternetSite</b:SourceType>
    <b:Guid>{4F5E9820-00E1-9749-8AEE-EEC23F1DB4B7}</b:Guid>
    <b:Author>
      <b:Author>
        <b:NameList>
          <b:Person>
            <b:Last>Otto</b:Last>
            <b:First>a.</b:First>
            <b:Middle>Mark</b:Middle>
          </b:Person>
        </b:NameList>
      </b:Author>
    </b:Author>
    <b:Title> Getbootstrap.com </b:Title>
    <b:InternetSiteTitle>CSS · Bootstrap </b:InternetSiteTitle>
    <b:URL>http://getbootstrap.com/css/ </b:URL>
    <b:Year>2015</b:Year>
    <b:YearAccessed>2015</b:YearAccessed>
    <b:MonthAccessed>05</b:MonthAccessed>
    <b:DayAccessed>09</b:DayAccessed>
    <b:RefOrder>45</b:RefOrder>
  </b:Source>
</b:Sources>
</file>

<file path=customXml/itemProps1.xml><?xml version="1.0" encoding="utf-8"?>
<ds:datastoreItem xmlns:ds="http://schemas.openxmlformats.org/officeDocument/2006/customXml" ds:itemID="{83C126F1-75BD-9749-B2E1-860F31F4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62</Pages>
  <Words>13216</Words>
  <Characters>75337</Characters>
  <Application>Microsoft Macintosh Word</Application>
  <DocSecurity>0</DocSecurity>
  <Lines>627</Lines>
  <Paragraphs>176</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88377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9</cp:revision>
  <cp:lastPrinted>2015-05-05T10:36:00Z</cp:lastPrinted>
  <dcterms:created xsi:type="dcterms:W3CDTF">2015-05-12T12:02:00Z</dcterms:created>
  <dcterms:modified xsi:type="dcterms:W3CDTF">2015-05-12T15:28:00Z</dcterms:modified>
  <cp:category/>
</cp:coreProperties>
</file>